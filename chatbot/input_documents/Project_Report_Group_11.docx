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38BA" w14:textId="28A812A4" w:rsidR="00173487" w:rsidRPr="00173487" w:rsidRDefault="4B1B4736" w:rsidP="2945553A">
      <w:pPr>
        <w:rPr>
          <w:rFonts w:eastAsia="Courier New"/>
          <w:b/>
        </w:rPr>
      </w:pPr>
      <w:r>
        <w:rPr>
          <w:noProof/>
        </w:rPr>
        <w:drawing>
          <wp:inline distT="0" distB="0" distL="0" distR="0" wp14:anchorId="6B7701C5" wp14:editId="676177E1">
            <wp:extent cx="2476500" cy="1038225"/>
            <wp:effectExtent l="0" t="0" r="0" b="9525"/>
            <wp:docPr id="469155835" name="Picture 1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2476500" cy="1038225"/>
                    </a:xfrm>
                    <a:prstGeom prst="rect">
                      <a:avLst/>
                    </a:prstGeom>
                  </pic:spPr>
                </pic:pic>
              </a:graphicData>
            </a:graphic>
          </wp:inline>
        </w:drawing>
      </w:r>
      <w:r w:rsidR="00173487">
        <w:rPr>
          <w:rFonts w:eastAsia="Courier New"/>
        </w:rPr>
        <w:br/>
      </w:r>
    </w:p>
    <w:p w14:paraId="698FE666" w14:textId="77777777" w:rsidR="00173487" w:rsidRPr="00173487" w:rsidRDefault="00173487" w:rsidP="006F7831">
      <w:pPr>
        <w:jc w:val="center"/>
        <w:rPr>
          <w:rFonts w:eastAsia="Courier New"/>
          <w:b/>
          <w:szCs w:val="32"/>
        </w:rPr>
      </w:pPr>
      <w:r w:rsidRPr="00173487">
        <w:rPr>
          <w:rFonts w:eastAsia="Courier New"/>
          <w:b/>
          <w:szCs w:val="32"/>
        </w:rPr>
        <w:t>Department of Mechanical &amp; Industrial Engineering</w:t>
      </w:r>
    </w:p>
    <w:p w14:paraId="5086C50C" w14:textId="77777777" w:rsidR="00173487" w:rsidRPr="00173487" w:rsidRDefault="00173487" w:rsidP="006F7831">
      <w:pPr>
        <w:jc w:val="center"/>
        <w:rPr>
          <w:rFonts w:eastAsia="Courier New"/>
          <w:b/>
          <w:szCs w:val="32"/>
        </w:rPr>
      </w:pPr>
      <w:r w:rsidRPr="00173487">
        <w:rPr>
          <w:rFonts w:eastAsia="Courier New"/>
          <w:b/>
          <w:szCs w:val="32"/>
        </w:rPr>
        <w:t>MIE1624H – Introduction to Data Science and Analytics</w:t>
      </w:r>
    </w:p>
    <w:p w14:paraId="5D425013" w14:textId="77777777" w:rsidR="00173487" w:rsidRPr="00173487" w:rsidRDefault="00173487" w:rsidP="006F7831">
      <w:pPr>
        <w:jc w:val="center"/>
        <w:rPr>
          <w:rFonts w:eastAsia="Courier New"/>
          <w:b/>
          <w:szCs w:val="32"/>
        </w:rPr>
      </w:pPr>
    </w:p>
    <w:p w14:paraId="5406C643" w14:textId="77777777" w:rsidR="00173487" w:rsidRPr="00173487" w:rsidRDefault="00173487" w:rsidP="006F7831">
      <w:pPr>
        <w:jc w:val="center"/>
        <w:rPr>
          <w:rFonts w:eastAsia="Courier New"/>
          <w:b/>
          <w:szCs w:val="32"/>
        </w:rPr>
      </w:pPr>
      <w:r w:rsidRPr="00173487">
        <w:rPr>
          <w:rFonts w:eastAsia="Courier New"/>
          <w:b/>
          <w:szCs w:val="32"/>
          <w:u w:val="single"/>
        </w:rPr>
        <w:t>Course Project</w:t>
      </w:r>
    </w:p>
    <w:p w14:paraId="22F0DE9E" w14:textId="0690911B" w:rsidR="00173487" w:rsidRPr="00173487" w:rsidRDefault="00173487" w:rsidP="006F7831">
      <w:pPr>
        <w:jc w:val="center"/>
        <w:rPr>
          <w:rFonts w:eastAsia="Courier New"/>
          <w:b/>
          <w:szCs w:val="32"/>
        </w:rPr>
      </w:pPr>
      <w:r w:rsidRPr="00173487">
        <w:rPr>
          <w:rFonts w:eastAsia="Courier New"/>
          <w:b/>
          <w:szCs w:val="32"/>
        </w:rPr>
        <w:t>Made by Group 11:</w:t>
      </w:r>
    </w:p>
    <w:p w14:paraId="0D992AEB" w14:textId="77777777" w:rsidR="00173487" w:rsidRPr="00173487" w:rsidRDefault="00173487" w:rsidP="00173487">
      <w:pPr>
        <w:rPr>
          <w:rFonts w:eastAsia="Courier New"/>
          <w:b/>
          <w:szCs w:val="32"/>
        </w:rPr>
      </w:pPr>
    </w:p>
    <w:tbl>
      <w:tblPr>
        <w:tblW w:w="6120" w:type="dxa"/>
        <w:jc w:val="center"/>
        <w:tblCellMar>
          <w:top w:w="15" w:type="dxa"/>
          <w:left w:w="15" w:type="dxa"/>
          <w:bottom w:w="15" w:type="dxa"/>
          <w:right w:w="15" w:type="dxa"/>
        </w:tblCellMar>
        <w:tblLook w:val="04A0" w:firstRow="1" w:lastRow="0" w:firstColumn="1" w:lastColumn="0" w:noHBand="0" w:noVBand="1"/>
      </w:tblPr>
      <w:tblGrid>
        <w:gridCol w:w="4155"/>
        <w:gridCol w:w="1965"/>
      </w:tblGrid>
      <w:tr w:rsidR="00173487" w:rsidRPr="00173487" w14:paraId="048C0F82" w14:textId="77777777" w:rsidTr="198360C6">
        <w:trPr>
          <w:jc w:val="center"/>
        </w:trPr>
        <w:tc>
          <w:tcPr>
            <w:tcW w:w="4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81032D7" w14:textId="77777777" w:rsidR="00173487" w:rsidRPr="00173487" w:rsidRDefault="00173487" w:rsidP="00173487">
            <w:pPr>
              <w:rPr>
                <w:rFonts w:eastAsia="Courier New"/>
                <w:b/>
              </w:rPr>
            </w:pPr>
            <w:r w:rsidRPr="0C2457C7">
              <w:rPr>
                <w:rFonts w:eastAsia="Courier New"/>
                <w:b/>
              </w:rPr>
              <w:t>Name</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07B4829" w14:textId="77777777" w:rsidR="00173487" w:rsidRPr="00173487" w:rsidRDefault="00173487" w:rsidP="00173487">
            <w:pPr>
              <w:rPr>
                <w:rFonts w:eastAsia="Courier New"/>
                <w:b/>
              </w:rPr>
            </w:pPr>
            <w:r w:rsidRPr="0C2457C7">
              <w:rPr>
                <w:rFonts w:eastAsia="Courier New"/>
                <w:b/>
              </w:rPr>
              <w:t>Student ID</w:t>
            </w:r>
          </w:p>
        </w:tc>
      </w:tr>
      <w:tr w:rsidR="00173487" w:rsidRPr="00173487" w14:paraId="29B7BE6B" w14:textId="77777777" w:rsidTr="198360C6">
        <w:trPr>
          <w:jc w:val="center"/>
        </w:trPr>
        <w:tc>
          <w:tcPr>
            <w:tcW w:w="4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C3BB410" w14:textId="77777777" w:rsidR="00173487" w:rsidRPr="00173487" w:rsidRDefault="00173487" w:rsidP="00173487">
            <w:pPr>
              <w:rPr>
                <w:rFonts w:eastAsia="Courier New"/>
                <w:b/>
              </w:rPr>
            </w:pPr>
            <w:r w:rsidRPr="0C2457C7">
              <w:rPr>
                <w:rFonts w:eastAsia="Courier New"/>
                <w:b/>
              </w:rPr>
              <w:t>Edwardo Bassil</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9778860" w14:textId="77777777" w:rsidR="00173487" w:rsidRPr="00173487" w:rsidRDefault="00173487" w:rsidP="00173487">
            <w:pPr>
              <w:rPr>
                <w:rFonts w:eastAsia="Courier New"/>
                <w:b/>
              </w:rPr>
            </w:pPr>
            <w:r w:rsidRPr="0C2457C7">
              <w:rPr>
                <w:rFonts w:eastAsia="Courier New"/>
                <w:b/>
              </w:rPr>
              <w:t>1010830969</w:t>
            </w:r>
          </w:p>
        </w:tc>
      </w:tr>
      <w:tr w:rsidR="00173487" w:rsidRPr="00173487" w14:paraId="6186E0B9" w14:textId="77777777" w:rsidTr="198360C6">
        <w:trPr>
          <w:jc w:val="center"/>
        </w:trPr>
        <w:tc>
          <w:tcPr>
            <w:tcW w:w="4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910C5CC" w14:textId="77777777" w:rsidR="00173487" w:rsidRPr="00173487" w:rsidRDefault="00173487" w:rsidP="00173487">
            <w:pPr>
              <w:rPr>
                <w:rFonts w:eastAsia="Courier New"/>
                <w:b/>
              </w:rPr>
            </w:pPr>
            <w:r w:rsidRPr="0C2457C7">
              <w:rPr>
                <w:rFonts w:eastAsia="Courier New"/>
                <w:b/>
              </w:rPr>
              <w:t>Daniel Roberts </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380DC0E" w14:textId="77777777" w:rsidR="00173487" w:rsidRPr="00173487" w:rsidRDefault="00173487" w:rsidP="00173487">
            <w:pPr>
              <w:rPr>
                <w:rFonts w:eastAsia="Courier New"/>
                <w:b/>
              </w:rPr>
            </w:pPr>
            <w:r w:rsidRPr="0C2457C7">
              <w:rPr>
                <w:rFonts w:eastAsia="Courier New"/>
                <w:b/>
              </w:rPr>
              <w:t>1005809760</w:t>
            </w:r>
          </w:p>
        </w:tc>
      </w:tr>
      <w:tr w:rsidR="00173487" w:rsidRPr="00173487" w14:paraId="44774318" w14:textId="77777777" w:rsidTr="198360C6">
        <w:trPr>
          <w:jc w:val="center"/>
        </w:trPr>
        <w:tc>
          <w:tcPr>
            <w:tcW w:w="4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E67F8AB" w14:textId="77777777" w:rsidR="00173487" w:rsidRPr="00173487" w:rsidRDefault="00173487" w:rsidP="00173487">
            <w:pPr>
              <w:rPr>
                <w:rFonts w:eastAsia="Courier New"/>
                <w:b/>
              </w:rPr>
            </w:pPr>
            <w:r w:rsidRPr="0C2457C7">
              <w:rPr>
                <w:rFonts w:eastAsia="Courier New"/>
                <w:b/>
              </w:rPr>
              <w:t>Tiffany Costas</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5BB7B55" w14:textId="77777777" w:rsidR="00173487" w:rsidRPr="00173487" w:rsidRDefault="00173487" w:rsidP="00173487">
            <w:pPr>
              <w:rPr>
                <w:rFonts w:eastAsia="Courier New"/>
                <w:b/>
              </w:rPr>
            </w:pPr>
            <w:r w:rsidRPr="0C2457C7">
              <w:rPr>
                <w:rFonts w:eastAsia="Courier New"/>
                <w:b/>
              </w:rPr>
              <w:t>1005854844</w:t>
            </w:r>
          </w:p>
        </w:tc>
      </w:tr>
      <w:tr w:rsidR="00173487" w:rsidRPr="00173487" w14:paraId="7E326118" w14:textId="77777777" w:rsidTr="198360C6">
        <w:trPr>
          <w:jc w:val="center"/>
        </w:trPr>
        <w:tc>
          <w:tcPr>
            <w:tcW w:w="4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E55DA0B" w14:textId="77777777" w:rsidR="00173487" w:rsidRPr="00173487" w:rsidRDefault="00173487" w:rsidP="00173487">
            <w:pPr>
              <w:rPr>
                <w:rFonts w:eastAsia="Courier New"/>
                <w:b/>
              </w:rPr>
            </w:pPr>
            <w:r w:rsidRPr="0C2457C7">
              <w:rPr>
                <w:rFonts w:eastAsia="Courier New"/>
                <w:b/>
              </w:rPr>
              <w:t>Amreen Imrit</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E9AA82C" w14:textId="77777777" w:rsidR="00173487" w:rsidRPr="00173487" w:rsidRDefault="00173487" w:rsidP="00173487">
            <w:pPr>
              <w:rPr>
                <w:rFonts w:eastAsia="Courier New"/>
                <w:b/>
              </w:rPr>
            </w:pPr>
            <w:r w:rsidRPr="0C2457C7">
              <w:rPr>
                <w:rFonts w:eastAsia="Courier New"/>
                <w:b/>
              </w:rPr>
              <w:t>1005902971</w:t>
            </w:r>
          </w:p>
        </w:tc>
      </w:tr>
      <w:tr w:rsidR="00173487" w:rsidRPr="00173487" w14:paraId="48E011E2" w14:textId="77777777" w:rsidTr="198360C6">
        <w:trPr>
          <w:jc w:val="center"/>
        </w:trPr>
        <w:tc>
          <w:tcPr>
            <w:tcW w:w="4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DC3D000" w14:textId="77777777" w:rsidR="00173487" w:rsidRPr="00173487" w:rsidRDefault="00173487" w:rsidP="00173487">
            <w:pPr>
              <w:rPr>
                <w:rFonts w:eastAsia="Courier New"/>
                <w:b/>
              </w:rPr>
            </w:pPr>
            <w:r w:rsidRPr="0C2457C7">
              <w:rPr>
                <w:rFonts w:eastAsia="Courier New"/>
                <w:b/>
              </w:rPr>
              <w:t>Fatima Shabbeer</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C0F7AA0" w14:textId="77777777" w:rsidR="00173487" w:rsidRPr="00173487" w:rsidRDefault="00173487" w:rsidP="00173487">
            <w:pPr>
              <w:rPr>
                <w:rFonts w:eastAsia="Courier New"/>
                <w:b/>
              </w:rPr>
            </w:pPr>
            <w:r w:rsidRPr="0C2457C7">
              <w:rPr>
                <w:rFonts w:eastAsia="Courier New"/>
                <w:b/>
              </w:rPr>
              <w:t>1008713215</w:t>
            </w:r>
          </w:p>
        </w:tc>
      </w:tr>
      <w:tr w:rsidR="00173487" w:rsidRPr="00173487" w14:paraId="4AE7FB15" w14:textId="77777777" w:rsidTr="198360C6">
        <w:trPr>
          <w:jc w:val="center"/>
        </w:trPr>
        <w:tc>
          <w:tcPr>
            <w:tcW w:w="4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71AE910" w14:textId="181912D7" w:rsidR="00173487" w:rsidRPr="00173487" w:rsidRDefault="00173487" w:rsidP="198360C6">
            <w:pPr>
              <w:jc w:val="left"/>
              <w:rPr>
                <w:rFonts w:eastAsia="Courier New"/>
                <w:b/>
              </w:rPr>
            </w:pPr>
            <w:r w:rsidRPr="0C2457C7">
              <w:rPr>
                <w:rFonts w:eastAsia="Courier New"/>
                <w:b/>
              </w:rPr>
              <w:t>MohammadAmir Ahmadian Shahreza</w:t>
            </w:r>
          </w:p>
        </w:tc>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E6BDC1C" w14:textId="77777777" w:rsidR="00173487" w:rsidRPr="00173487" w:rsidRDefault="00173487" w:rsidP="00173487">
            <w:pPr>
              <w:rPr>
                <w:rFonts w:eastAsia="Courier New"/>
                <w:b/>
              </w:rPr>
            </w:pPr>
            <w:r w:rsidRPr="0C2457C7">
              <w:rPr>
                <w:rFonts w:eastAsia="Courier New"/>
                <w:b/>
              </w:rPr>
              <w:t>1011679337</w:t>
            </w:r>
          </w:p>
        </w:tc>
      </w:tr>
    </w:tbl>
    <w:p w14:paraId="40983776" w14:textId="77777777" w:rsidR="00173487" w:rsidRPr="00173487" w:rsidRDefault="00173487" w:rsidP="00173487">
      <w:pPr>
        <w:rPr>
          <w:rFonts w:eastAsia="Courier New"/>
          <w:b/>
          <w:szCs w:val="32"/>
        </w:rPr>
      </w:pPr>
    </w:p>
    <w:p w14:paraId="2A9473C0" w14:textId="7B921B28" w:rsidR="00173487" w:rsidRPr="00173487" w:rsidRDefault="00173487" w:rsidP="006F7831">
      <w:pPr>
        <w:jc w:val="center"/>
        <w:rPr>
          <w:rFonts w:eastAsia="Courier New"/>
          <w:b/>
          <w:szCs w:val="32"/>
        </w:rPr>
      </w:pPr>
      <w:r w:rsidRPr="00173487">
        <w:rPr>
          <w:rFonts w:eastAsia="Courier New"/>
          <w:b/>
          <w:szCs w:val="32"/>
        </w:rPr>
        <w:t>Delivered to:</w:t>
      </w:r>
    </w:p>
    <w:p w14:paraId="1C2943FA" w14:textId="77777777" w:rsidR="00173487" w:rsidRPr="00173487" w:rsidRDefault="00173487" w:rsidP="006F7831">
      <w:pPr>
        <w:jc w:val="center"/>
        <w:rPr>
          <w:rFonts w:eastAsia="Courier New"/>
          <w:b/>
          <w:szCs w:val="32"/>
        </w:rPr>
      </w:pPr>
      <w:r w:rsidRPr="00173487">
        <w:rPr>
          <w:rFonts w:eastAsia="Courier New"/>
          <w:b/>
          <w:szCs w:val="32"/>
        </w:rPr>
        <w:t>Dr. Oleksandr Romanko</w:t>
      </w:r>
    </w:p>
    <w:p w14:paraId="76217C46" w14:textId="06A7D890" w:rsidR="00173487" w:rsidRPr="00173487" w:rsidRDefault="00173487" w:rsidP="006F7831">
      <w:pPr>
        <w:jc w:val="center"/>
        <w:rPr>
          <w:rFonts w:eastAsia="Courier New"/>
        </w:rPr>
      </w:pPr>
    </w:p>
    <w:p w14:paraId="7DA97AF1" w14:textId="4BB9F36C" w:rsidR="006F7831" w:rsidRDefault="00173487" w:rsidP="006F7831">
      <w:pPr>
        <w:jc w:val="center"/>
        <w:rPr>
          <w:rFonts w:eastAsia="Courier New"/>
          <w:b/>
          <w:szCs w:val="32"/>
        </w:rPr>
      </w:pPr>
      <w:r w:rsidRPr="00173487">
        <w:rPr>
          <w:rFonts w:eastAsia="Courier New"/>
          <w:b/>
          <w:szCs w:val="32"/>
        </w:rPr>
        <w:t>On date:</w:t>
      </w:r>
    </w:p>
    <w:p w14:paraId="69DE76F2" w14:textId="30DA7CB3" w:rsidR="00173487" w:rsidRPr="00173487" w:rsidRDefault="00173487" w:rsidP="006F7831">
      <w:pPr>
        <w:jc w:val="center"/>
        <w:rPr>
          <w:rFonts w:eastAsia="Courier New"/>
          <w:b/>
          <w:szCs w:val="32"/>
        </w:rPr>
      </w:pPr>
      <w:r w:rsidRPr="00173487">
        <w:rPr>
          <w:rFonts w:eastAsia="Courier New"/>
          <w:b/>
          <w:szCs w:val="32"/>
        </w:rPr>
        <w:t>2025-03-</w:t>
      </w:r>
      <w:r w:rsidR="00215D78">
        <w:rPr>
          <w:rFonts w:eastAsia="Courier New"/>
          <w:b/>
          <w:szCs w:val="32"/>
        </w:rPr>
        <w:t>31</w:t>
      </w:r>
    </w:p>
    <w:p w14:paraId="2124B018" w14:textId="77777777" w:rsidR="00A52A8C" w:rsidRDefault="00A52A8C">
      <w:pPr>
        <w:spacing w:after="160" w:line="278" w:lineRule="auto"/>
        <w:jc w:val="left"/>
        <w:rPr>
          <w:rFonts w:eastAsia="Courier New"/>
          <w:b/>
          <w:szCs w:val="32"/>
        </w:rPr>
      </w:pPr>
      <w:r>
        <w:rPr>
          <w:rFonts w:eastAsia="Courier New"/>
          <w:b/>
          <w:szCs w:val="32"/>
        </w:rPr>
        <w:br w:type="page"/>
      </w:r>
    </w:p>
    <w:p w14:paraId="1035DBDA" w14:textId="77777777" w:rsidR="00EC6C26" w:rsidRDefault="00EC6C26" w:rsidP="006F7831">
      <w:pPr>
        <w:jc w:val="center"/>
        <w:rPr>
          <w:rFonts w:eastAsia="Courier New"/>
          <w:b/>
          <w:szCs w:val="32"/>
        </w:rPr>
        <w:sectPr w:rsidR="00EC6C26" w:rsidSect="006D7A0A">
          <w:headerReference w:type="default" r:id="rId12"/>
          <w:footerReference w:type="default" r:id="rId13"/>
          <w:pgSz w:w="12240" w:h="15840"/>
          <w:pgMar w:top="1440" w:right="1440" w:bottom="1440" w:left="1440" w:header="720" w:footer="720" w:gutter="0"/>
          <w:pgNumType w:start="1"/>
          <w:cols w:space="720"/>
          <w:titlePg/>
          <w:docGrid w:linePitch="360"/>
        </w:sectPr>
      </w:pPr>
    </w:p>
    <w:sdt>
      <w:sdtPr>
        <w:rPr>
          <w:rFonts w:ascii="Times New Roman" w:eastAsia="Calibri" w:hAnsi="Times New Roman" w:cs="Calibri"/>
          <w:color w:val="000000"/>
          <w:kern w:val="2"/>
          <w:sz w:val="22"/>
          <w:szCs w:val="24"/>
          <w14:ligatures w14:val="standardContextual"/>
        </w:rPr>
        <w:id w:val="1785167186"/>
        <w:docPartObj>
          <w:docPartGallery w:val="Table of Contents"/>
          <w:docPartUnique/>
        </w:docPartObj>
      </w:sdtPr>
      <w:sdtEndPr>
        <w:rPr>
          <w:color w:val="000000" w:themeColor="text1"/>
          <w:szCs w:val="22"/>
        </w:rPr>
      </w:sdtEndPr>
      <w:sdtContent>
        <w:p w14:paraId="5BB9E01D" w14:textId="6300BA24" w:rsidR="007B323B" w:rsidRPr="00A52A8C" w:rsidRDefault="007B323B" w:rsidP="001261A6">
          <w:pPr>
            <w:pStyle w:val="TOCHeading"/>
            <w:spacing w:after="240" w:line="360" w:lineRule="auto"/>
            <w:rPr>
              <w:rFonts w:eastAsia="Calibri" w:cs="Calibri" w:hint="eastAsia"/>
              <w:color w:val="000000"/>
              <w:kern w:val="2"/>
              <w14:ligatures w14:val="standardContextual"/>
            </w:rPr>
          </w:pPr>
          <w:r w:rsidRPr="001261A6">
            <w:rPr>
              <w:sz w:val="36"/>
              <w:szCs w:val="36"/>
            </w:rPr>
            <w:t>Table of Contents</w:t>
          </w:r>
        </w:p>
        <w:p w14:paraId="04A2FF17" w14:textId="3D73EDA4" w:rsidR="00AF51F2" w:rsidRDefault="31557B8C">
          <w:pPr>
            <w:pStyle w:val="TOC1"/>
            <w:tabs>
              <w:tab w:val="left" w:pos="440"/>
              <w:tab w:val="right" w:leader="dot" w:pos="9350"/>
            </w:tabs>
            <w:rPr>
              <w:rFonts w:asciiTheme="minorHAnsi" w:eastAsiaTheme="minorEastAsia" w:hAnsiTheme="minorHAnsi" w:cstheme="minorBidi"/>
              <w:noProof/>
              <w:color w:val="auto"/>
              <w:sz w:val="24"/>
              <w:lang w:eastAsia="ja-JP"/>
            </w:rPr>
          </w:pPr>
          <w:r w:rsidRPr="001261A6">
            <w:rPr>
              <w:sz w:val="24"/>
              <w:szCs w:val="28"/>
            </w:rPr>
            <w:fldChar w:fldCharType="begin"/>
          </w:r>
          <w:r w:rsidRPr="001261A6">
            <w:rPr>
              <w:sz w:val="24"/>
              <w:szCs w:val="28"/>
            </w:rPr>
            <w:instrText>TOC \o "1-3" \z \u \h</w:instrText>
          </w:r>
          <w:r w:rsidRPr="001261A6">
            <w:rPr>
              <w:sz w:val="24"/>
              <w:szCs w:val="28"/>
            </w:rPr>
            <w:fldChar w:fldCharType="separate"/>
          </w:r>
          <w:hyperlink w:anchor="_Toc194334910" w:history="1">
            <w:r w:rsidR="00AF51F2" w:rsidRPr="004F2092">
              <w:rPr>
                <w:rStyle w:val="Hyperlink"/>
                <w:noProof/>
              </w:rPr>
              <w:t>I.</w:t>
            </w:r>
            <w:r w:rsidR="00AF51F2">
              <w:rPr>
                <w:rFonts w:asciiTheme="minorHAnsi" w:eastAsiaTheme="minorEastAsia" w:hAnsiTheme="minorHAnsi" w:cstheme="minorBidi"/>
                <w:noProof/>
                <w:color w:val="auto"/>
                <w:sz w:val="24"/>
                <w:lang w:eastAsia="ja-JP"/>
              </w:rPr>
              <w:tab/>
            </w:r>
            <w:r w:rsidR="00AF51F2" w:rsidRPr="004F2092">
              <w:rPr>
                <w:rStyle w:val="Hyperlink"/>
                <w:noProof/>
              </w:rPr>
              <w:t>Introduction</w:t>
            </w:r>
            <w:r w:rsidR="00AF51F2">
              <w:rPr>
                <w:noProof/>
                <w:webHidden/>
              </w:rPr>
              <w:tab/>
            </w:r>
            <w:r w:rsidR="00AF51F2">
              <w:rPr>
                <w:noProof/>
                <w:webHidden/>
              </w:rPr>
              <w:fldChar w:fldCharType="begin"/>
            </w:r>
            <w:r w:rsidR="00AF51F2">
              <w:rPr>
                <w:noProof/>
                <w:webHidden/>
              </w:rPr>
              <w:instrText xml:space="preserve"> PAGEREF _Toc194334910 \h </w:instrText>
            </w:r>
            <w:r w:rsidR="00AF51F2">
              <w:rPr>
                <w:noProof/>
                <w:webHidden/>
              </w:rPr>
            </w:r>
            <w:r w:rsidR="00AF51F2">
              <w:rPr>
                <w:noProof/>
                <w:webHidden/>
              </w:rPr>
              <w:fldChar w:fldCharType="separate"/>
            </w:r>
            <w:r w:rsidR="00AF51F2">
              <w:rPr>
                <w:noProof/>
                <w:webHidden/>
              </w:rPr>
              <w:t>2</w:t>
            </w:r>
            <w:r w:rsidR="00AF51F2">
              <w:rPr>
                <w:noProof/>
                <w:webHidden/>
              </w:rPr>
              <w:fldChar w:fldCharType="end"/>
            </w:r>
          </w:hyperlink>
        </w:p>
        <w:p w14:paraId="7C20D09F" w14:textId="15664B6B" w:rsidR="00AF51F2" w:rsidRDefault="00AF51F2">
          <w:pPr>
            <w:pStyle w:val="TOC1"/>
            <w:tabs>
              <w:tab w:val="left" w:pos="720"/>
              <w:tab w:val="right" w:leader="dot" w:pos="9350"/>
            </w:tabs>
            <w:rPr>
              <w:rFonts w:asciiTheme="minorHAnsi" w:eastAsiaTheme="minorEastAsia" w:hAnsiTheme="minorHAnsi" w:cstheme="minorBidi"/>
              <w:noProof/>
              <w:color w:val="auto"/>
              <w:sz w:val="24"/>
              <w:lang w:eastAsia="ja-JP"/>
            </w:rPr>
          </w:pPr>
          <w:hyperlink w:anchor="_Toc194334911" w:history="1">
            <w:r w:rsidRPr="004F2092">
              <w:rPr>
                <w:rStyle w:val="Hyperlink"/>
                <w:noProof/>
              </w:rPr>
              <w:t>II.</w:t>
            </w:r>
            <w:r>
              <w:rPr>
                <w:rFonts w:asciiTheme="minorHAnsi" w:eastAsiaTheme="minorEastAsia" w:hAnsiTheme="minorHAnsi" w:cstheme="minorBidi"/>
                <w:noProof/>
                <w:color w:val="auto"/>
                <w:sz w:val="24"/>
                <w:lang w:eastAsia="ja-JP"/>
              </w:rPr>
              <w:tab/>
            </w:r>
            <w:r w:rsidRPr="004F2092">
              <w:rPr>
                <w:rStyle w:val="Hyperlink"/>
                <w:noProof/>
              </w:rPr>
              <w:t>Innovation Approach Across the World</w:t>
            </w:r>
            <w:r>
              <w:rPr>
                <w:noProof/>
                <w:webHidden/>
              </w:rPr>
              <w:tab/>
            </w:r>
            <w:r>
              <w:rPr>
                <w:noProof/>
                <w:webHidden/>
              </w:rPr>
              <w:fldChar w:fldCharType="begin"/>
            </w:r>
            <w:r>
              <w:rPr>
                <w:noProof/>
                <w:webHidden/>
              </w:rPr>
              <w:instrText xml:space="preserve"> PAGEREF _Toc194334911 \h </w:instrText>
            </w:r>
            <w:r>
              <w:rPr>
                <w:noProof/>
                <w:webHidden/>
              </w:rPr>
            </w:r>
            <w:r>
              <w:rPr>
                <w:noProof/>
                <w:webHidden/>
              </w:rPr>
              <w:fldChar w:fldCharType="separate"/>
            </w:r>
            <w:r>
              <w:rPr>
                <w:noProof/>
                <w:webHidden/>
              </w:rPr>
              <w:t>2</w:t>
            </w:r>
            <w:r>
              <w:rPr>
                <w:noProof/>
                <w:webHidden/>
              </w:rPr>
              <w:fldChar w:fldCharType="end"/>
            </w:r>
          </w:hyperlink>
        </w:p>
        <w:p w14:paraId="11F0579B" w14:textId="6161515F"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12" w:history="1">
            <w:r w:rsidRPr="004F2092">
              <w:rPr>
                <w:rStyle w:val="Hyperlink"/>
                <w:noProof/>
              </w:rPr>
              <w:t>1.</w:t>
            </w:r>
            <w:r>
              <w:rPr>
                <w:rFonts w:asciiTheme="minorHAnsi" w:eastAsiaTheme="minorEastAsia" w:hAnsiTheme="minorHAnsi" w:cstheme="minorBidi"/>
                <w:noProof/>
                <w:color w:val="auto"/>
                <w:sz w:val="24"/>
                <w:lang w:eastAsia="ja-JP"/>
              </w:rPr>
              <w:tab/>
            </w:r>
            <w:r w:rsidRPr="004F2092">
              <w:rPr>
                <w:rStyle w:val="Hyperlink"/>
                <w:noProof/>
              </w:rPr>
              <w:t>World leaders’ approach to innovation</w:t>
            </w:r>
            <w:r>
              <w:rPr>
                <w:noProof/>
                <w:webHidden/>
              </w:rPr>
              <w:tab/>
            </w:r>
            <w:r>
              <w:rPr>
                <w:noProof/>
                <w:webHidden/>
              </w:rPr>
              <w:fldChar w:fldCharType="begin"/>
            </w:r>
            <w:r>
              <w:rPr>
                <w:noProof/>
                <w:webHidden/>
              </w:rPr>
              <w:instrText xml:space="preserve"> PAGEREF _Toc194334912 \h </w:instrText>
            </w:r>
            <w:r>
              <w:rPr>
                <w:noProof/>
                <w:webHidden/>
              </w:rPr>
            </w:r>
            <w:r>
              <w:rPr>
                <w:noProof/>
                <w:webHidden/>
              </w:rPr>
              <w:fldChar w:fldCharType="separate"/>
            </w:r>
            <w:r>
              <w:rPr>
                <w:noProof/>
                <w:webHidden/>
              </w:rPr>
              <w:t>2</w:t>
            </w:r>
            <w:r>
              <w:rPr>
                <w:noProof/>
                <w:webHidden/>
              </w:rPr>
              <w:fldChar w:fldCharType="end"/>
            </w:r>
          </w:hyperlink>
        </w:p>
        <w:p w14:paraId="4C5D81E4" w14:textId="045804B4"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13" w:history="1">
            <w:r w:rsidRPr="004F2092">
              <w:rPr>
                <w:rStyle w:val="Hyperlink"/>
                <w:noProof/>
              </w:rPr>
              <w:t>2.</w:t>
            </w:r>
            <w:r>
              <w:rPr>
                <w:rFonts w:asciiTheme="minorHAnsi" w:eastAsiaTheme="minorEastAsia" w:hAnsiTheme="minorHAnsi" w:cstheme="minorBidi"/>
                <w:noProof/>
                <w:color w:val="auto"/>
                <w:sz w:val="24"/>
                <w:lang w:eastAsia="ja-JP"/>
              </w:rPr>
              <w:tab/>
            </w:r>
            <w:r w:rsidRPr="004F2092">
              <w:rPr>
                <w:rStyle w:val="Hyperlink"/>
                <w:noProof/>
              </w:rPr>
              <w:t>Key lessons for Canada</w:t>
            </w:r>
            <w:r>
              <w:rPr>
                <w:noProof/>
                <w:webHidden/>
              </w:rPr>
              <w:tab/>
            </w:r>
            <w:r>
              <w:rPr>
                <w:noProof/>
                <w:webHidden/>
              </w:rPr>
              <w:fldChar w:fldCharType="begin"/>
            </w:r>
            <w:r>
              <w:rPr>
                <w:noProof/>
                <w:webHidden/>
              </w:rPr>
              <w:instrText xml:space="preserve"> PAGEREF _Toc194334913 \h </w:instrText>
            </w:r>
            <w:r>
              <w:rPr>
                <w:noProof/>
                <w:webHidden/>
              </w:rPr>
            </w:r>
            <w:r>
              <w:rPr>
                <w:noProof/>
                <w:webHidden/>
              </w:rPr>
              <w:fldChar w:fldCharType="separate"/>
            </w:r>
            <w:r>
              <w:rPr>
                <w:noProof/>
                <w:webHidden/>
              </w:rPr>
              <w:t>3</w:t>
            </w:r>
            <w:r>
              <w:rPr>
                <w:noProof/>
                <w:webHidden/>
              </w:rPr>
              <w:fldChar w:fldCharType="end"/>
            </w:r>
          </w:hyperlink>
        </w:p>
        <w:p w14:paraId="3A4CE497" w14:textId="7B322FC7" w:rsidR="00AF51F2" w:rsidRDefault="00AF51F2">
          <w:pPr>
            <w:pStyle w:val="TOC1"/>
            <w:tabs>
              <w:tab w:val="left" w:pos="720"/>
              <w:tab w:val="right" w:leader="dot" w:pos="9350"/>
            </w:tabs>
            <w:rPr>
              <w:rFonts w:asciiTheme="minorHAnsi" w:eastAsiaTheme="minorEastAsia" w:hAnsiTheme="minorHAnsi" w:cstheme="minorBidi"/>
              <w:noProof/>
              <w:color w:val="auto"/>
              <w:sz w:val="24"/>
              <w:lang w:eastAsia="ja-JP"/>
            </w:rPr>
          </w:pPr>
          <w:hyperlink w:anchor="_Toc194334914" w:history="1">
            <w:r w:rsidRPr="004F2092">
              <w:rPr>
                <w:rStyle w:val="Hyperlink"/>
                <w:noProof/>
              </w:rPr>
              <w:t>III.</w:t>
            </w:r>
            <w:r>
              <w:rPr>
                <w:rFonts w:asciiTheme="minorHAnsi" w:eastAsiaTheme="minorEastAsia" w:hAnsiTheme="minorHAnsi" w:cstheme="minorBidi"/>
                <w:noProof/>
                <w:color w:val="auto"/>
                <w:sz w:val="24"/>
                <w:lang w:eastAsia="ja-JP"/>
              </w:rPr>
              <w:tab/>
            </w:r>
            <w:r w:rsidRPr="004F2092">
              <w:rPr>
                <w:rStyle w:val="Hyperlink"/>
                <w:noProof/>
              </w:rPr>
              <w:t>Proposal for Canada’s Innovation Strategy</w:t>
            </w:r>
            <w:r>
              <w:rPr>
                <w:noProof/>
                <w:webHidden/>
              </w:rPr>
              <w:tab/>
            </w:r>
            <w:r>
              <w:rPr>
                <w:noProof/>
                <w:webHidden/>
              </w:rPr>
              <w:fldChar w:fldCharType="begin"/>
            </w:r>
            <w:r>
              <w:rPr>
                <w:noProof/>
                <w:webHidden/>
              </w:rPr>
              <w:instrText xml:space="preserve"> PAGEREF _Toc194334914 \h </w:instrText>
            </w:r>
            <w:r>
              <w:rPr>
                <w:noProof/>
                <w:webHidden/>
              </w:rPr>
            </w:r>
            <w:r>
              <w:rPr>
                <w:noProof/>
                <w:webHidden/>
              </w:rPr>
              <w:fldChar w:fldCharType="separate"/>
            </w:r>
            <w:r>
              <w:rPr>
                <w:noProof/>
                <w:webHidden/>
              </w:rPr>
              <w:t>3</w:t>
            </w:r>
            <w:r>
              <w:rPr>
                <w:noProof/>
                <w:webHidden/>
              </w:rPr>
              <w:fldChar w:fldCharType="end"/>
            </w:r>
          </w:hyperlink>
        </w:p>
        <w:p w14:paraId="32EA49C0" w14:textId="62E87C73"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15" w:history="1">
            <w:r w:rsidRPr="004F2092">
              <w:rPr>
                <w:rStyle w:val="Hyperlink"/>
                <w:noProof/>
              </w:rPr>
              <w:t>1.</w:t>
            </w:r>
            <w:r>
              <w:rPr>
                <w:rFonts w:asciiTheme="minorHAnsi" w:eastAsiaTheme="minorEastAsia" w:hAnsiTheme="minorHAnsi" w:cstheme="minorBidi"/>
                <w:noProof/>
                <w:color w:val="auto"/>
                <w:sz w:val="24"/>
                <w:lang w:eastAsia="ja-JP"/>
              </w:rPr>
              <w:tab/>
            </w:r>
            <w:r w:rsidRPr="004F2092">
              <w:rPr>
                <w:rStyle w:val="Hyperlink"/>
                <w:noProof/>
              </w:rPr>
              <w:t>Policy 1 : Addressing the Commercialization Gap</w:t>
            </w:r>
            <w:r>
              <w:rPr>
                <w:noProof/>
                <w:webHidden/>
              </w:rPr>
              <w:tab/>
            </w:r>
            <w:r>
              <w:rPr>
                <w:noProof/>
                <w:webHidden/>
              </w:rPr>
              <w:fldChar w:fldCharType="begin"/>
            </w:r>
            <w:r>
              <w:rPr>
                <w:noProof/>
                <w:webHidden/>
              </w:rPr>
              <w:instrText xml:space="preserve"> PAGEREF _Toc194334915 \h </w:instrText>
            </w:r>
            <w:r>
              <w:rPr>
                <w:noProof/>
                <w:webHidden/>
              </w:rPr>
            </w:r>
            <w:r>
              <w:rPr>
                <w:noProof/>
                <w:webHidden/>
              </w:rPr>
              <w:fldChar w:fldCharType="separate"/>
            </w:r>
            <w:r>
              <w:rPr>
                <w:noProof/>
                <w:webHidden/>
              </w:rPr>
              <w:t>3</w:t>
            </w:r>
            <w:r>
              <w:rPr>
                <w:noProof/>
                <w:webHidden/>
              </w:rPr>
              <w:fldChar w:fldCharType="end"/>
            </w:r>
          </w:hyperlink>
        </w:p>
        <w:p w14:paraId="611C1CDF" w14:textId="215C9EE7"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16" w:history="1">
            <w:r w:rsidRPr="004F2092">
              <w:rPr>
                <w:rStyle w:val="Hyperlink"/>
                <w:noProof/>
              </w:rPr>
              <w:t>2.</w:t>
            </w:r>
            <w:r>
              <w:rPr>
                <w:rFonts w:asciiTheme="minorHAnsi" w:eastAsiaTheme="minorEastAsia" w:hAnsiTheme="minorHAnsi" w:cstheme="minorBidi"/>
                <w:noProof/>
                <w:color w:val="auto"/>
                <w:sz w:val="24"/>
                <w:lang w:eastAsia="ja-JP"/>
              </w:rPr>
              <w:tab/>
            </w:r>
            <w:r w:rsidRPr="004F2092">
              <w:rPr>
                <w:rStyle w:val="Hyperlink"/>
                <w:noProof/>
              </w:rPr>
              <w:t>Policy 2 : Innovation Tax Advantage</w:t>
            </w:r>
            <w:r>
              <w:rPr>
                <w:noProof/>
                <w:webHidden/>
              </w:rPr>
              <w:tab/>
            </w:r>
            <w:r>
              <w:rPr>
                <w:noProof/>
                <w:webHidden/>
              </w:rPr>
              <w:fldChar w:fldCharType="begin"/>
            </w:r>
            <w:r>
              <w:rPr>
                <w:noProof/>
                <w:webHidden/>
              </w:rPr>
              <w:instrText xml:space="preserve"> PAGEREF _Toc194334916 \h </w:instrText>
            </w:r>
            <w:r>
              <w:rPr>
                <w:noProof/>
                <w:webHidden/>
              </w:rPr>
            </w:r>
            <w:r>
              <w:rPr>
                <w:noProof/>
                <w:webHidden/>
              </w:rPr>
              <w:fldChar w:fldCharType="separate"/>
            </w:r>
            <w:r>
              <w:rPr>
                <w:noProof/>
                <w:webHidden/>
              </w:rPr>
              <w:t>5</w:t>
            </w:r>
            <w:r>
              <w:rPr>
                <w:noProof/>
                <w:webHidden/>
              </w:rPr>
              <w:fldChar w:fldCharType="end"/>
            </w:r>
          </w:hyperlink>
        </w:p>
        <w:p w14:paraId="0E8C73DA" w14:textId="5B4E220C"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17" w:history="1">
            <w:r w:rsidRPr="004F2092">
              <w:rPr>
                <w:rStyle w:val="Hyperlink"/>
                <w:noProof/>
              </w:rPr>
              <w:t>3.</w:t>
            </w:r>
            <w:r>
              <w:rPr>
                <w:rFonts w:asciiTheme="minorHAnsi" w:eastAsiaTheme="minorEastAsia" w:hAnsiTheme="minorHAnsi" w:cstheme="minorBidi"/>
                <w:noProof/>
                <w:color w:val="auto"/>
                <w:sz w:val="24"/>
                <w:lang w:eastAsia="ja-JP"/>
              </w:rPr>
              <w:tab/>
            </w:r>
            <w:r w:rsidRPr="004F2092">
              <w:rPr>
                <w:rStyle w:val="Hyperlink"/>
                <w:noProof/>
              </w:rPr>
              <w:t>Policy 3 : Talent Canada Initiative</w:t>
            </w:r>
            <w:r>
              <w:rPr>
                <w:noProof/>
                <w:webHidden/>
              </w:rPr>
              <w:tab/>
            </w:r>
            <w:r>
              <w:rPr>
                <w:noProof/>
                <w:webHidden/>
              </w:rPr>
              <w:fldChar w:fldCharType="begin"/>
            </w:r>
            <w:r>
              <w:rPr>
                <w:noProof/>
                <w:webHidden/>
              </w:rPr>
              <w:instrText xml:space="preserve"> PAGEREF _Toc194334917 \h </w:instrText>
            </w:r>
            <w:r>
              <w:rPr>
                <w:noProof/>
                <w:webHidden/>
              </w:rPr>
            </w:r>
            <w:r>
              <w:rPr>
                <w:noProof/>
                <w:webHidden/>
              </w:rPr>
              <w:fldChar w:fldCharType="separate"/>
            </w:r>
            <w:r>
              <w:rPr>
                <w:noProof/>
                <w:webHidden/>
              </w:rPr>
              <w:t>7</w:t>
            </w:r>
            <w:r>
              <w:rPr>
                <w:noProof/>
                <w:webHidden/>
              </w:rPr>
              <w:fldChar w:fldCharType="end"/>
            </w:r>
          </w:hyperlink>
        </w:p>
        <w:p w14:paraId="3D4527B2" w14:textId="7F8A3D95"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18" w:history="1">
            <w:r w:rsidRPr="004F2092">
              <w:rPr>
                <w:rStyle w:val="Hyperlink"/>
                <w:noProof/>
              </w:rPr>
              <w:t>4.</w:t>
            </w:r>
            <w:r>
              <w:rPr>
                <w:rFonts w:asciiTheme="minorHAnsi" w:eastAsiaTheme="minorEastAsia" w:hAnsiTheme="minorHAnsi" w:cstheme="minorBidi"/>
                <w:noProof/>
                <w:color w:val="auto"/>
                <w:sz w:val="24"/>
                <w:lang w:eastAsia="ja-JP"/>
              </w:rPr>
              <w:tab/>
            </w:r>
            <w:r w:rsidRPr="004F2092">
              <w:rPr>
                <w:rStyle w:val="Hyperlink"/>
                <w:noProof/>
              </w:rPr>
              <w:t>Policy 4 : Strategic Energy Infrastructure for Innovation Advancement</w:t>
            </w:r>
            <w:r>
              <w:rPr>
                <w:noProof/>
                <w:webHidden/>
              </w:rPr>
              <w:tab/>
            </w:r>
            <w:r>
              <w:rPr>
                <w:noProof/>
                <w:webHidden/>
              </w:rPr>
              <w:fldChar w:fldCharType="begin"/>
            </w:r>
            <w:r>
              <w:rPr>
                <w:noProof/>
                <w:webHidden/>
              </w:rPr>
              <w:instrText xml:space="preserve"> PAGEREF _Toc194334918 \h </w:instrText>
            </w:r>
            <w:r>
              <w:rPr>
                <w:noProof/>
                <w:webHidden/>
              </w:rPr>
            </w:r>
            <w:r>
              <w:rPr>
                <w:noProof/>
                <w:webHidden/>
              </w:rPr>
              <w:fldChar w:fldCharType="separate"/>
            </w:r>
            <w:r>
              <w:rPr>
                <w:noProof/>
                <w:webHidden/>
              </w:rPr>
              <w:t>8</w:t>
            </w:r>
            <w:r>
              <w:rPr>
                <w:noProof/>
                <w:webHidden/>
              </w:rPr>
              <w:fldChar w:fldCharType="end"/>
            </w:r>
          </w:hyperlink>
        </w:p>
        <w:p w14:paraId="2110A5AB" w14:textId="735868A8" w:rsidR="00AF51F2" w:rsidRDefault="00AF51F2">
          <w:pPr>
            <w:pStyle w:val="TOC1"/>
            <w:tabs>
              <w:tab w:val="left" w:pos="720"/>
              <w:tab w:val="right" w:leader="dot" w:pos="9350"/>
            </w:tabs>
            <w:rPr>
              <w:rFonts w:asciiTheme="minorHAnsi" w:eastAsiaTheme="minorEastAsia" w:hAnsiTheme="minorHAnsi" w:cstheme="minorBidi"/>
              <w:noProof/>
              <w:color w:val="auto"/>
              <w:sz w:val="24"/>
              <w:lang w:eastAsia="ja-JP"/>
            </w:rPr>
          </w:pPr>
          <w:hyperlink w:anchor="_Toc194334919" w:history="1">
            <w:r w:rsidRPr="004F2092">
              <w:rPr>
                <w:rStyle w:val="Hyperlink"/>
                <w:noProof/>
              </w:rPr>
              <w:t>IV.</w:t>
            </w:r>
            <w:r>
              <w:rPr>
                <w:rFonts w:asciiTheme="minorHAnsi" w:eastAsiaTheme="minorEastAsia" w:hAnsiTheme="minorHAnsi" w:cstheme="minorBidi"/>
                <w:noProof/>
                <w:color w:val="auto"/>
                <w:sz w:val="24"/>
                <w:lang w:eastAsia="ja-JP"/>
              </w:rPr>
              <w:tab/>
            </w:r>
            <w:r w:rsidRPr="004F2092">
              <w:rPr>
                <w:rStyle w:val="Hyperlink"/>
                <w:noProof/>
              </w:rPr>
              <w:t>Conclusion</w:t>
            </w:r>
            <w:r>
              <w:rPr>
                <w:noProof/>
                <w:webHidden/>
              </w:rPr>
              <w:tab/>
            </w:r>
            <w:r>
              <w:rPr>
                <w:noProof/>
                <w:webHidden/>
              </w:rPr>
              <w:fldChar w:fldCharType="begin"/>
            </w:r>
            <w:r>
              <w:rPr>
                <w:noProof/>
                <w:webHidden/>
              </w:rPr>
              <w:instrText xml:space="preserve"> PAGEREF _Toc194334919 \h </w:instrText>
            </w:r>
            <w:r>
              <w:rPr>
                <w:noProof/>
                <w:webHidden/>
              </w:rPr>
            </w:r>
            <w:r>
              <w:rPr>
                <w:noProof/>
                <w:webHidden/>
              </w:rPr>
              <w:fldChar w:fldCharType="separate"/>
            </w:r>
            <w:r>
              <w:rPr>
                <w:noProof/>
                <w:webHidden/>
              </w:rPr>
              <w:t>10</w:t>
            </w:r>
            <w:r>
              <w:rPr>
                <w:noProof/>
                <w:webHidden/>
              </w:rPr>
              <w:fldChar w:fldCharType="end"/>
            </w:r>
          </w:hyperlink>
        </w:p>
        <w:p w14:paraId="16B047F9" w14:textId="5891EBA1" w:rsidR="00AF51F2" w:rsidRDefault="00AF51F2">
          <w:pPr>
            <w:pStyle w:val="TOC1"/>
            <w:tabs>
              <w:tab w:val="left" w:pos="440"/>
              <w:tab w:val="right" w:leader="dot" w:pos="9350"/>
            </w:tabs>
            <w:rPr>
              <w:rFonts w:asciiTheme="minorHAnsi" w:eastAsiaTheme="minorEastAsia" w:hAnsiTheme="minorHAnsi" w:cstheme="minorBidi"/>
              <w:noProof/>
              <w:color w:val="auto"/>
              <w:sz w:val="24"/>
              <w:lang w:eastAsia="ja-JP"/>
            </w:rPr>
          </w:pPr>
          <w:hyperlink w:anchor="_Toc194334920" w:history="1">
            <w:r w:rsidRPr="004F2092">
              <w:rPr>
                <w:rStyle w:val="Hyperlink"/>
                <w:noProof/>
              </w:rPr>
              <w:t>V.</w:t>
            </w:r>
            <w:r>
              <w:rPr>
                <w:rFonts w:asciiTheme="minorHAnsi" w:eastAsiaTheme="minorEastAsia" w:hAnsiTheme="minorHAnsi" w:cstheme="minorBidi"/>
                <w:noProof/>
                <w:color w:val="auto"/>
                <w:sz w:val="24"/>
                <w:lang w:eastAsia="ja-JP"/>
              </w:rPr>
              <w:tab/>
            </w:r>
            <w:r w:rsidR="002B5735">
              <w:rPr>
                <w:rFonts w:asciiTheme="minorHAnsi" w:eastAsiaTheme="minorEastAsia" w:hAnsiTheme="minorHAnsi" w:cstheme="minorBidi"/>
                <w:noProof/>
                <w:color w:val="auto"/>
                <w:sz w:val="24"/>
                <w:lang w:eastAsia="ja-JP"/>
              </w:rPr>
              <w:t xml:space="preserve">      </w:t>
            </w:r>
            <w:r w:rsidRPr="004F2092">
              <w:rPr>
                <w:rStyle w:val="Hyperlink"/>
                <w:noProof/>
              </w:rPr>
              <w:t>References</w:t>
            </w:r>
            <w:r>
              <w:rPr>
                <w:noProof/>
                <w:webHidden/>
              </w:rPr>
              <w:tab/>
            </w:r>
            <w:r>
              <w:rPr>
                <w:noProof/>
                <w:webHidden/>
              </w:rPr>
              <w:fldChar w:fldCharType="begin"/>
            </w:r>
            <w:r>
              <w:rPr>
                <w:noProof/>
                <w:webHidden/>
              </w:rPr>
              <w:instrText xml:space="preserve"> PAGEREF _Toc194334920 \h </w:instrText>
            </w:r>
            <w:r>
              <w:rPr>
                <w:noProof/>
                <w:webHidden/>
              </w:rPr>
            </w:r>
            <w:r>
              <w:rPr>
                <w:noProof/>
                <w:webHidden/>
              </w:rPr>
              <w:fldChar w:fldCharType="separate"/>
            </w:r>
            <w:r>
              <w:rPr>
                <w:noProof/>
                <w:webHidden/>
              </w:rPr>
              <w:t>12</w:t>
            </w:r>
            <w:r>
              <w:rPr>
                <w:noProof/>
                <w:webHidden/>
              </w:rPr>
              <w:fldChar w:fldCharType="end"/>
            </w:r>
          </w:hyperlink>
        </w:p>
        <w:p w14:paraId="03C5CD70" w14:textId="3F3C7A15" w:rsidR="00AF51F2" w:rsidRDefault="00AF51F2">
          <w:pPr>
            <w:pStyle w:val="TOC1"/>
            <w:tabs>
              <w:tab w:val="left" w:pos="720"/>
              <w:tab w:val="right" w:leader="dot" w:pos="9350"/>
            </w:tabs>
            <w:rPr>
              <w:rFonts w:asciiTheme="minorHAnsi" w:eastAsiaTheme="minorEastAsia" w:hAnsiTheme="minorHAnsi" w:cstheme="minorBidi"/>
              <w:noProof/>
              <w:color w:val="auto"/>
              <w:sz w:val="24"/>
              <w:lang w:eastAsia="ja-JP"/>
            </w:rPr>
          </w:pPr>
          <w:hyperlink w:anchor="_Toc194334921" w:history="1">
            <w:r w:rsidRPr="004F2092">
              <w:rPr>
                <w:rStyle w:val="Hyperlink"/>
                <w:noProof/>
              </w:rPr>
              <w:t>VI.</w:t>
            </w:r>
            <w:r>
              <w:rPr>
                <w:rFonts w:asciiTheme="minorHAnsi" w:eastAsiaTheme="minorEastAsia" w:hAnsiTheme="minorHAnsi" w:cstheme="minorBidi"/>
                <w:noProof/>
                <w:color w:val="auto"/>
                <w:sz w:val="24"/>
                <w:lang w:eastAsia="ja-JP"/>
              </w:rPr>
              <w:tab/>
            </w:r>
            <w:r w:rsidRPr="004F2092">
              <w:rPr>
                <w:rStyle w:val="Hyperlink"/>
                <w:noProof/>
              </w:rPr>
              <w:t>Appendix</w:t>
            </w:r>
            <w:r>
              <w:rPr>
                <w:noProof/>
                <w:webHidden/>
              </w:rPr>
              <w:tab/>
            </w:r>
            <w:r>
              <w:rPr>
                <w:noProof/>
                <w:webHidden/>
              </w:rPr>
              <w:fldChar w:fldCharType="begin"/>
            </w:r>
            <w:r>
              <w:rPr>
                <w:noProof/>
                <w:webHidden/>
              </w:rPr>
              <w:instrText xml:space="preserve"> PAGEREF _Toc194334921 \h </w:instrText>
            </w:r>
            <w:r>
              <w:rPr>
                <w:noProof/>
                <w:webHidden/>
              </w:rPr>
            </w:r>
            <w:r>
              <w:rPr>
                <w:noProof/>
                <w:webHidden/>
              </w:rPr>
              <w:fldChar w:fldCharType="separate"/>
            </w:r>
            <w:r>
              <w:rPr>
                <w:noProof/>
                <w:webHidden/>
              </w:rPr>
              <w:t>13</w:t>
            </w:r>
            <w:r>
              <w:rPr>
                <w:noProof/>
                <w:webHidden/>
              </w:rPr>
              <w:fldChar w:fldCharType="end"/>
            </w:r>
          </w:hyperlink>
        </w:p>
        <w:p w14:paraId="5666FB15" w14:textId="5AF41894"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22" w:history="1">
            <w:r w:rsidRPr="004F2092">
              <w:rPr>
                <w:rStyle w:val="Hyperlink"/>
                <w:rFonts w:eastAsia="Courier New" w:cs="Times New Roman"/>
                <w:noProof/>
              </w:rPr>
              <w:t>1.</w:t>
            </w:r>
            <w:r>
              <w:rPr>
                <w:rFonts w:asciiTheme="minorHAnsi" w:eastAsiaTheme="minorEastAsia" w:hAnsiTheme="minorHAnsi" w:cstheme="minorBidi"/>
                <w:noProof/>
                <w:color w:val="auto"/>
                <w:sz w:val="24"/>
                <w:lang w:eastAsia="ja-JP"/>
              </w:rPr>
              <w:tab/>
            </w:r>
            <w:r w:rsidRPr="004F2092">
              <w:rPr>
                <w:rStyle w:val="Hyperlink"/>
                <w:noProof/>
              </w:rPr>
              <w:t>Appendix A-Policy 1</w:t>
            </w:r>
            <w:r>
              <w:rPr>
                <w:noProof/>
                <w:webHidden/>
              </w:rPr>
              <w:tab/>
            </w:r>
            <w:r>
              <w:rPr>
                <w:noProof/>
                <w:webHidden/>
              </w:rPr>
              <w:fldChar w:fldCharType="begin"/>
            </w:r>
            <w:r>
              <w:rPr>
                <w:noProof/>
                <w:webHidden/>
              </w:rPr>
              <w:instrText xml:space="preserve"> PAGEREF _Toc194334922 \h </w:instrText>
            </w:r>
            <w:r>
              <w:rPr>
                <w:noProof/>
                <w:webHidden/>
              </w:rPr>
            </w:r>
            <w:r>
              <w:rPr>
                <w:noProof/>
                <w:webHidden/>
              </w:rPr>
              <w:fldChar w:fldCharType="separate"/>
            </w:r>
            <w:r>
              <w:rPr>
                <w:noProof/>
                <w:webHidden/>
              </w:rPr>
              <w:t>13</w:t>
            </w:r>
            <w:r>
              <w:rPr>
                <w:noProof/>
                <w:webHidden/>
              </w:rPr>
              <w:fldChar w:fldCharType="end"/>
            </w:r>
          </w:hyperlink>
        </w:p>
        <w:p w14:paraId="47BB33B6" w14:textId="13203DF6"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23" w:history="1">
            <w:r w:rsidRPr="004F2092">
              <w:rPr>
                <w:rStyle w:val="Hyperlink"/>
                <w:rFonts w:eastAsia="Courier New" w:cs="Times New Roman"/>
                <w:noProof/>
              </w:rPr>
              <w:t>2.</w:t>
            </w:r>
            <w:r>
              <w:rPr>
                <w:rFonts w:asciiTheme="minorHAnsi" w:eastAsiaTheme="minorEastAsia" w:hAnsiTheme="minorHAnsi" w:cstheme="minorBidi"/>
                <w:noProof/>
                <w:color w:val="auto"/>
                <w:sz w:val="24"/>
                <w:lang w:eastAsia="ja-JP"/>
              </w:rPr>
              <w:tab/>
            </w:r>
            <w:r w:rsidRPr="004F2092">
              <w:rPr>
                <w:rStyle w:val="Hyperlink"/>
                <w:noProof/>
              </w:rPr>
              <w:t>Appendix B- Policy 2</w:t>
            </w:r>
            <w:r>
              <w:rPr>
                <w:noProof/>
                <w:webHidden/>
              </w:rPr>
              <w:tab/>
            </w:r>
            <w:r>
              <w:rPr>
                <w:noProof/>
                <w:webHidden/>
              </w:rPr>
              <w:fldChar w:fldCharType="begin"/>
            </w:r>
            <w:r>
              <w:rPr>
                <w:noProof/>
                <w:webHidden/>
              </w:rPr>
              <w:instrText xml:space="preserve"> PAGEREF _Toc194334923 \h </w:instrText>
            </w:r>
            <w:r>
              <w:rPr>
                <w:noProof/>
                <w:webHidden/>
              </w:rPr>
            </w:r>
            <w:r>
              <w:rPr>
                <w:noProof/>
                <w:webHidden/>
              </w:rPr>
              <w:fldChar w:fldCharType="separate"/>
            </w:r>
            <w:r>
              <w:rPr>
                <w:noProof/>
                <w:webHidden/>
              </w:rPr>
              <w:t>14</w:t>
            </w:r>
            <w:r>
              <w:rPr>
                <w:noProof/>
                <w:webHidden/>
              </w:rPr>
              <w:fldChar w:fldCharType="end"/>
            </w:r>
          </w:hyperlink>
        </w:p>
        <w:p w14:paraId="73BBBA36" w14:textId="19E9594F"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24" w:history="1">
            <w:r w:rsidRPr="004F2092">
              <w:rPr>
                <w:rStyle w:val="Hyperlink"/>
                <w:noProof/>
              </w:rPr>
              <w:t>3.</w:t>
            </w:r>
            <w:r>
              <w:rPr>
                <w:rFonts w:asciiTheme="minorHAnsi" w:eastAsiaTheme="minorEastAsia" w:hAnsiTheme="minorHAnsi" w:cstheme="minorBidi"/>
                <w:noProof/>
                <w:color w:val="auto"/>
                <w:sz w:val="24"/>
                <w:lang w:eastAsia="ja-JP"/>
              </w:rPr>
              <w:tab/>
            </w:r>
            <w:r w:rsidRPr="004F2092">
              <w:rPr>
                <w:rStyle w:val="Hyperlink"/>
                <w:noProof/>
              </w:rPr>
              <w:t>Appendix C - Policy 3</w:t>
            </w:r>
            <w:r>
              <w:rPr>
                <w:noProof/>
                <w:webHidden/>
              </w:rPr>
              <w:tab/>
            </w:r>
            <w:r>
              <w:rPr>
                <w:noProof/>
                <w:webHidden/>
              </w:rPr>
              <w:fldChar w:fldCharType="begin"/>
            </w:r>
            <w:r>
              <w:rPr>
                <w:noProof/>
                <w:webHidden/>
              </w:rPr>
              <w:instrText xml:space="preserve"> PAGEREF _Toc194334924 \h </w:instrText>
            </w:r>
            <w:r>
              <w:rPr>
                <w:noProof/>
                <w:webHidden/>
              </w:rPr>
            </w:r>
            <w:r>
              <w:rPr>
                <w:noProof/>
                <w:webHidden/>
              </w:rPr>
              <w:fldChar w:fldCharType="separate"/>
            </w:r>
            <w:r>
              <w:rPr>
                <w:noProof/>
                <w:webHidden/>
              </w:rPr>
              <w:t>17</w:t>
            </w:r>
            <w:r>
              <w:rPr>
                <w:noProof/>
                <w:webHidden/>
              </w:rPr>
              <w:fldChar w:fldCharType="end"/>
            </w:r>
          </w:hyperlink>
        </w:p>
        <w:p w14:paraId="03E39571" w14:textId="7C6B644B"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25" w:history="1">
            <w:r w:rsidRPr="004F2092">
              <w:rPr>
                <w:rStyle w:val="Hyperlink"/>
                <w:noProof/>
              </w:rPr>
              <w:t>4.</w:t>
            </w:r>
            <w:r>
              <w:rPr>
                <w:rFonts w:asciiTheme="minorHAnsi" w:eastAsiaTheme="minorEastAsia" w:hAnsiTheme="minorHAnsi" w:cstheme="minorBidi"/>
                <w:noProof/>
                <w:color w:val="auto"/>
                <w:sz w:val="24"/>
                <w:lang w:eastAsia="ja-JP"/>
              </w:rPr>
              <w:tab/>
            </w:r>
            <w:r w:rsidRPr="004F2092">
              <w:rPr>
                <w:rStyle w:val="Hyperlink"/>
                <w:noProof/>
              </w:rPr>
              <w:t>Appendix D- Policy 4</w:t>
            </w:r>
            <w:r>
              <w:rPr>
                <w:noProof/>
                <w:webHidden/>
              </w:rPr>
              <w:tab/>
            </w:r>
            <w:r>
              <w:rPr>
                <w:noProof/>
                <w:webHidden/>
              </w:rPr>
              <w:fldChar w:fldCharType="begin"/>
            </w:r>
            <w:r>
              <w:rPr>
                <w:noProof/>
                <w:webHidden/>
              </w:rPr>
              <w:instrText xml:space="preserve"> PAGEREF _Toc194334925 \h </w:instrText>
            </w:r>
            <w:r>
              <w:rPr>
                <w:noProof/>
                <w:webHidden/>
              </w:rPr>
            </w:r>
            <w:r>
              <w:rPr>
                <w:noProof/>
                <w:webHidden/>
              </w:rPr>
              <w:fldChar w:fldCharType="separate"/>
            </w:r>
            <w:r>
              <w:rPr>
                <w:noProof/>
                <w:webHidden/>
              </w:rPr>
              <w:t>20</w:t>
            </w:r>
            <w:r>
              <w:rPr>
                <w:noProof/>
                <w:webHidden/>
              </w:rPr>
              <w:fldChar w:fldCharType="end"/>
            </w:r>
          </w:hyperlink>
        </w:p>
        <w:p w14:paraId="4CE8D236" w14:textId="3FB30654" w:rsidR="00AF51F2" w:rsidRDefault="00AF51F2">
          <w:pPr>
            <w:pStyle w:val="TOC2"/>
            <w:tabs>
              <w:tab w:val="left" w:pos="720"/>
              <w:tab w:val="right" w:leader="dot" w:pos="9350"/>
            </w:tabs>
            <w:rPr>
              <w:rFonts w:asciiTheme="minorHAnsi" w:eastAsiaTheme="minorEastAsia" w:hAnsiTheme="minorHAnsi" w:cstheme="minorBidi"/>
              <w:noProof/>
              <w:color w:val="auto"/>
              <w:sz w:val="24"/>
              <w:lang w:eastAsia="ja-JP"/>
            </w:rPr>
          </w:pPr>
          <w:hyperlink w:anchor="_Toc194334926" w:history="1">
            <w:r w:rsidRPr="004F2092">
              <w:rPr>
                <w:rStyle w:val="Hyperlink"/>
                <w:noProof/>
              </w:rPr>
              <w:t>5.</w:t>
            </w:r>
            <w:r>
              <w:rPr>
                <w:rFonts w:asciiTheme="minorHAnsi" w:eastAsiaTheme="minorEastAsia" w:hAnsiTheme="minorHAnsi" w:cstheme="minorBidi"/>
                <w:noProof/>
                <w:color w:val="auto"/>
                <w:sz w:val="24"/>
                <w:lang w:eastAsia="ja-JP"/>
              </w:rPr>
              <w:tab/>
            </w:r>
            <w:r w:rsidRPr="004F2092">
              <w:rPr>
                <w:rStyle w:val="Hyperlink"/>
                <w:noProof/>
              </w:rPr>
              <w:t>Appendix E- Chatbot</w:t>
            </w:r>
            <w:r>
              <w:rPr>
                <w:noProof/>
                <w:webHidden/>
              </w:rPr>
              <w:tab/>
            </w:r>
            <w:r>
              <w:rPr>
                <w:noProof/>
                <w:webHidden/>
              </w:rPr>
              <w:fldChar w:fldCharType="begin"/>
            </w:r>
            <w:r>
              <w:rPr>
                <w:noProof/>
                <w:webHidden/>
              </w:rPr>
              <w:instrText xml:space="preserve"> PAGEREF _Toc194334926 \h </w:instrText>
            </w:r>
            <w:r>
              <w:rPr>
                <w:noProof/>
                <w:webHidden/>
              </w:rPr>
            </w:r>
            <w:r>
              <w:rPr>
                <w:noProof/>
                <w:webHidden/>
              </w:rPr>
              <w:fldChar w:fldCharType="separate"/>
            </w:r>
            <w:r>
              <w:rPr>
                <w:noProof/>
                <w:webHidden/>
              </w:rPr>
              <w:t>31</w:t>
            </w:r>
            <w:r>
              <w:rPr>
                <w:noProof/>
                <w:webHidden/>
              </w:rPr>
              <w:fldChar w:fldCharType="end"/>
            </w:r>
          </w:hyperlink>
        </w:p>
        <w:p w14:paraId="185B2DFF" w14:textId="1AD54A5F" w:rsidR="00B200DB" w:rsidRDefault="31557B8C" w:rsidP="001261A6">
          <w:pPr>
            <w:pStyle w:val="TOC1"/>
            <w:tabs>
              <w:tab w:val="left" w:pos="435"/>
              <w:tab w:val="right" w:leader="dot" w:pos="9345"/>
            </w:tabs>
            <w:spacing w:line="360" w:lineRule="auto"/>
            <w:rPr>
              <w:rStyle w:val="Hyperlink"/>
              <w:noProof/>
              <w:lang w:eastAsia="ja-JP"/>
            </w:rPr>
          </w:pPr>
          <w:r w:rsidRPr="001261A6">
            <w:rPr>
              <w:sz w:val="24"/>
              <w:szCs w:val="28"/>
            </w:rPr>
            <w:fldChar w:fldCharType="end"/>
          </w:r>
        </w:p>
      </w:sdtContent>
    </w:sdt>
    <w:p w14:paraId="04D79440" w14:textId="7D00510C" w:rsidR="007B323B" w:rsidRDefault="007B323B"/>
    <w:p w14:paraId="7B9C5531" w14:textId="77777777" w:rsidR="006F7831" w:rsidRDefault="006F7831" w:rsidP="00173487">
      <w:pPr>
        <w:rPr>
          <w:rFonts w:eastAsia="Courier New"/>
          <w:b/>
          <w:szCs w:val="32"/>
        </w:rPr>
      </w:pPr>
    </w:p>
    <w:p w14:paraId="03DD9C86" w14:textId="77777777" w:rsidR="000C053C" w:rsidRDefault="000C053C" w:rsidP="00173487">
      <w:pPr>
        <w:rPr>
          <w:rFonts w:eastAsia="Courier New"/>
          <w:b/>
          <w:szCs w:val="32"/>
        </w:rPr>
      </w:pPr>
    </w:p>
    <w:p w14:paraId="2351488E" w14:textId="02A80BE9" w:rsidR="006F7831" w:rsidRDefault="001F343C" w:rsidP="00173487">
      <w:pPr>
        <w:rPr>
          <w:rFonts w:eastAsia="Courier New"/>
          <w:b/>
          <w:szCs w:val="32"/>
        </w:rPr>
      </w:pPr>
      <w:r>
        <w:rPr>
          <w:rFonts w:eastAsia="Courier New"/>
          <w:b/>
          <w:szCs w:val="32"/>
        </w:rPr>
        <w:br w:type="page"/>
      </w:r>
    </w:p>
    <w:p w14:paraId="0A712926" w14:textId="77777777" w:rsidR="00D8636B" w:rsidRDefault="00A52A8C">
      <w:pPr>
        <w:spacing w:after="160" w:line="278" w:lineRule="auto"/>
        <w:jc w:val="left"/>
        <w:rPr>
          <w:b/>
          <w:bCs/>
          <w:noProof/>
        </w:rPr>
      </w:pPr>
      <w:r>
        <w:rPr>
          <w:b/>
          <w:bCs/>
          <w:noProof/>
        </w:rPr>
        <w:lastRenderedPageBreak/>
        <w:t>Executive Summary</w:t>
      </w:r>
    </w:p>
    <w:p w14:paraId="7A0C0CB3" w14:textId="77777777" w:rsidR="00647ECB" w:rsidRPr="00647ECB" w:rsidRDefault="00647ECB" w:rsidP="00647ECB">
      <w:pPr>
        <w:spacing w:after="160" w:line="278" w:lineRule="auto"/>
        <w:jc w:val="left"/>
        <w:rPr>
          <w:noProof/>
        </w:rPr>
      </w:pPr>
      <w:r w:rsidRPr="00647ECB">
        <w:rPr>
          <w:noProof/>
        </w:rPr>
        <w:t>This report examines Canada’s innovation challenges and outlines a comprehensive strategy to elevate its global competitiveness. Despite a highly educated workforce, Canada ranks 14th on the Global Innovation Index due to low R&amp;D investments, a pronounced commercialization gap, and significant talent drain to more innovation-friendly countries. In contrast, global leaders such as the United States, Singapore, Switzerland, and key East Asian economies have built robust innovation ecosystems through aggressive R&amp;D funding, strategic public–private partnerships, and supportive regulatory environments.</w:t>
      </w:r>
    </w:p>
    <w:p w14:paraId="3B501D06" w14:textId="77777777" w:rsidR="00647ECB" w:rsidRPr="00647ECB" w:rsidRDefault="00647ECB" w:rsidP="00647ECB">
      <w:pPr>
        <w:spacing w:after="160" w:line="278" w:lineRule="auto"/>
        <w:jc w:val="left"/>
        <w:rPr>
          <w:noProof/>
        </w:rPr>
      </w:pPr>
      <w:r w:rsidRPr="00647ECB">
        <w:rPr>
          <w:noProof/>
        </w:rPr>
        <w:t>To address these challenges, the report proposes four interrelated policy initiatives:</w:t>
      </w:r>
    </w:p>
    <w:p w14:paraId="0B763B89" w14:textId="77777777" w:rsidR="00647ECB" w:rsidRPr="00647ECB" w:rsidRDefault="00647ECB" w:rsidP="00EC6BC0">
      <w:pPr>
        <w:numPr>
          <w:ilvl w:val="0"/>
          <w:numId w:val="5"/>
        </w:numPr>
        <w:spacing w:after="160" w:line="278" w:lineRule="auto"/>
        <w:jc w:val="left"/>
        <w:rPr>
          <w:noProof/>
        </w:rPr>
      </w:pPr>
      <w:r w:rsidRPr="00647ECB">
        <w:rPr>
          <w:b/>
          <w:bCs/>
          <w:noProof/>
        </w:rPr>
        <w:t>Addressing the Commercialization Gap:</w:t>
      </w:r>
      <w:r w:rsidRPr="00647ECB">
        <w:rPr>
          <w:noProof/>
        </w:rPr>
        <w:br/>
        <w:t>While Canada excels in early-stage innovation, a disproportionate focus on initial funding limits progress to later-stage commercialization. The report recommends reallocating innovation funding toward later-stage ventures, incentivizing private-sector R&amp;D with targeted tax credits and matching investment schemes, and leveraging public procurement as a market validation tool to help startups scale and compete internationally.</w:t>
      </w:r>
    </w:p>
    <w:p w14:paraId="51D6ADC4" w14:textId="1B96CD31" w:rsidR="00647ECB" w:rsidRPr="00647ECB" w:rsidRDefault="00647ECB" w:rsidP="00EC6BC0">
      <w:pPr>
        <w:numPr>
          <w:ilvl w:val="0"/>
          <w:numId w:val="5"/>
        </w:numPr>
        <w:spacing w:after="160" w:line="278" w:lineRule="auto"/>
        <w:jc w:val="left"/>
        <w:rPr>
          <w:noProof/>
        </w:rPr>
      </w:pPr>
      <w:r w:rsidRPr="00647ECB">
        <w:rPr>
          <w:b/>
          <w:bCs/>
          <w:noProof/>
        </w:rPr>
        <w:t>Innovation Tax Advantage:</w:t>
      </w:r>
      <w:r w:rsidRPr="00647ECB">
        <w:rPr>
          <w:noProof/>
        </w:rPr>
        <w:br/>
        <w:t>High corporate tax rates and regulatory burdens hinder Canada’s startup ecosystem. The proposed Innovation Tax Advantage policy seeks to reduce these barriers by streamlining regulatory processes, offering tax incentives for R&amp;D and commercialization, and enhancing support for venture capital investments. This approach aims to create a more dynamic, startup-friendly environment that encourages reinvestment in domestic innovation.</w:t>
      </w:r>
    </w:p>
    <w:p w14:paraId="33D51E7B" w14:textId="77777777" w:rsidR="00647ECB" w:rsidRPr="00647ECB" w:rsidRDefault="00647ECB" w:rsidP="00EC6BC0">
      <w:pPr>
        <w:numPr>
          <w:ilvl w:val="0"/>
          <w:numId w:val="5"/>
        </w:numPr>
        <w:spacing w:after="160" w:line="278" w:lineRule="auto"/>
        <w:jc w:val="left"/>
        <w:rPr>
          <w:noProof/>
        </w:rPr>
      </w:pPr>
      <w:r w:rsidRPr="00647ECB">
        <w:rPr>
          <w:b/>
          <w:bCs/>
          <w:noProof/>
        </w:rPr>
        <w:t>Talent Canada Initiative:</w:t>
      </w:r>
      <w:r w:rsidRPr="00647ECB">
        <w:rPr>
          <w:noProof/>
        </w:rPr>
        <w:br/>
        <w:t>A critical driver of Canada’s innovation deficit is the ongoing brain drain of high-skilled professionals. The Talent Canada Initiative addresses this by proposing competitive wage incentive programs, affordable housing initiatives near key innovation hubs, and streamlined re-entry and global talent attraction programs. These measures are designed to retain domestic talent and attract international experts in sectors such as AI, biotech, and engineering.</w:t>
      </w:r>
    </w:p>
    <w:p w14:paraId="11FF2C34" w14:textId="77777777" w:rsidR="00647ECB" w:rsidRPr="00647ECB" w:rsidRDefault="00647ECB" w:rsidP="00EC6BC0">
      <w:pPr>
        <w:numPr>
          <w:ilvl w:val="0"/>
          <w:numId w:val="5"/>
        </w:numPr>
        <w:spacing w:after="160" w:line="278" w:lineRule="auto"/>
        <w:jc w:val="left"/>
        <w:rPr>
          <w:noProof/>
        </w:rPr>
      </w:pPr>
      <w:r w:rsidRPr="00647ECB">
        <w:rPr>
          <w:b/>
          <w:bCs/>
          <w:noProof/>
        </w:rPr>
        <w:t>Strategic Energy Infrastructure for Innovation Advancement:</w:t>
      </w:r>
      <w:r w:rsidRPr="00647ECB">
        <w:rPr>
          <w:noProof/>
        </w:rPr>
        <w:br/>
        <w:t>Reliable, cost-effective energy is essential for sustaining high-value, energy-intensive industries. By developing regional energy hubs optimized for sectors like AI computation, biotechnology, and advanced manufacturing, Canada can reduce operational risks and lower production costs. This policy calls for targeted investments in grid modernization and strategic partnerships between federal and provincial governments, ensuring that energy infrastructure supports the nation’s broader innovation goals.</w:t>
      </w:r>
    </w:p>
    <w:p w14:paraId="054F805D" w14:textId="77777777" w:rsidR="00647ECB" w:rsidRPr="00647ECB" w:rsidRDefault="00647ECB" w:rsidP="00647ECB">
      <w:pPr>
        <w:spacing w:after="160" w:line="278" w:lineRule="auto"/>
        <w:jc w:val="left"/>
        <w:rPr>
          <w:noProof/>
        </w:rPr>
      </w:pPr>
      <w:r w:rsidRPr="00647ECB">
        <w:rPr>
          <w:noProof/>
        </w:rPr>
        <w:t>Together, these initiatives aim to transform Canada’s innovation landscape by fostering stronger public–private collaborations, streamlining funding and regulatory mechanisms, and creating a more attractive environment for both domestic and foreign investments. Ultimately, the proposed strategies are designed to reverse current trends, reduce brain drain, and position Canada as a global leader in innovation.</w:t>
      </w:r>
    </w:p>
    <w:p w14:paraId="3F2E7229" w14:textId="18F858BE" w:rsidR="00A52A8C" w:rsidRDefault="00A52A8C">
      <w:pPr>
        <w:spacing w:after="160" w:line="278" w:lineRule="auto"/>
        <w:jc w:val="left"/>
        <w:rPr>
          <w:rFonts w:eastAsiaTheme="majorEastAsia" w:cstheme="majorBidi"/>
          <w:noProof/>
          <w:color w:val="0F4761" w:themeColor="accent1" w:themeShade="BF"/>
          <w:kern w:val="2"/>
          <w:sz w:val="32"/>
          <w:szCs w:val="40"/>
          <w:lang w:val="en-US"/>
          <w14:ligatures w14:val="standardContextual"/>
        </w:rPr>
      </w:pPr>
      <w:r>
        <w:rPr>
          <w:noProof/>
        </w:rPr>
        <w:br w:type="page"/>
      </w:r>
    </w:p>
    <w:p w14:paraId="1BE3BAEE" w14:textId="77777777" w:rsidR="00173487" w:rsidRPr="00173487" w:rsidRDefault="00173487" w:rsidP="006F7831">
      <w:pPr>
        <w:pStyle w:val="Heading1"/>
      </w:pPr>
      <w:bookmarkStart w:id="0" w:name="_Toc194334910"/>
      <w:r w:rsidRPr="00173487">
        <w:rPr>
          <w:noProof/>
        </w:rPr>
        <w:lastRenderedPageBreak/>
        <w:t>Introduction</w:t>
      </w:r>
      <w:bookmarkEnd w:id="0"/>
    </w:p>
    <w:p w14:paraId="69330D4A" w14:textId="51ADF51F" w:rsidR="00FD167E" w:rsidRPr="00704097" w:rsidRDefault="00173487" w:rsidP="00173487">
      <w:r w:rsidRPr="00704097">
        <w:t>Innovation</w:t>
      </w:r>
      <w:r>
        <w:t xml:space="preserve"> </w:t>
      </w:r>
      <w:r w:rsidRPr="00704097">
        <w:t>is one of the key drivers of a country’s economic development and global competitiveness. Countries with especially high levels of innovation, such as the United States, Singapore, and Switzerland, often foster vibrant ecosystems that support the growth of world-class companies—like the U.S.’s “Magnificent 7” tech firms, Singapore’s digitally-driven DBS Bank, or Switzerland’s pharmaceutical giant Hoffman-LaRoche. These innovation-driven environments contribute significantly to economic growth, job creation, and the attraction of global talent. However, Canada is struggling to secure a position among the world’s innovation leaders, as reflected in the World Intellectual Property Organization’s Global Innovation Index 2024 (GII), where it ranks 14</w:t>
      </w:r>
      <w:r w:rsidRPr="00704097">
        <w:rPr>
          <w:vertAlign w:val="superscript"/>
        </w:rPr>
        <w:t>th</w:t>
      </w:r>
      <w:r>
        <w:t xml:space="preserve"> </w:t>
      </w:r>
      <w:r w:rsidR="00DB3C1D">
        <w:rPr>
          <w:noProof/>
        </w:rPr>
        <w:t>out of 20 countries</w:t>
      </w:r>
      <w:r w:rsidRPr="00704097">
        <w:rPr>
          <w:noProof/>
          <w:vertAlign w:val="superscript"/>
        </w:rPr>
        <w:t xml:space="preserve"> </w:t>
      </w:r>
      <w:sdt>
        <w:sdtPr>
          <w:rPr>
            <w:vertAlign w:val="superscript"/>
          </w:rPr>
          <w:id w:val="-750961215"/>
          <w:citation/>
        </w:sdtPr>
        <w:sdtContent>
          <w:r w:rsidR="004D4C6F">
            <w:rPr>
              <w:vertAlign w:val="superscript"/>
            </w:rPr>
            <w:fldChar w:fldCharType="begin"/>
          </w:r>
          <w:r w:rsidR="004D4C6F">
            <w:rPr>
              <w:rFonts w:eastAsia="Courier New"/>
              <w:szCs w:val="32"/>
            </w:rPr>
            <w:instrText xml:space="preserve"> CITATION Wor24 \l 1033 </w:instrText>
          </w:r>
          <w:r w:rsidR="004D4C6F">
            <w:rPr>
              <w:vertAlign w:val="superscript"/>
            </w:rPr>
            <w:fldChar w:fldCharType="separate"/>
          </w:r>
          <w:r w:rsidR="00485DBE">
            <w:rPr>
              <w:rFonts w:eastAsia="Courier New"/>
              <w:noProof/>
              <w:szCs w:val="32"/>
            </w:rPr>
            <w:t>[1]</w:t>
          </w:r>
          <w:r w:rsidR="004D4C6F">
            <w:rPr>
              <w:vertAlign w:val="superscript"/>
            </w:rPr>
            <w:fldChar w:fldCharType="end"/>
          </w:r>
        </w:sdtContent>
      </w:sdt>
      <w:r w:rsidRPr="00704097">
        <w:t xml:space="preserve">. </w:t>
      </w:r>
      <w:r w:rsidR="00346182">
        <w:rPr>
          <w:noProof/>
        </w:rPr>
        <w:t xml:space="preserve">Despite </w:t>
      </w:r>
      <w:r w:rsidRPr="00704097">
        <w:t xml:space="preserve">having a highly educated workforce, Canada struggles in R&amp;D investments and commercialization, as well as slow adoption of new technologies </w:t>
      </w:r>
      <w:sdt>
        <w:sdtPr>
          <w:id w:val="1835805303"/>
          <w:citation/>
        </w:sdtPr>
        <w:sdtContent>
          <w:r w:rsidR="00D14B13">
            <w:fldChar w:fldCharType="begin"/>
          </w:r>
          <w:r w:rsidR="00D14B13">
            <w:rPr>
              <w:rFonts w:eastAsia="Courier New"/>
              <w:szCs w:val="32"/>
            </w:rPr>
            <w:instrText xml:space="preserve"> CITATION The241 \l 1033 </w:instrText>
          </w:r>
          <w:r w:rsidR="00D14B13">
            <w:fldChar w:fldCharType="separate"/>
          </w:r>
          <w:r w:rsidR="00485DBE">
            <w:rPr>
              <w:rFonts w:eastAsia="Courier New"/>
              <w:noProof/>
              <w:szCs w:val="32"/>
            </w:rPr>
            <w:t>[2]</w:t>
          </w:r>
          <w:r w:rsidR="00D14B13">
            <w:fldChar w:fldCharType="end"/>
          </w:r>
        </w:sdtContent>
      </w:sdt>
      <w:r w:rsidRPr="00704097">
        <w:t xml:space="preserve">. To make up for the lost ground, this report </w:t>
      </w:r>
      <w:r w:rsidR="00DA2973">
        <w:rPr>
          <w:noProof/>
        </w:rPr>
        <w:t>will aim</w:t>
      </w:r>
      <w:r w:rsidRPr="00704097">
        <w:t xml:space="preserve"> to summarize the reason behind Canada’s low innovation index and develop a proposal for Canada’s innovation and development strategy with practical steps of implementation. Finally, we built a large language model chatbot allowing users to have a meaningful conversation about Canada’s innovation strategy.</w:t>
      </w:r>
    </w:p>
    <w:p w14:paraId="78D477A5" w14:textId="15B1511A" w:rsidR="00173487" w:rsidRPr="00173487" w:rsidRDefault="00173487" w:rsidP="006F7831">
      <w:pPr>
        <w:pStyle w:val="Heading1"/>
      </w:pPr>
      <w:bookmarkStart w:id="1" w:name="_Toc194334911"/>
      <w:r w:rsidRPr="00173487">
        <w:rPr>
          <w:noProof/>
        </w:rPr>
        <w:t xml:space="preserve">Innovation </w:t>
      </w:r>
      <w:r w:rsidR="00AF51F2">
        <w:rPr>
          <w:noProof/>
        </w:rPr>
        <w:t xml:space="preserve">Approach </w:t>
      </w:r>
      <w:r w:rsidR="00FE610A">
        <w:rPr>
          <w:noProof/>
        </w:rPr>
        <w:t>Across the World</w:t>
      </w:r>
      <w:bookmarkEnd w:id="1"/>
    </w:p>
    <w:p w14:paraId="09FEF1B3" w14:textId="140526E9" w:rsidR="00173487" w:rsidRPr="00704097" w:rsidRDefault="00173487" w:rsidP="00173487">
      <w:r w:rsidRPr="00704097">
        <w:t xml:space="preserve">Countries like the United States, China, Japan, Singapore, Switzerland and many others have adopted policies and frameworks allowing them to be at the forefront of R&amp;D investment, commercialization and adoption of cutting-edge technologies. Analyzing those countries’ approach to innovation helped us develop the best practices Canada should adopt and formulate them </w:t>
      </w:r>
      <w:r w:rsidRPr="00704097">
        <w:rPr>
          <w:noProof/>
        </w:rPr>
        <w:t>in</w:t>
      </w:r>
      <w:r w:rsidR="007832CF">
        <w:rPr>
          <w:noProof/>
        </w:rPr>
        <w:t>to</w:t>
      </w:r>
      <w:r w:rsidRPr="00704097">
        <w:t xml:space="preserve"> policies.</w:t>
      </w:r>
      <w:r w:rsidR="006F5F51">
        <w:rPr>
          <w:noProof/>
        </w:rPr>
        <w:t xml:space="preserve"> </w:t>
      </w:r>
      <w:r w:rsidR="007B5DBB">
        <w:rPr>
          <w:noProof/>
        </w:rPr>
        <w:t xml:space="preserve">Before </w:t>
      </w:r>
      <w:r w:rsidR="00707AB2">
        <w:rPr>
          <w:noProof/>
        </w:rPr>
        <w:t xml:space="preserve">we analyze what other countries have been </w:t>
      </w:r>
      <w:r w:rsidR="00804A24">
        <w:rPr>
          <w:noProof/>
        </w:rPr>
        <w:t xml:space="preserve">exceeding at </w:t>
      </w:r>
      <w:r w:rsidR="00387A28">
        <w:rPr>
          <w:noProof/>
        </w:rPr>
        <w:t>lets f</w:t>
      </w:r>
      <w:r w:rsidR="00346182">
        <w:rPr>
          <w:noProof/>
        </w:rPr>
        <w:t>irst a visuali</w:t>
      </w:r>
      <w:r w:rsidR="00387A28">
        <w:rPr>
          <w:noProof/>
        </w:rPr>
        <w:t>ze</w:t>
      </w:r>
      <w:r w:rsidR="00346182">
        <w:rPr>
          <w:noProof/>
        </w:rPr>
        <w:t xml:space="preserve"> the </w:t>
      </w:r>
      <w:r w:rsidR="00387A28">
        <w:rPr>
          <w:noProof/>
        </w:rPr>
        <w:t>gap that</w:t>
      </w:r>
      <w:r w:rsidR="00346182">
        <w:rPr>
          <w:noProof/>
        </w:rPr>
        <w:t xml:space="preserve"> has </w:t>
      </w:r>
      <w:r w:rsidR="00387A28">
        <w:rPr>
          <w:noProof/>
        </w:rPr>
        <w:t xml:space="preserve">been forming with Canada </w:t>
      </w:r>
      <w:r w:rsidR="00CC25D1">
        <w:rPr>
          <w:noProof/>
        </w:rPr>
        <w:t xml:space="preserve">through the use of a </w:t>
      </w:r>
      <w:r w:rsidR="00AD1C30">
        <w:rPr>
          <w:noProof/>
        </w:rPr>
        <w:t>composite innovation index</w:t>
      </w:r>
      <w:r w:rsidR="00A55F86">
        <w:rPr>
          <w:noProof/>
        </w:rPr>
        <w:t xml:space="preserve">, details behind methodology found in </w:t>
      </w:r>
      <w:r w:rsidR="004D7BC6">
        <w:rPr>
          <w:noProof/>
        </w:rPr>
        <w:t>Appendix</w:t>
      </w:r>
      <w:r w:rsidR="00A55F86">
        <w:rPr>
          <w:noProof/>
        </w:rPr>
        <w:t xml:space="preserve"> D6.</w:t>
      </w:r>
    </w:p>
    <w:p w14:paraId="5A0FF878" w14:textId="77777777" w:rsidR="00A55F86" w:rsidRDefault="00A55F86" w:rsidP="00A55F86">
      <w:pPr>
        <w:spacing w:line="140" w:lineRule="exact"/>
        <w:rPr>
          <w:noProof/>
        </w:rPr>
      </w:pPr>
    </w:p>
    <w:p w14:paraId="4A3BF45C" w14:textId="3A5FD117" w:rsidR="00A55F86" w:rsidRDefault="00A55F86" w:rsidP="00A55F86">
      <w:pPr>
        <w:jc w:val="center"/>
        <w:rPr>
          <w:noProof/>
        </w:rPr>
      </w:pPr>
      <w:r>
        <w:rPr>
          <w:noProof/>
        </w:rPr>
        <w:drawing>
          <wp:inline distT="0" distB="0" distL="0" distR="0" wp14:anchorId="08E5300F" wp14:editId="32E641CB">
            <wp:extent cx="4625980" cy="2266545"/>
            <wp:effectExtent l="0" t="0" r="0" b="0"/>
            <wp:docPr id="1820501313" name="Picture 1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8741" name="Picture 17" descr="A graph of different colored lines&#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59" b="1155"/>
                    <a:stretch/>
                  </pic:blipFill>
                  <pic:spPr bwMode="auto">
                    <a:xfrm>
                      <a:off x="0" y="0"/>
                      <a:ext cx="4678463" cy="2292260"/>
                    </a:xfrm>
                    <a:prstGeom prst="rect">
                      <a:avLst/>
                    </a:prstGeom>
                    <a:noFill/>
                    <a:ln>
                      <a:noFill/>
                    </a:ln>
                    <a:extLst>
                      <a:ext uri="{53640926-AAD7-44D8-BBD7-CCE9431645EC}">
                        <a14:shadowObscured xmlns:a14="http://schemas.microsoft.com/office/drawing/2010/main"/>
                      </a:ext>
                    </a:extLst>
                  </pic:spPr>
                </pic:pic>
              </a:graphicData>
            </a:graphic>
          </wp:inline>
        </w:drawing>
      </w:r>
    </w:p>
    <w:p w14:paraId="6D699245" w14:textId="7119FC4C" w:rsidR="00A55F86" w:rsidRPr="00704097" w:rsidRDefault="00A55F86" w:rsidP="00A55F86">
      <w:pPr>
        <w:pStyle w:val="Caption"/>
        <w:jc w:val="center"/>
        <w:rPr>
          <w:noProof/>
        </w:rPr>
      </w:pPr>
      <w:r>
        <w:t xml:space="preserve">Figure </w:t>
      </w:r>
      <w:r w:rsidR="00377929">
        <w:t>1</w:t>
      </w:r>
      <w:r>
        <w:t>: Composite Innovation Index</w:t>
      </w:r>
    </w:p>
    <w:p w14:paraId="148B2424" w14:textId="77777777" w:rsidR="00173487" w:rsidRPr="00173487" w:rsidRDefault="00173487" w:rsidP="008937A8">
      <w:pPr>
        <w:pStyle w:val="Heading2"/>
      </w:pPr>
      <w:bookmarkStart w:id="2" w:name="_Toc194334912"/>
      <w:r w:rsidRPr="00173487">
        <w:t>World leaders’ approach to innovation</w:t>
      </w:r>
      <w:bookmarkEnd w:id="2"/>
    </w:p>
    <w:p w14:paraId="38F630D3" w14:textId="666712DD" w:rsidR="00173487" w:rsidRPr="00704097" w:rsidRDefault="00173487" w:rsidP="00173487">
      <w:r w:rsidRPr="00704097">
        <w:t>The USA dominates global innovation due to</w:t>
      </w:r>
      <w:r w:rsidRPr="00704097">
        <w:rPr>
          <w:noProof/>
        </w:rPr>
        <w:t xml:space="preserve"> </w:t>
      </w:r>
      <w:r w:rsidR="007832CF">
        <w:rPr>
          <w:noProof/>
        </w:rPr>
        <w:t>its</w:t>
      </w:r>
      <w:r w:rsidRPr="00704097">
        <w:t xml:space="preserve"> massive private-sector R&amp;D investment, strong venture capital ecosystems, and government-backed initiatives in AI, quantum computing, and defense technologies. Policies such as the CHIPS and Science Act prioritize semiconductor manufacturing, while the National AI Initiative drives AI commercialization </w:t>
      </w:r>
      <w:sdt>
        <w:sdtPr>
          <w:id w:val="300428898"/>
          <w:citation/>
        </w:sdtPr>
        <w:sdtContent>
          <w:r w:rsidR="00D14B13">
            <w:fldChar w:fldCharType="begin"/>
          </w:r>
          <w:r w:rsidR="00D14B13">
            <w:rPr>
              <w:rFonts w:eastAsia="Courier New"/>
              <w:szCs w:val="32"/>
            </w:rPr>
            <w:instrText xml:space="preserve"> CITATION Uni23 \l 1033 </w:instrText>
          </w:r>
          <w:r w:rsidR="00D14B13">
            <w:fldChar w:fldCharType="separate"/>
          </w:r>
          <w:r w:rsidR="00485DBE">
            <w:rPr>
              <w:rFonts w:eastAsia="Courier New"/>
              <w:noProof/>
              <w:szCs w:val="32"/>
            </w:rPr>
            <w:t>[3]</w:t>
          </w:r>
          <w:r w:rsidR="00D14B13">
            <w:fldChar w:fldCharType="end"/>
          </w:r>
        </w:sdtContent>
      </w:sdt>
      <w:r w:rsidRPr="00704097">
        <w:t>. Although the USA ranks 3</w:t>
      </w:r>
      <w:r w:rsidRPr="00704097">
        <w:rPr>
          <w:vertAlign w:val="superscript"/>
        </w:rPr>
        <w:t>rd</w:t>
      </w:r>
      <w:r w:rsidRPr="00704097">
        <w:t xml:space="preserve"> on WIPO’s GII (behind Switzerland and Sweden), it is home to the biggest and most innovative companies in the world like Apple, Microsoft, N</w:t>
      </w:r>
      <w:r w:rsidR="00250EDC">
        <w:t>v</w:t>
      </w:r>
      <w:r w:rsidRPr="00704097">
        <w:t>idia, Alphabet, META and Amazon.   </w:t>
      </w:r>
    </w:p>
    <w:p w14:paraId="036B5C01" w14:textId="77777777" w:rsidR="004932F9" w:rsidRDefault="004932F9" w:rsidP="003F1580">
      <w:pPr>
        <w:rPr>
          <w:noProof/>
        </w:rPr>
      </w:pPr>
    </w:p>
    <w:p w14:paraId="1C8A2D54" w14:textId="6E6A2698" w:rsidR="00D8095F" w:rsidRDefault="00D8095F" w:rsidP="003F1580">
      <w:pPr>
        <w:rPr>
          <w:noProof/>
        </w:rPr>
      </w:pPr>
      <w:r>
        <w:rPr>
          <w:noProof/>
        </w:rPr>
        <w:t xml:space="preserve">On the European side, </w:t>
      </w:r>
      <w:r w:rsidR="00265265">
        <w:rPr>
          <w:noProof/>
        </w:rPr>
        <w:t>t</w:t>
      </w:r>
      <w:r w:rsidR="00173487" w:rsidRPr="00704097">
        <w:rPr>
          <w:noProof/>
        </w:rPr>
        <w:t xml:space="preserve">he EU’s Horizon Europe (€90B R&amp;D fund) fuels deep-tech innovation—referring to breakthrough technologies rooted in scientific research— while the AI Act and Digital Markets Act regulate emerging technologies. The EU emphasizes green energy, digital transformation, and semiconductor independence </w:t>
      </w:r>
      <w:sdt>
        <w:sdtPr>
          <w:rPr>
            <w:noProof/>
          </w:rPr>
          <w:id w:val="-1696222959"/>
          <w:citation/>
        </w:sdtPr>
        <w:sdtEndPr/>
        <w:sdtContent>
          <w:r w:rsidR="0083454D">
            <w:fldChar w:fldCharType="begin"/>
          </w:r>
          <w:r w:rsidR="0083454D">
            <w:rPr>
              <w:rFonts w:eastAsia="Courier New"/>
              <w:szCs w:val="32"/>
            </w:rPr>
            <w:instrText xml:space="preserve"> CITATION Eur24 \l 1033 </w:instrText>
          </w:r>
          <w:r w:rsidR="0083454D">
            <w:fldChar w:fldCharType="separate"/>
          </w:r>
          <w:r w:rsidR="00485DBE">
            <w:rPr>
              <w:rFonts w:eastAsia="Courier New"/>
              <w:noProof/>
              <w:szCs w:val="32"/>
            </w:rPr>
            <w:t>[4]</w:t>
          </w:r>
          <w:r w:rsidR="0083454D">
            <w:fldChar w:fldCharType="end"/>
          </w:r>
        </w:sdtContent>
      </w:sdt>
      <w:r w:rsidR="00173487" w:rsidRPr="00704097">
        <w:rPr>
          <w:noProof/>
        </w:rPr>
        <w:t>.</w:t>
      </w:r>
      <w:r>
        <w:rPr>
          <w:noProof/>
        </w:rPr>
        <w:t xml:space="preserve"> </w:t>
      </w:r>
      <w:r w:rsidR="00173487" w:rsidRPr="00704097">
        <w:rPr>
          <w:noProof/>
        </w:rPr>
        <w:t>The UK, which ranks 5</w:t>
      </w:r>
      <w:r w:rsidR="00173487" w:rsidRPr="00704097">
        <w:rPr>
          <w:noProof/>
          <w:vertAlign w:val="superscript"/>
        </w:rPr>
        <w:t xml:space="preserve">th </w:t>
      </w:r>
      <w:r w:rsidR="00173487" w:rsidRPr="00704097">
        <w:rPr>
          <w:noProof/>
        </w:rPr>
        <w:t xml:space="preserve">on WIPO’s GII,  fosters innovation through R&amp;D tax credits, </w:t>
      </w:r>
      <w:r w:rsidR="00173487" w:rsidRPr="00704097">
        <w:rPr>
          <w:noProof/>
        </w:rPr>
        <w:lastRenderedPageBreak/>
        <w:t xml:space="preserve">university-industry partnerships, and the Future Fund: Breakthrough to support tech startups with a £375M scale-up fund. The UK prioritizes biotech, fintech, and AI governance leadership </w:t>
      </w:r>
      <w:sdt>
        <w:sdtPr>
          <w:rPr>
            <w:noProof/>
          </w:rPr>
          <w:id w:val="-1632694123"/>
          <w:citation/>
        </w:sdtPr>
        <w:sdtEndPr/>
        <w:sdtContent>
          <w:r w:rsidR="00FD093C">
            <w:fldChar w:fldCharType="begin"/>
          </w:r>
          <w:r w:rsidR="00FD093C">
            <w:rPr>
              <w:rFonts w:eastAsia="Courier New"/>
              <w:szCs w:val="32"/>
            </w:rPr>
            <w:instrText xml:space="preserve"> CITATION UKG21 \l 1033 </w:instrText>
          </w:r>
          <w:r w:rsidR="00FD093C">
            <w:fldChar w:fldCharType="separate"/>
          </w:r>
          <w:r w:rsidR="00485DBE">
            <w:rPr>
              <w:rFonts w:eastAsia="Courier New"/>
              <w:noProof/>
              <w:szCs w:val="32"/>
            </w:rPr>
            <w:t>[5]</w:t>
          </w:r>
          <w:r w:rsidR="00FD093C">
            <w:fldChar w:fldCharType="end"/>
          </w:r>
        </w:sdtContent>
      </w:sdt>
      <w:r w:rsidR="00173487" w:rsidRPr="00704097">
        <w:rPr>
          <w:noProof/>
        </w:rPr>
        <w:t>.</w:t>
      </w:r>
      <w:r>
        <w:rPr>
          <w:noProof/>
        </w:rPr>
        <w:t xml:space="preserve"> </w:t>
      </w:r>
      <w:r w:rsidR="006613E8">
        <w:rPr>
          <w:noProof/>
        </w:rPr>
        <w:t xml:space="preserve">Lastly, </w:t>
      </w:r>
      <w:r w:rsidRPr="00704097">
        <w:rPr>
          <w:noProof/>
        </w:rPr>
        <w:t xml:space="preserve">Switzerland consistently ranks first in the Global Innovation Index due to an investment of 3.2% of its GDP in R&amp;D, strong university-industry partnerships, and world-class intellectual property protection laws </w:t>
      </w:r>
      <w:sdt>
        <w:sdtPr>
          <w:rPr>
            <w:noProof/>
          </w:rPr>
          <w:id w:val="503943151"/>
          <w:citation/>
        </w:sdtPr>
        <w:sdtEndPr/>
        <w:sdtContent>
          <w:r>
            <w:rPr>
              <w:noProof/>
            </w:rPr>
            <w:fldChar w:fldCharType="begin"/>
          </w:r>
          <w:r>
            <w:rPr>
              <w:rFonts w:eastAsia="Courier New"/>
              <w:szCs w:val="32"/>
            </w:rPr>
            <w:instrText xml:space="preserve"> CITATION Swi20 \l 1033 </w:instrText>
          </w:r>
          <w:r>
            <w:rPr>
              <w:noProof/>
            </w:rPr>
            <w:fldChar w:fldCharType="separate"/>
          </w:r>
          <w:r w:rsidR="00485DBE">
            <w:rPr>
              <w:rFonts w:eastAsia="Courier New"/>
              <w:noProof/>
              <w:szCs w:val="32"/>
            </w:rPr>
            <w:t>[6]</w:t>
          </w:r>
          <w:r>
            <w:rPr>
              <w:noProof/>
            </w:rPr>
            <w:fldChar w:fldCharType="end"/>
          </w:r>
        </w:sdtContent>
      </w:sdt>
      <w:r w:rsidRPr="00704097">
        <w:rPr>
          <w:noProof/>
        </w:rPr>
        <w:t>.</w:t>
      </w:r>
    </w:p>
    <w:p w14:paraId="36CB8F75" w14:textId="77777777" w:rsidR="00D8095F" w:rsidRDefault="00D8095F" w:rsidP="003F1580">
      <w:pPr>
        <w:rPr>
          <w:noProof/>
        </w:rPr>
      </w:pPr>
    </w:p>
    <w:p w14:paraId="395F27AC" w14:textId="0B85B6DD" w:rsidR="00173487" w:rsidRPr="00704097" w:rsidRDefault="00C36140" w:rsidP="00173487">
      <w:r>
        <w:rPr>
          <w:noProof/>
        </w:rPr>
        <w:t xml:space="preserve">On the East Asian </w:t>
      </w:r>
      <w:r w:rsidR="0079284F">
        <w:rPr>
          <w:noProof/>
        </w:rPr>
        <w:t>front</w:t>
      </w:r>
      <w:r>
        <w:rPr>
          <w:noProof/>
        </w:rPr>
        <w:t xml:space="preserve">, </w:t>
      </w:r>
      <w:r w:rsidR="00173487" w:rsidRPr="00704097">
        <w:t>South Korea, which ranks 6</w:t>
      </w:r>
      <w:r w:rsidR="00173487" w:rsidRPr="00704097">
        <w:rPr>
          <w:vertAlign w:val="superscript"/>
        </w:rPr>
        <w:t>th</w:t>
      </w:r>
      <w:r w:rsidR="00173487" w:rsidRPr="00704097">
        <w:t xml:space="preserve"> on WIPO’s GII, leads in semiconductors, AI, and digital infrastructure, with $450B invested in chip manufacturing and fast-track regulatory approvals for biotech and AI innovations </w:t>
      </w:r>
      <w:sdt>
        <w:sdtPr>
          <w:id w:val="1553268167"/>
          <w:citation/>
        </w:sdtPr>
        <w:sdtContent>
          <w:r w:rsidR="00FD093C">
            <w:fldChar w:fldCharType="begin"/>
          </w:r>
          <w:r w:rsidR="00FD093C">
            <w:rPr>
              <w:rFonts w:eastAsia="Courier New"/>
              <w:szCs w:val="32"/>
            </w:rPr>
            <w:instrText xml:space="preserve"> CITATION Wor23 \l 1033 </w:instrText>
          </w:r>
          <w:r w:rsidR="00FD093C">
            <w:fldChar w:fldCharType="separate"/>
          </w:r>
          <w:r w:rsidR="00485DBE">
            <w:rPr>
              <w:rFonts w:eastAsia="Courier New"/>
              <w:noProof/>
              <w:szCs w:val="32"/>
            </w:rPr>
            <w:t>[7]</w:t>
          </w:r>
          <w:r w:rsidR="00FD093C">
            <w:fldChar w:fldCharType="end"/>
          </w:r>
        </w:sdtContent>
      </w:sdt>
      <w:r w:rsidR="00173487" w:rsidRPr="00704097">
        <w:t>.</w:t>
      </w:r>
      <w:r>
        <w:rPr>
          <w:noProof/>
        </w:rPr>
        <w:t xml:space="preserve"> </w:t>
      </w:r>
      <w:r w:rsidR="00173487" w:rsidRPr="00704097">
        <w:t>Japan ranks one spot ahead of Canada, at 13</w:t>
      </w:r>
      <w:r w:rsidR="00173487" w:rsidRPr="00704097">
        <w:rPr>
          <w:vertAlign w:val="superscript"/>
        </w:rPr>
        <w:t>th</w:t>
      </w:r>
      <w:r w:rsidR="00173487" w:rsidRPr="00704097">
        <w:t xml:space="preserve"> on WIPO’s GII, and invests heavily in their Society 5.0 concept—an initiative that envisions a human-centered, technology-integrated society—along with quantum computing, and AI-powered smart cities, with $900B in R&amp;D over five years </w:t>
      </w:r>
      <w:sdt>
        <w:sdtPr>
          <w:id w:val="751935313"/>
          <w:citation/>
        </w:sdtPr>
        <w:sdtContent>
          <w:r w:rsidR="00FD093C">
            <w:fldChar w:fldCharType="begin"/>
          </w:r>
          <w:r w:rsidR="00FD093C">
            <w:rPr>
              <w:rFonts w:eastAsia="Courier New"/>
              <w:szCs w:val="32"/>
            </w:rPr>
            <w:instrText xml:space="preserve"> CITATION Jap22 \l 1033 </w:instrText>
          </w:r>
          <w:r w:rsidR="00FD093C">
            <w:fldChar w:fldCharType="separate"/>
          </w:r>
          <w:r w:rsidR="00485DBE">
            <w:rPr>
              <w:rFonts w:eastAsia="Courier New"/>
              <w:noProof/>
              <w:szCs w:val="32"/>
            </w:rPr>
            <w:t>[8]</w:t>
          </w:r>
          <w:r w:rsidR="00FD093C">
            <w:fldChar w:fldCharType="end"/>
          </w:r>
        </w:sdtContent>
      </w:sdt>
      <w:r w:rsidR="00FD093C">
        <w:t>.</w:t>
      </w:r>
      <w:r>
        <w:rPr>
          <w:noProof/>
        </w:rPr>
        <w:t xml:space="preserve"> </w:t>
      </w:r>
      <w:r w:rsidR="00173487" w:rsidRPr="00704097">
        <w:t xml:space="preserve">Singapore’s Smart Nation strategy integrates AI into public services, high-tech manufacturing, and financial technology, while also advancing university-industry partnerships and initiatives to attract and retain engineering talent </w:t>
      </w:r>
      <w:sdt>
        <w:sdtPr>
          <w:id w:val="1736430319"/>
          <w:citation/>
        </w:sdtPr>
        <w:sdtContent>
          <w:r w:rsidR="00D01A74">
            <w:fldChar w:fldCharType="begin"/>
          </w:r>
          <w:r w:rsidR="00D01A74">
            <w:rPr>
              <w:rFonts w:eastAsia="Courier New"/>
              <w:szCs w:val="32"/>
            </w:rPr>
            <w:instrText xml:space="preserve"> CITATION Sin10 \l 1033 </w:instrText>
          </w:r>
          <w:r w:rsidR="00D01A74">
            <w:fldChar w:fldCharType="separate"/>
          </w:r>
          <w:r w:rsidR="00485DBE">
            <w:rPr>
              <w:rFonts w:eastAsia="Courier New"/>
              <w:noProof/>
              <w:szCs w:val="32"/>
            </w:rPr>
            <w:t>[9]</w:t>
          </w:r>
          <w:r w:rsidR="00D01A74">
            <w:fldChar w:fldCharType="end"/>
          </w:r>
        </w:sdtContent>
      </w:sdt>
      <w:r w:rsidR="00173487" w:rsidRPr="00704097">
        <w:t>. These efforts have contributed to Singapore’s rising position in WIPO’s GII, where it currently sits at 4</w:t>
      </w:r>
      <w:r w:rsidR="00173487" w:rsidRPr="00704097">
        <w:rPr>
          <w:vertAlign w:val="superscript"/>
        </w:rPr>
        <w:t>th</w:t>
      </w:r>
      <w:r w:rsidR="00173487" w:rsidRPr="00704097">
        <w:t xml:space="preserve"> in 2024 by taking the lead in terms of number of GII innovation indicators for which it ranks top globally, ranking 1</w:t>
      </w:r>
      <w:r w:rsidR="00173487" w:rsidRPr="00704097">
        <w:rPr>
          <w:vertAlign w:val="superscript"/>
        </w:rPr>
        <w:t>st</w:t>
      </w:r>
      <w:r w:rsidR="00173487" w:rsidRPr="00704097">
        <w:t xml:space="preserve"> in the world on 14 out of 78 indicators </w:t>
      </w:r>
      <w:sdt>
        <w:sdtPr>
          <w:id w:val="1405333562"/>
          <w:citation/>
        </w:sdtPr>
        <w:sdtContent>
          <w:r w:rsidR="004354A5">
            <w:fldChar w:fldCharType="begin"/>
          </w:r>
          <w:r w:rsidR="004354A5">
            <w:rPr>
              <w:rFonts w:eastAsia="Courier New"/>
              <w:szCs w:val="32"/>
            </w:rPr>
            <w:instrText xml:space="preserve"> CITATION Wor24 \l 1033 </w:instrText>
          </w:r>
          <w:r w:rsidR="004354A5">
            <w:fldChar w:fldCharType="separate"/>
          </w:r>
          <w:r w:rsidR="00485DBE">
            <w:rPr>
              <w:rFonts w:eastAsia="Courier New"/>
              <w:noProof/>
              <w:szCs w:val="32"/>
            </w:rPr>
            <w:t>[1]</w:t>
          </w:r>
          <w:r w:rsidR="004354A5">
            <w:fldChar w:fldCharType="end"/>
          </w:r>
        </w:sdtContent>
      </w:sdt>
      <w:r w:rsidR="00173487" w:rsidRPr="00704097">
        <w:t>.</w:t>
      </w:r>
    </w:p>
    <w:p w14:paraId="1281C449" w14:textId="77777777" w:rsidR="00173487" w:rsidRPr="00173487" w:rsidRDefault="00173487" w:rsidP="008937A8">
      <w:pPr>
        <w:pStyle w:val="Heading2"/>
      </w:pPr>
      <w:bookmarkStart w:id="3" w:name="_Toc194334913"/>
      <w:r w:rsidRPr="00173487">
        <w:t>Key lessons for Canada</w:t>
      </w:r>
      <w:bookmarkEnd w:id="3"/>
      <w:r w:rsidRPr="00173487">
        <w:t> </w:t>
      </w:r>
    </w:p>
    <w:p w14:paraId="04EB9653" w14:textId="3689DE4B" w:rsidR="00173487" w:rsidRPr="00704097" w:rsidRDefault="00173487" w:rsidP="00173487">
      <w:r w:rsidRPr="00704097">
        <w:t>Canada’s overall R&amp;D spending is around 1.7% of GDP, highlighting its lack of investment in that area</w:t>
      </w:r>
      <w:sdt>
        <w:sdtPr>
          <w:rPr>
            <w:noProof/>
          </w:rPr>
          <w:id w:val="-1293595585"/>
          <w:citation/>
        </w:sdtPr>
        <w:sdtContent>
          <w:r w:rsidR="001B4912">
            <w:rPr>
              <w:noProof/>
            </w:rPr>
            <w:fldChar w:fldCharType="begin"/>
          </w:r>
          <w:r w:rsidR="001B4912">
            <w:rPr>
              <w:noProof/>
              <w:lang w:val="en-US"/>
            </w:rPr>
            <w:instrText xml:space="preserve"> CITATION Wor24 \l 1033 </w:instrText>
          </w:r>
          <w:r w:rsidR="001B4912">
            <w:rPr>
              <w:noProof/>
            </w:rPr>
            <w:fldChar w:fldCharType="separate"/>
          </w:r>
          <w:r w:rsidR="00485DBE">
            <w:rPr>
              <w:noProof/>
              <w:lang w:val="en-US"/>
            </w:rPr>
            <w:t xml:space="preserve"> </w:t>
          </w:r>
          <w:r w:rsidR="00485DBE">
            <w:rPr>
              <w:noProof/>
              <w:lang w:val="en-US"/>
            </w:rPr>
            <w:t>[1]</w:t>
          </w:r>
          <w:r w:rsidR="001B4912">
            <w:rPr>
              <w:noProof/>
            </w:rPr>
            <w:fldChar w:fldCharType="end"/>
          </w:r>
        </w:sdtContent>
      </w:sdt>
      <w:r w:rsidR="0022183D">
        <w:rPr>
          <w:noProof/>
        </w:rPr>
        <w:t>[Appendix D 21]</w:t>
      </w:r>
      <w:r w:rsidR="003B4BDD">
        <w:rPr>
          <w:noProof/>
        </w:rPr>
        <w:t>.</w:t>
      </w:r>
      <w:r w:rsidRPr="00704097">
        <w:t xml:space="preserve"> Canada also struggles at commercialization and adoption of new technologies. For instance, promising academic innovations in biotechnology and clean tech often fail to reach the market due to limited early-stage venture capital and weak university–industry partnerships </w:t>
      </w:r>
      <w:sdt>
        <w:sdtPr>
          <w:id w:val="2055653225"/>
          <w:citation/>
        </w:sdtPr>
        <w:sdtContent>
          <w:r w:rsidR="003C592A">
            <w:fldChar w:fldCharType="begin"/>
          </w:r>
          <w:r w:rsidR="003C592A">
            <w:rPr>
              <w:rFonts w:eastAsia="Courier New"/>
              <w:szCs w:val="32"/>
            </w:rPr>
            <w:instrText xml:space="preserve"> CITATION Cou18 \l 1033 </w:instrText>
          </w:r>
          <w:r w:rsidR="003C592A">
            <w:fldChar w:fldCharType="separate"/>
          </w:r>
          <w:r w:rsidR="00485DBE">
            <w:rPr>
              <w:rFonts w:eastAsia="Courier New"/>
              <w:noProof/>
              <w:szCs w:val="32"/>
            </w:rPr>
            <w:t>[10]</w:t>
          </w:r>
          <w:r w:rsidR="003C592A">
            <w:fldChar w:fldCharType="end"/>
          </w:r>
        </w:sdtContent>
      </w:sdt>
      <w:r w:rsidRPr="00704097">
        <w:t xml:space="preserve">. Moreover, Canada experiences significant brain-drain of talented innovators to the United States thanks to a more start-up friendly, less regulated environment, as well as a higher earnings potential. This exodus is especially apparent amongst recent software engineering graduates from Canada’s top universities of which two-thirds migrated to the United States </w:t>
      </w:r>
      <w:sdt>
        <w:sdtPr>
          <w:id w:val="1995836350"/>
          <w:citation/>
        </w:sdtPr>
        <w:sdtContent>
          <w:r w:rsidR="003C592A">
            <w:fldChar w:fldCharType="begin"/>
          </w:r>
          <w:r w:rsidR="003C592A">
            <w:rPr>
              <w:rFonts w:eastAsia="Courier New"/>
              <w:szCs w:val="32"/>
            </w:rPr>
            <w:instrText xml:space="preserve"> CITATION Sin23 \l 1033 </w:instrText>
          </w:r>
          <w:r w:rsidR="003C592A">
            <w:fldChar w:fldCharType="separate"/>
          </w:r>
          <w:r w:rsidR="00485DBE">
            <w:rPr>
              <w:rFonts w:eastAsia="Courier New"/>
              <w:noProof/>
              <w:szCs w:val="32"/>
            </w:rPr>
            <w:t>[11]</w:t>
          </w:r>
          <w:r w:rsidR="003C592A">
            <w:fldChar w:fldCharType="end"/>
          </w:r>
        </w:sdtContent>
      </w:sdt>
      <w:r w:rsidRPr="00704097">
        <w:t>. A key point to Canada’s lack of success in innovation is the lack of well-constructed intellectual property laws.</w:t>
      </w:r>
      <w:r w:rsidR="002B1159">
        <w:rPr>
          <w:noProof/>
        </w:rPr>
        <w:t xml:space="preserve"> </w:t>
      </w:r>
      <w:r w:rsidRPr="00704097">
        <w:t xml:space="preserve">Canada must formulate an innovation strategy inspired by Switzerland’s approach of setting an aggressive target of GDP allocation to R&amp;D – who invests 3.2 % of GDP in R&amp;D – and foster </w:t>
      </w:r>
      <w:commentRangeStart w:id="4"/>
      <w:r w:rsidRPr="00704097">
        <w:t>industry partnerships to help convert that investment to market-ready products</w:t>
      </w:r>
      <w:commentRangeEnd w:id="4"/>
      <w:r w:rsidR="00195F92">
        <w:rPr>
          <w:rStyle w:val="CommentReference"/>
          <w:rFonts w:eastAsia="Calibri" w:cs="Calibri"/>
          <w:color w:val="000000"/>
          <w:kern w:val="2"/>
          <w:lang w:val="en-US"/>
          <w14:ligatures w14:val="standardContextual"/>
        </w:rPr>
        <w:commentReference w:id="4"/>
      </w:r>
      <w:r w:rsidRPr="00704097">
        <w:t>. Canada should also focus on attracting and retaining top experts</w:t>
      </w:r>
      <w:r w:rsidR="00566CED">
        <w:t xml:space="preserve"> </w:t>
      </w:r>
      <w:r w:rsidR="00D91B6D">
        <w:t xml:space="preserve">in </w:t>
      </w:r>
      <w:r w:rsidR="00566CED">
        <w:t>trend fields such as</w:t>
      </w:r>
      <w:r w:rsidRPr="00704097">
        <w:t xml:space="preserve"> AI, quantum computing</w:t>
      </w:r>
      <w:r w:rsidR="00337EA8">
        <w:t>,</w:t>
      </w:r>
      <w:r w:rsidR="00D91B6D">
        <w:t xml:space="preserve"> energy,</w:t>
      </w:r>
      <w:r w:rsidRPr="00704097">
        <w:t xml:space="preserve"> and </w:t>
      </w:r>
      <w:commentRangeStart w:id="5"/>
      <w:r w:rsidRPr="00704097">
        <w:t xml:space="preserve">biotech </w:t>
      </w:r>
      <w:commentRangeEnd w:id="5"/>
      <w:r w:rsidR="00AF570F">
        <w:rPr>
          <w:rStyle w:val="CommentReference"/>
          <w:rFonts w:eastAsia="Calibri" w:cs="Calibri"/>
          <w:color w:val="000000"/>
          <w:kern w:val="2"/>
          <w:lang w:val="en-US"/>
          <w14:ligatures w14:val="standardContextual"/>
        </w:rPr>
        <w:commentReference w:id="5"/>
      </w:r>
      <w:r w:rsidRPr="00704097">
        <w:t xml:space="preserve">experts by implementing enticing incentives to limit brain-drain to the USA. Finally, </w:t>
      </w:r>
      <w:r w:rsidR="00464496" w:rsidRPr="00464496">
        <w:t>Canada must additionally implement targeted strategic energy infrastructure, such as regional high-capacity innovation hubs, to support the energy-intensive sectors driving modern R&amp;D and commercialization</w:t>
      </w:r>
      <w:r w:rsidRPr="00704097">
        <w:t>.</w:t>
      </w:r>
    </w:p>
    <w:p w14:paraId="5CF29929" w14:textId="491AC5E1" w:rsidR="00173487" w:rsidRPr="00173487" w:rsidRDefault="00173487" w:rsidP="006F7831">
      <w:pPr>
        <w:pStyle w:val="Heading1"/>
      </w:pPr>
      <w:bookmarkStart w:id="6" w:name="_Toc194334914"/>
      <w:r w:rsidRPr="00173487">
        <w:rPr>
          <w:noProof/>
        </w:rPr>
        <w:t xml:space="preserve">Proposal for Canada’s </w:t>
      </w:r>
      <w:r w:rsidR="00DF6346" w:rsidRPr="2945553A">
        <w:rPr>
          <w:noProof/>
        </w:rPr>
        <w:t>I</w:t>
      </w:r>
      <w:r w:rsidR="4B1B4736" w:rsidRPr="2945553A">
        <w:rPr>
          <w:noProof/>
        </w:rPr>
        <w:t xml:space="preserve">nnovation </w:t>
      </w:r>
      <w:r w:rsidR="575FC09F" w:rsidRPr="2945553A">
        <w:rPr>
          <w:noProof/>
        </w:rPr>
        <w:t>S</w:t>
      </w:r>
      <w:r w:rsidR="4B1B4736" w:rsidRPr="2945553A">
        <w:rPr>
          <w:noProof/>
        </w:rPr>
        <w:t>trategy</w:t>
      </w:r>
      <w:bookmarkEnd w:id="6"/>
    </w:p>
    <w:p w14:paraId="0B797353" w14:textId="0645B574" w:rsidR="0042053C" w:rsidRPr="00704097" w:rsidRDefault="00173487" w:rsidP="003F1580">
      <w:pPr>
        <w:rPr>
          <w:noProof/>
        </w:rPr>
      </w:pPr>
      <w:r w:rsidRPr="00704097">
        <w:t xml:space="preserve">Now that Canada’s weak points are identified, we are better equipped to define policies to improve Canada’s innovation strategy. The following subsections develop four recommended policies based on insights from the </w:t>
      </w:r>
      <w:r w:rsidRPr="00704097">
        <w:rPr>
          <w:i/>
          <w:iCs/>
        </w:rPr>
        <w:t>Global Innovation Index (GII) 2022 &amp; 2024</w:t>
      </w:r>
      <w:r w:rsidRPr="00704097">
        <w:t xml:space="preserve"> to help Canada strengthen its innovation ecosystem.</w:t>
      </w:r>
    </w:p>
    <w:p w14:paraId="00B393A5" w14:textId="76BCDF34" w:rsidR="00173487" w:rsidRPr="006F7831" w:rsidRDefault="00DD2672" w:rsidP="00EC6BC0">
      <w:pPr>
        <w:pStyle w:val="Heading2"/>
        <w:numPr>
          <w:ilvl w:val="0"/>
          <w:numId w:val="3"/>
        </w:numPr>
        <w:jc w:val="lowKashida"/>
      </w:pPr>
      <w:bookmarkStart w:id="7" w:name="_Toc194334915"/>
      <w:r>
        <w:t xml:space="preserve">Policy 1 : </w:t>
      </w:r>
      <w:r w:rsidR="00DF7CDE" w:rsidRPr="00DF7CDE">
        <w:t>Addressing the Commercialization Gap</w:t>
      </w:r>
      <w:bookmarkEnd w:id="7"/>
    </w:p>
    <w:p w14:paraId="2270DFD1" w14:textId="7A88F6E6" w:rsidR="00954622" w:rsidRDefault="002E0FEB" w:rsidP="006D654E">
      <w:pPr>
        <w:spacing w:before="100" w:beforeAutospacing="1" w:after="100" w:afterAutospacing="1"/>
        <w:jc w:val="lowKashida"/>
        <w:rPr>
          <w:szCs w:val="22"/>
        </w:rPr>
      </w:pPr>
      <w:commentRangeStart w:id="8"/>
      <w:commentRangeStart w:id="9"/>
      <w:r w:rsidRPr="002E0FEB">
        <w:rPr>
          <w:szCs w:val="22"/>
        </w:rPr>
        <w:t xml:space="preserve">Canada performs </w:t>
      </w:r>
      <w:commentRangeEnd w:id="8"/>
      <w:r w:rsidR="004965DC">
        <w:rPr>
          <w:rStyle w:val="CommentReference"/>
          <w:rFonts w:eastAsia="Calibri" w:cs="Calibri"/>
          <w:color w:val="000000"/>
          <w:kern w:val="2"/>
          <w:lang w:val="en-US"/>
          <w14:ligatures w14:val="standardContextual"/>
        </w:rPr>
        <w:commentReference w:id="8"/>
      </w:r>
      <w:commentRangeEnd w:id="9"/>
      <w:r w:rsidR="0051729E">
        <w:rPr>
          <w:rStyle w:val="CommentReference"/>
          <w:rFonts w:eastAsia="Calibri" w:cs="Calibri"/>
          <w:color w:val="000000"/>
          <w:kern w:val="2"/>
          <w:lang w:val="en-US"/>
          <w14:ligatures w14:val="standardContextual"/>
        </w:rPr>
        <w:commentReference w:id="9"/>
      </w:r>
      <w:r w:rsidRPr="002E0FEB">
        <w:rPr>
          <w:szCs w:val="22"/>
        </w:rPr>
        <w:t>well on early-stage innovation metrics</w:t>
      </w:r>
      <w:r w:rsidR="00592BA6">
        <w:rPr>
          <w:szCs w:val="22"/>
        </w:rPr>
        <w:t xml:space="preserve"> and i</w:t>
      </w:r>
      <w:r w:rsidRPr="002E0FEB">
        <w:rPr>
          <w:szCs w:val="22"/>
        </w:rPr>
        <w:t xml:space="preserve">t ranks </w:t>
      </w:r>
      <w:r w:rsidR="00822674" w:rsidRPr="00C67A40">
        <w:rPr>
          <w:szCs w:val="22"/>
        </w:rPr>
        <w:t>second</w:t>
      </w:r>
      <w:r w:rsidRPr="002E0FEB">
        <w:rPr>
          <w:szCs w:val="22"/>
        </w:rPr>
        <w:t xml:space="preserve"> in the </w:t>
      </w:r>
      <w:commentRangeStart w:id="10"/>
      <w:r w:rsidR="0042053C" w:rsidRPr="2945553A">
        <w:rPr>
          <w:noProof/>
        </w:rPr>
        <w:t>Organisation for Economic Co-operation and Development</w:t>
      </w:r>
      <w:commentRangeEnd w:id="10"/>
      <w:r w:rsidR="0042053C">
        <w:rPr>
          <w:rStyle w:val="CommentReference"/>
          <w:rFonts w:eastAsia="Calibri" w:cs="Calibri"/>
          <w:color w:val="000000"/>
          <w:kern w:val="2"/>
          <w:lang w:val="en-US"/>
          <w14:ligatures w14:val="standardContextual"/>
        </w:rPr>
        <w:commentReference w:id="10"/>
      </w:r>
      <w:r w:rsidR="0042053C">
        <w:rPr>
          <w:noProof/>
        </w:rPr>
        <w:t xml:space="preserve"> (</w:t>
      </w:r>
      <w:r w:rsidRPr="002E0FEB">
        <w:rPr>
          <w:szCs w:val="22"/>
        </w:rPr>
        <w:t>OECD</w:t>
      </w:r>
      <w:r w:rsidR="0042053C">
        <w:rPr>
          <w:szCs w:val="22"/>
        </w:rPr>
        <w:t>)</w:t>
      </w:r>
      <w:r w:rsidRPr="002E0FEB">
        <w:rPr>
          <w:szCs w:val="22"/>
        </w:rPr>
        <w:t xml:space="preserve"> </w:t>
      </w:r>
      <w:r w:rsidR="00822674" w:rsidRPr="00C67A40">
        <w:rPr>
          <w:szCs w:val="22"/>
        </w:rPr>
        <w:t>data f</w:t>
      </w:r>
      <w:r w:rsidRPr="002E0FEB">
        <w:rPr>
          <w:szCs w:val="22"/>
        </w:rPr>
        <w:t xml:space="preserve">or </w:t>
      </w:r>
      <w:r w:rsidR="00822674" w:rsidRPr="00C67A40">
        <w:rPr>
          <w:szCs w:val="22"/>
        </w:rPr>
        <w:t>total venture capital (VC) investments</w:t>
      </w:r>
      <w:sdt>
        <w:sdtPr>
          <w:rPr>
            <w:szCs w:val="22"/>
          </w:rPr>
          <w:id w:val="-918792029"/>
          <w:citation/>
        </w:sdtPr>
        <w:sdtContent>
          <w:r w:rsidR="00B91AEB">
            <w:rPr>
              <w:szCs w:val="22"/>
            </w:rPr>
            <w:fldChar w:fldCharType="begin"/>
          </w:r>
          <w:r w:rsidR="00B91AEB">
            <w:rPr>
              <w:szCs w:val="22"/>
            </w:rPr>
            <w:instrText xml:space="preserve"> CITATION OECDorig \l 4105 </w:instrText>
          </w:r>
          <w:r w:rsidR="00B91AEB">
            <w:rPr>
              <w:szCs w:val="22"/>
            </w:rPr>
            <w:fldChar w:fldCharType="separate"/>
          </w:r>
          <w:r w:rsidR="00485DBE">
            <w:rPr>
              <w:noProof/>
              <w:szCs w:val="22"/>
            </w:rPr>
            <w:t xml:space="preserve"> </w:t>
          </w:r>
          <w:r w:rsidR="00485DBE">
            <w:rPr>
              <w:noProof/>
              <w:szCs w:val="22"/>
            </w:rPr>
            <w:t>[12]</w:t>
          </w:r>
          <w:r w:rsidR="00B91AEB">
            <w:rPr>
              <w:szCs w:val="22"/>
            </w:rPr>
            <w:fldChar w:fldCharType="end"/>
          </w:r>
        </w:sdtContent>
      </w:sdt>
      <w:r w:rsidR="00F64EEE">
        <w:rPr>
          <w:szCs w:val="22"/>
        </w:rPr>
        <w:t>,</w:t>
      </w:r>
      <w:r w:rsidRPr="002E0FEB">
        <w:rPr>
          <w:szCs w:val="22"/>
        </w:rPr>
        <w:t xml:space="preserve"> and Canadian startups attract competitive levels of early funding</w:t>
      </w:r>
      <w:r w:rsidR="00DF4104" w:rsidRPr="00C67A40">
        <w:rPr>
          <w:szCs w:val="22"/>
        </w:rPr>
        <w:t xml:space="preserve"> leading every nation except the U.S</w:t>
      </w:r>
      <w:commentRangeStart w:id="11"/>
      <w:r w:rsidR="00DF4104" w:rsidRPr="00C67A40">
        <w:rPr>
          <w:szCs w:val="22"/>
        </w:rPr>
        <w:t>.</w:t>
      </w:r>
      <w:r w:rsidRPr="002E0FEB">
        <w:rPr>
          <w:szCs w:val="22"/>
        </w:rPr>
        <w:t xml:space="preserve"> </w:t>
      </w:r>
      <w:r w:rsidR="00DF4104" w:rsidRPr="00C67A40">
        <w:rPr>
          <w:szCs w:val="22"/>
        </w:rPr>
        <w:t>(</w:t>
      </w:r>
      <w:del w:id="12" w:author="Microsoft Word" w:date="2025-03-31T21:37:00Z" w16du:dateUtc="2025-04-01T01:37:00Z">
        <w:r w:rsidR="0043341D" w:rsidRPr="00C67A40">
          <w:rPr>
            <w:szCs w:val="22"/>
          </w:rPr>
          <w:delText>s</w:delText>
        </w:r>
        <w:r w:rsidR="005C6107" w:rsidRPr="00C67A40">
          <w:rPr>
            <w:szCs w:val="22"/>
          </w:rPr>
          <w:delText xml:space="preserve">ee </w:delText>
        </w:r>
        <w:r w:rsidR="00DF4104" w:rsidRPr="00C67A40">
          <w:rPr>
            <w:szCs w:val="22"/>
          </w:rPr>
          <w:delText>Figure</w:delText>
        </w:r>
      </w:del>
      <w:r w:rsidR="00A03184">
        <w:rPr>
          <w:szCs w:val="22"/>
        </w:rPr>
        <w:t>Appendix</w:t>
      </w:r>
      <w:r w:rsidR="00DF4104" w:rsidRPr="00C67A40">
        <w:rPr>
          <w:szCs w:val="22"/>
        </w:rPr>
        <w:t xml:space="preserve"> </w:t>
      </w:r>
      <w:r w:rsidR="00D75E7B">
        <w:rPr>
          <w:szCs w:val="22"/>
        </w:rPr>
        <w:t>A</w:t>
      </w:r>
      <w:r w:rsidR="00DF4104" w:rsidRPr="00C67A40">
        <w:rPr>
          <w:szCs w:val="22"/>
        </w:rPr>
        <w:t>1</w:t>
      </w:r>
      <w:r w:rsidR="00DA2B7E">
        <w:rPr>
          <w:szCs w:val="22"/>
        </w:rPr>
        <w:t>(a)</w:t>
      </w:r>
      <w:r w:rsidR="00DF4104" w:rsidRPr="00C67A40">
        <w:rPr>
          <w:szCs w:val="22"/>
        </w:rPr>
        <w:t>)</w:t>
      </w:r>
      <w:r w:rsidR="005C6107" w:rsidRPr="00C67A40">
        <w:rPr>
          <w:szCs w:val="22"/>
        </w:rPr>
        <w:t>.</w:t>
      </w:r>
      <w:commentRangeEnd w:id="11"/>
      <w:r w:rsidR="005C22B2">
        <w:rPr>
          <w:rStyle w:val="CommentReference"/>
          <w:rFonts w:eastAsia="Calibri" w:cs="Calibri"/>
          <w:color w:val="000000"/>
          <w:kern w:val="2"/>
          <w:lang w:val="en-US"/>
          <w14:ligatures w14:val="standardContextual"/>
        </w:rPr>
        <w:commentReference w:id="11"/>
      </w:r>
      <w:r w:rsidR="006D654E">
        <w:t xml:space="preserve"> </w:t>
      </w:r>
      <w:r w:rsidRPr="002E0FEB">
        <w:rPr>
          <w:szCs w:val="22"/>
        </w:rPr>
        <w:t xml:space="preserve">However, these strengths are not translating into global success. Canada has the lowest rate of startups reaching </w:t>
      </w:r>
      <w:commentRangeStart w:id="13"/>
      <w:r w:rsidRPr="002E0FEB">
        <w:rPr>
          <w:szCs w:val="22"/>
        </w:rPr>
        <w:t xml:space="preserve">Series B funding or beyond </w:t>
      </w:r>
      <w:commentRangeEnd w:id="13"/>
      <w:r w:rsidR="00AA1102">
        <w:rPr>
          <w:rStyle w:val="CommentReference"/>
          <w:rFonts w:eastAsia="Calibri" w:cs="Calibri"/>
          <w:color w:val="000000"/>
          <w:kern w:val="2"/>
          <w:lang w:val="en-US"/>
          <w14:ligatures w14:val="standardContextual"/>
        </w:rPr>
        <w:commentReference w:id="13"/>
      </w:r>
      <w:r w:rsidRPr="002E0FEB">
        <w:rPr>
          <w:szCs w:val="22"/>
        </w:rPr>
        <w:t xml:space="preserve">(8.4%) among </w:t>
      </w:r>
      <w:r w:rsidR="00613EC7" w:rsidRPr="00C67A40">
        <w:rPr>
          <w:szCs w:val="22"/>
        </w:rPr>
        <w:t>leading</w:t>
      </w:r>
      <w:r w:rsidRPr="002E0FEB">
        <w:rPr>
          <w:szCs w:val="22"/>
        </w:rPr>
        <w:t xml:space="preserve"> nations</w:t>
      </w:r>
      <w:r w:rsidR="00DA2B7E">
        <w:rPr>
          <w:szCs w:val="22"/>
        </w:rPr>
        <w:t xml:space="preserve"> </w:t>
      </w:r>
      <w:r w:rsidR="00C23650">
        <w:rPr>
          <w:szCs w:val="22"/>
        </w:rPr>
        <w:t>as shown</w:t>
      </w:r>
      <w:r w:rsidR="00DA2B7E" w:rsidRPr="00C67A40">
        <w:rPr>
          <w:szCs w:val="22"/>
        </w:rPr>
        <w:t xml:space="preserve"> Figur</w:t>
      </w:r>
      <w:r w:rsidR="00BB461E">
        <w:rPr>
          <w:szCs w:val="22"/>
        </w:rPr>
        <w:t>e</w:t>
      </w:r>
      <w:r w:rsidR="00DA2B7E" w:rsidRPr="00C67A40">
        <w:rPr>
          <w:szCs w:val="22"/>
        </w:rPr>
        <w:t xml:space="preserve"> 1</w:t>
      </w:r>
      <w:r w:rsidR="00DA2B7E">
        <w:rPr>
          <w:szCs w:val="22"/>
        </w:rPr>
        <w:t>(</w:t>
      </w:r>
      <w:r w:rsidR="000A0A48">
        <w:rPr>
          <w:szCs w:val="22"/>
        </w:rPr>
        <w:t>a</w:t>
      </w:r>
      <w:r w:rsidR="00DA2B7E">
        <w:rPr>
          <w:szCs w:val="22"/>
        </w:rPr>
        <w:t>)</w:t>
      </w:r>
      <w:r w:rsidR="00734721">
        <w:rPr>
          <w:szCs w:val="22"/>
        </w:rPr>
        <w:t xml:space="preserve">. </w:t>
      </w:r>
      <w:r w:rsidR="00734721">
        <w:t>This stage is critical as it marks the point where a company moves beyond initial validation and begins to scale its business, often requiring substantial capital to expand operations, grow market share, and compete internationally</w:t>
      </w:r>
      <w:sdt>
        <w:sdtPr>
          <w:id w:val="1542021206"/>
          <w:citation/>
        </w:sdtPr>
        <w:sdtContent>
          <w:r w:rsidR="00474A26">
            <w:fldChar w:fldCharType="begin"/>
          </w:r>
          <w:r w:rsidR="00474A26">
            <w:instrText xml:space="preserve"> CITATION Pla24 \l 4105 </w:instrText>
          </w:r>
          <w:r w:rsidR="00474A26">
            <w:fldChar w:fldCharType="separate"/>
          </w:r>
          <w:r w:rsidR="00485DBE">
            <w:rPr>
              <w:noProof/>
            </w:rPr>
            <w:t xml:space="preserve"> </w:t>
          </w:r>
          <w:r w:rsidR="00485DBE">
            <w:rPr>
              <w:noProof/>
            </w:rPr>
            <w:t>[13]</w:t>
          </w:r>
          <w:r w:rsidR="00474A26">
            <w:fldChar w:fldCharType="end"/>
          </w:r>
        </w:sdtContent>
      </w:sdt>
      <w:r w:rsidR="00734721">
        <w:t xml:space="preserve">. Patent output also remains </w:t>
      </w:r>
      <w:r w:rsidRPr="002E0FEB">
        <w:rPr>
          <w:szCs w:val="22"/>
        </w:rPr>
        <w:t xml:space="preserve">modest </w:t>
      </w:r>
      <w:r w:rsidR="00F307E5">
        <w:rPr>
          <w:szCs w:val="22"/>
        </w:rPr>
        <w:t>with Canada ranking only 10</w:t>
      </w:r>
      <w:r w:rsidR="00F307E5" w:rsidRPr="000165D4">
        <w:rPr>
          <w:szCs w:val="22"/>
          <w:vertAlign w:val="superscript"/>
        </w:rPr>
        <w:t>th</w:t>
      </w:r>
      <w:r w:rsidR="0043341D" w:rsidRPr="00C67A40">
        <w:rPr>
          <w:szCs w:val="22"/>
        </w:rPr>
        <w:t xml:space="preserve"> </w:t>
      </w:r>
      <w:r w:rsidR="00F307E5">
        <w:rPr>
          <w:szCs w:val="22"/>
        </w:rPr>
        <w:t xml:space="preserve">globally </w:t>
      </w:r>
      <w:r w:rsidR="0010277B">
        <w:rPr>
          <w:szCs w:val="22"/>
        </w:rPr>
        <w:t xml:space="preserve">as depicted in </w:t>
      </w:r>
      <w:del w:id="14" w:author="Microsoft Word" w:date="2025-03-31T21:37:00Z" w16du:dateUtc="2025-04-01T01:37:00Z">
        <w:r w:rsidRPr="002E0FEB">
          <w:rPr>
            <w:szCs w:val="22"/>
          </w:rPr>
          <w:delText>see</w:delText>
        </w:r>
        <w:r w:rsidR="0043341D" w:rsidRPr="00C67A40">
          <w:rPr>
            <w:szCs w:val="22"/>
          </w:rPr>
          <w:delText xml:space="preserve"> Figure </w:delText>
        </w:r>
        <w:r w:rsidR="00954622">
          <w:rPr>
            <w:szCs w:val="22"/>
          </w:rPr>
          <w:delText>1</w:delText>
        </w:r>
        <w:r w:rsidRPr="002E0FEB">
          <w:rPr>
            <w:szCs w:val="22"/>
          </w:rPr>
          <w:delText>)</w:delText>
        </w:r>
      </w:del>
      <w:r w:rsidR="002F4743">
        <w:rPr>
          <w:szCs w:val="22"/>
        </w:rPr>
        <w:t xml:space="preserve"> Figure 1(b</w:t>
      </w:r>
      <w:r w:rsidR="0010277B">
        <w:rPr>
          <w:szCs w:val="22"/>
        </w:rPr>
        <w:t>).</w:t>
      </w:r>
    </w:p>
    <w:p w14:paraId="45023EE5" w14:textId="0BA88FCC" w:rsidR="00AD1A26" w:rsidRPr="006D654E" w:rsidRDefault="007512CD" w:rsidP="006D654E">
      <w:pPr>
        <w:spacing w:before="100" w:beforeAutospacing="1" w:after="100" w:afterAutospacing="1"/>
        <w:jc w:val="lowKashida"/>
      </w:pPr>
      <w:r w:rsidRPr="00C67A40">
        <w:rPr>
          <w:szCs w:val="22"/>
        </w:rPr>
        <w:lastRenderedPageBreak/>
        <w:t xml:space="preserve">Figure </w:t>
      </w:r>
      <w:r w:rsidR="00954622">
        <w:rPr>
          <w:szCs w:val="22"/>
        </w:rPr>
        <w:t>2</w:t>
      </w:r>
      <w:r w:rsidR="005B31E4">
        <w:rPr>
          <w:szCs w:val="22"/>
        </w:rPr>
        <w:t>(a)</w:t>
      </w:r>
      <w:r w:rsidRPr="00C67A40">
        <w:rPr>
          <w:szCs w:val="22"/>
        </w:rPr>
        <w:t xml:space="preserve"> i</w:t>
      </w:r>
      <w:r w:rsidR="00BF016F" w:rsidRPr="00C67A40">
        <w:rPr>
          <w:szCs w:val="22"/>
        </w:rPr>
        <w:t>s</w:t>
      </w:r>
      <w:r w:rsidRPr="00C67A40">
        <w:rPr>
          <w:szCs w:val="22"/>
        </w:rPr>
        <w:t xml:space="preserve"> the percentage allocation of</w:t>
      </w:r>
      <w:r w:rsidR="00062F82" w:rsidRPr="00C67A40">
        <w:rPr>
          <w:szCs w:val="22"/>
        </w:rPr>
        <w:t xml:space="preserve"> VC investments in early and late stage</w:t>
      </w:r>
      <w:r w:rsidR="00B20592">
        <w:rPr>
          <w:szCs w:val="22"/>
        </w:rPr>
        <w:t>,</w:t>
      </w:r>
      <w:r w:rsidR="007D4378" w:rsidRPr="007D4378">
        <w:rPr>
          <w:szCs w:val="22"/>
        </w:rPr>
        <w:t xml:space="preserve"> show</w:t>
      </w:r>
      <w:r w:rsidR="00B20592">
        <w:rPr>
          <w:szCs w:val="22"/>
        </w:rPr>
        <w:t>ing</w:t>
      </w:r>
      <w:r w:rsidR="007D4378" w:rsidRPr="007D4378">
        <w:rPr>
          <w:szCs w:val="22"/>
        </w:rPr>
        <w:t xml:space="preserve"> that</w:t>
      </w:r>
      <w:r w:rsidR="00B20592">
        <w:rPr>
          <w:szCs w:val="22"/>
        </w:rPr>
        <w:t xml:space="preserve"> the</w:t>
      </w:r>
      <w:r w:rsidR="007D4378" w:rsidRPr="00C67A40">
        <w:rPr>
          <w:szCs w:val="22"/>
        </w:rPr>
        <w:t xml:space="preserve"> government</w:t>
      </w:r>
      <w:r w:rsidR="009C7B04">
        <w:rPr>
          <w:szCs w:val="22"/>
        </w:rPr>
        <w:t>’</w:t>
      </w:r>
      <w:r w:rsidR="007D4378" w:rsidRPr="00C67A40">
        <w:rPr>
          <w:szCs w:val="22"/>
        </w:rPr>
        <w:t xml:space="preserve">s focus on R&amp;D, intellectual property, and patents is misguided. </w:t>
      </w:r>
      <w:r w:rsidR="00366C13">
        <w:rPr>
          <w:szCs w:val="22"/>
        </w:rPr>
        <w:t>C</w:t>
      </w:r>
      <w:r w:rsidR="00B37B1A" w:rsidRPr="002E0FEB">
        <w:rPr>
          <w:szCs w:val="22"/>
        </w:rPr>
        <w:t>ountries</w:t>
      </w:r>
      <w:r w:rsidR="00366C13">
        <w:rPr>
          <w:szCs w:val="22"/>
        </w:rPr>
        <w:t xml:space="preserve"> leading in innovation</w:t>
      </w:r>
      <w:r w:rsidR="00B37B1A" w:rsidRPr="002E0FEB">
        <w:rPr>
          <w:szCs w:val="22"/>
        </w:rPr>
        <w:t xml:space="preserve"> invest a balanced share </w:t>
      </w:r>
      <w:r w:rsidR="00B37B1A">
        <w:rPr>
          <w:szCs w:val="22"/>
        </w:rPr>
        <w:t xml:space="preserve">or focus more </w:t>
      </w:r>
      <w:r w:rsidR="00B37B1A" w:rsidRPr="002E0FEB">
        <w:rPr>
          <w:szCs w:val="22"/>
        </w:rPr>
        <w:t>in later-stage ventures. Canada, by contrast, disproportionately emphasizes early-stage support</w:t>
      </w:r>
      <w:r w:rsidR="00A362BF">
        <w:rPr>
          <w:szCs w:val="22"/>
        </w:rPr>
        <w:t xml:space="preserve"> by 15%</w:t>
      </w:r>
      <w:r w:rsidR="00B37B1A" w:rsidRPr="002E0FEB">
        <w:rPr>
          <w:szCs w:val="22"/>
        </w:rPr>
        <w:t>, limiting the growth potential of its most promising firms</w:t>
      </w:r>
      <w:sdt>
        <w:sdtPr>
          <w:rPr>
            <w:szCs w:val="22"/>
          </w:rPr>
          <w:id w:val="403117455"/>
          <w:citation/>
        </w:sdtPr>
        <w:sdtContent>
          <w:r w:rsidR="00931827">
            <w:rPr>
              <w:szCs w:val="22"/>
            </w:rPr>
            <w:fldChar w:fldCharType="begin"/>
          </w:r>
          <w:r w:rsidR="00931827">
            <w:rPr>
              <w:szCs w:val="22"/>
            </w:rPr>
            <w:instrText xml:space="preserve"> CITATION OECDorig \l 4105 </w:instrText>
          </w:r>
          <w:r w:rsidR="00931827">
            <w:rPr>
              <w:szCs w:val="22"/>
            </w:rPr>
            <w:fldChar w:fldCharType="separate"/>
          </w:r>
          <w:r w:rsidR="00485DBE">
            <w:rPr>
              <w:noProof/>
              <w:szCs w:val="22"/>
            </w:rPr>
            <w:t xml:space="preserve"> </w:t>
          </w:r>
          <w:r w:rsidR="00485DBE">
            <w:rPr>
              <w:noProof/>
              <w:szCs w:val="22"/>
            </w:rPr>
            <w:t>[12]</w:t>
          </w:r>
          <w:r w:rsidR="00931827">
            <w:rPr>
              <w:szCs w:val="22"/>
            </w:rPr>
            <w:fldChar w:fldCharType="end"/>
          </w:r>
        </w:sdtContent>
      </w:sdt>
      <w:r w:rsidR="00B37B1A" w:rsidRPr="002E0FEB">
        <w:rPr>
          <w:szCs w:val="22"/>
        </w:rPr>
        <w:t>.</w:t>
      </w:r>
      <w:r w:rsidR="00B37B1A" w:rsidRPr="00C67A40">
        <w:rPr>
          <w:rFonts w:ascii="Arial" w:hAnsi="Arial" w:cs="Arial"/>
          <w:color w:val="000000"/>
          <w:szCs w:val="22"/>
          <w:bdr w:val="none" w:sz="0" w:space="0" w:color="auto" w:frame="1"/>
        </w:rPr>
        <w:t xml:space="preserve"> </w:t>
      </w:r>
      <w:r w:rsidR="00C819D0" w:rsidRPr="00C67A40">
        <w:rPr>
          <w:szCs w:val="22"/>
        </w:rPr>
        <w:t xml:space="preserve">Canada should close the gap </w:t>
      </w:r>
      <w:r w:rsidR="00467C5A">
        <w:rPr>
          <w:szCs w:val="22"/>
        </w:rPr>
        <w:t xml:space="preserve">between early and late-stage </w:t>
      </w:r>
      <w:r w:rsidR="00C819D0" w:rsidRPr="00C67A40">
        <w:rPr>
          <w:szCs w:val="22"/>
        </w:rPr>
        <w:t>or</w:t>
      </w:r>
      <w:r w:rsidR="00AE7366" w:rsidRPr="00C67A40">
        <w:rPr>
          <w:szCs w:val="22"/>
        </w:rPr>
        <w:t xml:space="preserve"> follow the p</w:t>
      </w:r>
      <w:r w:rsidR="008719A9" w:rsidRPr="00C67A40">
        <w:rPr>
          <w:szCs w:val="22"/>
        </w:rPr>
        <w:t>a</w:t>
      </w:r>
      <w:r w:rsidR="00AE7366" w:rsidRPr="00C67A40">
        <w:rPr>
          <w:szCs w:val="22"/>
        </w:rPr>
        <w:t xml:space="preserve">th that other leading </w:t>
      </w:r>
      <w:r w:rsidR="008719A9" w:rsidRPr="00C67A40">
        <w:rPr>
          <w:szCs w:val="22"/>
        </w:rPr>
        <w:t>countries are taking and emphasize more on late-stage funding. In summary, Canada’s</w:t>
      </w:r>
      <w:r w:rsidR="007D4378" w:rsidRPr="00C67A40">
        <w:rPr>
          <w:szCs w:val="22"/>
        </w:rPr>
        <w:t xml:space="preserve"> problems are about taking products to market and not that of </w:t>
      </w:r>
      <w:r w:rsidR="00BF016F" w:rsidRPr="002E0FEB">
        <w:rPr>
          <w:szCs w:val="22"/>
        </w:rPr>
        <w:t xml:space="preserve">invention </w:t>
      </w:r>
      <w:r w:rsidR="00C72E76" w:rsidRPr="00C67A40">
        <w:rPr>
          <w:szCs w:val="22"/>
        </w:rPr>
        <w:t>capacity and</w:t>
      </w:r>
      <w:r w:rsidR="00BF016F" w:rsidRPr="00C67A40">
        <w:rPr>
          <w:szCs w:val="22"/>
        </w:rPr>
        <w:t xml:space="preserve"> </w:t>
      </w:r>
      <w:r w:rsidR="007D4378" w:rsidRPr="00C67A40">
        <w:rPr>
          <w:szCs w:val="22"/>
        </w:rPr>
        <w:t>creating those products in the first place</w:t>
      </w:r>
      <w:r w:rsidR="00BF016F" w:rsidRPr="00C67A40">
        <w:rPr>
          <w:szCs w:val="22"/>
        </w:rPr>
        <w:t>.</w:t>
      </w:r>
    </w:p>
    <w:p w14:paraId="094A9BCE" w14:textId="77777777" w:rsidR="00A40193" w:rsidRDefault="000B3DF4" w:rsidP="00A55F86">
      <w:pPr>
        <w:keepNext/>
        <w:spacing w:before="100" w:beforeAutospacing="1"/>
        <w:jc w:val="lowKashida"/>
      </w:pPr>
      <w:r w:rsidRPr="00C67A40">
        <w:rPr>
          <w:noProof/>
          <w:szCs w:val="22"/>
          <w14:ligatures w14:val="standardContextual"/>
        </w:rPr>
        <w:drawing>
          <wp:inline distT="0" distB="0" distL="0" distR="0" wp14:anchorId="5621BDF5" wp14:editId="6B6B92EF">
            <wp:extent cx="5943600" cy="1689744"/>
            <wp:effectExtent l="0" t="0" r="0" b="0"/>
            <wp:docPr id="1205309601" name="Picture 8"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09601" name="Picture 8" descr="A graph of a number of people&#10;&#10;AI-generated content may be incorrect."/>
                    <pic:cNvPicPr/>
                  </pic:nvPicPr>
                  <pic:blipFill rotWithShape="1">
                    <a:blip r:embed="rId19" cstate="print">
                      <a:extLst>
                        <a:ext uri="{28A0092B-C50C-407E-A947-70E740481C1C}">
                          <a14:useLocalDpi xmlns:a14="http://schemas.microsoft.com/office/drawing/2010/main" val="0"/>
                        </a:ext>
                      </a:extLst>
                    </a:blip>
                    <a:srcRect b="1988"/>
                    <a:stretch/>
                  </pic:blipFill>
                  <pic:spPr bwMode="auto">
                    <a:xfrm>
                      <a:off x="0" y="0"/>
                      <a:ext cx="5943600" cy="1689744"/>
                    </a:xfrm>
                    <a:prstGeom prst="rect">
                      <a:avLst/>
                    </a:prstGeom>
                    <a:ln>
                      <a:noFill/>
                    </a:ln>
                    <a:extLst>
                      <a:ext uri="{53640926-AAD7-44D8-BBD7-CCE9431645EC}">
                        <a14:shadowObscured xmlns:a14="http://schemas.microsoft.com/office/drawing/2010/main"/>
                      </a:ext>
                    </a:extLst>
                  </pic:spPr>
                </pic:pic>
              </a:graphicData>
            </a:graphic>
          </wp:inline>
        </w:drawing>
      </w:r>
    </w:p>
    <w:p w14:paraId="411D27BD" w14:textId="25089901" w:rsidR="00704469" w:rsidRPr="002E0FEB" w:rsidRDefault="00A40193" w:rsidP="000E427B">
      <w:pPr>
        <w:pStyle w:val="Caption"/>
        <w:jc w:val="center"/>
        <w:rPr>
          <w:sz w:val="22"/>
          <w:szCs w:val="22"/>
        </w:rPr>
      </w:pPr>
      <w:r>
        <w:t xml:space="preserve">Figure </w:t>
      </w:r>
      <w:r>
        <w:fldChar w:fldCharType="begin"/>
      </w:r>
      <w:r>
        <w:instrText xml:space="preserve"> SEQ Figure \* ARABIC </w:instrText>
      </w:r>
      <w:r>
        <w:fldChar w:fldCharType="separate"/>
      </w:r>
      <w:r w:rsidR="00CA3709">
        <w:rPr>
          <w:noProof/>
        </w:rPr>
        <w:t>1</w:t>
      </w:r>
      <w:r>
        <w:fldChar w:fldCharType="end"/>
      </w:r>
      <w:r w:rsidR="003E23F7">
        <w:t>:</w:t>
      </w:r>
      <w:r>
        <w:rPr>
          <w:lang w:val="en-CA"/>
        </w:rPr>
        <w:t xml:space="preserve"> (a) Average percentage of </w:t>
      </w:r>
      <w:r w:rsidR="00A9221C">
        <w:rPr>
          <w:lang w:val="en-CA"/>
        </w:rPr>
        <w:t xml:space="preserve">start-up </w:t>
      </w:r>
      <w:r>
        <w:rPr>
          <w:lang w:val="en-CA"/>
        </w:rPr>
        <w:t>companies getting to Series B</w:t>
      </w:r>
      <w:r w:rsidR="00A9221C">
        <w:rPr>
          <w:lang w:val="en-CA"/>
        </w:rPr>
        <w:t xml:space="preserve"> and beyond</w:t>
      </w:r>
      <w:r>
        <w:rPr>
          <w:lang w:val="en-CA"/>
        </w:rPr>
        <w:t xml:space="preserve"> funding per country.</w:t>
      </w:r>
      <w:sdt>
        <w:sdtPr>
          <w:rPr>
            <w:lang w:val="en-CA"/>
          </w:rPr>
          <w:id w:val="-1212874554"/>
          <w:citation/>
        </w:sdtPr>
        <w:sdtContent>
          <w:r w:rsidR="00BF13FD">
            <w:rPr>
              <w:lang w:val="en-CA"/>
            </w:rPr>
            <w:fldChar w:fldCharType="begin"/>
          </w:r>
          <w:r w:rsidR="00BF13FD">
            <w:rPr>
              <w:lang w:val="en-CA"/>
            </w:rPr>
            <w:instrText xml:space="preserve"> CITATION Pla24 \l 4105 </w:instrText>
          </w:r>
          <w:r w:rsidR="00BF13FD">
            <w:rPr>
              <w:lang w:val="en-CA"/>
            </w:rPr>
            <w:fldChar w:fldCharType="separate"/>
          </w:r>
          <w:r w:rsidR="00485DBE">
            <w:rPr>
              <w:noProof/>
              <w:lang w:val="en-CA"/>
            </w:rPr>
            <w:t xml:space="preserve"> </w:t>
          </w:r>
          <w:r w:rsidR="00485DBE">
            <w:rPr>
              <w:noProof/>
              <w:lang w:val="en-CA"/>
            </w:rPr>
            <w:t>[13]</w:t>
          </w:r>
          <w:r w:rsidR="00BF13FD">
            <w:rPr>
              <w:lang w:val="en-CA"/>
            </w:rPr>
            <w:fldChar w:fldCharType="end"/>
          </w:r>
        </w:sdtContent>
      </w:sdt>
      <w:r>
        <w:rPr>
          <w:lang w:val="en-CA"/>
        </w:rPr>
        <w:t xml:space="preserve"> (b)</w:t>
      </w:r>
      <w:r>
        <w:rPr>
          <w:noProof/>
        </w:rPr>
        <w:t xml:space="preserve"> </w:t>
      </w:r>
      <w:r w:rsidR="00B72F12">
        <w:rPr>
          <w:noProof/>
        </w:rPr>
        <w:t>Top 10 countries with the highest p</w:t>
      </w:r>
      <w:r>
        <w:rPr>
          <w:noProof/>
        </w:rPr>
        <w:t xml:space="preserve">atent applications filled under the </w:t>
      </w:r>
      <w:r w:rsidRPr="00CC002D">
        <w:rPr>
          <w:noProof/>
        </w:rPr>
        <w:t>Patent Cooperation Treaty (PCT)</w:t>
      </w:r>
      <w:r w:rsidR="000E427B">
        <w:rPr>
          <w:noProof/>
        </w:rPr>
        <w:t>.</w:t>
      </w:r>
      <w:sdt>
        <w:sdtPr>
          <w:rPr>
            <w:noProof/>
          </w:rPr>
          <w:id w:val="-2127379951"/>
          <w:citation/>
        </w:sdtPr>
        <w:sdtContent>
          <w:r w:rsidR="00BF13FD">
            <w:rPr>
              <w:noProof/>
            </w:rPr>
            <w:fldChar w:fldCharType="begin"/>
          </w:r>
          <w:r w:rsidR="00BF13FD">
            <w:rPr>
              <w:noProof/>
              <w:lang w:val="en-CA"/>
            </w:rPr>
            <w:instrText xml:space="preserve"> CITATION OECDorig \l 4105 </w:instrText>
          </w:r>
          <w:r w:rsidR="00BF13FD">
            <w:rPr>
              <w:noProof/>
            </w:rPr>
            <w:fldChar w:fldCharType="separate"/>
          </w:r>
          <w:r w:rsidR="00485DBE">
            <w:rPr>
              <w:noProof/>
              <w:lang w:val="en-CA"/>
            </w:rPr>
            <w:t xml:space="preserve"> </w:t>
          </w:r>
          <w:r w:rsidR="00485DBE">
            <w:rPr>
              <w:noProof/>
              <w:lang w:val="en-CA"/>
            </w:rPr>
            <w:t>[12]</w:t>
          </w:r>
          <w:r w:rsidR="00BF13FD">
            <w:rPr>
              <w:noProof/>
            </w:rPr>
            <w:fldChar w:fldCharType="end"/>
          </w:r>
        </w:sdtContent>
      </w:sdt>
    </w:p>
    <w:p w14:paraId="00463DB1" w14:textId="7EB82DE1" w:rsidR="007A605B" w:rsidRPr="00EB33A5" w:rsidRDefault="003E0D04" w:rsidP="004C3A5B">
      <w:pPr>
        <w:rPr>
          <w:szCs w:val="22"/>
        </w:rPr>
      </w:pPr>
      <w:r w:rsidRPr="003E0D04">
        <w:rPr>
          <w:b/>
        </w:rPr>
        <w:t>Strategic Reallocation of Innovation Fundin</w:t>
      </w:r>
      <w:r w:rsidRPr="003E0D04">
        <w:rPr>
          <w:szCs w:val="22"/>
        </w:rPr>
        <w:t>g</w:t>
      </w:r>
      <w:r w:rsidRPr="004C3A5B">
        <w:rPr>
          <w:b/>
        </w:rPr>
        <w:t xml:space="preserve"> </w:t>
      </w:r>
    </w:p>
    <w:p w14:paraId="7108AA52" w14:textId="2B9D2BCC" w:rsidR="004C3A5B" w:rsidRDefault="00730735" w:rsidP="004C3A5B">
      <w:pPr>
        <w:rPr>
          <w:szCs w:val="22"/>
        </w:rPr>
      </w:pPr>
      <w:r w:rsidRPr="00730735">
        <w:rPr>
          <w:szCs w:val="22"/>
        </w:rPr>
        <w:t xml:space="preserve">Canada’s innovation spending remains fragmented. The Jenkins Report </w:t>
      </w:r>
      <w:sdt>
        <w:sdtPr>
          <w:rPr>
            <w:szCs w:val="22"/>
          </w:rPr>
          <w:id w:val="728418831"/>
          <w:citation/>
        </w:sdtPr>
        <w:sdtContent>
          <w:r w:rsidR="00130992">
            <w:rPr>
              <w:szCs w:val="22"/>
            </w:rPr>
            <w:fldChar w:fldCharType="begin"/>
          </w:r>
          <w:r w:rsidR="00130992">
            <w:rPr>
              <w:szCs w:val="22"/>
            </w:rPr>
            <w:instrText xml:space="preserve"> CITATION Ind11 \l 4105 </w:instrText>
          </w:r>
          <w:r w:rsidR="00130992">
            <w:rPr>
              <w:szCs w:val="22"/>
            </w:rPr>
            <w:fldChar w:fldCharType="separate"/>
          </w:r>
          <w:r w:rsidR="00485DBE">
            <w:rPr>
              <w:noProof/>
              <w:szCs w:val="22"/>
            </w:rPr>
            <w:t>[14]</w:t>
          </w:r>
          <w:r w:rsidR="00130992">
            <w:rPr>
              <w:szCs w:val="22"/>
            </w:rPr>
            <w:fldChar w:fldCharType="end"/>
          </w:r>
        </w:sdtContent>
      </w:sdt>
      <w:r w:rsidR="00130992">
        <w:rPr>
          <w:szCs w:val="22"/>
        </w:rPr>
        <w:t xml:space="preserve"> </w:t>
      </w:r>
      <w:r w:rsidRPr="00730735">
        <w:rPr>
          <w:szCs w:val="22"/>
        </w:rPr>
        <w:t>and the</w:t>
      </w:r>
      <w:r w:rsidR="0058648A">
        <w:rPr>
          <w:szCs w:val="22"/>
        </w:rPr>
        <w:t xml:space="preserve"> report by</w:t>
      </w:r>
      <w:r w:rsidR="00B84D87">
        <w:rPr>
          <w:szCs w:val="22"/>
        </w:rPr>
        <w:t xml:space="preserve"> Canada’s Advisory Council on Economic Growth</w:t>
      </w:r>
      <w:r w:rsidRPr="00730735">
        <w:rPr>
          <w:szCs w:val="22"/>
        </w:rPr>
        <w:t xml:space="preserve"> </w:t>
      </w:r>
      <w:sdt>
        <w:sdtPr>
          <w:rPr>
            <w:szCs w:val="22"/>
          </w:rPr>
          <w:id w:val="-1491779937"/>
          <w:citation/>
        </w:sdtPr>
        <w:sdtContent>
          <w:r w:rsidR="00F63114">
            <w:rPr>
              <w:szCs w:val="22"/>
            </w:rPr>
            <w:fldChar w:fldCharType="begin"/>
          </w:r>
          <w:r w:rsidR="00F63114">
            <w:rPr>
              <w:szCs w:val="22"/>
            </w:rPr>
            <w:instrText xml:space="preserve"> CITATION Adv17 \l 4105 </w:instrText>
          </w:r>
          <w:r w:rsidR="00F63114">
            <w:rPr>
              <w:szCs w:val="22"/>
            </w:rPr>
            <w:fldChar w:fldCharType="separate"/>
          </w:r>
          <w:r w:rsidR="00485DBE">
            <w:rPr>
              <w:noProof/>
              <w:szCs w:val="22"/>
            </w:rPr>
            <w:t>[15]</w:t>
          </w:r>
          <w:r w:rsidR="00F63114">
            <w:rPr>
              <w:szCs w:val="22"/>
            </w:rPr>
            <w:fldChar w:fldCharType="end"/>
          </w:r>
        </w:sdtContent>
      </w:sdt>
      <w:r w:rsidRPr="00730735">
        <w:rPr>
          <w:szCs w:val="22"/>
        </w:rPr>
        <w:t xml:space="preserve"> both noted the inefficiency of over 60 federal innovation programs operating independently. Although some progress has been made, consolidation is still needed.</w:t>
      </w:r>
      <w:r w:rsidR="008E1A9C" w:rsidRPr="00C67A40">
        <w:rPr>
          <w:szCs w:val="22"/>
        </w:rPr>
        <w:t xml:space="preserve"> </w:t>
      </w:r>
      <w:r w:rsidRPr="00730735">
        <w:rPr>
          <w:szCs w:val="22"/>
        </w:rPr>
        <w:t xml:space="preserve">Reducing administrative overlap and concentrating funds into fewer, larger programs with commercialization mandates would free up significant resources. These could be redirected to </w:t>
      </w:r>
      <w:r w:rsidR="004254E6" w:rsidRPr="00C67A40">
        <w:rPr>
          <w:szCs w:val="22"/>
        </w:rPr>
        <w:t xml:space="preserve">late-stage </w:t>
      </w:r>
      <w:r w:rsidRPr="00730735">
        <w:rPr>
          <w:szCs w:val="22"/>
        </w:rPr>
        <w:t xml:space="preserve">support </w:t>
      </w:r>
      <w:r w:rsidR="004254E6" w:rsidRPr="00C67A40">
        <w:rPr>
          <w:szCs w:val="22"/>
        </w:rPr>
        <w:t>for</w:t>
      </w:r>
      <w:r w:rsidRPr="00730735">
        <w:rPr>
          <w:szCs w:val="22"/>
        </w:rPr>
        <w:t xml:space="preserve"> companies, which is critical for scaling and international growth.</w:t>
      </w:r>
    </w:p>
    <w:p w14:paraId="305FEAD4" w14:textId="77777777" w:rsidR="003B4BDD" w:rsidRDefault="003B4BDD" w:rsidP="00A55F86">
      <w:pPr>
        <w:keepNext/>
        <w:spacing w:before="100" w:beforeAutospacing="1"/>
        <w:jc w:val="lowKashida"/>
      </w:pPr>
      <w:r>
        <w:rPr>
          <w:noProof/>
          <w:szCs w:val="22"/>
          <w14:ligatures w14:val="standardContextual"/>
        </w:rPr>
        <w:drawing>
          <wp:inline distT="0" distB="0" distL="0" distR="0" wp14:anchorId="7769CB73" wp14:editId="30AEE3D4">
            <wp:extent cx="5943600" cy="1734820"/>
            <wp:effectExtent l="0" t="0" r="0" b="5080"/>
            <wp:docPr id="379884893" name="Picture 9"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4893" name="Picture 9" descr="A close-up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734820"/>
                    </a:xfrm>
                    <a:prstGeom prst="rect">
                      <a:avLst/>
                    </a:prstGeom>
                  </pic:spPr>
                </pic:pic>
              </a:graphicData>
            </a:graphic>
          </wp:inline>
        </w:drawing>
      </w:r>
    </w:p>
    <w:p w14:paraId="6AC0898D" w14:textId="330571FF" w:rsidR="003B4BDD" w:rsidRDefault="003B4BDD" w:rsidP="003B4BDD">
      <w:pPr>
        <w:jc w:val="center"/>
        <w:rPr>
          <w:szCs w:val="22"/>
        </w:rPr>
      </w:pPr>
      <w:r w:rsidRPr="00690E4C">
        <w:rPr>
          <w:i/>
          <w:iCs/>
          <w:sz w:val="18"/>
          <w:szCs w:val="18"/>
        </w:rPr>
        <w:t xml:space="preserve">Figure </w:t>
      </w:r>
      <w:r w:rsidRPr="00690E4C">
        <w:rPr>
          <w:i/>
          <w:iCs/>
          <w:sz w:val="18"/>
          <w:szCs w:val="18"/>
        </w:rPr>
        <w:fldChar w:fldCharType="begin"/>
      </w:r>
      <w:r w:rsidRPr="00690E4C">
        <w:rPr>
          <w:i/>
          <w:iCs/>
          <w:sz w:val="18"/>
          <w:szCs w:val="18"/>
        </w:rPr>
        <w:instrText xml:space="preserve"> SEQ Figure \* ARABIC </w:instrText>
      </w:r>
      <w:r w:rsidRPr="00690E4C">
        <w:rPr>
          <w:i/>
          <w:iCs/>
          <w:sz w:val="18"/>
          <w:szCs w:val="18"/>
        </w:rPr>
        <w:fldChar w:fldCharType="separate"/>
      </w:r>
      <w:r w:rsidR="00CA3709">
        <w:rPr>
          <w:i/>
          <w:iCs/>
          <w:noProof/>
          <w:sz w:val="18"/>
          <w:szCs w:val="18"/>
        </w:rPr>
        <w:t>2</w:t>
      </w:r>
      <w:r w:rsidRPr="00690E4C">
        <w:rPr>
          <w:i/>
          <w:iCs/>
          <w:sz w:val="18"/>
          <w:szCs w:val="18"/>
        </w:rPr>
        <w:fldChar w:fldCharType="end"/>
      </w:r>
      <w:r w:rsidR="003E23F7">
        <w:rPr>
          <w:i/>
          <w:iCs/>
          <w:sz w:val="18"/>
          <w:szCs w:val="18"/>
        </w:rPr>
        <w:t>:</w:t>
      </w:r>
      <w:r w:rsidRPr="00690E4C">
        <w:rPr>
          <w:i/>
          <w:iCs/>
          <w:sz w:val="18"/>
          <w:szCs w:val="18"/>
        </w:rPr>
        <w:t xml:space="preserve"> (a) Early-stage and late-stage VC investments’ percentage in 2023</w:t>
      </w:r>
      <w:sdt>
        <w:sdtPr>
          <w:rPr>
            <w:i/>
            <w:iCs/>
            <w:sz w:val="18"/>
            <w:szCs w:val="18"/>
          </w:rPr>
          <w:id w:val="-766769063"/>
          <w:citation/>
        </w:sdtPr>
        <w:sdtContent>
          <w:r w:rsidR="009F1D5E">
            <w:rPr>
              <w:i/>
              <w:iCs/>
              <w:sz w:val="18"/>
              <w:szCs w:val="18"/>
            </w:rPr>
            <w:fldChar w:fldCharType="begin"/>
          </w:r>
          <w:r w:rsidR="009F1D5E">
            <w:rPr>
              <w:i/>
              <w:iCs/>
              <w:sz w:val="18"/>
              <w:szCs w:val="18"/>
            </w:rPr>
            <w:instrText xml:space="preserve"> CITATION OECDorig \l 4105 </w:instrText>
          </w:r>
          <w:r w:rsidR="009F1D5E">
            <w:rPr>
              <w:i/>
              <w:iCs/>
              <w:sz w:val="18"/>
              <w:szCs w:val="18"/>
            </w:rPr>
            <w:fldChar w:fldCharType="separate"/>
          </w:r>
          <w:r w:rsidR="00485DBE">
            <w:rPr>
              <w:i/>
              <w:iCs/>
              <w:noProof/>
              <w:sz w:val="18"/>
              <w:szCs w:val="18"/>
            </w:rPr>
            <w:t xml:space="preserve"> </w:t>
          </w:r>
          <w:r w:rsidR="00485DBE">
            <w:rPr>
              <w:noProof/>
              <w:sz w:val="18"/>
              <w:szCs w:val="18"/>
            </w:rPr>
            <w:t>[12]</w:t>
          </w:r>
          <w:r w:rsidR="009F1D5E">
            <w:rPr>
              <w:i/>
              <w:iCs/>
              <w:sz w:val="18"/>
              <w:szCs w:val="18"/>
            </w:rPr>
            <w:fldChar w:fldCharType="end"/>
          </w:r>
        </w:sdtContent>
      </w:sdt>
      <w:r w:rsidRPr="00690E4C">
        <w:rPr>
          <w:i/>
          <w:iCs/>
          <w:sz w:val="18"/>
          <w:szCs w:val="18"/>
        </w:rPr>
        <w:t>. (b) Top 20 countries with the highest business enterprise expenditure on R&amp;D (BERD)</w:t>
      </w:r>
      <w:r w:rsidR="00F62A11">
        <w:rPr>
          <w:i/>
          <w:iCs/>
          <w:sz w:val="18"/>
          <w:szCs w:val="18"/>
        </w:rPr>
        <w:t>per percentage of GDP</w:t>
      </w:r>
      <w:r w:rsidRPr="00690E4C">
        <w:rPr>
          <w:i/>
          <w:iCs/>
          <w:noProof/>
          <w:sz w:val="18"/>
          <w:szCs w:val="18"/>
        </w:rPr>
        <w:t xml:space="preserve"> in 2022</w:t>
      </w:r>
      <w:sdt>
        <w:sdtPr>
          <w:rPr>
            <w:i/>
            <w:iCs/>
            <w:noProof/>
            <w:sz w:val="18"/>
            <w:szCs w:val="18"/>
          </w:rPr>
          <w:id w:val="34860031"/>
          <w:citation/>
        </w:sdtPr>
        <w:sdtContent>
          <w:r w:rsidR="00AE4444">
            <w:rPr>
              <w:i/>
              <w:iCs/>
              <w:noProof/>
              <w:sz w:val="18"/>
              <w:szCs w:val="18"/>
            </w:rPr>
            <w:fldChar w:fldCharType="begin"/>
          </w:r>
          <w:r w:rsidR="00AE4444">
            <w:rPr>
              <w:i/>
              <w:iCs/>
              <w:noProof/>
              <w:sz w:val="18"/>
              <w:szCs w:val="18"/>
            </w:rPr>
            <w:instrText xml:space="preserve"> CITATION OECDorig \l 4105 </w:instrText>
          </w:r>
          <w:r w:rsidR="00AE4444">
            <w:rPr>
              <w:i/>
              <w:iCs/>
              <w:noProof/>
              <w:sz w:val="18"/>
              <w:szCs w:val="18"/>
            </w:rPr>
            <w:fldChar w:fldCharType="separate"/>
          </w:r>
          <w:r w:rsidR="00485DBE">
            <w:rPr>
              <w:i/>
              <w:iCs/>
              <w:noProof/>
              <w:sz w:val="18"/>
              <w:szCs w:val="18"/>
            </w:rPr>
            <w:t xml:space="preserve"> </w:t>
          </w:r>
          <w:r w:rsidR="00485DBE">
            <w:rPr>
              <w:noProof/>
              <w:sz w:val="18"/>
              <w:szCs w:val="18"/>
            </w:rPr>
            <w:t>[12]</w:t>
          </w:r>
          <w:r w:rsidR="00AE4444">
            <w:rPr>
              <w:i/>
              <w:iCs/>
              <w:noProof/>
              <w:sz w:val="18"/>
              <w:szCs w:val="18"/>
            </w:rPr>
            <w:fldChar w:fldCharType="end"/>
          </w:r>
        </w:sdtContent>
      </w:sdt>
      <w:r>
        <w:rPr>
          <w:noProof/>
        </w:rPr>
        <w:t>.</w:t>
      </w:r>
    </w:p>
    <w:p w14:paraId="546E8E8F" w14:textId="77777777" w:rsidR="003B4BDD" w:rsidRDefault="003B4BDD" w:rsidP="004C3A5B">
      <w:pPr>
        <w:rPr>
          <w:b/>
          <w:bCs/>
        </w:rPr>
      </w:pPr>
    </w:p>
    <w:p w14:paraId="306536FD" w14:textId="77777777" w:rsidR="004C3A5B" w:rsidRDefault="004C3A5B" w:rsidP="004C3A5B">
      <w:pPr>
        <w:rPr>
          <w:b/>
          <w:bCs/>
        </w:rPr>
      </w:pPr>
    </w:p>
    <w:p w14:paraId="68D01196" w14:textId="09F76808" w:rsidR="00677B6C" w:rsidRPr="00A558D7" w:rsidRDefault="00EF6255" w:rsidP="004C3A5B">
      <w:pPr>
        <w:rPr>
          <w:b/>
          <w:szCs w:val="22"/>
        </w:rPr>
      </w:pPr>
      <w:r w:rsidRPr="004C3A5B">
        <w:rPr>
          <w:b/>
        </w:rPr>
        <w:t>Incentivi</w:t>
      </w:r>
      <w:r w:rsidR="00A558D7" w:rsidRPr="004C3A5B">
        <w:rPr>
          <w:b/>
          <w:szCs w:val="22"/>
        </w:rPr>
        <w:t>zing</w:t>
      </w:r>
      <w:r w:rsidRPr="003E0D04">
        <w:rPr>
          <w:b/>
          <w:szCs w:val="22"/>
        </w:rPr>
        <w:t xml:space="preserve"> </w:t>
      </w:r>
      <w:r w:rsidRPr="004C3A5B">
        <w:rPr>
          <w:b/>
          <w:szCs w:val="22"/>
        </w:rPr>
        <w:t>Private-Sector R&amp;D</w:t>
      </w:r>
    </w:p>
    <w:p w14:paraId="4963F0A3" w14:textId="63482373" w:rsidR="00B7391B" w:rsidRPr="002E0FEB" w:rsidRDefault="000E5028" w:rsidP="004C3A5B">
      <w:pPr>
        <w:rPr>
          <w:szCs w:val="22"/>
        </w:rPr>
      </w:pPr>
      <w:r w:rsidRPr="000E5028">
        <w:rPr>
          <w:szCs w:val="22"/>
        </w:rPr>
        <w:t>Canada</w:t>
      </w:r>
      <w:r w:rsidR="00A021A6" w:rsidRPr="00C67A40">
        <w:rPr>
          <w:szCs w:val="22"/>
        </w:rPr>
        <w:t>’s</w:t>
      </w:r>
      <w:r w:rsidRPr="000E5028">
        <w:rPr>
          <w:szCs w:val="22"/>
        </w:rPr>
        <w:t xml:space="preserve"> Business Expenditure on R&amp;D (BERD)</w:t>
      </w:r>
      <w:r w:rsidR="00A021A6" w:rsidRPr="00C67A40">
        <w:rPr>
          <w:szCs w:val="22"/>
        </w:rPr>
        <w:t xml:space="preserve"> </w:t>
      </w:r>
      <w:r w:rsidR="00A021A6" w:rsidRPr="000E5028">
        <w:rPr>
          <w:szCs w:val="22"/>
        </w:rPr>
        <w:t xml:space="preserve">ranks </w:t>
      </w:r>
      <w:r w:rsidR="00A021A6" w:rsidRPr="00C67A40">
        <w:rPr>
          <w:szCs w:val="22"/>
        </w:rPr>
        <w:t>20</w:t>
      </w:r>
      <w:r w:rsidR="00A021A6" w:rsidRPr="00C67A40">
        <w:rPr>
          <w:szCs w:val="22"/>
          <w:vertAlign w:val="superscript"/>
        </w:rPr>
        <w:t>th</w:t>
      </w:r>
      <w:r w:rsidR="00425845" w:rsidRPr="00C67A40">
        <w:rPr>
          <w:szCs w:val="22"/>
        </w:rPr>
        <w:t xml:space="preserve"> </w:t>
      </w:r>
      <w:r w:rsidR="00A021A6" w:rsidRPr="00C67A40">
        <w:rPr>
          <w:szCs w:val="22"/>
        </w:rPr>
        <w:t>at OECD</w:t>
      </w:r>
      <w:r w:rsidRPr="000E5028">
        <w:rPr>
          <w:szCs w:val="22"/>
        </w:rPr>
        <w:t xml:space="preserve">, with businesses contributing only </w:t>
      </w:r>
      <w:r w:rsidR="001F301B" w:rsidRPr="00C67A40">
        <w:rPr>
          <w:szCs w:val="22"/>
        </w:rPr>
        <w:t>1</w:t>
      </w:r>
      <w:r w:rsidRPr="000E5028">
        <w:rPr>
          <w:szCs w:val="22"/>
        </w:rPr>
        <w:t>% of GDP</w:t>
      </w:r>
      <w:r w:rsidR="00E96062">
        <w:rPr>
          <w:szCs w:val="22"/>
        </w:rPr>
        <w:t xml:space="preserve"> </w:t>
      </w:r>
      <w:sdt>
        <w:sdtPr>
          <w:rPr>
            <w:szCs w:val="22"/>
          </w:rPr>
          <w:id w:val="1488124537"/>
          <w:citation/>
        </w:sdtPr>
        <w:sdtContent>
          <w:r w:rsidR="00E96062">
            <w:rPr>
              <w:szCs w:val="22"/>
            </w:rPr>
            <w:fldChar w:fldCharType="begin"/>
          </w:r>
          <w:r w:rsidR="00E96062">
            <w:rPr>
              <w:szCs w:val="22"/>
            </w:rPr>
            <w:instrText xml:space="preserve"> CITATION OECDorig \l 4105 </w:instrText>
          </w:r>
          <w:r w:rsidR="00E96062">
            <w:rPr>
              <w:szCs w:val="22"/>
            </w:rPr>
            <w:fldChar w:fldCharType="separate"/>
          </w:r>
          <w:r w:rsidR="00485DBE">
            <w:rPr>
              <w:noProof/>
              <w:szCs w:val="22"/>
            </w:rPr>
            <w:t>[12]</w:t>
          </w:r>
          <w:r w:rsidR="00E96062">
            <w:rPr>
              <w:szCs w:val="22"/>
            </w:rPr>
            <w:fldChar w:fldCharType="end"/>
          </w:r>
        </w:sdtContent>
      </w:sdt>
      <w:r w:rsidR="00E96062">
        <w:rPr>
          <w:szCs w:val="22"/>
        </w:rPr>
        <w:t xml:space="preserve">. </w:t>
      </w:r>
      <w:r w:rsidRPr="000E5028">
        <w:rPr>
          <w:szCs w:val="22"/>
        </w:rPr>
        <w:t xml:space="preserve">In contrast, countries like Israel and South Korea exceed 3%. </w:t>
      </w:r>
      <w:r w:rsidR="002D63A9">
        <w:rPr>
          <w:szCs w:val="22"/>
        </w:rPr>
        <w:t xml:space="preserve">Figure </w:t>
      </w:r>
      <w:r w:rsidR="00954622">
        <w:rPr>
          <w:szCs w:val="22"/>
        </w:rPr>
        <w:t>2</w:t>
      </w:r>
      <w:r w:rsidR="002D63A9">
        <w:rPr>
          <w:szCs w:val="22"/>
        </w:rPr>
        <w:t>(b)</w:t>
      </w:r>
      <w:r w:rsidRPr="000E5028">
        <w:rPr>
          <w:szCs w:val="22"/>
        </w:rPr>
        <w:t xml:space="preserve"> shows a clear correlation between higher private-sector R&amp;D and stronger commercialization outcomes.</w:t>
      </w:r>
      <w:r w:rsidR="002F3BE4">
        <w:rPr>
          <w:szCs w:val="22"/>
        </w:rPr>
        <w:t xml:space="preserve"> </w:t>
      </w:r>
      <w:r w:rsidR="00C67A40" w:rsidRPr="00C67A40">
        <w:rPr>
          <w:szCs w:val="22"/>
        </w:rPr>
        <w:t xml:space="preserve">To address this, the federal government should introduce targeted tax incentives and matching investment mechanisms to boost private R&amp;D activity. These include R&amp;D tax credits tied to commercialization outcomes, which reward firms not just for conducting research, but for turning it into market-ready solutions. The government can also implement matching investment programs, where a business invests in its own R&amp;D or scale-up efforts and the government </w:t>
      </w:r>
      <w:r w:rsidR="00C67A40" w:rsidRPr="00C67A40">
        <w:rPr>
          <w:szCs w:val="22"/>
        </w:rPr>
        <w:lastRenderedPageBreak/>
        <w:t xml:space="preserve">matches that investment—either fully </w:t>
      </w:r>
      <w:r w:rsidR="00B533A7">
        <w:rPr>
          <w:szCs w:val="22"/>
        </w:rPr>
        <w:t>or partial</w:t>
      </w:r>
      <w:r w:rsidR="00B533A7" w:rsidRPr="00C67A40">
        <w:rPr>
          <w:szCs w:val="22"/>
        </w:rPr>
        <w:t>—</w:t>
      </w:r>
      <w:r w:rsidR="00C67A40" w:rsidRPr="00C67A40">
        <w:rPr>
          <w:szCs w:val="22"/>
        </w:rPr>
        <w:t>based on the size, sector, or strategic potential of the project. This approach reduces financial risk for firms while ensuring that public funds support ventures with private sector commitment. In addition, revenue-based incentives for firms that increase R&amp;D spending as they grow would promote sustained innovation. Together, these tools would reduce the ecosystem’s reliance on grants and create a more market-responsive innovation environment.</w:t>
      </w:r>
    </w:p>
    <w:p w14:paraId="349E1382" w14:textId="77777777" w:rsidR="004C3A5B" w:rsidRPr="004C3A5B" w:rsidRDefault="004C3A5B" w:rsidP="004C3A5B">
      <w:pPr>
        <w:rPr>
          <w:b/>
          <w:bCs/>
        </w:rPr>
      </w:pPr>
    </w:p>
    <w:p w14:paraId="7E62F6CA" w14:textId="46345CF9" w:rsidR="00B7391B" w:rsidRPr="00A558D7" w:rsidRDefault="00237B91" w:rsidP="004C3A5B">
      <w:pPr>
        <w:rPr>
          <w:szCs w:val="22"/>
        </w:rPr>
      </w:pPr>
      <w:r w:rsidRPr="004C3A5B">
        <w:rPr>
          <w:b/>
        </w:rPr>
        <w:t>Leveraging Public Procurement for Commercialization</w:t>
      </w:r>
    </w:p>
    <w:p w14:paraId="5D3AD5D0" w14:textId="65060CDC" w:rsidR="008A4699" w:rsidRPr="004C3A5B" w:rsidRDefault="008A4699" w:rsidP="004C3A5B">
      <w:pPr>
        <w:rPr>
          <w:b/>
        </w:rPr>
      </w:pPr>
      <w:r w:rsidRPr="008A4699">
        <w:rPr>
          <w:szCs w:val="22"/>
        </w:rPr>
        <w:t>Capital is not the only barrier</w:t>
      </w:r>
      <w:r w:rsidR="00622C4A">
        <w:rPr>
          <w:szCs w:val="22"/>
        </w:rPr>
        <w:t xml:space="preserve"> and </w:t>
      </w:r>
      <w:r w:rsidRPr="008A4699">
        <w:rPr>
          <w:szCs w:val="22"/>
        </w:rPr>
        <w:t>scaling also requires customers and credibility. Government procurement can act as a powerful commercialization tool.</w:t>
      </w:r>
      <w:r w:rsidR="008D591A" w:rsidRPr="00C67A40">
        <w:rPr>
          <w:szCs w:val="22"/>
        </w:rPr>
        <w:t xml:space="preserve"> </w:t>
      </w:r>
      <w:r w:rsidRPr="008A4699">
        <w:rPr>
          <w:szCs w:val="22"/>
        </w:rPr>
        <w:t xml:space="preserve">Programs like Innovative Solutions Canada (ISC), modeled on the U.S. </w:t>
      </w:r>
      <w:r w:rsidR="00834EF7" w:rsidRPr="00834EF7">
        <w:rPr>
          <w:szCs w:val="22"/>
        </w:rPr>
        <w:t>Small Business Innovation Research</w:t>
      </w:r>
      <w:r w:rsidR="00834EF7">
        <w:rPr>
          <w:szCs w:val="22"/>
        </w:rPr>
        <w:t xml:space="preserve"> (</w:t>
      </w:r>
      <w:r w:rsidRPr="008A4699">
        <w:rPr>
          <w:szCs w:val="22"/>
        </w:rPr>
        <w:t>SBIR</w:t>
      </w:r>
      <w:r w:rsidR="00834EF7">
        <w:rPr>
          <w:szCs w:val="22"/>
        </w:rPr>
        <w:t>)</w:t>
      </w:r>
      <w:r w:rsidRPr="008A4699">
        <w:rPr>
          <w:szCs w:val="22"/>
        </w:rPr>
        <w:t>, have demonstrated high returns—generating over $3 in GDP and $1.40 in tax revenue for every $1 invested</w:t>
      </w:r>
      <w:r w:rsidR="002C62A4">
        <w:rPr>
          <w:szCs w:val="22"/>
        </w:rPr>
        <w:t>.</w:t>
      </w:r>
      <w:r w:rsidRPr="008A4699">
        <w:rPr>
          <w:szCs w:val="22"/>
        </w:rPr>
        <w:t xml:space="preserve"> Yet ISC funding has declined in recent budgets</w:t>
      </w:r>
      <w:sdt>
        <w:sdtPr>
          <w:rPr>
            <w:szCs w:val="22"/>
          </w:rPr>
          <w:id w:val="-583221491"/>
          <w:citation/>
        </w:sdtPr>
        <w:sdtContent>
          <w:r w:rsidR="00E96062">
            <w:rPr>
              <w:szCs w:val="22"/>
            </w:rPr>
            <w:fldChar w:fldCharType="begin"/>
          </w:r>
          <w:r w:rsidR="00E96062">
            <w:rPr>
              <w:szCs w:val="22"/>
            </w:rPr>
            <w:instrText xml:space="preserve"> CITATION SST23 \l 4105 </w:instrText>
          </w:r>
          <w:r w:rsidR="00E96062">
            <w:rPr>
              <w:szCs w:val="22"/>
            </w:rPr>
            <w:fldChar w:fldCharType="separate"/>
          </w:r>
          <w:r w:rsidR="00485DBE">
            <w:rPr>
              <w:noProof/>
              <w:szCs w:val="22"/>
            </w:rPr>
            <w:t xml:space="preserve"> </w:t>
          </w:r>
          <w:r w:rsidR="00485DBE">
            <w:rPr>
              <w:noProof/>
              <w:szCs w:val="22"/>
            </w:rPr>
            <w:t>[16]</w:t>
          </w:r>
          <w:r w:rsidR="00E96062">
            <w:rPr>
              <w:szCs w:val="22"/>
            </w:rPr>
            <w:fldChar w:fldCharType="end"/>
          </w:r>
        </w:sdtContent>
      </w:sdt>
      <w:r w:rsidR="00FB0F2B">
        <w:rPr>
          <w:szCs w:val="22"/>
        </w:rPr>
        <w:t xml:space="preserve">. </w:t>
      </w:r>
      <w:commentRangeStart w:id="15"/>
      <w:commentRangeEnd w:id="15"/>
      <w:r w:rsidR="00E3670D">
        <w:rPr>
          <w:rStyle w:val="CommentReference"/>
          <w:rFonts w:eastAsia="Calibri" w:cs="Calibri"/>
          <w:color w:val="000000"/>
          <w:kern w:val="2"/>
          <w:lang w:val="en-US"/>
          <w14:ligatures w14:val="standardContextual"/>
        </w:rPr>
        <w:commentReference w:id="15"/>
      </w:r>
      <w:r w:rsidRPr="008A4699">
        <w:rPr>
          <w:szCs w:val="22"/>
        </w:rPr>
        <w:t>Expanding such programs, especially with mandates for late-stage firms, would offer promising Canadian companies meaningful market validation and early revenue.</w:t>
      </w:r>
    </w:p>
    <w:p w14:paraId="39854424" w14:textId="4CCB45B9" w:rsidR="006A6AFD" w:rsidRPr="008A4699" w:rsidRDefault="006A6AFD" w:rsidP="007F2B60">
      <w:pPr>
        <w:spacing w:before="100" w:beforeAutospacing="1" w:after="100" w:afterAutospacing="1"/>
        <w:jc w:val="lowKashida"/>
        <w:rPr>
          <w:szCs w:val="22"/>
        </w:rPr>
      </w:pPr>
      <w:r w:rsidRPr="00C67A40">
        <w:rPr>
          <w:szCs w:val="22"/>
        </w:rPr>
        <w:t xml:space="preserve">Mandating federal departments to allocate a portion of procurement budgets to innovative Canadian firms—particularly those at the scale-up stage—would provide early market access and credibility. Departments should also be encouraged to </w:t>
      </w:r>
      <w:r w:rsidRPr="00826F36">
        <w:rPr>
          <w:rStyle w:val="Strong"/>
          <w:rFonts w:eastAsiaTheme="majorEastAsia"/>
          <w:b w:val="0"/>
          <w:szCs w:val="22"/>
        </w:rPr>
        <w:t>prioritize procurement from qualified domestic innovators</w:t>
      </w:r>
      <w:r w:rsidRPr="00826F36">
        <w:rPr>
          <w:b/>
          <w:szCs w:val="22"/>
        </w:rPr>
        <w:t xml:space="preserve"> </w:t>
      </w:r>
      <w:r w:rsidRPr="00C67A40">
        <w:rPr>
          <w:szCs w:val="22"/>
        </w:rPr>
        <w:t>where feasible, especially in strategic sectors such as clean technology, digital services, and health innovation.</w:t>
      </w:r>
    </w:p>
    <w:p w14:paraId="550CDDB2" w14:textId="529D0344" w:rsidR="00173487" w:rsidRPr="00173487" w:rsidRDefault="00DD2672" w:rsidP="008937A8">
      <w:pPr>
        <w:pStyle w:val="Heading2"/>
      </w:pPr>
      <w:bookmarkStart w:id="16" w:name="_Toc194334916"/>
      <w:r>
        <w:t xml:space="preserve">Policy 2 : </w:t>
      </w:r>
      <w:r w:rsidR="00173487" w:rsidRPr="00173487">
        <w:t>Innovation Tax Advantage</w:t>
      </w:r>
      <w:bookmarkEnd w:id="16"/>
      <w:r w:rsidR="00173487" w:rsidRPr="00173487">
        <w:t> </w:t>
      </w:r>
    </w:p>
    <w:p w14:paraId="69A1C7DC" w14:textId="3B1BF06F" w:rsidR="00173487" w:rsidRPr="00704097" w:rsidRDefault="00173487" w:rsidP="00173487">
      <w:r w:rsidRPr="00704097">
        <w:t xml:space="preserve">Canada’s high regulatory burden and corporate tax rates </w:t>
      </w:r>
      <w:r w:rsidRPr="07D3503C">
        <w:rPr>
          <w:noProof/>
        </w:rPr>
        <w:t>discourage</w:t>
      </w:r>
      <w:r w:rsidR="13DAEC26" w:rsidRPr="07D3503C">
        <w:rPr>
          <w:noProof/>
        </w:rPr>
        <w:t>s</w:t>
      </w:r>
      <w:r w:rsidRPr="00704097">
        <w:t xml:space="preserve"> startups and high-growth </w:t>
      </w:r>
      <w:commentRangeStart w:id="17"/>
      <w:commentRangeStart w:id="18"/>
      <w:commentRangeStart w:id="19"/>
      <w:r w:rsidRPr="00704097">
        <w:t xml:space="preserve">companies </w:t>
      </w:r>
      <w:commentRangeEnd w:id="17"/>
      <w:r w:rsidR="000A2162">
        <w:rPr>
          <w:rStyle w:val="CommentReference"/>
        </w:rPr>
        <w:commentReference w:id="17"/>
      </w:r>
      <w:commentRangeEnd w:id="18"/>
      <w:r>
        <w:rPr>
          <w:rStyle w:val="CommentReference"/>
        </w:rPr>
        <w:commentReference w:id="18"/>
      </w:r>
      <w:commentRangeEnd w:id="19"/>
      <w:r w:rsidR="00167F11">
        <w:rPr>
          <w:rStyle w:val="CommentReference"/>
        </w:rPr>
        <w:commentReference w:id="19"/>
      </w:r>
      <w:r w:rsidRPr="00704097">
        <w:t>from establishing operations domestically, resulting in a brain-drain of ideas and startups to the USA. To create a more competitive business environment, the group advises the government to introduce the Innovation Tax Advantage (ITA) policy, aimed at reducing barriers for startups, scaling companies, and high-tech industries.</w:t>
      </w:r>
    </w:p>
    <w:p w14:paraId="3F2C1FE3" w14:textId="6A774705" w:rsidR="00EB44EB" w:rsidRDefault="2A577165" w:rsidP="003F1580">
      <w:pPr>
        <w:spacing w:before="240" w:after="240"/>
      </w:pPr>
      <w:r w:rsidRPr="2DD46FA5">
        <w:t>Despite having comparable success and failure rates to the U.S., Canada’s startup ecosystem remains much smaller, with only about 5,000 startups compared to over 80,000 in the U.S</w:t>
      </w:r>
      <w:r w:rsidR="5D1AB796" w:rsidRPr="2DD46FA5">
        <w:t xml:space="preserve"> based on current 2025 data from </w:t>
      </w:r>
      <w:r w:rsidR="00026071">
        <w:t>Startup Ranking</w:t>
      </w:r>
      <w:sdt>
        <w:sdtPr>
          <w:id w:val="-1607189744"/>
          <w:citation/>
        </w:sdtPr>
        <w:sdtEndPr/>
        <w:sdtContent>
          <w:r w:rsidR="00026071">
            <w:fldChar w:fldCharType="begin"/>
          </w:r>
          <w:r w:rsidR="00026071">
            <w:instrText xml:space="preserve"> CITATION Sta \l 4105 </w:instrText>
          </w:r>
          <w:r w:rsidR="00026071">
            <w:fldChar w:fldCharType="separate"/>
          </w:r>
          <w:r w:rsidR="00485DBE">
            <w:rPr>
              <w:noProof/>
            </w:rPr>
            <w:t xml:space="preserve"> </w:t>
          </w:r>
          <w:r w:rsidR="00485DBE">
            <w:rPr>
              <w:noProof/>
            </w:rPr>
            <w:t>[17]</w:t>
          </w:r>
          <w:r w:rsidR="00026071">
            <w:fldChar w:fldCharType="end"/>
          </w:r>
        </w:sdtContent>
      </w:sdt>
      <w:r w:rsidR="00C06C89">
        <w:t>(</w:t>
      </w:r>
      <w:r w:rsidR="0062628C">
        <w:t xml:space="preserve">Appendix </w:t>
      </w:r>
      <w:r w:rsidR="008E2B17">
        <w:t>Figure B1</w:t>
      </w:r>
      <w:r w:rsidR="00C06C89">
        <w:t>)</w:t>
      </w:r>
      <w:r w:rsidR="291ACAE8" w:rsidRPr="180F5178">
        <w:t>.</w:t>
      </w:r>
      <w:r w:rsidRPr="04FF8CC5">
        <w:t xml:space="preserve"> Moreover, the number of </w:t>
      </w:r>
      <w:r w:rsidR="71653D14" w:rsidRPr="04FF8CC5">
        <w:t xml:space="preserve">most current unicorns for </w:t>
      </w:r>
      <w:r w:rsidRPr="04FF8CC5">
        <w:t>Canad</w:t>
      </w:r>
      <w:r w:rsidR="0DFAADE4" w:rsidRPr="04FF8CC5">
        <w:t xml:space="preserve">a is less than 30 </w:t>
      </w:r>
      <w:r w:rsidR="7B8CE523" w:rsidRPr="04FF8CC5">
        <w:t>while the US</w:t>
      </w:r>
      <w:r w:rsidRPr="04FF8CC5">
        <w:t xml:space="preserve"> </w:t>
      </w:r>
      <w:r w:rsidR="00E97742">
        <w:t>has</w:t>
      </w:r>
      <w:r w:rsidRPr="04FF8CC5">
        <w:t xml:space="preserve"> </w:t>
      </w:r>
      <w:r w:rsidR="7B8CE523" w:rsidRPr="04FF8CC5">
        <w:t>around 780</w:t>
      </w:r>
      <w:r w:rsidR="00BA5C87" w:rsidRPr="04FF8CC5">
        <w:t xml:space="preserve"> </w:t>
      </w:r>
      <w:r w:rsidR="00C06C89">
        <w:t>(</w:t>
      </w:r>
      <w:r w:rsidR="005117CA">
        <w:t xml:space="preserve">Appendix </w:t>
      </w:r>
      <w:r w:rsidR="00486D1B">
        <w:t>Figure B2</w:t>
      </w:r>
      <w:r w:rsidR="00C06C89">
        <w:t>)</w:t>
      </w:r>
      <w:r>
        <w:t xml:space="preserve"> </w:t>
      </w:r>
      <w:r w:rsidRPr="04FF8CC5">
        <w:t>suggesting that external pressure</w:t>
      </w:r>
      <w:r w:rsidR="00F90E12">
        <w:t xml:space="preserve">, </w:t>
      </w:r>
      <w:r w:rsidRPr="04FF8CC5">
        <w:t>such as bureaucratic delays</w:t>
      </w:r>
      <w:r w:rsidR="07A73904" w:rsidRPr="04FF8CC5">
        <w:t>, inability to bring product to market</w:t>
      </w:r>
      <w:r w:rsidRPr="04FF8CC5">
        <w:t xml:space="preserve"> and an unfavorable tax climate</w:t>
      </w:r>
      <w:r w:rsidR="000676BB">
        <w:t xml:space="preserve">, </w:t>
      </w:r>
      <w:r w:rsidRPr="04FF8CC5">
        <w:t>hamper growth</w:t>
      </w:r>
      <w:r w:rsidR="70B090CD" w:rsidRPr="04FF8CC5">
        <w:t xml:space="preserve"> in Canada</w:t>
      </w:r>
      <w:r w:rsidR="00BA5C87">
        <w:t xml:space="preserve"> </w:t>
      </w:r>
      <w:sdt>
        <w:sdtPr>
          <w:id w:val="1176391372"/>
          <w:citation/>
        </w:sdtPr>
        <w:sdtEndPr/>
        <w:sdtContent>
          <w:r w:rsidR="00BA5C87">
            <w:fldChar w:fldCharType="begin"/>
          </w:r>
          <w:r w:rsidR="00BA5C87">
            <w:instrText xml:space="preserve"> CITATION Cru \l 4105 </w:instrText>
          </w:r>
          <w:r w:rsidR="00BA5C87">
            <w:fldChar w:fldCharType="separate"/>
          </w:r>
          <w:r w:rsidR="00485DBE">
            <w:rPr>
              <w:noProof/>
            </w:rPr>
            <w:t>[18]</w:t>
          </w:r>
          <w:r w:rsidR="00BA5C87">
            <w:fldChar w:fldCharType="end"/>
          </w:r>
        </w:sdtContent>
      </w:sdt>
      <w:r w:rsidR="00693A06" w:rsidRPr="5DCC031C">
        <w:t xml:space="preserve"> </w:t>
      </w:r>
      <w:sdt>
        <w:sdtPr>
          <w:id w:val="-363369559"/>
          <w:citation/>
        </w:sdtPr>
        <w:sdtEndPr/>
        <w:sdtContent>
          <w:r w:rsidR="00693A06">
            <w:fldChar w:fldCharType="begin"/>
          </w:r>
          <w:r w:rsidR="00693A06">
            <w:instrText xml:space="preserve"> CITATION Cat24 \l 4105 </w:instrText>
          </w:r>
          <w:r w:rsidR="00693A06">
            <w:fldChar w:fldCharType="separate"/>
          </w:r>
          <w:r w:rsidR="00485DBE">
            <w:rPr>
              <w:noProof/>
            </w:rPr>
            <w:t>[19]</w:t>
          </w:r>
          <w:r w:rsidR="00693A06">
            <w:fldChar w:fldCharType="end"/>
          </w:r>
        </w:sdtContent>
      </w:sdt>
      <w:r w:rsidRPr="271112F0">
        <w:t>.</w:t>
      </w:r>
      <w:r w:rsidRPr="04FF8CC5">
        <w:t xml:space="preserve"> Data from Startup Ranking indicate that these challenges are compounded by a risk-averse culture</w:t>
      </w:r>
      <w:r w:rsidR="007B52D8">
        <w:t>, with</w:t>
      </w:r>
      <w:r w:rsidRPr="04FF8CC5">
        <w:t xml:space="preserve"> surveys by the Global Entrepreneurship Monitor reveal</w:t>
      </w:r>
      <w:r w:rsidR="00E33CA8">
        <w:t>ing</w:t>
      </w:r>
      <w:r w:rsidRPr="04FF8CC5">
        <w:t xml:space="preserve"> a high fear of failure among Canadians aged 18–64, which discourages entrepreneurial ventures</w:t>
      </w:r>
      <w:r w:rsidR="00A121DC">
        <w:t xml:space="preserve"> </w:t>
      </w:r>
      <w:r w:rsidR="00C06C89">
        <w:t>(</w:t>
      </w:r>
      <w:r w:rsidR="0062628C">
        <w:t xml:space="preserve">Appendix </w:t>
      </w:r>
      <w:r w:rsidR="00314A6C">
        <w:t>Figure B3</w:t>
      </w:r>
      <w:r w:rsidR="00C06C89">
        <w:t>)</w:t>
      </w:r>
      <w:sdt>
        <w:sdtPr>
          <w:id w:val="1644394484"/>
          <w:citation/>
        </w:sdtPr>
        <w:sdtEndPr/>
        <w:sdtContent>
          <w:r w:rsidR="00FA75F8">
            <w:fldChar w:fldCharType="begin"/>
          </w:r>
          <w:r w:rsidR="00FA75F8">
            <w:rPr>
              <w:noProof/>
            </w:rPr>
            <w:instrText xml:space="preserve"> CITATION Sta \l 4105 </w:instrText>
          </w:r>
          <w:r w:rsidR="00FA75F8">
            <w:fldChar w:fldCharType="separate"/>
          </w:r>
          <w:r w:rsidR="00485DBE">
            <w:rPr>
              <w:noProof/>
            </w:rPr>
            <w:t xml:space="preserve"> </w:t>
          </w:r>
          <w:r w:rsidR="00485DBE">
            <w:rPr>
              <w:noProof/>
            </w:rPr>
            <w:t>[17]</w:t>
          </w:r>
          <w:r w:rsidR="00FA75F8">
            <w:fldChar w:fldCharType="end"/>
          </w:r>
        </w:sdtContent>
      </w:sdt>
      <w:sdt>
        <w:sdtPr>
          <w:id w:val="1221709202"/>
          <w:citation/>
        </w:sdtPr>
        <w:sdtEndPr/>
        <w:sdtContent>
          <w:r w:rsidR="003824DA">
            <w:fldChar w:fldCharType="begin"/>
          </w:r>
          <w:r w:rsidR="003824DA">
            <w:instrText xml:space="preserve"> CITATION Sta1 \l 4105 </w:instrText>
          </w:r>
          <w:r w:rsidR="003824DA">
            <w:fldChar w:fldCharType="separate"/>
          </w:r>
          <w:r w:rsidR="00485DBE">
            <w:rPr>
              <w:noProof/>
            </w:rPr>
            <w:t xml:space="preserve"> </w:t>
          </w:r>
          <w:r w:rsidR="00485DBE">
            <w:rPr>
              <w:noProof/>
            </w:rPr>
            <w:t>[20]</w:t>
          </w:r>
          <w:r w:rsidR="003824DA">
            <w:fldChar w:fldCharType="end"/>
          </w:r>
        </w:sdtContent>
      </w:sdt>
      <w:sdt>
        <w:sdtPr>
          <w:id w:val="-297227902"/>
          <w:citation/>
        </w:sdtPr>
        <w:sdtEndPr/>
        <w:sdtContent>
          <w:r w:rsidR="00513903">
            <w:fldChar w:fldCharType="begin"/>
          </w:r>
          <w:r w:rsidR="00513903">
            <w:instrText xml:space="preserve"> CITATION Glo \l 4105 </w:instrText>
          </w:r>
          <w:r w:rsidR="00513903">
            <w:fldChar w:fldCharType="separate"/>
          </w:r>
          <w:r w:rsidR="00485DBE">
            <w:rPr>
              <w:noProof/>
            </w:rPr>
            <w:t xml:space="preserve"> </w:t>
          </w:r>
          <w:r w:rsidR="00485DBE">
            <w:rPr>
              <w:noProof/>
            </w:rPr>
            <w:t>[21]</w:t>
          </w:r>
          <w:r w:rsidR="00513903">
            <w:fldChar w:fldCharType="end"/>
          </w:r>
        </w:sdtContent>
      </w:sdt>
      <w:r w:rsidR="00EA494E">
        <w:t>.</w:t>
      </w:r>
    </w:p>
    <w:p w14:paraId="2B559276" w14:textId="23183562" w:rsidR="5382E467" w:rsidRDefault="5D35B781" w:rsidP="003F1580">
      <w:pPr>
        <w:spacing w:before="240" w:after="240"/>
      </w:pPr>
      <w:r w:rsidRPr="7B7FD5E3">
        <w:t>The</w:t>
      </w:r>
      <w:r w:rsidR="64EB230A" w:rsidRPr="04FF8CC5">
        <w:t xml:space="preserve"> analysis using data from</w:t>
      </w:r>
      <w:r w:rsidR="2A577165" w:rsidRPr="7F2C9E63">
        <w:t xml:space="preserve"> the World Bank and</w:t>
      </w:r>
      <w:r w:rsidR="00B52BA3">
        <w:t xml:space="preserve"> </w:t>
      </w:r>
      <w:r w:rsidR="2A577165" w:rsidRPr="7F2C9E63">
        <w:t xml:space="preserve">OECD </w:t>
      </w:r>
      <w:r w:rsidR="5E16E553" w:rsidRPr="526AACD8">
        <w:t>highlights</w:t>
      </w:r>
      <w:r w:rsidR="2A577165" w:rsidRPr="7F2C9E63">
        <w:t xml:space="preserve"> </w:t>
      </w:r>
      <w:r w:rsidR="39AAE3C1" w:rsidRPr="04FF8CC5">
        <w:t>that several factors such as venture capital investment (VCI), GDP Growth and Corporate ta</w:t>
      </w:r>
      <w:r w:rsidR="693AEE7F" w:rsidRPr="04FF8CC5">
        <w:t xml:space="preserve">x rate play a large role in determining startup success. </w:t>
      </w:r>
      <w:r w:rsidR="000604E5">
        <w:t xml:space="preserve">Both VCI and </w:t>
      </w:r>
      <w:r w:rsidR="001E6A1E">
        <w:t xml:space="preserve">GDP growth </w:t>
      </w:r>
      <w:r w:rsidR="001B51A2">
        <w:t xml:space="preserve">showed a </w:t>
      </w:r>
      <w:r w:rsidR="00AB78C7">
        <w:t>statistically</w:t>
      </w:r>
      <w:r w:rsidR="0040148E">
        <w:t xml:space="preserve"> significant </w:t>
      </w:r>
      <w:r w:rsidR="00727BDD">
        <w:t>effect</w:t>
      </w:r>
      <w:r w:rsidR="693AEE7F" w:rsidRPr="04FF8CC5">
        <w:t xml:space="preserve"> </w:t>
      </w:r>
      <w:r w:rsidR="00DA28DE">
        <w:t>when it came to corporate taxe</w:t>
      </w:r>
      <w:r w:rsidR="004D1AF9">
        <w:t xml:space="preserve">s </w:t>
      </w:r>
      <w:r w:rsidR="00AB78C7">
        <w:t>(with p values of close to 0 for both)</w:t>
      </w:r>
      <w:r w:rsidR="00AF7554">
        <w:t xml:space="preserve"> (</w:t>
      </w:r>
      <w:r w:rsidR="009E4667">
        <w:t>Appendix</w:t>
      </w:r>
      <w:r w:rsidR="00D817CE" w:rsidRPr="00D817CE">
        <w:t xml:space="preserve"> </w:t>
      </w:r>
      <w:r w:rsidR="00AF7554">
        <w:t>Figure B4</w:t>
      </w:r>
      <w:commentRangeStart w:id="20"/>
      <w:commentRangeEnd w:id="20"/>
      <w:r w:rsidR="00AF7554">
        <w:rPr>
          <w:rStyle w:val="CommentReference"/>
          <w:rFonts w:eastAsia="Calibri" w:cs="Calibri"/>
          <w:color w:val="000000"/>
          <w:kern w:val="2"/>
          <w:lang w:val="en-US"/>
          <w14:ligatures w14:val="standardContextual"/>
        </w:rPr>
        <w:commentReference w:id="20"/>
      </w:r>
      <w:commentRangeStart w:id="21"/>
      <w:commentRangeEnd w:id="21"/>
      <w:r w:rsidR="00AF7554">
        <w:rPr>
          <w:rStyle w:val="CommentReference"/>
          <w:rFonts w:eastAsia="Calibri" w:cs="Calibri"/>
          <w:color w:val="000000"/>
          <w:kern w:val="2"/>
          <w:lang w:val="en-US"/>
          <w14:ligatures w14:val="standardContextual"/>
        </w:rPr>
        <w:commentReference w:id="21"/>
      </w:r>
      <w:commentRangeStart w:id="22"/>
      <w:commentRangeEnd w:id="22"/>
      <w:r w:rsidR="00AF7554">
        <w:rPr>
          <w:rStyle w:val="CommentReference"/>
          <w:rFonts w:eastAsia="Calibri" w:cs="Calibri"/>
          <w:color w:val="000000"/>
          <w:kern w:val="2"/>
          <w:lang w:val="en-US"/>
          <w14:ligatures w14:val="standardContextual"/>
        </w:rPr>
        <w:commentReference w:id="22"/>
      </w:r>
      <w:r w:rsidR="00AF7554">
        <w:rPr>
          <w:lang w:val="en-US"/>
        </w:rPr>
        <w:t xml:space="preserve"> and B5). </w:t>
      </w:r>
      <w:r w:rsidR="00F556ED">
        <w:rPr>
          <w:lang w:val="en-US"/>
        </w:rPr>
        <w:t>When mapping different countries,</w:t>
      </w:r>
      <w:r w:rsidR="00535C55">
        <w:rPr>
          <w:lang w:val="en-US"/>
        </w:rPr>
        <w:t xml:space="preserve"> their c</w:t>
      </w:r>
      <w:r w:rsidR="083FCC85" w:rsidRPr="3751F128">
        <w:t>orporate tax</w:t>
      </w:r>
      <w:r w:rsidR="083FCC85" w:rsidRPr="212845B4">
        <w:t xml:space="preserve"> rates </w:t>
      </w:r>
      <w:r w:rsidR="00DD65E9">
        <w:t xml:space="preserve">revealed </w:t>
      </w:r>
      <w:r w:rsidR="083FCC85" w:rsidRPr="3136470C">
        <w:t xml:space="preserve">a </w:t>
      </w:r>
      <w:r w:rsidR="083FCC85" w:rsidRPr="701FD66F">
        <w:t xml:space="preserve">negative </w:t>
      </w:r>
      <w:r w:rsidR="083FCC85" w:rsidRPr="07D4C69D">
        <w:t xml:space="preserve">correlation when </w:t>
      </w:r>
      <w:r w:rsidR="3639BFF4" w:rsidRPr="67BFFA4E">
        <w:t xml:space="preserve">mapped </w:t>
      </w:r>
      <w:r w:rsidR="3639BFF4" w:rsidRPr="38044EFC">
        <w:t xml:space="preserve">against </w:t>
      </w:r>
      <w:r w:rsidR="00D60251">
        <w:t xml:space="preserve">their </w:t>
      </w:r>
      <w:r w:rsidR="3639BFF4" w:rsidRPr="38044EFC">
        <w:t>GDP growth</w:t>
      </w:r>
      <w:r w:rsidR="00EB2B3F">
        <w:t>,</w:t>
      </w:r>
      <w:r w:rsidR="3639BFF4" w:rsidRPr="38044EFC">
        <w:t xml:space="preserve"> </w:t>
      </w:r>
      <w:r w:rsidR="00E24A79">
        <w:t xml:space="preserve">as </w:t>
      </w:r>
      <w:r w:rsidR="00591F0B">
        <w:t xml:space="preserve">shown in </w:t>
      </w:r>
      <w:r w:rsidR="00DD07FC">
        <w:fldChar w:fldCharType="begin"/>
      </w:r>
      <w:r w:rsidR="00DD07FC">
        <w:instrText xml:space="preserve"> REF _Ref194259136 \h </w:instrText>
      </w:r>
      <w:r w:rsidR="003F1580">
        <w:instrText xml:space="preserve"> \* MERGEFORMAT </w:instrText>
      </w:r>
      <w:r w:rsidR="00DD07FC">
        <w:fldChar w:fldCharType="separate"/>
      </w:r>
      <w:r w:rsidR="00DD07FC">
        <w:t xml:space="preserve">Figure </w:t>
      </w:r>
      <w:r w:rsidR="00DD07FC">
        <w:fldChar w:fldCharType="end"/>
      </w:r>
      <w:r w:rsidR="00D817CE">
        <w:t>3</w:t>
      </w:r>
      <w:r w:rsidR="00845C52">
        <w:rPr>
          <w:lang w:val="en-US"/>
        </w:rPr>
        <w:t>.</w:t>
      </w:r>
      <w:r w:rsidR="2A577165">
        <w:rPr>
          <w:lang w:val="en-US"/>
        </w:rPr>
        <w:t xml:space="preserve"> </w:t>
      </w:r>
      <w:r w:rsidR="00D60251">
        <w:rPr>
          <w:lang w:val="en-US"/>
        </w:rPr>
        <w:t xml:space="preserve">Canada can be seen </w:t>
      </w:r>
      <w:r w:rsidR="00A25B48">
        <w:rPr>
          <w:lang w:val="en-US"/>
        </w:rPr>
        <w:t>on the</w:t>
      </w:r>
      <w:r w:rsidR="00D60251">
        <w:rPr>
          <w:lang w:val="en-US"/>
        </w:rPr>
        <w:t xml:space="preserve"> </w:t>
      </w:r>
      <w:r w:rsidR="00C21375">
        <w:rPr>
          <w:lang w:val="en-US"/>
        </w:rPr>
        <w:t xml:space="preserve">figure to have a </w:t>
      </w:r>
      <w:r w:rsidR="00F35E6B">
        <w:rPr>
          <w:lang w:val="en-US"/>
        </w:rPr>
        <w:t xml:space="preserve">higher </w:t>
      </w:r>
      <w:r w:rsidR="00507D2E">
        <w:rPr>
          <w:lang w:val="en-US"/>
        </w:rPr>
        <w:t xml:space="preserve">tax rate </w:t>
      </w:r>
      <w:r w:rsidR="004E551A">
        <w:rPr>
          <w:lang w:val="en-US"/>
        </w:rPr>
        <w:t>and lower GDP growth when compar</w:t>
      </w:r>
      <w:r w:rsidR="006044C3">
        <w:rPr>
          <w:lang w:val="en-US"/>
        </w:rPr>
        <w:t>ed</w:t>
      </w:r>
      <w:r w:rsidR="004E551A">
        <w:rPr>
          <w:lang w:val="en-US"/>
        </w:rPr>
        <w:t xml:space="preserve"> to most countries on the graph.</w:t>
      </w:r>
      <w:r w:rsidR="0007165E" w:rsidRPr="6579A259">
        <w:t xml:space="preserve"> </w:t>
      </w:r>
      <w:r w:rsidR="004B3C17">
        <w:t xml:space="preserve">This indicates that </w:t>
      </w:r>
      <w:r w:rsidR="3D47A27B" w:rsidRPr="05A7F799">
        <w:t>although</w:t>
      </w:r>
      <w:r w:rsidR="3D47A27B" w:rsidRPr="7F2C9E63">
        <w:t xml:space="preserve"> </w:t>
      </w:r>
      <w:r w:rsidR="00DD07FC" w:rsidRPr="7F2C9E63">
        <w:t>robust</w:t>
      </w:r>
      <w:r w:rsidR="2A577165" w:rsidRPr="7F2C9E63">
        <w:t xml:space="preserve"> tax </w:t>
      </w:r>
      <w:r w:rsidR="2A577165" w:rsidRPr="790D4562">
        <w:t>revenue</w:t>
      </w:r>
      <w:r w:rsidR="1FEF0CC1" w:rsidRPr="790D4562">
        <w:t xml:space="preserve"> is</w:t>
      </w:r>
      <w:r w:rsidR="1FEF0CC1" w:rsidRPr="7F2C9E63">
        <w:t xml:space="preserve"> ne</w:t>
      </w:r>
      <w:r w:rsidR="2A577165" w:rsidRPr="7F2C9E63">
        <w:t xml:space="preserve">cessary for public investments, an overly burdensome tax environment limits economic performance and stifles the benefits of R&amp;D spending. </w:t>
      </w:r>
    </w:p>
    <w:p w14:paraId="29E75F7F" w14:textId="77777777" w:rsidR="009107BE" w:rsidRDefault="76533AA9" w:rsidP="009107BE">
      <w:pPr>
        <w:keepNext/>
        <w:spacing w:before="240" w:after="240"/>
        <w:jc w:val="center"/>
      </w:pPr>
      <w:r>
        <w:rPr>
          <w:noProof/>
        </w:rPr>
        <w:lastRenderedPageBreak/>
        <w:drawing>
          <wp:inline distT="0" distB="0" distL="0" distR="0" wp14:anchorId="47638479" wp14:editId="5767262F">
            <wp:extent cx="3637184" cy="2080009"/>
            <wp:effectExtent l="0" t="0" r="0" b="3175"/>
            <wp:docPr id="490627981" name="Picture 49062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6279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2267" cy="2088635"/>
                    </a:xfrm>
                    <a:prstGeom prst="rect">
                      <a:avLst/>
                    </a:prstGeom>
                  </pic:spPr>
                </pic:pic>
              </a:graphicData>
            </a:graphic>
          </wp:inline>
        </w:drawing>
      </w:r>
    </w:p>
    <w:p w14:paraId="3DFC75A5" w14:textId="26443EF3" w:rsidR="00DD07FC" w:rsidRDefault="009107BE" w:rsidP="009107BE">
      <w:pPr>
        <w:pStyle w:val="Caption"/>
        <w:jc w:val="center"/>
      </w:pPr>
      <w:r>
        <w:t xml:space="preserve">Figure </w:t>
      </w:r>
      <w:r>
        <w:fldChar w:fldCharType="begin"/>
      </w:r>
      <w:r>
        <w:instrText xml:space="preserve"> SEQ Figure \* ARABIC </w:instrText>
      </w:r>
      <w:r>
        <w:fldChar w:fldCharType="separate"/>
      </w:r>
      <w:r w:rsidR="00CA3709">
        <w:rPr>
          <w:noProof/>
        </w:rPr>
        <w:t>3</w:t>
      </w:r>
      <w:r>
        <w:fldChar w:fldCharType="end"/>
      </w:r>
      <w:r>
        <w:t xml:space="preserve">: </w:t>
      </w:r>
      <w:r w:rsidRPr="00E62381">
        <w:t>GDP Growth vs Corporate Tax Rate</w:t>
      </w:r>
    </w:p>
    <w:p w14:paraId="71751750" w14:textId="66750753" w:rsidR="00173487" w:rsidRDefault="5F6C3777" w:rsidP="003F1580">
      <w:r w:rsidRPr="2A8CA524">
        <w:t xml:space="preserve">The ITA policy is designed to directly address these challenges by implementing </w:t>
      </w:r>
      <w:r w:rsidRPr="2B7E1E2C">
        <w:t xml:space="preserve">measures </w:t>
      </w:r>
      <w:r w:rsidRPr="2A8CA524">
        <w:t>to stimulate innovation</w:t>
      </w:r>
      <w:r w:rsidR="268F2ABE" w:rsidRPr="5C4DC613">
        <w:t xml:space="preserve">. </w:t>
      </w:r>
      <w:r w:rsidR="268F2ABE" w:rsidRPr="7934380A">
        <w:t xml:space="preserve">This policy proposes to </w:t>
      </w:r>
      <w:r w:rsidR="268F2ABE" w:rsidRPr="7B62B3BF">
        <w:t xml:space="preserve">implement tax </w:t>
      </w:r>
      <w:r w:rsidR="268F2ABE" w:rsidRPr="20B63C88">
        <w:t xml:space="preserve">breaks for </w:t>
      </w:r>
      <w:r w:rsidR="268F2ABE" w:rsidRPr="4CE7C10D">
        <w:t>innovative sectors,</w:t>
      </w:r>
      <w:r w:rsidR="268F2ABE" w:rsidRPr="1E882E4A">
        <w:t xml:space="preserve"> </w:t>
      </w:r>
      <w:r w:rsidR="268F2ABE" w:rsidRPr="4F670AF4">
        <w:t>deregulation</w:t>
      </w:r>
      <w:r w:rsidR="12D17B99" w:rsidRPr="10F4D0C1">
        <w:t xml:space="preserve"> by streamlining regulatory process</w:t>
      </w:r>
      <w:r w:rsidR="00E90480">
        <w:t>,</w:t>
      </w:r>
      <w:r w:rsidR="12D17B99" w:rsidRPr="10F4D0C1">
        <w:t xml:space="preserve"> and </w:t>
      </w:r>
      <w:r w:rsidR="396352F4" w:rsidRPr="4CCBA7C5">
        <w:t xml:space="preserve">encouraging venture </w:t>
      </w:r>
      <w:r w:rsidR="396352F4" w:rsidRPr="437D1DF5">
        <w:t>cap</w:t>
      </w:r>
      <w:r w:rsidR="00207F3A">
        <w:t>i</w:t>
      </w:r>
      <w:r w:rsidR="396352F4" w:rsidRPr="437D1DF5">
        <w:t>tal</w:t>
      </w:r>
      <w:r w:rsidR="396352F4" w:rsidRPr="4CCBA7C5">
        <w:t xml:space="preserve"> investment via tax exemptions. These measures will help encour</w:t>
      </w:r>
      <w:r w:rsidR="7D09C93C" w:rsidRPr="4CCBA7C5">
        <w:t>a</w:t>
      </w:r>
      <w:r w:rsidR="00E90480">
        <w:t>ge</w:t>
      </w:r>
      <w:r w:rsidR="396352F4" w:rsidRPr="4CCBA7C5">
        <w:t xml:space="preserve"> reinvestment</w:t>
      </w:r>
      <w:r w:rsidR="373C9C22" w:rsidRPr="4CCBA7C5">
        <w:t xml:space="preserve"> in innovation and reduce financial risks associated with entrepreneurial failure. </w:t>
      </w:r>
    </w:p>
    <w:p w14:paraId="69D04767" w14:textId="77777777" w:rsidR="006A18EB" w:rsidRPr="00704097" w:rsidRDefault="006A18EB" w:rsidP="003F1580"/>
    <w:p w14:paraId="57BD0797" w14:textId="0C4CB826" w:rsidR="007A28EC" w:rsidRDefault="0062206C" w:rsidP="003F1580">
      <w:pPr>
        <w:rPr>
          <w:noProof/>
        </w:rPr>
      </w:pPr>
      <w:r>
        <w:t>To encourage innovation, t</w:t>
      </w:r>
      <w:r w:rsidR="0019380D">
        <w:t>his policy will</w:t>
      </w:r>
      <w:r w:rsidR="235F7489" w:rsidRPr="0565820E">
        <w:t xml:space="preserve"> </w:t>
      </w:r>
      <w:r>
        <w:t xml:space="preserve">offer tax breaks to key sectors, </w:t>
      </w:r>
      <w:r w:rsidR="235F7489" w:rsidRPr="0565820E">
        <w:t>such as artificial intelligence, biotech, clean tech and quantum computing</w:t>
      </w:r>
      <w:r>
        <w:t>. It</w:t>
      </w:r>
      <w:r w:rsidR="00173487" w:rsidRPr="00704097">
        <w:rPr>
          <w:noProof/>
        </w:rPr>
        <w:t xml:space="preserve"> will</w:t>
      </w:r>
      <w:r w:rsidR="00173487" w:rsidRPr="00704097">
        <w:t xml:space="preserve"> offer tax incentives for R&amp;D spending and commercialization, similar to the UK’s R&amp;D tax credit model</w:t>
      </w:r>
      <w:sdt>
        <w:sdtPr>
          <w:rPr>
            <w:noProof/>
          </w:rPr>
          <w:id w:val="-574750776"/>
          <w:citation/>
        </w:sdtPr>
        <w:sdtEndPr/>
        <w:sdtContent>
          <w:r w:rsidR="00407069">
            <w:rPr>
              <w:noProof/>
            </w:rPr>
            <w:fldChar w:fldCharType="begin"/>
          </w:r>
          <w:r w:rsidR="00407069">
            <w:rPr>
              <w:noProof/>
            </w:rPr>
            <w:instrText xml:space="preserve"> CITATION Uni23 \l 4105 </w:instrText>
          </w:r>
          <w:r w:rsidR="00407069">
            <w:rPr>
              <w:noProof/>
            </w:rPr>
            <w:fldChar w:fldCharType="separate"/>
          </w:r>
          <w:r w:rsidR="00485DBE">
            <w:rPr>
              <w:noProof/>
            </w:rPr>
            <w:t xml:space="preserve"> </w:t>
          </w:r>
          <w:r w:rsidR="00485DBE">
            <w:rPr>
              <w:noProof/>
            </w:rPr>
            <w:t>[3]</w:t>
          </w:r>
          <w:r w:rsidR="00407069">
            <w:rPr>
              <w:noProof/>
            </w:rPr>
            <w:fldChar w:fldCharType="end"/>
          </w:r>
        </w:sdtContent>
      </w:sdt>
      <w:r w:rsidR="37981313" w:rsidRPr="13B10608">
        <w:rPr>
          <w:noProof/>
        </w:rPr>
        <w:t xml:space="preserve"> </w:t>
      </w:r>
      <w:sdt>
        <w:sdtPr>
          <w:rPr>
            <w:noProof/>
          </w:rPr>
          <w:id w:val="-1900663279"/>
          <w:citation/>
        </w:sdtPr>
        <w:sdtEndPr/>
        <w:sdtContent>
          <w:r w:rsidR="005F30E0">
            <w:rPr>
              <w:noProof/>
            </w:rPr>
            <w:fldChar w:fldCharType="begin"/>
          </w:r>
          <w:r w:rsidR="00207F3A">
            <w:rPr>
              <w:noProof/>
            </w:rPr>
            <w:instrText xml:space="preserve">CITATION HMR07 \l 4105 </w:instrText>
          </w:r>
          <w:r w:rsidR="005F30E0">
            <w:rPr>
              <w:noProof/>
            </w:rPr>
            <w:fldChar w:fldCharType="separate"/>
          </w:r>
          <w:r w:rsidR="00485DBE">
            <w:rPr>
              <w:noProof/>
            </w:rPr>
            <w:t>[22]</w:t>
          </w:r>
          <w:r w:rsidR="005F30E0">
            <w:rPr>
              <w:noProof/>
            </w:rPr>
            <w:fldChar w:fldCharType="end"/>
          </w:r>
        </w:sdtContent>
      </w:sdt>
      <w:r>
        <w:rPr>
          <w:noProof/>
        </w:rPr>
        <w:t>.</w:t>
      </w:r>
      <w:r w:rsidR="37981313" w:rsidRPr="343EA805">
        <w:rPr>
          <w:noProof/>
        </w:rPr>
        <w:t xml:space="preserve"> </w:t>
      </w:r>
      <w:r w:rsidR="00173487" w:rsidRPr="343EA805">
        <w:rPr>
          <w:noProof/>
        </w:rPr>
        <w:t> </w:t>
      </w:r>
      <w:r w:rsidR="205C14C2" w:rsidRPr="343EA805">
        <w:rPr>
          <w:noProof/>
        </w:rPr>
        <w:t xml:space="preserve">It will also </w:t>
      </w:r>
      <w:r w:rsidR="205C14C2" w:rsidRPr="63F1E307">
        <w:rPr>
          <w:noProof/>
        </w:rPr>
        <w:t xml:space="preserve">continue to </w:t>
      </w:r>
      <w:r w:rsidR="00A15EB1">
        <w:rPr>
          <w:noProof/>
        </w:rPr>
        <w:t>enhance</w:t>
      </w:r>
      <w:r w:rsidR="205C14C2" w:rsidRPr="07B02E45">
        <w:rPr>
          <w:noProof/>
        </w:rPr>
        <w:t xml:space="preserve"> current</w:t>
      </w:r>
      <w:r w:rsidR="005E025B">
        <w:rPr>
          <w:noProof/>
        </w:rPr>
        <w:t xml:space="preserve"> federal policies</w:t>
      </w:r>
      <w:r w:rsidR="007A28EC">
        <w:rPr>
          <w:noProof/>
        </w:rPr>
        <w:t xml:space="preserve"> such as </w:t>
      </w:r>
      <w:r w:rsidR="001F1029" w:rsidRPr="007A28EC">
        <w:t>Scientific Research and Experimental Development (SR&amp;ED) tax credit</w:t>
      </w:r>
      <w:r w:rsidR="007C6199" w:rsidRPr="007A28EC">
        <w:t xml:space="preserve"> </w:t>
      </w:r>
      <w:r w:rsidR="007C6199">
        <w:t xml:space="preserve">and </w:t>
      </w:r>
      <w:r w:rsidR="007C6199" w:rsidRPr="007A28EC">
        <w:t>Strategic Innovation fund</w:t>
      </w:r>
      <w:r w:rsidR="00E94CDD">
        <w:t xml:space="preserve"> </w:t>
      </w:r>
      <w:r w:rsidR="00AA3B0B">
        <w:t>(ISED</w:t>
      </w:r>
      <w:r w:rsidR="005709EE">
        <w:t>)</w:t>
      </w:r>
      <w:sdt>
        <w:sdtPr>
          <w:id w:val="-77995556"/>
          <w:citation/>
        </w:sdtPr>
        <w:sdtEndPr/>
        <w:sdtContent>
          <w:r w:rsidR="005709EE">
            <w:fldChar w:fldCharType="begin"/>
          </w:r>
          <w:r w:rsidR="00F40FE7">
            <w:instrText xml:space="preserve">CITATION ISED \l 4105 </w:instrText>
          </w:r>
          <w:r w:rsidR="005709EE">
            <w:fldChar w:fldCharType="separate"/>
          </w:r>
          <w:r w:rsidR="00485DBE">
            <w:rPr>
              <w:noProof/>
            </w:rPr>
            <w:t xml:space="preserve"> </w:t>
          </w:r>
          <w:r w:rsidR="00485DBE">
            <w:rPr>
              <w:noProof/>
            </w:rPr>
            <w:t>[23]</w:t>
          </w:r>
          <w:r w:rsidR="005709EE">
            <w:fldChar w:fldCharType="end"/>
          </w:r>
        </w:sdtContent>
      </w:sdt>
      <w:sdt>
        <w:sdtPr>
          <w:id w:val="1760092364"/>
          <w:citation/>
        </w:sdtPr>
        <w:sdtEndPr/>
        <w:sdtContent>
          <w:r w:rsidR="00B40940">
            <w:fldChar w:fldCharType="begin"/>
          </w:r>
          <w:r w:rsidR="00B40940">
            <w:instrText xml:space="preserve"> CITATION ISEDFUND \l 4105 </w:instrText>
          </w:r>
          <w:r w:rsidR="00B40940">
            <w:fldChar w:fldCharType="separate"/>
          </w:r>
          <w:r w:rsidR="00485DBE">
            <w:rPr>
              <w:noProof/>
            </w:rPr>
            <w:t xml:space="preserve"> </w:t>
          </w:r>
          <w:r w:rsidR="00485DBE">
            <w:rPr>
              <w:noProof/>
            </w:rPr>
            <w:t>[24]</w:t>
          </w:r>
          <w:r w:rsidR="00B40940">
            <w:fldChar w:fldCharType="end"/>
          </w:r>
        </w:sdtContent>
      </w:sdt>
      <w:r>
        <w:t>.</w:t>
      </w:r>
      <w:r w:rsidR="007C6199">
        <w:t xml:space="preserve"> Furthermore</w:t>
      </w:r>
      <w:r w:rsidR="002F4E9D">
        <w:t>,</w:t>
      </w:r>
      <w:r w:rsidR="007C6199">
        <w:t xml:space="preserve"> it will</w:t>
      </w:r>
      <w:r w:rsidR="009C2663">
        <w:t xml:space="preserve"> </w:t>
      </w:r>
      <w:r w:rsidR="00626971">
        <w:t xml:space="preserve">push adoption of </w:t>
      </w:r>
      <w:r w:rsidR="205C14C2" w:rsidRPr="4FBA4B5B">
        <w:rPr>
          <w:noProof/>
        </w:rPr>
        <w:t xml:space="preserve">provincial policies such </w:t>
      </w:r>
      <w:r w:rsidR="205C14C2" w:rsidRPr="590A7420">
        <w:rPr>
          <w:noProof/>
        </w:rPr>
        <w:t xml:space="preserve">as Ontario </w:t>
      </w:r>
      <w:r w:rsidR="205C14C2" w:rsidRPr="32429CF6">
        <w:rPr>
          <w:noProof/>
        </w:rPr>
        <w:t>Innovation Tax Credit</w:t>
      </w:r>
      <w:r w:rsidR="00E94CDD">
        <w:rPr>
          <w:noProof/>
        </w:rPr>
        <w:t xml:space="preserve"> </w:t>
      </w:r>
      <w:r w:rsidR="205C14C2" w:rsidRPr="6BF49F7C">
        <w:rPr>
          <w:noProof/>
        </w:rPr>
        <w:t>(OITC)</w:t>
      </w:r>
      <w:r w:rsidR="256DDFA8" w:rsidRPr="13CEFAB4">
        <w:rPr>
          <w:noProof/>
        </w:rPr>
        <w:t xml:space="preserve"> </w:t>
      </w:r>
      <w:r w:rsidR="256DDFA8" w:rsidRPr="29830B50">
        <w:rPr>
          <w:noProof/>
        </w:rPr>
        <w:t>and Quebec R&amp;</w:t>
      </w:r>
      <w:r w:rsidR="256DDFA8" w:rsidRPr="258CB819">
        <w:rPr>
          <w:noProof/>
        </w:rPr>
        <w:t xml:space="preserve">D Tax </w:t>
      </w:r>
      <w:r w:rsidR="256DDFA8" w:rsidRPr="1B584A0D">
        <w:rPr>
          <w:noProof/>
        </w:rPr>
        <w:t>Credit</w:t>
      </w:r>
      <w:r w:rsidR="256DDFA8" w:rsidRPr="1537BF31">
        <w:rPr>
          <w:noProof/>
        </w:rPr>
        <w:t xml:space="preserve"> </w:t>
      </w:r>
      <w:r w:rsidR="256DDFA8" w:rsidRPr="33B4098C">
        <w:rPr>
          <w:noProof/>
        </w:rPr>
        <w:t>by expanding them</w:t>
      </w:r>
      <w:r w:rsidR="256DDFA8" w:rsidRPr="5E0F4B39">
        <w:rPr>
          <w:noProof/>
        </w:rPr>
        <w:t xml:space="preserve"> </w:t>
      </w:r>
      <w:r w:rsidR="256DDFA8" w:rsidRPr="110E70D6">
        <w:rPr>
          <w:noProof/>
        </w:rPr>
        <w:t>across Canada</w:t>
      </w:r>
      <w:commentRangeStart w:id="23"/>
      <w:sdt>
        <w:sdtPr>
          <w:rPr>
            <w:noProof/>
          </w:rPr>
          <w:id w:val="734211552"/>
          <w:citation/>
        </w:sdtPr>
        <w:sdtEndPr/>
        <w:sdtContent>
          <w:r w:rsidR="006833BE">
            <w:rPr>
              <w:noProof/>
            </w:rPr>
            <w:fldChar w:fldCharType="begin"/>
          </w:r>
          <w:r w:rsidR="00207F3A">
            <w:rPr>
              <w:noProof/>
            </w:rPr>
            <w:instrText xml:space="preserve">CITATION Ont24 \l 4105 </w:instrText>
          </w:r>
          <w:r w:rsidR="006833BE">
            <w:rPr>
              <w:noProof/>
            </w:rPr>
            <w:fldChar w:fldCharType="separate"/>
          </w:r>
          <w:r w:rsidR="00485DBE">
            <w:rPr>
              <w:noProof/>
            </w:rPr>
            <w:t xml:space="preserve"> </w:t>
          </w:r>
          <w:r w:rsidR="00485DBE">
            <w:rPr>
              <w:noProof/>
            </w:rPr>
            <w:t>[25]</w:t>
          </w:r>
          <w:r w:rsidR="006833BE">
            <w:rPr>
              <w:noProof/>
            </w:rPr>
            <w:fldChar w:fldCharType="end"/>
          </w:r>
        </w:sdtContent>
      </w:sdt>
      <w:r w:rsidR="006833BE">
        <w:rPr>
          <w:noProof/>
        </w:rPr>
        <w:t xml:space="preserve"> </w:t>
      </w:r>
      <w:sdt>
        <w:sdtPr>
          <w:rPr>
            <w:noProof/>
          </w:rPr>
          <w:id w:val="2041159095"/>
          <w:citation/>
        </w:sdtPr>
        <w:sdtEndPr/>
        <w:sdtContent>
          <w:r w:rsidR="00207F3A">
            <w:rPr>
              <w:noProof/>
            </w:rPr>
            <w:fldChar w:fldCharType="begin"/>
          </w:r>
          <w:r w:rsidR="00207F3A">
            <w:rPr>
              <w:noProof/>
            </w:rPr>
            <w:instrText xml:space="preserve"> CITATION REV \l 4105 </w:instrText>
          </w:r>
          <w:r w:rsidR="00207F3A">
            <w:rPr>
              <w:noProof/>
            </w:rPr>
            <w:fldChar w:fldCharType="separate"/>
          </w:r>
          <w:r w:rsidR="00485DBE">
            <w:rPr>
              <w:noProof/>
            </w:rPr>
            <w:t>[26]</w:t>
          </w:r>
          <w:r w:rsidR="00207F3A">
            <w:rPr>
              <w:noProof/>
            </w:rPr>
            <w:fldChar w:fldCharType="end"/>
          </w:r>
        </w:sdtContent>
      </w:sdt>
      <w:r w:rsidR="5B829F49" w:rsidRPr="0565820E">
        <w:rPr>
          <w:noProof/>
        </w:rPr>
        <w:t xml:space="preserve"> </w:t>
      </w:r>
      <w:commentRangeEnd w:id="23"/>
      <w:r w:rsidR="004C6553">
        <w:rPr>
          <w:rStyle w:val="CommentReference"/>
          <w:rFonts w:eastAsia="Calibri" w:cs="Calibri"/>
          <w:color w:val="000000"/>
          <w:kern w:val="2"/>
          <w:lang w:val="en-US"/>
          <w14:ligatures w14:val="standardContextual"/>
        </w:rPr>
        <w:commentReference w:id="23"/>
      </w:r>
      <w:r w:rsidR="00F74661">
        <w:rPr>
          <w:noProof/>
        </w:rPr>
        <w:t>.</w:t>
      </w:r>
    </w:p>
    <w:p w14:paraId="5B18649D" w14:textId="77777777" w:rsidR="00302FB1" w:rsidRPr="00D91EDE" w:rsidRDefault="00302FB1" w:rsidP="003F1580">
      <w:pPr>
        <w:rPr>
          <w:noProof/>
          <w:lang w:val="en-US"/>
        </w:rPr>
      </w:pPr>
    </w:p>
    <w:p w14:paraId="2E04BED0" w14:textId="3B3B6ADA" w:rsidR="00173487" w:rsidRDefault="5E022FAF" w:rsidP="003F1580">
      <w:r w:rsidRPr="01DF3819">
        <w:rPr>
          <w:noProof/>
        </w:rPr>
        <w:t>To</w:t>
      </w:r>
      <w:r w:rsidR="26F560BA" w:rsidRPr="01DF3819">
        <w:rPr>
          <w:noProof/>
        </w:rPr>
        <w:t xml:space="preserve"> reduce </w:t>
      </w:r>
      <w:r w:rsidR="00207F3A">
        <w:rPr>
          <w:noProof/>
        </w:rPr>
        <w:t>bureaucratic</w:t>
      </w:r>
      <w:r w:rsidR="26F560BA" w:rsidRPr="01DF3819">
        <w:rPr>
          <w:noProof/>
        </w:rPr>
        <w:t xml:space="preserve"> delays</w:t>
      </w:r>
      <w:r w:rsidRPr="01DF3819">
        <w:rPr>
          <w:noProof/>
        </w:rPr>
        <w:t>,  the ITA policy will</w:t>
      </w:r>
      <w:r w:rsidR="59220AED" w:rsidRPr="01DF3819">
        <w:rPr>
          <w:noProof/>
        </w:rPr>
        <w:t xml:space="preserve"> streamline regulatory processes</w:t>
      </w:r>
      <w:r w:rsidR="7FCBF046" w:rsidRPr="01DF3819">
        <w:rPr>
          <w:color w:val="000000" w:themeColor="text1"/>
        </w:rPr>
        <w:t xml:space="preserve"> without compromising necessary safeguards.</w:t>
      </w:r>
      <w:r w:rsidR="70AD6829" w:rsidRPr="01DF3819">
        <w:rPr>
          <w:color w:val="000000" w:themeColor="text1"/>
        </w:rPr>
        <w:t xml:space="preserve"> It will</w:t>
      </w:r>
      <w:r w:rsidR="0EDDE54C" w:rsidRPr="01DF3819">
        <w:rPr>
          <w:color w:val="000000" w:themeColor="text1"/>
        </w:rPr>
        <w:t xml:space="preserve"> build on the one-window clearance initiative used in provinces such as </w:t>
      </w:r>
      <w:r w:rsidR="000B24D6">
        <w:rPr>
          <w:color w:val="000000" w:themeColor="text1"/>
        </w:rPr>
        <w:t>B</w:t>
      </w:r>
      <w:r w:rsidR="0EDDE54C" w:rsidRPr="01DF3819">
        <w:rPr>
          <w:color w:val="000000" w:themeColor="text1"/>
        </w:rPr>
        <w:t xml:space="preserve">ritish </w:t>
      </w:r>
      <w:r w:rsidR="000B24D6">
        <w:rPr>
          <w:color w:val="000000" w:themeColor="text1"/>
        </w:rPr>
        <w:t>C</w:t>
      </w:r>
      <w:r w:rsidR="0EDDE54C" w:rsidRPr="01DF3819">
        <w:rPr>
          <w:color w:val="000000" w:themeColor="text1"/>
        </w:rPr>
        <w:t xml:space="preserve">olumbia </w:t>
      </w:r>
      <w:r w:rsidR="00092164">
        <w:rPr>
          <w:color w:val="000000" w:themeColor="text1"/>
        </w:rPr>
        <w:t>for</w:t>
      </w:r>
      <w:r w:rsidR="0EDDE54C" w:rsidRPr="01DF3819">
        <w:rPr>
          <w:color w:val="000000" w:themeColor="text1"/>
        </w:rPr>
        <w:t xml:space="preserve"> busin</w:t>
      </w:r>
      <w:r w:rsidR="229AE2DF" w:rsidRPr="01DF3819">
        <w:rPr>
          <w:color w:val="000000" w:themeColor="text1"/>
        </w:rPr>
        <w:t>esses</w:t>
      </w:r>
      <w:r w:rsidR="0EDDE54C" w:rsidRPr="01DF3819">
        <w:rPr>
          <w:color w:val="000000" w:themeColor="text1"/>
        </w:rPr>
        <w:t xml:space="preserve"> </w:t>
      </w:r>
      <w:r w:rsidR="00D0574B">
        <w:rPr>
          <w:color w:val="000000" w:themeColor="text1"/>
        </w:rPr>
        <w:t>to</w:t>
      </w:r>
      <w:r w:rsidR="0EDDE54C">
        <w:rPr>
          <w:color w:val="000000" w:themeColor="text1"/>
        </w:rPr>
        <w:t xml:space="preserve"> </w:t>
      </w:r>
      <w:r w:rsidR="0EDDE54C" w:rsidRPr="01DF3819">
        <w:rPr>
          <w:color w:val="000000" w:themeColor="text1"/>
        </w:rPr>
        <w:t>have a single place to navigate regulatory requirements effic</w:t>
      </w:r>
      <w:r w:rsidR="00092164">
        <w:rPr>
          <w:color w:val="000000" w:themeColor="text1"/>
        </w:rPr>
        <w:t>iently</w:t>
      </w:r>
      <w:r w:rsidR="0EDDE54C" w:rsidRPr="01DF3819">
        <w:rPr>
          <w:color w:val="000000" w:themeColor="text1"/>
        </w:rPr>
        <w:t>, helping re</w:t>
      </w:r>
      <w:r w:rsidR="3C0FBFF6" w:rsidRPr="01DF3819">
        <w:rPr>
          <w:color w:val="000000" w:themeColor="text1"/>
        </w:rPr>
        <w:t>duce administrative burden</w:t>
      </w:r>
      <w:r w:rsidR="00D623D9">
        <w:rPr>
          <w:color w:val="000000" w:themeColor="text1"/>
        </w:rPr>
        <w:t>,</w:t>
      </w:r>
      <w:r w:rsidR="00346523">
        <w:rPr>
          <w:color w:val="000000" w:themeColor="text1"/>
        </w:rPr>
        <w:t xml:space="preserve"> increase</w:t>
      </w:r>
      <w:r w:rsidR="00D623D9">
        <w:rPr>
          <w:color w:val="000000" w:themeColor="text1"/>
        </w:rPr>
        <w:t xml:space="preserve"> </w:t>
      </w:r>
      <w:r w:rsidR="00346523">
        <w:rPr>
          <w:color w:val="000000" w:themeColor="text1"/>
        </w:rPr>
        <w:t xml:space="preserve">regulatory </w:t>
      </w:r>
      <w:r w:rsidR="00857530">
        <w:rPr>
          <w:color w:val="000000" w:themeColor="text1"/>
        </w:rPr>
        <w:t>harmonization</w:t>
      </w:r>
      <w:r w:rsidR="00346523">
        <w:rPr>
          <w:color w:val="000000" w:themeColor="text1"/>
        </w:rPr>
        <w:t xml:space="preserve"> across Canada</w:t>
      </w:r>
      <w:r w:rsidR="3C0FBFF6" w:rsidRPr="01DF3819">
        <w:rPr>
          <w:color w:val="000000" w:themeColor="text1"/>
        </w:rPr>
        <w:t xml:space="preserve"> and speed up project initiation</w:t>
      </w:r>
      <w:r w:rsidR="12A170AA" w:rsidRPr="01DF3819">
        <w:rPr>
          <w:color w:val="000000" w:themeColor="text1"/>
        </w:rPr>
        <w:t xml:space="preserve"> specifically for </w:t>
      </w:r>
      <w:r w:rsidR="12A170AA" w:rsidRPr="01DF3819">
        <w:t>artificial intelligence, biotech, clean tech and quantum, computing</w:t>
      </w:r>
      <w:sdt>
        <w:sdtPr>
          <w:id w:val="260421874"/>
          <w:citation/>
        </w:sdtPr>
        <w:sdtEndPr/>
        <w:sdtContent>
          <w:r w:rsidR="00FF61CD">
            <w:fldChar w:fldCharType="begin"/>
          </w:r>
          <w:r w:rsidR="00FF61CD">
            <w:instrText xml:space="preserve"> CITATION Can \l 4105 </w:instrText>
          </w:r>
          <w:r w:rsidR="00FF61CD">
            <w:fldChar w:fldCharType="separate"/>
          </w:r>
          <w:r w:rsidR="00485DBE">
            <w:rPr>
              <w:noProof/>
            </w:rPr>
            <w:t xml:space="preserve"> </w:t>
          </w:r>
          <w:r w:rsidR="00485DBE">
            <w:rPr>
              <w:noProof/>
            </w:rPr>
            <w:t>[27]</w:t>
          </w:r>
          <w:r w:rsidR="00FF61CD">
            <w:fldChar w:fldCharType="end"/>
          </w:r>
        </w:sdtContent>
      </w:sdt>
      <w:r w:rsidR="5ED9DAB8" w:rsidRPr="01DF3819">
        <w:t>.</w:t>
      </w:r>
      <w:r w:rsidR="12A170AA" w:rsidRPr="01DF3819">
        <w:t xml:space="preserve"> </w:t>
      </w:r>
      <w:r w:rsidR="002301D5">
        <w:t xml:space="preserve"> ITA</w:t>
      </w:r>
      <w:r w:rsidR="002301D5" w:rsidRPr="01DF3819">
        <w:t xml:space="preserve"> will</w:t>
      </w:r>
      <w:r w:rsidR="002301D5">
        <w:t xml:space="preserve"> also</w:t>
      </w:r>
      <w:r w:rsidR="12A170AA" w:rsidRPr="01DF3819">
        <w:t xml:space="preserve"> introduce accel</w:t>
      </w:r>
      <w:r w:rsidR="5DBB0E55" w:rsidRPr="01DF3819">
        <w:t xml:space="preserve">erated pathways for these </w:t>
      </w:r>
      <w:r w:rsidR="13EF64DA" w:rsidRPr="01DF3819">
        <w:t xml:space="preserve">sectors to streamline approval processes and enable innovative products and services to reach the market faster without sacrificing safety and efficacy assessments, </w:t>
      </w:r>
      <w:r w:rsidR="0022183D" w:rsidRPr="01DF3819">
        <w:t>like</w:t>
      </w:r>
      <w:r w:rsidR="13EF64DA" w:rsidRPr="01DF3819">
        <w:t xml:space="preserve"> </w:t>
      </w:r>
      <w:r w:rsidR="00C9324E" w:rsidRPr="01DF3819">
        <w:t>Health</w:t>
      </w:r>
      <w:r w:rsidR="13EF64DA" w:rsidRPr="01DF3819">
        <w:t xml:space="preserve"> Canadas</w:t>
      </w:r>
      <w:r w:rsidR="005259B6">
        <w:t>’</w:t>
      </w:r>
      <w:r w:rsidR="13EF64DA" w:rsidRPr="01DF3819">
        <w:t xml:space="preserve"> Accelerated Review P</w:t>
      </w:r>
      <w:r w:rsidR="6C4F2952" w:rsidRPr="01DF3819">
        <w:t>athways</w:t>
      </w:r>
      <w:sdt>
        <w:sdtPr>
          <w:id w:val="-1144889482"/>
          <w:citation/>
        </w:sdtPr>
        <w:sdtEndPr/>
        <w:sdtContent>
          <w:r w:rsidR="00A01D4A">
            <w:fldChar w:fldCharType="begin"/>
          </w:r>
          <w:r w:rsidR="00A01D4A">
            <w:instrText xml:space="preserve"> CITATION Gov \l 4105 </w:instrText>
          </w:r>
          <w:r w:rsidR="00A01D4A">
            <w:fldChar w:fldCharType="separate"/>
          </w:r>
          <w:r w:rsidR="00485DBE">
            <w:rPr>
              <w:noProof/>
            </w:rPr>
            <w:t xml:space="preserve"> </w:t>
          </w:r>
          <w:r w:rsidR="00485DBE">
            <w:rPr>
              <w:noProof/>
            </w:rPr>
            <w:t>[28]</w:t>
          </w:r>
          <w:r w:rsidR="00A01D4A">
            <w:fldChar w:fldCharType="end"/>
          </w:r>
        </w:sdtContent>
      </w:sdt>
      <w:r w:rsidR="00EA494E">
        <w:t>.</w:t>
      </w:r>
    </w:p>
    <w:p w14:paraId="05FDF4BE" w14:textId="77777777" w:rsidR="00173487" w:rsidRPr="00704097" w:rsidRDefault="00173487" w:rsidP="003F1580">
      <w:pPr>
        <w:rPr>
          <w:noProof/>
        </w:rPr>
      </w:pPr>
    </w:p>
    <w:p w14:paraId="7E7D26B9" w14:textId="29E16E85" w:rsidR="00173487" w:rsidRPr="00704097" w:rsidRDefault="00D905EF" w:rsidP="00173487">
      <w:r>
        <w:rPr>
          <w:noProof/>
        </w:rPr>
        <w:t>This</w:t>
      </w:r>
      <w:r w:rsidR="00173487" w:rsidRPr="00704097">
        <w:rPr>
          <w:noProof/>
        </w:rPr>
        <w:t xml:space="preserve"> policy </w:t>
      </w:r>
      <w:r>
        <w:rPr>
          <w:noProof/>
        </w:rPr>
        <w:t>will also</w:t>
      </w:r>
      <w:r w:rsidR="00173487" w:rsidRPr="00704097">
        <w:t xml:space="preserve"> bring special attention to making Canada more startup-friendly by providing tax exemptions for venture capital investments in Canadian deep-tech startups and eliminating capital gains tax on </w:t>
      </w:r>
      <w:r w:rsidR="00501674">
        <w:rPr>
          <w:noProof/>
        </w:rPr>
        <w:t xml:space="preserve">existing </w:t>
      </w:r>
      <w:r w:rsidR="00173487" w:rsidRPr="00704097">
        <w:t>startup to encourage entrepreneurs to reinvest in Canada.</w:t>
      </w:r>
      <w:r w:rsidR="7F8CDDCD" w:rsidRPr="5B3A232D">
        <w:rPr>
          <w:noProof/>
        </w:rPr>
        <w:t xml:space="preserve"> </w:t>
      </w:r>
      <w:r w:rsidR="7F8CDDCD" w:rsidRPr="0D6B52BC">
        <w:t>These measures aim to encourage reinvestment and reduce the financial risks associated with entrepreneurial failure.</w:t>
      </w:r>
    </w:p>
    <w:p w14:paraId="2B901767" w14:textId="77777777" w:rsidR="00916388" w:rsidRPr="00704097" w:rsidRDefault="00916388" w:rsidP="003F1580">
      <w:pPr>
        <w:rPr>
          <w:noProof/>
        </w:rPr>
      </w:pPr>
    </w:p>
    <w:p w14:paraId="7A9CC2F8" w14:textId="1B083640" w:rsidR="006409CA" w:rsidRPr="00427E20" w:rsidRDefault="00173487" w:rsidP="00427E20">
      <w:pPr>
        <w:rPr>
          <w:rFonts w:eastAsiaTheme="majorEastAsia"/>
        </w:rPr>
      </w:pPr>
      <w:r w:rsidRPr="00704097">
        <w:t xml:space="preserve">Expected outcomes of this policy include higher </w:t>
      </w:r>
      <w:r w:rsidR="00BC35A4">
        <w:rPr>
          <w:noProof/>
        </w:rPr>
        <w:t xml:space="preserve">number of startups and higher </w:t>
      </w:r>
      <w:r w:rsidRPr="00704097">
        <w:t>startup success rates. By reducing financial and regulatory barriers, Canada will become a preferred destination for high-growth ventures. More companies will also relocate to Canada, driving economic growth and direct investment</w:t>
      </w:r>
      <w:r w:rsidRPr="00704097">
        <w:rPr>
          <w:noProof/>
        </w:rPr>
        <w:t>.</w:t>
      </w:r>
      <w:r w:rsidRPr="00704097">
        <w:t xml:space="preserve"> Finally, incentives help startups scale instead of relocating to the U.S. or Europe. If Canada can foster and preserve local startups that eventually scale up, it will fare better in the global innovation scene.</w:t>
      </w:r>
    </w:p>
    <w:p w14:paraId="135E1C84" w14:textId="24A57596" w:rsidR="00173487" w:rsidRPr="00173487" w:rsidRDefault="00DD2672" w:rsidP="008937A8">
      <w:pPr>
        <w:pStyle w:val="Heading2"/>
      </w:pPr>
      <w:bookmarkStart w:id="24" w:name="_Toc194334917"/>
      <w:r>
        <w:t xml:space="preserve">Policy 3 : </w:t>
      </w:r>
      <w:r w:rsidR="00173487" w:rsidRPr="00173487">
        <w:t>Talent Canada Initiative</w:t>
      </w:r>
      <w:bookmarkEnd w:id="24"/>
    </w:p>
    <w:p w14:paraId="793A9802" w14:textId="65B5E305" w:rsidR="4A876D77" w:rsidRDefault="00173487" w:rsidP="00403CDB">
      <w:pPr>
        <w:rPr>
          <w:noProof/>
        </w:rPr>
      </w:pPr>
      <w:r w:rsidRPr="00704097">
        <w:t xml:space="preserve">Canada is experiencing a growing brain drain, with skilled professionals in AI, </w:t>
      </w:r>
      <w:r w:rsidRPr="00704097">
        <w:rPr>
          <w:noProof/>
        </w:rPr>
        <w:t>biotech</w:t>
      </w:r>
      <w:r w:rsidR="009F4C25">
        <w:rPr>
          <w:noProof/>
        </w:rPr>
        <w:t>nology</w:t>
      </w:r>
      <w:r w:rsidRPr="00704097">
        <w:t>, and engineering</w:t>
      </w:r>
      <w:r w:rsidR="00AE29C7">
        <w:rPr>
          <w:noProof/>
        </w:rPr>
        <w:t xml:space="preserve"> </w:t>
      </w:r>
      <w:r w:rsidRPr="00704097">
        <w:t xml:space="preserve">relocating to the U.S. and other countries </w:t>
      </w:r>
      <w:r w:rsidR="004B4B17" w:rsidRPr="004B4B17">
        <w:rPr>
          <w:noProof/>
        </w:rPr>
        <w:t>in search of</w:t>
      </w:r>
      <w:r w:rsidRPr="00704097">
        <w:t xml:space="preserve"> higher salaries, stronger venture capital ecosystems, and better commercialization opportunities. </w:t>
      </w:r>
      <w:r w:rsidR="004B4B17">
        <w:rPr>
          <w:noProof/>
        </w:rPr>
        <w:t>A</w:t>
      </w:r>
      <w:r w:rsidR="00AE29C7">
        <w:rPr>
          <w:noProof/>
        </w:rPr>
        <w:t xml:space="preserve"> 2016</w:t>
      </w:r>
      <w:r w:rsidR="000A2819">
        <w:rPr>
          <w:noProof/>
        </w:rPr>
        <w:t xml:space="preserve"> </w:t>
      </w:r>
      <w:r w:rsidR="00AE29C7" w:rsidRPr="00AE29C7">
        <w:rPr>
          <w:noProof/>
        </w:rPr>
        <w:t>study</w:t>
      </w:r>
      <w:r w:rsidR="00AE29C7">
        <w:rPr>
          <w:noProof/>
        </w:rPr>
        <w:t xml:space="preserve"> </w:t>
      </w:r>
      <w:r w:rsidR="004B4B17">
        <w:rPr>
          <w:noProof/>
        </w:rPr>
        <w:t>titled</w:t>
      </w:r>
      <w:r w:rsidR="00AE29C7" w:rsidRPr="00AE29C7">
        <w:rPr>
          <w:noProof/>
        </w:rPr>
        <w:t xml:space="preserve"> “Reversing the Brain Drain: Where is Canadian </w:t>
      </w:r>
      <w:r w:rsidR="00AE29C7" w:rsidRPr="00AE29C7">
        <w:rPr>
          <w:noProof/>
        </w:rPr>
        <w:lastRenderedPageBreak/>
        <w:t>STEM Talent Going?”, reveal</w:t>
      </w:r>
      <w:r w:rsidR="00AE29C7">
        <w:rPr>
          <w:noProof/>
        </w:rPr>
        <w:t>ed</w:t>
      </w:r>
      <w:r w:rsidR="00AE29C7" w:rsidRPr="00AE29C7">
        <w:rPr>
          <w:noProof/>
        </w:rPr>
        <w:t xml:space="preserve"> that Canada lost two-thirds of its recent software engineering graduates from top universities</w:t>
      </w:r>
      <w:r w:rsidR="416A70EC" w:rsidRPr="2945553A">
        <w:rPr>
          <w:noProof/>
        </w:rPr>
        <w:t xml:space="preserve"> to </w:t>
      </w:r>
      <w:r w:rsidR="64C13820" w:rsidRPr="2945553A">
        <w:rPr>
          <w:noProof/>
        </w:rPr>
        <w:t xml:space="preserve">the </w:t>
      </w:r>
      <w:r w:rsidR="001961D7">
        <w:rPr>
          <w:noProof/>
        </w:rPr>
        <w:t>U.S.</w:t>
      </w:r>
      <w:sdt>
        <w:sdtPr>
          <w:rPr>
            <w:noProof/>
          </w:rPr>
          <w:id w:val="-705254978"/>
          <w:citation/>
        </w:sdtPr>
        <w:sdtEndPr/>
        <w:sdtContent>
          <w:r w:rsidR="00DA7295">
            <w:rPr>
              <w:noProof/>
            </w:rPr>
            <w:fldChar w:fldCharType="begin"/>
          </w:r>
          <w:r w:rsidR="00DA7295">
            <w:instrText xml:space="preserve"> CITATION Sin23 \l 4105 </w:instrText>
          </w:r>
          <w:r w:rsidR="00DA7295">
            <w:rPr>
              <w:noProof/>
            </w:rPr>
            <w:fldChar w:fldCharType="separate"/>
          </w:r>
          <w:r w:rsidR="00485DBE">
            <w:rPr>
              <w:noProof/>
            </w:rPr>
            <w:t xml:space="preserve"> </w:t>
          </w:r>
          <w:r w:rsidR="00485DBE">
            <w:rPr>
              <w:noProof/>
            </w:rPr>
            <w:t>[11]</w:t>
          </w:r>
          <w:r w:rsidR="00DA7295">
            <w:rPr>
              <w:noProof/>
            </w:rPr>
            <w:fldChar w:fldCharType="end"/>
          </w:r>
        </w:sdtContent>
      </w:sdt>
      <w:r w:rsidR="009741A1">
        <w:rPr>
          <w:noProof/>
        </w:rPr>
        <w:t xml:space="preserve">. </w:t>
      </w:r>
      <w:r w:rsidR="002A45A2">
        <w:rPr>
          <w:noProof/>
        </w:rPr>
        <w:t>More</w:t>
      </w:r>
      <w:r w:rsidR="00C76440">
        <w:rPr>
          <w:noProof/>
        </w:rPr>
        <w:t xml:space="preserve"> recent</w:t>
      </w:r>
      <w:r w:rsidR="416A70EC" w:rsidRPr="2945553A">
        <w:rPr>
          <w:noProof/>
        </w:rPr>
        <w:t xml:space="preserve"> emigration data</w:t>
      </w:r>
      <w:r w:rsidR="00C76440">
        <w:rPr>
          <w:noProof/>
        </w:rPr>
        <w:t xml:space="preserve"> from the </w:t>
      </w:r>
      <w:r w:rsidR="0079284F">
        <w:rPr>
          <w:noProof/>
        </w:rPr>
        <w:t xml:space="preserve">OECD </w:t>
      </w:r>
      <w:r w:rsidR="00153955">
        <w:rPr>
          <w:noProof/>
        </w:rPr>
        <w:t>indicates that</w:t>
      </w:r>
      <w:r w:rsidR="416A70EC" w:rsidRPr="2945553A">
        <w:rPr>
          <w:noProof/>
        </w:rPr>
        <w:t xml:space="preserve"> </w:t>
      </w:r>
      <w:r w:rsidR="416A70EC" w:rsidRPr="00420BC6">
        <w:rPr>
          <w:b/>
          <w:bCs/>
        </w:rPr>
        <w:t>86%</w:t>
      </w:r>
      <w:r w:rsidR="416A70EC" w:rsidRPr="2945553A">
        <w:rPr>
          <w:noProof/>
        </w:rPr>
        <w:t xml:space="preserve"> of Canadians living abroad reside in the U.S., and a significant portion remain there long-term</w:t>
      </w:r>
      <w:r w:rsidRPr="2945553A">
        <w:rPr>
          <w:noProof/>
        </w:rPr>
        <w:fldChar w:fldCharType="begin"/>
      </w:r>
      <w:r w:rsidRPr="2945553A">
        <w:rPr>
          <w:noProof/>
        </w:rPr>
        <w:instrText xml:space="preserve"> CITATION OEC1 \l 1033 </w:instrText>
      </w:r>
      <w:r w:rsidRPr="2945553A">
        <w:rPr>
          <w:noProof/>
        </w:rPr>
        <w:fldChar w:fldCharType="separate"/>
      </w:r>
      <w:r w:rsidR="00485DBE">
        <w:rPr>
          <w:noProof/>
        </w:rPr>
        <w:t xml:space="preserve"> </w:t>
      </w:r>
      <w:r w:rsidR="00485DBE">
        <w:rPr>
          <w:noProof/>
        </w:rPr>
        <w:t>[29]</w:t>
      </w:r>
      <w:r w:rsidRPr="2945553A">
        <w:rPr>
          <w:noProof/>
        </w:rPr>
        <w:fldChar w:fldCharType="end"/>
      </w:r>
      <w:sdt>
        <w:sdtPr>
          <w:rPr>
            <w:noProof/>
          </w:rPr>
          <w:id w:val="1349020719"/>
        </w:sdtPr>
        <w:sdtEndPr/>
        <w:sdtContent/>
      </w:sdt>
      <w:r w:rsidR="416A70EC" w:rsidRPr="2945553A">
        <w:rPr>
          <w:noProof/>
        </w:rPr>
        <w:t xml:space="preserve">. </w:t>
      </w:r>
      <w:r w:rsidR="00403CDB">
        <w:rPr>
          <w:noProof/>
        </w:rPr>
        <w:t>N</w:t>
      </w:r>
      <w:r w:rsidR="416A70EC" w:rsidRPr="2945553A">
        <w:rPr>
          <w:noProof/>
        </w:rPr>
        <w:t xml:space="preserve">early </w:t>
      </w:r>
      <w:r w:rsidR="416A70EC" w:rsidRPr="2945553A">
        <w:rPr>
          <w:b/>
          <w:bCs/>
          <w:noProof/>
        </w:rPr>
        <w:t>300,000 highly educated Canadians</w:t>
      </w:r>
      <w:r w:rsidR="416A70EC" w:rsidRPr="2945553A">
        <w:rPr>
          <w:noProof/>
        </w:rPr>
        <w:t xml:space="preserve"> have stayed in the U.S. for </w:t>
      </w:r>
      <w:r w:rsidR="00153955">
        <w:rPr>
          <w:noProof/>
        </w:rPr>
        <w:t xml:space="preserve">over </w:t>
      </w:r>
      <w:r w:rsidR="416A70EC" w:rsidRPr="2945553A">
        <w:rPr>
          <w:b/>
          <w:bCs/>
          <w:noProof/>
        </w:rPr>
        <w:t>20 years</w:t>
      </w:r>
      <w:r w:rsidR="00403CDB">
        <w:rPr>
          <w:b/>
          <w:bCs/>
          <w:noProof/>
        </w:rPr>
        <w:t xml:space="preserve"> </w:t>
      </w:r>
      <w:r w:rsidR="00403CDB">
        <w:rPr>
          <w:noProof/>
        </w:rPr>
        <w:t>(</w:t>
      </w:r>
      <w:r w:rsidR="00C30BB5">
        <w:t xml:space="preserve">Appendix </w:t>
      </w:r>
      <w:r w:rsidR="00403CDB">
        <w:rPr>
          <w:noProof/>
        </w:rPr>
        <w:t>Figure C6)</w:t>
      </w:r>
      <w:r w:rsidR="416A70EC" w:rsidRPr="2945553A">
        <w:rPr>
          <w:noProof/>
        </w:rPr>
        <w:t xml:space="preserve">, highlighting the persistence of this trend among the country’s most skilled population. </w:t>
      </w:r>
    </w:p>
    <w:p w14:paraId="77821A22" w14:textId="77777777" w:rsidR="00403CDB" w:rsidRDefault="00403CDB" w:rsidP="00403CDB">
      <w:pPr>
        <w:rPr>
          <w:noProof/>
        </w:rPr>
      </w:pPr>
    </w:p>
    <w:p w14:paraId="0F0CCDDD" w14:textId="7124EA47" w:rsidR="3112ED33" w:rsidRDefault="3112ED33" w:rsidP="2945553A">
      <w:pPr>
        <w:rPr>
          <w:noProof/>
        </w:rPr>
      </w:pPr>
      <w:r>
        <w:t xml:space="preserve">Our analysis identified several key factors contributing to Canadian emigration, including average wages, unemployment rates, and housing prices. By incorporating OECD data, our modeling revealed that elevated housing costs, higher unemployment rates, and lower wages </w:t>
      </w:r>
      <w:r w:rsidR="00700AC2">
        <w:t>h</w:t>
      </w:r>
      <w:r w:rsidR="00700AC2" w:rsidRPr="00700AC2">
        <w:rPr>
          <w:rFonts w:eastAsiaTheme="majorEastAsia"/>
        </w:rPr>
        <w:t xml:space="preserve">ave a statistically significant effect on </w:t>
      </w:r>
      <w:r>
        <w:rPr>
          <w:rFonts w:eastAsiaTheme="majorEastAsia"/>
        </w:rPr>
        <w:t xml:space="preserve">current emigration </w:t>
      </w:r>
      <w:r>
        <w:t xml:space="preserve">trends </w:t>
      </w:r>
      <w:r w:rsidR="00011BC1">
        <w:t>as seen in</w:t>
      </w:r>
      <w:r w:rsidR="0092727B">
        <w:t xml:space="preserve"> </w:t>
      </w:r>
      <w:r>
        <w:t xml:space="preserve">Appendix </w:t>
      </w:r>
      <w:r w:rsidR="0091647A">
        <w:t>C</w:t>
      </w:r>
      <w:r w:rsidR="009225FE">
        <w:t xml:space="preserve"> </w:t>
      </w:r>
      <w:r w:rsidR="00CE3806">
        <w:t xml:space="preserve">Figures </w:t>
      </w:r>
      <w:r w:rsidR="009225FE">
        <w:t>C</w:t>
      </w:r>
      <w:r w:rsidR="00CE3806">
        <w:t>3, C4, C5</w:t>
      </w:r>
      <w:r w:rsidR="005B0E07">
        <w:t xml:space="preserve"> (with </w:t>
      </w:r>
      <w:r w:rsidR="00700AC2">
        <w:t>p</w:t>
      </w:r>
      <w:r w:rsidR="00A63C9C">
        <w:t>-v</w:t>
      </w:r>
      <w:r w:rsidR="0090405D">
        <w:t xml:space="preserve">alues of </w:t>
      </w:r>
      <w:r w:rsidR="00D150CD">
        <w:t xml:space="preserve">0.01, 0.00, and 0.02 </w:t>
      </w:r>
      <w:r w:rsidR="0090405D">
        <w:t>respectively)</w:t>
      </w:r>
      <w:r>
        <w:t xml:space="preserve">. </w:t>
      </w:r>
      <w:r w:rsidR="008E755B">
        <w:t>Over the years</w:t>
      </w:r>
      <w:r w:rsidR="00ED0158">
        <w:t>,</w:t>
      </w:r>
      <w:r w:rsidR="008E755B">
        <w:t xml:space="preserve"> </w:t>
      </w:r>
      <w:r w:rsidR="00CB1144">
        <w:t>the ga</w:t>
      </w:r>
      <w:r w:rsidR="00932102">
        <w:t>p in</w:t>
      </w:r>
      <w:r w:rsidR="00DD01EF">
        <w:t xml:space="preserve"> housing</w:t>
      </w:r>
      <w:r w:rsidR="009753AD">
        <w:t xml:space="preserve">, unemployment and wages continues to grow between Canada and the U.S. leading to </w:t>
      </w:r>
      <w:r w:rsidR="003A4EDA">
        <w:t>increasing</w:t>
      </w:r>
      <w:r w:rsidR="009753AD">
        <w:t xml:space="preserve"> numbers of emigration</w:t>
      </w:r>
      <w:r w:rsidR="00406088">
        <w:t xml:space="preserve"> (</w:t>
      </w:r>
      <w:commentRangeStart w:id="25"/>
      <w:r w:rsidR="00406088">
        <w:fldChar w:fldCharType="begin"/>
      </w:r>
      <w:r w:rsidR="00406088">
        <w:instrText xml:space="preserve"> REF _Ref194317577 \h </w:instrText>
      </w:r>
      <w:r w:rsidR="00406088">
        <w:fldChar w:fldCharType="separate"/>
      </w:r>
      <w:r w:rsidR="00406088">
        <w:t xml:space="preserve">Figure </w:t>
      </w:r>
      <w:r w:rsidR="00406088">
        <w:fldChar w:fldCharType="end"/>
      </w:r>
      <w:r w:rsidR="000B24F7">
        <w:t>5</w:t>
      </w:r>
      <w:r w:rsidR="00406088">
        <w:t>)</w:t>
      </w:r>
      <w:r w:rsidR="00765FE4">
        <w:t xml:space="preserve">. </w:t>
      </w:r>
      <w:commentRangeEnd w:id="25"/>
      <w:r w:rsidR="003A4EDA">
        <w:rPr>
          <w:rStyle w:val="CommentReference"/>
          <w:rFonts w:eastAsia="Calibri" w:cs="Calibri"/>
          <w:color w:val="000000"/>
          <w:kern w:val="2"/>
          <w:lang w:val="en-US"/>
          <w14:ligatures w14:val="standardContextual"/>
        </w:rPr>
        <w:commentReference w:id="25"/>
      </w:r>
      <w:r>
        <w:t xml:space="preserve">These findings </w:t>
      </w:r>
      <w:r w:rsidR="0090405D">
        <w:t>emphasize</w:t>
      </w:r>
      <w:r>
        <w:t xml:space="preserve"> that Canada’s innovation potential is being compromised by economic conditions that incentivize skilled workers to leave.</w:t>
      </w:r>
    </w:p>
    <w:p w14:paraId="5C35B02F" w14:textId="3E276A29" w:rsidR="00A47E12" w:rsidRDefault="00D173C1" w:rsidP="00A47E12">
      <w:pPr>
        <w:keepNext/>
        <w:jc w:val="center"/>
      </w:pPr>
      <w:r>
        <w:rPr>
          <w:noProof/>
        </w:rPr>
        <w:drawing>
          <wp:inline distT="0" distB="0" distL="0" distR="0" wp14:anchorId="6BD748B3" wp14:editId="7ADE0D43">
            <wp:extent cx="3900853" cy="2220686"/>
            <wp:effectExtent l="0" t="0" r="0" b="1905"/>
            <wp:docPr id="667805637" name="Picture 1" descr="A graph of emigrants and housing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5637" name="Picture 1" descr="A graph of emigrants and housing pric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4097" cy="2228225"/>
                    </a:xfrm>
                    <a:prstGeom prst="rect">
                      <a:avLst/>
                    </a:prstGeom>
                    <a:noFill/>
                    <a:ln>
                      <a:noFill/>
                    </a:ln>
                  </pic:spPr>
                </pic:pic>
              </a:graphicData>
            </a:graphic>
          </wp:inline>
        </w:drawing>
      </w:r>
    </w:p>
    <w:p w14:paraId="0BFC9117" w14:textId="181AB1CE" w:rsidR="004061C3" w:rsidRDefault="00A47E12" w:rsidP="00A47E12">
      <w:pPr>
        <w:pStyle w:val="Caption"/>
        <w:jc w:val="center"/>
      </w:pPr>
      <w:bookmarkStart w:id="26" w:name="_Ref194317577"/>
      <w:commentRangeStart w:id="27"/>
      <w:commentRangeStart w:id="28"/>
      <w:r>
        <w:t xml:space="preserve">Figure </w:t>
      </w:r>
      <w:r>
        <w:fldChar w:fldCharType="begin"/>
      </w:r>
      <w:r>
        <w:instrText xml:space="preserve"> SEQ Figure \* ARABIC </w:instrText>
      </w:r>
      <w:r>
        <w:fldChar w:fldCharType="separate"/>
      </w:r>
      <w:r w:rsidR="00CA3709">
        <w:rPr>
          <w:noProof/>
        </w:rPr>
        <w:t>4</w:t>
      </w:r>
      <w:r>
        <w:fldChar w:fldCharType="end"/>
      </w:r>
      <w:bookmarkEnd w:id="26"/>
      <w:r>
        <w:t xml:space="preserve">: </w:t>
      </w:r>
      <w:commentRangeEnd w:id="27"/>
      <w:r w:rsidR="00E34595">
        <w:rPr>
          <w:rStyle w:val="CommentReference"/>
          <w:i w:val="0"/>
          <w:iCs w:val="0"/>
          <w:color w:val="000000"/>
        </w:rPr>
        <w:commentReference w:id="27"/>
      </w:r>
      <w:commentRangeEnd w:id="28"/>
      <w:r w:rsidR="00476202">
        <w:rPr>
          <w:rStyle w:val="CommentReference"/>
          <w:i w:val="0"/>
          <w:iCs w:val="0"/>
          <w:color w:val="000000"/>
        </w:rPr>
        <w:commentReference w:id="28"/>
      </w:r>
      <w:r w:rsidRPr="00C83025">
        <w:t>Comparing Canada vs US trends in emigration, housing prices, average wages, and unemployment from 2006-2024</w:t>
      </w:r>
    </w:p>
    <w:p w14:paraId="035AD02F" w14:textId="6A26BAA1" w:rsidR="00EA19C2" w:rsidRPr="00EA19C2" w:rsidRDefault="00EA19C2" w:rsidP="003F1580">
      <w:pPr>
        <w:spacing w:before="240" w:after="240"/>
        <w:rPr>
          <w:szCs w:val="22"/>
        </w:rPr>
      </w:pPr>
      <w:r w:rsidRPr="00EA19C2">
        <w:rPr>
          <w:szCs w:val="22"/>
        </w:rPr>
        <w:t xml:space="preserve">The group proposes the </w:t>
      </w:r>
      <w:r w:rsidRPr="00EA19C2">
        <w:rPr>
          <w:b/>
          <w:bCs/>
          <w:szCs w:val="22"/>
        </w:rPr>
        <w:t>Talent Canada Initiative (TCI)</w:t>
      </w:r>
      <w:r w:rsidRPr="00EA19C2">
        <w:rPr>
          <w:szCs w:val="22"/>
        </w:rPr>
        <w:t xml:space="preserve"> to retain high-skilled workers and attract global talent by addressing key economic drivers behind emigration. This policy will implement a competitive compensation strategy, promote affordable housing near innovation hubs, and streamline re-entry and global talent attraction programs.</w:t>
      </w:r>
    </w:p>
    <w:p w14:paraId="0B246669" w14:textId="2D213F89" w:rsidR="00C406B3" w:rsidRPr="00C406B3" w:rsidRDefault="002232A2" w:rsidP="002232A2">
      <w:pPr>
        <w:rPr>
          <w:rFonts w:eastAsiaTheme="majorEastAsia"/>
          <w:b/>
        </w:rPr>
      </w:pPr>
      <w:r w:rsidRPr="0043035F">
        <w:rPr>
          <w:rFonts w:eastAsiaTheme="majorEastAsia"/>
          <w:b/>
          <w:bCs/>
          <w:iCs/>
        </w:rPr>
        <w:t>Competitive Compensation Strategy</w:t>
      </w:r>
    </w:p>
    <w:p w14:paraId="44D6B4F4" w14:textId="5CCF72DC" w:rsidR="004B33F2" w:rsidRDefault="0029709D" w:rsidP="002232A2">
      <w:r w:rsidRPr="0029709D">
        <w:rPr>
          <w:iCs/>
        </w:rPr>
        <w:t xml:space="preserve">To ensure Canadian wages remain globally competitive, the policy will take a multi-faceted approach. First, wage incentive grants will be established for key sectors like AI, building on successful initiatives like the </w:t>
      </w:r>
      <w:r w:rsidR="00BF55F0">
        <w:rPr>
          <w:iCs/>
        </w:rPr>
        <w:t>2017</w:t>
      </w:r>
      <w:r w:rsidRPr="009C0153">
        <w:t xml:space="preserve"> Student Work-Integrated Learning Program in biotech</w:t>
      </w:r>
      <w:r>
        <w:t>nology</w:t>
      </w:r>
      <w:r w:rsidR="00BF55F0">
        <w:rPr>
          <w:iCs/>
        </w:rPr>
        <w:t xml:space="preserve"> </w:t>
      </w:r>
      <w:r w:rsidRPr="009C0153">
        <w:t xml:space="preserve"> </w:t>
      </w:r>
      <w:sdt>
        <w:sdtPr>
          <w:id w:val="-1288663155"/>
          <w:citation/>
        </w:sdtPr>
        <w:sdtContent>
          <w:r>
            <w:fldChar w:fldCharType="begin"/>
          </w:r>
          <w:r>
            <w:instrText xml:space="preserve"> CITATION New171 \l 4105 </w:instrText>
          </w:r>
          <w:r>
            <w:fldChar w:fldCharType="separate"/>
          </w:r>
          <w:r w:rsidR="00485DBE">
            <w:rPr>
              <w:noProof/>
            </w:rPr>
            <w:t>[30]</w:t>
          </w:r>
          <w:r>
            <w:fldChar w:fldCharType="end"/>
          </w:r>
        </w:sdtContent>
      </w:sdt>
      <w:r w:rsidRPr="0029709D">
        <w:rPr>
          <w:iCs/>
        </w:rPr>
        <w:t>. Expanding these grants to other sectors could improve job opportunities and retain Canadian talent.</w:t>
      </w:r>
    </w:p>
    <w:p w14:paraId="24904E93" w14:textId="03B97303" w:rsidR="00BF55F0" w:rsidRDefault="00BF55F0" w:rsidP="002232A2">
      <w:pPr>
        <w:rPr>
          <w:iCs/>
        </w:rPr>
      </w:pPr>
    </w:p>
    <w:p w14:paraId="5A1E71FD" w14:textId="28FDAA6E" w:rsidR="00BF55F0" w:rsidRPr="00BF55F0" w:rsidRDefault="00893F2D" w:rsidP="002232A2">
      <w:pPr>
        <w:rPr>
          <w:iCs/>
        </w:rPr>
      </w:pPr>
      <w:ins w:id="29" w:author="Microsoft Word" w:date="2025-03-31T21:41:00Z" w16du:dateUtc="2025-04-01T01:41:00Z">
        <w:r w:rsidRPr="00893F2D">
          <w:rPr>
            <w:iCs/>
          </w:rPr>
          <w:t>Building on the government’s $2.4 billion AI investment</w:t>
        </w:r>
        <w:r w:rsidR="00485DBE">
          <w:rPr>
            <w:iCs/>
          </w:rPr>
          <w:t xml:space="preserve"> </w:t>
        </w:r>
        <w:r w:rsidR="00485DBE">
          <w:rPr>
            <w:iCs/>
          </w:rPr>
          <w:fldChar w:fldCharType="begin"/>
        </w:r>
      </w:ins>
      <w:r w:rsidR="00485DBE">
        <w:rPr>
          <w:iCs/>
          <w:lang w:val="en-GB"/>
        </w:rPr>
        <w:instrText xml:space="preserve"> CITATION Gov2 \l 2057 </w:instrText>
      </w:r>
      <w:ins w:id="30" w:author="Microsoft Word" w:date="2025-03-31T21:41:00Z" w16du:dateUtc="2025-04-01T01:41:00Z">
        <w:r w:rsidR="00485DBE">
          <w:rPr>
            <w:iCs/>
          </w:rPr>
          <w:fldChar w:fldCharType="separate"/>
        </w:r>
      </w:ins>
      <w:r w:rsidR="00485DBE">
        <w:rPr>
          <w:iCs/>
          <w:noProof/>
          <w:lang w:val="en-GB"/>
        </w:rPr>
        <w:t xml:space="preserve"> </w:t>
      </w:r>
      <w:r w:rsidR="00485DBE">
        <w:rPr>
          <w:noProof/>
          <w:lang w:val="en-GB"/>
        </w:rPr>
        <w:t>[31]</w:t>
      </w:r>
      <w:ins w:id="31" w:author="Microsoft Word" w:date="2025-03-31T21:41:00Z" w16du:dateUtc="2025-04-01T01:41:00Z">
        <w:r w:rsidR="00485DBE">
          <w:rPr>
            <w:iCs/>
          </w:rPr>
          <w:fldChar w:fldCharType="end"/>
        </w:r>
      </w:ins>
      <w:r w:rsidR="00336FA2">
        <w:rPr>
          <w:iCs/>
        </w:rPr>
        <w:t xml:space="preserve">. </w:t>
      </w:r>
      <w:r w:rsidRPr="00893F2D">
        <w:rPr>
          <w:iCs/>
        </w:rPr>
        <w:t>Building on the government’s $2.4 billion AI investment</w:t>
      </w:r>
      <w:r w:rsidR="00413AC6">
        <w:rPr>
          <w:iCs/>
        </w:rPr>
        <w:t xml:space="preserve"> </w:t>
      </w:r>
      <w:sdt>
        <w:sdtPr>
          <w:rPr>
            <w:iCs/>
          </w:rPr>
          <w:id w:val="-2039186652"/>
          <w:citation/>
        </w:sdtPr>
        <w:sdtContent>
          <w:r w:rsidR="00231FA0">
            <w:rPr>
              <w:iCs/>
            </w:rPr>
            <w:fldChar w:fldCharType="begin"/>
          </w:r>
          <w:r w:rsidR="00231FA0">
            <w:rPr>
              <w:iCs/>
              <w:lang w:val="en-GB"/>
            </w:rPr>
            <w:instrText xml:space="preserve"> CITATION Gov2 \l 2057 </w:instrText>
          </w:r>
          <w:r w:rsidR="00231FA0">
            <w:rPr>
              <w:iCs/>
            </w:rPr>
            <w:fldChar w:fldCharType="separate"/>
          </w:r>
          <w:r w:rsidR="00485DBE">
            <w:rPr>
              <w:noProof/>
              <w:lang w:val="en-GB"/>
            </w:rPr>
            <w:t>[31]</w:t>
          </w:r>
          <w:r w:rsidR="00231FA0">
            <w:rPr>
              <w:iCs/>
            </w:rPr>
            <w:fldChar w:fldCharType="end"/>
          </w:r>
        </w:sdtContent>
      </w:sdt>
      <w:r w:rsidRPr="00893F2D">
        <w:rPr>
          <w:iCs/>
        </w:rPr>
        <w:t xml:space="preserve">, the policy will introduce a targeted allocation within the Strategic Innovation Fund (SIF) to support wage growth in AI and tech companies. </w:t>
      </w:r>
      <w:r w:rsidR="007F7B44" w:rsidRPr="00AA7CF6">
        <w:t>Currently, the SIF supports large-scale projects with a minimum budget of $20 million but lacks explicit wage targets for funding recipients</w:t>
      </w:r>
      <w:sdt>
        <w:sdtPr>
          <w:id w:val="2005237909"/>
          <w:citation/>
        </w:sdtPr>
        <w:sdtContent>
          <w:r w:rsidR="007F7B44">
            <w:fldChar w:fldCharType="begin"/>
          </w:r>
          <w:r w:rsidR="007F7B44">
            <w:rPr>
              <w:lang w:val="en-GB"/>
            </w:rPr>
            <w:instrText xml:space="preserve"> CITATION Gov25 \l 2057 </w:instrText>
          </w:r>
          <w:r w:rsidR="007F7B44">
            <w:fldChar w:fldCharType="separate"/>
          </w:r>
          <w:r w:rsidR="00485DBE">
            <w:rPr>
              <w:noProof/>
              <w:lang w:val="en-GB"/>
            </w:rPr>
            <w:t xml:space="preserve"> </w:t>
          </w:r>
          <w:r w:rsidR="00485DBE">
            <w:rPr>
              <w:noProof/>
              <w:lang w:val="en-GB"/>
            </w:rPr>
            <w:t>[32]</w:t>
          </w:r>
          <w:r w:rsidR="007F7B44">
            <w:fldChar w:fldCharType="end"/>
          </w:r>
        </w:sdtContent>
      </w:sdt>
      <w:ins w:id="32" w:author="Microsoft Word" w:date="2025-03-31T21:40:00Z" w16du:dateUtc="2025-04-01T01:40:00Z">
        <w:r w:rsidR="006B70EB">
          <w:t>.</w:t>
        </w:r>
      </w:ins>
      <w:r w:rsidR="007F7B44" w:rsidRPr="00893F2D">
        <w:rPr>
          <w:iCs/>
        </w:rPr>
        <w:t xml:space="preserve"> </w:t>
      </w:r>
      <w:r w:rsidRPr="00893F2D">
        <w:rPr>
          <w:iCs/>
        </w:rPr>
        <w:t xml:space="preserve">The policy will require </w:t>
      </w:r>
      <w:r w:rsidR="0018396E">
        <w:rPr>
          <w:iCs/>
        </w:rPr>
        <w:t>20%</w:t>
      </w:r>
      <w:r w:rsidR="001363CD">
        <w:rPr>
          <w:iCs/>
        </w:rPr>
        <w:t xml:space="preserve"> </w:t>
      </w:r>
      <w:r w:rsidRPr="00893F2D">
        <w:rPr>
          <w:iCs/>
        </w:rPr>
        <w:t>of SIF funding to be dedicated to salary enhancements and workforce development. Additionally, companies offering 10% above provincial median wages for tech roles will receive a 5% non-repayable contribution from the $700 million allocated to Canadian AI Champions</w:t>
      </w:r>
      <w:del w:id="33" w:author="Microsoft Word" w:date="2025-03-31T18:39:00Z" w16du:dateUtc="2025-04-01T01:39:00Z">
        <w:r w:rsidRPr="00893F2D">
          <w:rPr>
            <w:iCs/>
          </w:rPr>
          <w:delText>.</w:delText>
        </w:r>
      </w:del>
      <w:sdt>
        <w:sdtPr>
          <w:rPr>
            <w:iCs/>
          </w:rPr>
          <w:id w:val="-1978521916"/>
          <w:citation/>
        </w:sdtPr>
        <w:sdtContent>
          <w:r w:rsidR="00231FA0">
            <w:rPr>
              <w:iCs/>
            </w:rPr>
            <w:fldChar w:fldCharType="begin"/>
          </w:r>
          <w:r w:rsidR="00231FA0">
            <w:rPr>
              <w:iCs/>
              <w:lang w:val="en-GB"/>
            </w:rPr>
            <w:instrText xml:space="preserve"> CITATION Gov2 \l 2057 </w:instrText>
          </w:r>
          <w:r w:rsidR="00231FA0">
            <w:rPr>
              <w:iCs/>
            </w:rPr>
            <w:fldChar w:fldCharType="separate"/>
          </w:r>
          <w:r w:rsidR="00485DBE">
            <w:rPr>
              <w:iCs/>
              <w:noProof/>
              <w:lang w:val="en-GB"/>
            </w:rPr>
            <w:t xml:space="preserve"> </w:t>
          </w:r>
          <w:r w:rsidR="00485DBE">
            <w:rPr>
              <w:noProof/>
              <w:lang w:val="en-GB"/>
            </w:rPr>
            <w:t>[31]</w:t>
          </w:r>
          <w:r w:rsidR="00231FA0">
            <w:rPr>
              <w:iCs/>
            </w:rPr>
            <w:fldChar w:fldCharType="end"/>
          </w:r>
        </w:sdtContent>
      </w:sdt>
      <w:ins w:id="34" w:author="Microsoft Word" w:date="2025-03-31T18:39:00Z" w16du:dateUtc="2025-04-01T01:39:00Z">
        <w:r w:rsidRPr="00893F2D">
          <w:rPr>
            <w:iCs/>
          </w:rPr>
          <w:t>.</w:t>
        </w:r>
      </w:ins>
      <w:r w:rsidRPr="00893F2D">
        <w:rPr>
          <w:iCs/>
        </w:rPr>
        <w:t xml:space="preserve"> This ensures funding supports both technological growth and fair salaries, strengthening Canada’s position in the global AI sector.</w:t>
      </w:r>
    </w:p>
    <w:p w14:paraId="45E6EF04" w14:textId="6A5A442C" w:rsidR="00893F2D" w:rsidRDefault="00893F2D" w:rsidP="002232A2"/>
    <w:p w14:paraId="1E5EAD9A" w14:textId="765BD54F" w:rsidR="00893F2D" w:rsidRDefault="00893F2D" w:rsidP="002232A2">
      <w:r w:rsidRPr="00893F2D">
        <w:t xml:space="preserve">At the provincial level, a standardized salary reporting system will be implemented, requiring companies above a certain size to disclose salary ranges and report compensation data to a centralized database. Public access to this information will encourage wage alignment with market standards, reduce pay disparities, and strengthen employee bargaining power. Companies demonstrating fair pay structures may qualify for tax incentives or </w:t>
      </w:r>
      <w:r w:rsidRPr="00893F2D">
        <w:lastRenderedPageBreak/>
        <w:t>recognition programs, further promoting competitive wages in high-tech industries. This approach builds on existing pay transparency mandates in British Columbia and Ontario.</w:t>
      </w:r>
    </w:p>
    <w:p w14:paraId="343472C1" w14:textId="77777777" w:rsidR="002232A2" w:rsidRDefault="002232A2" w:rsidP="002232A2"/>
    <w:p w14:paraId="671F087E" w14:textId="2C95AA82" w:rsidR="00FA0D7C" w:rsidRPr="00FA0D7C" w:rsidRDefault="002232A2" w:rsidP="002232A2">
      <w:pPr>
        <w:rPr>
          <w:b/>
          <w:bCs/>
          <w:iCs/>
        </w:rPr>
      </w:pPr>
      <w:r w:rsidRPr="0043035F">
        <w:rPr>
          <w:rFonts w:eastAsiaTheme="majorEastAsia"/>
          <w:b/>
          <w:bCs/>
          <w:iCs/>
        </w:rPr>
        <w:t>Affordable Housing Initiatives Near Innovation Hubs</w:t>
      </w:r>
      <w:r w:rsidRPr="00FA0D7C">
        <w:rPr>
          <w:b/>
          <w:bCs/>
          <w:iCs/>
        </w:rPr>
        <w:t xml:space="preserve"> </w:t>
      </w:r>
    </w:p>
    <w:p w14:paraId="5B2314E7" w14:textId="1168140B" w:rsidR="002232A2" w:rsidRDefault="002232A2" w:rsidP="002232A2">
      <w:r w:rsidRPr="002C5CAC">
        <w:t>Recognizing that high living costs can drive talent away, the policy will promote affordable housing projects in proximity to major innovation centers</w:t>
      </w:r>
      <w:r>
        <w:t xml:space="preserve"> in Toronto, Vancouver, Montreal and Waterloo</w:t>
      </w:r>
      <w:r w:rsidRPr="002C5CAC">
        <w:t>. This will be achieved by incentivizing public-private partnerships to develop mixed-use housing complexes tailored for STEM professionals. Drawing on successful initiatives such as Vanc</w:t>
      </w:r>
      <w:commentRangeStart w:id="35"/>
      <w:commentRangeEnd w:id="35"/>
      <w:r w:rsidR="0083264F">
        <w:rPr>
          <w:rStyle w:val="CommentReference"/>
          <w:rFonts w:eastAsia="Calibri" w:cs="Calibri"/>
          <w:color w:val="000000"/>
          <w:kern w:val="2"/>
          <w:lang w:val="en-US"/>
          <w14:ligatures w14:val="standardContextual"/>
        </w:rPr>
        <w:commentReference w:id="35"/>
      </w:r>
      <w:r w:rsidRPr="002C5CAC">
        <w:t>ouver's 1050 Smithe Street Housing Project and the Little Mountain Housing Project</w:t>
      </w:r>
      <w:r>
        <w:t xml:space="preserve"> </w:t>
      </w:r>
      <w:sdt>
        <w:sdtPr>
          <w:id w:val="1483501076"/>
          <w:citation/>
        </w:sdtPr>
        <w:sdtEndPr/>
        <w:sdtContent>
          <w:r w:rsidR="00B869EE">
            <w:fldChar w:fldCharType="begin"/>
          </w:r>
          <w:r w:rsidR="00B869EE">
            <w:rPr>
              <w:szCs w:val="22"/>
            </w:rPr>
            <w:instrText xml:space="preserve"> CITATION NRG \l 4105 </w:instrText>
          </w:r>
          <w:r w:rsidR="00B869EE">
            <w:fldChar w:fldCharType="separate"/>
          </w:r>
          <w:r w:rsidR="00485DBE">
            <w:rPr>
              <w:noProof/>
              <w:szCs w:val="22"/>
            </w:rPr>
            <w:t>[33]</w:t>
          </w:r>
          <w:r w:rsidR="00B869EE">
            <w:fldChar w:fldCharType="end"/>
          </w:r>
        </w:sdtContent>
      </w:sdt>
      <w:r w:rsidRPr="002C5CAC">
        <w:t xml:space="preserve">, which use inclusionary zoning and innovative funding models to combine market-rate and affordable units, the policy aims to maintain long-term affordability. By incorporating housing subsidies and streamlining zoning and permitting processes, these initiatives will ease financial pressures on workers, countering the adverse impacts of high urban living costs </w:t>
      </w:r>
      <w:sdt>
        <w:sdtPr>
          <w:id w:val="-1872602324"/>
          <w:citation/>
        </w:sdtPr>
        <w:sdtContent>
          <w:r>
            <w:fldChar w:fldCharType="begin"/>
          </w:r>
          <w:r>
            <w:instrText xml:space="preserve"> CITATION MER \l 4105 </w:instrText>
          </w:r>
          <w:r>
            <w:fldChar w:fldCharType="separate"/>
          </w:r>
          <w:r w:rsidR="00485DBE">
            <w:rPr>
              <w:noProof/>
            </w:rPr>
            <w:t>[34]</w:t>
          </w:r>
          <w:r>
            <w:fldChar w:fldCharType="end"/>
          </w:r>
        </w:sdtContent>
      </w:sdt>
      <w:r w:rsidRPr="002C5CAC">
        <w:t>. This comprehensive approach will help retain talent by making high-demand urban areas more accessible and attractive for high-tech professionals.</w:t>
      </w:r>
    </w:p>
    <w:p w14:paraId="4AB58951" w14:textId="77777777" w:rsidR="002232A2" w:rsidRDefault="002232A2" w:rsidP="002232A2"/>
    <w:p w14:paraId="174072D3" w14:textId="122E63C3" w:rsidR="00FA0D7C" w:rsidRPr="00FA0D7C" w:rsidRDefault="002232A2" w:rsidP="002232A2">
      <w:pPr>
        <w:rPr>
          <w:rFonts w:eastAsiaTheme="majorEastAsia"/>
          <w:b/>
          <w:bCs/>
          <w:iCs/>
        </w:rPr>
      </w:pPr>
      <w:r w:rsidRPr="0043035F">
        <w:rPr>
          <w:rFonts w:eastAsiaTheme="majorEastAsia"/>
          <w:b/>
          <w:bCs/>
          <w:iCs/>
        </w:rPr>
        <w:t>Re-</w:t>
      </w:r>
      <w:r w:rsidR="00DD460F">
        <w:rPr>
          <w:rFonts w:eastAsiaTheme="majorEastAsia"/>
          <w:b/>
        </w:rPr>
        <w:t>E</w:t>
      </w:r>
      <w:r w:rsidRPr="0043035F">
        <w:rPr>
          <w:rFonts w:eastAsiaTheme="majorEastAsia"/>
          <w:b/>
        </w:rPr>
        <w:t>ntry</w:t>
      </w:r>
      <w:r w:rsidRPr="0043035F">
        <w:rPr>
          <w:rFonts w:eastAsiaTheme="majorEastAsia"/>
          <w:b/>
          <w:bCs/>
          <w:iCs/>
        </w:rPr>
        <w:t xml:space="preserve"> and Global Talent Attraction Programs</w:t>
      </w:r>
    </w:p>
    <w:p w14:paraId="1D614458" w14:textId="26EB5232" w:rsidR="00036DC9" w:rsidRDefault="004717C0" w:rsidP="004717C0">
      <w:r w:rsidRPr="004717C0">
        <w:t xml:space="preserve">While Canada's Express Entry and Global Talent Stream have </w:t>
      </w:r>
      <w:r w:rsidR="00DD30F7" w:rsidRPr="00DD30F7">
        <w:t>helped attract</w:t>
      </w:r>
      <w:r w:rsidRPr="004717C0">
        <w:t xml:space="preserve"> skilled professionals, further </w:t>
      </w:r>
      <w:r w:rsidR="00DD30F7" w:rsidRPr="00DD30F7">
        <w:t>improvements</w:t>
      </w:r>
      <w:r w:rsidRPr="004717C0">
        <w:t xml:space="preserve"> are needed to address shortages in AI and advanced technology</w:t>
      </w:r>
      <w:sdt>
        <w:sdtPr>
          <w:id w:val="225659093"/>
          <w:citation/>
        </w:sdtPr>
        <w:sdtContent>
          <w:r w:rsidR="00D833F5">
            <w:fldChar w:fldCharType="begin"/>
          </w:r>
          <w:r w:rsidR="00D833F5">
            <w:rPr>
              <w:lang w:val="en-GB"/>
            </w:rPr>
            <w:instrText xml:space="preserve"> CITATION Gov3 \l 2057 </w:instrText>
          </w:r>
          <w:r w:rsidR="00D833F5">
            <w:fldChar w:fldCharType="separate"/>
          </w:r>
          <w:r w:rsidR="00485DBE">
            <w:rPr>
              <w:noProof/>
              <w:lang w:val="en-GB"/>
            </w:rPr>
            <w:t xml:space="preserve"> </w:t>
          </w:r>
          <w:r w:rsidR="00485DBE">
            <w:rPr>
              <w:noProof/>
              <w:lang w:val="en-GB"/>
            </w:rPr>
            <w:t>[35]</w:t>
          </w:r>
          <w:r w:rsidR="00D833F5">
            <w:fldChar w:fldCharType="end"/>
          </w:r>
        </w:sdtContent>
      </w:sdt>
      <w:r w:rsidR="00265E28">
        <w:t xml:space="preserve"> </w:t>
      </w:r>
      <w:r w:rsidR="00DD30F7" w:rsidRPr="00DD30F7">
        <w:t>.</w:t>
      </w:r>
      <w:r w:rsidRPr="004717C0">
        <w:t xml:space="preserve"> </w:t>
      </w:r>
      <w:r w:rsidR="00982D79" w:rsidRPr="00982D79">
        <w:t xml:space="preserve">The </w:t>
      </w:r>
      <w:r w:rsidRPr="004717C0">
        <w:t xml:space="preserve">policy will </w:t>
      </w:r>
      <w:r w:rsidR="00DD30F7" w:rsidRPr="00DD30F7">
        <w:t>establish</w:t>
      </w:r>
      <w:r w:rsidRPr="004717C0">
        <w:t xml:space="preserve"> fast-track visa pathways for STEM </w:t>
      </w:r>
      <w:r w:rsidR="00982D79" w:rsidRPr="00982D79">
        <w:t xml:space="preserve">roles, </w:t>
      </w:r>
      <w:r w:rsidR="00DD30F7" w:rsidRPr="00DD30F7">
        <w:t>expanding</w:t>
      </w:r>
      <w:r w:rsidR="00982D79" w:rsidRPr="00982D79">
        <w:t xml:space="preserve"> the Global Talent Occupations</w:t>
      </w:r>
      <w:r w:rsidR="00DD30F7" w:rsidRPr="00DD30F7">
        <w:t xml:space="preserve"> List and leveraging</w:t>
      </w:r>
      <w:r w:rsidRPr="004717C0">
        <w:t xml:space="preserve"> the Global Talent </w:t>
      </w:r>
      <w:r w:rsidR="00DD30F7" w:rsidRPr="00DD30F7">
        <w:t>Stream’s</w:t>
      </w:r>
      <w:r w:rsidRPr="004717C0">
        <w:t xml:space="preserve"> two-week </w:t>
      </w:r>
      <w:r w:rsidR="0074781B">
        <w:t>Labour Market Impact Assessment (</w:t>
      </w:r>
      <w:r w:rsidRPr="004717C0">
        <w:t>LMIA</w:t>
      </w:r>
      <w:r w:rsidR="0074781B">
        <w:t>)</w:t>
      </w:r>
      <w:r w:rsidRPr="004717C0">
        <w:t xml:space="preserve"> processing</w:t>
      </w:r>
      <w:r w:rsidR="00D75B9E">
        <w:t xml:space="preserve"> </w:t>
      </w:r>
      <w:sdt>
        <w:sdtPr>
          <w:id w:val="-1968507125"/>
          <w:citation/>
        </w:sdtPr>
        <w:sdtContent>
          <w:r w:rsidR="00757397">
            <w:fldChar w:fldCharType="begin"/>
          </w:r>
          <w:r w:rsidR="00757397">
            <w:instrText xml:space="preserve"> CITATION GTS \l 4105 </w:instrText>
          </w:r>
          <w:r w:rsidR="00757397">
            <w:fldChar w:fldCharType="separate"/>
          </w:r>
          <w:r w:rsidR="00485DBE">
            <w:rPr>
              <w:noProof/>
            </w:rPr>
            <w:t>[36]</w:t>
          </w:r>
          <w:r w:rsidR="00757397">
            <w:fldChar w:fldCharType="end"/>
          </w:r>
        </w:sdtContent>
      </w:sdt>
      <w:r w:rsidRPr="004717C0">
        <w:t xml:space="preserve">. </w:t>
      </w:r>
      <w:r w:rsidR="00355A0A">
        <w:t>Support</w:t>
      </w:r>
      <w:r w:rsidRPr="004717C0">
        <w:t xml:space="preserve"> for returning Canadian</w:t>
      </w:r>
      <w:r w:rsidR="00355A0A">
        <w:t xml:space="preserve">s </w:t>
      </w:r>
      <w:r w:rsidRPr="004717C0">
        <w:t xml:space="preserve">will be </w:t>
      </w:r>
      <w:r w:rsidR="00DD30F7" w:rsidRPr="00DD30F7">
        <w:t>enhanced through</w:t>
      </w:r>
      <w:r w:rsidRPr="004717C0">
        <w:t xml:space="preserve"> mentorship programs and networking opportunities with innovation hubs like MaRS Discovery Distric</w:t>
      </w:r>
      <w:r w:rsidR="00355A0A">
        <w:t>t</w:t>
      </w:r>
      <w:r w:rsidRPr="004717C0">
        <w:t xml:space="preserve">. </w:t>
      </w:r>
      <w:r w:rsidR="00DD30F7" w:rsidRPr="00DD30F7">
        <w:t>By refining these initiatives, Canada can improve talent retention and attraction, securing its competitive edge in high-tech industries.</w:t>
      </w:r>
    </w:p>
    <w:p w14:paraId="44ACDD52" w14:textId="77777777" w:rsidR="00DD30F7" w:rsidRDefault="00DD30F7" w:rsidP="004717C0"/>
    <w:p w14:paraId="1E8AB8AB" w14:textId="75962DA0" w:rsidR="00602F4C" w:rsidRPr="004717C0" w:rsidRDefault="000661BA" w:rsidP="004717C0">
      <w:pPr>
        <w:rPr>
          <w:rFonts w:eastAsiaTheme="majorEastAsia"/>
          <w:b/>
        </w:rPr>
      </w:pPr>
      <w:r w:rsidRPr="000661BA">
        <w:rPr>
          <w:szCs w:val="22"/>
        </w:rPr>
        <w:t xml:space="preserve">Expected outcomes of </w:t>
      </w:r>
      <w:r w:rsidR="00E74772">
        <w:rPr>
          <w:szCs w:val="22"/>
        </w:rPr>
        <w:t>TCI</w:t>
      </w:r>
      <w:r w:rsidRPr="000661BA">
        <w:rPr>
          <w:szCs w:val="22"/>
        </w:rPr>
        <w:t xml:space="preserve"> include a stronger retention of </w:t>
      </w:r>
      <w:r w:rsidR="00A627EF" w:rsidRPr="000661BA">
        <w:rPr>
          <w:szCs w:val="22"/>
        </w:rPr>
        <w:t>highly skilled</w:t>
      </w:r>
      <w:r w:rsidRPr="000661BA">
        <w:rPr>
          <w:szCs w:val="22"/>
        </w:rPr>
        <w:t xml:space="preserve"> professionals and an enhanced innovation ecosystem. By addressing wage disparities, reducing housing burdens, and streamlining re-entry processes, Canada will become a preferred destination for both established companies and emerging high-growth ventures. This comprehensive approach is expected to attract greater global talent, drive economic growth, and increase direct foreign investment, ultimately ensuring that Canada remains competitive on the global innovation stage.</w:t>
      </w:r>
    </w:p>
    <w:p w14:paraId="13F2D0CA" w14:textId="3757B4C2" w:rsidR="00173487" w:rsidRPr="00173487" w:rsidRDefault="0BE4BF2D" w:rsidP="00FA6BA0">
      <w:pPr>
        <w:pStyle w:val="Heading2"/>
      </w:pPr>
      <w:bookmarkStart w:id="36" w:name="_Toc194334918"/>
      <w:r w:rsidRPr="31557B8C">
        <w:t xml:space="preserve">Policy 4 : </w:t>
      </w:r>
      <w:r w:rsidR="00C45FF5" w:rsidRPr="00B329E8">
        <w:t>Strategic Energy Infrastructure for Innovation Advancement</w:t>
      </w:r>
      <w:bookmarkEnd w:id="36"/>
    </w:p>
    <w:p w14:paraId="7A4D6FC6" w14:textId="31860CA3" w:rsidR="0049097E" w:rsidRPr="00B329E8" w:rsidRDefault="00264AD1" w:rsidP="003F1580">
      <w:pPr>
        <w:rPr>
          <w:color w:val="000000" w:themeColor="text1"/>
        </w:rPr>
      </w:pPr>
      <w:r w:rsidRPr="00B329E8">
        <w:t>The</w:t>
      </w:r>
      <w:r w:rsidRPr="00B329E8">
        <w:rPr>
          <w:color w:val="000000" w:themeColor="text1"/>
        </w:rPr>
        <w:t xml:space="preserve"> r</w:t>
      </w:r>
      <w:r w:rsidR="5B99976D" w:rsidRPr="00B329E8">
        <w:rPr>
          <w:color w:val="000000" w:themeColor="text1"/>
        </w:rPr>
        <w:t>eliability and competitive cost</w:t>
      </w:r>
      <w:r w:rsidRPr="00B329E8">
        <w:rPr>
          <w:color w:val="000000" w:themeColor="text1"/>
        </w:rPr>
        <w:t xml:space="preserve"> of energy </w:t>
      </w:r>
      <w:r w:rsidR="5B99976D" w:rsidRPr="00B329E8">
        <w:rPr>
          <w:color w:val="000000" w:themeColor="text1"/>
        </w:rPr>
        <w:t>are foundational for attracting and sustaining</w:t>
      </w:r>
      <w:r w:rsidR="00AA2969">
        <w:rPr>
          <w:color w:val="000000" w:themeColor="text1"/>
        </w:rPr>
        <w:t xml:space="preserve"> </w:t>
      </w:r>
      <w:r w:rsidR="5B99976D" w:rsidRPr="00B329E8">
        <w:rPr>
          <w:color w:val="000000" w:themeColor="text1"/>
        </w:rPr>
        <w:t xml:space="preserve">advanced industrial and technological activities that drive modern innovation. Sectors crucial to future growth are AI computation (data centers), biotechnology research and manufacturing, and advanced materials production. These are </w:t>
      </w:r>
      <w:r w:rsidR="000F2DB0" w:rsidRPr="00B329E8">
        <w:rPr>
          <w:color w:val="000000" w:themeColor="text1"/>
        </w:rPr>
        <w:t xml:space="preserve">sectors </w:t>
      </w:r>
      <w:r w:rsidR="5B99976D" w:rsidRPr="00B329E8">
        <w:rPr>
          <w:color w:val="000000" w:themeColor="text1"/>
        </w:rPr>
        <w:t>characterized by significant and demanding energy requirement</w:t>
      </w:r>
      <w:r w:rsidR="00231386" w:rsidRPr="00B329E8">
        <w:rPr>
          <w:color w:val="000000" w:themeColor="text1"/>
        </w:rPr>
        <w:t xml:space="preserve">s and thrive in countries which </w:t>
      </w:r>
      <w:r w:rsidR="00414840" w:rsidRPr="00B329E8">
        <w:rPr>
          <w:color w:val="000000" w:themeColor="text1"/>
        </w:rPr>
        <w:t xml:space="preserve">have </w:t>
      </w:r>
      <w:r w:rsidR="00737172" w:rsidRPr="00B329E8">
        <w:rPr>
          <w:color w:val="000000" w:themeColor="text1"/>
        </w:rPr>
        <w:t>forward thinking policies</w:t>
      </w:r>
      <w:r w:rsidR="006B5D94">
        <w:rPr>
          <w:color w:val="000000" w:themeColor="text1"/>
        </w:rPr>
        <w:t xml:space="preserve"> </w:t>
      </w:r>
      <w:sdt>
        <w:sdtPr>
          <w:rPr>
            <w:color w:val="000000" w:themeColor="text1"/>
          </w:rPr>
          <w:id w:val="-1854488880"/>
          <w:citation/>
        </w:sdtPr>
        <w:sdtContent>
          <w:r w:rsidR="00E33E53">
            <w:rPr>
              <w:color w:val="000000" w:themeColor="text1"/>
            </w:rPr>
            <w:fldChar w:fldCharType="begin"/>
          </w:r>
          <w:r w:rsidR="00E33E53">
            <w:rPr>
              <w:color w:val="000000" w:themeColor="text1"/>
            </w:rPr>
            <w:instrText xml:space="preserve"> CITATION McK24 \l 4105 </w:instrText>
          </w:r>
          <w:r w:rsidR="00E33E53">
            <w:rPr>
              <w:color w:val="000000" w:themeColor="text1"/>
            </w:rPr>
            <w:fldChar w:fldCharType="separate"/>
          </w:r>
          <w:r w:rsidR="00485DBE">
            <w:rPr>
              <w:noProof/>
              <w:color w:val="000000" w:themeColor="text1"/>
            </w:rPr>
            <w:t>[37]</w:t>
          </w:r>
          <w:r w:rsidR="00E33E53">
            <w:rPr>
              <w:color w:val="000000" w:themeColor="text1"/>
            </w:rPr>
            <w:fldChar w:fldCharType="end"/>
          </w:r>
        </w:sdtContent>
      </w:sdt>
      <w:r w:rsidR="00974EFE">
        <w:rPr>
          <w:color w:val="000000" w:themeColor="text1"/>
        </w:rPr>
        <w:t>.</w:t>
      </w:r>
      <w:r w:rsidR="006B5D94">
        <w:rPr>
          <w:color w:val="000000" w:themeColor="text1"/>
        </w:rPr>
        <w:t xml:space="preserve"> </w:t>
      </w:r>
      <w:r w:rsidR="008E5979">
        <w:rPr>
          <w:color w:val="000000" w:themeColor="text1"/>
        </w:rPr>
        <w:t xml:space="preserve"> From the </w:t>
      </w:r>
      <w:r w:rsidR="002D68E3">
        <w:rPr>
          <w:color w:val="000000" w:themeColor="text1"/>
        </w:rPr>
        <w:t>C</w:t>
      </w:r>
      <w:r w:rsidR="008E5979">
        <w:rPr>
          <w:color w:val="000000" w:themeColor="text1"/>
        </w:rPr>
        <w:t xml:space="preserve">omposite </w:t>
      </w:r>
      <w:r w:rsidR="002D68E3">
        <w:rPr>
          <w:color w:val="000000" w:themeColor="text1"/>
        </w:rPr>
        <w:t>I</w:t>
      </w:r>
      <w:r w:rsidR="008E5979">
        <w:rPr>
          <w:color w:val="000000" w:themeColor="text1"/>
        </w:rPr>
        <w:t xml:space="preserve">nnovation </w:t>
      </w:r>
      <w:r w:rsidR="002D68E3">
        <w:rPr>
          <w:color w:val="000000" w:themeColor="text1"/>
        </w:rPr>
        <w:t>I</w:t>
      </w:r>
      <w:r w:rsidR="008E5979">
        <w:rPr>
          <w:color w:val="000000" w:themeColor="text1"/>
        </w:rPr>
        <w:t xml:space="preserve">ndex </w:t>
      </w:r>
      <w:r w:rsidR="0050140E">
        <w:rPr>
          <w:color w:val="000000" w:themeColor="text1"/>
        </w:rPr>
        <w:t>detailed</w:t>
      </w:r>
      <w:r w:rsidR="008E5979">
        <w:rPr>
          <w:color w:val="000000" w:themeColor="text1"/>
        </w:rPr>
        <w:t xml:space="preserve"> in </w:t>
      </w:r>
      <w:r w:rsidR="0050140E">
        <w:rPr>
          <w:color w:val="000000" w:themeColor="text1"/>
        </w:rPr>
        <w:t>Appendix D6</w:t>
      </w:r>
      <w:r w:rsidR="008E5979">
        <w:rPr>
          <w:color w:val="000000" w:themeColor="text1"/>
        </w:rPr>
        <w:t xml:space="preserve">, South Korea and China </w:t>
      </w:r>
      <w:r w:rsidR="002D68E3">
        <w:rPr>
          <w:color w:val="000000" w:themeColor="text1"/>
        </w:rPr>
        <w:t>show</w:t>
      </w:r>
      <w:r w:rsidR="00243BB9">
        <w:rPr>
          <w:color w:val="000000" w:themeColor="text1"/>
        </w:rPr>
        <w:t>ed huge growth</w:t>
      </w:r>
      <w:r w:rsidR="0054100C">
        <w:rPr>
          <w:color w:val="000000" w:themeColor="text1"/>
        </w:rPr>
        <w:t xml:space="preserve">. This aligned with </w:t>
      </w:r>
      <w:r w:rsidR="00AB3D2C">
        <w:rPr>
          <w:color w:val="000000" w:themeColor="text1"/>
        </w:rPr>
        <w:t>sharp rises in electricity consumption</w:t>
      </w:r>
      <w:r w:rsidR="0054100C">
        <w:rPr>
          <w:color w:val="000000" w:themeColor="text1"/>
        </w:rPr>
        <w:t>, visualized in Figure 4</w:t>
      </w:r>
      <w:r w:rsidR="00645F9E">
        <w:rPr>
          <w:color w:val="000000" w:themeColor="text1"/>
        </w:rPr>
        <w:t>,</w:t>
      </w:r>
      <w:r w:rsidR="00760388">
        <w:rPr>
          <w:color w:val="000000" w:themeColor="text1"/>
        </w:rPr>
        <w:t xml:space="preserve"> indicating </w:t>
      </w:r>
      <w:r w:rsidR="00C903D4">
        <w:rPr>
          <w:color w:val="000000" w:themeColor="text1"/>
        </w:rPr>
        <w:t>the increasing</w:t>
      </w:r>
      <w:r w:rsidR="00E3350D">
        <w:rPr>
          <w:color w:val="000000" w:themeColor="text1"/>
        </w:rPr>
        <w:t xml:space="preserve"> energy </w:t>
      </w:r>
      <w:r w:rsidR="00982B1C">
        <w:rPr>
          <w:color w:val="000000" w:themeColor="text1"/>
        </w:rPr>
        <w:t>consumption</w:t>
      </w:r>
      <w:r w:rsidR="00EC0EFF">
        <w:rPr>
          <w:color w:val="000000" w:themeColor="text1"/>
        </w:rPr>
        <w:t xml:space="preserve"> </w:t>
      </w:r>
      <w:r w:rsidR="00645F9E">
        <w:rPr>
          <w:color w:val="000000" w:themeColor="text1"/>
        </w:rPr>
        <w:t>countr</w:t>
      </w:r>
      <w:r w:rsidR="00630A20">
        <w:rPr>
          <w:color w:val="000000" w:themeColor="text1"/>
        </w:rPr>
        <w:t>y’s</w:t>
      </w:r>
      <w:r w:rsidR="00645F9E">
        <w:rPr>
          <w:color w:val="000000" w:themeColor="text1"/>
        </w:rPr>
        <w:t xml:space="preserve"> fostering innovation demand</w:t>
      </w:r>
      <w:r w:rsidR="00845E1E">
        <w:rPr>
          <w:color w:val="000000" w:themeColor="text1"/>
        </w:rPr>
        <w:t>.</w:t>
      </w:r>
    </w:p>
    <w:p w14:paraId="33FFBBFA" w14:textId="77777777" w:rsidR="00A664A0" w:rsidRDefault="00A664A0" w:rsidP="00A664A0">
      <w:pPr>
        <w:spacing w:line="120" w:lineRule="exact"/>
        <w:rPr>
          <w:color w:val="000000" w:themeColor="text1"/>
          <w:szCs w:val="22"/>
        </w:rPr>
      </w:pPr>
    </w:p>
    <w:p w14:paraId="3440ECFD" w14:textId="2E903AC1" w:rsidR="00492724" w:rsidRDefault="00600889" w:rsidP="00837A3F">
      <w:pPr>
        <w:jc w:val="center"/>
        <w:rPr>
          <w:color w:val="000000" w:themeColor="text1"/>
          <w:szCs w:val="22"/>
        </w:rPr>
      </w:pPr>
      <w:r>
        <w:rPr>
          <w:noProof/>
        </w:rPr>
        <w:lastRenderedPageBreak/>
        <w:drawing>
          <wp:inline distT="0" distB="0" distL="0" distR="0" wp14:anchorId="71C24416" wp14:editId="5388557B">
            <wp:extent cx="4284133" cy="2418063"/>
            <wp:effectExtent l="0" t="0" r="2540" b="1905"/>
            <wp:docPr id="651332537" name="Picture 11" descr="A graph of a number of electricit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47426" name="Picture 11" descr="A graph of a number of electricity consumptio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16245" cy="2436188"/>
                    </a:xfrm>
                    <a:prstGeom prst="rect">
                      <a:avLst/>
                    </a:prstGeom>
                    <a:noFill/>
                    <a:ln>
                      <a:noFill/>
                    </a:ln>
                  </pic:spPr>
                </pic:pic>
              </a:graphicData>
            </a:graphic>
          </wp:inline>
        </w:drawing>
      </w:r>
    </w:p>
    <w:p w14:paraId="6C86F7D7" w14:textId="19C52067" w:rsidR="00492724" w:rsidRPr="00B329E8" w:rsidRDefault="00837A3F" w:rsidP="00B329E8">
      <w:pPr>
        <w:pStyle w:val="Caption"/>
        <w:jc w:val="center"/>
        <w:rPr>
          <w:noProof/>
        </w:rPr>
      </w:pPr>
      <w:r>
        <w:t xml:space="preserve">Figure 4: </w:t>
      </w:r>
      <w:r w:rsidR="00600889">
        <w:t>Electricity C</w:t>
      </w:r>
      <w:sdt>
        <w:sdtPr>
          <w:id w:val="-123309704"/>
          <w:citation/>
        </w:sdtPr>
        <w:sdtContent>
          <w:r w:rsidR="00DD38C5">
            <w:fldChar w:fldCharType="begin"/>
          </w:r>
          <w:r w:rsidR="00DD38C5">
            <w:rPr>
              <w:lang w:val="en-CA"/>
            </w:rPr>
            <w:instrText xml:space="preserve"> CITATION Rob24 \l 4105 </w:instrText>
          </w:r>
          <w:r w:rsidR="00DD38C5">
            <w:fldChar w:fldCharType="separate"/>
          </w:r>
          <w:r w:rsidR="00485DBE">
            <w:rPr>
              <w:noProof/>
              <w:lang w:val="en-CA"/>
            </w:rPr>
            <w:t xml:space="preserve"> </w:t>
          </w:r>
          <w:r w:rsidR="00485DBE">
            <w:rPr>
              <w:noProof/>
              <w:lang w:val="en-CA"/>
            </w:rPr>
            <w:t>[38]</w:t>
          </w:r>
          <w:r w:rsidR="00DD38C5">
            <w:fldChar w:fldCharType="end"/>
          </w:r>
        </w:sdtContent>
      </w:sdt>
      <w:r w:rsidR="00600889">
        <w:t>onsumption per Capita</w:t>
      </w:r>
    </w:p>
    <w:p w14:paraId="5060021D" w14:textId="1D084595" w:rsidR="001947BF" w:rsidRPr="00B329E8" w:rsidRDefault="00755543" w:rsidP="004822D1">
      <w:pPr>
        <w:rPr>
          <w:color w:val="000000" w:themeColor="text1"/>
        </w:rPr>
      </w:pPr>
      <w:r w:rsidRPr="00B329E8">
        <w:rPr>
          <w:color w:val="000000" w:themeColor="text1"/>
        </w:rPr>
        <w:t>The</w:t>
      </w:r>
      <w:r w:rsidR="5B99976D" w:rsidRPr="00B329E8">
        <w:rPr>
          <w:color w:val="000000" w:themeColor="text1"/>
        </w:rPr>
        <w:t xml:space="preserve"> comprehensive analysis of Canadian data </w:t>
      </w:r>
      <w:r w:rsidR="00AD2313" w:rsidRPr="00B329E8">
        <w:rPr>
          <w:color w:val="000000" w:themeColor="text1"/>
        </w:rPr>
        <w:t xml:space="preserve">found in </w:t>
      </w:r>
      <w:r w:rsidR="000558DE">
        <w:rPr>
          <w:color w:val="000000" w:themeColor="text1"/>
        </w:rPr>
        <w:t>(</w:t>
      </w:r>
      <w:r w:rsidR="00616A79" w:rsidRPr="00B329E8">
        <w:rPr>
          <w:color w:val="000000" w:themeColor="text1"/>
        </w:rPr>
        <w:t>Appendix D</w:t>
      </w:r>
      <w:r w:rsidR="000558DE">
        <w:rPr>
          <w:color w:val="000000" w:themeColor="text1"/>
        </w:rPr>
        <w:t>)</w:t>
      </w:r>
      <w:r w:rsidR="00616A79" w:rsidRPr="00B329E8">
        <w:rPr>
          <w:color w:val="000000" w:themeColor="text1"/>
        </w:rPr>
        <w:t xml:space="preserve"> </w:t>
      </w:r>
      <w:r w:rsidR="5B99976D" w:rsidRPr="00B329E8">
        <w:rPr>
          <w:color w:val="000000" w:themeColor="text1"/>
        </w:rPr>
        <w:t xml:space="preserve">revealed a nuanced relationship between energy consumption and innovation outcomes. While simple historical correlations surprisingly linked higher per capita electricity use to </w:t>
      </w:r>
      <w:r w:rsidR="5B99976D" w:rsidRPr="00B329E8">
        <w:rPr>
          <w:i/>
          <w:iCs/>
          <w:color w:val="000000" w:themeColor="text1"/>
        </w:rPr>
        <w:t>lower</w:t>
      </w:r>
      <w:r w:rsidR="5B99976D" w:rsidRPr="00B329E8">
        <w:rPr>
          <w:color w:val="000000" w:themeColor="text1"/>
        </w:rPr>
        <w:t xml:space="preserve"> per capita R&amp;D expenditure and scientific article output</w:t>
      </w:r>
      <w:r w:rsidR="00407C51" w:rsidRPr="00B329E8">
        <w:rPr>
          <w:color w:val="000000" w:themeColor="text1"/>
        </w:rPr>
        <w:t xml:space="preserve"> </w:t>
      </w:r>
      <w:r w:rsidR="000558DE">
        <w:rPr>
          <w:color w:val="000000" w:themeColor="text1"/>
        </w:rPr>
        <w:t>(</w:t>
      </w:r>
      <w:r w:rsidR="00577E97">
        <w:rPr>
          <w:color w:val="000000" w:themeColor="text1"/>
        </w:rPr>
        <w:t>Appendix</w:t>
      </w:r>
      <w:r w:rsidR="00C05202" w:rsidRPr="00B329E8">
        <w:rPr>
          <w:color w:val="000000" w:themeColor="text1"/>
        </w:rPr>
        <w:t xml:space="preserve"> </w:t>
      </w:r>
      <w:r w:rsidR="00964541">
        <w:rPr>
          <w:color w:val="000000" w:themeColor="text1"/>
        </w:rPr>
        <w:t>D</w:t>
      </w:r>
      <w:r w:rsidR="00C05202" w:rsidRPr="00B329E8">
        <w:rPr>
          <w:color w:val="000000" w:themeColor="text1"/>
        </w:rPr>
        <w:t xml:space="preserve">9, </w:t>
      </w:r>
      <w:r w:rsidR="00964541">
        <w:rPr>
          <w:color w:val="000000" w:themeColor="text1"/>
        </w:rPr>
        <w:t>D</w:t>
      </w:r>
      <w:r w:rsidR="00C05202" w:rsidRPr="00B329E8">
        <w:rPr>
          <w:color w:val="000000" w:themeColor="text1"/>
        </w:rPr>
        <w:t>10</w:t>
      </w:r>
      <w:r w:rsidR="000558DE">
        <w:rPr>
          <w:color w:val="000000" w:themeColor="text1"/>
        </w:rPr>
        <w:t>)</w:t>
      </w:r>
      <w:r w:rsidR="5B99976D" w:rsidRPr="00B329E8">
        <w:rPr>
          <w:color w:val="000000" w:themeColor="text1"/>
        </w:rPr>
        <w:t xml:space="preserve">, this picture changed dramatically </w:t>
      </w:r>
      <w:r w:rsidR="00407C51" w:rsidRPr="00B329E8">
        <w:rPr>
          <w:color w:val="000000" w:themeColor="text1"/>
        </w:rPr>
        <w:t xml:space="preserve">when implementing </w:t>
      </w:r>
      <w:r w:rsidR="004E1604" w:rsidRPr="00B329E8">
        <w:rPr>
          <w:color w:val="000000" w:themeColor="text1"/>
        </w:rPr>
        <w:t>a multivariate</w:t>
      </w:r>
      <w:r w:rsidR="5B99976D" w:rsidRPr="00B329E8">
        <w:rPr>
          <w:color w:val="000000" w:themeColor="text1"/>
        </w:rPr>
        <w:t xml:space="preserve"> analysis. Controlling for GDP and Capital Formation per capita, our models indicate a significant </w:t>
      </w:r>
      <w:r w:rsidR="5B99976D" w:rsidRPr="00B329E8">
        <w:rPr>
          <w:i/>
          <w:iCs/>
          <w:color w:val="000000" w:themeColor="text1"/>
        </w:rPr>
        <w:t>positive conditional</w:t>
      </w:r>
      <w:r w:rsidR="5B99976D" w:rsidRPr="00B329E8">
        <w:rPr>
          <w:color w:val="000000" w:themeColor="text1"/>
        </w:rPr>
        <w:t xml:space="preserve"> association between electricity consumption and key innovation drivers like patenting activity, and </w:t>
      </w:r>
      <w:r w:rsidR="0094243A" w:rsidRPr="00B329E8">
        <w:rPr>
          <w:color w:val="000000" w:themeColor="text1"/>
        </w:rPr>
        <w:t xml:space="preserve">R&amp;D Expenditure per Capita </w:t>
      </w:r>
      <w:r w:rsidR="000558DE">
        <w:rPr>
          <w:color w:val="000000" w:themeColor="text1"/>
        </w:rPr>
        <w:t>(</w:t>
      </w:r>
      <w:r w:rsidR="00577E97">
        <w:rPr>
          <w:color w:val="000000" w:themeColor="text1"/>
        </w:rPr>
        <w:t>Appendix</w:t>
      </w:r>
      <w:r w:rsidR="00966BD4" w:rsidRPr="00B329E8">
        <w:rPr>
          <w:color w:val="000000" w:themeColor="text1"/>
        </w:rPr>
        <w:t xml:space="preserve"> </w:t>
      </w:r>
      <w:r w:rsidR="00964541">
        <w:rPr>
          <w:color w:val="000000" w:themeColor="text1"/>
        </w:rPr>
        <w:t>D</w:t>
      </w:r>
      <w:r w:rsidR="00966BD4" w:rsidRPr="00B329E8">
        <w:rPr>
          <w:color w:val="000000" w:themeColor="text1"/>
        </w:rPr>
        <w:t xml:space="preserve">16, </w:t>
      </w:r>
      <w:r w:rsidR="00964541">
        <w:rPr>
          <w:color w:val="000000" w:themeColor="text1"/>
        </w:rPr>
        <w:t>D</w:t>
      </w:r>
      <w:r w:rsidR="00966BD4" w:rsidRPr="00B329E8">
        <w:rPr>
          <w:color w:val="000000" w:themeColor="text1"/>
        </w:rPr>
        <w:t>18</w:t>
      </w:r>
      <w:r w:rsidR="000558DE">
        <w:rPr>
          <w:color w:val="000000" w:themeColor="text1"/>
        </w:rPr>
        <w:t>)</w:t>
      </w:r>
      <w:r w:rsidR="5B99976D" w:rsidRPr="00B329E8">
        <w:rPr>
          <w:color w:val="000000" w:themeColor="text1"/>
        </w:rPr>
        <w:t xml:space="preserve">. </w:t>
      </w:r>
      <w:r w:rsidR="004C25C2">
        <w:rPr>
          <w:color w:val="000000" w:themeColor="text1"/>
        </w:rPr>
        <w:t>A sample of the results is shown in Table 1 below.</w:t>
      </w:r>
      <w:r w:rsidR="5B99976D" w:rsidRPr="00B329E8">
        <w:rPr>
          <w:color w:val="000000" w:themeColor="text1"/>
        </w:rPr>
        <w:t xml:space="preserve"> This finding suggests that simply increasing broad-based energy consumption </w:t>
      </w:r>
      <w:r w:rsidR="00996FA1" w:rsidRPr="00B329E8">
        <w:rPr>
          <w:color w:val="000000" w:themeColor="text1"/>
        </w:rPr>
        <w:t>will not be a</w:t>
      </w:r>
      <w:r w:rsidR="5B99976D" w:rsidRPr="00B329E8">
        <w:rPr>
          <w:color w:val="000000" w:themeColor="text1"/>
        </w:rPr>
        <w:t xml:space="preserve"> direct path to </w:t>
      </w:r>
      <w:r w:rsidR="00996FA1" w:rsidRPr="00B329E8">
        <w:rPr>
          <w:color w:val="000000" w:themeColor="text1"/>
        </w:rPr>
        <w:t xml:space="preserve">increasing </w:t>
      </w:r>
      <w:r w:rsidR="5B99976D" w:rsidRPr="00B329E8">
        <w:rPr>
          <w:color w:val="000000" w:themeColor="text1"/>
        </w:rPr>
        <w:t>inno</w:t>
      </w:r>
      <w:r w:rsidR="001E70A7" w:rsidRPr="00B329E8">
        <w:rPr>
          <w:color w:val="000000" w:themeColor="text1"/>
        </w:rPr>
        <w:t>v</w:t>
      </w:r>
      <w:r w:rsidR="5B99976D" w:rsidRPr="00B329E8">
        <w:rPr>
          <w:color w:val="000000" w:themeColor="text1"/>
        </w:rPr>
        <w:t xml:space="preserve">ation </w:t>
      </w:r>
      <w:r w:rsidR="007F58EC" w:rsidRPr="00B329E8">
        <w:rPr>
          <w:color w:val="000000" w:themeColor="text1"/>
        </w:rPr>
        <w:t>successfully,</w:t>
      </w:r>
      <w:r w:rsidR="5B99976D" w:rsidRPr="00B329E8">
        <w:rPr>
          <w:color w:val="000000" w:themeColor="text1"/>
        </w:rPr>
        <w:t xml:space="preserve"> but the availability of reliable and cheap energy </w:t>
      </w:r>
      <w:r w:rsidR="00304A3F" w:rsidRPr="00B329E8">
        <w:rPr>
          <w:color w:val="000000" w:themeColor="text1"/>
        </w:rPr>
        <w:t>will act</w:t>
      </w:r>
      <w:r w:rsidR="5B99976D" w:rsidRPr="00B329E8">
        <w:rPr>
          <w:color w:val="000000" w:themeColor="text1"/>
        </w:rPr>
        <w:t xml:space="preserve"> as a crucial enabler when </w:t>
      </w:r>
      <w:r w:rsidR="006F0ADF" w:rsidRPr="00B329E8">
        <w:rPr>
          <w:color w:val="000000" w:themeColor="text1"/>
        </w:rPr>
        <w:t>paired</w:t>
      </w:r>
      <w:r w:rsidR="5B99976D" w:rsidRPr="00B329E8">
        <w:rPr>
          <w:color w:val="000000" w:themeColor="text1"/>
        </w:rPr>
        <w:t xml:space="preserve"> with economic scale and investment. </w:t>
      </w:r>
      <w:r w:rsidR="00C87CFD" w:rsidRPr="00B329E8">
        <w:rPr>
          <w:color w:val="000000" w:themeColor="text1"/>
        </w:rPr>
        <w:t>This</w:t>
      </w:r>
      <w:r w:rsidR="5B99976D" w:rsidRPr="00B329E8">
        <w:rPr>
          <w:color w:val="000000" w:themeColor="text1"/>
        </w:rPr>
        <w:t xml:space="preserve"> underpins the</w:t>
      </w:r>
      <w:r w:rsidR="004B5EC4" w:rsidRPr="00B329E8">
        <w:rPr>
          <w:color w:val="000000" w:themeColor="text1"/>
        </w:rPr>
        <w:t xml:space="preserve"> </w:t>
      </w:r>
      <w:r w:rsidR="007F58EC" w:rsidRPr="00B329E8">
        <w:rPr>
          <w:color w:val="000000" w:themeColor="text1"/>
        </w:rPr>
        <w:t xml:space="preserve">crucial </w:t>
      </w:r>
      <w:r w:rsidR="004B5EC4" w:rsidRPr="00B329E8">
        <w:rPr>
          <w:color w:val="000000" w:themeColor="text1"/>
        </w:rPr>
        <w:t>activities such as</w:t>
      </w:r>
      <w:r w:rsidR="5B99976D" w:rsidRPr="00B329E8">
        <w:rPr>
          <w:color w:val="000000" w:themeColor="text1"/>
        </w:rPr>
        <w:t xml:space="preserve"> research, development and advanced computation that </w:t>
      </w:r>
      <w:r w:rsidR="007F58EC" w:rsidRPr="00B329E8">
        <w:rPr>
          <w:color w:val="000000" w:themeColor="text1"/>
        </w:rPr>
        <w:t xml:space="preserve">when scaled </w:t>
      </w:r>
      <w:r w:rsidR="5B99976D" w:rsidRPr="00B329E8">
        <w:rPr>
          <w:color w:val="000000" w:themeColor="text1"/>
        </w:rPr>
        <w:t xml:space="preserve">translate into </w:t>
      </w:r>
      <w:r w:rsidR="007F58EC" w:rsidRPr="00B329E8">
        <w:rPr>
          <w:color w:val="000000" w:themeColor="text1"/>
        </w:rPr>
        <w:t xml:space="preserve">positive </w:t>
      </w:r>
      <w:r w:rsidR="5B99976D" w:rsidRPr="00B329E8">
        <w:rPr>
          <w:color w:val="000000" w:themeColor="text1"/>
        </w:rPr>
        <w:t>innovation outputs.</w:t>
      </w:r>
    </w:p>
    <w:p w14:paraId="4E6A19BE" w14:textId="77777777" w:rsidR="004822D1" w:rsidRPr="001947BF" w:rsidRDefault="004822D1" w:rsidP="004822D1">
      <w:pPr>
        <w:spacing w:line="120" w:lineRule="exact"/>
        <w:rPr>
          <w:color w:val="000000" w:themeColor="text1"/>
          <w:szCs w:val="22"/>
        </w:rPr>
      </w:pPr>
    </w:p>
    <w:p w14:paraId="7B22BE7A" w14:textId="76ECDEE7" w:rsidR="00786872" w:rsidRDefault="00786872" w:rsidP="00786872">
      <w:pPr>
        <w:pStyle w:val="Caption"/>
        <w:keepNext/>
      </w:pPr>
      <w:commentRangeStart w:id="37"/>
      <w:r>
        <w:t xml:space="preserve">Table </w:t>
      </w:r>
      <w:r>
        <w:fldChar w:fldCharType="begin"/>
      </w:r>
      <w:r>
        <w:instrText xml:space="preserve"> SEQ Table \* ARABIC </w:instrText>
      </w:r>
      <w:r>
        <w:fldChar w:fldCharType="separate"/>
      </w:r>
      <w:r>
        <w:rPr>
          <w:noProof/>
        </w:rPr>
        <w:t>1</w:t>
      </w:r>
      <w:r>
        <w:rPr>
          <w:noProof/>
        </w:rPr>
        <w:fldChar w:fldCharType="end"/>
      </w:r>
      <w:commentRangeEnd w:id="37"/>
      <w:r w:rsidR="00F25FCD">
        <w:rPr>
          <w:rStyle w:val="CommentReference"/>
          <w:i w:val="0"/>
          <w:iCs w:val="0"/>
          <w:color w:val="000000"/>
        </w:rPr>
        <w:commentReference w:id="37"/>
      </w:r>
      <w:r>
        <w:t xml:space="preserve">: </w:t>
      </w:r>
      <w:r w:rsidRPr="00FC3FBB">
        <w:t>Multivariate Analysis Sample Results (Elec. Cons. Per Capita.)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2"/>
        <w:gridCol w:w="1418"/>
        <w:gridCol w:w="1417"/>
        <w:gridCol w:w="1134"/>
        <w:gridCol w:w="1134"/>
        <w:gridCol w:w="1276"/>
      </w:tblGrid>
      <w:tr w:rsidR="00C174BA" w:rsidRPr="001947BF" w14:paraId="65322AF5" w14:textId="77777777" w:rsidTr="009701F6">
        <w:trPr>
          <w:tblHeader/>
        </w:trPr>
        <w:tc>
          <w:tcPr>
            <w:tcW w:w="2972" w:type="dxa"/>
            <w:tcMar>
              <w:top w:w="57" w:type="dxa"/>
              <w:left w:w="85" w:type="dxa"/>
              <w:bottom w:w="57" w:type="dxa"/>
              <w:right w:w="85" w:type="dxa"/>
            </w:tcMar>
            <w:vAlign w:val="center"/>
            <w:hideMark/>
          </w:tcPr>
          <w:p w14:paraId="7B4E11C4" w14:textId="77777777" w:rsidR="00C174BA" w:rsidRPr="001947BF" w:rsidRDefault="00C174BA" w:rsidP="002A6DE8">
            <w:pPr>
              <w:jc w:val="center"/>
              <w:rPr>
                <w:b/>
                <w:bCs/>
                <w:sz w:val="20"/>
                <w:szCs w:val="20"/>
              </w:rPr>
            </w:pPr>
            <w:r w:rsidRPr="001947BF">
              <w:rPr>
                <w:b/>
                <w:bCs/>
                <w:sz w:val="20"/>
                <w:szCs w:val="20"/>
              </w:rPr>
              <w:t>Dependent</w:t>
            </w:r>
          </w:p>
        </w:tc>
        <w:tc>
          <w:tcPr>
            <w:tcW w:w="1418" w:type="dxa"/>
            <w:tcMar>
              <w:top w:w="57" w:type="dxa"/>
              <w:left w:w="85" w:type="dxa"/>
              <w:bottom w:w="57" w:type="dxa"/>
              <w:right w:w="85" w:type="dxa"/>
            </w:tcMar>
            <w:vAlign w:val="center"/>
            <w:hideMark/>
          </w:tcPr>
          <w:p w14:paraId="622069CF" w14:textId="77777777" w:rsidR="00C174BA" w:rsidRPr="001947BF" w:rsidRDefault="00C174BA" w:rsidP="002A6DE8">
            <w:pPr>
              <w:jc w:val="center"/>
              <w:rPr>
                <w:b/>
                <w:bCs/>
                <w:sz w:val="20"/>
                <w:szCs w:val="20"/>
              </w:rPr>
            </w:pPr>
            <w:r w:rsidRPr="001947BF">
              <w:rPr>
                <w:b/>
                <w:bCs/>
                <w:sz w:val="20"/>
                <w:szCs w:val="20"/>
              </w:rPr>
              <w:t>Observations</w:t>
            </w:r>
          </w:p>
        </w:tc>
        <w:tc>
          <w:tcPr>
            <w:tcW w:w="1417" w:type="dxa"/>
            <w:tcMar>
              <w:top w:w="57" w:type="dxa"/>
              <w:left w:w="85" w:type="dxa"/>
              <w:bottom w:w="57" w:type="dxa"/>
              <w:right w:w="85" w:type="dxa"/>
            </w:tcMar>
            <w:vAlign w:val="center"/>
            <w:hideMark/>
          </w:tcPr>
          <w:p w14:paraId="108802D8" w14:textId="154D1D71" w:rsidR="00C174BA" w:rsidRPr="001947BF" w:rsidRDefault="00C174BA" w:rsidP="002A6DE8">
            <w:pPr>
              <w:jc w:val="center"/>
              <w:rPr>
                <w:b/>
                <w:bCs/>
                <w:sz w:val="20"/>
                <w:szCs w:val="20"/>
              </w:rPr>
            </w:pPr>
            <w:r w:rsidRPr="001947BF">
              <w:rPr>
                <w:b/>
                <w:bCs/>
                <w:sz w:val="20"/>
                <w:szCs w:val="20"/>
              </w:rPr>
              <w:t>X</w:t>
            </w:r>
            <w:r w:rsidR="00AD044D">
              <w:rPr>
                <w:b/>
                <w:bCs/>
                <w:sz w:val="20"/>
                <w:szCs w:val="20"/>
              </w:rPr>
              <w:t xml:space="preserve"> </w:t>
            </w:r>
            <w:r w:rsidRPr="001947BF">
              <w:rPr>
                <w:b/>
                <w:bCs/>
                <w:sz w:val="20"/>
                <w:szCs w:val="20"/>
              </w:rPr>
              <w:t>Coefficient</w:t>
            </w:r>
          </w:p>
        </w:tc>
        <w:tc>
          <w:tcPr>
            <w:tcW w:w="1134" w:type="dxa"/>
            <w:tcMar>
              <w:top w:w="57" w:type="dxa"/>
              <w:left w:w="85" w:type="dxa"/>
              <w:bottom w:w="57" w:type="dxa"/>
              <w:right w:w="85" w:type="dxa"/>
            </w:tcMar>
            <w:vAlign w:val="center"/>
            <w:hideMark/>
          </w:tcPr>
          <w:p w14:paraId="4CE1C760" w14:textId="64442182" w:rsidR="00C174BA" w:rsidRPr="001947BF" w:rsidRDefault="00C174BA" w:rsidP="002A6DE8">
            <w:pPr>
              <w:jc w:val="center"/>
              <w:rPr>
                <w:b/>
                <w:bCs/>
                <w:sz w:val="20"/>
                <w:szCs w:val="20"/>
              </w:rPr>
            </w:pPr>
            <w:r w:rsidRPr="001947BF">
              <w:rPr>
                <w:b/>
                <w:bCs/>
                <w:sz w:val="20"/>
                <w:szCs w:val="20"/>
              </w:rPr>
              <w:t>X</w:t>
            </w:r>
            <w:r w:rsidR="00AD044D">
              <w:rPr>
                <w:b/>
                <w:bCs/>
                <w:sz w:val="20"/>
                <w:szCs w:val="20"/>
              </w:rPr>
              <w:t xml:space="preserve"> </w:t>
            </w:r>
            <w:r w:rsidRPr="001947BF">
              <w:rPr>
                <w:b/>
                <w:bCs/>
                <w:sz w:val="20"/>
                <w:szCs w:val="20"/>
              </w:rPr>
              <w:t>Std</w:t>
            </w:r>
            <w:r w:rsidR="00262D95">
              <w:rPr>
                <w:b/>
                <w:bCs/>
                <w:sz w:val="20"/>
                <w:szCs w:val="20"/>
              </w:rPr>
              <w:t xml:space="preserve"> </w:t>
            </w:r>
            <w:r w:rsidRPr="001947BF">
              <w:rPr>
                <w:b/>
                <w:bCs/>
                <w:sz w:val="20"/>
                <w:szCs w:val="20"/>
              </w:rPr>
              <w:t>Err</w:t>
            </w:r>
          </w:p>
        </w:tc>
        <w:tc>
          <w:tcPr>
            <w:tcW w:w="1134" w:type="dxa"/>
            <w:tcMar>
              <w:top w:w="57" w:type="dxa"/>
              <w:left w:w="85" w:type="dxa"/>
              <w:bottom w:w="57" w:type="dxa"/>
              <w:right w:w="85" w:type="dxa"/>
            </w:tcMar>
            <w:vAlign w:val="center"/>
            <w:hideMark/>
          </w:tcPr>
          <w:p w14:paraId="0CAA7C7A" w14:textId="1150B7DF" w:rsidR="00C174BA" w:rsidRPr="001947BF" w:rsidRDefault="00C174BA" w:rsidP="002A6DE8">
            <w:pPr>
              <w:jc w:val="center"/>
              <w:rPr>
                <w:b/>
                <w:bCs/>
                <w:sz w:val="20"/>
                <w:szCs w:val="20"/>
              </w:rPr>
            </w:pPr>
            <w:r w:rsidRPr="001947BF">
              <w:rPr>
                <w:b/>
                <w:bCs/>
                <w:sz w:val="20"/>
                <w:szCs w:val="20"/>
              </w:rPr>
              <w:t>X</w:t>
            </w:r>
            <w:r w:rsidR="00AD044D">
              <w:rPr>
                <w:b/>
                <w:bCs/>
                <w:sz w:val="20"/>
                <w:szCs w:val="20"/>
              </w:rPr>
              <w:t xml:space="preserve"> </w:t>
            </w:r>
            <w:r w:rsidRPr="001947BF">
              <w:rPr>
                <w:b/>
                <w:bCs/>
                <w:sz w:val="20"/>
                <w:szCs w:val="20"/>
              </w:rPr>
              <w:t>p</w:t>
            </w:r>
            <w:r w:rsidR="00AD044D">
              <w:rPr>
                <w:b/>
                <w:bCs/>
                <w:sz w:val="20"/>
                <w:szCs w:val="20"/>
              </w:rPr>
              <w:t>-</w:t>
            </w:r>
            <w:r w:rsidRPr="001947BF">
              <w:rPr>
                <w:b/>
                <w:bCs/>
                <w:sz w:val="20"/>
                <w:szCs w:val="20"/>
              </w:rPr>
              <w:t>value</w:t>
            </w:r>
          </w:p>
        </w:tc>
        <w:tc>
          <w:tcPr>
            <w:tcW w:w="1276" w:type="dxa"/>
            <w:tcMar>
              <w:top w:w="57" w:type="dxa"/>
              <w:left w:w="85" w:type="dxa"/>
              <w:bottom w:w="57" w:type="dxa"/>
              <w:right w:w="85" w:type="dxa"/>
            </w:tcMar>
            <w:vAlign w:val="center"/>
            <w:hideMark/>
          </w:tcPr>
          <w:p w14:paraId="03761C8E" w14:textId="77777777" w:rsidR="00C174BA" w:rsidRPr="001947BF" w:rsidRDefault="00C174BA" w:rsidP="002A6DE8">
            <w:pPr>
              <w:jc w:val="center"/>
              <w:rPr>
                <w:b/>
                <w:bCs/>
                <w:sz w:val="20"/>
                <w:szCs w:val="20"/>
              </w:rPr>
            </w:pPr>
            <w:r w:rsidRPr="001947BF">
              <w:rPr>
                <w:b/>
                <w:bCs/>
                <w:sz w:val="20"/>
                <w:szCs w:val="20"/>
              </w:rPr>
              <w:t>Significance</w:t>
            </w:r>
          </w:p>
        </w:tc>
      </w:tr>
      <w:tr w:rsidR="00C174BA" w:rsidRPr="001947BF" w14:paraId="112F14F3" w14:textId="77777777" w:rsidTr="009701F6">
        <w:tc>
          <w:tcPr>
            <w:tcW w:w="2972" w:type="dxa"/>
            <w:tcMar>
              <w:top w:w="57" w:type="dxa"/>
              <w:left w:w="85" w:type="dxa"/>
              <w:bottom w:w="57" w:type="dxa"/>
              <w:right w:w="85" w:type="dxa"/>
            </w:tcMar>
            <w:vAlign w:val="center"/>
            <w:hideMark/>
          </w:tcPr>
          <w:p w14:paraId="4978C5C3" w14:textId="77777777" w:rsidR="00C174BA" w:rsidRPr="001947BF" w:rsidRDefault="00C174BA" w:rsidP="002A6DE8">
            <w:pPr>
              <w:jc w:val="center"/>
              <w:rPr>
                <w:sz w:val="20"/>
                <w:szCs w:val="20"/>
              </w:rPr>
            </w:pPr>
            <w:r w:rsidRPr="001947BF">
              <w:rPr>
                <w:sz w:val="20"/>
                <w:szCs w:val="20"/>
              </w:rPr>
              <w:t>Patents</w:t>
            </w:r>
          </w:p>
        </w:tc>
        <w:tc>
          <w:tcPr>
            <w:tcW w:w="1418" w:type="dxa"/>
            <w:tcMar>
              <w:top w:w="57" w:type="dxa"/>
              <w:left w:w="85" w:type="dxa"/>
              <w:bottom w:w="57" w:type="dxa"/>
              <w:right w:w="85" w:type="dxa"/>
            </w:tcMar>
            <w:vAlign w:val="center"/>
            <w:hideMark/>
          </w:tcPr>
          <w:p w14:paraId="0B4288B1" w14:textId="77777777" w:rsidR="00C174BA" w:rsidRPr="001947BF" w:rsidRDefault="00C174BA" w:rsidP="002A6DE8">
            <w:pPr>
              <w:jc w:val="center"/>
              <w:rPr>
                <w:sz w:val="20"/>
                <w:szCs w:val="20"/>
              </w:rPr>
            </w:pPr>
            <w:r w:rsidRPr="001947BF">
              <w:rPr>
                <w:sz w:val="20"/>
                <w:szCs w:val="20"/>
              </w:rPr>
              <w:t>44</w:t>
            </w:r>
          </w:p>
        </w:tc>
        <w:tc>
          <w:tcPr>
            <w:tcW w:w="1417" w:type="dxa"/>
            <w:tcMar>
              <w:top w:w="57" w:type="dxa"/>
              <w:left w:w="85" w:type="dxa"/>
              <w:bottom w:w="57" w:type="dxa"/>
              <w:right w:w="85" w:type="dxa"/>
            </w:tcMar>
            <w:vAlign w:val="center"/>
            <w:hideMark/>
          </w:tcPr>
          <w:p w14:paraId="12829352" w14:textId="77777777" w:rsidR="00C174BA" w:rsidRPr="001947BF" w:rsidRDefault="00C174BA" w:rsidP="002A6DE8">
            <w:pPr>
              <w:jc w:val="center"/>
              <w:rPr>
                <w:sz w:val="20"/>
                <w:szCs w:val="20"/>
              </w:rPr>
            </w:pPr>
            <w:r w:rsidRPr="001947BF">
              <w:rPr>
                <w:sz w:val="20"/>
                <w:szCs w:val="20"/>
              </w:rPr>
              <w:t>0.3390</w:t>
            </w:r>
          </w:p>
        </w:tc>
        <w:tc>
          <w:tcPr>
            <w:tcW w:w="1134" w:type="dxa"/>
            <w:tcMar>
              <w:top w:w="57" w:type="dxa"/>
              <w:left w:w="85" w:type="dxa"/>
              <w:bottom w:w="57" w:type="dxa"/>
              <w:right w:w="85" w:type="dxa"/>
            </w:tcMar>
            <w:vAlign w:val="center"/>
            <w:hideMark/>
          </w:tcPr>
          <w:p w14:paraId="365A59ED" w14:textId="77777777" w:rsidR="00C174BA" w:rsidRPr="001947BF" w:rsidRDefault="00C174BA" w:rsidP="002A6DE8">
            <w:pPr>
              <w:jc w:val="center"/>
              <w:rPr>
                <w:sz w:val="20"/>
                <w:szCs w:val="20"/>
              </w:rPr>
            </w:pPr>
            <w:r w:rsidRPr="001947BF">
              <w:rPr>
                <w:sz w:val="20"/>
                <w:szCs w:val="20"/>
              </w:rPr>
              <w:t>0.0796</w:t>
            </w:r>
          </w:p>
        </w:tc>
        <w:tc>
          <w:tcPr>
            <w:tcW w:w="1134" w:type="dxa"/>
            <w:tcMar>
              <w:top w:w="57" w:type="dxa"/>
              <w:left w:w="85" w:type="dxa"/>
              <w:bottom w:w="57" w:type="dxa"/>
              <w:right w:w="85" w:type="dxa"/>
            </w:tcMar>
            <w:vAlign w:val="center"/>
            <w:hideMark/>
          </w:tcPr>
          <w:p w14:paraId="4338A839" w14:textId="77777777" w:rsidR="00C174BA" w:rsidRPr="001947BF" w:rsidRDefault="00C174BA" w:rsidP="002A6DE8">
            <w:pPr>
              <w:jc w:val="center"/>
              <w:rPr>
                <w:sz w:val="20"/>
                <w:szCs w:val="20"/>
              </w:rPr>
            </w:pPr>
            <w:r w:rsidRPr="001947BF">
              <w:rPr>
                <w:sz w:val="20"/>
                <w:szCs w:val="20"/>
              </w:rPr>
              <w:t>0.000</w:t>
            </w:r>
          </w:p>
        </w:tc>
        <w:tc>
          <w:tcPr>
            <w:tcW w:w="1276" w:type="dxa"/>
            <w:tcMar>
              <w:top w:w="57" w:type="dxa"/>
              <w:left w:w="85" w:type="dxa"/>
              <w:bottom w:w="57" w:type="dxa"/>
              <w:right w:w="85" w:type="dxa"/>
            </w:tcMar>
            <w:vAlign w:val="center"/>
            <w:hideMark/>
          </w:tcPr>
          <w:p w14:paraId="6F9A655A" w14:textId="77777777" w:rsidR="00C174BA" w:rsidRPr="001947BF" w:rsidRDefault="00C174BA" w:rsidP="002A6DE8">
            <w:pPr>
              <w:jc w:val="center"/>
              <w:rPr>
                <w:sz w:val="20"/>
                <w:szCs w:val="20"/>
              </w:rPr>
            </w:pPr>
            <w:r w:rsidRPr="001947BF">
              <w:rPr>
                <w:sz w:val="20"/>
                <w:szCs w:val="20"/>
              </w:rPr>
              <w:t>***</w:t>
            </w:r>
          </w:p>
        </w:tc>
      </w:tr>
      <w:tr w:rsidR="00C174BA" w:rsidRPr="001947BF" w14:paraId="544796A6" w14:textId="77777777" w:rsidTr="009701F6">
        <w:tc>
          <w:tcPr>
            <w:tcW w:w="2972" w:type="dxa"/>
            <w:tcMar>
              <w:top w:w="57" w:type="dxa"/>
              <w:left w:w="85" w:type="dxa"/>
              <w:bottom w:w="57" w:type="dxa"/>
              <w:right w:w="85" w:type="dxa"/>
            </w:tcMar>
            <w:vAlign w:val="center"/>
            <w:hideMark/>
          </w:tcPr>
          <w:p w14:paraId="73C4A6DE" w14:textId="77777777" w:rsidR="00C174BA" w:rsidRPr="001947BF" w:rsidRDefault="00C174BA" w:rsidP="002A6DE8">
            <w:pPr>
              <w:jc w:val="center"/>
              <w:rPr>
                <w:sz w:val="20"/>
                <w:szCs w:val="20"/>
              </w:rPr>
            </w:pPr>
            <w:r w:rsidRPr="001947BF">
              <w:rPr>
                <w:sz w:val="20"/>
                <w:szCs w:val="20"/>
              </w:rPr>
              <w:t>R&amp;D Expenditure per capita</w:t>
            </w:r>
          </w:p>
        </w:tc>
        <w:tc>
          <w:tcPr>
            <w:tcW w:w="1418" w:type="dxa"/>
            <w:tcMar>
              <w:top w:w="57" w:type="dxa"/>
              <w:left w:w="85" w:type="dxa"/>
              <w:bottom w:w="57" w:type="dxa"/>
              <w:right w:w="85" w:type="dxa"/>
            </w:tcMar>
            <w:vAlign w:val="center"/>
            <w:hideMark/>
          </w:tcPr>
          <w:p w14:paraId="43D82BAC" w14:textId="77777777" w:rsidR="00C174BA" w:rsidRPr="001947BF" w:rsidRDefault="00C174BA" w:rsidP="002A6DE8">
            <w:pPr>
              <w:jc w:val="center"/>
              <w:rPr>
                <w:sz w:val="20"/>
                <w:szCs w:val="20"/>
              </w:rPr>
            </w:pPr>
            <w:r w:rsidRPr="001947BF">
              <w:rPr>
                <w:sz w:val="20"/>
                <w:szCs w:val="20"/>
              </w:rPr>
              <w:t>28</w:t>
            </w:r>
          </w:p>
        </w:tc>
        <w:tc>
          <w:tcPr>
            <w:tcW w:w="1417" w:type="dxa"/>
            <w:tcMar>
              <w:top w:w="57" w:type="dxa"/>
              <w:left w:w="85" w:type="dxa"/>
              <w:bottom w:w="57" w:type="dxa"/>
              <w:right w:w="85" w:type="dxa"/>
            </w:tcMar>
            <w:vAlign w:val="center"/>
            <w:hideMark/>
          </w:tcPr>
          <w:p w14:paraId="571032F6" w14:textId="77777777" w:rsidR="00C174BA" w:rsidRPr="001947BF" w:rsidRDefault="00C174BA" w:rsidP="002A6DE8">
            <w:pPr>
              <w:jc w:val="center"/>
              <w:rPr>
                <w:sz w:val="20"/>
                <w:szCs w:val="20"/>
              </w:rPr>
            </w:pPr>
            <w:r w:rsidRPr="001947BF">
              <w:rPr>
                <w:sz w:val="20"/>
                <w:szCs w:val="20"/>
              </w:rPr>
              <w:t>0.0559</w:t>
            </w:r>
          </w:p>
        </w:tc>
        <w:tc>
          <w:tcPr>
            <w:tcW w:w="1134" w:type="dxa"/>
            <w:tcMar>
              <w:top w:w="57" w:type="dxa"/>
              <w:left w:w="85" w:type="dxa"/>
              <w:bottom w:w="57" w:type="dxa"/>
              <w:right w:w="85" w:type="dxa"/>
            </w:tcMar>
            <w:vAlign w:val="center"/>
            <w:hideMark/>
          </w:tcPr>
          <w:p w14:paraId="237FDA2A" w14:textId="77777777" w:rsidR="00C174BA" w:rsidRPr="001947BF" w:rsidRDefault="00C174BA" w:rsidP="002A6DE8">
            <w:pPr>
              <w:jc w:val="center"/>
              <w:rPr>
                <w:sz w:val="20"/>
                <w:szCs w:val="20"/>
              </w:rPr>
            </w:pPr>
            <w:r w:rsidRPr="001947BF">
              <w:rPr>
                <w:sz w:val="20"/>
                <w:szCs w:val="20"/>
              </w:rPr>
              <w:t>0.0094</w:t>
            </w:r>
          </w:p>
        </w:tc>
        <w:tc>
          <w:tcPr>
            <w:tcW w:w="1134" w:type="dxa"/>
            <w:tcMar>
              <w:top w:w="57" w:type="dxa"/>
              <w:left w:w="85" w:type="dxa"/>
              <w:bottom w:w="57" w:type="dxa"/>
              <w:right w:w="85" w:type="dxa"/>
            </w:tcMar>
            <w:vAlign w:val="center"/>
            <w:hideMark/>
          </w:tcPr>
          <w:p w14:paraId="7AE14C14" w14:textId="77777777" w:rsidR="00C174BA" w:rsidRPr="001947BF" w:rsidRDefault="00C174BA" w:rsidP="002A6DE8">
            <w:pPr>
              <w:jc w:val="center"/>
              <w:rPr>
                <w:sz w:val="20"/>
                <w:szCs w:val="20"/>
              </w:rPr>
            </w:pPr>
            <w:r w:rsidRPr="001947BF">
              <w:rPr>
                <w:sz w:val="20"/>
                <w:szCs w:val="20"/>
              </w:rPr>
              <w:t>0.000</w:t>
            </w:r>
          </w:p>
        </w:tc>
        <w:tc>
          <w:tcPr>
            <w:tcW w:w="1276" w:type="dxa"/>
            <w:tcMar>
              <w:top w:w="57" w:type="dxa"/>
              <w:left w:w="85" w:type="dxa"/>
              <w:bottom w:w="57" w:type="dxa"/>
              <w:right w:w="85" w:type="dxa"/>
            </w:tcMar>
            <w:vAlign w:val="center"/>
            <w:hideMark/>
          </w:tcPr>
          <w:p w14:paraId="30309EC4" w14:textId="77777777" w:rsidR="00C174BA" w:rsidRPr="001947BF" w:rsidRDefault="00C174BA" w:rsidP="002A6DE8">
            <w:pPr>
              <w:jc w:val="center"/>
              <w:rPr>
                <w:sz w:val="20"/>
                <w:szCs w:val="20"/>
              </w:rPr>
            </w:pPr>
            <w:r w:rsidRPr="001947BF">
              <w:rPr>
                <w:sz w:val="20"/>
                <w:szCs w:val="20"/>
              </w:rPr>
              <w:t>***</w:t>
            </w:r>
          </w:p>
        </w:tc>
      </w:tr>
      <w:tr w:rsidR="00C174BA" w:rsidRPr="001947BF" w14:paraId="486DC419" w14:textId="77777777" w:rsidTr="009701F6">
        <w:tc>
          <w:tcPr>
            <w:tcW w:w="2972" w:type="dxa"/>
            <w:tcMar>
              <w:top w:w="57" w:type="dxa"/>
              <w:left w:w="85" w:type="dxa"/>
              <w:bottom w:w="57" w:type="dxa"/>
              <w:right w:w="85" w:type="dxa"/>
            </w:tcMar>
            <w:vAlign w:val="center"/>
            <w:hideMark/>
          </w:tcPr>
          <w:p w14:paraId="5B685D68" w14:textId="77777777" w:rsidR="00C174BA" w:rsidRPr="001947BF" w:rsidRDefault="00C174BA" w:rsidP="002A6DE8">
            <w:pPr>
              <w:jc w:val="center"/>
              <w:rPr>
                <w:sz w:val="20"/>
                <w:szCs w:val="20"/>
              </w:rPr>
            </w:pPr>
            <w:r w:rsidRPr="001947BF">
              <w:rPr>
                <w:sz w:val="20"/>
                <w:szCs w:val="20"/>
              </w:rPr>
              <w:t>Researchers per capita</w:t>
            </w:r>
          </w:p>
        </w:tc>
        <w:tc>
          <w:tcPr>
            <w:tcW w:w="1418" w:type="dxa"/>
            <w:tcMar>
              <w:top w:w="57" w:type="dxa"/>
              <w:left w:w="85" w:type="dxa"/>
              <w:bottom w:w="57" w:type="dxa"/>
              <w:right w:w="85" w:type="dxa"/>
            </w:tcMar>
            <w:vAlign w:val="center"/>
            <w:hideMark/>
          </w:tcPr>
          <w:p w14:paraId="61DD79D0" w14:textId="77777777" w:rsidR="00C174BA" w:rsidRPr="001947BF" w:rsidRDefault="00C174BA" w:rsidP="002A6DE8">
            <w:pPr>
              <w:jc w:val="center"/>
              <w:rPr>
                <w:sz w:val="20"/>
                <w:szCs w:val="20"/>
              </w:rPr>
            </w:pPr>
            <w:r w:rsidRPr="001947BF">
              <w:rPr>
                <w:sz w:val="20"/>
                <w:szCs w:val="20"/>
              </w:rPr>
              <w:t>28</w:t>
            </w:r>
          </w:p>
        </w:tc>
        <w:tc>
          <w:tcPr>
            <w:tcW w:w="1417" w:type="dxa"/>
            <w:tcMar>
              <w:top w:w="57" w:type="dxa"/>
              <w:left w:w="85" w:type="dxa"/>
              <w:bottom w:w="57" w:type="dxa"/>
              <w:right w:w="85" w:type="dxa"/>
            </w:tcMar>
            <w:vAlign w:val="center"/>
            <w:hideMark/>
          </w:tcPr>
          <w:p w14:paraId="0896F9A8" w14:textId="77777777" w:rsidR="00C174BA" w:rsidRPr="001947BF" w:rsidRDefault="00C174BA" w:rsidP="002A6DE8">
            <w:pPr>
              <w:jc w:val="center"/>
              <w:rPr>
                <w:sz w:val="20"/>
                <w:szCs w:val="20"/>
              </w:rPr>
            </w:pPr>
            <w:r w:rsidRPr="001947BF">
              <w:rPr>
                <w:sz w:val="20"/>
                <w:szCs w:val="20"/>
              </w:rPr>
              <w:t>0.0000</w:t>
            </w:r>
          </w:p>
        </w:tc>
        <w:tc>
          <w:tcPr>
            <w:tcW w:w="1134" w:type="dxa"/>
            <w:tcMar>
              <w:top w:w="57" w:type="dxa"/>
              <w:left w:w="85" w:type="dxa"/>
              <w:bottom w:w="57" w:type="dxa"/>
              <w:right w:w="85" w:type="dxa"/>
            </w:tcMar>
            <w:vAlign w:val="center"/>
            <w:hideMark/>
          </w:tcPr>
          <w:p w14:paraId="22F45463" w14:textId="77777777" w:rsidR="00C174BA" w:rsidRPr="001947BF" w:rsidRDefault="00C174BA" w:rsidP="002A6DE8">
            <w:pPr>
              <w:jc w:val="center"/>
              <w:rPr>
                <w:sz w:val="20"/>
                <w:szCs w:val="20"/>
              </w:rPr>
            </w:pPr>
            <w:r w:rsidRPr="001947BF">
              <w:rPr>
                <w:sz w:val="20"/>
                <w:szCs w:val="20"/>
              </w:rPr>
              <w:t>0.0000</w:t>
            </w:r>
          </w:p>
        </w:tc>
        <w:tc>
          <w:tcPr>
            <w:tcW w:w="1134" w:type="dxa"/>
            <w:tcMar>
              <w:top w:w="57" w:type="dxa"/>
              <w:left w:w="85" w:type="dxa"/>
              <w:bottom w:w="57" w:type="dxa"/>
              <w:right w:w="85" w:type="dxa"/>
            </w:tcMar>
            <w:vAlign w:val="center"/>
            <w:hideMark/>
          </w:tcPr>
          <w:p w14:paraId="12560FD7" w14:textId="77777777" w:rsidR="00C174BA" w:rsidRPr="001947BF" w:rsidRDefault="00C174BA" w:rsidP="002A6DE8">
            <w:pPr>
              <w:jc w:val="center"/>
              <w:rPr>
                <w:sz w:val="20"/>
                <w:szCs w:val="20"/>
              </w:rPr>
            </w:pPr>
            <w:r w:rsidRPr="001947BF">
              <w:rPr>
                <w:sz w:val="20"/>
                <w:szCs w:val="20"/>
              </w:rPr>
              <w:t>0.000</w:t>
            </w:r>
          </w:p>
        </w:tc>
        <w:tc>
          <w:tcPr>
            <w:tcW w:w="1276" w:type="dxa"/>
            <w:tcMar>
              <w:top w:w="57" w:type="dxa"/>
              <w:left w:w="85" w:type="dxa"/>
              <w:bottom w:w="57" w:type="dxa"/>
              <w:right w:w="85" w:type="dxa"/>
            </w:tcMar>
            <w:vAlign w:val="center"/>
            <w:hideMark/>
          </w:tcPr>
          <w:p w14:paraId="0AAA7596" w14:textId="77777777" w:rsidR="00C174BA" w:rsidRPr="001947BF" w:rsidRDefault="00C174BA" w:rsidP="002A6DE8">
            <w:pPr>
              <w:jc w:val="center"/>
              <w:rPr>
                <w:sz w:val="20"/>
                <w:szCs w:val="20"/>
              </w:rPr>
            </w:pPr>
            <w:r w:rsidRPr="001947BF">
              <w:rPr>
                <w:sz w:val="20"/>
                <w:szCs w:val="20"/>
              </w:rPr>
              <w:t>***</w:t>
            </w:r>
          </w:p>
        </w:tc>
      </w:tr>
      <w:tr w:rsidR="00C174BA" w:rsidRPr="001947BF" w14:paraId="1262D589" w14:textId="77777777" w:rsidTr="009701F6">
        <w:trPr>
          <w:trHeight w:val="10"/>
        </w:trPr>
        <w:tc>
          <w:tcPr>
            <w:tcW w:w="2972" w:type="dxa"/>
            <w:tcMar>
              <w:top w:w="57" w:type="dxa"/>
              <w:left w:w="85" w:type="dxa"/>
              <w:bottom w:w="57" w:type="dxa"/>
              <w:right w:w="85" w:type="dxa"/>
            </w:tcMar>
            <w:vAlign w:val="center"/>
            <w:hideMark/>
          </w:tcPr>
          <w:p w14:paraId="6FDB9841" w14:textId="77777777" w:rsidR="00C174BA" w:rsidRPr="001947BF" w:rsidRDefault="00C174BA" w:rsidP="002A6DE8">
            <w:pPr>
              <w:jc w:val="center"/>
              <w:rPr>
                <w:sz w:val="20"/>
                <w:szCs w:val="20"/>
              </w:rPr>
            </w:pPr>
            <w:r w:rsidRPr="001947BF">
              <w:rPr>
                <w:sz w:val="20"/>
                <w:szCs w:val="20"/>
              </w:rPr>
              <w:t>Patents Non-Residents per capita</w:t>
            </w:r>
          </w:p>
        </w:tc>
        <w:tc>
          <w:tcPr>
            <w:tcW w:w="1418" w:type="dxa"/>
            <w:tcMar>
              <w:top w:w="57" w:type="dxa"/>
              <w:left w:w="85" w:type="dxa"/>
              <w:bottom w:w="57" w:type="dxa"/>
              <w:right w:w="85" w:type="dxa"/>
            </w:tcMar>
            <w:vAlign w:val="center"/>
            <w:hideMark/>
          </w:tcPr>
          <w:p w14:paraId="288499B3" w14:textId="77777777" w:rsidR="00C174BA" w:rsidRPr="001947BF" w:rsidRDefault="00C174BA" w:rsidP="002A6DE8">
            <w:pPr>
              <w:jc w:val="center"/>
              <w:rPr>
                <w:sz w:val="20"/>
                <w:szCs w:val="20"/>
              </w:rPr>
            </w:pPr>
            <w:r w:rsidRPr="001947BF">
              <w:rPr>
                <w:sz w:val="20"/>
                <w:szCs w:val="20"/>
              </w:rPr>
              <w:t>44</w:t>
            </w:r>
          </w:p>
        </w:tc>
        <w:tc>
          <w:tcPr>
            <w:tcW w:w="1417" w:type="dxa"/>
            <w:tcMar>
              <w:top w:w="57" w:type="dxa"/>
              <w:left w:w="85" w:type="dxa"/>
              <w:bottom w:w="57" w:type="dxa"/>
              <w:right w:w="85" w:type="dxa"/>
            </w:tcMar>
            <w:vAlign w:val="center"/>
            <w:hideMark/>
          </w:tcPr>
          <w:p w14:paraId="020923AD" w14:textId="77777777" w:rsidR="00C174BA" w:rsidRPr="001947BF" w:rsidRDefault="00C174BA" w:rsidP="002A6DE8">
            <w:pPr>
              <w:jc w:val="center"/>
              <w:rPr>
                <w:sz w:val="20"/>
                <w:szCs w:val="20"/>
              </w:rPr>
            </w:pPr>
            <w:r w:rsidRPr="001947BF">
              <w:rPr>
                <w:sz w:val="20"/>
                <w:szCs w:val="20"/>
              </w:rPr>
              <w:t>0.0000</w:t>
            </w:r>
          </w:p>
        </w:tc>
        <w:tc>
          <w:tcPr>
            <w:tcW w:w="1134" w:type="dxa"/>
            <w:tcMar>
              <w:top w:w="57" w:type="dxa"/>
              <w:left w:w="85" w:type="dxa"/>
              <w:bottom w:w="57" w:type="dxa"/>
              <w:right w:w="85" w:type="dxa"/>
            </w:tcMar>
            <w:vAlign w:val="center"/>
            <w:hideMark/>
          </w:tcPr>
          <w:p w14:paraId="33AA4771" w14:textId="77777777" w:rsidR="00C174BA" w:rsidRPr="001947BF" w:rsidRDefault="00C174BA" w:rsidP="002A6DE8">
            <w:pPr>
              <w:jc w:val="center"/>
              <w:rPr>
                <w:sz w:val="20"/>
                <w:szCs w:val="20"/>
              </w:rPr>
            </w:pPr>
            <w:r w:rsidRPr="001947BF">
              <w:rPr>
                <w:sz w:val="20"/>
                <w:szCs w:val="20"/>
              </w:rPr>
              <w:t>0.0000</w:t>
            </w:r>
          </w:p>
        </w:tc>
        <w:tc>
          <w:tcPr>
            <w:tcW w:w="1134" w:type="dxa"/>
            <w:tcMar>
              <w:top w:w="57" w:type="dxa"/>
              <w:left w:w="85" w:type="dxa"/>
              <w:bottom w:w="57" w:type="dxa"/>
              <w:right w:w="85" w:type="dxa"/>
            </w:tcMar>
            <w:vAlign w:val="center"/>
            <w:hideMark/>
          </w:tcPr>
          <w:p w14:paraId="2683783F" w14:textId="77777777" w:rsidR="00C174BA" w:rsidRPr="001947BF" w:rsidRDefault="00C174BA" w:rsidP="002A6DE8">
            <w:pPr>
              <w:jc w:val="center"/>
              <w:rPr>
                <w:sz w:val="20"/>
                <w:szCs w:val="20"/>
              </w:rPr>
            </w:pPr>
            <w:r w:rsidRPr="001947BF">
              <w:rPr>
                <w:sz w:val="20"/>
                <w:szCs w:val="20"/>
              </w:rPr>
              <w:t>0.001</w:t>
            </w:r>
          </w:p>
        </w:tc>
        <w:tc>
          <w:tcPr>
            <w:tcW w:w="1276" w:type="dxa"/>
            <w:tcMar>
              <w:top w:w="57" w:type="dxa"/>
              <w:left w:w="85" w:type="dxa"/>
              <w:bottom w:w="57" w:type="dxa"/>
              <w:right w:w="85" w:type="dxa"/>
            </w:tcMar>
            <w:vAlign w:val="center"/>
            <w:hideMark/>
          </w:tcPr>
          <w:p w14:paraId="1CA8CA3A" w14:textId="77777777" w:rsidR="00C174BA" w:rsidRPr="001947BF" w:rsidRDefault="00C174BA" w:rsidP="002A6DE8">
            <w:pPr>
              <w:jc w:val="center"/>
              <w:rPr>
                <w:sz w:val="20"/>
                <w:szCs w:val="20"/>
              </w:rPr>
            </w:pPr>
            <w:r w:rsidRPr="001947BF">
              <w:rPr>
                <w:sz w:val="20"/>
                <w:szCs w:val="20"/>
              </w:rPr>
              <w:t>**</w:t>
            </w:r>
          </w:p>
        </w:tc>
      </w:tr>
    </w:tbl>
    <w:p w14:paraId="24E3081E" w14:textId="77777777" w:rsidR="00786872" w:rsidRDefault="00786872" w:rsidP="003F1580"/>
    <w:p w14:paraId="446FA631" w14:textId="14F6166C" w:rsidR="00173487" w:rsidRDefault="5B99976D" w:rsidP="003F1580">
      <w:pPr>
        <w:rPr>
          <w:color w:val="000000" w:themeColor="text1"/>
        </w:rPr>
      </w:pPr>
      <w:r w:rsidRPr="24EF4857">
        <w:t xml:space="preserve">Canada possesses inherent advantages in its energy sector, notably a grid already characterized by a high proportion of reliable, low-carbon sources such as hydropower and nuclear generation </w:t>
      </w:r>
      <w:r w:rsidR="0031064B">
        <w:t>(</w:t>
      </w:r>
      <w:r w:rsidR="00B9596B">
        <w:t>Appendix</w:t>
      </w:r>
      <w:r w:rsidR="003C6A01" w:rsidRPr="00B329E8">
        <w:t xml:space="preserve"> </w:t>
      </w:r>
      <w:r w:rsidR="00964541">
        <w:t>D</w:t>
      </w:r>
      <w:r w:rsidR="00275A53" w:rsidRPr="00B329E8">
        <w:t>1</w:t>
      </w:r>
      <w:r w:rsidR="0031064B">
        <w:t>)</w:t>
      </w:r>
      <w:r w:rsidRPr="00B329E8">
        <w:t>.</w:t>
      </w:r>
      <w:r w:rsidRPr="24EF4857">
        <w:t xml:space="preserve"> This existing profile offers a strong starting point for competitive differentiation</w:t>
      </w:r>
      <w:r w:rsidR="00F90BB3" w:rsidRPr="00B329E8">
        <w:rPr>
          <w:color w:val="000000" w:themeColor="text1"/>
        </w:rPr>
        <w:t xml:space="preserve"> and grounding from which we can build upon.</w:t>
      </w:r>
      <w:r w:rsidRPr="00B329E8">
        <w:rPr>
          <w:color w:val="000000" w:themeColor="text1"/>
        </w:rPr>
        <w:t xml:space="preserve"> However, our analysis also highlighted Canada's significant lag the US in patenting efficiency (Patents per kWh) </w:t>
      </w:r>
      <w:r w:rsidR="0031064B">
        <w:rPr>
          <w:color w:val="000000" w:themeColor="text1"/>
        </w:rPr>
        <w:t>(</w:t>
      </w:r>
      <w:r w:rsidR="00B9596B">
        <w:rPr>
          <w:color w:val="000000" w:themeColor="text1"/>
        </w:rPr>
        <w:t>Appendix</w:t>
      </w:r>
      <w:r w:rsidR="00455334" w:rsidRPr="00B329E8">
        <w:rPr>
          <w:color w:val="000000" w:themeColor="text1"/>
        </w:rPr>
        <w:t xml:space="preserve"> </w:t>
      </w:r>
      <w:r w:rsidR="00964541">
        <w:rPr>
          <w:color w:val="000000" w:themeColor="text1"/>
        </w:rPr>
        <w:t>D</w:t>
      </w:r>
      <w:r w:rsidR="00455334" w:rsidRPr="00B329E8">
        <w:rPr>
          <w:color w:val="000000" w:themeColor="text1"/>
        </w:rPr>
        <w:t>1</w:t>
      </w:r>
      <w:r w:rsidR="004A4300" w:rsidRPr="00B329E8">
        <w:rPr>
          <w:color w:val="000000" w:themeColor="text1"/>
        </w:rPr>
        <w:t>5</w:t>
      </w:r>
      <w:r w:rsidR="0031064B">
        <w:rPr>
          <w:color w:val="000000" w:themeColor="text1"/>
        </w:rPr>
        <w:t>)</w:t>
      </w:r>
      <w:r w:rsidR="00455334" w:rsidRPr="00B329E8">
        <w:rPr>
          <w:color w:val="000000" w:themeColor="text1"/>
        </w:rPr>
        <w:t xml:space="preserve"> </w:t>
      </w:r>
      <w:r w:rsidRPr="00B329E8">
        <w:rPr>
          <w:color w:val="000000" w:themeColor="text1"/>
        </w:rPr>
        <w:t>and widening gaps in R&amp;D investment and overall patenting</w:t>
      </w:r>
      <w:r w:rsidR="00400BE9" w:rsidRPr="00B329E8">
        <w:rPr>
          <w:color w:val="000000" w:themeColor="text1"/>
        </w:rPr>
        <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r>
      <w:r w:rsidR="00964541">
        <w:rPr>
          <w:color w:val="000000" w:themeColor="text1"/>
        </w:rPr>
        <w:t>D</w:t>
      </w:r>
      <w:r w:rsidR="0064537D" w:rsidRPr="00B329E8">
        <w:rPr>
          <w:color w:val="000000" w:themeColor="text1"/>
        </w:rPr>
        <w:t>12,</w:t>
      </w:r>
      <w:r w:rsidR="00964541">
        <w:rPr>
          <w:color w:val="000000" w:themeColor="text1"/>
        </w:rPr>
        <w:t xml:space="preserve"> D</w:t>
      </w:r>
      <w:r w:rsidR="0064537D" w:rsidRPr="00B329E8">
        <w:rPr>
          <w:color w:val="000000" w:themeColor="text1"/>
        </w:rPr>
        <w:t>1</w:t>
      </w:r>
      <w:r w:rsidR="00455334" w:rsidRPr="00B329E8">
        <w:rPr>
          <w:color w:val="000000" w:themeColor="text1"/>
        </w:rPr>
        <w:t>3</w:t>
      </w:r>
      <w:r w:rsidR="0031064B">
        <w:rPr>
          <w:color w:val="000000" w:themeColor="text1"/>
        </w:rPr>
        <w:t>)</w:t>
      </w:r>
      <w:r w:rsidRPr="00B329E8">
        <w:rPr>
          <w:color w:val="000000" w:themeColor="text1"/>
        </w:rPr>
        <w:t xml:space="preserve">. Therefore, instead of pursuing generalized energy cost reductions or focusing primarily on expanding already-strong renewable sources, Canada should implement a </w:t>
      </w:r>
      <w:r w:rsidRPr="00B329E8">
        <w:rPr>
          <w:b/>
          <w:color w:val="000000" w:themeColor="text1"/>
        </w:rPr>
        <w:t>Strategic Energy Infrastructure for Innovation Advancement (SEIIA)</w:t>
      </w:r>
      <w:r w:rsidRPr="00B329E8">
        <w:rPr>
          <w:color w:val="000000" w:themeColor="text1"/>
        </w:rPr>
        <w:t xml:space="preserve"> program. This initiative focuses on leveraging and </w:t>
      </w:r>
      <w:r w:rsidR="00C745CB" w:rsidRPr="00B329E8">
        <w:rPr>
          <w:color w:val="000000" w:themeColor="text1"/>
        </w:rPr>
        <w:t>developing</w:t>
      </w:r>
      <w:r w:rsidRPr="00B329E8">
        <w:rPr>
          <w:color w:val="000000" w:themeColor="text1"/>
        </w:rPr>
        <w:t xml:space="preserve"> Canada's energy strengths </w:t>
      </w:r>
      <w:r w:rsidR="003C6246" w:rsidRPr="00B329E8">
        <w:rPr>
          <w:color w:val="000000" w:themeColor="text1"/>
        </w:rPr>
        <w:t xml:space="preserve">with the aim to </w:t>
      </w:r>
      <w:r w:rsidRPr="00B329E8">
        <w:rPr>
          <w:color w:val="000000" w:themeColor="text1"/>
        </w:rPr>
        <w:t>specifically attract and retain the energy-intensive, high-value industries</w:t>
      </w:r>
      <w:r w:rsidR="00261D93" w:rsidRPr="00B329E8">
        <w:rPr>
          <w:color w:val="000000" w:themeColor="text1"/>
        </w:rPr>
        <w:t xml:space="preserve">, which are crucial </w:t>
      </w:r>
      <w:r w:rsidRPr="00B329E8">
        <w:rPr>
          <w:color w:val="000000" w:themeColor="text1"/>
        </w:rPr>
        <w:t>for closing</w:t>
      </w:r>
      <w:r w:rsidR="00261D93" w:rsidRPr="00B329E8">
        <w:rPr>
          <w:color w:val="000000" w:themeColor="text1"/>
        </w:rPr>
        <w:t xml:space="preserve"> the gaps found in Canada’s</w:t>
      </w:r>
      <w:r w:rsidRPr="00B329E8">
        <w:rPr>
          <w:color w:val="000000" w:themeColor="text1"/>
        </w:rPr>
        <w:t xml:space="preserve"> innovation.</w:t>
      </w:r>
    </w:p>
    <w:p w14:paraId="0E7E8689" w14:textId="77777777" w:rsidR="00786872" w:rsidRPr="00B329E8" w:rsidRDefault="00786872" w:rsidP="003F1580">
      <w:pPr>
        <w:rPr>
          <w:color w:val="000000" w:themeColor="text1"/>
        </w:rPr>
      </w:pPr>
    </w:p>
    <w:p w14:paraId="6908265D" w14:textId="07E26A4F" w:rsidR="00173487" w:rsidRDefault="5B99976D" w:rsidP="003F1580">
      <w:pPr>
        <w:rPr>
          <w:color w:val="000000" w:themeColor="text1"/>
        </w:rPr>
      </w:pPr>
      <w:r w:rsidRPr="24EF4857">
        <w:t>The core proposal involves proactively developing and marketing regional energy hubs optimized for innovation-intensive sectors. This means ensuring</w:t>
      </w:r>
      <w:r w:rsidR="004A2094" w:rsidRPr="00B329E8">
        <w:rPr>
          <w:color w:val="000000" w:themeColor="text1"/>
        </w:rPr>
        <w:t xml:space="preserve"> beyond</w:t>
      </w:r>
      <w:r w:rsidRPr="00B329E8">
        <w:rPr>
          <w:color w:val="000000" w:themeColor="text1"/>
        </w:rPr>
        <w:t xml:space="preserve"> just competitive pricing, but </w:t>
      </w:r>
      <w:r w:rsidR="00F84558">
        <w:rPr>
          <w:color w:val="000000" w:themeColor="text1"/>
        </w:rPr>
        <w:t xml:space="preserve">also </w:t>
      </w:r>
      <w:r w:rsidRPr="00B329E8">
        <w:rPr>
          <w:color w:val="000000" w:themeColor="text1"/>
        </w:rPr>
        <w:t xml:space="preserve">guaranteeing superior power quality, grid stability, and sufficient capacity in </w:t>
      </w:r>
      <w:r w:rsidR="004A2094" w:rsidRPr="00B329E8">
        <w:rPr>
          <w:color w:val="000000" w:themeColor="text1"/>
        </w:rPr>
        <w:t xml:space="preserve">these </w:t>
      </w:r>
      <w:r w:rsidRPr="00B329E8">
        <w:rPr>
          <w:color w:val="000000" w:themeColor="text1"/>
        </w:rPr>
        <w:t>designated zones</w:t>
      </w:r>
      <w:r w:rsidR="004A2094" w:rsidRPr="00B329E8">
        <w:rPr>
          <w:color w:val="000000" w:themeColor="text1"/>
        </w:rPr>
        <w:t>.</w:t>
      </w:r>
      <w:r w:rsidRPr="00B329E8">
        <w:rPr>
          <w:color w:val="000000" w:themeColor="text1"/>
        </w:rPr>
        <w:t xml:space="preserve"> </w:t>
      </w:r>
      <w:r w:rsidR="006F0CDC" w:rsidRPr="00B329E8">
        <w:rPr>
          <w:color w:val="000000" w:themeColor="text1"/>
        </w:rPr>
        <w:t>T</w:t>
      </w:r>
      <w:r w:rsidR="00C03CB0" w:rsidRPr="00B329E8">
        <w:rPr>
          <w:color w:val="000000" w:themeColor="text1"/>
        </w:rPr>
        <w:t xml:space="preserve">he proposal will require </w:t>
      </w:r>
      <w:r w:rsidR="00C03CB0" w:rsidRPr="00B329E8">
        <w:rPr>
          <w:color w:val="000000" w:themeColor="text1"/>
        </w:rPr>
        <w:lastRenderedPageBreak/>
        <w:t>upgrades to the existing</w:t>
      </w:r>
      <w:r w:rsidRPr="00B329E8">
        <w:rPr>
          <w:color w:val="000000" w:themeColor="text1"/>
        </w:rPr>
        <w:t xml:space="preserve"> infrastructure </w:t>
      </w:r>
      <w:r w:rsidR="00C03CB0" w:rsidRPr="00B329E8">
        <w:rPr>
          <w:color w:val="000000" w:themeColor="text1"/>
        </w:rPr>
        <w:t>such as</w:t>
      </w:r>
      <w:r w:rsidRPr="00B329E8">
        <w:rPr>
          <w:color w:val="000000" w:themeColor="text1"/>
        </w:rPr>
        <w:t xml:space="preserve"> </w:t>
      </w:r>
      <w:r w:rsidR="00C03CB0" w:rsidRPr="00B329E8">
        <w:rPr>
          <w:color w:val="000000" w:themeColor="text1"/>
        </w:rPr>
        <w:t>upgrading and expanding</w:t>
      </w:r>
      <w:r w:rsidR="00124DA2" w:rsidRPr="00B329E8">
        <w:rPr>
          <w:color w:val="000000" w:themeColor="text1"/>
        </w:rPr>
        <w:t xml:space="preserve"> </w:t>
      </w:r>
      <w:r w:rsidRPr="00B329E8">
        <w:rPr>
          <w:color w:val="000000" w:themeColor="text1"/>
        </w:rPr>
        <w:t>transmission reinforcement</w:t>
      </w:r>
      <w:r w:rsidR="00C03CB0" w:rsidRPr="00B329E8">
        <w:rPr>
          <w:color w:val="000000" w:themeColor="text1"/>
        </w:rPr>
        <w:t xml:space="preserve"> and</w:t>
      </w:r>
      <w:r w:rsidRPr="00B329E8">
        <w:rPr>
          <w:color w:val="000000" w:themeColor="text1"/>
        </w:rPr>
        <w:t xml:space="preserve"> substations</w:t>
      </w:r>
      <w:r w:rsidR="00C03CB0" w:rsidRPr="00B329E8">
        <w:rPr>
          <w:color w:val="000000" w:themeColor="text1"/>
        </w:rPr>
        <w:t>.</w:t>
      </w:r>
      <w:r w:rsidRPr="00B329E8">
        <w:rPr>
          <w:color w:val="000000" w:themeColor="text1"/>
        </w:rPr>
        <w:t xml:space="preserve"> </w:t>
      </w:r>
      <w:r w:rsidR="00124DA2" w:rsidRPr="00B329E8">
        <w:rPr>
          <w:color w:val="000000" w:themeColor="text1"/>
        </w:rPr>
        <w:t>F</w:t>
      </w:r>
      <w:r w:rsidRPr="00B329E8">
        <w:rPr>
          <w:color w:val="000000" w:themeColor="text1"/>
        </w:rPr>
        <w:t>und</w:t>
      </w:r>
      <w:r w:rsidR="00124DA2" w:rsidRPr="00B329E8">
        <w:rPr>
          <w:color w:val="000000" w:themeColor="text1"/>
        </w:rPr>
        <w:t>ing wi</w:t>
      </w:r>
      <w:r w:rsidR="001A029B" w:rsidRPr="00B329E8">
        <w:rPr>
          <w:color w:val="000000" w:themeColor="text1"/>
        </w:rPr>
        <w:t>ll</w:t>
      </w:r>
      <w:r w:rsidR="00124DA2" w:rsidRPr="00B329E8">
        <w:rPr>
          <w:color w:val="000000" w:themeColor="text1"/>
        </w:rPr>
        <w:t xml:space="preserve"> be secured through</w:t>
      </w:r>
      <w:r w:rsidRPr="00B329E8">
        <w:rPr>
          <w:color w:val="000000" w:themeColor="text1"/>
        </w:rPr>
        <w:t xml:space="preserve"> joint federal</w:t>
      </w:r>
      <w:r w:rsidR="001A097C" w:rsidRPr="00B329E8">
        <w:rPr>
          <w:color w:val="000000" w:themeColor="text1"/>
        </w:rPr>
        <w:t xml:space="preserve"> and </w:t>
      </w:r>
      <w:r w:rsidRPr="00B329E8">
        <w:rPr>
          <w:color w:val="000000" w:themeColor="text1"/>
        </w:rPr>
        <w:t xml:space="preserve">provincial government </w:t>
      </w:r>
      <w:r w:rsidR="0056024F" w:rsidRPr="00B329E8">
        <w:rPr>
          <w:color w:val="000000" w:themeColor="text1"/>
        </w:rPr>
        <w:t xml:space="preserve">contracts which will </w:t>
      </w:r>
      <w:r w:rsidRPr="00B329E8">
        <w:rPr>
          <w:color w:val="000000" w:themeColor="text1"/>
        </w:rPr>
        <w:t>leverag</w:t>
      </w:r>
      <w:r w:rsidR="0056024F" w:rsidRPr="00B329E8">
        <w:rPr>
          <w:color w:val="000000" w:themeColor="text1"/>
        </w:rPr>
        <w:t xml:space="preserve">e the additional </w:t>
      </w:r>
      <w:r w:rsidRPr="00B329E8">
        <w:rPr>
          <w:color w:val="000000" w:themeColor="text1"/>
        </w:rPr>
        <w:t>energy sector revenues</w:t>
      </w:r>
      <w:r w:rsidR="00B348B0" w:rsidRPr="00B329E8">
        <w:rPr>
          <w:color w:val="000000" w:themeColor="text1"/>
        </w:rPr>
        <w:t xml:space="preserve"> to offset costs.</w:t>
      </w:r>
      <w:r w:rsidRPr="00B329E8">
        <w:rPr>
          <w:color w:val="000000" w:themeColor="text1"/>
        </w:rPr>
        <w:t xml:space="preserve"> Rather than broad subsidies, consider long-term, predictable energy contracts or dedicated industrial tariffs for strategic anchor investments in AI, biotech, quantum, and semiconductor-related fields. This provides the certainty required for multi-billion</w:t>
      </w:r>
      <w:r w:rsidR="00001254" w:rsidRPr="00B329E8">
        <w:rPr>
          <w:color w:val="000000" w:themeColor="text1"/>
        </w:rPr>
        <w:t>-</w:t>
      </w:r>
      <w:r w:rsidRPr="00B329E8">
        <w:rPr>
          <w:color w:val="000000" w:themeColor="text1"/>
        </w:rPr>
        <w:t>dollar facility investments.</w:t>
      </w:r>
    </w:p>
    <w:p w14:paraId="281ED3D9" w14:textId="77777777" w:rsidR="00786872" w:rsidRPr="00B329E8" w:rsidRDefault="00786872" w:rsidP="003F1580">
      <w:pPr>
        <w:rPr>
          <w:color w:val="000000" w:themeColor="text1"/>
        </w:rPr>
      </w:pPr>
    </w:p>
    <w:p w14:paraId="40291C22" w14:textId="47916AE5" w:rsidR="00173487" w:rsidRDefault="5B99976D" w:rsidP="003F1580">
      <w:pPr>
        <w:rPr>
          <w:color w:val="000000" w:themeColor="text1"/>
        </w:rPr>
      </w:pPr>
      <w:r w:rsidRPr="24EF4857">
        <w:t xml:space="preserve">Crucially, this policy </w:t>
      </w:r>
      <w:r w:rsidR="00CC71B6" w:rsidRPr="00B329E8">
        <w:rPr>
          <w:color w:val="000000" w:themeColor="text1"/>
        </w:rPr>
        <w:t>will also</w:t>
      </w:r>
      <w:r w:rsidRPr="00B329E8">
        <w:rPr>
          <w:color w:val="000000" w:themeColor="text1"/>
        </w:rPr>
        <w:t xml:space="preserve"> directly support the objectives of </w:t>
      </w:r>
      <w:r w:rsidR="00CC71B6" w:rsidRPr="00B329E8">
        <w:rPr>
          <w:color w:val="000000" w:themeColor="text1"/>
        </w:rPr>
        <w:t>the p</w:t>
      </w:r>
      <w:r w:rsidRPr="00B329E8">
        <w:rPr>
          <w:color w:val="000000" w:themeColor="text1"/>
        </w:rPr>
        <w:t>olicies</w:t>
      </w:r>
      <w:r w:rsidR="00F339FC" w:rsidRPr="00B329E8">
        <w:rPr>
          <w:color w:val="000000" w:themeColor="text1"/>
        </w:rPr>
        <w:t xml:space="preserve"> discussed previously</w:t>
      </w:r>
      <w:r w:rsidRPr="00B329E8">
        <w:rPr>
          <w:color w:val="000000" w:themeColor="text1"/>
        </w:rPr>
        <w:t>. By ensuring world-class energy infrastructure in targeted innovation zones, Canada reduces a major operational cost and risk factor for the companies undertaking R&amp;D and commercialization</w:t>
      </w:r>
      <w:r w:rsidR="004C17EC" w:rsidRPr="00B329E8">
        <w:rPr>
          <w:color w:val="000000" w:themeColor="text1"/>
        </w:rPr>
        <w:t xml:space="preserve"> whi</w:t>
      </w:r>
      <w:r w:rsidR="003F1580" w:rsidRPr="00B329E8">
        <w:rPr>
          <w:color w:val="000000" w:themeColor="text1"/>
        </w:rPr>
        <w:t xml:space="preserve">ch </w:t>
      </w:r>
      <w:r w:rsidRPr="00B329E8">
        <w:rPr>
          <w:color w:val="000000" w:themeColor="text1"/>
        </w:rPr>
        <w:t>Policies 1 &amp; 2 aim to attrac</w:t>
      </w:r>
      <w:r w:rsidR="00B109F3" w:rsidRPr="00B329E8">
        <w:rPr>
          <w:color w:val="000000" w:themeColor="text1"/>
        </w:rPr>
        <w:t>t</w:t>
      </w:r>
      <w:r w:rsidR="003F1580" w:rsidRPr="00B329E8">
        <w:rPr>
          <w:color w:val="000000" w:themeColor="text1"/>
        </w:rPr>
        <w:t>.</w:t>
      </w:r>
      <w:r w:rsidRPr="00B329E8">
        <w:rPr>
          <w:color w:val="000000" w:themeColor="text1"/>
        </w:rPr>
        <w:t xml:space="preserve"> This</w:t>
      </w:r>
      <w:r w:rsidR="00232619" w:rsidRPr="00B329E8">
        <w:rPr>
          <w:color w:val="000000" w:themeColor="text1"/>
        </w:rPr>
        <w:t xml:space="preserve"> will lead to</w:t>
      </w:r>
      <w:r w:rsidRPr="00B329E8">
        <w:rPr>
          <w:color w:val="000000" w:themeColor="text1"/>
        </w:rPr>
        <w:t xml:space="preserve"> Canada </w:t>
      </w:r>
      <w:r w:rsidR="00232619" w:rsidRPr="00B329E8">
        <w:rPr>
          <w:color w:val="000000" w:themeColor="text1"/>
        </w:rPr>
        <w:t xml:space="preserve">becoming a </w:t>
      </w:r>
      <w:r w:rsidRPr="00B329E8">
        <w:rPr>
          <w:color w:val="000000" w:themeColor="text1"/>
        </w:rPr>
        <w:t>more compelling location for establishing R&amp;D centers, advanced manufacturing sites</w:t>
      </w:r>
      <w:r w:rsidR="007A73B8" w:rsidRPr="00B329E8">
        <w:rPr>
          <w:color w:val="000000" w:themeColor="text1"/>
        </w:rPr>
        <w:t>,</w:t>
      </w:r>
      <w:r w:rsidR="00D17BD1" w:rsidRPr="00B329E8">
        <w:rPr>
          <w:color w:val="000000" w:themeColor="text1"/>
        </w:rPr>
        <w:t xml:space="preserve"> not just regional branch offices.</w:t>
      </w:r>
      <w:r w:rsidRPr="00B329E8">
        <w:rPr>
          <w:color w:val="000000" w:themeColor="text1"/>
        </w:rPr>
        <w:t xml:space="preserve"> </w:t>
      </w:r>
      <w:r w:rsidR="00B87ABF" w:rsidRPr="00B329E8">
        <w:rPr>
          <w:color w:val="000000" w:themeColor="text1"/>
        </w:rPr>
        <w:t xml:space="preserve">These </w:t>
      </w:r>
      <w:r w:rsidRPr="00B329E8">
        <w:rPr>
          <w:color w:val="000000" w:themeColor="text1"/>
        </w:rPr>
        <w:t xml:space="preserve">activities </w:t>
      </w:r>
      <w:r w:rsidR="00B87ABF" w:rsidRPr="00B329E8">
        <w:rPr>
          <w:color w:val="000000" w:themeColor="text1"/>
        </w:rPr>
        <w:t>will</w:t>
      </w:r>
      <w:r w:rsidRPr="00B329E8">
        <w:rPr>
          <w:color w:val="000000" w:themeColor="text1"/>
        </w:rPr>
        <w:t xml:space="preserve"> directly address the commercialization and patenting gaps identified relative to the US</w:t>
      </w:r>
      <w:r w:rsidR="00B87ABF" w:rsidRPr="00B329E8">
        <w:rPr>
          <w:color w:val="000000" w:themeColor="text1"/>
        </w:rPr>
        <w:t xml:space="preserve"> </w:t>
      </w:r>
      <w:r w:rsidR="0031064B">
        <w:rPr>
          <w:color w:val="000000" w:themeColor="text1"/>
        </w:rPr>
        <w:t>(</w:t>
      </w:r>
      <w:r w:rsidR="00C652F2">
        <w:rPr>
          <w:color w:val="000000" w:themeColor="text1"/>
        </w:rPr>
        <w:t>Appendix</w:t>
      </w:r>
      <w:r w:rsidR="007A73B8" w:rsidRPr="00B329E8">
        <w:rPr>
          <w:color w:val="000000" w:themeColor="text1"/>
        </w:rPr>
        <w:t xml:space="preserve"> </w:t>
      </w:r>
      <w:r w:rsidR="00964541">
        <w:rPr>
          <w:color w:val="000000" w:themeColor="text1"/>
        </w:rPr>
        <w:t>D</w:t>
      </w:r>
      <w:r w:rsidR="00B026F5" w:rsidRPr="00B329E8">
        <w:rPr>
          <w:color w:val="000000" w:themeColor="text1"/>
        </w:rPr>
        <w:t>1</w:t>
      </w:r>
      <w:r w:rsidR="004A4300" w:rsidRPr="00B329E8">
        <w:rPr>
          <w:color w:val="000000" w:themeColor="text1"/>
        </w:rPr>
        <w:t>5</w:t>
      </w:r>
      <w:r w:rsidR="0031064B">
        <w:rPr>
          <w:color w:val="000000" w:themeColor="text1"/>
        </w:rPr>
        <w:t>)</w:t>
      </w:r>
      <w:r w:rsidRPr="00B329E8">
        <w:rPr>
          <w:color w:val="000000" w:themeColor="text1"/>
        </w:rPr>
        <w:t xml:space="preserve">. </w:t>
      </w:r>
      <w:r w:rsidR="00B87ABF" w:rsidRPr="00B329E8">
        <w:rPr>
          <w:color w:val="000000" w:themeColor="text1"/>
        </w:rPr>
        <w:t>Through the</w:t>
      </w:r>
      <w:r w:rsidR="004801BD" w:rsidRPr="00B329E8">
        <w:rPr>
          <w:color w:val="000000" w:themeColor="text1"/>
        </w:rPr>
        <w:t xml:space="preserve"> more crucial role Canada will </w:t>
      </w:r>
      <w:r w:rsidR="00A05912" w:rsidRPr="00B329E8">
        <w:rPr>
          <w:color w:val="000000" w:themeColor="text1"/>
        </w:rPr>
        <w:t>therefore</w:t>
      </w:r>
      <w:r w:rsidR="004801BD" w:rsidRPr="00B329E8">
        <w:rPr>
          <w:color w:val="000000" w:themeColor="text1"/>
        </w:rPr>
        <w:t xml:space="preserve"> play in major companies international and regional operations,</w:t>
      </w:r>
      <w:r w:rsidR="00AC429E" w:rsidRPr="00B329E8">
        <w:rPr>
          <w:color w:val="000000" w:themeColor="text1"/>
        </w:rPr>
        <w:t xml:space="preserve"> </w:t>
      </w:r>
      <w:r w:rsidR="00E925FB" w:rsidRPr="00B329E8">
        <w:rPr>
          <w:color w:val="000000" w:themeColor="text1"/>
        </w:rPr>
        <w:t xml:space="preserve">the creation of </w:t>
      </w:r>
      <w:r w:rsidRPr="00B329E8">
        <w:rPr>
          <w:color w:val="000000" w:themeColor="text1"/>
        </w:rPr>
        <w:t xml:space="preserve">high-value employment </w:t>
      </w:r>
      <w:r w:rsidR="00F339FC" w:rsidRPr="00B329E8">
        <w:rPr>
          <w:color w:val="000000" w:themeColor="text1"/>
        </w:rPr>
        <w:t>opportunities</w:t>
      </w:r>
      <w:r w:rsidR="00EA436B" w:rsidRPr="00B329E8">
        <w:rPr>
          <w:color w:val="000000" w:themeColor="text1"/>
        </w:rPr>
        <w:t xml:space="preserve"> will arise compounding</w:t>
      </w:r>
      <w:r w:rsidRPr="00B329E8">
        <w:rPr>
          <w:color w:val="000000" w:themeColor="text1"/>
        </w:rPr>
        <w:t xml:space="preserve"> the </w:t>
      </w:r>
      <w:r w:rsidR="00EA436B" w:rsidRPr="00B329E8">
        <w:rPr>
          <w:color w:val="000000" w:themeColor="text1"/>
        </w:rPr>
        <w:t>positive effects we expect</w:t>
      </w:r>
      <w:r w:rsidR="00AB2424" w:rsidRPr="00B329E8">
        <w:rPr>
          <w:color w:val="000000" w:themeColor="text1"/>
        </w:rPr>
        <w:t>.</w:t>
      </w:r>
    </w:p>
    <w:p w14:paraId="60ED3E91" w14:textId="77777777" w:rsidR="00786872" w:rsidRPr="00B329E8" w:rsidRDefault="00786872" w:rsidP="003F1580">
      <w:pPr>
        <w:rPr>
          <w:color w:val="000000" w:themeColor="text1"/>
        </w:rPr>
      </w:pPr>
    </w:p>
    <w:p w14:paraId="239C77B7" w14:textId="467A6A10" w:rsidR="00173487" w:rsidRDefault="5B99976D" w:rsidP="003F1580">
      <w:r w:rsidRPr="24EF4857">
        <w:t xml:space="preserve">Strategic reinvestment of existing energy sector revenues should prioritize grid modernization focused on reliability, and capacity enhancement for these targeted industrial innovation loads, complementing necessary investments in long-term energy solutions. This </w:t>
      </w:r>
      <w:r w:rsidRPr="00B329E8">
        <w:t>p</w:t>
      </w:r>
      <w:r w:rsidR="00716B0E" w:rsidRPr="00B329E8">
        <w:t>lan</w:t>
      </w:r>
      <w:r w:rsidRPr="24EF4857">
        <w:t xml:space="preserve"> requires robust federal-provincial coordination to align </w:t>
      </w:r>
      <w:r w:rsidR="00AB0F9D" w:rsidRPr="00B329E8">
        <w:t xml:space="preserve">key </w:t>
      </w:r>
      <w:r w:rsidR="00927DE3" w:rsidRPr="00B329E8">
        <w:t xml:space="preserve">areas including, </w:t>
      </w:r>
      <w:r w:rsidRPr="24EF4857">
        <w:t>energy infrastructure development</w:t>
      </w:r>
      <w:r w:rsidR="00927DE3" w:rsidRPr="00B329E8">
        <w:t xml:space="preserve"> and </w:t>
      </w:r>
      <w:r w:rsidRPr="24EF4857">
        <w:t>utility regulation targeting specific innovation ecosystems.</w:t>
      </w:r>
    </w:p>
    <w:p w14:paraId="1DBC5438" w14:textId="77777777" w:rsidR="00786872" w:rsidRPr="00B329E8" w:rsidRDefault="00786872" w:rsidP="003F1580">
      <w:pPr>
        <w:rPr>
          <w:color w:val="000000" w:themeColor="text1"/>
        </w:rPr>
      </w:pPr>
    </w:p>
    <w:p w14:paraId="21173B8E" w14:textId="7108AF04" w:rsidR="004710B5" w:rsidRPr="00B329E8" w:rsidRDefault="5B99976D" w:rsidP="003F1580">
      <w:pPr>
        <w:rPr>
          <w:color w:val="000000" w:themeColor="text1"/>
        </w:rPr>
      </w:pPr>
      <w:r w:rsidRPr="00B329E8">
        <w:rPr>
          <w:color w:val="000000" w:themeColor="text1"/>
        </w:rPr>
        <w:t>The SEIIA program is expected to significantly enhance Canada's value proposition for global investment in strategic, energy-intensive technology sectors. By focusing on reliability and targeted competitiveness rather than just broad cost reduction or redundant green expansion, it directly supports the attraction and retention of industries engaged in advanced R&amp;D and commercialization. This can help improve Canada's lagging patent efficiency</w:t>
      </w:r>
      <w:r w:rsidR="00FC6262" w:rsidRPr="00B329E8">
        <w:rPr>
          <w:color w:val="000000" w:themeColor="text1"/>
        </w:rPr>
        <w:t xml:space="preserve"> </w:t>
      </w:r>
      <w:r w:rsidR="0031064B">
        <w:rPr>
          <w:color w:val="000000" w:themeColor="text1"/>
        </w:rPr>
        <w:t>(</w:t>
      </w:r>
      <w:r w:rsidR="00C652F2">
        <w:rPr>
          <w:color w:val="000000" w:themeColor="text1"/>
        </w:rPr>
        <w:t>Appendix</w:t>
      </w:r>
      <w:r w:rsidR="00FC6262" w:rsidRPr="00B329E8">
        <w:rPr>
          <w:color w:val="000000" w:themeColor="text1"/>
        </w:rPr>
        <w:t xml:space="preserve"> </w:t>
      </w:r>
      <w:r w:rsidR="00964541">
        <w:rPr>
          <w:color w:val="000000" w:themeColor="text1"/>
        </w:rPr>
        <w:t>D</w:t>
      </w:r>
      <w:r w:rsidR="0039429C" w:rsidRPr="00B329E8">
        <w:rPr>
          <w:color w:val="000000" w:themeColor="text1"/>
        </w:rPr>
        <w:t>7</w:t>
      </w:r>
      <w:r w:rsidR="0031064B">
        <w:rPr>
          <w:color w:val="000000" w:themeColor="text1"/>
        </w:rPr>
        <w:t>)</w:t>
      </w:r>
      <w:r w:rsidRPr="00B329E8">
        <w:rPr>
          <w:color w:val="000000" w:themeColor="text1"/>
        </w:rPr>
        <w:t xml:space="preserve">, create high-value jobs, mitigate brain drain, and provide the essential energy foundation upon which the broader innovation ecosystem, nurtured by Policies 1-3, can thrive. It positions energy not as a direct </w:t>
      </w:r>
      <w:r w:rsidRPr="00B329E8">
        <w:rPr>
          <w:i/>
          <w:color w:val="000000" w:themeColor="text1"/>
        </w:rPr>
        <w:t>driver</w:t>
      </w:r>
      <w:r w:rsidRPr="00B329E8">
        <w:rPr>
          <w:color w:val="000000" w:themeColor="text1"/>
        </w:rPr>
        <w:t xml:space="preserve"> of R&amp;D figures, but as a critical </w:t>
      </w:r>
      <w:r w:rsidRPr="00B329E8">
        <w:rPr>
          <w:i/>
          <w:color w:val="000000" w:themeColor="text1"/>
        </w:rPr>
        <w:t>strategic enabler</w:t>
      </w:r>
      <w:r w:rsidRPr="00B329E8">
        <w:rPr>
          <w:color w:val="000000" w:themeColor="text1"/>
        </w:rPr>
        <w:t xml:space="preserve"> of the industrial base needed for a leading economy</w:t>
      </w:r>
      <w:r w:rsidR="0081083D" w:rsidRPr="00B329E8">
        <w:rPr>
          <w:color w:val="000000" w:themeColor="text1"/>
        </w:rPr>
        <w:t xml:space="preserve"> where innovation </w:t>
      </w:r>
      <w:r w:rsidR="00867FB7" w:rsidRPr="00B329E8">
        <w:rPr>
          <w:color w:val="000000" w:themeColor="text1"/>
        </w:rPr>
        <w:t>excels</w:t>
      </w:r>
      <w:r w:rsidRPr="00B329E8">
        <w:rPr>
          <w:color w:val="000000" w:themeColor="text1"/>
        </w:rPr>
        <w:t>.</w:t>
      </w:r>
    </w:p>
    <w:p w14:paraId="64272C10" w14:textId="77777777" w:rsidR="004710B5" w:rsidRDefault="004710B5" w:rsidP="004710B5">
      <w:pPr>
        <w:pStyle w:val="Heading1"/>
        <w:rPr>
          <w:noProof/>
        </w:rPr>
      </w:pPr>
      <w:bookmarkStart w:id="38" w:name="_Toc194334919"/>
      <w:r>
        <w:t>Conclusion</w:t>
      </w:r>
      <w:bookmarkEnd w:id="38"/>
    </w:p>
    <w:p w14:paraId="6CF88B7C" w14:textId="2CF761A1" w:rsidR="00EE4D40" w:rsidRDefault="00671A65" w:rsidP="005C71E2">
      <w:r>
        <w:t>Today Canada stands at a</w:t>
      </w:r>
      <w:r w:rsidR="0065014C">
        <w:t>n inflection</w:t>
      </w:r>
      <w:r w:rsidR="00426135">
        <w:t xml:space="preserve"> point </w:t>
      </w:r>
      <w:r w:rsidR="000F4882">
        <w:t>for</w:t>
      </w:r>
      <w:r w:rsidR="00426135">
        <w:t xml:space="preserve"> </w:t>
      </w:r>
      <w:r w:rsidR="00A111A3">
        <w:t>its</w:t>
      </w:r>
      <w:r w:rsidR="00D92405">
        <w:t xml:space="preserve"> </w:t>
      </w:r>
      <w:r w:rsidR="000F4882">
        <w:t xml:space="preserve">viability and </w:t>
      </w:r>
      <w:r w:rsidR="00D86E01">
        <w:t>ability to harbour and foster innovation</w:t>
      </w:r>
      <w:r w:rsidR="007A3DEC">
        <w:t>.</w:t>
      </w:r>
      <w:r w:rsidR="004D0186">
        <w:t xml:space="preserve"> </w:t>
      </w:r>
      <w:r w:rsidR="004D0186" w:rsidRPr="004D0186">
        <w:t>Although Canada has a highly educated workforce, significant hurdles in R&amp;D, startup development, commercialization, and talent retention persist</w:t>
      </w:r>
      <w:r w:rsidR="00555B2F">
        <w:t>, as</w:t>
      </w:r>
      <w:r w:rsidR="004D0186" w:rsidRPr="004D0186">
        <w:t xml:space="preserve"> evidenced by its </w:t>
      </w:r>
      <w:r w:rsidR="00FC2EA4">
        <w:t>low ranking</w:t>
      </w:r>
      <w:r w:rsidR="004D0186" w:rsidRPr="004D0186">
        <w:t xml:space="preserve"> in the Global Innovation Index </w:t>
      </w:r>
      <w:r w:rsidR="00C71BB2">
        <w:t>2024</w:t>
      </w:r>
      <w:sdt>
        <w:sdtPr>
          <w:id w:val="-6906465"/>
          <w:citation/>
        </w:sdtPr>
        <w:sdtEndPr/>
        <w:sdtContent>
          <w:r w:rsidR="00C71BB2">
            <w:fldChar w:fldCharType="begin"/>
          </w:r>
          <w:r w:rsidR="00C71BB2">
            <w:instrText xml:space="preserve"> CITATION Wor24 \l 4105 </w:instrText>
          </w:r>
          <w:r w:rsidR="00C71BB2">
            <w:fldChar w:fldCharType="separate"/>
          </w:r>
          <w:r w:rsidR="00485DBE">
            <w:rPr>
              <w:noProof/>
            </w:rPr>
            <w:t xml:space="preserve"> </w:t>
          </w:r>
          <w:r w:rsidR="00485DBE">
            <w:rPr>
              <w:noProof/>
            </w:rPr>
            <w:t>[1]</w:t>
          </w:r>
          <w:r w:rsidR="00C71BB2">
            <w:fldChar w:fldCharType="end"/>
          </w:r>
        </w:sdtContent>
      </w:sdt>
      <w:r w:rsidR="00CB614D">
        <w:t xml:space="preserve">. The analysis </w:t>
      </w:r>
      <w:r w:rsidR="001521A4">
        <w:t>presente</w:t>
      </w:r>
      <w:r w:rsidR="001A2724">
        <w:t xml:space="preserve">d </w:t>
      </w:r>
      <w:r w:rsidR="00CE5F28">
        <w:t xml:space="preserve">highlights that a </w:t>
      </w:r>
      <w:r w:rsidR="008E5F6B">
        <w:t>multi</w:t>
      </w:r>
      <w:r w:rsidR="00AB0F2E">
        <w:t xml:space="preserve">faceted policy </w:t>
      </w:r>
      <w:r w:rsidR="004E4B9D">
        <w:t>framework</w:t>
      </w:r>
      <w:r w:rsidR="00B14CD5">
        <w:t xml:space="preserve"> that consists of </w:t>
      </w:r>
      <w:r w:rsidR="007C0B02">
        <w:t>the Public-Private Commercialization Partnership</w:t>
      </w:r>
      <w:r w:rsidR="00933B65">
        <w:t>s, Innovation Tax Advantage Policy</w:t>
      </w:r>
      <w:r w:rsidR="00A5647F">
        <w:t>, the Talent Canada initiative</w:t>
      </w:r>
      <w:r w:rsidR="00D2081F">
        <w:t xml:space="preserve"> and </w:t>
      </w:r>
      <w:r w:rsidR="007D7CCC">
        <w:t xml:space="preserve">the </w:t>
      </w:r>
      <w:r w:rsidR="0017472A">
        <w:t>Strategic</w:t>
      </w:r>
      <w:r w:rsidR="007873B7">
        <w:t xml:space="preserve"> </w:t>
      </w:r>
      <w:r w:rsidR="00CB383A">
        <w:t xml:space="preserve">Energy Infrastructure </w:t>
      </w:r>
      <w:r w:rsidR="00AC58CA">
        <w:t>for Innovation Advancement Policy</w:t>
      </w:r>
      <w:r w:rsidR="007873B7">
        <w:t xml:space="preserve"> can help Canada</w:t>
      </w:r>
      <w:r w:rsidR="00E63CBC">
        <w:t xml:space="preserve"> </w:t>
      </w:r>
      <w:r w:rsidR="009500DC">
        <w:t>tackle the challenges</w:t>
      </w:r>
      <w:r w:rsidR="00426163">
        <w:t xml:space="preserve"> it faces in innovation. </w:t>
      </w:r>
      <w:r w:rsidR="00D4226F">
        <w:t xml:space="preserve"> </w:t>
      </w:r>
      <w:r w:rsidR="004A7D91">
        <w:t>By usi</w:t>
      </w:r>
      <w:r w:rsidR="00ED3F3F">
        <w:t>ng</w:t>
      </w:r>
      <w:r w:rsidR="003D14B4">
        <w:t xml:space="preserve"> global leaders such as the United States, Singapore</w:t>
      </w:r>
      <w:r w:rsidR="00A25ED0">
        <w:t>, United Kingdom</w:t>
      </w:r>
      <w:r w:rsidR="003D14B4">
        <w:t xml:space="preserve"> and Switzerland</w:t>
      </w:r>
      <w:r w:rsidR="00620A7C">
        <w:t xml:space="preserve"> as benchmarks</w:t>
      </w:r>
      <w:r w:rsidR="00B24F14">
        <w:t>, these policies</w:t>
      </w:r>
      <w:r w:rsidR="00DD6EC5">
        <w:t xml:space="preserve"> offer </w:t>
      </w:r>
      <w:r w:rsidR="001979E4">
        <w:t>a practical roadmap</w:t>
      </w:r>
      <w:r w:rsidR="00655317">
        <w:t xml:space="preserve"> to reinvigorate Canada’s ecosystem. </w:t>
      </w:r>
      <w:r w:rsidR="00F54B76">
        <w:t xml:space="preserve">Enhanced public-private collaboration, </w:t>
      </w:r>
      <w:r w:rsidR="00A16E68">
        <w:t xml:space="preserve">deregulation and tax breaks, </w:t>
      </w:r>
      <w:r w:rsidR="00926FF0">
        <w:t xml:space="preserve">competitive fiscal incentives and a robust energy infrastructure are critical to creating an environment where startups </w:t>
      </w:r>
      <w:r w:rsidR="00F816D6">
        <w:t xml:space="preserve">can </w:t>
      </w:r>
      <w:r w:rsidR="00D308BB">
        <w:t>flourish,</w:t>
      </w:r>
      <w:r w:rsidR="00F816D6">
        <w:t xml:space="preserve"> and </w:t>
      </w:r>
      <w:r w:rsidR="00D308BB">
        <w:t>enterprises</w:t>
      </w:r>
      <w:r w:rsidR="00B11AED">
        <w:t xml:space="preserve"> continue to see growth</w:t>
      </w:r>
      <w:r w:rsidR="00AF3EC4">
        <w:t xml:space="preserve"> with a reduced risk of failure. </w:t>
      </w:r>
      <w:r w:rsidR="00A64D52">
        <w:t xml:space="preserve">This </w:t>
      </w:r>
      <w:r w:rsidR="0024489E">
        <w:t xml:space="preserve">approach </w:t>
      </w:r>
      <w:r w:rsidR="001B1861">
        <w:t>is expected to</w:t>
      </w:r>
      <w:r w:rsidR="004B6D68">
        <w:t xml:space="preserve"> stimulate economic growth</w:t>
      </w:r>
      <w:r w:rsidR="0017107B">
        <w:t xml:space="preserve"> and rever</w:t>
      </w:r>
      <w:r w:rsidR="003B777B">
        <w:t xml:space="preserve">se </w:t>
      </w:r>
      <w:r w:rsidR="0017107B">
        <w:t xml:space="preserve">the impacts of brain drain </w:t>
      </w:r>
      <w:r w:rsidR="00607F3B">
        <w:t>while positioning Canada as a destination for both domestic and foreign investment</w:t>
      </w:r>
      <w:r w:rsidR="00D308BB">
        <w:t xml:space="preserve">. </w:t>
      </w:r>
      <w:r w:rsidR="00F816D6">
        <w:t xml:space="preserve"> </w:t>
      </w:r>
      <w:r w:rsidR="00173487">
        <w:br/>
      </w:r>
      <w:r w:rsidR="00EE4D40">
        <w:rPr>
          <w:noProof/>
        </w:rPr>
        <w:br w:type="page"/>
      </w:r>
    </w:p>
    <w:p w14:paraId="56316ECF" w14:textId="00269997" w:rsidR="00B200DB" w:rsidRDefault="00B200DB" w:rsidP="00B200DB">
      <w:pPr>
        <w:pStyle w:val="Heading1"/>
        <w:rPr>
          <w:noProof/>
        </w:rPr>
      </w:pPr>
      <w:bookmarkStart w:id="39" w:name="_Toc194334920"/>
      <w:r w:rsidRPr="31557B8C">
        <w:rPr>
          <w:noProof/>
        </w:rPr>
        <w:lastRenderedPageBreak/>
        <w:t>References</w:t>
      </w:r>
      <w:bookmarkEnd w:id="39"/>
    </w:p>
    <w:p w14:paraId="58B346E1" w14:textId="77777777" w:rsidR="00485DBE" w:rsidRDefault="00B200DB" w:rsidP="00CB1E4A">
      <w:pPr>
        <w:rPr>
          <w:rFonts w:asciiTheme="minorHAnsi" w:eastAsiaTheme="minorHAnsi" w:hAnsiTheme="minorHAnsi" w:cstheme="minorBidi"/>
          <w:noProof/>
          <w:kern w:val="2"/>
          <w:sz w:val="24"/>
          <w:lang w:val="en-US"/>
          <w14:ligatures w14:val="standardContextual"/>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9"/>
        <w:gridCol w:w="9463"/>
      </w:tblGrid>
      <w:tr w:rsidR="00000000" w14:paraId="4B6BE3F4" w14:textId="77777777">
        <w:trPr>
          <w:divId w:val="926159714"/>
          <w:tblCellSpacing w:w="15" w:type="dxa"/>
        </w:trPr>
        <w:tc>
          <w:tcPr>
            <w:tcW w:w="50" w:type="pct"/>
            <w:hideMark/>
          </w:tcPr>
          <w:p w14:paraId="22010A18" w14:textId="7CAB74F8" w:rsidR="00485DBE" w:rsidRDefault="00485DBE">
            <w:pPr>
              <w:pStyle w:val="Bibliography"/>
              <w:rPr>
                <w:noProof/>
                <w:kern w:val="0"/>
                <w:sz w:val="24"/>
                <w14:ligatures w14:val="none"/>
              </w:rPr>
            </w:pPr>
            <w:r>
              <w:rPr>
                <w:noProof/>
              </w:rPr>
              <w:t xml:space="preserve">[1] </w:t>
            </w:r>
          </w:p>
        </w:tc>
        <w:tc>
          <w:tcPr>
            <w:tcW w:w="0" w:type="auto"/>
            <w:hideMark/>
          </w:tcPr>
          <w:p w14:paraId="1CED01D4" w14:textId="77777777" w:rsidR="00485DBE" w:rsidRDefault="00485DBE">
            <w:pPr>
              <w:pStyle w:val="Bibliography"/>
              <w:rPr>
                <w:noProof/>
              </w:rPr>
            </w:pPr>
            <w:r>
              <w:rPr>
                <w:noProof/>
              </w:rPr>
              <w:t>World Intellectual Property Organization (WIPO), "Global Innovation Index 2024: Unlocking the Promise of Social Entrepreneurship," 2024. [Online]. Available: https://www.wipo.int/web-publications/global-innovation-index-2024/assets/67729/2000%20Global%20Innovation%20Index%202024_WEB3lite.pdf.</w:t>
            </w:r>
          </w:p>
        </w:tc>
      </w:tr>
      <w:tr w:rsidR="00000000" w14:paraId="69754E31" w14:textId="77777777">
        <w:trPr>
          <w:divId w:val="926159714"/>
          <w:tblCellSpacing w:w="15" w:type="dxa"/>
        </w:trPr>
        <w:tc>
          <w:tcPr>
            <w:tcW w:w="50" w:type="pct"/>
            <w:hideMark/>
          </w:tcPr>
          <w:p w14:paraId="0514DB7D" w14:textId="77777777" w:rsidR="00485DBE" w:rsidRDefault="00485DBE">
            <w:pPr>
              <w:pStyle w:val="Bibliography"/>
              <w:rPr>
                <w:noProof/>
              </w:rPr>
            </w:pPr>
            <w:r>
              <w:rPr>
                <w:noProof/>
              </w:rPr>
              <w:t xml:space="preserve">[2] </w:t>
            </w:r>
          </w:p>
        </w:tc>
        <w:tc>
          <w:tcPr>
            <w:tcW w:w="0" w:type="auto"/>
            <w:hideMark/>
          </w:tcPr>
          <w:p w14:paraId="0C3507B4" w14:textId="77777777" w:rsidR="00485DBE" w:rsidRDefault="00485DBE">
            <w:pPr>
              <w:pStyle w:val="Bibliography"/>
              <w:rPr>
                <w:noProof/>
              </w:rPr>
            </w:pPr>
            <w:r>
              <w:rPr>
                <w:noProof/>
              </w:rPr>
              <w:t>The Conference Board of Canada, "2024 Innovation Report Card: Benchmarking Canada’s Innovation Performance," 11 April 2024. [Online]. Available: https://www.conferenceboard.ca/product/innovation-report-card_2024/.</w:t>
            </w:r>
          </w:p>
        </w:tc>
      </w:tr>
      <w:tr w:rsidR="00000000" w14:paraId="43EC1F5C" w14:textId="77777777">
        <w:trPr>
          <w:divId w:val="926159714"/>
          <w:tblCellSpacing w:w="15" w:type="dxa"/>
        </w:trPr>
        <w:tc>
          <w:tcPr>
            <w:tcW w:w="50" w:type="pct"/>
            <w:hideMark/>
          </w:tcPr>
          <w:p w14:paraId="5445AAC8" w14:textId="77777777" w:rsidR="00485DBE" w:rsidRDefault="00485DBE">
            <w:pPr>
              <w:pStyle w:val="Bibliography"/>
              <w:rPr>
                <w:noProof/>
              </w:rPr>
            </w:pPr>
            <w:r>
              <w:rPr>
                <w:noProof/>
              </w:rPr>
              <w:t xml:space="preserve">[3] </w:t>
            </w:r>
          </w:p>
        </w:tc>
        <w:tc>
          <w:tcPr>
            <w:tcW w:w="0" w:type="auto"/>
            <w:hideMark/>
          </w:tcPr>
          <w:p w14:paraId="0FB59399" w14:textId="77777777" w:rsidR="00485DBE" w:rsidRDefault="00485DBE">
            <w:pPr>
              <w:pStyle w:val="Bibliography"/>
              <w:rPr>
                <w:noProof/>
              </w:rPr>
            </w:pPr>
            <w:r>
              <w:rPr>
                <w:noProof/>
              </w:rPr>
              <w:t>United States Government, "United States Government National Standards Strategy for Critical and Emerging Technology," 2023. [Online]. Available: https://bidenwhitehouse.archives.gov/wp-content/uploads/2023/05/US-Gov-National-Standards-Strategy-2023.pdf.</w:t>
            </w:r>
          </w:p>
        </w:tc>
      </w:tr>
      <w:tr w:rsidR="00000000" w14:paraId="6A278AF4" w14:textId="77777777">
        <w:trPr>
          <w:divId w:val="926159714"/>
          <w:tblCellSpacing w:w="15" w:type="dxa"/>
        </w:trPr>
        <w:tc>
          <w:tcPr>
            <w:tcW w:w="50" w:type="pct"/>
            <w:hideMark/>
          </w:tcPr>
          <w:p w14:paraId="547BF0E6" w14:textId="77777777" w:rsidR="00485DBE" w:rsidRDefault="00485DBE">
            <w:pPr>
              <w:pStyle w:val="Bibliography"/>
              <w:rPr>
                <w:noProof/>
              </w:rPr>
            </w:pPr>
            <w:r>
              <w:rPr>
                <w:noProof/>
              </w:rPr>
              <w:t xml:space="preserve">[4] </w:t>
            </w:r>
          </w:p>
        </w:tc>
        <w:tc>
          <w:tcPr>
            <w:tcW w:w="0" w:type="auto"/>
            <w:hideMark/>
          </w:tcPr>
          <w:p w14:paraId="31D597A6" w14:textId="77777777" w:rsidR="00485DBE" w:rsidRDefault="00485DBE">
            <w:pPr>
              <w:pStyle w:val="Bibliography"/>
              <w:rPr>
                <w:noProof/>
              </w:rPr>
            </w:pPr>
            <w:r>
              <w:rPr>
                <w:noProof/>
              </w:rPr>
              <w:t>European Central Bank, "The Future of European Competitiveness," 9 September 2024. [Online]. Available: https://commission.europa.eu/topics/eu-competitiveness/draghi-report_en#paragraph_47059.</w:t>
            </w:r>
          </w:p>
        </w:tc>
      </w:tr>
      <w:tr w:rsidR="00000000" w14:paraId="3E6C71BF" w14:textId="77777777">
        <w:trPr>
          <w:divId w:val="926159714"/>
          <w:tblCellSpacing w:w="15" w:type="dxa"/>
        </w:trPr>
        <w:tc>
          <w:tcPr>
            <w:tcW w:w="50" w:type="pct"/>
            <w:hideMark/>
          </w:tcPr>
          <w:p w14:paraId="0A0A8FB5" w14:textId="77777777" w:rsidR="00485DBE" w:rsidRDefault="00485DBE">
            <w:pPr>
              <w:pStyle w:val="Bibliography"/>
              <w:rPr>
                <w:noProof/>
              </w:rPr>
            </w:pPr>
            <w:r>
              <w:rPr>
                <w:noProof/>
              </w:rPr>
              <w:t xml:space="preserve">[5] </w:t>
            </w:r>
          </w:p>
        </w:tc>
        <w:tc>
          <w:tcPr>
            <w:tcW w:w="0" w:type="auto"/>
            <w:hideMark/>
          </w:tcPr>
          <w:p w14:paraId="5237B6CB" w14:textId="77777777" w:rsidR="00485DBE" w:rsidRDefault="00485DBE">
            <w:pPr>
              <w:pStyle w:val="Bibliography"/>
              <w:rPr>
                <w:noProof/>
              </w:rPr>
            </w:pPr>
            <w:r>
              <w:rPr>
                <w:noProof/>
              </w:rPr>
              <w:t>United Kingdom Government, "Build Back Better : Our Plan for Growth," March 2021. [Online]. Available: https://assets.publishing.service.gov.uk/media/6048fd05d3bf7f1d16e263fd/PfG_Final_Web_Accessible_Version.pdf.</w:t>
            </w:r>
          </w:p>
        </w:tc>
      </w:tr>
      <w:tr w:rsidR="00000000" w14:paraId="481193DA" w14:textId="77777777">
        <w:trPr>
          <w:divId w:val="926159714"/>
          <w:tblCellSpacing w:w="15" w:type="dxa"/>
        </w:trPr>
        <w:tc>
          <w:tcPr>
            <w:tcW w:w="50" w:type="pct"/>
            <w:hideMark/>
          </w:tcPr>
          <w:p w14:paraId="61548AB8" w14:textId="77777777" w:rsidR="00485DBE" w:rsidRDefault="00485DBE">
            <w:pPr>
              <w:pStyle w:val="Bibliography"/>
              <w:rPr>
                <w:noProof/>
              </w:rPr>
            </w:pPr>
            <w:r>
              <w:rPr>
                <w:noProof/>
              </w:rPr>
              <w:t xml:space="preserve">[6] </w:t>
            </w:r>
          </w:p>
        </w:tc>
        <w:tc>
          <w:tcPr>
            <w:tcW w:w="0" w:type="auto"/>
            <w:hideMark/>
          </w:tcPr>
          <w:p w14:paraId="035AA8FD" w14:textId="77777777" w:rsidR="00485DBE" w:rsidRDefault="00485DBE">
            <w:pPr>
              <w:pStyle w:val="Bibliography"/>
              <w:rPr>
                <w:noProof/>
              </w:rPr>
            </w:pPr>
            <w:r>
              <w:rPr>
                <w:noProof/>
              </w:rPr>
              <w:t>Switzerland Global Enterprise , "Swiss Innovation," 2020. [Online]. Available: https://www.s-ge.com/sites/default/files/publication/free/factsheet-innovation-switzerland-s-ge-en-2020_1.pdf.</w:t>
            </w:r>
          </w:p>
        </w:tc>
      </w:tr>
      <w:tr w:rsidR="00000000" w14:paraId="78927F15" w14:textId="77777777">
        <w:trPr>
          <w:divId w:val="926159714"/>
          <w:tblCellSpacing w:w="15" w:type="dxa"/>
        </w:trPr>
        <w:tc>
          <w:tcPr>
            <w:tcW w:w="50" w:type="pct"/>
            <w:hideMark/>
          </w:tcPr>
          <w:p w14:paraId="6561F6E6" w14:textId="77777777" w:rsidR="00485DBE" w:rsidRDefault="00485DBE">
            <w:pPr>
              <w:pStyle w:val="Bibliography"/>
              <w:rPr>
                <w:noProof/>
              </w:rPr>
            </w:pPr>
            <w:r>
              <w:rPr>
                <w:noProof/>
              </w:rPr>
              <w:t xml:space="preserve">[7] </w:t>
            </w:r>
          </w:p>
        </w:tc>
        <w:tc>
          <w:tcPr>
            <w:tcW w:w="0" w:type="auto"/>
            <w:hideMark/>
          </w:tcPr>
          <w:p w14:paraId="7A49B430" w14:textId="77777777" w:rsidR="00485DBE" w:rsidRDefault="00485DBE">
            <w:pPr>
              <w:pStyle w:val="Bibliography"/>
              <w:rPr>
                <w:noProof/>
              </w:rPr>
            </w:pPr>
            <w:r>
              <w:rPr>
                <w:noProof/>
              </w:rPr>
              <w:t>World Economic Forum, "Korea’s new innovation strategy: Digital Platform Government," 13 January 2023. [Online]. Available: https://www.weforum.org/stories/2023/01/davos23-korea-digital-platform-government/.</w:t>
            </w:r>
          </w:p>
        </w:tc>
      </w:tr>
      <w:tr w:rsidR="00000000" w14:paraId="5B66DAA4" w14:textId="77777777">
        <w:trPr>
          <w:divId w:val="926159714"/>
          <w:tblCellSpacing w:w="15" w:type="dxa"/>
        </w:trPr>
        <w:tc>
          <w:tcPr>
            <w:tcW w:w="50" w:type="pct"/>
            <w:hideMark/>
          </w:tcPr>
          <w:p w14:paraId="27224D2E" w14:textId="77777777" w:rsidR="00485DBE" w:rsidRDefault="00485DBE">
            <w:pPr>
              <w:pStyle w:val="Bibliography"/>
              <w:rPr>
                <w:noProof/>
              </w:rPr>
            </w:pPr>
            <w:r>
              <w:rPr>
                <w:noProof/>
              </w:rPr>
              <w:t xml:space="preserve">[8] </w:t>
            </w:r>
          </w:p>
        </w:tc>
        <w:tc>
          <w:tcPr>
            <w:tcW w:w="0" w:type="auto"/>
            <w:hideMark/>
          </w:tcPr>
          <w:p w14:paraId="69F79D9F" w14:textId="77777777" w:rsidR="00485DBE" w:rsidRDefault="00485DBE">
            <w:pPr>
              <w:pStyle w:val="Bibliography"/>
              <w:rPr>
                <w:noProof/>
              </w:rPr>
            </w:pPr>
            <w:r>
              <w:rPr>
                <w:noProof/>
              </w:rPr>
              <w:t>Japan Government, "Integrated Innovation Strategy 2022: Making Great Strides Toward Society 5.0," 30 June 2022. [Online]. Available: https://www.japan.go.jp/kizuna/2022/06/integrated_innovation_strategy.html.</w:t>
            </w:r>
          </w:p>
        </w:tc>
      </w:tr>
      <w:tr w:rsidR="00000000" w14:paraId="4927CE23" w14:textId="77777777">
        <w:trPr>
          <w:divId w:val="926159714"/>
          <w:tblCellSpacing w:w="15" w:type="dxa"/>
        </w:trPr>
        <w:tc>
          <w:tcPr>
            <w:tcW w:w="50" w:type="pct"/>
            <w:hideMark/>
          </w:tcPr>
          <w:p w14:paraId="13DEA56A" w14:textId="77777777" w:rsidR="00485DBE" w:rsidRDefault="00485DBE">
            <w:pPr>
              <w:pStyle w:val="Bibliography"/>
              <w:rPr>
                <w:noProof/>
              </w:rPr>
            </w:pPr>
            <w:r>
              <w:rPr>
                <w:noProof/>
              </w:rPr>
              <w:t xml:space="preserve">[9] </w:t>
            </w:r>
          </w:p>
        </w:tc>
        <w:tc>
          <w:tcPr>
            <w:tcW w:w="0" w:type="auto"/>
            <w:hideMark/>
          </w:tcPr>
          <w:p w14:paraId="5F7C9332" w14:textId="77777777" w:rsidR="00485DBE" w:rsidRDefault="00485DBE">
            <w:pPr>
              <w:pStyle w:val="Bibliography"/>
              <w:rPr>
                <w:noProof/>
              </w:rPr>
            </w:pPr>
            <w:r>
              <w:rPr>
                <w:noProof/>
              </w:rPr>
              <w:t>Singapore Management University, "The National Innovation System of Singapore," 2010. [Online]. Available: https://ink.library.smu.edu.sg/cgi/viewcontent.cgi?params=/context/soe_research/article/2218/&amp;path_info=NationalInnovationSysSingapore_av.pdf.</w:t>
            </w:r>
          </w:p>
        </w:tc>
      </w:tr>
      <w:tr w:rsidR="00000000" w14:paraId="65370794" w14:textId="77777777">
        <w:trPr>
          <w:divId w:val="926159714"/>
          <w:tblCellSpacing w:w="15" w:type="dxa"/>
        </w:trPr>
        <w:tc>
          <w:tcPr>
            <w:tcW w:w="50" w:type="pct"/>
            <w:hideMark/>
          </w:tcPr>
          <w:p w14:paraId="171C00EA" w14:textId="77777777" w:rsidR="00485DBE" w:rsidRDefault="00485DBE">
            <w:pPr>
              <w:pStyle w:val="Bibliography"/>
              <w:rPr>
                <w:noProof/>
              </w:rPr>
            </w:pPr>
            <w:r>
              <w:rPr>
                <w:noProof/>
              </w:rPr>
              <w:t xml:space="preserve">[10] </w:t>
            </w:r>
          </w:p>
        </w:tc>
        <w:tc>
          <w:tcPr>
            <w:tcW w:w="0" w:type="auto"/>
            <w:hideMark/>
          </w:tcPr>
          <w:p w14:paraId="285BCF93" w14:textId="77777777" w:rsidR="00485DBE" w:rsidRDefault="00485DBE">
            <w:pPr>
              <w:pStyle w:val="Bibliography"/>
              <w:rPr>
                <w:noProof/>
              </w:rPr>
            </w:pPr>
            <w:r>
              <w:rPr>
                <w:noProof/>
              </w:rPr>
              <w:t>Council of Canadian Academies, "Competing in a Global Innovation Economy : The Current State of R&amp;D in Canada," 2018. [Online]. Available: https://cca-reports.ca/wp-content/uploads/2018/09/Competing_in_a_Global_Innovation_Economy_FullReport_EN.pdf.</w:t>
            </w:r>
          </w:p>
        </w:tc>
      </w:tr>
      <w:tr w:rsidR="00000000" w14:paraId="41CA1E8B" w14:textId="77777777">
        <w:trPr>
          <w:divId w:val="926159714"/>
          <w:tblCellSpacing w:w="15" w:type="dxa"/>
        </w:trPr>
        <w:tc>
          <w:tcPr>
            <w:tcW w:w="50" w:type="pct"/>
            <w:hideMark/>
          </w:tcPr>
          <w:p w14:paraId="0B2A960E" w14:textId="77777777" w:rsidR="00485DBE" w:rsidRDefault="00485DBE">
            <w:pPr>
              <w:pStyle w:val="Bibliography"/>
              <w:rPr>
                <w:noProof/>
              </w:rPr>
            </w:pPr>
            <w:r>
              <w:rPr>
                <w:noProof/>
              </w:rPr>
              <w:t xml:space="preserve">[11] </w:t>
            </w:r>
          </w:p>
        </w:tc>
        <w:tc>
          <w:tcPr>
            <w:tcW w:w="0" w:type="auto"/>
            <w:hideMark/>
          </w:tcPr>
          <w:p w14:paraId="7BCB5007" w14:textId="77777777" w:rsidR="00485DBE" w:rsidRDefault="00485DBE">
            <w:pPr>
              <w:pStyle w:val="Bibliography"/>
              <w:rPr>
                <w:noProof/>
              </w:rPr>
            </w:pPr>
            <w:r>
              <w:rPr>
                <w:noProof/>
              </w:rPr>
              <w:t>C. R. Singer, "Canada’s Brain Drain: Figures Show Technology Graduate Exodus," 26 September 2023. [Online]. Available: https://immigration.ca/canadas-brain-drain-figures-show-technology-graduate-exodus/?utm_source=chatgpt.com.</w:t>
            </w:r>
          </w:p>
        </w:tc>
      </w:tr>
      <w:tr w:rsidR="00000000" w14:paraId="686FF216" w14:textId="77777777">
        <w:trPr>
          <w:divId w:val="926159714"/>
          <w:tblCellSpacing w:w="15" w:type="dxa"/>
        </w:trPr>
        <w:tc>
          <w:tcPr>
            <w:tcW w:w="50" w:type="pct"/>
            <w:hideMark/>
          </w:tcPr>
          <w:p w14:paraId="02029A09" w14:textId="77777777" w:rsidR="00485DBE" w:rsidRDefault="00485DBE">
            <w:pPr>
              <w:pStyle w:val="Bibliography"/>
              <w:rPr>
                <w:noProof/>
              </w:rPr>
            </w:pPr>
            <w:r>
              <w:rPr>
                <w:noProof/>
              </w:rPr>
              <w:t xml:space="preserve">[12] </w:t>
            </w:r>
          </w:p>
        </w:tc>
        <w:tc>
          <w:tcPr>
            <w:tcW w:w="0" w:type="auto"/>
            <w:hideMark/>
          </w:tcPr>
          <w:p w14:paraId="38DBEF16" w14:textId="77777777" w:rsidR="00485DBE" w:rsidRDefault="00485DBE">
            <w:pPr>
              <w:pStyle w:val="Bibliography"/>
              <w:rPr>
                <w:noProof/>
              </w:rPr>
            </w:pPr>
            <w:r>
              <w:rPr>
                <w:noProof/>
              </w:rPr>
              <w:t>OECD, [Online]. Available: https://www.oecd.org/en/data/dashboards.html?orderBy=mostRelevant&amp;page=0.</w:t>
            </w:r>
          </w:p>
        </w:tc>
      </w:tr>
      <w:tr w:rsidR="00000000" w14:paraId="03EF49F3" w14:textId="77777777">
        <w:trPr>
          <w:divId w:val="926159714"/>
          <w:tblCellSpacing w:w="15" w:type="dxa"/>
        </w:trPr>
        <w:tc>
          <w:tcPr>
            <w:tcW w:w="50" w:type="pct"/>
            <w:hideMark/>
          </w:tcPr>
          <w:p w14:paraId="29A737B2" w14:textId="77777777" w:rsidR="00485DBE" w:rsidRDefault="00485DBE">
            <w:pPr>
              <w:pStyle w:val="Bibliography"/>
              <w:rPr>
                <w:noProof/>
              </w:rPr>
            </w:pPr>
            <w:r>
              <w:rPr>
                <w:noProof/>
              </w:rPr>
              <w:lastRenderedPageBreak/>
              <w:t xml:space="preserve">[13] </w:t>
            </w:r>
          </w:p>
        </w:tc>
        <w:tc>
          <w:tcPr>
            <w:tcW w:w="0" w:type="auto"/>
            <w:hideMark/>
          </w:tcPr>
          <w:p w14:paraId="0F106B41" w14:textId="77777777" w:rsidR="00485DBE" w:rsidRDefault="00485DBE">
            <w:pPr>
              <w:pStyle w:val="Bibliography"/>
              <w:rPr>
                <w:noProof/>
              </w:rPr>
            </w:pPr>
            <w:r>
              <w:rPr>
                <w:noProof/>
              </w:rPr>
              <w:t>C. Plant, "The Class of 2014," Narwhal Project, 2024.</w:t>
            </w:r>
          </w:p>
        </w:tc>
      </w:tr>
      <w:tr w:rsidR="00000000" w14:paraId="68EF136C" w14:textId="77777777">
        <w:trPr>
          <w:divId w:val="926159714"/>
          <w:tblCellSpacing w:w="15" w:type="dxa"/>
        </w:trPr>
        <w:tc>
          <w:tcPr>
            <w:tcW w:w="50" w:type="pct"/>
            <w:hideMark/>
          </w:tcPr>
          <w:p w14:paraId="0DF49EA3" w14:textId="77777777" w:rsidR="00485DBE" w:rsidRDefault="00485DBE">
            <w:pPr>
              <w:pStyle w:val="Bibliography"/>
              <w:rPr>
                <w:noProof/>
              </w:rPr>
            </w:pPr>
            <w:r>
              <w:rPr>
                <w:noProof/>
              </w:rPr>
              <w:t xml:space="preserve">[14] </w:t>
            </w:r>
          </w:p>
        </w:tc>
        <w:tc>
          <w:tcPr>
            <w:tcW w:w="0" w:type="auto"/>
            <w:hideMark/>
          </w:tcPr>
          <w:p w14:paraId="7C767EE5" w14:textId="77777777" w:rsidR="00485DBE" w:rsidRDefault="00485DBE">
            <w:pPr>
              <w:pStyle w:val="Bibliography"/>
              <w:rPr>
                <w:noProof/>
              </w:rPr>
            </w:pPr>
            <w:r>
              <w:rPr>
                <w:noProof/>
              </w:rPr>
              <w:t>Independent Panel on Federal Support to Research and Development, "Innovation Canada: A Call to Action," Government of Canda, 2011.</w:t>
            </w:r>
          </w:p>
        </w:tc>
      </w:tr>
      <w:tr w:rsidR="00000000" w14:paraId="0291FDD5" w14:textId="77777777">
        <w:trPr>
          <w:divId w:val="926159714"/>
          <w:tblCellSpacing w:w="15" w:type="dxa"/>
        </w:trPr>
        <w:tc>
          <w:tcPr>
            <w:tcW w:w="50" w:type="pct"/>
            <w:hideMark/>
          </w:tcPr>
          <w:p w14:paraId="36C8F638" w14:textId="77777777" w:rsidR="00485DBE" w:rsidRDefault="00485DBE">
            <w:pPr>
              <w:pStyle w:val="Bibliography"/>
              <w:rPr>
                <w:noProof/>
              </w:rPr>
            </w:pPr>
            <w:r>
              <w:rPr>
                <w:noProof/>
              </w:rPr>
              <w:t xml:space="preserve">[15] </w:t>
            </w:r>
          </w:p>
        </w:tc>
        <w:tc>
          <w:tcPr>
            <w:tcW w:w="0" w:type="auto"/>
            <w:hideMark/>
          </w:tcPr>
          <w:p w14:paraId="569A8FF8" w14:textId="77777777" w:rsidR="00485DBE" w:rsidRDefault="00485DBE">
            <w:pPr>
              <w:pStyle w:val="Bibliography"/>
              <w:rPr>
                <w:noProof/>
              </w:rPr>
            </w:pPr>
            <w:r>
              <w:rPr>
                <w:noProof/>
              </w:rPr>
              <w:t>Advisory Council on Economic Growth, "The Path to Prosperity: Resetting Canada’s Growth Trajectory," Government of Canada, 2017.</w:t>
            </w:r>
          </w:p>
        </w:tc>
      </w:tr>
      <w:tr w:rsidR="00000000" w14:paraId="565BAFED" w14:textId="77777777">
        <w:trPr>
          <w:divId w:val="926159714"/>
          <w:tblCellSpacing w:w="15" w:type="dxa"/>
        </w:trPr>
        <w:tc>
          <w:tcPr>
            <w:tcW w:w="50" w:type="pct"/>
            <w:hideMark/>
          </w:tcPr>
          <w:p w14:paraId="35C37499" w14:textId="77777777" w:rsidR="00485DBE" w:rsidRDefault="00485DBE">
            <w:pPr>
              <w:pStyle w:val="Bibliography"/>
              <w:rPr>
                <w:noProof/>
              </w:rPr>
            </w:pPr>
            <w:r>
              <w:rPr>
                <w:noProof/>
              </w:rPr>
              <w:t xml:space="preserve">[16] </w:t>
            </w:r>
          </w:p>
        </w:tc>
        <w:tc>
          <w:tcPr>
            <w:tcW w:w="0" w:type="auto"/>
            <w:hideMark/>
          </w:tcPr>
          <w:p w14:paraId="265CEF79" w14:textId="77777777" w:rsidR="00485DBE" w:rsidRDefault="00485DBE">
            <w:pPr>
              <w:pStyle w:val="Bibliography"/>
              <w:rPr>
                <w:noProof/>
              </w:rPr>
            </w:pPr>
            <w:r>
              <w:rPr>
                <w:noProof/>
              </w:rPr>
              <w:t>SSTI, "SSTI.org," 2023. [Online]. Available: https://ssti.org/blog/canadian-program-similar-sbir-faces-big-budget-cuts#:~:text=Programs%20for%20Business%20Innovation%20www,40%20increase%20in%20tax%20revenue. [Accessed 2025].</w:t>
            </w:r>
          </w:p>
        </w:tc>
      </w:tr>
      <w:tr w:rsidR="00000000" w14:paraId="72DA920B" w14:textId="77777777">
        <w:trPr>
          <w:divId w:val="926159714"/>
          <w:tblCellSpacing w:w="15" w:type="dxa"/>
        </w:trPr>
        <w:tc>
          <w:tcPr>
            <w:tcW w:w="50" w:type="pct"/>
            <w:hideMark/>
          </w:tcPr>
          <w:p w14:paraId="1678EF11" w14:textId="77777777" w:rsidR="00485DBE" w:rsidRDefault="00485DBE">
            <w:pPr>
              <w:pStyle w:val="Bibliography"/>
              <w:rPr>
                <w:noProof/>
              </w:rPr>
            </w:pPr>
            <w:r>
              <w:rPr>
                <w:noProof/>
              </w:rPr>
              <w:t xml:space="preserve">[17] </w:t>
            </w:r>
          </w:p>
        </w:tc>
        <w:tc>
          <w:tcPr>
            <w:tcW w:w="0" w:type="auto"/>
            <w:hideMark/>
          </w:tcPr>
          <w:p w14:paraId="38781C18" w14:textId="77777777" w:rsidR="00485DBE" w:rsidRDefault="00485DBE">
            <w:pPr>
              <w:pStyle w:val="Bibliography"/>
              <w:rPr>
                <w:noProof/>
              </w:rPr>
            </w:pPr>
            <w:r>
              <w:rPr>
                <w:noProof/>
              </w:rPr>
              <w:t>S. Ranking. [Online]. Available: https://www.startupranking.com/countries.</w:t>
            </w:r>
          </w:p>
        </w:tc>
      </w:tr>
      <w:tr w:rsidR="00000000" w14:paraId="1D699A67" w14:textId="77777777">
        <w:trPr>
          <w:divId w:val="926159714"/>
          <w:tblCellSpacing w:w="15" w:type="dxa"/>
        </w:trPr>
        <w:tc>
          <w:tcPr>
            <w:tcW w:w="50" w:type="pct"/>
            <w:hideMark/>
          </w:tcPr>
          <w:p w14:paraId="46219B38" w14:textId="77777777" w:rsidR="00485DBE" w:rsidRDefault="00485DBE">
            <w:pPr>
              <w:pStyle w:val="Bibliography"/>
              <w:rPr>
                <w:noProof/>
              </w:rPr>
            </w:pPr>
            <w:r>
              <w:rPr>
                <w:noProof/>
              </w:rPr>
              <w:t xml:space="preserve">[18] </w:t>
            </w:r>
          </w:p>
        </w:tc>
        <w:tc>
          <w:tcPr>
            <w:tcW w:w="0" w:type="auto"/>
            <w:hideMark/>
          </w:tcPr>
          <w:p w14:paraId="124C8A7D" w14:textId="77777777" w:rsidR="00485DBE" w:rsidRDefault="00485DBE">
            <w:pPr>
              <w:pStyle w:val="Bibliography"/>
              <w:rPr>
                <w:noProof/>
              </w:rPr>
            </w:pPr>
            <w:r>
              <w:rPr>
                <w:noProof/>
              </w:rPr>
              <w:t>Crunchbase, "The Crunchbase Unicorn Board," [Online]. Available: https://news.crunchbase.com/unicorn-company-list.</w:t>
            </w:r>
          </w:p>
        </w:tc>
      </w:tr>
      <w:tr w:rsidR="00000000" w14:paraId="146331CA" w14:textId="77777777">
        <w:trPr>
          <w:divId w:val="926159714"/>
          <w:tblCellSpacing w:w="15" w:type="dxa"/>
        </w:trPr>
        <w:tc>
          <w:tcPr>
            <w:tcW w:w="50" w:type="pct"/>
            <w:hideMark/>
          </w:tcPr>
          <w:p w14:paraId="775535B6" w14:textId="77777777" w:rsidR="00485DBE" w:rsidRDefault="00485DBE">
            <w:pPr>
              <w:pStyle w:val="Bibliography"/>
              <w:rPr>
                <w:noProof/>
              </w:rPr>
            </w:pPr>
            <w:r>
              <w:rPr>
                <w:noProof/>
              </w:rPr>
              <w:t xml:space="preserve">[19] </w:t>
            </w:r>
          </w:p>
        </w:tc>
        <w:tc>
          <w:tcPr>
            <w:tcW w:w="0" w:type="auto"/>
            <w:hideMark/>
          </w:tcPr>
          <w:p w14:paraId="1AFA6E39" w14:textId="77777777" w:rsidR="00485DBE" w:rsidRDefault="00485DBE">
            <w:pPr>
              <w:pStyle w:val="Bibliography"/>
              <w:rPr>
                <w:noProof/>
              </w:rPr>
            </w:pPr>
            <w:r>
              <w:rPr>
                <w:noProof/>
              </w:rPr>
              <w:t>C. McIntyre, "Here’s the data that shows why Canadian startups struggle to grow," The Logic, 16 December 2024. [Online]. Available: https://thelogic.co/news/canadian-startups-fundraising-growth/.</w:t>
            </w:r>
          </w:p>
        </w:tc>
      </w:tr>
      <w:tr w:rsidR="00000000" w14:paraId="0A14F208" w14:textId="77777777">
        <w:trPr>
          <w:divId w:val="926159714"/>
          <w:tblCellSpacing w:w="15" w:type="dxa"/>
        </w:trPr>
        <w:tc>
          <w:tcPr>
            <w:tcW w:w="50" w:type="pct"/>
            <w:hideMark/>
          </w:tcPr>
          <w:p w14:paraId="3C79C4E3" w14:textId="77777777" w:rsidR="00485DBE" w:rsidRDefault="00485DBE">
            <w:pPr>
              <w:pStyle w:val="Bibliography"/>
              <w:rPr>
                <w:noProof/>
              </w:rPr>
            </w:pPr>
            <w:r>
              <w:rPr>
                <w:noProof/>
              </w:rPr>
              <w:t xml:space="preserve">[20] </w:t>
            </w:r>
          </w:p>
        </w:tc>
        <w:tc>
          <w:tcPr>
            <w:tcW w:w="0" w:type="auto"/>
            <w:hideMark/>
          </w:tcPr>
          <w:p w14:paraId="2682FC47" w14:textId="77777777" w:rsidR="00485DBE" w:rsidRDefault="00485DBE">
            <w:pPr>
              <w:pStyle w:val="Bibliography"/>
              <w:rPr>
                <w:noProof/>
              </w:rPr>
            </w:pPr>
            <w:r>
              <w:rPr>
                <w:noProof/>
              </w:rPr>
              <w:t>"Startup Statistics 2025 (Numbers &amp; Success Rate)," Demand Sage, [Online]. Available: https://www.demandsage.com/startup-statistics/.</w:t>
            </w:r>
          </w:p>
        </w:tc>
      </w:tr>
      <w:tr w:rsidR="00000000" w14:paraId="71BC4BE4" w14:textId="77777777">
        <w:trPr>
          <w:divId w:val="926159714"/>
          <w:tblCellSpacing w:w="15" w:type="dxa"/>
        </w:trPr>
        <w:tc>
          <w:tcPr>
            <w:tcW w:w="50" w:type="pct"/>
            <w:hideMark/>
          </w:tcPr>
          <w:p w14:paraId="6095E642" w14:textId="77777777" w:rsidR="00485DBE" w:rsidRDefault="00485DBE">
            <w:pPr>
              <w:pStyle w:val="Bibliography"/>
              <w:rPr>
                <w:noProof/>
              </w:rPr>
            </w:pPr>
            <w:r>
              <w:rPr>
                <w:noProof/>
              </w:rPr>
              <w:t xml:space="preserve">[21] </w:t>
            </w:r>
          </w:p>
        </w:tc>
        <w:tc>
          <w:tcPr>
            <w:tcW w:w="0" w:type="auto"/>
            <w:hideMark/>
          </w:tcPr>
          <w:p w14:paraId="71AF6B82" w14:textId="77777777" w:rsidR="00485DBE" w:rsidRDefault="00485DBE">
            <w:pPr>
              <w:pStyle w:val="Bibliography"/>
              <w:rPr>
                <w:noProof/>
              </w:rPr>
            </w:pPr>
            <w:r>
              <w:rPr>
                <w:noProof/>
              </w:rPr>
              <w:t>Global Entrepreneurship Monitor , [Online]. Available: https://www.gemconsortium.org/data.</w:t>
            </w:r>
          </w:p>
        </w:tc>
      </w:tr>
      <w:tr w:rsidR="00000000" w14:paraId="549F722C" w14:textId="77777777">
        <w:trPr>
          <w:divId w:val="926159714"/>
          <w:tblCellSpacing w:w="15" w:type="dxa"/>
        </w:trPr>
        <w:tc>
          <w:tcPr>
            <w:tcW w:w="50" w:type="pct"/>
            <w:hideMark/>
          </w:tcPr>
          <w:p w14:paraId="5FB858CC" w14:textId="77777777" w:rsidR="00485DBE" w:rsidRDefault="00485DBE">
            <w:pPr>
              <w:pStyle w:val="Bibliography"/>
              <w:rPr>
                <w:noProof/>
                <w:lang w:val="en-CA"/>
              </w:rPr>
            </w:pPr>
            <w:r>
              <w:rPr>
                <w:noProof/>
              </w:rPr>
              <w:t xml:space="preserve">[22] </w:t>
            </w:r>
          </w:p>
        </w:tc>
        <w:tc>
          <w:tcPr>
            <w:tcW w:w="0" w:type="auto"/>
            <w:hideMark/>
          </w:tcPr>
          <w:p w14:paraId="3E336466" w14:textId="77777777" w:rsidR="00485DBE" w:rsidRDefault="00485DBE">
            <w:pPr>
              <w:pStyle w:val="Bibliography"/>
              <w:rPr>
                <w:noProof/>
              </w:rPr>
            </w:pPr>
            <w:r>
              <w:rPr>
                <w:noProof/>
              </w:rPr>
              <w:t>UK Government, "Research &amp; Development (R&amp;D) tax relief," 1 January 2007. [Online]. Available: https://www.gov.uk/guidance/corporation-tax-research-and-development-rd-relief#:~:text=Research%20and%20Development%20(%20R%26D%20)%20tax,can%20qualify%20for%20this%20relief.. [Accessed March 15 2025].</w:t>
            </w:r>
          </w:p>
        </w:tc>
      </w:tr>
      <w:tr w:rsidR="00000000" w14:paraId="7D24B94C" w14:textId="77777777">
        <w:trPr>
          <w:divId w:val="926159714"/>
          <w:tblCellSpacing w:w="15" w:type="dxa"/>
        </w:trPr>
        <w:tc>
          <w:tcPr>
            <w:tcW w:w="50" w:type="pct"/>
            <w:hideMark/>
          </w:tcPr>
          <w:p w14:paraId="03EBE904" w14:textId="77777777" w:rsidR="00485DBE" w:rsidRDefault="00485DBE">
            <w:pPr>
              <w:pStyle w:val="Bibliography"/>
              <w:rPr>
                <w:noProof/>
              </w:rPr>
            </w:pPr>
            <w:r>
              <w:rPr>
                <w:noProof/>
              </w:rPr>
              <w:t xml:space="preserve">[23] </w:t>
            </w:r>
          </w:p>
        </w:tc>
        <w:tc>
          <w:tcPr>
            <w:tcW w:w="0" w:type="auto"/>
            <w:hideMark/>
          </w:tcPr>
          <w:p w14:paraId="0C56E891" w14:textId="77777777" w:rsidR="00485DBE" w:rsidRDefault="00485DBE">
            <w:pPr>
              <w:pStyle w:val="Bibliography"/>
              <w:rPr>
                <w:noProof/>
              </w:rPr>
            </w:pPr>
            <w:r>
              <w:rPr>
                <w:noProof/>
              </w:rPr>
              <w:t>Goverment of Canada, [Online]. Available: https://www.canada.ca/en/revenue-agency/services/scientific-research-experimental-development-tax-incentive-program.html.</w:t>
            </w:r>
          </w:p>
        </w:tc>
      </w:tr>
      <w:tr w:rsidR="00000000" w14:paraId="76DD6AE0" w14:textId="77777777">
        <w:trPr>
          <w:divId w:val="926159714"/>
          <w:tblCellSpacing w:w="15" w:type="dxa"/>
        </w:trPr>
        <w:tc>
          <w:tcPr>
            <w:tcW w:w="50" w:type="pct"/>
            <w:hideMark/>
          </w:tcPr>
          <w:p w14:paraId="04E58269" w14:textId="77777777" w:rsidR="00485DBE" w:rsidRDefault="00485DBE">
            <w:pPr>
              <w:pStyle w:val="Bibliography"/>
              <w:rPr>
                <w:noProof/>
              </w:rPr>
            </w:pPr>
            <w:r>
              <w:rPr>
                <w:noProof/>
              </w:rPr>
              <w:t xml:space="preserve">[24] </w:t>
            </w:r>
          </w:p>
        </w:tc>
        <w:tc>
          <w:tcPr>
            <w:tcW w:w="0" w:type="auto"/>
            <w:hideMark/>
          </w:tcPr>
          <w:p w14:paraId="73C8BBE6" w14:textId="77777777" w:rsidR="00485DBE" w:rsidRDefault="00485DBE">
            <w:pPr>
              <w:pStyle w:val="Bibliography"/>
              <w:rPr>
                <w:noProof/>
              </w:rPr>
            </w:pPr>
            <w:r>
              <w:rPr>
                <w:noProof/>
              </w:rPr>
              <w:t xml:space="preserve">Government of Canada, </w:t>
            </w:r>
            <w:r>
              <w:rPr>
                <w:noProof/>
              </w:rPr>
              <w:t>[Online]. Available: https://ised-isde.canada.ca/site/strategic-innovation-fund/en.</w:t>
            </w:r>
          </w:p>
        </w:tc>
      </w:tr>
      <w:tr w:rsidR="00000000" w14:paraId="2015E86A" w14:textId="77777777">
        <w:trPr>
          <w:divId w:val="926159714"/>
          <w:tblCellSpacing w:w="15" w:type="dxa"/>
        </w:trPr>
        <w:tc>
          <w:tcPr>
            <w:tcW w:w="50" w:type="pct"/>
            <w:hideMark/>
          </w:tcPr>
          <w:p w14:paraId="275A0B0A" w14:textId="77777777" w:rsidR="00485DBE" w:rsidRDefault="00485DBE">
            <w:pPr>
              <w:pStyle w:val="Bibliography"/>
              <w:rPr>
                <w:noProof/>
                <w:lang w:val="en-CA"/>
              </w:rPr>
            </w:pPr>
            <w:r>
              <w:rPr>
                <w:noProof/>
              </w:rPr>
              <w:t xml:space="preserve">[25] </w:t>
            </w:r>
          </w:p>
        </w:tc>
        <w:tc>
          <w:tcPr>
            <w:tcW w:w="0" w:type="auto"/>
            <w:hideMark/>
          </w:tcPr>
          <w:p w14:paraId="44663541" w14:textId="77777777" w:rsidR="00485DBE" w:rsidRDefault="00485DBE">
            <w:pPr>
              <w:pStyle w:val="Bibliography"/>
              <w:rPr>
                <w:noProof/>
              </w:rPr>
            </w:pPr>
            <w:r>
              <w:rPr>
                <w:noProof/>
              </w:rPr>
              <w:t>"Ontario Innovation Tax credit," 21 March 2024. [Online]. Available: https://www.canada.ca/en/revenue-agency/services/tax/businesses/topics/corporations/provincial-territorial-corporation-tax/ontario-provincial-corporation-tax/ontario-innovation-tax-credit.html. [Accessed 18 March 2025].</w:t>
            </w:r>
          </w:p>
        </w:tc>
      </w:tr>
      <w:tr w:rsidR="00000000" w14:paraId="1DCFD10F" w14:textId="77777777">
        <w:trPr>
          <w:divId w:val="926159714"/>
          <w:tblCellSpacing w:w="15" w:type="dxa"/>
        </w:trPr>
        <w:tc>
          <w:tcPr>
            <w:tcW w:w="50" w:type="pct"/>
            <w:hideMark/>
          </w:tcPr>
          <w:p w14:paraId="0381F045" w14:textId="77777777" w:rsidR="00485DBE" w:rsidRDefault="00485DBE">
            <w:pPr>
              <w:pStyle w:val="Bibliography"/>
              <w:rPr>
                <w:noProof/>
              </w:rPr>
            </w:pPr>
            <w:r>
              <w:rPr>
                <w:noProof/>
              </w:rPr>
              <w:t xml:space="preserve">[26] </w:t>
            </w:r>
          </w:p>
        </w:tc>
        <w:tc>
          <w:tcPr>
            <w:tcW w:w="0" w:type="auto"/>
            <w:hideMark/>
          </w:tcPr>
          <w:p w14:paraId="2AEB3EAA" w14:textId="77777777" w:rsidR="00485DBE" w:rsidRDefault="00485DBE">
            <w:pPr>
              <w:pStyle w:val="Bibliography"/>
              <w:rPr>
                <w:noProof/>
              </w:rPr>
            </w:pPr>
            <w:r>
              <w:rPr>
                <w:noProof/>
              </w:rPr>
              <w:t>R. QUEBEC, "Tax Credit," [Online]. Available: https://www.revenuquebec.ca/en/citizens/tax-credits/tax-credits-for-scientific-research-and-experimental-development-rd/]. .</w:t>
            </w:r>
          </w:p>
        </w:tc>
      </w:tr>
      <w:tr w:rsidR="00000000" w14:paraId="5A5B4C79" w14:textId="77777777">
        <w:trPr>
          <w:divId w:val="926159714"/>
          <w:tblCellSpacing w:w="15" w:type="dxa"/>
        </w:trPr>
        <w:tc>
          <w:tcPr>
            <w:tcW w:w="50" w:type="pct"/>
            <w:hideMark/>
          </w:tcPr>
          <w:p w14:paraId="4893E2FF" w14:textId="77777777" w:rsidR="00485DBE" w:rsidRDefault="00485DBE">
            <w:pPr>
              <w:pStyle w:val="Bibliography"/>
              <w:rPr>
                <w:noProof/>
              </w:rPr>
            </w:pPr>
            <w:r>
              <w:rPr>
                <w:noProof/>
              </w:rPr>
              <w:t xml:space="preserve">[27] </w:t>
            </w:r>
          </w:p>
        </w:tc>
        <w:tc>
          <w:tcPr>
            <w:tcW w:w="0" w:type="auto"/>
            <w:hideMark/>
          </w:tcPr>
          <w:p w14:paraId="6C783377" w14:textId="77777777" w:rsidR="00485DBE" w:rsidRDefault="00485DBE">
            <w:pPr>
              <w:pStyle w:val="Bibliography"/>
              <w:rPr>
                <w:noProof/>
              </w:rPr>
            </w:pPr>
            <w:r>
              <w:rPr>
                <w:noProof/>
              </w:rPr>
              <w:t>Canada Energy Regulator, [Online]. Available: https://www.cer-rec.gc.ca/en/index.html.</w:t>
            </w:r>
          </w:p>
        </w:tc>
      </w:tr>
      <w:tr w:rsidR="00000000" w14:paraId="1F2B0695" w14:textId="77777777">
        <w:trPr>
          <w:divId w:val="926159714"/>
          <w:tblCellSpacing w:w="15" w:type="dxa"/>
        </w:trPr>
        <w:tc>
          <w:tcPr>
            <w:tcW w:w="50" w:type="pct"/>
            <w:hideMark/>
          </w:tcPr>
          <w:p w14:paraId="7B919B8A" w14:textId="77777777" w:rsidR="00485DBE" w:rsidRDefault="00485DBE">
            <w:pPr>
              <w:pStyle w:val="Bibliography"/>
              <w:rPr>
                <w:noProof/>
              </w:rPr>
            </w:pPr>
            <w:r>
              <w:rPr>
                <w:noProof/>
              </w:rPr>
              <w:lastRenderedPageBreak/>
              <w:t xml:space="preserve">[28] </w:t>
            </w:r>
          </w:p>
        </w:tc>
        <w:tc>
          <w:tcPr>
            <w:tcW w:w="0" w:type="auto"/>
            <w:hideMark/>
          </w:tcPr>
          <w:p w14:paraId="1C08F851" w14:textId="77777777" w:rsidR="00485DBE" w:rsidRDefault="00485DBE">
            <w:pPr>
              <w:pStyle w:val="Bibliography"/>
              <w:rPr>
                <w:noProof/>
              </w:rPr>
            </w:pPr>
            <w:r>
              <w:rPr>
                <w:noProof/>
              </w:rPr>
              <w:t>Government of Canada, [Online]. Available: https://www.canada.ca/en/health-canada/corporate/transparency/regulatory-transparency-and-openness/improving-review-drugs-devices.html.</w:t>
            </w:r>
          </w:p>
        </w:tc>
      </w:tr>
      <w:tr w:rsidR="00000000" w14:paraId="4B405E30" w14:textId="77777777">
        <w:trPr>
          <w:divId w:val="926159714"/>
          <w:tblCellSpacing w:w="15" w:type="dxa"/>
        </w:trPr>
        <w:tc>
          <w:tcPr>
            <w:tcW w:w="50" w:type="pct"/>
            <w:hideMark/>
          </w:tcPr>
          <w:p w14:paraId="50A83CB9" w14:textId="77777777" w:rsidR="00485DBE" w:rsidRDefault="00485DBE">
            <w:pPr>
              <w:pStyle w:val="Bibliography"/>
              <w:rPr>
                <w:noProof/>
              </w:rPr>
            </w:pPr>
            <w:r>
              <w:rPr>
                <w:noProof/>
              </w:rPr>
              <w:t xml:space="preserve">[29] </w:t>
            </w:r>
          </w:p>
        </w:tc>
        <w:tc>
          <w:tcPr>
            <w:tcW w:w="0" w:type="auto"/>
            <w:hideMark/>
          </w:tcPr>
          <w:p w14:paraId="612E60B1" w14:textId="77777777" w:rsidR="00485DBE" w:rsidRDefault="00485DBE">
            <w:pPr>
              <w:pStyle w:val="Bibliography"/>
              <w:rPr>
                <w:noProof/>
              </w:rPr>
            </w:pPr>
            <w:r>
              <w:rPr>
                <w:noProof/>
              </w:rPr>
              <w:t>OECD, "Database on Immigrants in OECD and Non-OECD Countries," [Online]. Available: https://www.oecd.org/en/data/datasets/database-on-immigrants-in-oecd-and-non-oecd-countries.html.</w:t>
            </w:r>
          </w:p>
        </w:tc>
      </w:tr>
      <w:tr w:rsidR="00000000" w14:paraId="38C03D9D" w14:textId="77777777">
        <w:trPr>
          <w:divId w:val="926159714"/>
          <w:tblCellSpacing w:w="15" w:type="dxa"/>
        </w:trPr>
        <w:tc>
          <w:tcPr>
            <w:tcW w:w="50" w:type="pct"/>
            <w:hideMark/>
          </w:tcPr>
          <w:p w14:paraId="7F6A22E3" w14:textId="77777777" w:rsidR="00485DBE" w:rsidRDefault="00485DBE">
            <w:pPr>
              <w:pStyle w:val="Bibliography"/>
              <w:rPr>
                <w:noProof/>
              </w:rPr>
            </w:pPr>
            <w:r>
              <w:rPr>
                <w:noProof/>
              </w:rPr>
              <w:t xml:space="preserve">[30] </w:t>
            </w:r>
          </w:p>
        </w:tc>
        <w:tc>
          <w:tcPr>
            <w:tcW w:w="0" w:type="auto"/>
            <w:hideMark/>
          </w:tcPr>
          <w:p w14:paraId="25C95B4C" w14:textId="77777777" w:rsidR="00485DBE" w:rsidRDefault="00485DBE">
            <w:pPr>
              <w:pStyle w:val="Bibliography"/>
              <w:rPr>
                <w:noProof/>
              </w:rPr>
            </w:pPr>
            <w:r>
              <w:rPr>
                <w:noProof/>
              </w:rPr>
              <w:t>"New Academic Wage-Subsidy Program to Create 1,000 Student Job Opportunities in Canadian Biotech Companies," BioTalent Canada, 28 August 2017. [Online]. Available: https://www.biotalent.ca/news/new-academic-wage-subsidy-program-to-create-1000-student-job-opportunities-in-canadian-biotech-companies/. [Accessed 25 March 2025].</w:t>
            </w:r>
          </w:p>
        </w:tc>
      </w:tr>
      <w:tr w:rsidR="00000000" w14:paraId="076B89B4" w14:textId="77777777">
        <w:trPr>
          <w:divId w:val="926159714"/>
          <w:tblCellSpacing w:w="15" w:type="dxa"/>
        </w:trPr>
        <w:tc>
          <w:tcPr>
            <w:tcW w:w="50" w:type="pct"/>
            <w:hideMark/>
          </w:tcPr>
          <w:p w14:paraId="4208830E" w14:textId="77777777" w:rsidR="00485DBE" w:rsidRDefault="00485DBE">
            <w:pPr>
              <w:pStyle w:val="Bibliography"/>
              <w:rPr>
                <w:noProof/>
              </w:rPr>
            </w:pPr>
            <w:r>
              <w:rPr>
                <w:noProof/>
              </w:rPr>
              <w:t xml:space="preserve">[31] </w:t>
            </w:r>
          </w:p>
        </w:tc>
        <w:tc>
          <w:tcPr>
            <w:tcW w:w="0" w:type="auto"/>
            <w:hideMark/>
          </w:tcPr>
          <w:p w14:paraId="5B9893D0" w14:textId="77777777" w:rsidR="00485DBE" w:rsidRDefault="00485DBE">
            <w:pPr>
              <w:pStyle w:val="Bibliography"/>
              <w:rPr>
                <w:noProof/>
              </w:rPr>
            </w:pPr>
            <w:r>
              <w:rPr>
                <w:noProof/>
              </w:rPr>
              <w:t>Government of Canada, "Investing to Raise Wages," [Online]. Available: https://budget.canada.ca/update-miseajour/2024/report-rapport/chap2-en.html.</w:t>
            </w:r>
          </w:p>
        </w:tc>
      </w:tr>
      <w:tr w:rsidR="00000000" w14:paraId="1E6A50E5" w14:textId="77777777">
        <w:trPr>
          <w:divId w:val="926159714"/>
          <w:tblCellSpacing w:w="15" w:type="dxa"/>
        </w:trPr>
        <w:tc>
          <w:tcPr>
            <w:tcW w:w="50" w:type="pct"/>
            <w:hideMark/>
          </w:tcPr>
          <w:p w14:paraId="438E6A86" w14:textId="77777777" w:rsidR="00485DBE" w:rsidRDefault="00485DBE">
            <w:pPr>
              <w:pStyle w:val="Bibliography"/>
              <w:rPr>
                <w:noProof/>
              </w:rPr>
            </w:pPr>
            <w:r>
              <w:rPr>
                <w:noProof/>
              </w:rPr>
              <w:t xml:space="preserve">[32] </w:t>
            </w:r>
          </w:p>
        </w:tc>
        <w:tc>
          <w:tcPr>
            <w:tcW w:w="0" w:type="auto"/>
            <w:hideMark/>
          </w:tcPr>
          <w:p w14:paraId="49996FFE" w14:textId="77777777" w:rsidR="00485DBE" w:rsidRDefault="00485DBE">
            <w:pPr>
              <w:pStyle w:val="Bibliography"/>
              <w:rPr>
                <w:noProof/>
              </w:rPr>
            </w:pPr>
            <w:r>
              <w:rPr>
                <w:noProof/>
              </w:rPr>
              <w:t>Government of Canada, "Strategic Innovation Fund," [Online]. Available: https://ised-isde.canada.ca/site/strategic-innovation-fund/en/project-requirements/funding-amounts. [Accessed 30 March 2025].</w:t>
            </w:r>
          </w:p>
        </w:tc>
      </w:tr>
      <w:tr w:rsidR="00000000" w14:paraId="0F98CAC6" w14:textId="77777777">
        <w:trPr>
          <w:divId w:val="926159714"/>
          <w:tblCellSpacing w:w="15" w:type="dxa"/>
        </w:trPr>
        <w:tc>
          <w:tcPr>
            <w:tcW w:w="50" w:type="pct"/>
            <w:hideMark/>
          </w:tcPr>
          <w:p w14:paraId="6FAE3110" w14:textId="77777777" w:rsidR="00485DBE" w:rsidRDefault="00485DBE">
            <w:pPr>
              <w:pStyle w:val="Bibliography"/>
              <w:rPr>
                <w:noProof/>
              </w:rPr>
            </w:pPr>
            <w:r>
              <w:rPr>
                <w:noProof/>
              </w:rPr>
              <w:t xml:space="preserve">[33] </w:t>
            </w:r>
          </w:p>
        </w:tc>
        <w:tc>
          <w:tcPr>
            <w:tcW w:w="0" w:type="auto"/>
            <w:hideMark/>
          </w:tcPr>
          <w:p w14:paraId="089D24C8" w14:textId="77777777" w:rsidR="00485DBE" w:rsidRDefault="00485DBE">
            <w:pPr>
              <w:pStyle w:val="Bibliography"/>
              <w:rPr>
                <w:noProof/>
              </w:rPr>
            </w:pPr>
            <w:r>
              <w:rPr>
                <w:noProof/>
              </w:rPr>
              <w:t>NRGTEK, "Case Studies of Successful Affordable Housing Models in BC’s Urban Centers," [Online]. Available: https://nrgtek.ca/affordable-housing-how/case-studies-of-successful-affordable-housing-models-in-bcs-urban-centers/.</w:t>
            </w:r>
          </w:p>
        </w:tc>
      </w:tr>
      <w:tr w:rsidR="00000000" w14:paraId="429E0922" w14:textId="77777777">
        <w:trPr>
          <w:divId w:val="926159714"/>
          <w:tblCellSpacing w:w="15" w:type="dxa"/>
        </w:trPr>
        <w:tc>
          <w:tcPr>
            <w:tcW w:w="50" w:type="pct"/>
            <w:hideMark/>
          </w:tcPr>
          <w:p w14:paraId="73A7D7A8" w14:textId="77777777" w:rsidR="00485DBE" w:rsidRDefault="00485DBE">
            <w:pPr>
              <w:pStyle w:val="Bibliography"/>
              <w:rPr>
                <w:noProof/>
              </w:rPr>
            </w:pPr>
            <w:r>
              <w:rPr>
                <w:noProof/>
              </w:rPr>
              <w:t xml:space="preserve">[34] </w:t>
            </w:r>
          </w:p>
        </w:tc>
        <w:tc>
          <w:tcPr>
            <w:tcW w:w="0" w:type="auto"/>
            <w:hideMark/>
          </w:tcPr>
          <w:p w14:paraId="09093E0C" w14:textId="77777777" w:rsidR="00485DBE" w:rsidRDefault="00485DBE">
            <w:pPr>
              <w:pStyle w:val="Bibliography"/>
              <w:rPr>
                <w:noProof/>
              </w:rPr>
            </w:pPr>
            <w:r>
              <w:rPr>
                <w:noProof/>
              </w:rPr>
              <w:t>MERCER, "According to Mercer’s 2024 cost-of-living data, Hong Kong, Singapore and Zurich are currently the costliest cities for international workers," [Online]. Available: https://www.mercer.com/insights/total-rewards/talent-mobility-insights/cost-of-living/.</w:t>
            </w:r>
          </w:p>
        </w:tc>
      </w:tr>
      <w:tr w:rsidR="00000000" w14:paraId="005251B5" w14:textId="77777777">
        <w:trPr>
          <w:divId w:val="926159714"/>
          <w:tblCellSpacing w:w="15" w:type="dxa"/>
        </w:trPr>
        <w:tc>
          <w:tcPr>
            <w:tcW w:w="50" w:type="pct"/>
            <w:hideMark/>
          </w:tcPr>
          <w:p w14:paraId="43D12EB9" w14:textId="77777777" w:rsidR="00485DBE" w:rsidRDefault="00485DBE">
            <w:pPr>
              <w:pStyle w:val="Bibliography"/>
              <w:rPr>
                <w:noProof/>
              </w:rPr>
            </w:pPr>
            <w:r>
              <w:rPr>
                <w:noProof/>
              </w:rPr>
              <w:t xml:space="preserve">[35] </w:t>
            </w:r>
          </w:p>
        </w:tc>
        <w:tc>
          <w:tcPr>
            <w:tcW w:w="0" w:type="auto"/>
            <w:hideMark/>
          </w:tcPr>
          <w:p w14:paraId="4AFA5316" w14:textId="77777777" w:rsidR="00485DBE" w:rsidRDefault="00485DBE">
            <w:pPr>
              <w:pStyle w:val="Bibliography"/>
              <w:rPr>
                <w:noProof/>
              </w:rPr>
            </w:pPr>
            <w:r>
              <w:rPr>
                <w:noProof/>
              </w:rPr>
              <w:t>Government of Canada, "Express Entry," [Online]. Available: https://www.canada.ca/en/immigration-refugees-citizenship/services/immigrate-canada/express-entry/who-can-apply.html.</w:t>
            </w:r>
          </w:p>
        </w:tc>
      </w:tr>
      <w:tr w:rsidR="00000000" w14:paraId="49BE8F53" w14:textId="77777777">
        <w:trPr>
          <w:divId w:val="926159714"/>
          <w:tblCellSpacing w:w="15" w:type="dxa"/>
        </w:trPr>
        <w:tc>
          <w:tcPr>
            <w:tcW w:w="50" w:type="pct"/>
            <w:hideMark/>
          </w:tcPr>
          <w:p w14:paraId="711530A4" w14:textId="77777777" w:rsidR="00485DBE" w:rsidRDefault="00485DBE">
            <w:pPr>
              <w:pStyle w:val="Bibliography"/>
              <w:rPr>
                <w:noProof/>
              </w:rPr>
            </w:pPr>
            <w:r>
              <w:rPr>
                <w:noProof/>
              </w:rPr>
              <w:t xml:space="preserve">[36] </w:t>
            </w:r>
          </w:p>
        </w:tc>
        <w:tc>
          <w:tcPr>
            <w:tcW w:w="0" w:type="auto"/>
            <w:hideMark/>
          </w:tcPr>
          <w:p w14:paraId="54F80401" w14:textId="77777777" w:rsidR="00485DBE" w:rsidRDefault="00485DBE">
            <w:pPr>
              <w:pStyle w:val="Bibliography"/>
              <w:rPr>
                <w:noProof/>
              </w:rPr>
            </w:pPr>
            <w:r>
              <w:rPr>
                <w:noProof/>
              </w:rPr>
              <w:t>Government of Canada, "Program requirements for the Global Talent Stream," 31 January 2025. [Online]. Available: https://www.canada.ca/en/employment-social-development/services/foreign-workers/global-talent/requirements.html.</w:t>
            </w:r>
          </w:p>
        </w:tc>
      </w:tr>
      <w:tr w:rsidR="00000000" w14:paraId="72738A04" w14:textId="77777777">
        <w:trPr>
          <w:divId w:val="926159714"/>
          <w:tblCellSpacing w:w="15" w:type="dxa"/>
        </w:trPr>
        <w:tc>
          <w:tcPr>
            <w:tcW w:w="50" w:type="pct"/>
            <w:hideMark/>
          </w:tcPr>
          <w:p w14:paraId="2E8D51BF" w14:textId="77777777" w:rsidR="00485DBE" w:rsidRDefault="00485DBE">
            <w:pPr>
              <w:pStyle w:val="Bibliography"/>
              <w:rPr>
                <w:noProof/>
              </w:rPr>
            </w:pPr>
            <w:r>
              <w:rPr>
                <w:noProof/>
              </w:rPr>
              <w:t xml:space="preserve">[37] </w:t>
            </w:r>
          </w:p>
        </w:tc>
        <w:tc>
          <w:tcPr>
            <w:tcW w:w="0" w:type="auto"/>
            <w:hideMark/>
          </w:tcPr>
          <w:p w14:paraId="7E85EA1E" w14:textId="77777777" w:rsidR="00485DBE" w:rsidRDefault="00485DBE">
            <w:pPr>
              <w:pStyle w:val="Bibliography"/>
              <w:rPr>
                <w:noProof/>
              </w:rPr>
            </w:pPr>
            <w:r>
              <w:rPr>
                <w:noProof/>
              </w:rPr>
              <w:t>McKinsey&amp;Company, "How data centers and the energy sector can sate AI’s hunger for power," 17 September 2024. [Online]. Available: https://www.mckinsey.com/industries/private-capital/our-insights/how-data-centers-and-the-energy-sector-can-sate-ais-hunger-for-power.</w:t>
            </w:r>
          </w:p>
        </w:tc>
      </w:tr>
      <w:tr w:rsidR="00000000" w14:paraId="7835391B" w14:textId="77777777">
        <w:trPr>
          <w:divId w:val="926159714"/>
          <w:tblCellSpacing w:w="15" w:type="dxa"/>
        </w:trPr>
        <w:tc>
          <w:tcPr>
            <w:tcW w:w="50" w:type="pct"/>
            <w:hideMark/>
          </w:tcPr>
          <w:p w14:paraId="5582A4BA" w14:textId="77777777" w:rsidR="00485DBE" w:rsidRDefault="00485DBE">
            <w:pPr>
              <w:pStyle w:val="Bibliography"/>
              <w:rPr>
                <w:noProof/>
              </w:rPr>
            </w:pPr>
            <w:r>
              <w:rPr>
                <w:noProof/>
              </w:rPr>
              <w:t xml:space="preserve">[38] </w:t>
            </w:r>
          </w:p>
        </w:tc>
        <w:tc>
          <w:tcPr>
            <w:tcW w:w="0" w:type="auto"/>
            <w:hideMark/>
          </w:tcPr>
          <w:p w14:paraId="0FF6555B" w14:textId="77777777" w:rsidR="00485DBE" w:rsidRDefault="00485DBE">
            <w:pPr>
              <w:pStyle w:val="Bibliography"/>
              <w:rPr>
                <w:noProof/>
              </w:rPr>
            </w:pPr>
            <w:r>
              <w:rPr>
                <w:noProof/>
              </w:rPr>
              <w:t>R. James, "Pearl Meyer," December 2024. [Online]. Available: https://pearlmeyer.com/insights-and-research/article/designing-an-effective-bonus-plan-for-early-stage-biotech-companies. [Accessed 25 March 2025].</w:t>
            </w:r>
          </w:p>
        </w:tc>
      </w:tr>
      <w:tr w:rsidR="00000000" w14:paraId="39CACD68" w14:textId="77777777">
        <w:trPr>
          <w:divId w:val="926159714"/>
          <w:tblCellSpacing w:w="15" w:type="dxa"/>
        </w:trPr>
        <w:tc>
          <w:tcPr>
            <w:tcW w:w="50" w:type="pct"/>
            <w:hideMark/>
          </w:tcPr>
          <w:p w14:paraId="2CDCB1BA" w14:textId="77777777" w:rsidR="00485DBE" w:rsidRDefault="00485DBE">
            <w:pPr>
              <w:pStyle w:val="Bibliography"/>
              <w:rPr>
                <w:noProof/>
              </w:rPr>
            </w:pPr>
            <w:r>
              <w:rPr>
                <w:noProof/>
              </w:rPr>
              <w:t xml:space="preserve">[39] </w:t>
            </w:r>
          </w:p>
        </w:tc>
        <w:tc>
          <w:tcPr>
            <w:tcW w:w="0" w:type="auto"/>
            <w:hideMark/>
          </w:tcPr>
          <w:p w14:paraId="299AFC39" w14:textId="77777777" w:rsidR="00485DBE" w:rsidRDefault="00485DBE">
            <w:pPr>
              <w:pStyle w:val="Bibliography"/>
              <w:rPr>
                <w:noProof/>
              </w:rPr>
            </w:pPr>
            <w:r>
              <w:rPr>
                <w:noProof/>
              </w:rPr>
              <w:t>World Bank Group, [Online]. Available: https://data.worldbank.org/.</w:t>
            </w:r>
          </w:p>
        </w:tc>
      </w:tr>
      <w:tr w:rsidR="00000000" w14:paraId="4BA65F3D" w14:textId="77777777">
        <w:trPr>
          <w:divId w:val="926159714"/>
          <w:tblCellSpacing w:w="15" w:type="dxa"/>
        </w:trPr>
        <w:tc>
          <w:tcPr>
            <w:tcW w:w="50" w:type="pct"/>
            <w:hideMark/>
          </w:tcPr>
          <w:p w14:paraId="3436D930" w14:textId="77777777" w:rsidR="00485DBE" w:rsidRDefault="00485DBE">
            <w:pPr>
              <w:pStyle w:val="Bibliography"/>
              <w:rPr>
                <w:noProof/>
              </w:rPr>
            </w:pPr>
            <w:r>
              <w:rPr>
                <w:noProof/>
              </w:rPr>
              <w:t xml:space="preserve">[40] </w:t>
            </w:r>
          </w:p>
        </w:tc>
        <w:tc>
          <w:tcPr>
            <w:tcW w:w="0" w:type="auto"/>
            <w:hideMark/>
          </w:tcPr>
          <w:p w14:paraId="3736C813" w14:textId="77777777" w:rsidR="00485DBE" w:rsidRDefault="00485DBE">
            <w:pPr>
              <w:pStyle w:val="Bibliography"/>
              <w:rPr>
                <w:noProof/>
              </w:rPr>
            </w:pPr>
            <w:r>
              <w:rPr>
                <w:noProof/>
              </w:rPr>
              <w:t>Dubai Future Foundation, "The Global 50," 2023. [Online]. Available: https://www.dubaifuture.ae/wp-content/uploads/2023/04/THE-GLOBAL-50-EN.pdf.</w:t>
            </w:r>
          </w:p>
        </w:tc>
      </w:tr>
      <w:tr w:rsidR="00000000" w14:paraId="3FCE3D7A" w14:textId="77777777">
        <w:trPr>
          <w:divId w:val="926159714"/>
          <w:tblCellSpacing w:w="15" w:type="dxa"/>
        </w:trPr>
        <w:tc>
          <w:tcPr>
            <w:tcW w:w="50" w:type="pct"/>
            <w:hideMark/>
          </w:tcPr>
          <w:p w14:paraId="48A074EF" w14:textId="77777777" w:rsidR="00485DBE" w:rsidRDefault="00485DBE">
            <w:pPr>
              <w:pStyle w:val="Bibliography"/>
              <w:rPr>
                <w:noProof/>
              </w:rPr>
            </w:pPr>
            <w:r>
              <w:rPr>
                <w:noProof/>
              </w:rPr>
              <w:lastRenderedPageBreak/>
              <w:t xml:space="preserve">[41] </w:t>
            </w:r>
          </w:p>
        </w:tc>
        <w:tc>
          <w:tcPr>
            <w:tcW w:w="0" w:type="auto"/>
            <w:hideMark/>
          </w:tcPr>
          <w:p w14:paraId="4EB2E37E" w14:textId="77777777" w:rsidR="00485DBE" w:rsidRDefault="00485DBE">
            <w:pPr>
              <w:pStyle w:val="Bibliography"/>
              <w:rPr>
                <w:noProof/>
              </w:rPr>
            </w:pPr>
            <w:r>
              <w:rPr>
                <w:noProof/>
              </w:rPr>
              <w:t xml:space="preserve">OECD, "OECD Migration," </w:t>
            </w:r>
            <w:r>
              <w:rPr>
                <w:noProof/>
              </w:rPr>
              <w:t>[Online]. Available: https://webfs.oecd.org/Els-com/Migration/Databases/Database%20on%20Immigrants%20in%20OECD%20and%20non-OECD%20Countries%20DIOC/DIOC%20database%20-%20click%20here/.</w:t>
            </w:r>
          </w:p>
        </w:tc>
      </w:tr>
      <w:tr w:rsidR="00000000" w14:paraId="1E5F4E12" w14:textId="77777777">
        <w:trPr>
          <w:divId w:val="926159714"/>
          <w:tblCellSpacing w:w="15" w:type="dxa"/>
        </w:trPr>
        <w:tc>
          <w:tcPr>
            <w:tcW w:w="50" w:type="pct"/>
            <w:hideMark/>
          </w:tcPr>
          <w:p w14:paraId="66194FF4" w14:textId="77777777" w:rsidR="00485DBE" w:rsidRDefault="00485DBE">
            <w:pPr>
              <w:pStyle w:val="Bibliography"/>
              <w:rPr>
                <w:noProof/>
              </w:rPr>
            </w:pPr>
            <w:r>
              <w:rPr>
                <w:noProof/>
              </w:rPr>
              <w:t xml:space="preserve">[42] </w:t>
            </w:r>
          </w:p>
        </w:tc>
        <w:tc>
          <w:tcPr>
            <w:tcW w:w="0" w:type="auto"/>
            <w:hideMark/>
          </w:tcPr>
          <w:p w14:paraId="741D2D49" w14:textId="77777777" w:rsidR="00485DBE" w:rsidRDefault="00485DBE">
            <w:pPr>
              <w:pStyle w:val="Bibliography"/>
              <w:rPr>
                <w:noProof/>
              </w:rPr>
            </w:pPr>
            <w:r>
              <w:rPr>
                <w:noProof/>
              </w:rPr>
              <w:t>C. R. Singer, "Immigration.ca," 26 September 2023. [Online]. Available: https://immigration.ca/canadas-brain-drain-figures-show-technology-graduate-exodus/. [Accessed 25 March 2025].</w:t>
            </w:r>
          </w:p>
        </w:tc>
      </w:tr>
      <w:tr w:rsidR="00000000" w14:paraId="7CADC9DC" w14:textId="77777777">
        <w:trPr>
          <w:divId w:val="926159714"/>
          <w:tblCellSpacing w:w="15" w:type="dxa"/>
        </w:trPr>
        <w:tc>
          <w:tcPr>
            <w:tcW w:w="50" w:type="pct"/>
            <w:hideMark/>
          </w:tcPr>
          <w:p w14:paraId="4942C874" w14:textId="77777777" w:rsidR="00485DBE" w:rsidRDefault="00485DBE">
            <w:pPr>
              <w:pStyle w:val="Bibliography"/>
              <w:rPr>
                <w:noProof/>
              </w:rPr>
            </w:pPr>
            <w:r>
              <w:rPr>
                <w:noProof/>
              </w:rPr>
              <w:t xml:space="preserve">[43] </w:t>
            </w:r>
          </w:p>
        </w:tc>
        <w:tc>
          <w:tcPr>
            <w:tcW w:w="0" w:type="auto"/>
            <w:hideMark/>
          </w:tcPr>
          <w:p w14:paraId="2210E1A9" w14:textId="77777777" w:rsidR="00485DBE" w:rsidRDefault="00485DBE">
            <w:pPr>
              <w:pStyle w:val="Bibliography"/>
              <w:rPr>
                <w:noProof/>
              </w:rPr>
            </w:pPr>
            <w:r>
              <w:rPr>
                <w:noProof/>
              </w:rPr>
              <w:t>"New Academic Wage-Subsidy Program to Create 1,000 Student Job Opportunities in Canadian Biotech Companies," BioTalent Canada, 28 August 2017. [Online]. Available: https://www.biotalent.ca/news/new-academic-wage-subsidy-program-to-create-1000-student-job-opportunities-in-canadian-biotech-companies/. [Accessed 25 March 2025].</w:t>
            </w:r>
          </w:p>
        </w:tc>
      </w:tr>
      <w:tr w:rsidR="00000000" w14:paraId="733E572D" w14:textId="77777777">
        <w:trPr>
          <w:divId w:val="926159714"/>
          <w:tblCellSpacing w:w="15" w:type="dxa"/>
        </w:trPr>
        <w:tc>
          <w:tcPr>
            <w:tcW w:w="50" w:type="pct"/>
            <w:hideMark/>
          </w:tcPr>
          <w:p w14:paraId="32260957" w14:textId="77777777" w:rsidR="00485DBE" w:rsidRDefault="00485DBE">
            <w:pPr>
              <w:pStyle w:val="Bibliography"/>
              <w:rPr>
                <w:noProof/>
              </w:rPr>
            </w:pPr>
            <w:r>
              <w:rPr>
                <w:noProof/>
              </w:rPr>
              <w:t xml:space="preserve">[44] </w:t>
            </w:r>
          </w:p>
        </w:tc>
        <w:tc>
          <w:tcPr>
            <w:tcW w:w="0" w:type="auto"/>
            <w:hideMark/>
          </w:tcPr>
          <w:p w14:paraId="78411137" w14:textId="77777777" w:rsidR="00485DBE" w:rsidRDefault="00485DBE">
            <w:pPr>
              <w:pStyle w:val="Bibliography"/>
              <w:rPr>
                <w:noProof/>
              </w:rPr>
            </w:pPr>
            <w:r>
              <w:rPr>
                <w:noProof/>
              </w:rPr>
              <w:t>Statistics Canada, [Online]. Available: https://www.statcan.gc.ca/eng/start.</w:t>
            </w:r>
          </w:p>
        </w:tc>
      </w:tr>
      <w:tr w:rsidR="00000000" w14:paraId="754A453F" w14:textId="77777777">
        <w:trPr>
          <w:divId w:val="926159714"/>
          <w:tblCellSpacing w:w="15" w:type="dxa"/>
        </w:trPr>
        <w:tc>
          <w:tcPr>
            <w:tcW w:w="50" w:type="pct"/>
            <w:hideMark/>
          </w:tcPr>
          <w:p w14:paraId="39A33E47" w14:textId="77777777" w:rsidR="00485DBE" w:rsidRDefault="00485DBE">
            <w:pPr>
              <w:pStyle w:val="Bibliography"/>
              <w:rPr>
                <w:noProof/>
              </w:rPr>
            </w:pPr>
            <w:r>
              <w:rPr>
                <w:noProof/>
              </w:rPr>
              <w:t xml:space="preserve">[45] </w:t>
            </w:r>
          </w:p>
        </w:tc>
        <w:tc>
          <w:tcPr>
            <w:tcW w:w="0" w:type="auto"/>
            <w:hideMark/>
          </w:tcPr>
          <w:p w14:paraId="4698F70B" w14:textId="77777777" w:rsidR="00485DBE" w:rsidRDefault="00485DBE">
            <w:pPr>
              <w:pStyle w:val="Bibliography"/>
              <w:rPr>
                <w:noProof/>
              </w:rPr>
            </w:pPr>
            <w:r>
              <w:rPr>
                <w:noProof/>
              </w:rPr>
              <w:t>Government of Canada, "Attracting tech talent to Canada," [Online]. Available: https://www.canada.ca/en/immigration-refugees-citizenship/campaigns/tech-talent.html.</w:t>
            </w:r>
          </w:p>
        </w:tc>
      </w:tr>
      <w:tr w:rsidR="00000000" w14:paraId="6F6BFDD5" w14:textId="77777777">
        <w:trPr>
          <w:divId w:val="926159714"/>
          <w:tblCellSpacing w:w="15" w:type="dxa"/>
        </w:trPr>
        <w:tc>
          <w:tcPr>
            <w:tcW w:w="50" w:type="pct"/>
            <w:hideMark/>
          </w:tcPr>
          <w:p w14:paraId="3D4F8370" w14:textId="77777777" w:rsidR="00485DBE" w:rsidRDefault="00485DBE">
            <w:pPr>
              <w:pStyle w:val="Bibliography"/>
              <w:rPr>
                <w:noProof/>
              </w:rPr>
            </w:pPr>
            <w:r>
              <w:rPr>
                <w:noProof/>
              </w:rPr>
              <w:t xml:space="preserve">[46] </w:t>
            </w:r>
          </w:p>
        </w:tc>
        <w:tc>
          <w:tcPr>
            <w:tcW w:w="0" w:type="auto"/>
            <w:hideMark/>
          </w:tcPr>
          <w:p w14:paraId="2E723BC7" w14:textId="77777777" w:rsidR="00485DBE" w:rsidRDefault="00485DBE">
            <w:pPr>
              <w:pStyle w:val="Bibliography"/>
              <w:rPr>
                <w:noProof/>
              </w:rPr>
            </w:pPr>
            <w:r>
              <w:rPr>
                <w:noProof/>
              </w:rPr>
              <w:t>Monster, "Pay Transparency &amp; Equity Mandates for Employers in Canada," 20 June 2024. [Online]. Available: https://hiring.monster.ca/resources/job-market-trends-insights/pay-transparency-equity-mandates-canada-employers/.</w:t>
            </w:r>
          </w:p>
        </w:tc>
      </w:tr>
      <w:tr w:rsidR="00000000" w14:paraId="63F6B3DA" w14:textId="77777777">
        <w:trPr>
          <w:divId w:val="926159714"/>
          <w:tblCellSpacing w:w="15" w:type="dxa"/>
        </w:trPr>
        <w:tc>
          <w:tcPr>
            <w:tcW w:w="50" w:type="pct"/>
            <w:hideMark/>
          </w:tcPr>
          <w:p w14:paraId="1CF5CB98" w14:textId="77777777" w:rsidR="00485DBE" w:rsidRDefault="00485DBE">
            <w:pPr>
              <w:pStyle w:val="Bibliography"/>
              <w:rPr>
                <w:noProof/>
              </w:rPr>
            </w:pPr>
            <w:r>
              <w:rPr>
                <w:noProof/>
              </w:rPr>
              <w:t xml:space="preserve">[47] </w:t>
            </w:r>
          </w:p>
        </w:tc>
        <w:tc>
          <w:tcPr>
            <w:tcW w:w="0" w:type="auto"/>
            <w:hideMark/>
          </w:tcPr>
          <w:p w14:paraId="1C903966" w14:textId="77777777" w:rsidR="00485DBE" w:rsidRDefault="00485DBE">
            <w:pPr>
              <w:pStyle w:val="Bibliography"/>
              <w:rPr>
                <w:noProof/>
              </w:rPr>
            </w:pPr>
            <w:r>
              <w:rPr>
                <w:noProof/>
              </w:rPr>
              <w:t>palette skills, "Salary growth in Canada’s tech sector continues to outpace Canadian average," [Online]. Available: https://paletteskills.org/resources/salary-growth-in-canadas-tech-sector-continues-to-outpace-canadian-average.</w:t>
            </w:r>
          </w:p>
        </w:tc>
      </w:tr>
      <w:tr w:rsidR="00000000" w14:paraId="1E06A98B" w14:textId="77777777">
        <w:trPr>
          <w:divId w:val="926159714"/>
          <w:tblCellSpacing w:w="15" w:type="dxa"/>
        </w:trPr>
        <w:tc>
          <w:tcPr>
            <w:tcW w:w="50" w:type="pct"/>
            <w:hideMark/>
          </w:tcPr>
          <w:p w14:paraId="0A5E9C13" w14:textId="77777777" w:rsidR="00485DBE" w:rsidRDefault="00485DBE">
            <w:pPr>
              <w:pStyle w:val="Bibliography"/>
              <w:rPr>
                <w:noProof/>
              </w:rPr>
            </w:pPr>
            <w:r>
              <w:rPr>
                <w:noProof/>
              </w:rPr>
              <w:t xml:space="preserve">[48] </w:t>
            </w:r>
          </w:p>
        </w:tc>
        <w:tc>
          <w:tcPr>
            <w:tcW w:w="0" w:type="auto"/>
            <w:hideMark/>
          </w:tcPr>
          <w:p w14:paraId="6A962B43" w14:textId="77777777" w:rsidR="00485DBE" w:rsidRDefault="00485DBE">
            <w:pPr>
              <w:pStyle w:val="Bibliography"/>
              <w:rPr>
                <w:noProof/>
              </w:rPr>
            </w:pPr>
            <w:r>
              <w:rPr>
                <w:noProof/>
              </w:rPr>
              <w:t>Government of Canada, "Evaluation of the Student Work Placement Program," [Online]. Available: Evaluation of the Student Work Placement Program - Canada.ca.</w:t>
            </w:r>
          </w:p>
        </w:tc>
      </w:tr>
      <w:tr w:rsidR="00000000" w14:paraId="62542350" w14:textId="77777777">
        <w:trPr>
          <w:divId w:val="926159714"/>
          <w:tblCellSpacing w:w="15" w:type="dxa"/>
        </w:trPr>
        <w:tc>
          <w:tcPr>
            <w:tcW w:w="50" w:type="pct"/>
            <w:hideMark/>
          </w:tcPr>
          <w:p w14:paraId="00A30B2C" w14:textId="77777777" w:rsidR="00485DBE" w:rsidRDefault="00485DBE">
            <w:pPr>
              <w:pStyle w:val="Bibliography"/>
              <w:rPr>
                <w:noProof/>
              </w:rPr>
            </w:pPr>
            <w:r>
              <w:rPr>
                <w:noProof/>
              </w:rPr>
              <w:t xml:space="preserve">[49] </w:t>
            </w:r>
          </w:p>
        </w:tc>
        <w:tc>
          <w:tcPr>
            <w:tcW w:w="0" w:type="auto"/>
            <w:hideMark/>
          </w:tcPr>
          <w:p w14:paraId="09F04A04" w14:textId="77777777" w:rsidR="00485DBE" w:rsidRDefault="00485DBE">
            <w:pPr>
              <w:pStyle w:val="Bibliography"/>
              <w:rPr>
                <w:noProof/>
              </w:rPr>
            </w:pPr>
            <w:r>
              <w:rPr>
                <w:noProof/>
              </w:rPr>
              <w:t xml:space="preserve">[Online]. </w:t>
            </w:r>
          </w:p>
        </w:tc>
      </w:tr>
    </w:tbl>
    <w:p w14:paraId="50DBB1AE" w14:textId="77777777" w:rsidR="00485DBE" w:rsidRDefault="00485DBE">
      <w:pPr>
        <w:divId w:val="926159714"/>
        <w:rPr>
          <w:noProof/>
        </w:rPr>
      </w:pPr>
    </w:p>
    <w:p w14:paraId="65EE5476" w14:textId="475A3C16" w:rsidR="00B200DB" w:rsidRDefault="00B200DB" w:rsidP="00CB1E4A">
      <w:r>
        <w:fldChar w:fldCharType="end"/>
      </w:r>
    </w:p>
    <w:p w14:paraId="58D37017" w14:textId="77777777" w:rsidR="00B200DB" w:rsidRPr="00704097" w:rsidRDefault="00B200DB" w:rsidP="00B200DB">
      <w:pPr>
        <w:rPr>
          <w:noProof/>
        </w:rPr>
      </w:pPr>
    </w:p>
    <w:p w14:paraId="56101579" w14:textId="21445EE7" w:rsidR="749F87CF" w:rsidRDefault="749F87CF">
      <w:r>
        <w:br w:type="page"/>
      </w:r>
    </w:p>
    <w:p w14:paraId="1A0AFB7B" w14:textId="3B7AB648" w:rsidR="0069657C" w:rsidRDefault="0069657C" w:rsidP="0069657C">
      <w:pPr>
        <w:pStyle w:val="Heading1"/>
      </w:pPr>
      <w:bookmarkStart w:id="40" w:name="_Toc194334921"/>
      <w:r>
        <w:lastRenderedPageBreak/>
        <w:t>Appendix</w:t>
      </w:r>
      <w:bookmarkEnd w:id="40"/>
    </w:p>
    <w:p w14:paraId="6112521F" w14:textId="5B5B84C8" w:rsidR="006D654E" w:rsidRDefault="00173487" w:rsidP="00EC6BC0">
      <w:pPr>
        <w:pStyle w:val="Heading2"/>
        <w:numPr>
          <w:ilvl w:val="0"/>
          <w:numId w:val="2"/>
        </w:numPr>
      </w:pPr>
      <w:bookmarkStart w:id="41" w:name="_Toc194334922"/>
      <w:r w:rsidRPr="00834292">
        <w:t>Appendix A-Policy 1</w:t>
      </w:r>
      <w:bookmarkEnd w:id="41"/>
    </w:p>
    <w:p w14:paraId="07C3D3BB" w14:textId="214F93E2" w:rsidR="00CA3709" w:rsidRPr="00CA3709" w:rsidRDefault="008A2625" w:rsidP="00CA3709">
      <w:pPr>
        <w:rPr>
          <w:lang w:val="en-US"/>
        </w:rPr>
      </w:pPr>
      <w:r>
        <w:rPr>
          <w:lang w:val="en-US"/>
        </w:rPr>
        <w:t>Figure A</w:t>
      </w:r>
      <w:r w:rsidR="0016026B">
        <w:rPr>
          <w:lang w:val="en-US"/>
        </w:rPr>
        <w:t>1 highlights the Canada</w:t>
      </w:r>
      <w:r w:rsidR="00CC3F3A">
        <w:rPr>
          <w:lang w:val="en-US"/>
        </w:rPr>
        <w:t>’s strong position</w:t>
      </w:r>
      <w:r w:rsidR="0016026B">
        <w:rPr>
          <w:lang w:val="en-US"/>
        </w:rPr>
        <w:t xml:space="preserve"> in investing in </w:t>
      </w:r>
      <w:r w:rsidR="000A267F">
        <w:rPr>
          <w:lang w:val="en-US"/>
        </w:rPr>
        <w:t xml:space="preserve">R&amp;D and </w:t>
      </w:r>
      <w:r w:rsidR="002D239A">
        <w:rPr>
          <w:lang w:val="en-US"/>
        </w:rPr>
        <w:t>innovation</w:t>
      </w:r>
      <w:r w:rsidR="00CC3F3A">
        <w:rPr>
          <w:lang w:val="en-US"/>
        </w:rPr>
        <w:t xml:space="preserve"> and VC investments across other countries.</w:t>
      </w:r>
    </w:p>
    <w:p w14:paraId="6ED9819D" w14:textId="77777777" w:rsidR="00CA3709" w:rsidRDefault="006D654E" w:rsidP="00CA3709">
      <w:pPr>
        <w:keepNext/>
        <w:spacing w:before="100" w:beforeAutospacing="1" w:after="100" w:afterAutospacing="1"/>
        <w:jc w:val="lowKashida"/>
      </w:pPr>
      <w:r w:rsidRPr="00C67A40">
        <w:rPr>
          <w:rFonts w:ascii="Arial" w:hAnsi="Arial" w:cs="Arial"/>
          <w:noProof/>
          <w:color w:val="000000"/>
          <w:szCs w:val="22"/>
          <w:bdr w:val="none" w:sz="0" w:space="0" w:color="auto" w:frame="1"/>
          <w14:ligatures w14:val="standardContextual"/>
        </w:rPr>
        <w:drawing>
          <wp:inline distT="0" distB="0" distL="0" distR="0" wp14:anchorId="2C7D5E65" wp14:editId="609B180A">
            <wp:extent cx="5943600" cy="1731645"/>
            <wp:effectExtent l="0" t="0" r="0" b="0"/>
            <wp:docPr id="1221152104" name="Picture 7" descr="A graph with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52104" name="Picture 7" descr="A graph with a red squar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731645"/>
                    </a:xfrm>
                    <a:prstGeom prst="rect">
                      <a:avLst/>
                    </a:prstGeom>
                  </pic:spPr>
                </pic:pic>
              </a:graphicData>
            </a:graphic>
          </wp:inline>
        </w:drawing>
      </w:r>
    </w:p>
    <w:p w14:paraId="294E6537" w14:textId="17609E9C" w:rsidR="00CA3709" w:rsidRDefault="00CA3709" w:rsidP="00CA3709">
      <w:pPr>
        <w:pStyle w:val="Caption"/>
        <w:jc w:val="center"/>
      </w:pPr>
      <w:r>
        <w:t>Figure A 1:</w:t>
      </w:r>
      <w:r>
        <w:rPr>
          <w:lang w:val="en-CA"/>
        </w:rPr>
        <w:t xml:space="preserve"> </w:t>
      </w:r>
      <w:r w:rsidRPr="00EC732D">
        <w:rPr>
          <w:lang w:val="en-CA"/>
        </w:rPr>
        <w:t>(a) Average funding per company for leading nations</w:t>
      </w:r>
      <w:sdt>
        <w:sdtPr>
          <w:rPr>
            <w:lang w:val="en-CA"/>
          </w:rPr>
          <w:id w:val="-1378006561"/>
          <w:citation/>
        </w:sdtPr>
        <w:sdtContent>
          <w:r w:rsidR="00E96062">
            <w:rPr>
              <w:lang w:val="en-CA"/>
            </w:rPr>
            <w:fldChar w:fldCharType="begin"/>
          </w:r>
          <w:r w:rsidR="00E96062">
            <w:rPr>
              <w:lang w:val="en-CA"/>
            </w:rPr>
            <w:instrText xml:space="preserve"> CITATION Pla24 \l 4105 </w:instrText>
          </w:r>
          <w:r w:rsidR="00E96062">
            <w:rPr>
              <w:lang w:val="en-CA"/>
            </w:rPr>
            <w:fldChar w:fldCharType="separate"/>
          </w:r>
          <w:r w:rsidR="00485DBE">
            <w:rPr>
              <w:noProof/>
              <w:lang w:val="en-CA"/>
            </w:rPr>
            <w:t xml:space="preserve"> </w:t>
          </w:r>
          <w:r w:rsidR="00485DBE">
            <w:rPr>
              <w:noProof/>
              <w:lang w:val="en-CA"/>
            </w:rPr>
            <w:t>[13]</w:t>
          </w:r>
          <w:r w:rsidR="00E96062">
            <w:rPr>
              <w:lang w:val="en-CA"/>
            </w:rPr>
            <w:fldChar w:fldCharType="end"/>
          </w:r>
        </w:sdtContent>
      </w:sdt>
      <w:r w:rsidRPr="00EC732D">
        <w:rPr>
          <w:lang w:val="en-CA"/>
        </w:rPr>
        <w:t>. (b) Top 6 countries with</w:t>
      </w:r>
      <w:r w:rsidR="00CC3F3A">
        <w:t>the highest total venture capital investments</w:t>
      </w:r>
      <w:r w:rsidR="00E96062">
        <w:t xml:space="preserve"> </w:t>
      </w:r>
      <w:sdt>
        <w:sdtPr>
          <w:id w:val="-1590697001"/>
          <w:citation/>
        </w:sdtPr>
        <w:sdtContent>
          <w:r w:rsidR="003A2F08">
            <w:fldChar w:fldCharType="begin"/>
          </w:r>
          <w:r w:rsidR="003A2F08">
            <w:rPr>
              <w:lang w:val="en-CA"/>
            </w:rPr>
            <w:instrText xml:space="preserve"> CITATION OECDorig \l 4105 </w:instrText>
          </w:r>
          <w:r w:rsidR="003A2F08">
            <w:fldChar w:fldCharType="separate"/>
          </w:r>
          <w:r w:rsidR="00485DBE">
            <w:rPr>
              <w:noProof/>
              <w:lang w:val="en-CA"/>
            </w:rPr>
            <w:t>[12]</w:t>
          </w:r>
          <w:r w:rsidR="003A2F08">
            <w:fldChar w:fldCharType="end"/>
          </w:r>
        </w:sdtContent>
      </w:sdt>
      <w:r w:rsidR="00CC3F3A">
        <w:t>.</w:t>
      </w:r>
    </w:p>
    <w:p w14:paraId="391281BC" w14:textId="1C972E57" w:rsidR="2AE143F7" w:rsidRDefault="2AE143F7" w:rsidP="00CA3709">
      <w:pPr>
        <w:keepNext/>
        <w:spacing w:before="100" w:beforeAutospacing="1" w:after="100" w:afterAutospacing="1"/>
        <w:jc w:val="lowKashida"/>
      </w:pPr>
      <w:r>
        <w:br w:type="page"/>
      </w:r>
    </w:p>
    <w:p w14:paraId="43038762" w14:textId="7DCDC9D6" w:rsidR="00173487" w:rsidRPr="00704097" w:rsidRDefault="00173487" w:rsidP="00FA6BA0">
      <w:pPr>
        <w:pStyle w:val="Heading2"/>
        <w:rPr>
          <w:rFonts w:eastAsia="Courier New" w:cs="Times New Roman"/>
          <w:color w:val="auto"/>
          <w:sz w:val="24"/>
        </w:rPr>
      </w:pPr>
      <w:bookmarkStart w:id="42" w:name="_Toc194334923"/>
      <w:r w:rsidRPr="047A8558">
        <w:lastRenderedPageBreak/>
        <w:t>Appendix B- Policy 2</w:t>
      </w:r>
      <w:bookmarkEnd w:id="42"/>
    </w:p>
    <w:p w14:paraId="5A0550CE" w14:textId="6AFD13C1" w:rsidR="006C78C9" w:rsidRDefault="006C78C9">
      <w:r>
        <w:t xml:space="preserve">According </w:t>
      </w:r>
      <w:r w:rsidR="00375922">
        <w:t xml:space="preserve">to </w:t>
      </w:r>
      <w:r w:rsidR="00511466">
        <w:t>Demandsage and Startup ranking,</w:t>
      </w:r>
      <w:commentRangeStart w:id="43"/>
      <w:r w:rsidR="00511466">
        <w:t xml:space="preserve"> </w:t>
      </w:r>
      <w:commentRangeEnd w:id="43"/>
      <w:r w:rsidR="00FA6BA0">
        <w:rPr>
          <w:rStyle w:val="CommentReference"/>
          <w:rFonts w:eastAsia="Calibri" w:cs="Calibri"/>
          <w:color w:val="000000"/>
          <w:kern w:val="2"/>
          <w:lang w:val="en-US"/>
          <w14:ligatures w14:val="standardContextual"/>
        </w:rPr>
        <w:commentReference w:id="43"/>
      </w:r>
      <w:r w:rsidR="003438D1">
        <w:t xml:space="preserve">current number of startups in </w:t>
      </w:r>
      <w:r w:rsidR="00F201C0">
        <w:t>US is around 8</w:t>
      </w:r>
      <w:r w:rsidR="00D8171B">
        <w:t>0,000 while Cana</w:t>
      </w:r>
      <w:r w:rsidR="00A621A3">
        <w:t xml:space="preserve">da is </w:t>
      </w:r>
      <w:r w:rsidR="00C54F2B">
        <w:t xml:space="preserve">only </w:t>
      </w:r>
      <w:r w:rsidR="009648DA">
        <w:t>around 5000</w:t>
      </w:r>
      <w:r w:rsidR="00B259DE">
        <w:t xml:space="preserve"> </w:t>
      </w:r>
      <w:sdt>
        <w:sdtPr>
          <w:rPr>
            <w:color w:val="000000" w:themeColor="text1"/>
          </w:rPr>
          <w:id w:val="-878081872"/>
          <w:citation/>
        </w:sdtPr>
        <w:sdtContent>
          <w:r w:rsidR="00D30B1C">
            <w:rPr>
              <w:color w:val="000000" w:themeColor="text1"/>
            </w:rPr>
            <w:fldChar w:fldCharType="begin"/>
          </w:r>
          <w:r w:rsidR="00D30B1C">
            <w:rPr>
              <w:color w:val="000000" w:themeColor="text1"/>
            </w:rPr>
            <w:instrText xml:space="preserve"> CITATION Sta1 \l 4105 </w:instrText>
          </w:r>
          <w:r w:rsidR="00D30B1C">
            <w:rPr>
              <w:color w:val="000000" w:themeColor="text1"/>
            </w:rPr>
            <w:fldChar w:fldCharType="separate"/>
          </w:r>
          <w:r w:rsidR="00485DBE">
            <w:rPr>
              <w:noProof/>
              <w:color w:val="000000" w:themeColor="text1"/>
            </w:rPr>
            <w:t>[20]</w:t>
          </w:r>
          <w:r w:rsidR="00D30B1C">
            <w:rPr>
              <w:color w:val="000000" w:themeColor="text1"/>
            </w:rPr>
            <w:fldChar w:fldCharType="end"/>
          </w:r>
        </w:sdtContent>
      </w:sdt>
      <w:sdt>
        <w:sdtPr>
          <w:rPr>
            <w:color w:val="000000" w:themeColor="text1"/>
          </w:rPr>
          <w:id w:val="472649902"/>
          <w:citation/>
        </w:sdtPr>
        <w:sdtContent>
          <w:r w:rsidR="00D30B1C">
            <w:rPr>
              <w:color w:val="000000" w:themeColor="text1"/>
            </w:rPr>
            <w:fldChar w:fldCharType="begin"/>
          </w:r>
          <w:r w:rsidR="00D30B1C">
            <w:rPr>
              <w:color w:val="000000" w:themeColor="text1"/>
            </w:rPr>
            <w:instrText xml:space="preserve"> CITATION Sta \l 4105 </w:instrText>
          </w:r>
          <w:r w:rsidR="00D30B1C">
            <w:rPr>
              <w:color w:val="000000" w:themeColor="text1"/>
            </w:rPr>
            <w:fldChar w:fldCharType="separate"/>
          </w:r>
          <w:r w:rsidR="00485DBE">
            <w:rPr>
              <w:noProof/>
              <w:color w:val="000000" w:themeColor="text1"/>
            </w:rPr>
            <w:t xml:space="preserve"> </w:t>
          </w:r>
          <w:r w:rsidR="00485DBE">
            <w:rPr>
              <w:noProof/>
              <w:color w:val="000000" w:themeColor="text1"/>
            </w:rPr>
            <w:t>[17]</w:t>
          </w:r>
          <w:r w:rsidR="00D30B1C">
            <w:rPr>
              <w:color w:val="000000" w:themeColor="text1"/>
            </w:rPr>
            <w:fldChar w:fldCharType="end"/>
          </w:r>
        </w:sdtContent>
      </w:sdt>
      <w:r w:rsidR="00D30B1C">
        <w:t xml:space="preserve"> , </w:t>
      </w:r>
      <w:r w:rsidR="00B259DE">
        <w:t xml:space="preserve">as shown in </w:t>
      </w:r>
      <w:r w:rsidR="00B259DE" w:rsidRPr="001E3D4A">
        <w:rPr>
          <w:b/>
        </w:rPr>
        <w:t>Figure B1</w:t>
      </w:r>
      <w:r w:rsidR="00B259DE">
        <w:t>.</w:t>
      </w:r>
      <w:r w:rsidR="005F4A3B">
        <w:t xml:space="preserve"> </w:t>
      </w:r>
    </w:p>
    <w:p w14:paraId="61F2A7D4" w14:textId="4831E2B6" w:rsidR="5BB3D49C" w:rsidRDefault="5BB3D49C" w:rsidP="22834C79">
      <w:pPr>
        <w:jc w:val="center"/>
      </w:pPr>
    </w:p>
    <w:p w14:paraId="258EF9A0" w14:textId="77777777" w:rsidR="00C037FC" w:rsidRDefault="21A1F46D" w:rsidP="00C037FC">
      <w:pPr>
        <w:keepNext/>
        <w:jc w:val="center"/>
      </w:pPr>
      <w:r>
        <w:rPr>
          <w:noProof/>
        </w:rPr>
        <w:drawing>
          <wp:inline distT="0" distB="0" distL="0" distR="0" wp14:anchorId="7F7AAC9A" wp14:editId="38660759">
            <wp:extent cx="4424850" cy="2032019"/>
            <wp:effectExtent l="0" t="0" r="0" b="0"/>
            <wp:docPr id="1754722516" name="Picture 175472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722516"/>
                    <pic:cNvPicPr/>
                  </pic:nvPicPr>
                  <pic:blipFill>
                    <a:blip r:embed="rId25">
                      <a:extLst>
                        <a:ext uri="{28A0092B-C50C-407E-A947-70E740481C1C}">
                          <a14:useLocalDpi xmlns:a14="http://schemas.microsoft.com/office/drawing/2010/main" val="0"/>
                        </a:ext>
                      </a:extLst>
                    </a:blip>
                    <a:srcRect b="12912"/>
                    <a:stretch>
                      <a:fillRect/>
                    </a:stretch>
                  </pic:blipFill>
                  <pic:spPr>
                    <a:xfrm>
                      <a:off x="0" y="0"/>
                      <a:ext cx="4424850" cy="2032019"/>
                    </a:xfrm>
                    <a:prstGeom prst="rect">
                      <a:avLst/>
                    </a:prstGeom>
                  </pic:spPr>
                </pic:pic>
              </a:graphicData>
            </a:graphic>
          </wp:inline>
        </w:drawing>
      </w:r>
    </w:p>
    <w:p w14:paraId="4F9EE9A7" w14:textId="7E483493" w:rsidR="5BB3D49C" w:rsidRDefault="00C037FC" w:rsidP="00C037FC">
      <w:pPr>
        <w:pStyle w:val="Caption"/>
        <w:jc w:val="center"/>
      </w:pPr>
      <w:r>
        <w:t xml:space="preserve">Figure B </w:t>
      </w:r>
      <w:r w:rsidR="003B57CD">
        <w:fldChar w:fldCharType="begin"/>
      </w:r>
      <w:r w:rsidR="003B57CD">
        <w:instrText xml:space="preserve"> SEQ Figure_B \* ARABIC </w:instrText>
      </w:r>
      <w:r w:rsidR="003B57CD">
        <w:fldChar w:fldCharType="separate"/>
      </w:r>
      <w:r w:rsidR="003B57CD">
        <w:rPr>
          <w:noProof/>
        </w:rPr>
        <w:t>1</w:t>
      </w:r>
      <w:r w:rsidR="003B57CD">
        <w:rPr>
          <w:noProof/>
        </w:rPr>
        <w:fldChar w:fldCharType="end"/>
      </w:r>
      <w:r>
        <w:t>:</w:t>
      </w:r>
      <w:r w:rsidRPr="00C037FC">
        <w:rPr>
          <w:rFonts w:eastAsia="Times New Roman" w:cs="Times New Roman"/>
          <w:color w:val="000000" w:themeColor="text1"/>
        </w:rPr>
        <w:t xml:space="preserve"> </w:t>
      </w:r>
      <w:r w:rsidRPr="780A3CE5">
        <w:rPr>
          <w:rFonts w:eastAsia="Times New Roman" w:cs="Times New Roman"/>
          <w:color w:val="000000" w:themeColor="text1"/>
        </w:rPr>
        <w:t xml:space="preserve">Number of Startups by country </w:t>
      </w:r>
      <w:r w:rsidRPr="4A9FD854">
        <w:rPr>
          <w:rFonts w:eastAsia="Times New Roman" w:cs="Times New Roman"/>
          <w:color w:val="000000" w:themeColor="text1"/>
        </w:rPr>
        <w:t xml:space="preserve">according to </w:t>
      </w:r>
      <w:r w:rsidRPr="5DC4E635">
        <w:rPr>
          <w:rFonts w:eastAsia="Times New Roman" w:cs="Times New Roman"/>
          <w:color w:val="000000" w:themeColor="text1"/>
        </w:rPr>
        <w:t>Startup</w:t>
      </w:r>
      <w:r w:rsidRPr="43979B12">
        <w:rPr>
          <w:rFonts w:eastAsia="Times New Roman" w:cs="Times New Roman"/>
          <w:color w:val="000000" w:themeColor="text1"/>
        </w:rPr>
        <w:t xml:space="preserve"> </w:t>
      </w:r>
      <w:r w:rsidRPr="3799D77D">
        <w:rPr>
          <w:rFonts w:eastAsia="Times New Roman" w:cs="Times New Roman"/>
          <w:color w:val="000000" w:themeColor="text1"/>
        </w:rPr>
        <w:t xml:space="preserve">Statistics 2025 </w:t>
      </w:r>
      <w:r w:rsidRPr="6727184D">
        <w:rPr>
          <w:rFonts w:eastAsia="Times New Roman" w:cs="Times New Roman"/>
          <w:color w:val="000000" w:themeColor="text1"/>
        </w:rPr>
        <w:t>report on</w:t>
      </w:r>
      <w:r w:rsidRPr="0FE2FAA7">
        <w:rPr>
          <w:rFonts w:eastAsia="Times New Roman" w:cs="Times New Roman"/>
          <w:color w:val="000000" w:themeColor="text1"/>
        </w:rPr>
        <w:t xml:space="preserve"> </w:t>
      </w:r>
      <w:r w:rsidRPr="610DC3D2">
        <w:rPr>
          <w:rFonts w:eastAsia="Times New Roman" w:cs="Times New Roman"/>
          <w:color w:val="000000" w:themeColor="text1"/>
        </w:rPr>
        <w:t xml:space="preserve">Demand </w:t>
      </w:r>
      <w:r w:rsidRPr="67A395DD">
        <w:rPr>
          <w:rFonts w:eastAsia="Times New Roman" w:cs="Times New Roman"/>
          <w:color w:val="000000" w:themeColor="text1"/>
        </w:rPr>
        <w:t>Sage</w:t>
      </w:r>
      <w:sdt>
        <w:sdtPr>
          <w:rPr>
            <w:rFonts w:eastAsia="Times New Roman" w:cs="Times New Roman"/>
            <w:color w:val="000000" w:themeColor="text1"/>
          </w:rPr>
          <w:id w:val="-2099011798"/>
          <w:citation/>
        </w:sdtPr>
        <w:sdtEndPr/>
        <w:sdtContent>
          <w:r w:rsidR="00DC2820">
            <w:rPr>
              <w:rFonts w:eastAsia="Times New Roman" w:cs="Times New Roman"/>
              <w:color w:val="000000" w:themeColor="text1"/>
            </w:rPr>
            <w:fldChar w:fldCharType="begin"/>
          </w:r>
          <w:r w:rsidR="00DC2820">
            <w:rPr>
              <w:rFonts w:eastAsia="Times New Roman" w:cs="Times New Roman"/>
              <w:color w:val="000000" w:themeColor="text1"/>
              <w:lang w:val="en-CA"/>
            </w:rPr>
            <w:instrText xml:space="preserve"> CITATION Sta1 \l 4105 </w:instrText>
          </w:r>
          <w:r w:rsidR="00DC2820">
            <w:rPr>
              <w:rFonts w:eastAsia="Times New Roman" w:cs="Times New Roman"/>
              <w:color w:val="000000" w:themeColor="text1"/>
            </w:rPr>
            <w:fldChar w:fldCharType="separate"/>
          </w:r>
          <w:r w:rsidR="00485DBE">
            <w:rPr>
              <w:rFonts w:eastAsia="Times New Roman" w:cs="Times New Roman"/>
              <w:noProof/>
              <w:color w:val="000000" w:themeColor="text1"/>
              <w:lang w:val="en-CA"/>
            </w:rPr>
            <w:t xml:space="preserve"> </w:t>
          </w:r>
          <w:r w:rsidR="00485DBE">
            <w:rPr>
              <w:rFonts w:eastAsia="Times New Roman" w:cs="Times New Roman"/>
              <w:noProof/>
              <w:color w:val="000000" w:themeColor="text1"/>
              <w:lang w:val="en-CA"/>
            </w:rPr>
            <w:t>[20]</w:t>
          </w:r>
          <w:r w:rsidR="00DC2820">
            <w:rPr>
              <w:rFonts w:eastAsia="Times New Roman" w:cs="Times New Roman"/>
              <w:color w:val="000000" w:themeColor="text1"/>
            </w:rPr>
            <w:fldChar w:fldCharType="end"/>
          </w:r>
        </w:sdtContent>
      </w:sdt>
      <w:sdt>
        <w:sdtPr>
          <w:rPr>
            <w:rFonts w:eastAsia="Times New Roman" w:cs="Times New Roman"/>
            <w:color w:val="000000" w:themeColor="text1"/>
          </w:rPr>
          <w:id w:val="-1197082934"/>
          <w:citation/>
        </w:sdtPr>
        <w:sdtEndPr/>
        <w:sdtContent>
          <w:r w:rsidR="005B311E">
            <w:rPr>
              <w:rFonts w:eastAsia="Times New Roman" w:cs="Times New Roman"/>
              <w:color w:val="000000" w:themeColor="text1"/>
            </w:rPr>
            <w:fldChar w:fldCharType="begin"/>
          </w:r>
          <w:r w:rsidR="005B311E">
            <w:rPr>
              <w:rFonts w:eastAsia="Times New Roman" w:cs="Times New Roman"/>
              <w:color w:val="000000" w:themeColor="text1"/>
              <w:lang w:val="en-CA"/>
            </w:rPr>
            <w:instrText xml:space="preserve"> CITATION Sta \l 4105 </w:instrText>
          </w:r>
          <w:r w:rsidR="005B311E">
            <w:rPr>
              <w:rFonts w:eastAsia="Times New Roman" w:cs="Times New Roman"/>
              <w:color w:val="000000" w:themeColor="text1"/>
            </w:rPr>
            <w:fldChar w:fldCharType="separate"/>
          </w:r>
          <w:r w:rsidR="00485DBE">
            <w:rPr>
              <w:rFonts w:eastAsia="Times New Roman" w:cs="Times New Roman"/>
              <w:noProof/>
              <w:color w:val="000000" w:themeColor="text1"/>
              <w:lang w:val="en-CA"/>
            </w:rPr>
            <w:t xml:space="preserve"> </w:t>
          </w:r>
          <w:r w:rsidR="00485DBE">
            <w:rPr>
              <w:rFonts w:eastAsia="Times New Roman" w:cs="Times New Roman"/>
              <w:noProof/>
              <w:color w:val="000000" w:themeColor="text1"/>
              <w:lang w:val="en-CA"/>
            </w:rPr>
            <w:t>[17]</w:t>
          </w:r>
          <w:r w:rsidR="005B311E">
            <w:rPr>
              <w:rFonts w:eastAsia="Times New Roman" w:cs="Times New Roman"/>
              <w:color w:val="000000" w:themeColor="text1"/>
            </w:rPr>
            <w:fldChar w:fldCharType="end"/>
          </w:r>
        </w:sdtContent>
      </w:sdt>
    </w:p>
    <w:p w14:paraId="0E3AE760" w14:textId="2AEE316D" w:rsidR="00652056" w:rsidRDefault="00517532" w:rsidP="00652056">
      <w:r>
        <w:t>Similarly</w:t>
      </w:r>
      <w:r w:rsidR="00F34676">
        <w:t xml:space="preserve"> to startup data</w:t>
      </w:r>
      <w:r w:rsidR="001B180F">
        <w:t xml:space="preserve">, </w:t>
      </w:r>
      <w:r w:rsidR="00652056">
        <w:t xml:space="preserve">current number of startups in US </w:t>
      </w:r>
      <w:r w:rsidR="00B57624">
        <w:t>is above 750 unicorns,</w:t>
      </w:r>
      <w:r w:rsidR="0054406B">
        <w:t xml:space="preserve"> </w:t>
      </w:r>
      <w:r w:rsidR="00F77583">
        <w:t xml:space="preserve">in China is above </w:t>
      </w:r>
      <w:r w:rsidR="00C30F05">
        <w:t>250 unicorns</w:t>
      </w:r>
      <w:r w:rsidR="00206F8A">
        <w:t xml:space="preserve">, </w:t>
      </w:r>
      <w:r w:rsidR="00A55D32">
        <w:t xml:space="preserve">in India </w:t>
      </w:r>
      <w:r w:rsidR="005A14FF">
        <w:t>is above 50 unicorns</w:t>
      </w:r>
      <w:r w:rsidR="008C104A">
        <w:t xml:space="preserve">, while </w:t>
      </w:r>
      <w:r w:rsidR="00652056">
        <w:t xml:space="preserve">Canada is only around </w:t>
      </w:r>
      <w:r w:rsidR="008C104A">
        <w:t>25</w:t>
      </w:r>
      <w:sdt>
        <w:sdtPr>
          <w:rPr>
            <w:color w:val="000000" w:themeColor="text1"/>
          </w:rPr>
          <w:id w:val="-625852327"/>
          <w:citation/>
        </w:sdtPr>
        <w:sdtContent>
          <w:r w:rsidR="00A65281">
            <w:rPr>
              <w:color w:val="000000" w:themeColor="text1"/>
            </w:rPr>
            <w:fldChar w:fldCharType="begin"/>
          </w:r>
          <w:r w:rsidR="00A65281">
            <w:rPr>
              <w:color w:val="000000" w:themeColor="text1"/>
            </w:rPr>
            <w:instrText xml:space="preserve"> CITATION Cru \l 4105 </w:instrText>
          </w:r>
          <w:r w:rsidR="00A65281">
            <w:rPr>
              <w:color w:val="000000" w:themeColor="text1"/>
            </w:rPr>
            <w:fldChar w:fldCharType="separate"/>
          </w:r>
          <w:r w:rsidR="00485DBE">
            <w:rPr>
              <w:noProof/>
              <w:color w:val="000000" w:themeColor="text1"/>
            </w:rPr>
            <w:t xml:space="preserve"> </w:t>
          </w:r>
          <w:r w:rsidR="00485DBE">
            <w:rPr>
              <w:noProof/>
              <w:color w:val="000000" w:themeColor="text1"/>
            </w:rPr>
            <w:t>[18]</w:t>
          </w:r>
          <w:r w:rsidR="00A65281">
            <w:rPr>
              <w:color w:val="000000" w:themeColor="text1"/>
            </w:rPr>
            <w:fldChar w:fldCharType="end"/>
          </w:r>
        </w:sdtContent>
      </w:sdt>
      <w:r w:rsidR="00A65281">
        <w:rPr>
          <w:color w:val="000000" w:themeColor="text1"/>
        </w:rPr>
        <w:t>,</w:t>
      </w:r>
      <w:r w:rsidR="00652056">
        <w:rPr>
          <w:color w:val="000000" w:themeColor="text1"/>
        </w:rPr>
        <w:t xml:space="preserve"> </w:t>
      </w:r>
      <w:r w:rsidR="00652056">
        <w:t xml:space="preserve">as shown in </w:t>
      </w:r>
      <w:r w:rsidR="00652056" w:rsidRPr="001E3D4A">
        <w:rPr>
          <w:b/>
          <w:bCs/>
        </w:rPr>
        <w:t>Figure B</w:t>
      </w:r>
      <w:r w:rsidR="008C104A">
        <w:rPr>
          <w:b/>
          <w:bCs/>
        </w:rPr>
        <w:t>2</w:t>
      </w:r>
      <w:r w:rsidR="00652056">
        <w:t xml:space="preserve">. </w:t>
      </w:r>
    </w:p>
    <w:p w14:paraId="2685ADEA" w14:textId="7ABEBAC2" w:rsidR="005B311E" w:rsidRDefault="1BFA8B1E" w:rsidP="005B311E">
      <w:pPr>
        <w:keepNext/>
        <w:jc w:val="center"/>
      </w:pPr>
      <w:r>
        <w:rPr>
          <w:noProof/>
        </w:rPr>
        <w:drawing>
          <wp:inline distT="0" distB="0" distL="0" distR="0" wp14:anchorId="49C90AA0" wp14:editId="31792E33">
            <wp:extent cx="5943600" cy="2800350"/>
            <wp:effectExtent l="0" t="0" r="0" b="0"/>
            <wp:docPr id="1669933334" name="Picture 16699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70C8054C" w14:textId="030CBA9E" w:rsidR="5BB3D49C" w:rsidRDefault="005B311E" w:rsidP="005B311E">
      <w:pPr>
        <w:pStyle w:val="Caption"/>
        <w:jc w:val="center"/>
      </w:pPr>
      <w:r>
        <w:t xml:space="preserve">Figure B </w:t>
      </w:r>
      <w:r w:rsidR="003B57CD">
        <w:fldChar w:fldCharType="begin"/>
      </w:r>
      <w:r w:rsidR="003B57CD">
        <w:instrText xml:space="preserve"> SEQ Figure_B \* ARABIC </w:instrText>
      </w:r>
      <w:r w:rsidR="003B57CD">
        <w:fldChar w:fldCharType="separate"/>
      </w:r>
      <w:r w:rsidR="003B57CD">
        <w:rPr>
          <w:noProof/>
        </w:rPr>
        <w:t>2</w:t>
      </w:r>
      <w:r w:rsidR="003B57CD">
        <w:rPr>
          <w:noProof/>
        </w:rPr>
        <w:fldChar w:fldCharType="end"/>
      </w:r>
      <w:r>
        <w:t xml:space="preserve">: </w:t>
      </w:r>
      <w:r w:rsidR="00ED7521">
        <w:t>C</w:t>
      </w:r>
      <w:r w:rsidRPr="5D6B6017">
        <w:rPr>
          <w:rFonts w:eastAsia="Times New Roman" w:cs="Times New Roman"/>
          <w:color w:val="000000" w:themeColor="text1"/>
        </w:rPr>
        <w:t>ountries</w:t>
      </w:r>
      <w:r w:rsidRPr="40D1EF93">
        <w:rPr>
          <w:rFonts w:eastAsia="Times New Roman" w:cs="Times New Roman"/>
          <w:color w:val="000000" w:themeColor="text1"/>
        </w:rPr>
        <w:t xml:space="preserve"> with current</w:t>
      </w:r>
      <w:r w:rsidRPr="753675DE">
        <w:rPr>
          <w:rFonts w:eastAsia="Times New Roman" w:cs="Times New Roman"/>
          <w:color w:val="000000" w:themeColor="text1"/>
        </w:rPr>
        <w:t xml:space="preserve"> </w:t>
      </w:r>
      <w:r w:rsidRPr="5E530F3F">
        <w:rPr>
          <w:rFonts w:eastAsia="Times New Roman" w:cs="Times New Roman"/>
          <w:color w:val="000000" w:themeColor="text1"/>
        </w:rPr>
        <w:t>unicorns</w:t>
      </w:r>
      <w:r w:rsidRPr="65C720A7">
        <w:rPr>
          <w:rFonts w:eastAsia="Times New Roman" w:cs="Times New Roman"/>
          <w:color w:val="000000" w:themeColor="text1"/>
        </w:rPr>
        <w:t xml:space="preserve"> </w:t>
      </w:r>
      <w:r w:rsidRPr="35D6C235">
        <w:rPr>
          <w:rFonts w:eastAsia="Times New Roman" w:cs="Times New Roman"/>
          <w:color w:val="000000" w:themeColor="text1"/>
        </w:rPr>
        <w:t>(</w:t>
      </w:r>
      <w:r w:rsidRPr="4661B149">
        <w:rPr>
          <w:rFonts w:eastAsia="Times New Roman" w:cs="Times New Roman"/>
          <w:color w:val="000000" w:themeColor="text1"/>
        </w:rPr>
        <w:t>update 03/30</w:t>
      </w:r>
      <w:r w:rsidRPr="32372C49">
        <w:rPr>
          <w:rFonts w:eastAsia="Times New Roman" w:cs="Times New Roman"/>
          <w:color w:val="000000" w:themeColor="text1"/>
        </w:rPr>
        <w:t>/2025)</w:t>
      </w:r>
      <w:sdt>
        <w:sdtPr>
          <w:rPr>
            <w:rFonts w:eastAsia="Times New Roman" w:cs="Times New Roman"/>
            <w:color w:val="000000" w:themeColor="text1"/>
          </w:rPr>
          <w:id w:val="696820276"/>
          <w:citation/>
        </w:sdtPr>
        <w:sdtEndPr/>
        <w:sdtContent>
          <w:r>
            <w:rPr>
              <w:rFonts w:eastAsia="Times New Roman" w:cs="Times New Roman"/>
              <w:color w:val="000000" w:themeColor="text1"/>
            </w:rPr>
            <w:fldChar w:fldCharType="begin"/>
          </w:r>
          <w:r>
            <w:rPr>
              <w:rFonts w:eastAsia="Times New Roman" w:cs="Times New Roman"/>
              <w:color w:val="000000" w:themeColor="text1"/>
              <w:lang w:val="en-CA"/>
            </w:rPr>
            <w:instrText xml:space="preserve"> CITATION Cru \l 4105 </w:instrText>
          </w:r>
          <w:r>
            <w:rPr>
              <w:rFonts w:eastAsia="Times New Roman" w:cs="Times New Roman"/>
              <w:color w:val="000000" w:themeColor="text1"/>
            </w:rPr>
            <w:fldChar w:fldCharType="separate"/>
          </w:r>
          <w:r w:rsidR="00485DBE">
            <w:rPr>
              <w:rFonts w:eastAsia="Times New Roman" w:cs="Times New Roman"/>
              <w:noProof/>
              <w:color w:val="000000" w:themeColor="text1"/>
              <w:lang w:val="en-CA"/>
            </w:rPr>
            <w:t xml:space="preserve"> </w:t>
          </w:r>
          <w:r w:rsidR="00485DBE">
            <w:rPr>
              <w:rFonts w:eastAsia="Times New Roman" w:cs="Times New Roman"/>
              <w:noProof/>
              <w:color w:val="000000" w:themeColor="text1"/>
              <w:lang w:val="en-CA"/>
            </w:rPr>
            <w:t>[18]</w:t>
          </w:r>
          <w:r>
            <w:rPr>
              <w:rFonts w:eastAsia="Times New Roman" w:cs="Times New Roman"/>
              <w:color w:val="000000" w:themeColor="text1"/>
            </w:rPr>
            <w:fldChar w:fldCharType="end"/>
          </w:r>
        </w:sdtContent>
      </w:sdt>
      <w:r>
        <w:rPr>
          <w:rFonts w:eastAsia="Times New Roman" w:cs="Times New Roman"/>
          <w:color w:val="000000" w:themeColor="text1"/>
        </w:rPr>
        <w:t xml:space="preserve"> </w:t>
      </w:r>
    </w:p>
    <w:p w14:paraId="338D035F" w14:textId="3F6A9B3F" w:rsidR="5BB3D49C" w:rsidRDefault="5BB3D49C" w:rsidP="22834C79">
      <w:pPr>
        <w:jc w:val="center"/>
        <w:rPr>
          <w:rFonts w:eastAsia="Courier New"/>
        </w:rPr>
      </w:pPr>
    </w:p>
    <w:p w14:paraId="725CD161" w14:textId="4947D078" w:rsidR="00FB1174" w:rsidRPr="00FB1174" w:rsidRDefault="00FB1174" w:rsidP="00FB1174">
      <w:pPr>
        <w:keepNext/>
      </w:pPr>
      <w:r>
        <w:lastRenderedPageBreak/>
        <w:t xml:space="preserve">The heat map </w:t>
      </w:r>
      <w:r>
        <w:rPr>
          <w:b/>
          <w:bCs/>
        </w:rPr>
        <w:t xml:space="preserve">in Figure B3, </w:t>
      </w:r>
      <w:r>
        <w:t>shows the fear of failure rate among</w:t>
      </w:r>
      <w:r w:rsidR="00444D91">
        <w:t xml:space="preserve"> 1</w:t>
      </w:r>
      <w:r w:rsidR="007F05E9">
        <w:t>8-64 year</w:t>
      </w:r>
      <w:r w:rsidR="00DF5C74">
        <w:t xml:space="preserve"> old population who agree that they see good opportunities but would not start a business for fear </w:t>
      </w:r>
      <w:r w:rsidR="00EF7642">
        <w:t>it might fail</w:t>
      </w:r>
      <w:r w:rsidR="003722DF" w:rsidRPr="003722DF">
        <w:rPr>
          <w:color w:val="000000" w:themeColor="text1"/>
        </w:rPr>
        <w:t xml:space="preserve"> </w:t>
      </w:r>
      <w:sdt>
        <w:sdtPr>
          <w:rPr>
            <w:color w:val="000000" w:themeColor="text1"/>
          </w:rPr>
          <w:id w:val="783316575"/>
          <w:citation/>
        </w:sdtPr>
        <w:sdtContent>
          <w:r w:rsidR="003722DF">
            <w:rPr>
              <w:color w:val="000000" w:themeColor="text1"/>
            </w:rPr>
            <w:fldChar w:fldCharType="begin"/>
          </w:r>
          <w:r w:rsidR="003722DF">
            <w:rPr>
              <w:color w:val="000000" w:themeColor="text1"/>
            </w:rPr>
            <w:instrText xml:space="preserve"> CITATION Glo \l 4105 </w:instrText>
          </w:r>
          <w:r w:rsidR="003722DF">
            <w:rPr>
              <w:color w:val="000000" w:themeColor="text1"/>
            </w:rPr>
            <w:fldChar w:fldCharType="separate"/>
          </w:r>
          <w:r w:rsidR="00485DBE">
            <w:rPr>
              <w:noProof/>
              <w:color w:val="000000" w:themeColor="text1"/>
            </w:rPr>
            <w:t>[21]</w:t>
          </w:r>
          <w:r w:rsidR="003722DF">
            <w:rPr>
              <w:color w:val="000000" w:themeColor="text1"/>
            </w:rPr>
            <w:fldChar w:fldCharType="end"/>
          </w:r>
        </w:sdtContent>
      </w:sdt>
      <w:r w:rsidR="00EF7642">
        <w:t xml:space="preserve">. </w:t>
      </w:r>
      <w:r w:rsidR="007E1EFF">
        <w:t>Canada on the map can be seen to have very high Fear of Failure.</w:t>
      </w:r>
    </w:p>
    <w:p w14:paraId="520F2F77" w14:textId="77777777" w:rsidR="00FB7444" w:rsidRPr="00FB1174" w:rsidRDefault="00FB7444" w:rsidP="00FB1174">
      <w:pPr>
        <w:keepNext/>
      </w:pPr>
    </w:p>
    <w:p w14:paraId="6592D7D7" w14:textId="26F72540" w:rsidR="0028722C" w:rsidRDefault="2013FD03" w:rsidP="0028722C">
      <w:pPr>
        <w:keepNext/>
        <w:jc w:val="center"/>
      </w:pPr>
      <w:r>
        <w:rPr>
          <w:noProof/>
        </w:rPr>
        <w:drawing>
          <wp:inline distT="0" distB="0" distL="0" distR="0" wp14:anchorId="0850DA5E" wp14:editId="67AA58AB">
            <wp:extent cx="3562350" cy="2333625"/>
            <wp:effectExtent l="0" t="0" r="0" b="0"/>
            <wp:docPr id="1921370564" name="Picture 192137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370564"/>
                    <pic:cNvPicPr/>
                  </pic:nvPicPr>
                  <pic:blipFill>
                    <a:blip r:embed="rId27">
                      <a:extLst>
                        <a:ext uri="{28A0092B-C50C-407E-A947-70E740481C1C}">
                          <a14:useLocalDpi xmlns:a14="http://schemas.microsoft.com/office/drawing/2010/main" val="0"/>
                        </a:ext>
                      </a:extLst>
                    </a:blip>
                    <a:stretch>
                      <a:fillRect/>
                    </a:stretch>
                  </pic:blipFill>
                  <pic:spPr>
                    <a:xfrm>
                      <a:off x="0" y="0"/>
                      <a:ext cx="3562350" cy="2333625"/>
                    </a:xfrm>
                    <a:prstGeom prst="rect">
                      <a:avLst/>
                    </a:prstGeom>
                  </pic:spPr>
                </pic:pic>
              </a:graphicData>
            </a:graphic>
          </wp:inline>
        </w:drawing>
      </w:r>
    </w:p>
    <w:p w14:paraId="29C615DD" w14:textId="2395039D" w:rsidR="5BB3D49C" w:rsidRDefault="0028722C" w:rsidP="0028722C">
      <w:pPr>
        <w:pStyle w:val="Caption"/>
        <w:jc w:val="center"/>
      </w:pPr>
      <w:r>
        <w:t xml:space="preserve">Figure B </w:t>
      </w:r>
      <w:r w:rsidR="003B57CD">
        <w:fldChar w:fldCharType="begin"/>
      </w:r>
      <w:r w:rsidR="003B57CD">
        <w:instrText xml:space="preserve"> SEQ Figure_B \* ARABIC </w:instrText>
      </w:r>
      <w:r w:rsidR="003B57CD">
        <w:fldChar w:fldCharType="separate"/>
      </w:r>
      <w:r w:rsidR="003B57CD">
        <w:rPr>
          <w:noProof/>
        </w:rPr>
        <w:t>3</w:t>
      </w:r>
      <w:r w:rsidR="003B57CD">
        <w:rPr>
          <w:noProof/>
        </w:rPr>
        <w:fldChar w:fldCharType="end"/>
      </w:r>
      <w:r>
        <w:t xml:space="preserve">: </w:t>
      </w:r>
      <w:r w:rsidRPr="04FF8CC5">
        <w:rPr>
          <w:rFonts w:eastAsia="Times New Roman" w:cs="Times New Roman"/>
          <w:color w:val="000000" w:themeColor="text1"/>
        </w:rPr>
        <w:t>Fear of Failure Rate 2023 by country</w:t>
      </w:r>
      <w:sdt>
        <w:sdtPr>
          <w:rPr>
            <w:rFonts w:eastAsia="Times New Roman" w:cs="Times New Roman"/>
            <w:color w:val="000000" w:themeColor="text1"/>
          </w:rPr>
          <w:id w:val="758558802"/>
          <w:citation/>
        </w:sdtPr>
        <w:sdtEndPr/>
        <w:sdtContent>
          <w:r>
            <w:rPr>
              <w:rFonts w:eastAsia="Times New Roman" w:cs="Times New Roman"/>
              <w:color w:val="000000" w:themeColor="text1"/>
            </w:rPr>
            <w:fldChar w:fldCharType="begin"/>
          </w:r>
          <w:r>
            <w:rPr>
              <w:rFonts w:eastAsia="Times New Roman" w:cs="Times New Roman"/>
              <w:color w:val="000000" w:themeColor="text1"/>
              <w:lang w:val="en-CA"/>
            </w:rPr>
            <w:instrText xml:space="preserve"> CITATION Glo \l 4105 </w:instrText>
          </w:r>
          <w:r>
            <w:rPr>
              <w:rFonts w:eastAsia="Times New Roman" w:cs="Times New Roman"/>
              <w:color w:val="000000" w:themeColor="text1"/>
            </w:rPr>
            <w:fldChar w:fldCharType="separate"/>
          </w:r>
          <w:r w:rsidR="00485DBE">
            <w:rPr>
              <w:rFonts w:eastAsia="Times New Roman" w:cs="Times New Roman"/>
              <w:noProof/>
              <w:color w:val="000000" w:themeColor="text1"/>
              <w:lang w:val="en-CA"/>
            </w:rPr>
            <w:t xml:space="preserve"> </w:t>
          </w:r>
          <w:r w:rsidR="00485DBE">
            <w:rPr>
              <w:rFonts w:eastAsia="Times New Roman" w:cs="Times New Roman"/>
              <w:noProof/>
              <w:color w:val="000000" w:themeColor="text1"/>
              <w:lang w:val="en-CA"/>
            </w:rPr>
            <w:t>[21]</w:t>
          </w:r>
          <w:r>
            <w:rPr>
              <w:rFonts w:eastAsia="Times New Roman" w:cs="Times New Roman"/>
              <w:color w:val="000000" w:themeColor="text1"/>
            </w:rPr>
            <w:fldChar w:fldCharType="end"/>
          </w:r>
        </w:sdtContent>
      </w:sdt>
    </w:p>
    <w:p w14:paraId="24722ED4" w14:textId="1F87F9E5" w:rsidR="007E1EFF" w:rsidRDefault="1612F2A8" w:rsidP="007E1EFF">
      <w:pPr>
        <w:spacing w:before="120" w:after="120"/>
      </w:pPr>
      <w:r w:rsidRPr="71F25E78">
        <w:t xml:space="preserve">To understand how corporate tax rates </w:t>
      </w:r>
      <w:r w:rsidR="7FBFCBBF" w:rsidRPr="71F25E78">
        <w:t xml:space="preserve">impact innovation and economic growth, </w:t>
      </w:r>
      <w:r w:rsidR="67B8B0F8" w:rsidRPr="71F25E78">
        <w:t>tax rates, VC investments</w:t>
      </w:r>
      <w:r w:rsidR="00B278B2">
        <w:t xml:space="preserve">, GDP Growth </w:t>
      </w:r>
      <w:r w:rsidR="006532F1">
        <w:t>and startup Success Score were examined</w:t>
      </w:r>
      <w:r w:rsidR="00327EE4">
        <w:t xml:space="preserve"> for </w:t>
      </w:r>
      <w:r w:rsidR="00A97095">
        <w:t>countries globally</w:t>
      </w:r>
      <w:r w:rsidR="001E40D1">
        <w:t>. The Data was obtained by</w:t>
      </w:r>
      <w:r w:rsidR="004B17FF">
        <w:t xml:space="preserve"> World Bank Group </w:t>
      </w:r>
      <w:r w:rsidR="001E40D1">
        <w:t>and OECD</w:t>
      </w:r>
      <w:r w:rsidR="006532F1">
        <w:t>.</w:t>
      </w:r>
      <w:r w:rsidR="009C3284">
        <w:t xml:space="preserve"> The correlation matrix in </w:t>
      </w:r>
      <w:r w:rsidR="003A0312" w:rsidRPr="00964647">
        <w:rPr>
          <w:b/>
        </w:rPr>
        <w:t>Figure B4</w:t>
      </w:r>
      <w:r w:rsidR="003B306F">
        <w:t xml:space="preserve"> illustrates that Corporate tax rate has a ne</w:t>
      </w:r>
      <w:r w:rsidR="00FD1A8E">
        <w:t>gative correlation with both</w:t>
      </w:r>
      <w:r w:rsidR="0094013E">
        <w:t xml:space="preserve"> Venture Capi</w:t>
      </w:r>
      <w:r w:rsidR="0089490C">
        <w:t xml:space="preserve">tal Investments and GDP Growth. </w:t>
      </w:r>
      <w:r w:rsidR="00AE19E4">
        <w:t>T</w:t>
      </w:r>
      <w:r w:rsidR="00C474D7">
        <w:t>h</w:t>
      </w:r>
      <w:r w:rsidR="00AE1975">
        <w:t xml:space="preserve">is means that when </w:t>
      </w:r>
      <w:r w:rsidR="00964647">
        <w:t>corporate</w:t>
      </w:r>
      <w:r w:rsidR="00155F23">
        <w:t xml:space="preserve"> tax rates are high</w:t>
      </w:r>
      <w:r w:rsidR="00586A1A">
        <w:t xml:space="preserve">, venture investments </w:t>
      </w:r>
      <w:r w:rsidR="004C645A">
        <w:t xml:space="preserve">in those countries </w:t>
      </w:r>
      <w:r w:rsidR="00356E44">
        <w:t xml:space="preserve">may be discouraged due to </w:t>
      </w:r>
      <w:r w:rsidR="001F7A98">
        <w:t>the high cost of tax</w:t>
      </w:r>
      <w:r w:rsidR="007F19B9">
        <w:t>, acting as a barrier to innovation and growth</w:t>
      </w:r>
      <w:r w:rsidR="001F7A98">
        <w:t xml:space="preserve">. </w:t>
      </w:r>
      <w:r w:rsidR="0047379E" w:rsidRPr="0047379E">
        <w:t>Since entrepreneurship and business creation are key engines of growth, this relationship helps explain why GDP growth is also negatively associated with higher tax rates</w:t>
      </w:r>
      <w:r w:rsidR="00D90875">
        <w:t xml:space="preserve"> while GDP growth and VCI are positively correlated.</w:t>
      </w:r>
    </w:p>
    <w:p w14:paraId="37BF9EDC" w14:textId="77777777" w:rsidR="00FB7444" w:rsidRDefault="00FB7444" w:rsidP="007E1EFF">
      <w:pPr>
        <w:spacing w:before="120" w:after="120"/>
      </w:pPr>
    </w:p>
    <w:p w14:paraId="7A1F155C" w14:textId="26DDC242" w:rsidR="003B57CD" w:rsidRDefault="004417BF" w:rsidP="007E1EFF">
      <w:pPr>
        <w:spacing w:before="120" w:after="120"/>
        <w:jc w:val="center"/>
      </w:pPr>
      <w:r>
        <w:rPr>
          <w:noProof/>
        </w:rPr>
        <w:drawing>
          <wp:inline distT="0" distB="0" distL="0" distR="0" wp14:anchorId="4EEBBE3A" wp14:editId="55799CE1">
            <wp:extent cx="4328670" cy="3050416"/>
            <wp:effectExtent l="0" t="0" r="0" b="0"/>
            <wp:docPr id="1644015783"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5783" name="Picture 1" descr="A graph of a graph of a graph&#10;&#10;AI-generated content may be incorrect."/>
                    <pic:cNvPicPr/>
                  </pic:nvPicPr>
                  <pic:blipFill>
                    <a:blip r:embed="rId28"/>
                    <a:stretch>
                      <a:fillRect/>
                    </a:stretch>
                  </pic:blipFill>
                  <pic:spPr>
                    <a:xfrm>
                      <a:off x="0" y="0"/>
                      <a:ext cx="4343731" cy="3061030"/>
                    </a:xfrm>
                    <a:prstGeom prst="rect">
                      <a:avLst/>
                    </a:prstGeom>
                  </pic:spPr>
                </pic:pic>
              </a:graphicData>
            </a:graphic>
          </wp:inline>
        </w:drawing>
      </w:r>
    </w:p>
    <w:p w14:paraId="092F0EBE" w14:textId="671401CF" w:rsidR="77FA25E9" w:rsidRPr="008D2813" w:rsidRDefault="003B57CD" w:rsidP="008D2813">
      <w:pPr>
        <w:pStyle w:val="Caption"/>
        <w:jc w:val="center"/>
      </w:pPr>
      <w:r>
        <w:t xml:space="preserve">Figure B </w:t>
      </w:r>
      <w:r>
        <w:fldChar w:fldCharType="begin"/>
      </w:r>
      <w:r>
        <w:instrText xml:space="preserve"> SEQ Figure_B \* ARABIC </w:instrText>
      </w:r>
      <w:r>
        <w:fldChar w:fldCharType="separate"/>
      </w:r>
      <w:r>
        <w:rPr>
          <w:noProof/>
        </w:rPr>
        <w:t>4</w:t>
      </w:r>
      <w:r>
        <w:rPr>
          <w:noProof/>
        </w:rPr>
        <w:fldChar w:fldCharType="end"/>
      </w:r>
      <w:r>
        <w:t>: Correlation between Tax Rates, VC Investment and GDP Growth</w:t>
      </w:r>
      <w:r w:rsidR="000C7D2B">
        <w:t xml:space="preserve"> </w:t>
      </w:r>
      <w:sdt>
        <w:sdtPr>
          <w:id w:val="1587888161"/>
          <w:citation/>
        </w:sdtPr>
        <w:sdtEndPr/>
        <w:sdtContent>
          <w:r w:rsidR="00D07022">
            <w:fldChar w:fldCharType="begin"/>
          </w:r>
          <w:r w:rsidR="00D07022">
            <w:rPr>
              <w:lang w:val="en-CA"/>
            </w:rPr>
            <w:instrText xml:space="preserve"> CITATION OECDorig \l 4105 </w:instrText>
          </w:r>
          <w:r w:rsidR="00D07022">
            <w:fldChar w:fldCharType="separate"/>
          </w:r>
          <w:r w:rsidR="00485DBE">
            <w:rPr>
              <w:noProof/>
              <w:lang w:val="en-CA"/>
            </w:rPr>
            <w:t>[12]</w:t>
          </w:r>
          <w:r w:rsidR="00D07022">
            <w:fldChar w:fldCharType="end"/>
          </w:r>
        </w:sdtContent>
      </w:sdt>
      <w:sdt>
        <w:sdtPr>
          <w:id w:val="-651289246"/>
          <w:citation/>
        </w:sdtPr>
        <w:sdtEndPr/>
        <w:sdtContent>
          <w:r w:rsidR="005A4668">
            <w:fldChar w:fldCharType="begin"/>
          </w:r>
          <w:r w:rsidR="005A4668">
            <w:rPr>
              <w:lang w:val="en-CA"/>
            </w:rPr>
            <w:instrText xml:space="preserve"> CITATION Wor \l 4105 </w:instrText>
          </w:r>
          <w:r w:rsidR="005A4668">
            <w:fldChar w:fldCharType="separate"/>
          </w:r>
          <w:r w:rsidR="00485DBE">
            <w:rPr>
              <w:noProof/>
              <w:lang w:val="en-CA"/>
            </w:rPr>
            <w:t xml:space="preserve"> </w:t>
          </w:r>
          <w:r w:rsidR="00485DBE">
            <w:rPr>
              <w:noProof/>
              <w:lang w:val="en-CA"/>
            </w:rPr>
            <w:t>[39]</w:t>
          </w:r>
          <w:r w:rsidR="005A4668">
            <w:fldChar w:fldCharType="end"/>
          </w:r>
        </w:sdtContent>
      </w:sdt>
    </w:p>
    <w:p w14:paraId="4AF40D84" w14:textId="06C8E42C" w:rsidR="009E7475" w:rsidRDefault="009E7475" w:rsidP="009E7475">
      <w:pPr>
        <w:keepNext/>
        <w:spacing w:before="240" w:after="240"/>
        <w:jc w:val="left"/>
      </w:pPr>
      <w:r w:rsidRPr="00AE4E9B">
        <w:rPr>
          <w:b/>
        </w:rPr>
        <w:lastRenderedPageBreak/>
        <w:t xml:space="preserve">Figure </w:t>
      </w:r>
      <w:r w:rsidRPr="00AE4E9B">
        <w:rPr>
          <w:b/>
          <w:bCs/>
        </w:rPr>
        <w:t>B</w:t>
      </w:r>
      <w:r w:rsidR="00DF5D00">
        <w:rPr>
          <w:b/>
          <w:bCs/>
        </w:rPr>
        <w:t>5</w:t>
      </w:r>
      <w:r>
        <w:t xml:space="preserve">, shows </w:t>
      </w:r>
      <w:r w:rsidR="00905590">
        <w:t xml:space="preserve">that as </w:t>
      </w:r>
      <w:r w:rsidR="007A233E">
        <w:t>Corporate Tax Rate increases</w:t>
      </w:r>
      <w:r w:rsidR="00FC2396">
        <w:t xml:space="preserve"> in a country</w:t>
      </w:r>
      <w:r w:rsidR="007A233E">
        <w:t xml:space="preserve">, </w:t>
      </w:r>
      <w:r w:rsidR="00905590">
        <w:t xml:space="preserve">Venture </w:t>
      </w:r>
      <w:r w:rsidR="0031161B">
        <w:t xml:space="preserve">Capital Investment </w:t>
      </w:r>
      <w:r w:rsidR="00FC2396">
        <w:t xml:space="preserve">decreases. </w:t>
      </w:r>
      <w:r w:rsidR="00803E62">
        <w:t xml:space="preserve">This is because </w:t>
      </w:r>
      <w:r w:rsidR="00C14751">
        <w:t xml:space="preserve">it reduces the potential returns for investors, making them less likely to allocate capital </w:t>
      </w:r>
      <w:r w:rsidR="00014889">
        <w:t>to high-risk(startups), high</w:t>
      </w:r>
      <w:r w:rsidR="005C1D5C">
        <w:t>-</w:t>
      </w:r>
      <w:r w:rsidR="00014889">
        <w:t>reward ventures.</w:t>
      </w:r>
      <w:r w:rsidR="00DD0E49">
        <w:t xml:space="preserve"> </w:t>
      </w:r>
      <w:r w:rsidR="00E10367">
        <w:t>Startups in countries of higher corporate tax will retain less profit</w:t>
      </w:r>
      <w:r w:rsidR="00D611A4">
        <w:t xml:space="preserve"> after paying taxes</w:t>
      </w:r>
      <w:r w:rsidR="007E5DA8">
        <w:t xml:space="preserve">, making </w:t>
      </w:r>
      <w:r w:rsidR="00081ED4">
        <w:t>investing in them not as desirable.</w:t>
      </w:r>
      <w:r w:rsidR="001B7FEF">
        <w:t xml:space="preserve"> </w:t>
      </w:r>
      <w:r w:rsidR="001B7FEF" w:rsidRPr="001B7FEF">
        <w:t xml:space="preserve">A reduction in venture capital investment can </w:t>
      </w:r>
      <w:r w:rsidR="00ED47D2">
        <w:t>cause</w:t>
      </w:r>
      <w:r w:rsidR="001B7FEF" w:rsidRPr="001B7FEF">
        <w:t xml:space="preserve"> slowdown in economic growth</w:t>
      </w:r>
      <w:r w:rsidR="000B5A37">
        <w:t xml:space="preserve"> and </w:t>
      </w:r>
      <w:r w:rsidR="001B7FEF" w:rsidRPr="001B7FEF">
        <w:t>innovation</w:t>
      </w:r>
      <w:r w:rsidR="000B5A37">
        <w:t>, since</w:t>
      </w:r>
      <w:r w:rsidR="001B7FEF" w:rsidRPr="001B7FEF">
        <w:t xml:space="preserve"> venture capital is </w:t>
      </w:r>
      <w:r w:rsidR="000B5A37">
        <w:t>seen as</w:t>
      </w:r>
      <w:r w:rsidR="001B7FEF" w:rsidRPr="001B7FEF">
        <w:t xml:space="preserve"> a crucial source of funding for startups</w:t>
      </w:r>
      <w:r w:rsidR="00FD5918">
        <w:t>.</w:t>
      </w:r>
    </w:p>
    <w:p w14:paraId="643384F0" w14:textId="77777777" w:rsidR="00FB7444" w:rsidRDefault="00FB7444" w:rsidP="009E7475">
      <w:pPr>
        <w:keepNext/>
        <w:spacing w:before="240" w:after="240"/>
        <w:jc w:val="left"/>
      </w:pPr>
    </w:p>
    <w:p w14:paraId="7235D3B6" w14:textId="77777777" w:rsidR="00B32054" w:rsidRDefault="00B32054" w:rsidP="00B32054">
      <w:pPr>
        <w:keepNext/>
        <w:spacing w:before="240" w:after="240"/>
        <w:jc w:val="center"/>
      </w:pPr>
      <w:r>
        <w:rPr>
          <w:noProof/>
        </w:rPr>
        <w:drawing>
          <wp:inline distT="0" distB="0" distL="0" distR="0" wp14:anchorId="2E407028" wp14:editId="791B7DBA">
            <wp:extent cx="2987222" cy="2049780"/>
            <wp:effectExtent l="0" t="0" r="3810" b="7620"/>
            <wp:docPr id="834325698" name="Picture 83432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3256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4506" cy="2054778"/>
                    </a:xfrm>
                    <a:prstGeom prst="rect">
                      <a:avLst/>
                    </a:prstGeom>
                  </pic:spPr>
                </pic:pic>
              </a:graphicData>
            </a:graphic>
          </wp:inline>
        </w:drawing>
      </w:r>
    </w:p>
    <w:p w14:paraId="0AE2FC0A" w14:textId="769E76BA" w:rsidR="00B32054" w:rsidRDefault="00B32054" w:rsidP="00B32054">
      <w:pPr>
        <w:pStyle w:val="Caption"/>
        <w:jc w:val="center"/>
      </w:pPr>
      <w:r>
        <w:t xml:space="preserve">Figure B </w:t>
      </w:r>
      <w:r>
        <w:fldChar w:fldCharType="begin"/>
      </w:r>
      <w:r>
        <w:instrText xml:space="preserve"> SEQ Figure_B \* ARABIC </w:instrText>
      </w:r>
      <w:r>
        <w:fldChar w:fldCharType="separate"/>
      </w:r>
      <w:r>
        <w:rPr>
          <w:noProof/>
        </w:rPr>
        <w:t>5</w:t>
      </w:r>
      <w:r>
        <w:fldChar w:fldCharType="end"/>
      </w:r>
      <w:r>
        <w:t xml:space="preserve">: </w:t>
      </w:r>
      <w:r w:rsidRPr="00920162">
        <w:t>VC Investment (Year-Level) vs Corporate Rate</w:t>
      </w:r>
      <w:r w:rsidR="00DC5CC9">
        <w:t xml:space="preserve"> </w:t>
      </w:r>
      <w:sdt>
        <w:sdtPr>
          <w:id w:val="-285586837"/>
          <w:citation/>
        </w:sdtPr>
        <w:sdtContent>
          <w:r w:rsidR="00DC5CC9">
            <w:fldChar w:fldCharType="begin"/>
          </w:r>
          <w:r w:rsidR="00DC5CC9">
            <w:rPr>
              <w:lang w:val="en-CA"/>
            </w:rPr>
            <w:instrText xml:space="preserve"> CITATION OECDorig \l 4105 </w:instrText>
          </w:r>
          <w:r w:rsidR="00DC5CC9">
            <w:fldChar w:fldCharType="separate"/>
          </w:r>
          <w:r w:rsidR="00485DBE">
            <w:rPr>
              <w:noProof/>
              <w:lang w:val="en-CA"/>
            </w:rPr>
            <w:t>[12]</w:t>
          </w:r>
          <w:r w:rsidR="00DC5CC9">
            <w:fldChar w:fldCharType="end"/>
          </w:r>
        </w:sdtContent>
      </w:sdt>
      <w:sdt>
        <w:sdtPr>
          <w:id w:val="1331794677"/>
          <w:citation/>
        </w:sdtPr>
        <w:sdtContent>
          <w:r w:rsidR="00DC5CC9">
            <w:fldChar w:fldCharType="begin"/>
          </w:r>
          <w:r w:rsidR="00DC5CC9">
            <w:rPr>
              <w:lang w:val="en-CA"/>
            </w:rPr>
            <w:instrText xml:space="preserve"> CITATION Wor \l 4105 </w:instrText>
          </w:r>
          <w:r w:rsidR="00DC5CC9">
            <w:fldChar w:fldCharType="separate"/>
          </w:r>
          <w:r w:rsidR="00485DBE">
            <w:rPr>
              <w:noProof/>
              <w:lang w:val="en-CA"/>
            </w:rPr>
            <w:t xml:space="preserve"> </w:t>
          </w:r>
          <w:r w:rsidR="00485DBE">
            <w:rPr>
              <w:noProof/>
              <w:lang w:val="en-CA"/>
            </w:rPr>
            <w:t>[39]</w:t>
          </w:r>
          <w:r w:rsidR="00DC5CC9">
            <w:fldChar w:fldCharType="end"/>
          </w:r>
        </w:sdtContent>
      </w:sdt>
    </w:p>
    <w:p w14:paraId="3C042EE3" w14:textId="77777777" w:rsidR="00E17857" w:rsidRPr="00B32054" w:rsidRDefault="00E17857" w:rsidP="00F53B45">
      <w:pPr>
        <w:spacing w:after="160" w:line="259" w:lineRule="auto"/>
        <w:rPr>
          <w:b/>
          <w:u w:val="single"/>
          <w:lang w:val="en-US"/>
        </w:rPr>
      </w:pPr>
    </w:p>
    <w:p w14:paraId="2E1580BE" w14:textId="5071EE79" w:rsidR="00F53B45" w:rsidRPr="00F53B45" w:rsidRDefault="00354EC6" w:rsidP="00F53B45">
      <w:pPr>
        <w:spacing w:after="160" w:line="259" w:lineRule="auto"/>
        <w:rPr>
          <w:b/>
          <w:u w:val="single"/>
        </w:rPr>
      </w:pPr>
      <w:r>
        <w:rPr>
          <w:b/>
          <w:u w:val="single"/>
        </w:rPr>
        <w:t>C</w:t>
      </w:r>
      <w:r w:rsidR="00F53B45" w:rsidRPr="00F53B45">
        <w:rPr>
          <w:b/>
          <w:u w:val="single"/>
        </w:rPr>
        <w:t>urrent Policy Environment:</w:t>
      </w:r>
    </w:p>
    <w:p w14:paraId="09F8D1AB" w14:textId="1C237405" w:rsidR="00F53B45" w:rsidRPr="00F53B45" w:rsidRDefault="00F53B45" w:rsidP="00F53B45">
      <w:pPr>
        <w:spacing w:line="259" w:lineRule="auto"/>
      </w:pPr>
      <w:r w:rsidRPr="00F53B45">
        <w:t>In 2025, tax and innovation are covered in a mix of provincial and federal policies. These are mainly focused on supporting R&amp;D in Canada in an effort to foster a competitive business landscape. The primary federal policy is the Scientific Research and Experimental Development (SR&amp;ED) tax credit which provides companies substantial R&amp;D incentives who invest in R&amp;D (Innovation, Science and Economic Development Canada</w:t>
      </w:r>
      <w:r w:rsidR="000C4D88">
        <w:t>.</w:t>
      </w:r>
      <w:sdt>
        <w:sdtPr>
          <w:id w:val="1503161224"/>
          <w:citation/>
        </w:sdtPr>
        <w:sdtEndPr/>
        <w:sdtContent>
          <w:r w:rsidR="000C4D88">
            <w:fldChar w:fldCharType="begin"/>
          </w:r>
          <w:r w:rsidR="000C4D88">
            <w:instrText xml:space="preserve"> CITATION ISED \l 4105 </w:instrText>
          </w:r>
          <w:r w:rsidR="000C4D88">
            <w:fldChar w:fldCharType="separate"/>
          </w:r>
          <w:r w:rsidR="00485DBE">
            <w:rPr>
              <w:noProof/>
            </w:rPr>
            <w:t xml:space="preserve"> </w:t>
          </w:r>
          <w:r w:rsidR="00485DBE">
            <w:rPr>
              <w:noProof/>
            </w:rPr>
            <w:t>[23]</w:t>
          </w:r>
          <w:r w:rsidR="000C4D88">
            <w:fldChar w:fldCharType="end"/>
          </w:r>
        </w:sdtContent>
      </w:sdt>
      <w:r w:rsidR="000C4D88">
        <w:t xml:space="preserve"> A</w:t>
      </w:r>
      <w:r w:rsidRPr="00F53B45">
        <w:t>nother federal policy is the Strategic Innovation fund which aims to support high tech, specifically AI, biotech and clean initiatives</w:t>
      </w:r>
      <w:r w:rsidR="00725AC3">
        <w:t xml:space="preserve">. </w:t>
      </w:r>
      <w:sdt>
        <w:sdtPr>
          <w:id w:val="1157876232"/>
          <w:citation/>
        </w:sdtPr>
        <w:sdtEndPr/>
        <w:sdtContent>
          <w:r w:rsidR="00725AC3">
            <w:fldChar w:fldCharType="begin"/>
          </w:r>
          <w:r w:rsidR="00725AC3">
            <w:instrText xml:space="preserve"> CITATION ISEDFUND \l 4105 </w:instrText>
          </w:r>
          <w:r w:rsidR="00725AC3">
            <w:fldChar w:fldCharType="separate"/>
          </w:r>
          <w:r w:rsidR="00485DBE">
            <w:rPr>
              <w:noProof/>
            </w:rPr>
            <w:t>[24]</w:t>
          </w:r>
          <w:r w:rsidR="00725AC3">
            <w:fldChar w:fldCharType="end"/>
          </w:r>
        </w:sdtContent>
      </w:sdt>
      <w:r w:rsidR="00725AC3" w:rsidRPr="00F53B45">
        <w:t xml:space="preserve"> </w:t>
      </w:r>
      <w:r w:rsidRPr="00F53B45">
        <w:t>On a provincial level, Quebec and Ontario have programs to attract both high growth companies and startups at a local level by enhancing the local innovation ecosystems.</w:t>
      </w:r>
      <w:sdt>
        <w:sdtPr>
          <w:id w:val="1707137722"/>
          <w:citation/>
        </w:sdtPr>
        <w:sdtEndPr/>
        <w:sdtContent>
          <w:r w:rsidR="00725AC3">
            <w:fldChar w:fldCharType="begin"/>
          </w:r>
          <w:r w:rsidR="00725AC3">
            <w:instrText xml:space="preserve"> CITATION Ont24 \l 4105 </w:instrText>
          </w:r>
          <w:r w:rsidR="00725AC3">
            <w:fldChar w:fldCharType="separate"/>
          </w:r>
          <w:r w:rsidR="00485DBE">
            <w:rPr>
              <w:noProof/>
            </w:rPr>
            <w:t xml:space="preserve"> </w:t>
          </w:r>
          <w:r w:rsidR="00485DBE">
            <w:rPr>
              <w:noProof/>
            </w:rPr>
            <w:t>[25]</w:t>
          </w:r>
          <w:r w:rsidR="00725AC3">
            <w:fldChar w:fldCharType="end"/>
          </w:r>
        </w:sdtContent>
      </w:sdt>
      <w:sdt>
        <w:sdtPr>
          <w:id w:val="71250129"/>
          <w:citation/>
        </w:sdtPr>
        <w:sdtEndPr/>
        <w:sdtContent>
          <w:r w:rsidR="00DE3102">
            <w:fldChar w:fldCharType="begin"/>
          </w:r>
          <w:r w:rsidR="00DE3102">
            <w:instrText xml:space="preserve"> CITATION REV \l 4105 </w:instrText>
          </w:r>
          <w:r w:rsidR="00DE3102">
            <w:fldChar w:fldCharType="separate"/>
          </w:r>
          <w:r w:rsidR="00485DBE">
            <w:rPr>
              <w:noProof/>
            </w:rPr>
            <w:t xml:space="preserve"> </w:t>
          </w:r>
          <w:r w:rsidR="00485DBE">
            <w:rPr>
              <w:noProof/>
            </w:rPr>
            <w:t>[26]</w:t>
          </w:r>
          <w:r w:rsidR="00DE3102">
            <w:fldChar w:fldCharType="end"/>
          </w:r>
        </w:sdtContent>
      </w:sdt>
      <w:r w:rsidRPr="00F53B45">
        <w:t xml:space="preserve"> </w:t>
      </w:r>
    </w:p>
    <w:p w14:paraId="4C410CCF" w14:textId="3D12FB46" w:rsidR="396CE763" w:rsidRDefault="396CE763">
      <w:r w:rsidRPr="6965FC42">
        <w:br w:type="page"/>
      </w:r>
    </w:p>
    <w:p w14:paraId="4A90285C" w14:textId="66715E70" w:rsidR="00B200DB" w:rsidRPr="00AF1F6B" w:rsidRDefault="00173487" w:rsidP="31557B8C">
      <w:pPr>
        <w:pStyle w:val="Heading2"/>
      </w:pPr>
      <w:bookmarkStart w:id="44" w:name="_Toc194334924"/>
      <w:r w:rsidRPr="31557B8C">
        <w:lastRenderedPageBreak/>
        <w:t>Appendix C</w:t>
      </w:r>
      <w:r w:rsidR="0069657C">
        <w:t xml:space="preserve"> </w:t>
      </w:r>
      <w:r w:rsidRPr="31557B8C">
        <w:t>- Policy 3</w:t>
      </w:r>
      <w:bookmarkEnd w:id="44"/>
    </w:p>
    <w:p w14:paraId="01FE8065" w14:textId="34CB923F" w:rsidR="00B200DB" w:rsidRPr="00AF1F6B" w:rsidRDefault="154FF65B" w:rsidP="00AD7B7D">
      <w:pPr>
        <w:rPr>
          <w:szCs w:val="22"/>
        </w:rPr>
      </w:pPr>
      <w:r w:rsidRPr="00AF1F6B">
        <w:rPr>
          <w:szCs w:val="22"/>
        </w:rPr>
        <w:t xml:space="preserve">OECD emigration data has shown that 30% of Canadian’s stay in the USA for over 20 years </w:t>
      </w:r>
      <w:sdt>
        <w:sdtPr>
          <w:rPr>
            <w:szCs w:val="22"/>
          </w:rPr>
          <w:id w:val="-1029484230"/>
          <w:citation/>
        </w:sdtPr>
        <w:sdtEndPr/>
        <w:sdtContent>
          <w:r w:rsidR="00023A1E" w:rsidRPr="00AF1F6B">
            <w:rPr>
              <w:szCs w:val="22"/>
            </w:rPr>
            <w:fldChar w:fldCharType="begin"/>
          </w:r>
          <w:r w:rsidR="00023A1E">
            <w:instrText xml:space="preserve"> CITATION OEC1 \l 4105 </w:instrText>
          </w:r>
          <w:r w:rsidR="00023A1E" w:rsidRPr="00AF1F6B">
            <w:rPr>
              <w:szCs w:val="22"/>
            </w:rPr>
            <w:fldChar w:fldCharType="separate"/>
          </w:r>
          <w:r w:rsidR="00485DBE">
            <w:rPr>
              <w:noProof/>
            </w:rPr>
            <w:t>[29]</w:t>
          </w:r>
          <w:r w:rsidR="00023A1E" w:rsidRPr="00AF1F6B">
            <w:rPr>
              <w:szCs w:val="22"/>
            </w:rPr>
            <w:fldChar w:fldCharType="end"/>
          </w:r>
        </w:sdtContent>
      </w:sdt>
      <w:r w:rsidRPr="00AF1F6B">
        <w:rPr>
          <w:szCs w:val="22"/>
        </w:rPr>
        <w:t xml:space="preserve">. </w:t>
      </w:r>
      <w:r w:rsidR="0444C9D3" w:rsidRPr="00AF1F6B">
        <w:rPr>
          <w:szCs w:val="22"/>
        </w:rPr>
        <w:t xml:space="preserve">A major pull factor is access to higher-paying and more abundant jobs in sectors like </w:t>
      </w:r>
      <w:r w:rsidR="0444C9D3" w:rsidRPr="00AF1F6B">
        <w:rPr>
          <w:b/>
          <w:szCs w:val="22"/>
        </w:rPr>
        <w:t>professional and scientific services, healthcare, finance, and education</w:t>
      </w:r>
      <w:r w:rsidR="0444C9D3" w:rsidRPr="00AF1F6B">
        <w:rPr>
          <w:szCs w:val="22"/>
        </w:rPr>
        <w:t xml:space="preserve">, as shown in </w:t>
      </w:r>
      <w:r w:rsidR="0444C9D3" w:rsidRPr="00AF1F6B">
        <w:rPr>
          <w:b/>
          <w:szCs w:val="22"/>
        </w:rPr>
        <w:t xml:space="preserve">Figure </w:t>
      </w:r>
      <w:r w:rsidR="00C56EF1" w:rsidRPr="00AF1F6B">
        <w:rPr>
          <w:b/>
          <w:szCs w:val="22"/>
        </w:rPr>
        <w:t>C</w:t>
      </w:r>
      <w:r w:rsidR="72AC60BD" w:rsidRPr="00AF1F6B">
        <w:rPr>
          <w:b/>
          <w:szCs w:val="22"/>
        </w:rPr>
        <w:t>1</w:t>
      </w:r>
      <w:r w:rsidR="0444C9D3" w:rsidRPr="00AF1F6B">
        <w:rPr>
          <w:szCs w:val="22"/>
        </w:rPr>
        <w:t xml:space="preserve">. These industries not only offer better compensation but also clearer </w:t>
      </w:r>
      <w:r w:rsidR="00E82AC9" w:rsidRPr="00AF1F6B">
        <w:rPr>
          <w:szCs w:val="22"/>
        </w:rPr>
        <w:t>career</w:t>
      </w:r>
      <w:r w:rsidR="0444C9D3" w:rsidRPr="00AF1F6B">
        <w:rPr>
          <w:szCs w:val="22"/>
        </w:rPr>
        <w:t xml:space="preserve"> paths.</w:t>
      </w:r>
    </w:p>
    <w:p w14:paraId="2FBE9E1E" w14:textId="77777777" w:rsidR="00E82AC9" w:rsidRDefault="0444C9D3" w:rsidP="00AE3391">
      <w:pPr>
        <w:keepNext/>
        <w:jc w:val="center"/>
      </w:pPr>
      <w:r>
        <w:rPr>
          <w:noProof/>
        </w:rPr>
        <w:drawing>
          <wp:inline distT="0" distB="0" distL="0" distR="0" wp14:anchorId="5755A4D9" wp14:editId="4D4A4A4D">
            <wp:extent cx="5270327" cy="5668502"/>
            <wp:effectExtent l="0" t="0" r="6985" b="8890"/>
            <wp:docPr id="1047195728" name="Picture 1277577256" descr="A graph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577256"/>
                    <pic:cNvPicPr/>
                  </pic:nvPicPr>
                  <pic:blipFill>
                    <a:blip r:embed="rId30">
                      <a:extLst>
                        <a:ext uri="{28A0092B-C50C-407E-A947-70E740481C1C}">
                          <a14:useLocalDpi xmlns:a14="http://schemas.microsoft.com/office/drawing/2010/main" val="0"/>
                        </a:ext>
                      </a:extLst>
                    </a:blip>
                    <a:stretch>
                      <a:fillRect/>
                    </a:stretch>
                  </pic:blipFill>
                  <pic:spPr>
                    <a:xfrm>
                      <a:off x="0" y="0"/>
                      <a:ext cx="5273457" cy="5671869"/>
                    </a:xfrm>
                    <a:prstGeom prst="rect">
                      <a:avLst/>
                    </a:prstGeom>
                  </pic:spPr>
                </pic:pic>
              </a:graphicData>
            </a:graphic>
          </wp:inline>
        </w:drawing>
      </w:r>
    </w:p>
    <w:p w14:paraId="3EC49E98" w14:textId="6A4D2B2D" w:rsidR="00B200DB" w:rsidRDefault="0444C9D3" w:rsidP="00AE3391">
      <w:pPr>
        <w:pStyle w:val="Caption"/>
        <w:jc w:val="center"/>
      </w:pPr>
      <w:r>
        <w:t xml:space="preserve">Figure </w:t>
      </w:r>
      <w:r w:rsidR="00AE3391">
        <w:t xml:space="preserve">C </w:t>
      </w:r>
      <w:r w:rsidR="00AE3391">
        <w:fldChar w:fldCharType="begin"/>
      </w:r>
      <w:r w:rsidR="00AE3391">
        <w:instrText xml:space="preserve"> SEQ Figure_C \* ARABIC </w:instrText>
      </w:r>
      <w:r w:rsidR="00AE3391">
        <w:fldChar w:fldCharType="separate"/>
      </w:r>
      <w:r w:rsidR="00AE3391">
        <w:rPr>
          <w:noProof/>
        </w:rPr>
        <w:t>1</w:t>
      </w:r>
      <w:r w:rsidR="00AE3391">
        <w:rPr>
          <w:noProof/>
        </w:rPr>
        <w:fldChar w:fldCharType="end"/>
      </w:r>
      <w:r w:rsidR="00AE3391" w:rsidRPr="006407B8">
        <w:rPr>
          <w:b/>
          <w:bCs/>
        </w:rPr>
        <w:t>:</w:t>
      </w:r>
      <w:r w:rsidRPr="006407B8">
        <w:rPr>
          <w:b/>
          <w:bCs/>
        </w:rPr>
        <w:t xml:space="preserve"> </w:t>
      </w:r>
      <w:r w:rsidRPr="006407B8">
        <w:rPr>
          <w:b/>
          <w:i w:val="0"/>
        </w:rPr>
        <w:t>Number of Canadians in U.S. Industries by Education Level</w:t>
      </w:r>
    </w:p>
    <w:p w14:paraId="21EBBF09" w14:textId="063DDC04" w:rsidR="00B200DB" w:rsidRDefault="0444C9D3" w:rsidP="00AD7B7D">
      <w:r>
        <w:t xml:space="preserve">In analyzing root causes, we examined Canadian emigration (2020–2021) against economic indicators from 2019—applying a 2-year lag to account for typical migration delays. The </w:t>
      </w:r>
      <w:r w:rsidRPr="31557B8C">
        <w:rPr>
          <w:b/>
          <w:bCs/>
        </w:rPr>
        <w:t xml:space="preserve">correlation matrix in Figure </w:t>
      </w:r>
      <w:r w:rsidR="00C56EF1">
        <w:rPr>
          <w:b/>
          <w:bCs/>
        </w:rPr>
        <w:t>C</w:t>
      </w:r>
      <w:r w:rsidR="66592311" w:rsidRPr="2945553A">
        <w:rPr>
          <w:b/>
          <w:bCs/>
        </w:rPr>
        <w:t>2</w:t>
      </w:r>
      <w:r w:rsidRPr="2945553A">
        <w:rPr>
          <w:b/>
        </w:rPr>
        <w:t xml:space="preserve"> </w:t>
      </w:r>
      <w:r>
        <w:t xml:space="preserve">reveals that emigration is </w:t>
      </w:r>
      <w:r w:rsidRPr="31557B8C">
        <w:rPr>
          <w:b/>
          <w:bCs/>
        </w:rPr>
        <w:t>positively correlated with average wage levels abroad and</w:t>
      </w:r>
      <w:r>
        <w:t xml:space="preserve"> </w:t>
      </w:r>
      <w:r w:rsidRPr="31557B8C">
        <w:rPr>
          <w:b/>
          <w:bCs/>
        </w:rPr>
        <w:t>negatively correlated with unemployment and housing prices</w:t>
      </w:r>
      <w:r>
        <w:t>. This implies that when job prospects are better and housing more affordable elsewhere, Canadians are more likely to leave.</w:t>
      </w:r>
    </w:p>
    <w:p w14:paraId="69ECBE13" w14:textId="77777777" w:rsidR="00B200DB" w:rsidRDefault="0444C9D3" w:rsidP="00AE3391">
      <w:pPr>
        <w:keepNext/>
        <w:jc w:val="center"/>
      </w:pPr>
      <w:r>
        <w:rPr>
          <w:noProof/>
        </w:rPr>
        <w:lastRenderedPageBreak/>
        <w:drawing>
          <wp:inline distT="0" distB="0" distL="0" distR="0" wp14:anchorId="087B6E2E" wp14:editId="3F5D321C">
            <wp:extent cx="4832065" cy="3278901"/>
            <wp:effectExtent l="0" t="0" r="6985" b="0"/>
            <wp:docPr id="476885120" name="Picture 6297920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792032"/>
                    <pic:cNvPicPr/>
                  </pic:nvPicPr>
                  <pic:blipFill>
                    <a:blip r:embed="rId31">
                      <a:extLst>
                        <a:ext uri="{28A0092B-C50C-407E-A947-70E740481C1C}">
                          <a14:useLocalDpi xmlns:a14="http://schemas.microsoft.com/office/drawing/2010/main" val="0"/>
                        </a:ext>
                      </a:extLst>
                    </a:blip>
                    <a:stretch>
                      <a:fillRect/>
                    </a:stretch>
                  </pic:blipFill>
                  <pic:spPr>
                    <a:xfrm>
                      <a:off x="0" y="0"/>
                      <a:ext cx="4837356" cy="3282491"/>
                    </a:xfrm>
                    <a:prstGeom prst="rect">
                      <a:avLst/>
                    </a:prstGeom>
                  </pic:spPr>
                </pic:pic>
              </a:graphicData>
            </a:graphic>
          </wp:inline>
        </w:drawing>
      </w:r>
    </w:p>
    <w:p w14:paraId="3A44DAD6" w14:textId="5709630A" w:rsidR="00AE3391" w:rsidRDefault="00AE3391" w:rsidP="00AE3391">
      <w:pPr>
        <w:pStyle w:val="Caption"/>
        <w:jc w:val="center"/>
      </w:pPr>
      <w:r>
        <w:t xml:space="preserve">Figure C </w:t>
      </w:r>
      <w:r>
        <w:fldChar w:fldCharType="begin"/>
      </w:r>
      <w:r>
        <w:instrText xml:space="preserve"> SEQ Figure_C \* ARABIC </w:instrText>
      </w:r>
      <w:r>
        <w:fldChar w:fldCharType="separate"/>
      </w:r>
      <w:r>
        <w:rPr>
          <w:noProof/>
        </w:rPr>
        <w:t>2</w:t>
      </w:r>
      <w:r>
        <w:rPr>
          <w:noProof/>
        </w:rPr>
        <w:fldChar w:fldCharType="end"/>
      </w:r>
      <w:r w:rsidRPr="0092012B">
        <w:t>: Correlation Between Economic Indicators and Canadian Emigration</w:t>
      </w:r>
    </w:p>
    <w:p w14:paraId="05D7EADD" w14:textId="081E7D4F" w:rsidR="009225FE" w:rsidRPr="002674EB" w:rsidRDefault="00511FDD" w:rsidP="001341EF">
      <w:pPr>
        <w:rPr>
          <w:rFonts w:ascii="Times" w:eastAsia="Times" w:hAnsi="Times" w:cs="Times"/>
          <w:szCs w:val="22"/>
        </w:rPr>
      </w:pPr>
      <w:r w:rsidRPr="002674EB">
        <w:rPr>
          <w:rFonts w:ascii="Times" w:eastAsia="Times" w:hAnsi="Times" w:cs="Times"/>
          <w:szCs w:val="22"/>
        </w:rPr>
        <w:t xml:space="preserve">To see the correlation between </w:t>
      </w:r>
      <w:r w:rsidR="001321C6" w:rsidRPr="002674EB">
        <w:rPr>
          <w:rFonts w:ascii="Times" w:eastAsia="Times" w:hAnsi="Times" w:cs="Times"/>
          <w:szCs w:val="22"/>
        </w:rPr>
        <w:t xml:space="preserve">emigration trends </w:t>
      </w:r>
      <w:r w:rsidR="00350BE7">
        <w:rPr>
          <w:rFonts w:ascii="Times" w:eastAsia="Times" w:hAnsi="Times" w:cs="Times"/>
          <w:bCs/>
          <w:szCs w:val="22"/>
        </w:rPr>
        <w:t>in Canada</w:t>
      </w:r>
      <w:r w:rsidR="001321C6" w:rsidRPr="002674EB">
        <w:rPr>
          <w:rFonts w:ascii="Times" w:eastAsia="Times" w:hAnsi="Times" w:cs="Times"/>
          <w:bCs/>
          <w:szCs w:val="22"/>
        </w:rPr>
        <w:t xml:space="preserve"> </w:t>
      </w:r>
      <w:r w:rsidR="001321C6" w:rsidRPr="002674EB">
        <w:rPr>
          <w:rFonts w:ascii="Times" w:eastAsia="Times" w:hAnsi="Times" w:cs="Times"/>
          <w:szCs w:val="22"/>
        </w:rPr>
        <w:t xml:space="preserve">and the </w:t>
      </w:r>
      <w:r w:rsidR="00350BE7">
        <w:rPr>
          <w:rFonts w:ascii="Times" w:eastAsia="Times" w:hAnsi="Times" w:cs="Times"/>
          <w:bCs/>
          <w:szCs w:val="22"/>
        </w:rPr>
        <w:t>Canadian</w:t>
      </w:r>
      <w:r w:rsidR="006226FF">
        <w:rPr>
          <w:rFonts w:ascii="Times" w:eastAsia="Times" w:hAnsi="Times" w:cs="Times"/>
          <w:bCs/>
          <w:szCs w:val="22"/>
        </w:rPr>
        <w:t xml:space="preserve"> to USA</w:t>
      </w:r>
      <w:r w:rsidR="00350BE7">
        <w:rPr>
          <w:rFonts w:ascii="Times" w:eastAsia="Times" w:hAnsi="Times" w:cs="Times"/>
          <w:bCs/>
          <w:szCs w:val="22"/>
        </w:rPr>
        <w:t xml:space="preserve"> </w:t>
      </w:r>
      <w:r w:rsidR="00B367A9">
        <w:rPr>
          <w:rFonts w:ascii="Times" w:eastAsia="Times" w:hAnsi="Times" w:cs="Times"/>
          <w:bCs/>
          <w:szCs w:val="22"/>
        </w:rPr>
        <w:t xml:space="preserve">housing price, </w:t>
      </w:r>
      <w:r w:rsidR="0087094C">
        <w:rPr>
          <w:rFonts w:ascii="Times" w:eastAsia="Times" w:hAnsi="Times" w:cs="Times"/>
          <w:bCs/>
          <w:szCs w:val="22"/>
        </w:rPr>
        <w:t xml:space="preserve">unemployment rate and </w:t>
      </w:r>
      <w:r w:rsidR="009F7AA7">
        <w:rPr>
          <w:rFonts w:ascii="Times" w:eastAsia="Times" w:hAnsi="Times" w:cs="Times"/>
          <w:bCs/>
          <w:szCs w:val="22"/>
        </w:rPr>
        <w:t>average wage</w:t>
      </w:r>
      <w:r w:rsidR="001321C6" w:rsidRPr="002674EB">
        <w:rPr>
          <w:rFonts w:ascii="Times" w:eastAsia="Times" w:hAnsi="Times" w:cs="Times"/>
          <w:szCs w:val="22"/>
        </w:rPr>
        <w:t xml:space="preserve">, we </w:t>
      </w:r>
      <w:r w:rsidR="00B272C4" w:rsidRPr="002674EB">
        <w:rPr>
          <w:rFonts w:ascii="Times" w:eastAsia="Times" w:hAnsi="Times" w:cs="Times"/>
          <w:szCs w:val="22"/>
        </w:rPr>
        <w:t>performed a linear regression</w:t>
      </w:r>
      <w:r w:rsidR="00DD12D0" w:rsidRPr="002674EB">
        <w:rPr>
          <w:rFonts w:ascii="Times" w:eastAsia="Times" w:hAnsi="Times" w:cs="Times"/>
          <w:szCs w:val="22"/>
        </w:rPr>
        <w:t xml:space="preserve"> using data from </w:t>
      </w:r>
      <w:r w:rsidR="004820AD" w:rsidRPr="002674EB">
        <w:rPr>
          <w:rFonts w:ascii="Times" w:eastAsia="Times" w:hAnsi="Times" w:cs="Times"/>
          <w:szCs w:val="22"/>
        </w:rPr>
        <w:t>2005-2024</w:t>
      </w:r>
      <w:r w:rsidR="003D16E9" w:rsidRPr="002674EB">
        <w:rPr>
          <w:rFonts w:ascii="Times" w:eastAsia="Times" w:hAnsi="Times" w:cs="Times"/>
          <w:szCs w:val="22"/>
        </w:rPr>
        <w:t xml:space="preserve">. </w:t>
      </w:r>
      <w:r w:rsidR="006226FF" w:rsidRPr="002674EB">
        <w:rPr>
          <w:rFonts w:ascii="Times" w:eastAsia="Times" w:hAnsi="Times" w:cs="Times"/>
          <w:bCs/>
          <w:iCs/>
          <w:szCs w:val="22"/>
        </w:rPr>
        <w:t>P-values from this analysis are all below 0.05, suggesting that we can reject the</w:t>
      </w:r>
      <w:r w:rsidR="006226FF">
        <w:rPr>
          <w:rFonts w:ascii="Times" w:eastAsia="Times" w:hAnsi="Times" w:cs="Times"/>
          <w:bCs/>
          <w:iCs/>
          <w:szCs w:val="22"/>
        </w:rPr>
        <w:t xml:space="preserve"> hypothesis that these factors have no effect on </w:t>
      </w:r>
      <w:r w:rsidR="006F5286">
        <w:rPr>
          <w:rFonts w:ascii="Times" w:eastAsia="Times" w:hAnsi="Times" w:cs="Times"/>
          <w:bCs/>
          <w:iCs/>
          <w:szCs w:val="22"/>
        </w:rPr>
        <w:t>emigration</w:t>
      </w:r>
      <w:r w:rsidR="006226FF" w:rsidRPr="002674EB">
        <w:rPr>
          <w:rFonts w:ascii="Times" w:eastAsia="Times" w:hAnsi="Times" w:cs="Times"/>
          <w:bCs/>
          <w:iCs/>
          <w:szCs w:val="22"/>
        </w:rPr>
        <w:t>.</w:t>
      </w:r>
      <w:r w:rsidR="006226FF">
        <w:rPr>
          <w:rFonts w:ascii="Times" w:eastAsia="Times" w:hAnsi="Times" w:cs="Times"/>
          <w:bCs/>
          <w:iCs/>
          <w:szCs w:val="22"/>
        </w:rPr>
        <w:t xml:space="preserve"> Considering the P values are relatively low, </w:t>
      </w:r>
      <w:r w:rsidR="006F5286">
        <w:rPr>
          <w:rFonts w:ascii="Times" w:eastAsia="Times" w:hAnsi="Times" w:cs="Times"/>
          <w:bCs/>
          <w:iCs/>
          <w:szCs w:val="22"/>
        </w:rPr>
        <w:t xml:space="preserve">it signifies that these factors have a significant effect on emigration. </w:t>
      </w:r>
    </w:p>
    <w:p w14:paraId="52A2C1CA" w14:textId="4F0EE798" w:rsidR="00AE3391" w:rsidRDefault="00BE1516" w:rsidP="00AE3391">
      <w:pPr>
        <w:keepNext/>
        <w:jc w:val="center"/>
      </w:pPr>
      <w:r>
        <w:rPr>
          <w:noProof/>
        </w:rPr>
        <w:lastRenderedPageBreak/>
        <w:drawing>
          <wp:inline distT="0" distB="0" distL="0" distR="0" wp14:anchorId="25696DDE" wp14:editId="64F878BA">
            <wp:extent cx="2758440" cy="2103503"/>
            <wp:effectExtent l="0" t="0" r="3810" b="0"/>
            <wp:docPr id="1903288019" name="Picture 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8019" name="Picture 5" descr="A graph with a line and a lin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68643" cy="2111283"/>
                    </a:xfrm>
                    <a:prstGeom prst="rect">
                      <a:avLst/>
                    </a:prstGeom>
                    <a:noFill/>
                    <a:ln>
                      <a:noFill/>
                    </a:ln>
                  </pic:spPr>
                </pic:pic>
              </a:graphicData>
            </a:graphic>
          </wp:inline>
        </w:drawing>
      </w:r>
      <w:r w:rsidR="00E93442" w:rsidRPr="00E93442">
        <w:t xml:space="preserve"> </w:t>
      </w:r>
      <w:r w:rsidR="00FD7DB7" w:rsidRPr="00FD7DB7">
        <w:rPr>
          <w:noProof/>
        </w:rPr>
        <w:drawing>
          <wp:inline distT="0" distB="0" distL="0" distR="0" wp14:anchorId="0867537D" wp14:editId="4929A8C3">
            <wp:extent cx="2683808" cy="2040890"/>
            <wp:effectExtent l="0" t="0" r="2540" b="0"/>
            <wp:docPr id="1175834199" name="Picture 9"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34199" name="Picture 9" descr="A graph with a line and dot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88282" cy="2044293"/>
                    </a:xfrm>
                    <a:prstGeom prst="rect">
                      <a:avLst/>
                    </a:prstGeom>
                    <a:noFill/>
                    <a:ln>
                      <a:noFill/>
                    </a:ln>
                  </pic:spPr>
                </pic:pic>
              </a:graphicData>
            </a:graphic>
          </wp:inline>
        </w:drawing>
      </w:r>
      <w:r w:rsidR="00FD7DB7" w:rsidRPr="00FD7DB7">
        <w:t xml:space="preserve"> </w:t>
      </w:r>
      <w:r w:rsidR="00EC584E">
        <w:rPr>
          <w:noProof/>
        </w:rPr>
        <w:drawing>
          <wp:inline distT="0" distB="0" distL="0" distR="0" wp14:anchorId="446E0CA4" wp14:editId="4CE7C1D9">
            <wp:extent cx="2731704" cy="2076450"/>
            <wp:effectExtent l="0" t="0" r="0" b="0"/>
            <wp:docPr id="1759714251" name="Picture 3"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4">
                      <a:extLst>
                        <a:ext uri="{28A0092B-C50C-407E-A947-70E740481C1C}">
                          <a14:useLocalDpi xmlns:a14="http://schemas.microsoft.com/office/drawing/2010/main" val="0"/>
                        </a:ext>
                      </a:extLst>
                    </a:blip>
                    <a:stretch>
                      <a:fillRect/>
                    </a:stretch>
                  </pic:blipFill>
                  <pic:spPr>
                    <a:xfrm>
                      <a:off x="0" y="0"/>
                      <a:ext cx="2731704" cy="2076450"/>
                    </a:xfrm>
                    <a:prstGeom prst="rect">
                      <a:avLst/>
                    </a:prstGeom>
                  </pic:spPr>
                </pic:pic>
              </a:graphicData>
            </a:graphic>
          </wp:inline>
        </w:drawing>
      </w:r>
      <w:r w:rsidR="00EC584E" w:rsidRPr="00EC584E">
        <w:t xml:space="preserve"> </w:t>
      </w:r>
    </w:p>
    <w:p w14:paraId="0CFB84FA" w14:textId="49E016D0" w:rsidR="009225FE" w:rsidRDefault="00AE3391" w:rsidP="00AE3391">
      <w:pPr>
        <w:pStyle w:val="Caption"/>
        <w:jc w:val="center"/>
      </w:pPr>
      <w:r>
        <w:t xml:space="preserve">Figure C </w:t>
      </w:r>
      <w:r>
        <w:fldChar w:fldCharType="begin"/>
      </w:r>
      <w:r>
        <w:instrText xml:space="preserve"> SEQ Figure_C \* ARABIC </w:instrText>
      </w:r>
      <w:r>
        <w:fldChar w:fldCharType="separate"/>
      </w:r>
      <w:r>
        <w:rPr>
          <w:noProof/>
        </w:rPr>
        <w:t>3</w:t>
      </w:r>
      <w:r>
        <w:rPr>
          <w:noProof/>
        </w:rPr>
        <w:fldChar w:fldCharType="end"/>
      </w:r>
      <w:r>
        <w:t>:</w:t>
      </w:r>
      <w:r w:rsidRPr="00B32F29">
        <w:t xml:space="preserve"> (top left), C4 (top right) &amp; C5 (bottom): Emigration trends across Housing Prices, Unemployment Rates and Average Wage</w:t>
      </w:r>
    </w:p>
    <w:p w14:paraId="53C165D9" w14:textId="135A23AB" w:rsidR="00A52592" w:rsidRPr="002674EB" w:rsidRDefault="006F5286" w:rsidP="009225FE">
      <w:pPr>
        <w:rPr>
          <w:rFonts w:ascii="Times" w:eastAsia="Times" w:hAnsi="Times" w:cs="Times"/>
          <w:szCs w:val="22"/>
        </w:rPr>
      </w:pPr>
      <w:r>
        <w:rPr>
          <w:noProof/>
        </w:rPr>
        <w:t>Lo</w:t>
      </w:r>
      <w:r w:rsidR="00530249">
        <w:rPr>
          <w:noProof/>
        </w:rPr>
        <w:t>o</w:t>
      </w:r>
      <w:r>
        <w:rPr>
          <w:noProof/>
        </w:rPr>
        <w:t>king at the time series of housing price, unemployment rate and average wage</w:t>
      </w:r>
      <w:r w:rsidR="00A5677F">
        <w:rPr>
          <w:noProof/>
        </w:rPr>
        <w:t xml:space="preserve"> we notice a t</w:t>
      </w:r>
      <w:r w:rsidR="00265065">
        <w:rPr>
          <w:noProof/>
        </w:rPr>
        <w:t xml:space="preserve">rend in Canada’s emigration (see </w:t>
      </w:r>
      <w:r w:rsidR="00265065" w:rsidRPr="00265065">
        <w:rPr>
          <w:rFonts w:ascii="Times" w:eastAsia="Times" w:hAnsi="Times" w:cs="Times"/>
          <w:bCs/>
          <w:iCs/>
          <w:szCs w:val="22"/>
        </w:rPr>
        <w:t>Figure C6</w:t>
      </w:r>
      <w:r w:rsidR="00265065">
        <w:rPr>
          <w:rFonts w:ascii="Times" w:eastAsia="Times" w:hAnsi="Times" w:cs="Times"/>
          <w:b/>
          <w:i/>
          <w:szCs w:val="22"/>
        </w:rPr>
        <w:t>)</w:t>
      </w:r>
      <w:r w:rsidR="00265065">
        <w:rPr>
          <w:noProof/>
        </w:rPr>
        <w:t xml:space="preserve">. </w:t>
      </w:r>
      <w:r w:rsidR="00265065" w:rsidRPr="002674EB">
        <w:rPr>
          <w:rFonts w:ascii="Times" w:eastAsia="Times" w:hAnsi="Times" w:cs="Times"/>
          <w:bCs/>
          <w:iCs/>
          <w:szCs w:val="22"/>
        </w:rPr>
        <w:t>On average, Canadian housing prices and unemployment rates are higher compared to the U.S., both depicting upward trends. The mean wages in Canada continue to be lower than the U.S., showing no indications of increase. Emigration shows an increasing trend, especially around the years 2015-2024 (with COVID years having the expected drop). This effectively shows that Canada continues to have a brain drain issue, reinforcing the need for a new strategy to retain talent.</w:t>
      </w:r>
    </w:p>
    <w:p w14:paraId="6A29E97C" w14:textId="77777777" w:rsidR="00403CDB" w:rsidRDefault="00403CDB" w:rsidP="009225FE">
      <w:pPr>
        <w:rPr>
          <w:rFonts w:ascii="Times" w:eastAsia="Times" w:hAnsi="Times" w:cs="Times"/>
          <w:bCs/>
          <w:iCs/>
          <w:szCs w:val="22"/>
        </w:rPr>
      </w:pPr>
    </w:p>
    <w:p w14:paraId="44D7863F" w14:textId="1B45F7C1" w:rsidR="00403CDB" w:rsidRDefault="00403CDB" w:rsidP="004678F8">
      <w:pPr>
        <w:jc w:val="center"/>
        <w:rPr>
          <w:rFonts w:ascii="Times" w:eastAsia="Times" w:hAnsi="Times" w:cs="Times"/>
          <w:bCs/>
          <w:iCs/>
          <w:szCs w:val="22"/>
        </w:rPr>
      </w:pPr>
      <w:r>
        <w:rPr>
          <w:noProof/>
        </w:rPr>
        <w:drawing>
          <wp:inline distT="0" distB="0" distL="0" distR="0" wp14:anchorId="663E6AEC" wp14:editId="69071CC1">
            <wp:extent cx="2632710" cy="2049137"/>
            <wp:effectExtent l="0" t="0" r="0" b="0"/>
            <wp:docPr id="1779181452" name="Picture 24586855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68554"/>
                    <pic:cNvPicPr/>
                  </pic:nvPicPr>
                  <pic:blipFill>
                    <a:blip r:embed="rId35">
                      <a:extLst>
                        <a:ext uri="{28A0092B-C50C-407E-A947-70E740481C1C}">
                          <a14:useLocalDpi xmlns:a14="http://schemas.microsoft.com/office/drawing/2010/main" val="0"/>
                        </a:ext>
                      </a:extLst>
                    </a:blip>
                    <a:stretch>
                      <a:fillRect/>
                    </a:stretch>
                  </pic:blipFill>
                  <pic:spPr>
                    <a:xfrm>
                      <a:off x="0" y="0"/>
                      <a:ext cx="2634595" cy="2050604"/>
                    </a:xfrm>
                    <a:prstGeom prst="rect">
                      <a:avLst/>
                    </a:prstGeom>
                  </pic:spPr>
                </pic:pic>
              </a:graphicData>
            </a:graphic>
          </wp:inline>
        </w:drawing>
      </w:r>
    </w:p>
    <w:p w14:paraId="52737913" w14:textId="41A40E16" w:rsidR="2BB1623A" w:rsidRPr="00BB4AD7" w:rsidRDefault="004678F8" w:rsidP="00BB4AD7">
      <w:pPr>
        <w:jc w:val="center"/>
        <w:rPr>
          <w:rFonts w:ascii="Times" w:eastAsia="Times" w:hAnsi="Times" w:cs="Times"/>
          <w:i/>
          <w:sz w:val="18"/>
          <w:szCs w:val="18"/>
        </w:rPr>
      </w:pPr>
      <w:r>
        <w:rPr>
          <w:rFonts w:ascii="Times" w:eastAsia="Times" w:hAnsi="Times" w:cs="Times"/>
          <w:bCs/>
          <w:i/>
          <w:sz w:val="18"/>
          <w:szCs w:val="18"/>
        </w:rPr>
        <w:t xml:space="preserve">Figure C6: </w:t>
      </w:r>
      <w:r w:rsidR="0089714D">
        <w:rPr>
          <w:rFonts w:ascii="Times" w:eastAsia="Times" w:hAnsi="Times" w:cs="Times"/>
          <w:bCs/>
          <w:i/>
          <w:sz w:val="18"/>
          <w:szCs w:val="18"/>
        </w:rPr>
        <w:t>Duration of Stay in the U.S of Canadian who emigrated to the US</w:t>
      </w:r>
    </w:p>
    <w:p w14:paraId="78724ADA" w14:textId="77777777" w:rsidR="46877899" w:rsidRDefault="46877899" w:rsidP="00EC6BC0">
      <w:pPr>
        <w:pStyle w:val="Heading2"/>
        <w:numPr>
          <w:ilvl w:val="0"/>
          <w:numId w:val="6"/>
        </w:numPr>
      </w:pPr>
      <w:bookmarkStart w:id="45" w:name="_Toc194334013"/>
      <w:r w:rsidRPr="787E4B31">
        <w:t>Appendix D- Policy 4</w:t>
      </w:r>
      <w:bookmarkEnd w:id="45"/>
    </w:p>
    <w:p w14:paraId="53AE8D19" w14:textId="77777777" w:rsidR="0082032C" w:rsidRPr="0082032C" w:rsidRDefault="0082032C" w:rsidP="00BB4AD7">
      <w:pPr>
        <w:rPr>
          <w:rFonts w:eastAsia="Courier New"/>
        </w:rPr>
      </w:pPr>
    </w:p>
    <w:p w14:paraId="6A67DFB5" w14:textId="77777777" w:rsidR="0082032C" w:rsidRDefault="00BB4AD7" w:rsidP="00B64231">
      <w:pPr>
        <w:keepNext/>
        <w:jc w:val="center"/>
      </w:pPr>
      <w:r>
        <w:rPr>
          <w:noProof/>
        </w:rPr>
        <w:lastRenderedPageBreak/>
        <w:drawing>
          <wp:inline distT="0" distB="0" distL="0" distR="0" wp14:anchorId="7CBE6F8A" wp14:editId="3CC82DA0">
            <wp:extent cx="5459955" cy="2987898"/>
            <wp:effectExtent l="0" t="0" r="1270" b="0"/>
            <wp:docPr id="213894630" name="Picture 11" descr="A graph of energy pro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4630" name="Picture 11" descr="A graph of energy production&#10;&#10;AI-generated content may be incorrec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 t="904" r="2711" b="1297"/>
                    <a:stretch/>
                  </pic:blipFill>
                  <pic:spPr bwMode="auto">
                    <a:xfrm>
                      <a:off x="0" y="0"/>
                      <a:ext cx="5475997" cy="2996677"/>
                    </a:xfrm>
                    <a:prstGeom prst="rect">
                      <a:avLst/>
                    </a:prstGeom>
                    <a:noFill/>
                    <a:ln>
                      <a:noFill/>
                    </a:ln>
                    <a:extLst>
                      <a:ext uri="{53640926-AAD7-44D8-BBD7-CCE9431645EC}">
                        <a14:shadowObscured xmlns:a14="http://schemas.microsoft.com/office/drawing/2010/main"/>
                      </a:ext>
                    </a:extLst>
                  </pic:spPr>
                </pic:pic>
              </a:graphicData>
            </a:graphic>
          </wp:inline>
        </w:drawing>
      </w:r>
    </w:p>
    <w:p w14:paraId="2DFE049D" w14:textId="77777777" w:rsidR="09204093" w:rsidRDefault="0082032C" w:rsidP="00B64231">
      <w:pPr>
        <w:pStyle w:val="Caption"/>
        <w:jc w:val="center"/>
      </w:pPr>
      <w:r>
        <w:t xml:space="preserve">Figure D </w:t>
      </w:r>
      <w:r w:rsidR="006465DA">
        <w:fldChar w:fldCharType="begin"/>
      </w:r>
      <w:r w:rsidR="006465DA">
        <w:instrText xml:space="preserve"> SEQ Figure_D \* ARABIC </w:instrText>
      </w:r>
      <w:r w:rsidR="006465DA">
        <w:fldChar w:fldCharType="separate"/>
      </w:r>
      <w:r w:rsidR="006465DA">
        <w:rPr>
          <w:noProof/>
        </w:rPr>
        <w:t>1</w:t>
      </w:r>
      <w:r w:rsidR="006465DA">
        <w:rPr>
          <w:noProof/>
        </w:rPr>
        <w:fldChar w:fldCharType="end"/>
      </w:r>
      <w:r>
        <w:t>: % Energy Produced by Fossil Fuels</w:t>
      </w:r>
    </w:p>
    <w:p w14:paraId="0503B70F" w14:textId="4DBD2FC4" w:rsidR="00BB4AD7" w:rsidRPr="004D282A" w:rsidRDefault="00BB4AD7" w:rsidP="00BB4AD7">
      <w:pPr>
        <w:rPr>
          <w:rFonts w:eastAsia="Courier New"/>
          <w:color w:val="000000" w:themeColor="text1"/>
          <w:szCs w:val="22"/>
        </w:rPr>
      </w:pPr>
      <w:r w:rsidRPr="000A7107">
        <w:rPr>
          <w:b/>
          <w:color w:val="000000" w:themeColor="text1"/>
          <w:szCs w:val="22"/>
        </w:rPr>
        <w:t>Figure D1</w:t>
      </w:r>
      <w:r w:rsidRPr="004D282A">
        <w:rPr>
          <w:color w:val="000000" w:themeColor="text1"/>
          <w:szCs w:val="22"/>
        </w:rPr>
        <w:t xml:space="preserve"> shows a trend of decreasing reliance on fossil fuels for electricity generation among most nations. This trend is most significant in the UK and Germany. Canada and France stand out for consistently maintaining very low percentages, contrasting sharply with Israel's sustained high dependency near 100%.</w:t>
      </w:r>
    </w:p>
    <w:p w14:paraId="7A925A84" w14:textId="77777777" w:rsidR="00BB4AD7" w:rsidRDefault="00BB4AD7" w:rsidP="00BB4AD7">
      <w:pPr>
        <w:jc w:val="center"/>
      </w:pPr>
    </w:p>
    <w:p w14:paraId="5BA77043" w14:textId="77777777" w:rsidR="0052791E" w:rsidRDefault="00BB4AD7" w:rsidP="0052791E">
      <w:pPr>
        <w:keepNext/>
        <w:jc w:val="center"/>
      </w:pPr>
      <w:r>
        <w:rPr>
          <w:noProof/>
        </w:rPr>
        <w:drawing>
          <wp:inline distT="0" distB="0" distL="0" distR="0" wp14:anchorId="4F771F70" wp14:editId="4708EF11">
            <wp:extent cx="5296535" cy="2884867"/>
            <wp:effectExtent l="0" t="0" r="0" b="0"/>
            <wp:docPr id="803117353" name="Picture 12" descr="A graph of energy pro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7353" name="Picture 12" descr="A graph of energy production&#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366" b="1007"/>
                    <a:stretch/>
                  </pic:blipFill>
                  <pic:spPr bwMode="auto">
                    <a:xfrm>
                      <a:off x="0" y="0"/>
                      <a:ext cx="5324437" cy="2900064"/>
                    </a:xfrm>
                    <a:prstGeom prst="rect">
                      <a:avLst/>
                    </a:prstGeom>
                    <a:noFill/>
                    <a:ln>
                      <a:noFill/>
                    </a:ln>
                    <a:extLst>
                      <a:ext uri="{53640926-AAD7-44D8-BBD7-CCE9431645EC}">
                        <a14:shadowObscured xmlns:a14="http://schemas.microsoft.com/office/drawing/2010/main"/>
                      </a:ext>
                    </a:extLst>
                  </pic:spPr>
                </pic:pic>
              </a:graphicData>
            </a:graphic>
          </wp:inline>
        </w:drawing>
      </w:r>
    </w:p>
    <w:p w14:paraId="418AB359" w14:textId="77777777" w:rsidR="1C444A98" w:rsidRDefault="0052791E" w:rsidP="0052791E">
      <w:pPr>
        <w:pStyle w:val="Caption"/>
        <w:jc w:val="center"/>
      </w:pPr>
      <w:r>
        <w:t xml:space="preserve">Figure D </w:t>
      </w:r>
      <w:r w:rsidR="006465DA">
        <w:fldChar w:fldCharType="begin"/>
      </w:r>
      <w:r w:rsidR="006465DA">
        <w:instrText xml:space="preserve"> SEQ Figure_D \* ARABIC </w:instrText>
      </w:r>
      <w:r w:rsidR="006465DA">
        <w:fldChar w:fldCharType="separate"/>
      </w:r>
      <w:r w:rsidR="006465DA">
        <w:rPr>
          <w:noProof/>
        </w:rPr>
        <w:t>2</w:t>
      </w:r>
      <w:r w:rsidR="006465DA">
        <w:rPr>
          <w:noProof/>
        </w:rPr>
        <w:fldChar w:fldCharType="end"/>
      </w:r>
      <w:r>
        <w:t>: Energy Production per Capita</w:t>
      </w:r>
    </w:p>
    <w:p w14:paraId="41C6ED82" w14:textId="6B2E5E1D" w:rsidR="001D0AA8" w:rsidRPr="004D282A" w:rsidRDefault="000A7107" w:rsidP="004D282A">
      <w:pPr>
        <w:rPr>
          <w:rFonts w:eastAsia="Courier New"/>
          <w:szCs w:val="22"/>
        </w:rPr>
      </w:pPr>
      <w:r w:rsidRPr="000A7107">
        <w:rPr>
          <w:b/>
          <w:szCs w:val="22"/>
        </w:rPr>
        <w:t>Figure D2</w:t>
      </w:r>
      <w:r>
        <w:rPr>
          <w:szCs w:val="22"/>
        </w:rPr>
        <w:t xml:space="preserve"> </w:t>
      </w:r>
      <w:r w:rsidR="00302692" w:rsidRPr="004D282A">
        <w:rPr>
          <w:szCs w:val="22"/>
        </w:rPr>
        <w:t>depic</w:t>
      </w:r>
      <w:r>
        <w:rPr>
          <w:szCs w:val="22"/>
        </w:rPr>
        <w:t>ts</w:t>
      </w:r>
      <w:r w:rsidR="00302692" w:rsidRPr="004D282A">
        <w:rPr>
          <w:szCs w:val="22"/>
        </w:rPr>
        <w:t xml:space="preserve"> that Israel and Canada exhibit the highest per capita energy production (kt oil eq) among nations. In addition to this both show distinct downward trends over the past twenty years. South Korea follows with a more stable, moderate production level, while the remaining G7 countries, China, and Japan are at substantially lower per capita production rates, showing slight declines or relative stability.</w:t>
      </w:r>
    </w:p>
    <w:p w14:paraId="079264DB" w14:textId="77777777" w:rsidR="00F85B9C" w:rsidRDefault="00BB4AD7" w:rsidP="00F85B9C">
      <w:pPr>
        <w:keepNext/>
        <w:jc w:val="center"/>
      </w:pPr>
      <w:r>
        <w:rPr>
          <w:noProof/>
        </w:rPr>
        <w:lastRenderedPageBreak/>
        <w:drawing>
          <wp:inline distT="0" distB="0" distL="0" distR="0" wp14:anchorId="54524715" wp14:editId="4481EA5E">
            <wp:extent cx="5433831" cy="2846231"/>
            <wp:effectExtent l="0" t="0" r="1905" b="0"/>
            <wp:docPr id="447907941"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7941" name="Picture 13" descr="A graph of different colored lines&#10;&#10;AI-generated content may be incorrec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118" b="1297"/>
                    <a:stretch/>
                  </pic:blipFill>
                  <pic:spPr bwMode="auto">
                    <a:xfrm>
                      <a:off x="0" y="0"/>
                      <a:ext cx="5465536" cy="2862838"/>
                    </a:xfrm>
                    <a:prstGeom prst="rect">
                      <a:avLst/>
                    </a:prstGeom>
                    <a:noFill/>
                    <a:ln>
                      <a:noFill/>
                    </a:ln>
                    <a:extLst>
                      <a:ext uri="{53640926-AAD7-44D8-BBD7-CCE9431645EC}">
                        <a14:shadowObscured xmlns:a14="http://schemas.microsoft.com/office/drawing/2010/main"/>
                      </a:ext>
                    </a:extLst>
                  </pic:spPr>
                </pic:pic>
              </a:graphicData>
            </a:graphic>
          </wp:inline>
        </w:drawing>
      </w:r>
      <w:r w:rsidR="001D0AA8">
        <w:rPr>
          <w:rFonts w:ascii="Calibri" w:hAnsi="Calibri" w:cs="Calibri"/>
          <w:color w:val="000000"/>
          <w:szCs w:val="22"/>
          <w:bdr w:val="none" w:sz="0" w:space="0" w:color="auto" w:frame="1"/>
        </w:rPr>
        <w:fldChar w:fldCharType="begin"/>
      </w:r>
      <w:r w:rsidR="001D0AA8">
        <w:rPr>
          <w:rFonts w:ascii="Calibri" w:hAnsi="Calibri"/>
          <w:szCs w:val="22"/>
          <w:bdr w:val="none" w:sz="0" w:space="0" w:color="auto" w:frame="1"/>
        </w:rPr>
        <w:instrText xml:space="preserve"> INCLUDEPICTURE "https://lh7-rt.googleusercontent.com/docsz/AD_4nXezMQaAngRCF4mUsNbPxpGDIMbqXZq1ylTI1QPjxXPOMI_qYqerjpeQY7VGXVqx5AVjqULnND4MgRIBVXzoLF4ZjBPc-dJsRx_TD1-Ktw1I8eBi_G8C19bW0jJTLyHztu_-FCKGsmWaOptegl8CNB4?key=hoQx51Yzk_gpoXgDVrwzpbVO" \* MERGEFORMATINET </w:instrText>
      </w:r>
      <w:r w:rsidR="001D0AA8">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"https://lh7-rt.googleusercontent.com/docsz/AD_4nXezMQaAngRCF4mUsNbPxpGDIMbqXZq1ylTI1QPjxXPOMI_qYqerjpeQY7VGXVqx5AVjqULnND4MgRIBVXzoLF4ZjBPc-dJsRx_TD1-Ktw1I8eBi_G8C19bW0jJTLyHztu_-FCKGsmWaOptegl8CNB4?key=hoQx51Yzk_gpoXgDVrwzpbVO" \* MERGEFORMATINET </w:instrText>
      </w:r>
      <w:r w:rsidR="00AD044D">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"https://lh7-rt.googleusercontent.com/docsz/AD_4nXezMQaAngRCF4mUsNbPxpGDIMbqXZq1ylTI1QPjxXPOMI_qYqerjpeQY7VGXVqx5AVjqULnND4MgRIBVXzoLF4ZjBPc-dJsRx_TD1-Ktw1I8eBi_G8C19bW0jJTLyHztu_-FCKGsmWaOptegl8CNB4?key=hoQx51Yzk_gpoXgDVrwzpbVO"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"https://lh7-rt.googleusercontent.com/docsz/AD_4nXezMQaAngRCF4mUsNbPxpGDIMbqXZq1ylTI1QPjxXPOMI_qYqerjpeQY7VGXVqx5AVjqULnND4MgRIBVXzoLF4ZjBPc-dJsRx_TD1-Ktw1I8eBi_G8C19bW0jJTLyHztu_-FCKGsmWaOptegl8CNB4?key=hoQx51Yzk_gpoXgDVrwzpbVO"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"https://lh7-rt.googleusercontent.com/docsz/AD_4nXezMQaAngRCF4mUsNbPxpGDIMbqXZq1ylTI1QPjxXPOMI_qYqerjpeQY7VGXVqx5AVjqULnND4MgRIBVXzoLF4ZjBPc-dJsRx_TD1-Ktw1I8eBi_G8C19bW0jJTLyHztu_-FCKGsmWaOptegl8CNB4?key=hoQx51Yzk_gpoXgDVrwzpbVO" \* MERGEFORMATINET </w:instrText>
      </w:r>
      <w:r w:rsidR="001D0AA8">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"https://lh7-rt.googleusercontent.com/docsz/AD_4nXezMQaAngRCF4mUsNbPxpGDIMbqXZq1ylTI1QPjxXPOMI_qYqerjpeQY7VGXVqx5AVjqULnND4MgRIBVXzoLF4ZjBPc-dJsRx_TD1-Ktw1I8eBi_G8C19bW0jJTLyHztu_-FCKGsmWaOptegl8CNB4?key=hoQx51Yzk_gpoXgDVrwzpbVO"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1D0AA8">
        <w:rPr>
          <w:rFonts w:ascii="Calibri" w:hAnsi="Calibri" w:cs="Calibri"/>
          <w:color w:val="000000"/>
          <w:szCs w:val="22"/>
          <w:bdr w:val="none" w:sz="0" w:space="0" w:color="auto" w:frame="1"/>
        </w:rPr>
        <w:fldChar w:fldCharType="end"/>
      </w:r>
    </w:p>
    <w:p w14:paraId="1633CF39" w14:textId="77777777" w:rsidR="001D0AA8" w:rsidRDefault="00F85B9C" w:rsidP="00F85B9C">
      <w:pPr>
        <w:pStyle w:val="Caption"/>
        <w:jc w:val="center"/>
      </w:pPr>
      <w:r>
        <w:t xml:space="preserve">Figure D </w:t>
      </w:r>
      <w:r w:rsidR="006465DA">
        <w:fldChar w:fldCharType="begin"/>
      </w:r>
      <w:r w:rsidR="006465DA">
        <w:instrText xml:space="preserve"> SEQ Figure_D \* ARABIC </w:instrText>
      </w:r>
      <w:r w:rsidR="006465DA">
        <w:fldChar w:fldCharType="separate"/>
      </w:r>
      <w:r w:rsidR="006465DA">
        <w:rPr>
          <w:noProof/>
        </w:rPr>
        <w:t>3</w:t>
      </w:r>
      <w:r w:rsidR="006465DA">
        <w:rPr>
          <w:noProof/>
        </w:rPr>
        <w:fldChar w:fldCharType="end"/>
      </w:r>
      <w:r>
        <w:t>: Researchers in R&amp;D per Capita</w:t>
      </w:r>
    </w:p>
    <w:p w14:paraId="5CA170E2" w14:textId="77777777" w:rsidR="001D0AA8" w:rsidRPr="004D282A" w:rsidRDefault="005A6CB7" w:rsidP="004D282A">
      <w:pPr>
        <w:rPr>
          <w:szCs w:val="22"/>
        </w:rPr>
      </w:pPr>
      <w:r w:rsidRPr="005A6CB7">
        <w:rPr>
          <w:b/>
          <w:szCs w:val="22"/>
        </w:rPr>
        <w:t>Figure D3</w:t>
      </w:r>
      <w:r w:rsidR="00E8322B" w:rsidRPr="004D282A">
        <w:rPr>
          <w:szCs w:val="22"/>
        </w:rPr>
        <w:t xml:space="preserve"> reveals South Korea's dramatic rise to lead in researchers per capita, surpassing Canada which has seen its initially high ratio stagnate and recently decline. Meanwhile, nations like France and Germany show steady increases, while the US and China notably lag far behind most peers on this measure of R&amp;D input.</w:t>
      </w:r>
    </w:p>
    <w:p w14:paraId="38746A44" w14:textId="77777777" w:rsidR="00F85B9C" w:rsidRDefault="00BB4AD7" w:rsidP="00F85B9C">
      <w:pPr>
        <w:keepNext/>
        <w:jc w:val="center"/>
      </w:pPr>
      <w:r>
        <w:rPr>
          <w:noProof/>
        </w:rPr>
        <w:drawing>
          <wp:inline distT="0" distB="0" distL="0" distR="0" wp14:anchorId="3CE402B9" wp14:editId="256C3D8C">
            <wp:extent cx="5390269" cy="2910626"/>
            <wp:effectExtent l="0" t="0" r="0" b="0"/>
            <wp:docPr id="470918378" name="Picture 1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18378" name="Picture 14" descr="A graph of different colored lines&#10;&#10;AI-generated content may b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001" b="876"/>
                    <a:stretch/>
                  </pic:blipFill>
                  <pic:spPr bwMode="auto">
                    <a:xfrm>
                      <a:off x="0" y="0"/>
                      <a:ext cx="5412067" cy="2922397"/>
                    </a:xfrm>
                    <a:prstGeom prst="rect">
                      <a:avLst/>
                    </a:prstGeom>
                    <a:noFill/>
                    <a:ln>
                      <a:noFill/>
                    </a:ln>
                    <a:extLst>
                      <a:ext uri="{53640926-AAD7-44D8-BBD7-CCE9431645EC}">
                        <a14:shadowObscured xmlns:a14="http://schemas.microsoft.com/office/drawing/2010/main"/>
                      </a:ext>
                    </a:extLst>
                  </pic:spPr>
                </pic:pic>
              </a:graphicData>
            </a:graphic>
          </wp:inline>
        </w:drawing>
      </w:r>
      <w:r w:rsidR="001D0AA8">
        <w:rPr>
          <w:rFonts w:ascii="Calibri" w:hAnsi="Calibri" w:cs="Calibri"/>
          <w:color w:val="000000"/>
          <w:szCs w:val="22"/>
          <w:bdr w:val="none" w:sz="0" w:space="0" w:color="auto" w:frame="1"/>
        </w:rPr>
        <w:fldChar w:fldCharType="begin"/>
      </w:r>
      <w:r w:rsidR="001D0AA8">
        <w:rPr>
          <w:rFonts w:ascii="Calibri" w:hAnsi="Calibri"/>
          <w:szCs w:val="22"/>
          <w:bdr w:val="none" w:sz="0" w:space="0" w:color="auto" w:frame="1"/>
        </w:rPr>
        <w:instrText xml:space="preserve"> INCLUDEPICTURE "https://lh7-rt.googleusercontent.com/docsz/AD_4nXcLT9En-4Q6SQmIV7z_hekh9jJlfbFMmxFkQFO3WiS1cqqRbs14ERSpeKT84tLM7P-nFMQFvoinxN2JatJBTuZaRKnaxsFkc5scU0LZxm5dQ1JzmTF46lnR5LNRVdFFR5YU6lpO0K3UrO3FMWxVWjs?key=hoQx51Yzk_gpoXgDVrwzpbVO" \* MERGEFORMATINET </w:instrText>
      </w:r>
      <w:r w:rsidR="001D0AA8">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"https://lh7-rt.googleusercontent.com/docsz/AD_4nXcLT9En-4Q6SQmIV7z_hekh9jJlfbFMmxFkQFO3WiS1cqqRbs14ERSpeKT84tLM7P-nFMQFvoinxN2JatJBTuZaRKnaxsFkc5scU0LZxm5dQ1JzmTF46lnR5LNRVdFFR5YU6lpO0K3UrO3FMWxVWjs?key=hoQx51Yzk_gpoXgDVrwzpbVO" \* MERGEFORMATINET </w:instrText>
      </w:r>
      <w:r w:rsidR="00AD044D">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"https://lh7-rt.googleusercontent.com/docsz/AD_4nXcLT9En-4Q6SQmIV7z_hekh9jJlfbFMmxFkQFO3WiS1cqqRbs14ERSpeKT84tLM7P-nFMQFvoinxN2JatJBTuZaRKnaxsFkc5scU0LZxm5dQ1JzmTF46lnR5LNRVdFFR5YU6lpO0K3UrO3FMWxVWjs?key=hoQx51Yzk_gpoXgDVrwzpbVO"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"https://lh7-rt.googleusercontent.com/docsz/AD_4nXcLT9En-4Q6SQmIV7z_hekh9jJlfbFMmxFkQFO3WiS1cqqRbs14ERSpeKT84tLM7P-nFMQFvoinxN2JatJBTuZaRKnaxsFkc5scU0LZxm5dQ1JzmTF46lnR5LNRVdFFR5YU6lpO0K3UrO3FMWxVWjs?key=hoQx51Yzk_gpoXgDVrwzpbVO"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"https://lh7-rt.googleusercontent.com/docsz/AD_4nXcLT9En-4Q6SQmIV7z_hekh9jJlfbFMmxFkQFO3WiS1cqqRbs14ERSpeKT84tLM7P-nFMQFvoinxN2JatJBTuZaRKnaxsFkc5scU0LZxm5dQ1JzmTF46lnR5LNRVdFFR5YU6lpO0K3UrO3FMWxVWjs?key=hoQx51Yzk_gpoXgDVrwzpbVO" \* MERGEFORMATINET </w:instrText>
      </w:r>
      <w:r w:rsidR="001D0AA8">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"https://lh7-rt.googleusercontent.com/docsz/AD_4nXcLT9En-4Q6SQmIV7z_hekh9jJlfbFMmxFkQFO3WiS1cqqRbs14ERSpeKT84tLM7P-nFMQFvoinxN2JatJBTuZaRKnaxsFkc5scU0LZxm5dQ1JzmTF46lnR5LNRVdFFR5YU6lpO0K3UrO3FMWxVWjs?key=hoQx51Yzk_gpoXgDVrwzpbVO"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1D0AA8">
        <w:rPr>
          <w:rFonts w:ascii="Calibri" w:hAnsi="Calibri" w:cs="Calibri"/>
          <w:color w:val="000000"/>
          <w:szCs w:val="22"/>
          <w:bdr w:val="none" w:sz="0" w:space="0" w:color="auto" w:frame="1"/>
        </w:rPr>
        <w:fldChar w:fldCharType="end"/>
      </w:r>
    </w:p>
    <w:p w14:paraId="651D7636" w14:textId="77777777" w:rsidR="001D0AA8" w:rsidRDefault="00F85B9C" w:rsidP="00F85B9C">
      <w:pPr>
        <w:pStyle w:val="Caption"/>
        <w:jc w:val="center"/>
        <w:rPr>
          <w:rFonts w:ascii="Calibri" w:hAnsi="Calibri"/>
          <w:szCs w:val="22"/>
          <w:bdr w:val="none" w:sz="0" w:space="0" w:color="auto" w:frame="1"/>
        </w:rPr>
      </w:pPr>
      <w:r>
        <w:t xml:space="preserve">Figure D </w:t>
      </w:r>
      <w:r w:rsidR="006465DA">
        <w:fldChar w:fldCharType="begin"/>
      </w:r>
      <w:r w:rsidR="006465DA">
        <w:instrText xml:space="preserve"> SEQ Figure_D \* ARABIC </w:instrText>
      </w:r>
      <w:r w:rsidR="006465DA">
        <w:fldChar w:fldCharType="separate"/>
      </w:r>
      <w:r w:rsidR="006465DA">
        <w:rPr>
          <w:noProof/>
        </w:rPr>
        <w:t>4</w:t>
      </w:r>
      <w:r w:rsidR="006465DA">
        <w:rPr>
          <w:noProof/>
        </w:rPr>
        <w:fldChar w:fldCharType="end"/>
      </w:r>
      <w:r>
        <w:t>: Scientific Articles per capita</w:t>
      </w:r>
    </w:p>
    <w:p w14:paraId="364CE8B5" w14:textId="77777777" w:rsidR="001D0AA8" w:rsidRPr="004D282A" w:rsidRDefault="005A6CB7" w:rsidP="004D282A">
      <w:pPr>
        <w:rPr>
          <w:szCs w:val="22"/>
        </w:rPr>
      </w:pPr>
      <w:r w:rsidRPr="005A6CB7">
        <w:rPr>
          <w:b/>
          <w:szCs w:val="22"/>
        </w:rPr>
        <w:t>Figure D4</w:t>
      </w:r>
      <w:r w:rsidR="00471C82" w:rsidRPr="004D282A">
        <w:rPr>
          <w:szCs w:val="22"/>
        </w:rPr>
        <w:t xml:space="preserve"> indicates Canada consistently ranks among the world leaders in scientific articles per capita, alongside nations like the UK and Israel, maintaining a strong research output relative to its population. While countries like South Korea and China show faster growth rates from different starting points, Canada remains a top performer in this specific innovation metric.</w:t>
      </w:r>
    </w:p>
    <w:p w14:paraId="3F884198" w14:textId="77777777" w:rsidR="006B1B9C" w:rsidRPr="00061E71" w:rsidRDefault="006B1B9C" w:rsidP="00061E71"/>
    <w:p w14:paraId="694935E3" w14:textId="77777777" w:rsidR="00F85B9C" w:rsidRDefault="00BB4AD7" w:rsidP="00F85B9C">
      <w:pPr>
        <w:keepNext/>
        <w:jc w:val="center"/>
      </w:pPr>
      <w:r>
        <w:rPr>
          <w:noProof/>
        </w:rPr>
        <w:lastRenderedPageBreak/>
        <w:drawing>
          <wp:inline distT="0" distB="0" distL="0" distR="0" wp14:anchorId="1EA5337C" wp14:editId="20097222">
            <wp:extent cx="5673859" cy="3142445"/>
            <wp:effectExtent l="0" t="0" r="3175" b="0"/>
            <wp:docPr id="80893460" name="Picture 1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3460" name="Picture 16" descr="A graph of different colored lines&#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757" b="1155"/>
                    <a:stretch/>
                  </pic:blipFill>
                  <pic:spPr bwMode="auto">
                    <a:xfrm>
                      <a:off x="0" y="0"/>
                      <a:ext cx="5683036" cy="3147528"/>
                    </a:xfrm>
                    <a:prstGeom prst="rect">
                      <a:avLst/>
                    </a:prstGeom>
                    <a:noFill/>
                    <a:ln>
                      <a:noFill/>
                    </a:ln>
                    <a:extLst>
                      <a:ext uri="{53640926-AAD7-44D8-BBD7-CCE9431645EC}">
                        <a14:shadowObscured xmlns:a14="http://schemas.microsoft.com/office/drawing/2010/main"/>
                      </a:ext>
                    </a:extLst>
                  </pic:spPr>
                </pic:pic>
              </a:graphicData>
            </a:graphic>
          </wp:inline>
        </w:drawing>
      </w:r>
      <w:r w:rsidR="001D0AA8">
        <w:rPr>
          <w:rFonts w:ascii="Calibri" w:hAnsi="Calibri" w:cs="Calibri"/>
          <w:color w:val="000000"/>
          <w:szCs w:val="22"/>
          <w:bdr w:val="none" w:sz="0" w:space="0" w:color="auto" w:frame="1"/>
        </w:rPr>
        <w:fldChar w:fldCharType="begin"/>
      </w:r>
      <w:r w:rsidR="001D0AA8">
        <w:rPr>
          <w:rFonts w:ascii="Calibri" w:hAnsi="Calibri"/>
          <w:szCs w:val="22"/>
          <w:bdr w:val="none" w:sz="0" w:space="0" w:color="auto" w:frame="1"/>
        </w:rPr>
        <w:instrText xml:space="preserve"> INCLUDEPICTURE "https://lh7-rt.googleusercontent.com/docsz/AD_4nXefXwOO7GLxaMxoVMqGOYh-fdVV7fWXsPe-sbrt2sUwm6mbTkRmB6ZG5wRuLpISQUi6RCO68oxLGR-Ii4k6Z4YoVs22nqe-j886WZwd3TDZr3vhIurohuafxs4egfoAmbtT6bc-jx8X3-z6yTyvUhs?key=hoQx51Yzk_gpoXgDVrwzpbVO" \* MERGEFORMATINET </w:instrText>
      </w:r>
      <w:r w:rsidR="001D0AA8">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"https://lh7-rt.googleusercontent.com/docsz/AD_4nXefXwOO7GLxaMxoVMqGOYh-fdVV7fWXsPe-sbrt2sUwm6mbTkRmB6ZG5wRuLpISQUi6RCO68oxLGR-Ii4k6Z4YoVs22nqe-j886WZwd3TDZr3vhIurohuafxs4egfoAmbtT6bc-jx8X3-z6yTyvUhs?key=hoQx51Yzk_gpoXgDVrwzpbVO" \* MERGEFORMATINET </w:instrText>
      </w:r>
      <w:r w:rsidR="00AD044D">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"https://lh7-rt.googleusercontent.com/docsz/AD_4nXefXwOO7GLxaMxoVMqGOYh-fdVV7fWXsPe-sbrt2sUwm6mbTkRmB6ZG5wRuLpISQUi6RCO68oxLGR-Ii4k6Z4YoVs22nqe-j886WZwd3TDZr3vhIurohuafxs4egfoAmbtT6bc-jx8X3-z6yTyvUhs?key=hoQx51Yzk_gpoXgDVrwzpbVO"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"https://lh7-rt.googleusercontent.com/docsz/AD_4nXefXwOO7GLxaMxoVMqGOYh-fdVV7fWXsPe-sbrt2sUwm6mbTkRmB6ZG5wRuLpISQUi6RCO68oxLGR-Ii4k6Z4YoVs22nqe-j886WZwd3TDZr3vhIurohuafxs4egfoAmbtT6bc-jx8X3-z6yTyvUhs?key=hoQx51Yzk_gpoXgDVrwzpbVO"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"https://lh7-rt.googleusercontent.com/docsz/AD_4nXefXwOO7GLxaMxoVMqGOYh-fdVV7fWXsPe-sbrt2sUwm6mbTkRmB6ZG5wRuLpISQUi6RCO68oxLGR-Ii4k6Z4YoVs22nqe-j886WZwd3TDZr3vhIurohuafxs4egfoAmbtT6bc-jx8X3-z6yTyvUhs?key=hoQx51Yzk_gpoXgDVrwzpbVO" \* MERGEFORMATINET </w:instrText>
      </w:r>
      <w:r w:rsidR="001D0AA8">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"https://lh7-rt.googleusercontent.com/docsz/AD_4nXefXwOO7GLxaMxoVMqGOYh-fdVV7fWXsPe-sbrt2sUwm6mbTkRmB6ZG5wRuLpISQUi6RCO68oxLGR-Ii4k6Z4YoVs22nqe-j886WZwd3TDZr3vhIurohuafxs4egfoAmbtT6bc-jx8X3-z6yTyvUhs?key=hoQx51Yzk_gpoXgDVrwzpbVO"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1D0AA8">
        <w:rPr>
          <w:rFonts w:ascii="Calibri" w:hAnsi="Calibri" w:cs="Calibri"/>
          <w:color w:val="000000"/>
          <w:szCs w:val="22"/>
          <w:bdr w:val="none" w:sz="0" w:space="0" w:color="auto" w:frame="1"/>
        </w:rPr>
        <w:fldChar w:fldCharType="end"/>
      </w:r>
    </w:p>
    <w:p w14:paraId="38A54538" w14:textId="77777777" w:rsidR="001D0AA8" w:rsidRDefault="00F85B9C" w:rsidP="00F85B9C">
      <w:pPr>
        <w:pStyle w:val="Caption"/>
        <w:jc w:val="center"/>
      </w:pPr>
      <w:r>
        <w:t xml:space="preserve">Figure D </w:t>
      </w:r>
      <w:r w:rsidR="006465DA">
        <w:fldChar w:fldCharType="begin"/>
      </w:r>
      <w:r w:rsidR="006465DA">
        <w:instrText xml:space="preserve"> SEQ Figure_D \* ARABIC </w:instrText>
      </w:r>
      <w:r w:rsidR="006465DA">
        <w:fldChar w:fldCharType="separate"/>
      </w:r>
      <w:r w:rsidR="006465DA">
        <w:rPr>
          <w:noProof/>
        </w:rPr>
        <w:t>5</w:t>
      </w:r>
      <w:r w:rsidR="006465DA">
        <w:rPr>
          <w:noProof/>
        </w:rPr>
        <w:fldChar w:fldCharType="end"/>
      </w:r>
      <w:r>
        <w:t xml:space="preserve">: Patent Applications by </w:t>
      </w:r>
      <w:r w:rsidR="00BB4AD7">
        <w:t>Non</w:t>
      </w:r>
      <w:r>
        <w:t>-Residents per Capita</w:t>
      </w:r>
    </w:p>
    <w:p w14:paraId="375D4392" w14:textId="77777777" w:rsidR="00BB50F6" w:rsidRPr="004D282A" w:rsidRDefault="005A6CB7" w:rsidP="004D282A">
      <w:pPr>
        <w:rPr>
          <w:szCs w:val="22"/>
        </w:rPr>
      </w:pPr>
      <w:r w:rsidRPr="005A6CB7">
        <w:rPr>
          <w:b/>
          <w:szCs w:val="22"/>
        </w:rPr>
        <w:t xml:space="preserve">Figure D5 </w:t>
      </w:r>
      <w:r w:rsidRPr="005A6CB7">
        <w:rPr>
          <w:szCs w:val="22"/>
        </w:rPr>
        <w:t>shows</w:t>
      </w:r>
      <w:r>
        <w:rPr>
          <w:szCs w:val="22"/>
        </w:rPr>
        <w:t xml:space="preserve"> </w:t>
      </w:r>
      <w:r w:rsidR="00BB50F6" w:rsidRPr="004D282A">
        <w:rPr>
          <w:szCs w:val="22"/>
        </w:rPr>
        <w:t>Canada historically led in attracting non-resident patent applications per capita but has since declined, whereas the United States, South Korea, and Israel now demonstrate higher and generally increasing rates. China and several European nations show substantially lower levels of attracting foreign patents on a per capita basis.</w:t>
      </w:r>
    </w:p>
    <w:p w14:paraId="0FF603CB" w14:textId="77777777" w:rsidR="001D0AA8" w:rsidRDefault="001D0AA8" w:rsidP="00B64231">
      <w:pPr>
        <w:jc w:val="center"/>
        <w:rPr>
          <w:rFonts w:ascii="Calibri" w:hAnsi="Calibri"/>
          <w:szCs w:val="22"/>
          <w:bdr w:val="none" w:sz="0" w:space="0" w:color="auto" w:frame="1"/>
        </w:rPr>
      </w:pPr>
    </w:p>
    <w:p w14:paraId="6BFC4EB9" w14:textId="77777777" w:rsidR="00F85B9C" w:rsidRDefault="00BB4AD7" w:rsidP="00F85B9C">
      <w:pPr>
        <w:keepNext/>
        <w:jc w:val="center"/>
      </w:pPr>
      <w:r>
        <w:rPr>
          <w:noProof/>
        </w:rPr>
        <w:drawing>
          <wp:inline distT="0" distB="0" distL="0" distR="0" wp14:anchorId="311C303A" wp14:editId="2172F451">
            <wp:extent cx="5943600" cy="3281680"/>
            <wp:effectExtent l="0" t="0" r="0" b="0"/>
            <wp:docPr id="1844578741" name="Picture 1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8741" name="Picture 17" descr="A graph of different colored lines&#10;&#10;AI-generated content may be incorrect."/>
                    <pic:cNvPicPr>
                      <a:picLocks noChangeAspect="1" noChangeArrowheads="1"/>
                    </pic:cNvPicPr>
                  </pic:nvPicPr>
                  <pic:blipFill rotWithShape="1">
                    <a:blip r:embed="rId41">
                      <a:extLst>
                        <a:ext uri="{28A0092B-C50C-407E-A947-70E740481C1C}">
                          <a14:useLocalDpi xmlns:a14="http://schemas.microsoft.com/office/drawing/2010/main" val="0"/>
                        </a:ext>
                      </a:extLst>
                    </a:blip>
                    <a:srcRect t="1059" b="1155"/>
                    <a:stretch/>
                  </pic:blipFill>
                  <pic:spPr bwMode="auto">
                    <a:xfrm>
                      <a:off x="0" y="0"/>
                      <a:ext cx="5943600" cy="3281680"/>
                    </a:xfrm>
                    <a:prstGeom prst="rect">
                      <a:avLst/>
                    </a:prstGeom>
                    <a:noFill/>
                    <a:ln>
                      <a:noFill/>
                    </a:ln>
                    <a:extLst>
                      <a:ext uri="{53640926-AAD7-44D8-BBD7-CCE9431645EC}">
                        <a14:shadowObscured xmlns:a14="http://schemas.microsoft.com/office/drawing/2010/main"/>
                      </a:ext>
                    </a:extLst>
                  </pic:spPr>
                </pic:pic>
              </a:graphicData>
            </a:graphic>
          </wp:inline>
        </w:drawing>
      </w:r>
    </w:p>
    <w:p w14:paraId="4964F017" w14:textId="77777777" w:rsidR="001D0AA8" w:rsidRDefault="00F85B9C" w:rsidP="00F85B9C">
      <w:pPr>
        <w:pStyle w:val="Caption"/>
        <w:jc w:val="center"/>
      </w:pPr>
      <w:r>
        <w:t xml:space="preserve">Figure D </w:t>
      </w:r>
      <w:r w:rsidR="006465DA">
        <w:fldChar w:fldCharType="begin"/>
      </w:r>
      <w:r w:rsidR="006465DA">
        <w:instrText xml:space="preserve"> SEQ Figure_D \* ARABIC </w:instrText>
      </w:r>
      <w:r w:rsidR="006465DA">
        <w:fldChar w:fldCharType="separate"/>
      </w:r>
      <w:r w:rsidR="006465DA">
        <w:rPr>
          <w:noProof/>
        </w:rPr>
        <w:t>6</w:t>
      </w:r>
      <w:r w:rsidR="006465DA">
        <w:rPr>
          <w:noProof/>
        </w:rPr>
        <w:fldChar w:fldCharType="end"/>
      </w:r>
      <w:r>
        <w:t xml:space="preserve">: </w:t>
      </w:r>
      <w:r w:rsidR="00E82516">
        <w:t>Composite</w:t>
      </w:r>
      <w:r>
        <w:t xml:space="preserve"> Innovation Index</w:t>
      </w:r>
    </w:p>
    <w:p w14:paraId="405B76F3" w14:textId="77777777" w:rsidR="00BB4AD7" w:rsidRPr="00FB0D56" w:rsidRDefault="000B4AF2" w:rsidP="00BB4AD7">
      <w:pPr>
        <w:pStyle w:val="NormalWeb"/>
        <w:spacing w:before="120" w:beforeAutospacing="0" w:after="120" w:afterAutospacing="0"/>
        <w:rPr>
          <w:rFonts w:ascii="Roboto" w:hAnsi="Roboto"/>
          <w:color w:val="E3E3E3"/>
          <w:sz w:val="22"/>
          <w:szCs w:val="22"/>
        </w:rPr>
      </w:pPr>
      <w:r w:rsidRPr="00FB0D56">
        <w:rPr>
          <w:sz w:val="22"/>
          <w:szCs w:val="22"/>
        </w:rPr>
        <w:t xml:space="preserve">The composite innovation index </w:t>
      </w:r>
      <w:r w:rsidR="00E56BC4" w:rsidRPr="00FB0D56">
        <w:rPr>
          <w:sz w:val="22"/>
          <w:szCs w:val="22"/>
        </w:rPr>
        <w:t xml:space="preserve">shown in </w:t>
      </w:r>
      <w:r w:rsidR="00E56BC4" w:rsidRPr="00FB0D56">
        <w:rPr>
          <w:b/>
          <w:sz w:val="22"/>
          <w:szCs w:val="22"/>
        </w:rPr>
        <w:t>Figure D6</w:t>
      </w:r>
      <w:r w:rsidR="00E56BC4" w:rsidRPr="00FB0D56">
        <w:rPr>
          <w:sz w:val="22"/>
          <w:szCs w:val="22"/>
        </w:rPr>
        <w:t xml:space="preserve"> </w:t>
      </w:r>
      <w:r w:rsidRPr="00FB0D56">
        <w:rPr>
          <w:sz w:val="22"/>
          <w:szCs w:val="22"/>
        </w:rPr>
        <w:t>combi</w:t>
      </w:r>
      <w:r w:rsidR="00E56BC4" w:rsidRPr="00FB0D56">
        <w:rPr>
          <w:sz w:val="22"/>
          <w:szCs w:val="22"/>
        </w:rPr>
        <w:t>nes</w:t>
      </w:r>
      <w:r w:rsidRPr="00FB0D56">
        <w:rPr>
          <w:sz w:val="22"/>
          <w:szCs w:val="22"/>
        </w:rPr>
        <w:t xml:space="preserve"> multiple factors such as </w:t>
      </w:r>
      <w:r w:rsidR="00E56BC4" w:rsidRPr="00FB0D56">
        <w:rPr>
          <w:sz w:val="22"/>
          <w:szCs w:val="22"/>
        </w:rPr>
        <w:t>P</w:t>
      </w:r>
      <w:r w:rsidRPr="00FB0D56">
        <w:rPr>
          <w:sz w:val="22"/>
          <w:szCs w:val="22"/>
        </w:rPr>
        <w:t xml:space="preserve">atents, </w:t>
      </w:r>
      <w:r w:rsidR="003820AD" w:rsidRPr="00FB0D56">
        <w:rPr>
          <w:sz w:val="22"/>
          <w:szCs w:val="22"/>
        </w:rPr>
        <w:t>R&amp;D E</w:t>
      </w:r>
      <w:r w:rsidRPr="00FB0D56">
        <w:rPr>
          <w:sz w:val="22"/>
          <w:szCs w:val="22"/>
        </w:rPr>
        <w:t xml:space="preserve">xpenditure and </w:t>
      </w:r>
      <w:r w:rsidR="00E56BC4" w:rsidRPr="00FB0D56">
        <w:rPr>
          <w:sz w:val="22"/>
          <w:szCs w:val="22"/>
        </w:rPr>
        <w:t>S</w:t>
      </w:r>
      <w:r w:rsidRPr="00FB0D56">
        <w:rPr>
          <w:sz w:val="22"/>
          <w:szCs w:val="22"/>
        </w:rPr>
        <w:t xml:space="preserve">cientific </w:t>
      </w:r>
      <w:r w:rsidR="00E56BC4" w:rsidRPr="00FB0D56">
        <w:rPr>
          <w:sz w:val="22"/>
          <w:szCs w:val="22"/>
        </w:rPr>
        <w:t>A</w:t>
      </w:r>
      <w:r w:rsidRPr="00FB0D56">
        <w:rPr>
          <w:sz w:val="22"/>
          <w:szCs w:val="22"/>
        </w:rPr>
        <w:t>rticles per capita to name a few.</w:t>
      </w:r>
      <w:r w:rsidR="00E56BC4" w:rsidRPr="00FB0D56">
        <w:rPr>
          <w:sz w:val="22"/>
          <w:szCs w:val="22"/>
        </w:rPr>
        <w:t xml:space="preserve"> W</w:t>
      </w:r>
      <w:r w:rsidRPr="00FB0D56">
        <w:rPr>
          <w:sz w:val="22"/>
          <w:szCs w:val="22"/>
        </w:rPr>
        <w:t>eigh</w:t>
      </w:r>
      <w:r w:rsidR="00E56BC4" w:rsidRPr="00FB0D56">
        <w:rPr>
          <w:sz w:val="22"/>
          <w:szCs w:val="22"/>
        </w:rPr>
        <w:t>t</w:t>
      </w:r>
      <w:r w:rsidRPr="00FB0D56">
        <w:rPr>
          <w:sz w:val="22"/>
          <w:szCs w:val="22"/>
        </w:rPr>
        <w:t xml:space="preserve">ing was assigned to each based on a subjective importance level that metric plays in a </w:t>
      </w:r>
      <w:r w:rsidR="003820AD" w:rsidRPr="00FB0D56">
        <w:rPr>
          <w:sz w:val="22"/>
          <w:szCs w:val="22"/>
        </w:rPr>
        <w:t>country’s</w:t>
      </w:r>
      <w:r w:rsidRPr="00FB0D56">
        <w:rPr>
          <w:sz w:val="22"/>
          <w:szCs w:val="22"/>
        </w:rPr>
        <w:t xml:space="preserve"> innovation. </w:t>
      </w:r>
    </w:p>
    <w:p w14:paraId="0FEF24E4" w14:textId="77777777" w:rsidR="00BB4AD7" w:rsidRPr="00FB0D56" w:rsidRDefault="00BB4AD7" w:rsidP="00BB4AD7">
      <w:pPr>
        <w:rPr>
          <w:szCs w:val="22"/>
        </w:rPr>
      </w:pPr>
      <w:r w:rsidRPr="00FB0D56">
        <w:rPr>
          <w:szCs w:val="22"/>
        </w:rPr>
        <w:lastRenderedPageBreak/>
        <w:t xml:space="preserve">The per capita metrics and weights representing the composite index are the following: Patents– 0.25, Non-resident Patents – 0.07, R&amp;D Expenditure – 0.25, Researchers – 0.15, FDI </w:t>
      </w:r>
      <w:r>
        <w:rPr>
          <w:szCs w:val="22"/>
        </w:rPr>
        <w:t>I</w:t>
      </w:r>
      <w:r w:rsidRPr="00FB0D56">
        <w:rPr>
          <w:szCs w:val="22"/>
        </w:rPr>
        <w:t>nflows – 0.06, Scientific Articles – 0.15, Gross Capital Formation - 0.07.</w:t>
      </w:r>
      <w:r>
        <w:rPr>
          <w:szCs w:val="22"/>
        </w:rPr>
        <w:t xml:space="preserve"> </w:t>
      </w:r>
      <w:r w:rsidRPr="00FB0D56">
        <w:rPr>
          <w:szCs w:val="22"/>
        </w:rPr>
        <w:t>The logic behind the selection of these weights were that Patents by residents (0.25) and R&amp;D Expenditure (0.25) are direct outputs and inputs of the innovation process. Researchers in R&amp;D and Scientific Articles both with 0.15, represent human capital and knowledge dissemination and are crucial but less direct measures of innovation. The remaining indicators are weighted less between 0.07 and 0.06 as these were seen as factors that support or attract innovation thus less essential to the core innovation effort.</w:t>
      </w:r>
      <w:r>
        <w:rPr>
          <w:szCs w:val="22"/>
        </w:rPr>
        <w:t xml:space="preserve"> </w:t>
      </w:r>
      <w:r w:rsidRPr="00FB0D56">
        <w:rPr>
          <w:szCs w:val="22"/>
        </w:rPr>
        <w:t xml:space="preserve">Additionally, normalization was applied separately for each </w:t>
      </w:r>
      <w:r>
        <w:rPr>
          <w:szCs w:val="22"/>
        </w:rPr>
        <w:t>indicator</w:t>
      </w:r>
      <w:r w:rsidRPr="00FB0D56">
        <w:rPr>
          <w:szCs w:val="22"/>
        </w:rPr>
        <w:t xml:space="preserve"> and within each specific country using Min-Max scaling. The normalization was needed due to the diverse scale and units of the metrics considered in the analysis. Due to scaling from 0-1, the final values now become directly comparable and will lead to a more realistic and accurate presentation of findings. If this was not done, factors such as R&amp;D Expenditure would dominate the index even if a small weight was assigned compared to metrics with smaller values.</w:t>
      </w:r>
    </w:p>
    <w:p w14:paraId="646705C9" w14:textId="77777777" w:rsidR="00BB4AD7" w:rsidRPr="00FB0D56" w:rsidRDefault="00BB4AD7" w:rsidP="00BB4AD7">
      <w:pPr>
        <w:rPr>
          <w:szCs w:val="22"/>
        </w:rPr>
      </w:pPr>
    </w:p>
    <w:p w14:paraId="5F55CA62" w14:textId="77777777" w:rsidR="000B4AF2" w:rsidRPr="004D282A" w:rsidRDefault="00BB4AD7" w:rsidP="004D282A">
      <w:pPr>
        <w:rPr>
          <w:szCs w:val="22"/>
        </w:rPr>
      </w:pPr>
      <w:r>
        <w:rPr>
          <w:szCs w:val="22"/>
        </w:rPr>
        <w:t>The plot</w:t>
      </w:r>
      <w:r w:rsidR="000B4AF2" w:rsidRPr="004D282A">
        <w:rPr>
          <w:szCs w:val="22"/>
        </w:rPr>
        <w:t xml:space="preserve"> reveals a general upward trend across most nations, with South Korea, China, and the United States demonstrating the best recent performance. This adds validity to the metrics and weights used as we know </w:t>
      </w:r>
      <w:r w:rsidR="003820AD" w:rsidRPr="004D282A">
        <w:rPr>
          <w:szCs w:val="22"/>
        </w:rPr>
        <w:t>today</w:t>
      </w:r>
      <w:r w:rsidR="000B4AF2" w:rsidRPr="004D282A">
        <w:rPr>
          <w:szCs w:val="22"/>
        </w:rPr>
        <w:t xml:space="preserve"> these three nations are among the best when it relates to producing and designing innovative solutions and products. Canada, while highly competitive in the past is now showing a more stagnant trend and is falling behind the leaders. It is this fall the group wants to address.</w:t>
      </w:r>
    </w:p>
    <w:p w14:paraId="7941EDAF" w14:textId="77777777" w:rsidR="00BB4AD7" w:rsidRDefault="00BB4AD7" w:rsidP="00BB4AD7">
      <w:pPr>
        <w:jc w:val="center"/>
        <w:rPr>
          <w:rFonts w:ascii="Calibri" w:hAnsi="Calibri"/>
          <w:szCs w:val="22"/>
          <w:bdr w:val="none" w:sz="0" w:space="0" w:color="auto" w:frame="1"/>
        </w:rPr>
      </w:pPr>
    </w:p>
    <w:p w14:paraId="71485BD7" w14:textId="77777777" w:rsidR="00F85B9C" w:rsidRDefault="00BB4AD7" w:rsidP="00F85B9C">
      <w:pPr>
        <w:keepNext/>
        <w:jc w:val="center"/>
      </w:pPr>
      <w:r>
        <w:rPr>
          <w:noProof/>
        </w:rPr>
        <w:drawing>
          <wp:inline distT="0" distB="0" distL="0" distR="0" wp14:anchorId="521399B2" wp14:editId="4AFB26B9">
            <wp:extent cx="5472430" cy="3045682"/>
            <wp:effectExtent l="0" t="0" r="1270" b="2540"/>
            <wp:docPr id="1804621802" name="Picture 2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21802" name="Picture 27" descr="A graph of a number of people&#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907" b="635"/>
                    <a:stretch/>
                  </pic:blipFill>
                  <pic:spPr bwMode="auto">
                    <a:xfrm>
                      <a:off x="0" y="0"/>
                      <a:ext cx="5495028" cy="3058259"/>
                    </a:xfrm>
                    <a:prstGeom prst="rect">
                      <a:avLst/>
                    </a:prstGeom>
                    <a:noFill/>
                    <a:ln>
                      <a:noFill/>
                    </a:ln>
                    <a:extLst>
                      <a:ext uri="{53640926-AAD7-44D8-BBD7-CCE9431645EC}">
                        <a14:shadowObscured xmlns:a14="http://schemas.microsoft.com/office/drawing/2010/main"/>
                      </a:ext>
                    </a:extLst>
                  </pic:spPr>
                </pic:pic>
              </a:graphicData>
            </a:graphic>
          </wp:inline>
        </w:drawing>
      </w:r>
      <w:r w:rsidR="001D0AA8">
        <w:rPr>
          <w:rFonts w:ascii="Calibri" w:hAnsi="Calibri" w:cs="Calibri"/>
          <w:color w:val="000000"/>
          <w:szCs w:val="22"/>
          <w:bdr w:val="none" w:sz="0" w:space="0" w:color="auto" w:frame="1"/>
        </w:rPr>
        <w:fldChar w:fldCharType="begin"/>
      </w:r>
      <w:r w:rsidR="001D0AA8">
        <w:rPr>
          <w:rFonts w:ascii="Calibri" w:hAnsi="Calibri"/>
          <w:szCs w:val="22"/>
          <w:bdr w:val="none" w:sz="0" w:space="0" w:color="auto" w:frame="1"/>
        </w:rPr>
        <w:instrText xml:space="preserve"> INCLUDEPICTURE "https://lh7-rt.googleusercontent.com/docsz/AD_4nXcFb7YfrkgVuFtjKxED9qmFiIG8f8p4jYYBAi0GCYk4kiAIVnRfjTN1xfL61QZiGqcLyUSzUy8uXUBezqq_bbUe9hQ5F2xHfdnhnueEqoQ1EzVfFTI4aiYc2kf48K1d0I5pBmLMpciotFORrqU-RwY?key=hoQx51Yzk_gpoXgDVrwzpbVO" \* MERGEFORMATINET </w:instrText>
      </w:r>
      <w:r w:rsidR="001D0AA8">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"https://lh7-rt.googleusercontent.com/docsz/AD_4nXcFb7YfrkgVuFtjKxED9qmFiIG8f8p4jYYBAi0GCYk4kiAIVnRfjTN1xfL61QZiGqcLyUSzUy8uXUBezqq_bbUe9hQ5F2xHfdnhnueEqoQ1EzVfFTI4aiYc2kf48K1d0I5pBmLMpciotFORrqU-RwY?key=hoQx51Yzk_gpoXgDVrwzpbVO" \* MERGEFORMATINET </w:instrText>
      </w:r>
      <w:r w:rsidR="00AD044D">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"https://lh7-rt.googleusercontent.com/docsz/AD_4nXcFb7YfrkgVuFtjKxED9qmFiIG8f8p4jYYBAi0GCYk4kiAIVnRfjTN1xfL61QZiGqcLyUSzUy8uXUBezqq_bbUe9hQ5F2xHfdnhnueEqoQ1EzVfFTI4aiYc2kf48K1d0I5pBmLMpciotFORrqU-RwY?key=hoQx51Yzk_gpoXgDVrwzpbVO"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"https://lh7-rt.googleusercontent.com/docsz/AD_4nXcFb7YfrkgVuFtjKxED9qmFiIG8f8p4jYYBAi0GCYk4kiAIVnRfjTN1xfL61QZiGqcLyUSzUy8uXUBezqq_bbUe9hQ5F2xHfdnhnueEqoQ1EzVfFTI4aiYc2kf48K1d0I5pBmLMpciotFORrqU-RwY?key=hoQx51Yzk_gpoXgDVrwzpbVO"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"https://lh7-rt.googleusercontent.com/docsz/AD_4nXcFb7YfrkgVuFtjKxED9qmFiIG8f8p4jYYBAi0GCYk4kiAIVnRfjTN1xfL61QZiGqcLyUSzUy8uXUBezqq_bbUe9hQ5F2xHfdnhnueEqoQ1EzVfFTI4aiYc2kf48K1d0I5pBmLMpciotFORrqU-RwY?key=hoQx51Yzk_gpoXgDVrwzpbVO" \* MERGEFORMATINET </w:instrText>
      </w:r>
      <w:r w:rsidR="001D0AA8">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"https://lh7-rt.googleusercontent.com/docsz/AD_4nXcFb7YfrkgVuFtjKxED9qmFiIG8f8p4jYYBAi0GCYk4kiAIVnRfjTN1xfL61QZiGqcLyUSzUy8uXUBezqq_bbUe9hQ5F2xHfdnhnueEqoQ1EzVfFTI4aiYc2kf48K1d0I5pBmLMpciotFORrqU-RwY?key=hoQx51Yzk_gpoXgDVrwzpbVO"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1D0AA8">
        <w:rPr>
          <w:rFonts w:ascii="Calibri" w:hAnsi="Calibri" w:cs="Calibri"/>
          <w:color w:val="000000"/>
          <w:szCs w:val="22"/>
          <w:bdr w:val="none" w:sz="0" w:space="0" w:color="auto" w:frame="1"/>
        </w:rPr>
        <w:fldChar w:fldCharType="end"/>
      </w:r>
    </w:p>
    <w:p w14:paraId="7FF83E50" w14:textId="77777777" w:rsidR="001D0AA8" w:rsidRDefault="00F85B9C" w:rsidP="00F85B9C">
      <w:pPr>
        <w:pStyle w:val="Caption"/>
        <w:jc w:val="center"/>
      </w:pPr>
      <w:commentRangeStart w:id="46"/>
      <w:r>
        <w:t>Figure D</w:t>
      </w:r>
      <w:r w:rsidR="006465DA">
        <w:fldChar w:fldCharType="begin"/>
      </w:r>
      <w:r w:rsidR="006465DA">
        <w:instrText xml:space="preserve"> SEQ Figure_D \* ARABIC </w:instrText>
      </w:r>
      <w:r w:rsidR="006465DA">
        <w:fldChar w:fldCharType="separate"/>
      </w:r>
      <w:r w:rsidR="006465DA">
        <w:rPr>
          <w:noProof/>
        </w:rPr>
        <w:t>7</w:t>
      </w:r>
      <w:r w:rsidR="006465DA">
        <w:rPr>
          <w:noProof/>
        </w:rPr>
        <w:fldChar w:fldCharType="end"/>
      </w:r>
      <w:r>
        <w:t xml:space="preserve">: </w:t>
      </w:r>
      <w:commentRangeEnd w:id="46"/>
      <w:r w:rsidR="00BB4AD7">
        <w:rPr>
          <w:rStyle w:val="CommentReference"/>
          <w:i w:val="0"/>
          <w:iCs w:val="0"/>
          <w:color w:val="000000"/>
        </w:rPr>
        <w:commentReference w:id="46"/>
      </w:r>
      <w:r>
        <w:t>Patent Applications by Residents per capita</w:t>
      </w:r>
    </w:p>
    <w:p w14:paraId="717B82F6" w14:textId="77777777" w:rsidR="00597012" w:rsidRPr="004D282A" w:rsidRDefault="00E56BC4" w:rsidP="004D282A">
      <w:pPr>
        <w:rPr>
          <w:szCs w:val="22"/>
        </w:rPr>
      </w:pPr>
      <w:r w:rsidRPr="00E56BC4">
        <w:rPr>
          <w:b/>
          <w:szCs w:val="22"/>
        </w:rPr>
        <w:t>Figure D7</w:t>
      </w:r>
      <w:r>
        <w:rPr>
          <w:szCs w:val="22"/>
        </w:rPr>
        <w:t xml:space="preserve"> shows </w:t>
      </w:r>
      <w:r w:rsidR="00597012" w:rsidRPr="004D282A">
        <w:rPr>
          <w:szCs w:val="22"/>
        </w:rPr>
        <w:t>South Korea is the leader in resident patent applications per capita with a strong upward trend, contrasting starkly with Japan's significant decline from its earlier peak. China exhibits dramatic recent growth from a low base, while Canada consistently ranks near the bottom among these nations on this innovation output metric.</w:t>
      </w:r>
    </w:p>
    <w:p w14:paraId="2A5C19F8" w14:textId="77777777" w:rsidR="001D0AA8" w:rsidRDefault="001D0AA8" w:rsidP="00B64231">
      <w:pPr>
        <w:jc w:val="center"/>
        <w:rPr>
          <w:rFonts w:ascii="Calibri" w:hAnsi="Calibri"/>
          <w:szCs w:val="22"/>
          <w:bdr w:val="none" w:sz="0" w:space="0" w:color="auto" w:frame="1"/>
        </w:rPr>
      </w:pPr>
    </w:p>
    <w:p w14:paraId="2A5D09A6" w14:textId="77777777" w:rsidR="00F85B9C" w:rsidRDefault="00BB4AD7" w:rsidP="00F85B9C">
      <w:pPr>
        <w:keepNext/>
        <w:jc w:val="center"/>
      </w:pPr>
      <w:r>
        <w:rPr>
          <w:noProof/>
        </w:rPr>
        <w:lastRenderedPageBreak/>
        <w:drawing>
          <wp:inline distT="0" distB="0" distL="0" distR="0" wp14:anchorId="6941984E" wp14:editId="0EFAEA4C">
            <wp:extent cx="5092241" cy="2820318"/>
            <wp:effectExtent l="0" t="0" r="635" b="0"/>
            <wp:docPr id="549813126" name="Picture 1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13126" name="Picture 18" descr="A graph of different colored lines&#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908" b="1002"/>
                    <a:stretch/>
                  </pic:blipFill>
                  <pic:spPr bwMode="auto">
                    <a:xfrm>
                      <a:off x="0" y="0"/>
                      <a:ext cx="5145624" cy="2849884"/>
                    </a:xfrm>
                    <a:prstGeom prst="rect">
                      <a:avLst/>
                    </a:prstGeom>
                    <a:noFill/>
                    <a:ln>
                      <a:noFill/>
                    </a:ln>
                    <a:extLst>
                      <a:ext uri="{53640926-AAD7-44D8-BBD7-CCE9431645EC}">
                        <a14:shadowObscured xmlns:a14="http://schemas.microsoft.com/office/drawing/2010/main"/>
                      </a:ext>
                    </a:extLst>
                  </pic:spPr>
                </pic:pic>
              </a:graphicData>
            </a:graphic>
          </wp:inline>
        </w:drawing>
      </w:r>
      <w:r w:rsidR="001D0AA8">
        <w:rPr>
          <w:rFonts w:ascii="Calibri" w:hAnsi="Calibri" w:cs="Calibri"/>
          <w:color w:val="000000"/>
          <w:szCs w:val="22"/>
          <w:bdr w:val="none" w:sz="0" w:space="0" w:color="auto" w:frame="1"/>
        </w:rPr>
        <w:fldChar w:fldCharType="begin"/>
      </w:r>
      <w:r w:rsidR="001D0AA8">
        <w:rPr>
          <w:rFonts w:ascii="Calibri" w:hAnsi="Calibri"/>
          <w:szCs w:val="22"/>
          <w:bdr w:val="none" w:sz="0" w:space="0" w:color="auto" w:frame="1"/>
        </w:rPr>
        <w:instrText xml:space="preserve"> INCLUDEPICTURE "https://lh7-rt.googleusercontent.com/docsz/AD_4nXelh6oFt0n7qRP6KurK8ig0mcYFW5gvYpXi2I17vjEgoIRcz-9oJlxdAT9mzk-wSU-0f4TnYS1XWwtrVvykbSNHPjTYHinruX28NzdQoei0AhThrnrVTkwUxaeOZc-bvOiBTkvCTkvSUTVK-XQvqvE?key=hoQx51Yzk_gpoXgDVrwzpbVO" \* MERGEFORMATINET </w:instrText>
      </w:r>
      <w:r w:rsidR="001D0AA8">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"https://lh7-rt.googleusercontent.com/docsz/AD_4nXelh6oFt0n7qRP6KurK8ig0mcYFW5gvYpXi2I17vjEgoIRcz-9oJlxdAT9mzk-wSU-0f4TnYS1XWwtrVvykbSNHPjTYHinruX28NzdQoei0AhThrnrVTkwUxaeOZc-bvOiBTkvCTkvSUTVK-XQvqvE?key=hoQx51Yzk_gpoXgDVrwzpbVO" \* MERGEFORMATINET </w:instrText>
      </w:r>
      <w:r w:rsidR="00AD044D">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"https://lh7-rt.googleusercontent.com/docsz/AD_4nXelh6oFt0n7qRP6KurK8ig0mcYFW5gvYpXi2I17vjEgoIRcz-9oJlxdAT9mzk-wSU-0f4TnYS1XWwtrVvykbSNHPjTYHinruX28NzdQoei0AhThrnrVTkwUxaeOZc-bvOiBTkvCTkvSUTVK-XQvqvE?key=hoQx51Yzk_gpoXgDVrwzpbVO"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"https://lh7-rt.googleusercontent.com/docsz/AD_4nXelh6oFt0n7qRP6KurK8ig0mcYFW5gvYpXi2I17vjEgoIRcz-9oJlxdAT9mzk-wSU-0f4TnYS1XWwtrVvykbSNHPjTYHinruX28NzdQoei0AhThrnrVTkwUxaeOZc-bvOiBTkvCTkvSUTVK-XQvqvE?key=hoQx51Yzk_gpoXgDVrwzpbVO" \* MERGEFORMATINET </w:instrText>
      </w:r>
      <w:r w:rsidR="001D0AA8">
        <w:rPr>
          <w:rFonts w:ascii="Calibri" w:hAnsi="Calibri"/>
          <w:noProof/>
          <w:szCs w:val="22"/>
          <w:bdr w:val="none" w:sz="0" w:space="0" w:color="auto" w:frame="1"/>
        </w:rPr>
        <w:fldChar w:fldCharType="separate"/>
      </w:r>
      <w:r w:rsidR="001D0AA8">
        <w:rPr>
          <w:rFonts w:ascii="Calibri" w:hAnsi="Calibri"/>
          <w:noProof/>
          <w:szCs w:val="22"/>
          <w:bdr w:val="none" w:sz="0" w:space="0" w:color="auto" w:frame="1"/>
        </w:rPr>
        <w:fldChar w:fldCharType="begin"/>
      </w:r>
      <w:r w:rsidR="001D0AA8">
        <w:rPr>
          <w:rFonts w:ascii="Calibri" w:hAnsi="Calibri"/>
          <w:noProof/>
          <w:szCs w:val="22"/>
          <w:bdr w:val="none" w:sz="0" w:space="0" w:color="auto" w:frame="1"/>
        </w:rPr>
        <w:instrText xml:space="preserve"> INCLUDEPICTURE  "https://lh7-rt.googleusercontent.com/docsz/AD_4nXelh6oFt0n7qRP6KurK8ig0mcYFW5gvYpXi2I17vjEgoIRcz-9oJlxdAT9mzk-wSU-0f4TnYS1XWwtrVvykbSNHPjTYHinruX28NzdQoei0AhThrnrVTkwUxaeOZc-bvOiBTkvCTkvSUTVK-XQvqvE?key=hoQx51Yzk_gpoXgDVrwzpbVO" \* MERGEFORMATINET </w:instrText>
      </w:r>
      <w:r w:rsidR="001D0AA8">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"https://lh7-rt.googleusercontent.com/docsz/AD_4nXelh6oFt0n7qRP6KurK8ig0mcYFW5gvYpXi2I17vjEgoIRcz-9oJlxdAT9mzk-wSU-0f4TnYS1XWwtrVvykbSNHPjTYHinruX28NzdQoei0AhThrnrVTkwUxaeOZc-bvOiBTkvCTkvSUTVK-XQvqvE?key=hoQx51Yzk_gpoXgDVrwzpbVO"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1D0AA8">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1D0AA8">
        <w:rPr>
          <w:rFonts w:ascii="Calibri" w:hAnsi="Calibri" w:cs="Calibri"/>
          <w:color w:val="000000"/>
          <w:szCs w:val="22"/>
          <w:bdr w:val="none" w:sz="0" w:space="0" w:color="auto" w:frame="1"/>
        </w:rPr>
        <w:fldChar w:fldCharType="end"/>
      </w:r>
    </w:p>
    <w:p w14:paraId="4E47F4E1" w14:textId="77777777" w:rsidR="001D0AA8" w:rsidRDefault="00F85B9C" w:rsidP="00F85B9C">
      <w:pPr>
        <w:pStyle w:val="Caption"/>
        <w:jc w:val="center"/>
      </w:pPr>
      <w:r>
        <w:t>Figure D</w:t>
      </w:r>
      <w:r w:rsidR="006465DA">
        <w:fldChar w:fldCharType="begin"/>
      </w:r>
      <w:r w:rsidR="006465DA">
        <w:instrText xml:space="preserve"> SEQ Figure_D \* ARABIC </w:instrText>
      </w:r>
      <w:r w:rsidR="006465DA">
        <w:fldChar w:fldCharType="separate"/>
      </w:r>
      <w:r w:rsidR="006465DA">
        <w:rPr>
          <w:noProof/>
        </w:rPr>
        <w:t>8</w:t>
      </w:r>
      <w:r w:rsidR="006465DA">
        <w:rPr>
          <w:noProof/>
        </w:rPr>
        <w:fldChar w:fldCharType="end"/>
      </w:r>
      <w:r>
        <w:t xml:space="preserve">: R&amp;D Expenditure per </w:t>
      </w:r>
      <w:r w:rsidR="00BB4AD7">
        <w:t>capita</w:t>
      </w:r>
    </w:p>
    <w:p w14:paraId="398A31D5" w14:textId="77777777" w:rsidR="00E807CC" w:rsidRPr="004D282A" w:rsidRDefault="00E56BC4" w:rsidP="004D282A">
      <w:pPr>
        <w:rPr>
          <w:szCs w:val="22"/>
        </w:rPr>
      </w:pPr>
      <w:r w:rsidRPr="00E56BC4">
        <w:rPr>
          <w:b/>
          <w:szCs w:val="22"/>
        </w:rPr>
        <w:t>Figure D8</w:t>
      </w:r>
      <w:r>
        <w:rPr>
          <w:szCs w:val="22"/>
        </w:rPr>
        <w:t xml:space="preserve"> shows that t</w:t>
      </w:r>
      <w:r w:rsidR="00E807CC" w:rsidRPr="004D282A">
        <w:rPr>
          <w:szCs w:val="22"/>
        </w:rPr>
        <w:t>he United States and Israel are by far the leaders in per capita R&amp;D expenditure with strong upward trends. This contrasts Canada which is being outpaced and remains in the middle tier with less dynamic growth recently. Meanwhile, nations like South Korea and China exhibit rapid increases in their per capita R&amp;D investment over this period.</w:t>
      </w:r>
    </w:p>
    <w:p w14:paraId="05A686E8" w14:textId="77777777" w:rsidR="00EB78C4" w:rsidRPr="00E80DF0" w:rsidRDefault="00EB78C4" w:rsidP="00BB4AD7">
      <w:pPr>
        <w:rPr>
          <w:szCs w:val="22"/>
        </w:rPr>
      </w:pPr>
    </w:p>
    <w:p w14:paraId="6092338B" w14:textId="77777777" w:rsidR="00F85B9C" w:rsidRDefault="00BB4AD7" w:rsidP="00F85B9C">
      <w:pPr>
        <w:keepNext/>
        <w:jc w:val="center"/>
      </w:pPr>
      <w:r>
        <w:rPr>
          <w:noProof/>
        </w:rPr>
        <w:drawing>
          <wp:inline distT="0" distB="0" distL="0" distR="0" wp14:anchorId="15485AF3" wp14:editId="6C251737">
            <wp:extent cx="5193665" cy="3677055"/>
            <wp:effectExtent l="0" t="0" r="635" b="6350"/>
            <wp:docPr id="1681340174" name="Picture 22" descr="A graph of 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40174" name="Picture 22" descr="A graph of a graph with numbers and text&#10;&#10;AI-generated content may be incorrect."/>
                    <pic:cNvPicPr>
                      <a:picLocks noChangeAspect="1" noChangeArrowheads="1"/>
                    </pic:cNvPicPr>
                  </pic:nvPicPr>
                  <pic:blipFill rotWithShape="1">
                    <a:blip r:embed="rId44">
                      <a:extLst>
                        <a:ext uri="{28A0092B-C50C-407E-A947-70E740481C1C}">
                          <a14:useLocalDpi xmlns:a14="http://schemas.microsoft.com/office/drawing/2010/main" val="0"/>
                        </a:ext>
                      </a:extLst>
                    </a:blip>
                    <a:srcRect t="879" b="1769"/>
                    <a:stretch/>
                  </pic:blipFill>
                  <pic:spPr bwMode="auto">
                    <a:xfrm>
                      <a:off x="0" y="0"/>
                      <a:ext cx="5265438" cy="3727870"/>
                    </a:xfrm>
                    <a:prstGeom prst="rect">
                      <a:avLst/>
                    </a:prstGeom>
                    <a:noFill/>
                    <a:ln>
                      <a:noFill/>
                    </a:ln>
                    <a:extLst>
                      <a:ext uri="{53640926-AAD7-44D8-BBD7-CCE9431645EC}">
                        <a14:shadowObscured xmlns:a14="http://schemas.microsoft.com/office/drawing/2010/main"/>
                      </a:ext>
                    </a:extLst>
                  </pic:spPr>
                </pic:pic>
              </a:graphicData>
            </a:graphic>
          </wp:inline>
        </w:drawing>
      </w:r>
      <w:r w:rsidR="00EB78C4">
        <w:rPr>
          <w:rFonts w:ascii="Calibri" w:hAnsi="Calibri" w:cs="Calibri"/>
          <w:color w:val="000000"/>
          <w:szCs w:val="22"/>
          <w:bdr w:val="none" w:sz="0" w:space="0" w:color="auto" w:frame="1"/>
        </w:rPr>
        <w:fldChar w:fldCharType="begin"/>
      </w:r>
      <w:r w:rsidR="00EB78C4">
        <w:rPr>
          <w:rFonts w:ascii="Calibri" w:hAnsi="Calibri"/>
          <w:szCs w:val="22"/>
          <w:bdr w:val="none" w:sz="0" w:space="0" w:color="auto" w:frame="1"/>
        </w:rPr>
        <w:instrText xml:space="preserve"> INCLUDEPICTURE "https://lh7-rt.googleusercontent.com/docsz/AD_4nXdGq1txJigKm1zMo-4REzrNaMRa9icwiE6J--D2W3vzu1Rekc16m5Q7Uf_nvoBVW3ppjNyeAxOVuJt7_v1OnQhK1GL2SpA_QhGztJJN-t7wV-Yabq0X_IhyBq3tONBBqAhfAzoH1NDvV_isg3dXNA?key=hoQx51Yzk_gpoXgDVrwzpbVO" \* MERGEFORMATINET </w:instrText>
      </w:r>
      <w:r w:rsidR="00EB78C4">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"https://lh7-rt.googleusercontent.com/docsz/AD_4nXdGq1txJigKm1zMo-4REzrNaMRa9icwiE6J--D2W3vzu1Rekc16m5Q7Uf_nvoBVW3ppjNyeAxOVuJt7_v1OnQhK1GL2SpA_QhGztJJN-t7wV-Yabq0X_IhyBq3tONBBqAhfAzoH1NDvV_isg3dXNA?key=hoQx51Yzk_gpoXgDVrwzpbVO" \* MERGEFORMATINET </w:instrText>
      </w:r>
      <w:r w:rsidR="00AD044D">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"https://lh7-rt.googleusercontent.com/docsz/AD_4nXdGq1txJigKm1zMo-4REzrNaMRa9icwiE6J--D2W3vzu1Rekc16m5Q7Uf_nvoBVW3ppjNyeAxOVuJt7_v1OnQhK1GL2SpA_QhGztJJN-t7wV-Yabq0X_IhyBq3tONBBqAhfAzoH1NDvV_isg3dXNA?key=hoQx51Yzk_gpoXgDVrwzpbVO" \* MERGEFORMATINET </w:instrText>
      </w:r>
      <w:r w:rsidR="00EB78C4">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"https://lh7-rt.googleusercontent.com/docsz/AD_4nXdGq1txJigKm1zMo-4REzrNaMRa9icwiE6J--D2W3vzu1Rekc16m5Q7Uf_nvoBVW3ppjNyeAxOVuJt7_v1OnQhK1GL2SpA_QhGztJJN-t7wV-Yabq0X_IhyBq3tONBBqAhfAzoH1NDvV_isg3dXNA?key=hoQx51Yzk_gpoXgDVrwzpbVO" \* MERGEFORMATINET </w:instrText>
      </w:r>
      <w:r w:rsidR="00EB78C4">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"https://lh7-rt.googleusercontent.com/docsz/AD_4nXdGq1txJigKm1zMo-4REzrNaMRa9icwiE6J--D2W3vzu1Rekc16m5Q7Uf_nvoBVW3ppjNyeAxOVuJt7_v1OnQhK1GL2SpA_QhGztJJN-t7wV-Yabq0X_IhyBq3tONBBqAhfAzoH1NDvV_isg3dXNA?key=hoQx51Yzk_gpoXgDVrwzpbVO" \* MERGEFORMATINET </w:instrText>
      </w:r>
      <w:r w:rsidR="00EB78C4">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"https://lh7-rt.googleusercontent.com/docsz/AD_4nXdGq1txJigKm1zMo-4REzrNaMRa9icwiE6J--D2W3vzu1Rekc16m5Q7Uf_nvoBVW3ppjNyeAxOVuJt7_v1OnQhK1GL2SpA_QhGztJJN-t7wV-Yabq0X_IhyBq3tONBBqAhfAzoH1NDvV_isg3dXNA?key=hoQx51Yzk_gpoXgDVrwzpbVO"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EB78C4">
        <w:rPr>
          <w:rFonts w:ascii="Calibri" w:hAnsi="Calibri" w:cs="Calibri"/>
          <w:color w:val="000000"/>
          <w:szCs w:val="22"/>
          <w:bdr w:val="none" w:sz="0" w:space="0" w:color="auto" w:frame="1"/>
        </w:rPr>
        <w:fldChar w:fldCharType="end"/>
      </w:r>
    </w:p>
    <w:p w14:paraId="63D03D5A" w14:textId="77777777" w:rsidR="00EB78C4" w:rsidRDefault="00F85B9C" w:rsidP="00F85B9C">
      <w:pPr>
        <w:pStyle w:val="Caption"/>
        <w:jc w:val="center"/>
      </w:pPr>
      <w:r>
        <w:t>Figure D</w:t>
      </w:r>
      <w:r w:rsidR="006465DA">
        <w:fldChar w:fldCharType="begin"/>
      </w:r>
      <w:r w:rsidR="006465DA">
        <w:instrText xml:space="preserve"> SEQ Figure_D \* ARABIC </w:instrText>
      </w:r>
      <w:r w:rsidR="006465DA">
        <w:fldChar w:fldCharType="separate"/>
      </w:r>
      <w:r w:rsidR="006465DA">
        <w:rPr>
          <w:noProof/>
        </w:rPr>
        <w:t>9</w:t>
      </w:r>
      <w:r w:rsidR="006465DA">
        <w:rPr>
          <w:noProof/>
        </w:rPr>
        <w:fldChar w:fldCharType="end"/>
      </w:r>
      <w:r>
        <w:t>: Correlation Matrix: Canadian Indicators</w:t>
      </w:r>
    </w:p>
    <w:p w14:paraId="46CE8813" w14:textId="77777777" w:rsidR="0011379E" w:rsidRPr="0011379E" w:rsidRDefault="0011379E" w:rsidP="0011379E">
      <w:pPr>
        <w:pStyle w:val="NormalWeb"/>
        <w:spacing w:before="120" w:beforeAutospacing="0" w:after="120" w:afterAutospacing="0"/>
        <w:jc w:val="both"/>
        <w:rPr>
          <w:color w:val="000000" w:themeColor="text1"/>
          <w:sz w:val="22"/>
          <w:szCs w:val="22"/>
        </w:rPr>
      </w:pPr>
      <w:r w:rsidRPr="0011379E">
        <w:rPr>
          <w:color w:val="000000" w:themeColor="text1"/>
          <w:sz w:val="22"/>
          <w:szCs w:val="22"/>
        </w:rPr>
        <w:t xml:space="preserve">The results </w:t>
      </w:r>
      <w:r w:rsidR="007B21DF">
        <w:rPr>
          <w:color w:val="000000" w:themeColor="text1"/>
          <w:sz w:val="22"/>
          <w:szCs w:val="22"/>
        </w:rPr>
        <w:t xml:space="preserve">from </w:t>
      </w:r>
      <w:r w:rsidR="007B21DF" w:rsidRPr="007B21DF">
        <w:rPr>
          <w:b/>
          <w:bCs/>
          <w:color w:val="000000" w:themeColor="text1"/>
          <w:sz w:val="22"/>
          <w:szCs w:val="22"/>
        </w:rPr>
        <w:t>Figure D9</w:t>
      </w:r>
      <w:r w:rsidR="007B21DF">
        <w:rPr>
          <w:color w:val="000000" w:themeColor="text1"/>
          <w:sz w:val="22"/>
          <w:szCs w:val="22"/>
        </w:rPr>
        <w:t xml:space="preserve"> </w:t>
      </w:r>
      <w:r w:rsidRPr="0011379E">
        <w:rPr>
          <w:color w:val="000000" w:themeColor="text1"/>
          <w:sz w:val="22"/>
          <w:szCs w:val="22"/>
        </w:rPr>
        <w:t>are mixed and partially counter-intuitive compared to expectation that higher energy use accompanies higher innovation output.</w:t>
      </w:r>
      <w:r w:rsidR="000E5045">
        <w:rPr>
          <w:color w:val="000000" w:themeColor="text1"/>
          <w:sz w:val="22"/>
          <w:szCs w:val="22"/>
        </w:rPr>
        <w:t xml:space="preserve"> </w:t>
      </w:r>
      <w:r w:rsidRPr="0011379E">
        <w:rPr>
          <w:color w:val="000000" w:themeColor="text1"/>
          <w:sz w:val="22"/>
          <w:szCs w:val="22"/>
        </w:rPr>
        <w:t xml:space="preserve">The strong negative correlations with R&amp;D </w:t>
      </w:r>
      <w:r w:rsidR="00BB4AD7">
        <w:rPr>
          <w:color w:val="000000" w:themeColor="text1"/>
          <w:sz w:val="22"/>
          <w:szCs w:val="22"/>
        </w:rPr>
        <w:t>E</w:t>
      </w:r>
      <w:r w:rsidR="00BB4AD7" w:rsidRPr="0011379E">
        <w:rPr>
          <w:color w:val="000000" w:themeColor="text1"/>
          <w:sz w:val="22"/>
          <w:szCs w:val="22"/>
        </w:rPr>
        <w:t xml:space="preserve">xpenditure and </w:t>
      </w:r>
      <w:r w:rsidR="00BB4AD7">
        <w:rPr>
          <w:color w:val="000000" w:themeColor="text1"/>
          <w:sz w:val="22"/>
          <w:szCs w:val="22"/>
        </w:rPr>
        <w:t>S</w:t>
      </w:r>
      <w:r w:rsidR="00BB4AD7" w:rsidRPr="0011379E">
        <w:rPr>
          <w:color w:val="000000" w:themeColor="text1"/>
          <w:sz w:val="22"/>
          <w:szCs w:val="22"/>
        </w:rPr>
        <w:t xml:space="preserve">cientific </w:t>
      </w:r>
      <w:r w:rsidR="00BB4AD7">
        <w:rPr>
          <w:color w:val="000000" w:themeColor="text1"/>
          <w:sz w:val="22"/>
          <w:szCs w:val="22"/>
        </w:rPr>
        <w:t>A</w:t>
      </w:r>
      <w:r w:rsidR="00BB4AD7" w:rsidRPr="0011379E">
        <w:rPr>
          <w:color w:val="000000" w:themeColor="text1"/>
          <w:sz w:val="22"/>
          <w:szCs w:val="22"/>
        </w:rPr>
        <w:t>rticles are</w:t>
      </w:r>
      <w:r w:rsidRPr="0011379E">
        <w:rPr>
          <w:color w:val="000000" w:themeColor="text1"/>
          <w:sz w:val="22"/>
          <w:szCs w:val="22"/>
        </w:rPr>
        <w:t xml:space="preserve"> noteworthy and unexpected.</w:t>
      </w:r>
      <w:r>
        <w:rPr>
          <w:color w:val="000000" w:themeColor="text1"/>
          <w:sz w:val="22"/>
          <w:szCs w:val="22"/>
        </w:rPr>
        <w:t xml:space="preserve"> To </w:t>
      </w:r>
      <w:r w:rsidRPr="0011379E">
        <w:rPr>
          <w:color w:val="000000" w:themeColor="text1"/>
          <w:sz w:val="22"/>
          <w:szCs w:val="22"/>
        </w:rPr>
        <w:t>understand</w:t>
      </w:r>
      <w:r>
        <w:rPr>
          <w:color w:val="000000" w:themeColor="text1"/>
          <w:sz w:val="22"/>
          <w:szCs w:val="22"/>
        </w:rPr>
        <w:t xml:space="preserve"> </w:t>
      </w:r>
      <w:r w:rsidRPr="0011379E">
        <w:rPr>
          <w:color w:val="000000" w:themeColor="text1"/>
          <w:sz w:val="22"/>
          <w:szCs w:val="22"/>
        </w:rPr>
        <w:t>this further</w:t>
      </w:r>
      <w:r w:rsidR="00BB4AD7">
        <w:rPr>
          <w:color w:val="000000" w:themeColor="text1"/>
          <w:sz w:val="22"/>
          <w:szCs w:val="22"/>
        </w:rPr>
        <w:t>,</w:t>
      </w:r>
      <w:r w:rsidRPr="0011379E">
        <w:rPr>
          <w:color w:val="000000" w:themeColor="text1"/>
          <w:sz w:val="22"/>
          <w:szCs w:val="22"/>
        </w:rPr>
        <w:t xml:space="preserve"> look at the time series plots </w:t>
      </w:r>
      <w:r w:rsidR="00BB4AD7">
        <w:rPr>
          <w:color w:val="000000" w:themeColor="text1"/>
          <w:sz w:val="22"/>
          <w:szCs w:val="22"/>
        </w:rPr>
        <w:lastRenderedPageBreak/>
        <w:t>comparing nations</w:t>
      </w:r>
      <w:r w:rsidRPr="0011379E">
        <w:rPr>
          <w:color w:val="000000" w:themeColor="text1"/>
          <w:sz w:val="22"/>
          <w:szCs w:val="22"/>
        </w:rPr>
        <w:t xml:space="preserve"> to observe the trends of some of the indicators investigated. The declining energy consumption </w:t>
      </w:r>
      <w:r w:rsidR="00BB4AD7">
        <w:rPr>
          <w:color w:val="000000" w:themeColor="text1"/>
          <w:sz w:val="22"/>
          <w:szCs w:val="22"/>
        </w:rPr>
        <w:t xml:space="preserve">in </w:t>
      </w:r>
      <w:r w:rsidRPr="0011379E">
        <w:rPr>
          <w:color w:val="000000" w:themeColor="text1"/>
          <w:sz w:val="22"/>
          <w:szCs w:val="22"/>
        </w:rPr>
        <w:t xml:space="preserve">Canada while other </w:t>
      </w:r>
      <w:r w:rsidR="00BB4AD7">
        <w:rPr>
          <w:color w:val="000000" w:themeColor="text1"/>
          <w:sz w:val="22"/>
          <w:szCs w:val="22"/>
        </w:rPr>
        <w:t xml:space="preserve">metrics </w:t>
      </w:r>
      <w:r w:rsidR="00BB4AD7" w:rsidRPr="0011379E">
        <w:rPr>
          <w:color w:val="000000" w:themeColor="text1"/>
          <w:sz w:val="22"/>
          <w:szCs w:val="22"/>
        </w:rPr>
        <w:t xml:space="preserve">remaining </w:t>
      </w:r>
      <w:r w:rsidRPr="0011379E">
        <w:rPr>
          <w:color w:val="000000" w:themeColor="text1"/>
          <w:sz w:val="22"/>
          <w:szCs w:val="22"/>
        </w:rPr>
        <w:t>stable or even increasing is what would have led to the negative statistical relationships</w:t>
      </w:r>
      <w:r w:rsidR="00BB4AD7" w:rsidRPr="0011379E">
        <w:rPr>
          <w:color w:val="000000" w:themeColor="text1"/>
          <w:sz w:val="22"/>
          <w:szCs w:val="22"/>
        </w:rPr>
        <w:t>.</w:t>
      </w:r>
      <w:r w:rsidRPr="0011379E">
        <w:rPr>
          <w:color w:val="000000" w:themeColor="text1"/>
          <w:sz w:val="22"/>
          <w:szCs w:val="22"/>
        </w:rPr>
        <w:t xml:space="preserve"> This could suggest some decoupling or shifts in the </w:t>
      </w:r>
      <w:r w:rsidR="00BB4AD7" w:rsidRPr="0011379E">
        <w:rPr>
          <w:color w:val="000000" w:themeColor="text1"/>
          <w:sz w:val="22"/>
          <w:szCs w:val="22"/>
        </w:rPr>
        <w:t xml:space="preserve">structure of the economy. </w:t>
      </w:r>
      <w:r w:rsidRPr="0011379E">
        <w:rPr>
          <w:color w:val="000000" w:themeColor="text1"/>
          <w:sz w:val="22"/>
          <w:szCs w:val="22"/>
        </w:rPr>
        <w:t xml:space="preserve">Additionally, as time goes on production and </w:t>
      </w:r>
      <w:r w:rsidR="00BB4AD7" w:rsidRPr="0011379E">
        <w:rPr>
          <w:color w:val="000000" w:themeColor="text1"/>
          <w:sz w:val="22"/>
          <w:szCs w:val="22"/>
        </w:rPr>
        <w:t>experiment</w:t>
      </w:r>
      <w:r w:rsidR="00BB4AD7">
        <w:rPr>
          <w:color w:val="000000" w:themeColor="text1"/>
          <w:sz w:val="22"/>
          <w:szCs w:val="22"/>
        </w:rPr>
        <w:t>s</w:t>
      </w:r>
      <w:r w:rsidRPr="0011379E">
        <w:rPr>
          <w:color w:val="000000" w:themeColor="text1"/>
          <w:sz w:val="22"/>
          <w:szCs w:val="22"/>
        </w:rPr>
        <w:t xml:space="preserve"> become more efficient and use less electricity, so this is an additional factor to help explain the observed negative relations.</w:t>
      </w:r>
    </w:p>
    <w:p w14:paraId="7C472DB2" w14:textId="77777777" w:rsidR="0011379E" w:rsidRPr="0011379E" w:rsidRDefault="0011379E" w:rsidP="000E5045">
      <w:pPr>
        <w:pStyle w:val="NormalWeb"/>
        <w:spacing w:before="120" w:beforeAutospacing="0" w:after="120" w:afterAutospacing="0"/>
        <w:jc w:val="both"/>
        <w:rPr>
          <w:color w:val="000000" w:themeColor="text1"/>
          <w:sz w:val="22"/>
          <w:szCs w:val="22"/>
        </w:rPr>
      </w:pPr>
      <w:r w:rsidRPr="0011379E">
        <w:rPr>
          <w:color w:val="000000" w:themeColor="text1"/>
          <w:sz w:val="22"/>
          <w:szCs w:val="22"/>
        </w:rPr>
        <w:t>The positive significant correlation with patents per capita aligns closely with intuition. As energy is needed for productive activities that lead to patents.</w:t>
      </w:r>
      <w:r w:rsidR="000E5045">
        <w:rPr>
          <w:color w:val="000000" w:themeColor="text1"/>
          <w:sz w:val="22"/>
          <w:szCs w:val="22"/>
        </w:rPr>
        <w:t xml:space="preserve"> </w:t>
      </w:r>
      <w:r w:rsidRPr="0011379E">
        <w:rPr>
          <w:color w:val="000000" w:themeColor="text1"/>
          <w:sz w:val="22"/>
          <w:szCs w:val="22"/>
        </w:rPr>
        <w:t>For Canada between 1996-2023, higher per capita electricity use is significantly associated with lower R&amp;D spending and scientific articles per capita but moderately associated with higher patents per capita. These relationships are strong for R&amp;D and articles but only moderate for patents per capita.</w:t>
      </w:r>
    </w:p>
    <w:p w14:paraId="51B0FBFA" w14:textId="77777777" w:rsidR="00BB4AD7" w:rsidRDefault="00BB4AD7" w:rsidP="00BB4AD7">
      <w:pPr>
        <w:jc w:val="center"/>
        <w:rPr>
          <w:color w:val="000000" w:themeColor="text1"/>
          <w:szCs w:val="22"/>
        </w:rPr>
      </w:pPr>
      <w:r>
        <w:rPr>
          <w:noProof/>
        </w:rPr>
        <w:lastRenderedPageBreak/>
        <w:drawing>
          <wp:inline distT="0" distB="0" distL="0" distR="0" wp14:anchorId="0BE9384A" wp14:editId="0D212AC1">
            <wp:extent cx="4518212" cy="7676340"/>
            <wp:effectExtent l="0" t="0" r="3175" b="0"/>
            <wp:docPr id="1271695093"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95093" name="Picture 23" descr="A screenshot of a graph&#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6861" cy="7725014"/>
                    </a:xfrm>
                    <a:prstGeom prst="rect">
                      <a:avLst/>
                    </a:prstGeom>
                    <a:noFill/>
                    <a:ln>
                      <a:noFill/>
                    </a:ln>
                  </pic:spPr>
                </pic:pic>
              </a:graphicData>
            </a:graphic>
          </wp:inline>
        </w:drawing>
      </w:r>
    </w:p>
    <w:p w14:paraId="0DBF7878" w14:textId="77777777" w:rsidR="00BB4AD7" w:rsidRDefault="00BB4AD7" w:rsidP="00BB4AD7">
      <w:pPr>
        <w:pStyle w:val="Caption"/>
        <w:jc w:val="center"/>
      </w:pPr>
      <w:r>
        <w:t>Figure D 10: Correlation Plot (simple): Canadian Indicators</w:t>
      </w:r>
    </w:p>
    <w:p w14:paraId="057D547C" w14:textId="77777777" w:rsidR="00D13BAC" w:rsidRPr="004D282A" w:rsidRDefault="00D13BAC" w:rsidP="004D282A">
      <w:pPr>
        <w:rPr>
          <w:szCs w:val="22"/>
        </w:rPr>
      </w:pPr>
      <w:r w:rsidRPr="004D282A">
        <w:rPr>
          <w:szCs w:val="22"/>
        </w:rPr>
        <w:t xml:space="preserve">For the simple regression correlation analysis </w:t>
      </w:r>
      <w:r w:rsidR="00BA51D4" w:rsidRPr="004D282A">
        <w:rPr>
          <w:szCs w:val="22"/>
        </w:rPr>
        <w:t>considering no controls</w:t>
      </w:r>
      <w:r w:rsidR="007B21DF">
        <w:rPr>
          <w:szCs w:val="22"/>
        </w:rPr>
        <w:t xml:space="preserve"> in </w:t>
      </w:r>
      <w:r w:rsidR="007B21DF" w:rsidRPr="007B21DF">
        <w:rPr>
          <w:b/>
          <w:szCs w:val="22"/>
        </w:rPr>
        <w:t>Figure D10</w:t>
      </w:r>
      <w:r w:rsidR="00BA51D4" w:rsidRPr="004D282A">
        <w:rPr>
          <w:szCs w:val="22"/>
        </w:rPr>
        <w:t>, the n</w:t>
      </w:r>
      <w:r w:rsidRPr="004D282A">
        <w:rPr>
          <w:szCs w:val="22"/>
        </w:rPr>
        <w:t>egative sloped indicators were Scientific Articles per capita, Researchers per capita, GDP per Capita</w:t>
      </w:r>
      <w:r w:rsidR="00BA51D4" w:rsidRPr="004D282A">
        <w:rPr>
          <w:szCs w:val="22"/>
        </w:rPr>
        <w:t xml:space="preserve"> and </w:t>
      </w:r>
      <w:r w:rsidRPr="004D282A">
        <w:rPr>
          <w:szCs w:val="22"/>
        </w:rPr>
        <w:t>FDI Inflows per capita.</w:t>
      </w:r>
      <w:r w:rsidR="00BA51D4" w:rsidRPr="004D282A">
        <w:rPr>
          <w:szCs w:val="22"/>
        </w:rPr>
        <w:t xml:space="preserve"> Positively sloped indicators include </w:t>
      </w:r>
      <w:r w:rsidRPr="004D282A">
        <w:rPr>
          <w:szCs w:val="22"/>
        </w:rPr>
        <w:t>Patents per capita, Patents Non-Residents per capita</w:t>
      </w:r>
      <w:r w:rsidR="00BA51D4" w:rsidRPr="004D282A">
        <w:rPr>
          <w:szCs w:val="22"/>
        </w:rPr>
        <w:t xml:space="preserve"> and </w:t>
      </w:r>
      <w:r w:rsidRPr="004D282A">
        <w:rPr>
          <w:szCs w:val="22"/>
        </w:rPr>
        <w:t xml:space="preserve">Energy Production </w:t>
      </w:r>
      <w:r w:rsidRPr="004D282A">
        <w:rPr>
          <w:szCs w:val="22"/>
        </w:rPr>
        <w:lastRenderedPageBreak/>
        <w:t>per capita.</w:t>
      </w:r>
      <w:r w:rsidR="00433A57" w:rsidRPr="004D282A">
        <w:rPr>
          <w:szCs w:val="22"/>
        </w:rPr>
        <w:t xml:space="preserve"> </w:t>
      </w:r>
      <w:r w:rsidRPr="004D282A">
        <w:rPr>
          <w:szCs w:val="22"/>
        </w:rPr>
        <w:t xml:space="preserve">For R&amp;D Expenditure and FDI Inflows, the linear trend captures the general direction but is unreliable due to the significant scatter seen. This indicates either that other factors are contributing more </w:t>
      </w:r>
      <w:r w:rsidR="00902066" w:rsidRPr="004D282A">
        <w:rPr>
          <w:szCs w:val="22"/>
        </w:rPr>
        <w:t>significantly,</w:t>
      </w:r>
      <w:r w:rsidRPr="004D282A">
        <w:rPr>
          <w:szCs w:val="22"/>
        </w:rPr>
        <w:t xml:space="preserve"> or the relationship may not be linear.</w:t>
      </w:r>
      <w:r w:rsidR="00902066" w:rsidRPr="004D282A">
        <w:rPr>
          <w:szCs w:val="22"/>
        </w:rPr>
        <w:t xml:space="preserve"> </w:t>
      </w:r>
      <w:r w:rsidRPr="004D282A">
        <w:rPr>
          <w:szCs w:val="22"/>
        </w:rPr>
        <w:t>Surprising points including that for R&amp;D expenditure there are points with high electricity consumption but low R&amp;D.</w:t>
      </w:r>
      <w:r w:rsidR="006B1B9C" w:rsidRPr="004D282A">
        <w:rPr>
          <w:szCs w:val="22"/>
        </w:rPr>
        <w:t xml:space="preserve"> </w:t>
      </w:r>
      <w:r w:rsidRPr="004D282A">
        <w:rPr>
          <w:szCs w:val="22"/>
        </w:rPr>
        <w:t>The strong negative relationships between electricity and Scientific</w:t>
      </w:r>
      <w:r w:rsidR="00902066" w:rsidRPr="004D282A">
        <w:rPr>
          <w:szCs w:val="22"/>
        </w:rPr>
        <w:t xml:space="preserve"> </w:t>
      </w:r>
      <w:r w:rsidRPr="004D282A">
        <w:rPr>
          <w:szCs w:val="22"/>
        </w:rPr>
        <w:t>Articles</w:t>
      </w:r>
      <w:r w:rsidR="00433A57" w:rsidRPr="004D282A">
        <w:rPr>
          <w:szCs w:val="22"/>
        </w:rPr>
        <w:t xml:space="preserve">, </w:t>
      </w:r>
      <w:r w:rsidRPr="004D282A">
        <w:rPr>
          <w:szCs w:val="22"/>
        </w:rPr>
        <w:t>GDP</w:t>
      </w:r>
      <w:r w:rsidR="00433A57" w:rsidRPr="004D282A">
        <w:rPr>
          <w:szCs w:val="22"/>
        </w:rPr>
        <w:t xml:space="preserve">, </w:t>
      </w:r>
      <w:r w:rsidRPr="004D282A">
        <w:rPr>
          <w:szCs w:val="22"/>
        </w:rPr>
        <w:t>Capital</w:t>
      </w:r>
      <w:r w:rsidR="00433A57" w:rsidRPr="004D282A">
        <w:rPr>
          <w:szCs w:val="22"/>
        </w:rPr>
        <w:t xml:space="preserve">, </w:t>
      </w:r>
      <w:r w:rsidRPr="004D282A">
        <w:rPr>
          <w:szCs w:val="22"/>
        </w:rPr>
        <w:t>Trade</w:t>
      </w:r>
      <w:r w:rsidR="00433A57" w:rsidRPr="004D282A">
        <w:rPr>
          <w:szCs w:val="22"/>
        </w:rPr>
        <w:t xml:space="preserve"> and </w:t>
      </w:r>
      <w:r w:rsidRPr="004D282A">
        <w:rPr>
          <w:szCs w:val="22"/>
        </w:rPr>
        <w:t xml:space="preserve">R&amp;D are apparent. The strong positive relations with energy production and Patents of non-residents are also depicted clearly. </w:t>
      </w:r>
      <w:r w:rsidR="00433A57" w:rsidRPr="004D282A">
        <w:rPr>
          <w:szCs w:val="22"/>
        </w:rPr>
        <w:t>However,</w:t>
      </w:r>
      <w:r w:rsidRPr="004D282A">
        <w:rPr>
          <w:szCs w:val="22"/>
        </w:rPr>
        <w:t xml:space="preserve"> due to lower significance observed and the degree of scatter of the points, several indicators need further analysis which is where a multivariate analysis is a powerful tool.</w:t>
      </w:r>
    </w:p>
    <w:p w14:paraId="341ED810" w14:textId="77777777" w:rsidR="008370B5" w:rsidRPr="0011379E" w:rsidRDefault="008370B5" w:rsidP="008370B5">
      <w:pPr>
        <w:jc w:val="center"/>
        <w:rPr>
          <w:color w:val="000000" w:themeColor="text1"/>
          <w:szCs w:val="22"/>
        </w:rPr>
      </w:pPr>
    </w:p>
    <w:p w14:paraId="1E53AE70" w14:textId="77777777" w:rsidR="00EB78C4" w:rsidRDefault="00BB4AD7" w:rsidP="00F85B9C">
      <w:pPr>
        <w:keepNext/>
        <w:jc w:val="center"/>
      </w:pPr>
      <w:r>
        <w:rPr>
          <w:noProof/>
        </w:rPr>
        <w:drawing>
          <wp:inline distT="0" distB="0" distL="0" distR="0" wp14:anchorId="4C71E69C" wp14:editId="01AAC2AC">
            <wp:extent cx="5443824" cy="2675965"/>
            <wp:effectExtent l="0" t="0" r="5080" b="3810"/>
            <wp:docPr id="1705060088" name="Picture 23" descr="A graph showing the cost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0088" name="Picture 23" descr="A graph showing the cost of electricity&#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64560" cy="2686158"/>
                    </a:xfrm>
                    <a:prstGeom prst="rect">
                      <a:avLst/>
                    </a:prstGeom>
                    <a:noFill/>
                    <a:ln>
                      <a:noFill/>
                    </a:ln>
                  </pic:spPr>
                </pic:pic>
              </a:graphicData>
            </a:graphic>
          </wp:inline>
        </w:drawing>
      </w:r>
      <w:r w:rsidR="00EB78C4">
        <w:rPr>
          <w:rFonts w:ascii="Calibri" w:hAnsi="Calibri" w:cs="Calibri"/>
          <w:color w:val="000000"/>
          <w:szCs w:val="22"/>
          <w:bdr w:val="none" w:sz="0" w:space="0" w:color="auto" w:frame="1"/>
        </w:rPr>
        <w:fldChar w:fldCharType="begin"/>
      </w:r>
      <w:r w:rsidR="00EB78C4">
        <w:rPr>
          <w:rFonts w:ascii="Calibri" w:hAnsi="Calibri"/>
          <w:szCs w:val="22"/>
          <w:bdr w:val="none" w:sz="0" w:space="0" w:color="auto" w:frame="1"/>
        </w:rPr>
        <w:instrText xml:space="preserve"> INCLUDEPICTURE "https://lh7-rt.googleusercontent.com/docsz/AD_4nXddubcVQa77SOQU0CIe_7VhzVbvhRu-DLkV727fRjPgpYyJGc5WSzqQvj4jUZgSAHV-UzXORmFMiE4ksqQbI9kNCWsIu0rB3U8t9kInQuu4LsZxB7h_2f4csU2hnRrzveEzIZgVOtv5kWzPTjxT7Gg?key=hoQx51Yzk_gpoXgDVrwzpbVO" \* MERGEFORMATINET </w:instrText>
      </w:r>
      <w:r w:rsidR="00EB78C4">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"https://lh7-rt.googleusercontent.com/docsz/AD_4nXddubcVQa77SOQU0CIe_7VhzVbvhRu-DLkV727fRjPgpYyJGc5WSzqQvj4jUZgSAHV-UzXORmFMiE4ksqQbI9kNCWsIu0rB3U8t9kInQuu4LsZxB7h_2f4csU2hnRrzveEzIZgVOtv5kWzPTjxT7Gg?key=hoQx51Yzk_gpoXgDVrwzpbVO" \* MERGEFORMATINET </w:instrText>
      </w:r>
      <w:r w:rsidR="00AD044D">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"https://lh7-rt.googleusercontent.com/docsz/AD_4nXddubcVQa77SOQU0CIe_7VhzVbvhRu-DLkV727fRjPgpYyJGc5WSzqQvj4jUZgSAHV-UzXORmFMiE4ksqQbI9kNCWsIu0rB3U8t9kInQuu4LsZxB7h_2f4csU2hnRrzveEzIZgVOtv5kWzPTjxT7Gg?key=hoQx51Yzk_gpoXgDVrwzpbVO" \* MERGEFORMATINET </w:instrText>
      </w:r>
      <w:r w:rsidR="00EB78C4">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"https://lh7-rt.googleusercontent.com/docsz/AD_4nXddubcVQa77SOQU0CIe_7VhzVbvhRu-DLkV727fRjPgpYyJGc5WSzqQvj4jUZgSAHV-UzXORmFMiE4ksqQbI9kNCWsIu0rB3U8t9kInQuu4LsZxB7h_2f4csU2hnRrzveEzIZgVOtv5kWzPTjxT7Gg?key=hoQx51Yzk_gpoXgDVrwzpbVO" \* MERGEFORMATINET </w:instrText>
      </w:r>
      <w:r w:rsidR="00EB78C4">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"https://lh7-rt.googleusercontent.com/docsz/AD_4nXddubcVQa77SOQU0CIe_7VhzVbvhRu-DLkV727fRjPgpYyJGc5WSzqQvj4jUZgSAHV-UzXORmFMiE4ksqQbI9kNCWsIu0rB3U8t9kInQuu4LsZxB7h_2f4csU2hnRrzveEzIZgVOtv5kWzPTjxT7Gg?key=hoQx51Yzk_gpoXgDVrwzpbVO" \* MERGEFORMATINET </w:instrText>
      </w:r>
      <w:r w:rsidR="00EB78C4">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"https://lh7-rt.googleusercontent.com/docsz/AD_4nXddubcVQa77SOQU0CIe_7VhzVbvhRu-DLkV727fRjPgpYyJGc5WSzqQvj4jUZgSAHV-UzXORmFMiE4ksqQbI9kNCWsIu0rB3U8t9kInQuu4LsZxB7h_2f4csU2hnRrzveEzIZgVOtv5kWzPTjxT7Gg?key=hoQx51Yzk_gpoXgDVrwzpbVO"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EB78C4">
        <w:rPr>
          <w:rFonts w:ascii="Calibri" w:hAnsi="Calibri" w:cs="Calibri"/>
          <w:color w:val="000000"/>
          <w:szCs w:val="22"/>
          <w:bdr w:val="none" w:sz="0" w:space="0" w:color="auto" w:frame="1"/>
        </w:rPr>
        <w:fldChar w:fldCharType="end"/>
      </w:r>
    </w:p>
    <w:p w14:paraId="0B57C340" w14:textId="77777777" w:rsidR="00EB78C4" w:rsidRDefault="00F85B9C" w:rsidP="006B1B9C">
      <w:pPr>
        <w:pStyle w:val="Caption"/>
        <w:jc w:val="center"/>
      </w:pPr>
      <w:r>
        <w:t xml:space="preserve">Figure D </w:t>
      </w:r>
      <w:r w:rsidR="00433A57">
        <w:t>11</w:t>
      </w:r>
      <w:r>
        <w:t>: US vs Canada: Electricity Consumption Gap</w:t>
      </w:r>
    </w:p>
    <w:p w14:paraId="40EA2972" w14:textId="77777777" w:rsidR="00E15070" w:rsidRDefault="00BB4AD7" w:rsidP="00BB4AD7">
      <w:pPr>
        <w:jc w:val="center"/>
        <w:rPr>
          <w:lang w:val="en-US"/>
        </w:rPr>
      </w:pPr>
      <w:r>
        <w:rPr>
          <w:noProof/>
        </w:rPr>
        <w:drawing>
          <wp:inline distT="0" distB="0" distL="0" distR="0" wp14:anchorId="0DE1DE1C" wp14:editId="262C0439">
            <wp:extent cx="5405718" cy="2661276"/>
            <wp:effectExtent l="0" t="0" r="5080" b="6350"/>
            <wp:docPr id="1242795321" name="Picture 24" descr="A graph showing the difference between the us and cana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5321" name="Picture 24" descr="A graph showing the difference between the us and canada&#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33116" cy="2674764"/>
                    </a:xfrm>
                    <a:prstGeom prst="rect">
                      <a:avLst/>
                    </a:prstGeom>
                    <a:noFill/>
                    <a:ln>
                      <a:noFill/>
                    </a:ln>
                  </pic:spPr>
                </pic:pic>
              </a:graphicData>
            </a:graphic>
          </wp:inline>
        </w:drawing>
      </w:r>
    </w:p>
    <w:p w14:paraId="7244C0EB" w14:textId="77777777" w:rsidR="00E15070" w:rsidRDefault="00E15070" w:rsidP="00E15070">
      <w:pPr>
        <w:pStyle w:val="Caption"/>
        <w:jc w:val="center"/>
      </w:pPr>
      <w:r>
        <w:t>Figure D 12: US vs Canada:</w:t>
      </w:r>
      <w:r w:rsidR="00B15F31">
        <w:t xml:space="preserve"> Patents per </w:t>
      </w:r>
      <w:r w:rsidR="00D72385">
        <w:t>Capita Gap</w:t>
      </w:r>
    </w:p>
    <w:p w14:paraId="52A9F4A6" w14:textId="77777777" w:rsidR="00E15070" w:rsidRPr="00E15070" w:rsidRDefault="00E15070" w:rsidP="00E15070">
      <w:pPr>
        <w:rPr>
          <w:lang w:val="en-US"/>
        </w:rPr>
      </w:pPr>
    </w:p>
    <w:p w14:paraId="5D1B791E" w14:textId="77777777" w:rsidR="00F85B9C" w:rsidRDefault="00BB4AD7" w:rsidP="00F85B9C">
      <w:pPr>
        <w:keepNext/>
        <w:jc w:val="center"/>
      </w:pPr>
      <w:r>
        <w:rPr>
          <w:noProof/>
        </w:rPr>
        <w:lastRenderedPageBreak/>
        <w:drawing>
          <wp:inline distT="0" distB="0" distL="0" distR="0" wp14:anchorId="3D8999B3" wp14:editId="6F90EEF4">
            <wp:extent cx="5553635" cy="2734097"/>
            <wp:effectExtent l="0" t="0" r="0" b="0"/>
            <wp:docPr id="955423579" name="Picture 24"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23579" name="Picture 24" descr="A graph with lines and numbers&#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64169" cy="2739283"/>
                    </a:xfrm>
                    <a:prstGeom prst="rect">
                      <a:avLst/>
                    </a:prstGeom>
                    <a:noFill/>
                    <a:ln>
                      <a:noFill/>
                    </a:ln>
                  </pic:spPr>
                </pic:pic>
              </a:graphicData>
            </a:graphic>
          </wp:inline>
        </w:drawing>
      </w:r>
      <w:r w:rsidR="00EB78C4">
        <w:rPr>
          <w:rFonts w:ascii="Calibri" w:hAnsi="Calibri" w:cs="Calibri"/>
          <w:color w:val="000000"/>
          <w:szCs w:val="22"/>
          <w:bdr w:val="none" w:sz="0" w:space="0" w:color="auto" w:frame="1"/>
        </w:rPr>
        <w:fldChar w:fldCharType="begin"/>
      </w:r>
      <w:r w:rsidR="00EB78C4">
        <w:rPr>
          <w:rFonts w:ascii="Calibri" w:hAnsi="Calibri"/>
          <w:szCs w:val="22"/>
          <w:bdr w:val="none" w:sz="0" w:space="0" w:color="auto" w:frame="1"/>
        </w:rPr>
        <w:instrText xml:space="preserve"> INCLUDEPICTURE "https://lh7-rt.googleusercontent.com/docsz/AD_4nXe_bZMaR288QxKIZpcdvz2-tTGhUETYavuQ-zp7Bvj1UghaluuUIkv2tUrDcRmHQXcDNAlQGBenkNynT9xGmmcfmfjBKK-mwaciBb02TFvVC5cz8qRd18wERiLUcoS_Nx-vHfNo3jsC2bbsOWRFjs4?key=hoQx51Yzk_gpoXgDVrwzpbVO" \* MERGEFORMATINET </w:instrText>
      </w:r>
      <w:r w:rsidR="00EB78C4">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"https://lh7-rt.googleusercontent.com/docsz/AD_4nXe_bZMaR288QxKIZpcdvz2-tTGhUETYavuQ-zp7Bvj1UghaluuUIkv2tUrDcRmHQXcDNAlQGBenkNynT9xGmmcfmfjBKK-mwaciBb02TFvVC5cz8qRd18wERiLUcoS_Nx-vHfNo3jsC2bbsOWRFjs4?key=hoQx51Yzk_gpoXgDVrwzpbVO" \* MERGEFORMATINET </w:instrText>
      </w:r>
      <w:r w:rsidR="00AD044D">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"https://lh7-rt.googleusercontent.com/docsz/AD_4nXe_bZMaR288QxKIZpcdvz2-tTGhUETYavuQ-zp7Bvj1UghaluuUIkv2tUrDcRmHQXcDNAlQGBenkNynT9xGmmcfmfjBKK-mwaciBb02TFvVC5cz8qRd18wERiLUcoS_Nx-vHfNo3jsC2bbsOWRFjs4?key=hoQx51Yzk_gpoXgDVrwzpbVO" \* MERGEFORMATINET </w:instrText>
      </w:r>
      <w:r w:rsidR="00EB78C4">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"https://lh7-rt.googleusercontent.com/docsz/AD_4nXe_bZMaR288QxKIZpcdvz2-tTGhUETYavuQ-zp7Bvj1UghaluuUIkv2tUrDcRmHQXcDNAlQGBenkNynT9xGmmcfmfjBKK-mwaciBb02TFvVC5cz8qRd18wERiLUcoS_Nx-vHfNo3jsC2bbsOWRFjs4?key=hoQx51Yzk_gpoXgDVrwzpbVO" \* MERGEFORMATINET </w:instrText>
      </w:r>
      <w:r w:rsidR="00EB78C4">
        <w:rPr>
          <w:rFonts w:ascii="Calibri" w:hAnsi="Calibri"/>
          <w:noProof/>
          <w:szCs w:val="22"/>
          <w:bdr w:val="none" w:sz="0" w:space="0" w:color="auto" w:frame="1"/>
        </w:rPr>
        <w:fldChar w:fldCharType="separate"/>
      </w:r>
      <w:r w:rsidR="00EB78C4">
        <w:rPr>
          <w:rFonts w:ascii="Calibri" w:hAnsi="Calibri"/>
          <w:noProof/>
          <w:szCs w:val="22"/>
          <w:bdr w:val="none" w:sz="0" w:space="0" w:color="auto" w:frame="1"/>
        </w:rPr>
        <w:fldChar w:fldCharType="begin"/>
      </w:r>
      <w:r w:rsidR="00EB78C4">
        <w:rPr>
          <w:rFonts w:ascii="Calibri" w:hAnsi="Calibri"/>
          <w:noProof/>
          <w:szCs w:val="22"/>
          <w:bdr w:val="none" w:sz="0" w:space="0" w:color="auto" w:frame="1"/>
        </w:rPr>
        <w:instrText xml:space="preserve"> INCLUDEPICTURE  "https://lh7-rt.googleusercontent.com/docsz/AD_4nXe_bZMaR288QxKIZpcdvz2-tTGhUETYavuQ-zp7Bvj1UghaluuUIkv2tUrDcRmHQXcDNAlQGBenkNynT9xGmmcfmfjBKK-mwaciBb02TFvVC5cz8qRd18wERiLUcoS_Nx-vHfNo3jsC2bbsOWRFjs4?key=hoQx51Yzk_gpoXgDVrwzpbVO" \* MERGEFORMATINET </w:instrText>
      </w:r>
      <w:r w:rsidR="00EB78C4">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"https://lh7-rt.googleusercontent.com/docsz/AD_4nXe_bZMaR288QxKIZpcdvz2-tTGhUETYavuQ-zp7Bvj1UghaluuUIkv2tUrDcRmHQXcDNAlQGBenkNynT9xGmmcfmfjBKK-mwaciBb02TFvVC5cz8qRd18wERiLUcoS_Nx-vHfNo3jsC2bbsOWRFjs4?key=hoQx51Yzk_gpoXgDVrwzpbVO"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EB78C4">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EB78C4">
        <w:rPr>
          <w:rFonts w:ascii="Calibri" w:hAnsi="Calibri" w:cs="Calibri"/>
          <w:color w:val="000000"/>
          <w:szCs w:val="22"/>
          <w:bdr w:val="none" w:sz="0" w:space="0" w:color="auto" w:frame="1"/>
        </w:rPr>
        <w:fldChar w:fldCharType="end"/>
      </w:r>
    </w:p>
    <w:p w14:paraId="0202548F" w14:textId="77777777" w:rsidR="00EB78C4" w:rsidRDefault="00F85B9C" w:rsidP="00F85B9C">
      <w:pPr>
        <w:pStyle w:val="Caption"/>
        <w:jc w:val="center"/>
        <w:rPr>
          <w:rFonts w:ascii="Calibri" w:hAnsi="Calibri"/>
          <w:szCs w:val="22"/>
          <w:bdr w:val="none" w:sz="0" w:space="0" w:color="auto" w:frame="1"/>
        </w:rPr>
      </w:pPr>
      <w:r>
        <w:t xml:space="preserve">Figure D </w:t>
      </w:r>
      <w:r w:rsidR="00433A57">
        <w:t>1</w:t>
      </w:r>
      <w:r w:rsidR="00B15F31">
        <w:t>3</w:t>
      </w:r>
      <w:r>
        <w:t>: US vs Canada: R&amp;D Expenditure per Capita Gap</w:t>
      </w:r>
    </w:p>
    <w:p w14:paraId="2E72B191" w14:textId="77777777" w:rsidR="009A689D" w:rsidRDefault="00BB4AD7" w:rsidP="009A689D">
      <w:pPr>
        <w:keepNext/>
        <w:jc w:val="center"/>
      </w:pPr>
      <w:r>
        <w:rPr>
          <w:noProof/>
        </w:rPr>
        <w:drawing>
          <wp:inline distT="0" distB="0" distL="0" distR="0" wp14:anchorId="681E0A57" wp14:editId="5C20C0CA">
            <wp:extent cx="5661212" cy="2782824"/>
            <wp:effectExtent l="0" t="0" r="3175" b="0"/>
            <wp:docPr id="1694727750" name="Picture 25" descr="A graph of a graph showing the value of the us vs cana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27750" name="Picture 25" descr="A graph of a graph showing the value of the us vs canada&#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76937" cy="2790554"/>
                    </a:xfrm>
                    <a:prstGeom prst="rect">
                      <a:avLst/>
                    </a:prstGeom>
                    <a:noFill/>
                    <a:ln>
                      <a:noFill/>
                    </a:ln>
                  </pic:spPr>
                </pic:pic>
              </a:graphicData>
            </a:graphic>
          </wp:inline>
        </w:drawing>
      </w:r>
      <w:r w:rsidR="00DA4302">
        <w:rPr>
          <w:rFonts w:ascii="Calibri" w:hAnsi="Calibri" w:cs="Calibri"/>
          <w:color w:val="000000"/>
          <w:szCs w:val="22"/>
          <w:bdr w:val="none" w:sz="0" w:space="0" w:color="auto" w:frame="1"/>
        </w:rPr>
        <w:fldChar w:fldCharType="begin"/>
      </w:r>
      <w:r w:rsidR="00DA4302">
        <w:rPr>
          <w:rFonts w:ascii="Calibri" w:hAnsi="Calibri"/>
          <w:szCs w:val="22"/>
          <w:bdr w:val="none" w:sz="0" w:space="0" w:color="auto" w:frame="1"/>
        </w:rPr>
        <w:instrText xml:space="preserve"> INCLUDEPICTURE "https://lh7-rt.googleusercontent.com/docsz/AD_4nXcKbJp25xdDzkJbOrcaJQmoJtP7gA0C7LYsSiUwC05fbVYqRlClgUTU7u9Dt35q3GCTIARobUHsvQHaXTmLEdTFQwhPYrtUyWHXp2ecUn2m5u-T6D5Mz7uOehwjUFPyC5o8E7M_kOAzZUJ6vhx8Rg?key=hoQx51Yzk_gpoXgDVrwzpbVO" \* MERGEFORMATINET </w:instrText>
      </w:r>
      <w:r w:rsidR="00DA4302">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"https://lh7-rt.googleusercontent.com/docsz/AD_4nXcKbJp25xdDzkJbOrcaJQmoJtP7gA0C7LYsSiUwC05fbVYqRlClgUTU7u9Dt35q3GCTIARobUHsvQHaXTmLEdTFQwhPYrtUyWHXp2ecUn2m5u-T6D5Mz7uOehwjUFPyC5o8E7M_kOAzZUJ6vhx8Rg?key=hoQx51Yzk_gpoXgDVrwzpbVO" \* MERGEFORMATINET </w:instrText>
      </w:r>
      <w:r w:rsidR="00AD044D">
        <w:rPr>
          <w:rFonts w:ascii="Calibri" w:hAnsi="Calibri"/>
          <w:noProof/>
          <w:szCs w:val="22"/>
          <w:bdr w:val="none" w:sz="0" w:space="0" w:color="auto" w:frame="1"/>
        </w:rPr>
        <w:fldChar w:fldCharType="separate"/>
      </w:r>
      <w:r w:rsidR="00DA4302">
        <w:rPr>
          <w:rFonts w:ascii="Calibri" w:hAnsi="Calibri"/>
          <w:noProof/>
          <w:szCs w:val="22"/>
          <w:bdr w:val="none" w:sz="0" w:space="0" w:color="auto" w:frame="1"/>
        </w:rPr>
        <w:fldChar w:fldCharType="begin"/>
      </w:r>
      <w:r w:rsidR="00DA4302">
        <w:rPr>
          <w:rFonts w:ascii="Calibri" w:hAnsi="Calibri"/>
          <w:noProof/>
          <w:szCs w:val="22"/>
          <w:bdr w:val="none" w:sz="0" w:space="0" w:color="auto" w:frame="1"/>
        </w:rPr>
        <w:instrText xml:space="preserve"> INCLUDEPICTURE  "https://lh7-rt.googleusercontent.com/docsz/AD_4nXcKbJp25xdDzkJbOrcaJQmoJtP7gA0C7LYsSiUwC05fbVYqRlClgUTU7u9Dt35q3GCTIARobUHsvQHaXTmLEdTFQwhPYrtUyWHXp2ecUn2m5u-T6D5Mz7uOehwjUFPyC5o8E7M_kOAzZUJ6vhx8Rg?key=hoQx51Yzk_gpoXgDVrwzpbVO" \* MERGEFORMATINET </w:instrText>
      </w:r>
      <w:r w:rsidR="00DA4302">
        <w:rPr>
          <w:rFonts w:ascii="Calibri" w:hAnsi="Calibri"/>
          <w:noProof/>
          <w:szCs w:val="22"/>
          <w:bdr w:val="none" w:sz="0" w:space="0" w:color="auto" w:frame="1"/>
        </w:rPr>
        <w:fldChar w:fldCharType="separate"/>
      </w:r>
      <w:r w:rsidR="00DA4302">
        <w:rPr>
          <w:rFonts w:ascii="Calibri" w:hAnsi="Calibri"/>
          <w:noProof/>
          <w:szCs w:val="22"/>
          <w:bdr w:val="none" w:sz="0" w:space="0" w:color="auto" w:frame="1"/>
        </w:rPr>
        <w:fldChar w:fldCharType="begin"/>
      </w:r>
      <w:r w:rsidR="00DA4302">
        <w:rPr>
          <w:rFonts w:ascii="Calibri" w:hAnsi="Calibri"/>
          <w:noProof/>
          <w:szCs w:val="22"/>
          <w:bdr w:val="none" w:sz="0" w:space="0" w:color="auto" w:frame="1"/>
        </w:rPr>
        <w:instrText xml:space="preserve"> INCLUDEPICTURE  "https://lh7-rt.googleusercontent.com/docsz/AD_4nXcKbJp25xdDzkJbOrcaJQmoJtP7gA0C7LYsSiUwC05fbVYqRlClgUTU7u9Dt35q3GCTIARobUHsvQHaXTmLEdTFQwhPYrtUyWHXp2ecUn2m5u-T6D5Mz7uOehwjUFPyC5o8E7M_kOAzZUJ6vhx8Rg?key=hoQx51Yzk_gpoXgDVrwzpbVO" \* MERGEFORMATINET </w:instrText>
      </w:r>
      <w:r w:rsidR="00DA4302">
        <w:rPr>
          <w:rFonts w:ascii="Calibri" w:hAnsi="Calibri"/>
          <w:noProof/>
          <w:szCs w:val="22"/>
          <w:bdr w:val="none" w:sz="0" w:space="0" w:color="auto" w:frame="1"/>
        </w:rPr>
        <w:fldChar w:fldCharType="separate"/>
      </w:r>
      <w:r w:rsidR="00DA4302">
        <w:rPr>
          <w:rFonts w:ascii="Calibri" w:hAnsi="Calibri"/>
          <w:noProof/>
          <w:szCs w:val="22"/>
          <w:bdr w:val="none" w:sz="0" w:space="0" w:color="auto" w:frame="1"/>
        </w:rPr>
        <w:fldChar w:fldCharType="begin"/>
      </w:r>
      <w:r w:rsidR="00DA4302">
        <w:rPr>
          <w:rFonts w:ascii="Calibri" w:hAnsi="Calibri"/>
          <w:noProof/>
          <w:szCs w:val="22"/>
          <w:bdr w:val="none" w:sz="0" w:space="0" w:color="auto" w:frame="1"/>
        </w:rPr>
        <w:instrText xml:space="preserve"> INCLUDEPICTURE  "https://lh7-rt.googleusercontent.com/docsz/AD_4nXcKbJp25xdDzkJbOrcaJQmoJtP7gA0C7LYsSiUwC05fbVYqRlClgUTU7u9Dt35q3GCTIARobUHsvQHaXTmLEdTFQwhPYrtUyWHXp2ecUn2m5u-T6D5Mz7uOehwjUFPyC5o8E7M_kOAzZUJ6vhx8Rg?key=hoQx51Yzk_gpoXgDVrwzpbVO" \* MERGEFORMATINET </w:instrText>
      </w:r>
      <w:r w:rsidR="00DA4302">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"https://lh7-rt.googleusercontent.com/docsz/AD_4nXcKbJp25xdDzkJbOrcaJQmoJtP7gA0C7LYsSiUwC05fbVYqRlClgUTU7u9Dt35q3GCTIARobUHsvQHaXTmLEdTFQwhPYrtUyWHXp2ecUn2m5u-T6D5Mz7uOehwjUFPyC5o8E7M_kOAzZUJ6vhx8Rg?key=hoQx51Yzk_gpoXgDVrwzpbVO"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DA4302">
        <w:rPr>
          <w:rFonts w:ascii="Calibri" w:hAnsi="Calibri"/>
          <w:noProof/>
          <w:szCs w:val="22"/>
          <w:bdr w:val="none" w:sz="0" w:space="0" w:color="auto" w:frame="1"/>
        </w:rPr>
        <w:fldChar w:fldCharType="end"/>
      </w:r>
      <w:r w:rsidR="00DA4302">
        <w:rPr>
          <w:rFonts w:ascii="Calibri" w:hAnsi="Calibri"/>
          <w:noProof/>
          <w:szCs w:val="22"/>
          <w:bdr w:val="none" w:sz="0" w:space="0" w:color="auto" w:frame="1"/>
        </w:rPr>
        <w:fldChar w:fldCharType="end"/>
      </w:r>
      <w:r w:rsidR="00DA4302">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DA4302">
        <w:rPr>
          <w:rFonts w:ascii="Calibri" w:hAnsi="Calibri" w:cs="Calibri"/>
          <w:color w:val="000000"/>
          <w:szCs w:val="22"/>
          <w:bdr w:val="none" w:sz="0" w:space="0" w:color="auto" w:frame="1"/>
        </w:rPr>
        <w:fldChar w:fldCharType="end"/>
      </w:r>
    </w:p>
    <w:p w14:paraId="0112C353" w14:textId="77777777" w:rsidR="00DA4302" w:rsidRDefault="009A689D" w:rsidP="009A689D">
      <w:pPr>
        <w:pStyle w:val="Caption"/>
        <w:jc w:val="center"/>
      </w:pPr>
      <w:r>
        <w:t xml:space="preserve">Figure D </w:t>
      </w:r>
      <w:r w:rsidR="00433A57">
        <w:t>1</w:t>
      </w:r>
      <w:r w:rsidR="00B15F31">
        <w:t>4</w:t>
      </w:r>
      <w:r>
        <w:t>: US vs Canada: GDP per Capita Gap</w:t>
      </w:r>
    </w:p>
    <w:p w14:paraId="47DC01BF" w14:textId="77777777" w:rsidR="00160891" w:rsidRPr="004D282A" w:rsidRDefault="007B21DF" w:rsidP="008F40C5">
      <w:pPr>
        <w:rPr>
          <w:color w:val="000000" w:themeColor="text1"/>
          <w:szCs w:val="22"/>
        </w:rPr>
      </w:pPr>
      <w:r>
        <w:rPr>
          <w:color w:val="000000" w:themeColor="text1"/>
          <w:szCs w:val="22"/>
        </w:rPr>
        <w:t xml:space="preserve">In </w:t>
      </w:r>
      <w:r w:rsidRPr="009325C1">
        <w:rPr>
          <w:b/>
          <w:color w:val="000000" w:themeColor="text1"/>
          <w:szCs w:val="22"/>
        </w:rPr>
        <w:t>Figures D</w:t>
      </w:r>
      <w:r w:rsidR="009325C1" w:rsidRPr="009325C1">
        <w:rPr>
          <w:b/>
          <w:color w:val="000000" w:themeColor="text1"/>
          <w:szCs w:val="22"/>
        </w:rPr>
        <w:t>: 11, 12</w:t>
      </w:r>
      <w:r w:rsidR="00D72385">
        <w:rPr>
          <w:b/>
          <w:color w:val="000000" w:themeColor="text1"/>
          <w:szCs w:val="22"/>
        </w:rPr>
        <w:t>,</w:t>
      </w:r>
      <w:r w:rsidR="009325C1">
        <w:rPr>
          <w:b/>
          <w:color w:val="000000" w:themeColor="text1"/>
          <w:szCs w:val="22"/>
        </w:rPr>
        <w:t xml:space="preserve"> </w:t>
      </w:r>
      <w:r w:rsidR="009325C1" w:rsidRPr="009325C1">
        <w:rPr>
          <w:b/>
          <w:color w:val="000000" w:themeColor="text1"/>
          <w:szCs w:val="22"/>
        </w:rPr>
        <w:t>13</w:t>
      </w:r>
      <w:r w:rsidR="00D72385">
        <w:rPr>
          <w:b/>
          <w:color w:val="000000" w:themeColor="text1"/>
          <w:szCs w:val="22"/>
        </w:rPr>
        <w:t xml:space="preserve"> &amp; 14</w:t>
      </w:r>
      <w:r w:rsidR="009325C1">
        <w:rPr>
          <w:color w:val="000000" w:themeColor="text1"/>
          <w:szCs w:val="22"/>
        </w:rPr>
        <w:t xml:space="preserve"> t</w:t>
      </w:r>
      <w:r w:rsidR="00160891" w:rsidRPr="004D282A">
        <w:rPr>
          <w:color w:val="000000" w:themeColor="text1"/>
          <w:szCs w:val="22"/>
        </w:rPr>
        <w:t xml:space="preserve">he US shows a large advantage in Patents per capita and R&amp;D Expenditure per capita. While Canada leads (negative US advantage) in Researchers per capita, Scientific Articles per capita, and Electricity Consumption per capita although the gap has been narrowing for the last two. GDP per capita, Capital Formation per capita, and FDI Net Inflows per capita show greater volatility with distinctive conclusions harder to be drawn. Although the </w:t>
      </w:r>
      <w:r w:rsidR="00F539F6" w:rsidRPr="004D282A">
        <w:rPr>
          <w:color w:val="000000" w:themeColor="text1"/>
          <w:szCs w:val="22"/>
        </w:rPr>
        <w:t>longer-term</w:t>
      </w:r>
      <w:r w:rsidR="00160891" w:rsidRPr="004D282A">
        <w:rPr>
          <w:color w:val="000000" w:themeColor="text1"/>
          <w:szCs w:val="22"/>
        </w:rPr>
        <w:t xml:space="preserve"> trends do indicate slightly widening US advantage for GDP and narrowing advantages for Capital Formation and FDI.</w:t>
      </w:r>
    </w:p>
    <w:p w14:paraId="5E3BD7E0" w14:textId="77777777" w:rsidR="00DA4302" w:rsidRDefault="00DA4302" w:rsidP="00B64231">
      <w:pPr>
        <w:jc w:val="center"/>
        <w:rPr>
          <w:rFonts w:ascii="Calibri" w:hAnsi="Calibri"/>
          <w:szCs w:val="22"/>
          <w:bdr w:val="none" w:sz="0" w:space="0" w:color="auto" w:frame="1"/>
        </w:rPr>
      </w:pPr>
    </w:p>
    <w:p w14:paraId="38D5895D" w14:textId="77777777" w:rsidR="009A689D" w:rsidRDefault="00BB4AD7" w:rsidP="009A689D">
      <w:pPr>
        <w:keepNext/>
        <w:jc w:val="center"/>
      </w:pPr>
      <w:r>
        <w:rPr>
          <w:noProof/>
        </w:rPr>
        <w:lastRenderedPageBreak/>
        <w:drawing>
          <wp:inline distT="0" distB="0" distL="0" distR="0" wp14:anchorId="2ED030D8" wp14:editId="03EEA743">
            <wp:extent cx="5943600" cy="2950210"/>
            <wp:effectExtent l="0" t="0" r="0" b="0"/>
            <wp:docPr id="69950394" name="Picture 16" descr="A graph showing the growth of electricit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0394" name="Picture 16" descr="A graph showing the growth of electricity consumption&#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950210"/>
                    </a:xfrm>
                    <a:prstGeom prst="rect">
                      <a:avLst/>
                    </a:prstGeom>
                    <a:noFill/>
                    <a:ln>
                      <a:noFill/>
                    </a:ln>
                  </pic:spPr>
                </pic:pic>
              </a:graphicData>
            </a:graphic>
          </wp:inline>
        </w:drawing>
      </w:r>
    </w:p>
    <w:p w14:paraId="73037838" w14:textId="77777777" w:rsidR="00DA4302" w:rsidRDefault="009A689D" w:rsidP="009A689D">
      <w:pPr>
        <w:pStyle w:val="Caption"/>
        <w:jc w:val="center"/>
        <w:rPr>
          <w:rFonts w:ascii="Calibri" w:hAnsi="Calibri"/>
          <w:szCs w:val="22"/>
          <w:bdr w:val="none" w:sz="0" w:space="0" w:color="auto" w:frame="1"/>
        </w:rPr>
      </w:pPr>
      <w:r>
        <w:t xml:space="preserve">Figure D </w:t>
      </w:r>
      <w:r w:rsidR="00433A57">
        <w:t>1</w:t>
      </w:r>
      <w:r w:rsidR="00B15F31">
        <w:t>5</w:t>
      </w:r>
      <w:r>
        <w:t>: Innovation Efficiency: Patents per kWh of Electricity Consumed</w:t>
      </w:r>
    </w:p>
    <w:p w14:paraId="6727E877" w14:textId="77777777" w:rsidR="002C3FDE" w:rsidRDefault="00CA49F1" w:rsidP="00F539F6">
      <w:pPr>
        <w:rPr>
          <w:color w:val="000000" w:themeColor="text1"/>
          <w:szCs w:val="22"/>
        </w:rPr>
      </w:pPr>
      <w:r w:rsidRPr="00CA49F1">
        <w:rPr>
          <w:b/>
          <w:color w:val="000000" w:themeColor="text1"/>
          <w:szCs w:val="22"/>
        </w:rPr>
        <w:t>Figure D1</w:t>
      </w:r>
      <w:r w:rsidR="00D72385">
        <w:rPr>
          <w:b/>
          <w:color w:val="000000" w:themeColor="text1"/>
          <w:szCs w:val="22"/>
        </w:rPr>
        <w:t>5</w:t>
      </w:r>
      <w:r>
        <w:rPr>
          <w:color w:val="000000" w:themeColor="text1"/>
          <w:szCs w:val="22"/>
        </w:rPr>
        <w:t xml:space="preserve"> shows t</w:t>
      </w:r>
      <w:r w:rsidR="00F539F6" w:rsidRPr="004D282A">
        <w:rPr>
          <w:color w:val="000000" w:themeColor="text1"/>
          <w:szCs w:val="22"/>
        </w:rPr>
        <w:t xml:space="preserve">here is a very significant difference between the two countries; the US consistently generates more patents per kWh of electricity consumed </w:t>
      </w:r>
      <w:r w:rsidR="00716CBB" w:rsidRPr="004D282A">
        <w:rPr>
          <w:color w:val="000000" w:themeColor="text1"/>
          <w:szCs w:val="22"/>
        </w:rPr>
        <w:t>compared to Canada</w:t>
      </w:r>
      <w:r w:rsidR="00F539F6" w:rsidRPr="004D282A">
        <w:rPr>
          <w:color w:val="000000" w:themeColor="text1"/>
          <w:szCs w:val="22"/>
        </w:rPr>
        <w:t xml:space="preserve"> throughout the entire period. US efficiency saw an increase from 1980, peaking around 2012-2014 before starting a slight downward trend, while CA efficiency has remained low and stable over the same period.</w:t>
      </w:r>
      <w:r w:rsidR="00BB4AD7">
        <w:rPr>
          <w:color w:val="000000" w:themeColor="text1"/>
          <w:szCs w:val="22"/>
        </w:rPr>
        <w:t xml:space="preserve"> Over the 21</w:t>
      </w:r>
      <w:r w:rsidR="00BB4AD7" w:rsidRPr="00E80DF0">
        <w:rPr>
          <w:color w:val="000000" w:themeColor="text1"/>
          <w:szCs w:val="22"/>
          <w:vertAlign w:val="superscript"/>
        </w:rPr>
        <w:t>st</w:t>
      </w:r>
      <w:r w:rsidR="00BB4AD7">
        <w:rPr>
          <w:color w:val="000000" w:themeColor="text1"/>
          <w:szCs w:val="22"/>
        </w:rPr>
        <w:t xml:space="preserve"> century, the US advantage was on average ~600%.</w:t>
      </w:r>
    </w:p>
    <w:p w14:paraId="010DFB45" w14:textId="77777777" w:rsidR="004D282A" w:rsidRPr="004D282A" w:rsidRDefault="004D282A" w:rsidP="00F539F6">
      <w:pPr>
        <w:rPr>
          <w:color w:val="000000" w:themeColor="text1"/>
          <w:szCs w:val="22"/>
        </w:rPr>
      </w:pPr>
    </w:p>
    <w:p w14:paraId="106D37F9" w14:textId="77777777" w:rsidR="006465DA" w:rsidRDefault="00BB4AD7" w:rsidP="006465DA">
      <w:pPr>
        <w:keepNext/>
        <w:jc w:val="center"/>
      </w:pPr>
      <w:r>
        <w:rPr>
          <w:noProof/>
        </w:rPr>
        <w:lastRenderedPageBreak/>
        <w:drawing>
          <wp:inline distT="0" distB="0" distL="0" distR="0" wp14:anchorId="7593722E" wp14:editId="34903B6F">
            <wp:extent cx="3674745" cy="8229600"/>
            <wp:effectExtent l="0" t="0" r="0" b="0"/>
            <wp:docPr id="1273856400" name="Picture 2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56400" name="Picture 26" descr="A screenshot of a graph&#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674745" cy="8229600"/>
                    </a:xfrm>
                    <a:prstGeom prst="rect">
                      <a:avLst/>
                    </a:prstGeom>
                    <a:noFill/>
                    <a:ln>
                      <a:noFill/>
                    </a:ln>
                  </pic:spPr>
                </pic:pic>
              </a:graphicData>
            </a:graphic>
          </wp:inline>
        </w:drawing>
      </w:r>
      <w:r w:rsidR="002C3FDE">
        <w:rPr>
          <w:rFonts w:ascii="Calibri" w:hAnsi="Calibri" w:cs="Calibri"/>
          <w:color w:val="000000"/>
          <w:szCs w:val="22"/>
          <w:bdr w:val="none" w:sz="0" w:space="0" w:color="auto" w:frame="1"/>
        </w:rPr>
        <w:fldChar w:fldCharType="begin"/>
      </w:r>
      <w:r w:rsidR="002C3FDE">
        <w:rPr>
          <w:rFonts w:ascii="Calibri" w:hAnsi="Calibri"/>
          <w:szCs w:val="22"/>
          <w:bdr w:val="none" w:sz="0" w:space="0" w:color="auto" w:frame="1"/>
        </w:rPr>
        <w:instrText xml:space="preserve"> INCLUDEPICTURE "https://lh7-rt.googleusercontent.com/docsz/AD_4nXfqBhiuIG-Ki0dBpPOS-3QwLUcxgH2-HAGP5fBrTMTOOjfZw15h43LUGHas6eFO7WEOT_zzOrxVa_giQ1FEwBnujWfxDIZLEFpRoUjL-gSe9fbx7m-SFpHw0yjA2HZr6QuT7JMZry0dVrCaVlt3hiE?key=hoQx51Yzk_gpoXgDVrwzpbVO" \* MERGEFORMATINET </w:instrText>
      </w:r>
      <w:r w:rsidR="002C3FDE">
        <w:rPr>
          <w:rFonts w:ascii="Calibri" w:hAnsi="Calibri" w:cs="Calibri"/>
          <w:color w:val="000000"/>
          <w:szCs w:val="22"/>
          <w:bdr w:val="none" w:sz="0" w:space="0" w:color="auto" w:frame="1"/>
        </w:rPr>
        <w:fldChar w:fldCharType="separate"/>
      </w:r>
      <w:r w:rsidR="00AD044D">
        <w:rPr>
          <w:rFonts w:ascii="Calibri" w:hAnsi="Calibri"/>
          <w:noProof/>
          <w:szCs w:val="22"/>
          <w:bdr w:val="none" w:sz="0" w:space="0" w:color="auto" w:frame="1"/>
        </w:rPr>
        <w:fldChar w:fldCharType="begin"/>
      </w:r>
      <w:r w:rsidR="00AD044D">
        <w:rPr>
          <w:rFonts w:ascii="Calibri" w:hAnsi="Calibri"/>
          <w:noProof/>
          <w:szCs w:val="22"/>
          <w:bdr w:val="none" w:sz="0" w:space="0" w:color="auto" w:frame="1"/>
        </w:rPr>
        <w:instrText xml:space="preserve"> INCLUDEPICTURE  "https://lh7-rt.googleusercontent.com/docsz/AD_4nXfqBhiuIG-Ki0dBpPOS-3QwLUcxgH2-HAGP5fBrTMTOOjfZw15h43LUGHas6eFO7WEOT_zzOrxVa_giQ1FEwBnujWfxDIZLEFpRoUjL-gSe9fbx7m-SFpHw0yjA2HZr6QuT7JMZry0dVrCaVlt3hiE?key=hoQx51Yzk_gpoXgDVrwzpbVO" \* MERGEFORMATINET </w:instrText>
      </w:r>
      <w:r w:rsidR="00AD044D">
        <w:rPr>
          <w:rFonts w:ascii="Calibri" w:hAnsi="Calibri"/>
          <w:noProof/>
          <w:szCs w:val="22"/>
          <w:bdr w:val="none" w:sz="0" w:space="0" w:color="auto" w:frame="1"/>
        </w:rPr>
        <w:fldChar w:fldCharType="separate"/>
      </w:r>
      <w:r w:rsidR="002C3FDE">
        <w:rPr>
          <w:rFonts w:ascii="Calibri" w:hAnsi="Calibri"/>
          <w:noProof/>
          <w:szCs w:val="22"/>
          <w:bdr w:val="none" w:sz="0" w:space="0" w:color="auto" w:frame="1"/>
        </w:rPr>
        <w:fldChar w:fldCharType="begin"/>
      </w:r>
      <w:r w:rsidR="002C3FDE">
        <w:rPr>
          <w:rFonts w:ascii="Calibri" w:hAnsi="Calibri"/>
          <w:noProof/>
          <w:szCs w:val="22"/>
          <w:bdr w:val="none" w:sz="0" w:space="0" w:color="auto" w:frame="1"/>
        </w:rPr>
        <w:instrText xml:space="preserve"> INCLUDEPICTURE  "https://lh7-rt.googleusercontent.com/docsz/AD_4nXfqBhiuIG-Ki0dBpPOS-3QwLUcxgH2-HAGP5fBrTMTOOjfZw15h43LUGHas6eFO7WEOT_zzOrxVa_giQ1FEwBnujWfxDIZLEFpRoUjL-gSe9fbx7m-SFpHw0yjA2HZr6QuT7JMZry0dVrCaVlt3hiE?key=hoQx51Yzk_gpoXgDVrwzpbVO" \* MERGEFORMATINET </w:instrText>
      </w:r>
      <w:r w:rsidR="002C3FDE">
        <w:rPr>
          <w:rFonts w:ascii="Calibri" w:hAnsi="Calibri"/>
          <w:noProof/>
          <w:szCs w:val="22"/>
          <w:bdr w:val="none" w:sz="0" w:space="0" w:color="auto" w:frame="1"/>
        </w:rPr>
        <w:fldChar w:fldCharType="separate"/>
      </w:r>
      <w:r w:rsidR="002C3FDE">
        <w:rPr>
          <w:rFonts w:ascii="Calibri" w:hAnsi="Calibri"/>
          <w:noProof/>
          <w:szCs w:val="22"/>
          <w:bdr w:val="none" w:sz="0" w:space="0" w:color="auto" w:frame="1"/>
        </w:rPr>
        <w:fldChar w:fldCharType="begin"/>
      </w:r>
      <w:r w:rsidR="002C3FDE">
        <w:rPr>
          <w:rFonts w:ascii="Calibri" w:hAnsi="Calibri"/>
          <w:noProof/>
          <w:szCs w:val="22"/>
          <w:bdr w:val="none" w:sz="0" w:space="0" w:color="auto" w:frame="1"/>
        </w:rPr>
        <w:instrText xml:space="preserve"> INCLUDEPICTURE  "https://lh7-rt.googleusercontent.com/docsz/AD_4nXfqBhiuIG-Ki0dBpPOS-3QwLUcxgH2-HAGP5fBrTMTOOjfZw15h43LUGHas6eFO7WEOT_zzOrxVa_giQ1FEwBnujWfxDIZLEFpRoUjL-gSe9fbx7m-SFpHw0yjA2HZr6QuT7JMZry0dVrCaVlt3hiE?key=hoQx51Yzk_gpoXgDVrwzpbVO" \* MERGEFORMATINET </w:instrText>
      </w:r>
      <w:r w:rsidR="002C3FDE">
        <w:rPr>
          <w:rFonts w:ascii="Calibri" w:hAnsi="Calibri"/>
          <w:noProof/>
          <w:szCs w:val="22"/>
          <w:bdr w:val="none" w:sz="0" w:space="0" w:color="auto" w:frame="1"/>
        </w:rPr>
        <w:fldChar w:fldCharType="separate"/>
      </w:r>
      <w:r w:rsidR="002C3FDE">
        <w:rPr>
          <w:rFonts w:ascii="Calibri" w:hAnsi="Calibri"/>
          <w:noProof/>
          <w:szCs w:val="22"/>
          <w:bdr w:val="none" w:sz="0" w:space="0" w:color="auto" w:frame="1"/>
        </w:rPr>
        <w:fldChar w:fldCharType="begin"/>
      </w:r>
      <w:r w:rsidR="002C3FDE">
        <w:rPr>
          <w:rFonts w:ascii="Calibri" w:hAnsi="Calibri"/>
          <w:noProof/>
          <w:szCs w:val="22"/>
          <w:bdr w:val="none" w:sz="0" w:space="0" w:color="auto" w:frame="1"/>
        </w:rPr>
        <w:instrText xml:space="preserve"> INCLUDEPICTURE  "https://lh7-rt.googleusercontent.com/docsz/AD_4nXfqBhiuIG-Ki0dBpPOS-3QwLUcxgH2-HAGP5fBrTMTOOjfZw15h43LUGHas6eFO7WEOT_zzOrxVa_giQ1FEwBnujWfxDIZLEFpRoUjL-gSe9fbx7m-SFpHw0yjA2HZr6QuT7JMZry0dVrCaVlt3hiE?key=hoQx51Yzk_gpoXgDVrwzpbVO" \* MERGEFORMATINET </w:instrText>
      </w:r>
      <w:r w:rsidR="002C3F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begin"/>
      </w:r>
      <w:r w:rsidR="00CD24DE">
        <w:rPr>
          <w:rFonts w:ascii="Calibri" w:hAnsi="Calibri"/>
          <w:noProof/>
          <w:szCs w:val="22"/>
          <w:bdr w:val="none" w:sz="0" w:space="0" w:color="auto" w:frame="1"/>
        </w:rPr>
        <w:instrText xml:space="preserve"> INCLUDEPICTURE  "https://lh7-rt.googleusercontent.com/docsz/AD_4nXfqBhiuIG-Ki0dBpPOS-3QwLUcxgH2-HAGP5fBrTMTOOjfZw15h43LUGHas6eFO7WEOT_zzOrxVa_giQ1FEwBnujWfxDIZLEFpRoUjL-gSe9fbx7m-SFpHw0yjA2HZr6QuT7JMZry0dVrCaVlt3hiE?key=hoQx51Yzk_gpoXgDVrwzpbVO" \* MERGEFORMATINET </w:instrText>
      </w:r>
      <w:r w:rsidR="00CD24DE">
        <w:rPr>
          <w:rFonts w:ascii="Calibri" w:hAnsi="Calibri"/>
          <w:noProof/>
          <w:szCs w:val="22"/>
          <w:bdr w:val="none" w:sz="0" w:space="0" w:color="auto" w:frame="1"/>
        </w:rPr>
        <w:fldChar w:fldCharType="separate"/>
      </w:r>
      <w:r w:rsidR="00CD24DE">
        <w:rPr>
          <w:rFonts w:ascii="Calibri" w:hAnsi="Calibri"/>
          <w:noProof/>
          <w:szCs w:val="22"/>
          <w:bdr w:val="none" w:sz="0" w:space="0" w:color="auto" w:frame="1"/>
        </w:rPr>
        <w:fldChar w:fldCharType="end"/>
      </w:r>
      <w:r w:rsidR="002C3FDE">
        <w:rPr>
          <w:rFonts w:ascii="Calibri" w:hAnsi="Calibri"/>
          <w:noProof/>
          <w:szCs w:val="22"/>
          <w:bdr w:val="none" w:sz="0" w:space="0" w:color="auto" w:frame="1"/>
        </w:rPr>
        <w:fldChar w:fldCharType="end"/>
      </w:r>
      <w:r w:rsidR="002C3FDE">
        <w:rPr>
          <w:rFonts w:ascii="Calibri" w:hAnsi="Calibri"/>
          <w:noProof/>
          <w:szCs w:val="22"/>
          <w:bdr w:val="none" w:sz="0" w:space="0" w:color="auto" w:frame="1"/>
        </w:rPr>
        <w:fldChar w:fldCharType="end"/>
      </w:r>
      <w:r w:rsidR="002C3FDE">
        <w:rPr>
          <w:rFonts w:ascii="Calibri" w:hAnsi="Calibri"/>
          <w:noProof/>
          <w:szCs w:val="22"/>
          <w:bdr w:val="none" w:sz="0" w:space="0" w:color="auto" w:frame="1"/>
        </w:rPr>
        <w:fldChar w:fldCharType="end"/>
      </w:r>
      <w:r w:rsidR="00AD044D">
        <w:rPr>
          <w:rFonts w:ascii="Calibri" w:hAnsi="Calibri"/>
          <w:noProof/>
          <w:szCs w:val="22"/>
          <w:bdr w:val="none" w:sz="0" w:space="0" w:color="auto" w:frame="1"/>
        </w:rPr>
        <w:fldChar w:fldCharType="end"/>
      </w:r>
      <w:r w:rsidR="002C3FDE">
        <w:rPr>
          <w:rFonts w:ascii="Calibri" w:hAnsi="Calibri" w:cs="Calibri"/>
          <w:color w:val="000000"/>
          <w:szCs w:val="22"/>
          <w:bdr w:val="none" w:sz="0" w:space="0" w:color="auto" w:frame="1"/>
        </w:rPr>
        <w:fldChar w:fldCharType="end"/>
      </w:r>
    </w:p>
    <w:p w14:paraId="4908FDE2" w14:textId="77777777" w:rsidR="002C3FDE" w:rsidRDefault="006465DA" w:rsidP="006465DA">
      <w:pPr>
        <w:pStyle w:val="Caption"/>
        <w:jc w:val="center"/>
      </w:pPr>
      <w:r>
        <w:t xml:space="preserve">Figure D </w:t>
      </w:r>
      <w:r w:rsidR="00433A57">
        <w:t>1</w:t>
      </w:r>
      <w:r w:rsidR="00B15F31">
        <w:t>6</w:t>
      </w:r>
      <w:r>
        <w:t xml:space="preserve">: </w:t>
      </w:r>
      <w:r w:rsidR="005B0155">
        <w:t>Multi-variate (lag=0)</w:t>
      </w:r>
      <w:r>
        <w:t xml:space="preserve"> </w:t>
      </w:r>
      <w:r w:rsidRPr="00E92919">
        <w:t xml:space="preserve">Correlation </w:t>
      </w:r>
      <w:r>
        <w:t xml:space="preserve">Graphs for </w:t>
      </w:r>
      <w:r w:rsidRPr="00E92919">
        <w:t>Canadian Indicators</w:t>
      </w:r>
    </w:p>
    <w:p w14:paraId="7900B5CE" w14:textId="77777777" w:rsidR="007B3AFA" w:rsidRDefault="00BB4AD7" w:rsidP="00826DCE">
      <w:pPr>
        <w:jc w:val="center"/>
      </w:pPr>
      <w:r>
        <w:rPr>
          <w:noProof/>
        </w:rPr>
        <w:lastRenderedPageBreak/>
        <w:drawing>
          <wp:inline distT="0" distB="0" distL="0" distR="0" wp14:anchorId="1C44DA62" wp14:editId="187A98E7">
            <wp:extent cx="4689014" cy="4545106"/>
            <wp:effectExtent l="0" t="0" r="0" b="1905"/>
            <wp:docPr id="1505672825" name="Picture 18"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72825" name="Picture 18" descr="A graph of energy consumption&#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94280" cy="4550210"/>
                    </a:xfrm>
                    <a:prstGeom prst="rect">
                      <a:avLst/>
                    </a:prstGeom>
                    <a:noFill/>
                    <a:ln>
                      <a:noFill/>
                    </a:ln>
                  </pic:spPr>
                </pic:pic>
              </a:graphicData>
            </a:graphic>
          </wp:inline>
        </w:drawing>
      </w:r>
    </w:p>
    <w:p w14:paraId="2B4B9B3F" w14:textId="77777777" w:rsidR="005B0155" w:rsidRDefault="005B0155" w:rsidP="005B0155">
      <w:pPr>
        <w:pStyle w:val="Caption"/>
        <w:jc w:val="center"/>
      </w:pPr>
      <w:r>
        <w:t>Figure D 1</w:t>
      </w:r>
      <w:r w:rsidR="00B15F31">
        <w:t>7</w:t>
      </w:r>
      <w:r>
        <w:t xml:space="preserve">: </w:t>
      </w:r>
      <w:r w:rsidR="00344545">
        <w:t>Multi-variate (lag=0)</w:t>
      </w:r>
      <w:r w:rsidR="00C1062C">
        <w:t xml:space="preserve"> </w:t>
      </w:r>
      <w:r w:rsidRPr="00E92919">
        <w:t xml:space="preserve">Correlation </w:t>
      </w:r>
      <w:r w:rsidR="00C1062C">
        <w:t>matrix</w:t>
      </w:r>
      <w:r>
        <w:t xml:space="preserve"> for </w:t>
      </w:r>
      <w:r w:rsidRPr="00E92919">
        <w:t>Canadian Indicators</w:t>
      </w:r>
    </w:p>
    <w:p w14:paraId="0E8F79A9" w14:textId="77777777" w:rsidR="00C953BE" w:rsidRPr="004D282A" w:rsidRDefault="00C953BE" w:rsidP="001632C1">
      <w:pPr>
        <w:rPr>
          <w:szCs w:val="22"/>
          <w:lang w:val="en-US"/>
        </w:rPr>
      </w:pPr>
      <w:r w:rsidRPr="004D282A">
        <w:rPr>
          <w:szCs w:val="22"/>
        </w:rPr>
        <w:t>Th</w:t>
      </w:r>
      <w:r w:rsidR="00CA49F1">
        <w:rPr>
          <w:szCs w:val="22"/>
        </w:rPr>
        <w:t>e</w:t>
      </w:r>
      <w:r w:rsidRPr="004D282A">
        <w:rPr>
          <w:szCs w:val="22"/>
        </w:rPr>
        <w:t xml:space="preserve"> multivariate analysis </w:t>
      </w:r>
      <w:r w:rsidR="00CA49F1">
        <w:rPr>
          <w:szCs w:val="22"/>
        </w:rPr>
        <w:t xml:space="preserve">results from </w:t>
      </w:r>
      <w:r w:rsidR="00CA49F1" w:rsidRPr="00CA49F1">
        <w:rPr>
          <w:b/>
          <w:szCs w:val="22"/>
        </w:rPr>
        <w:t>Figure</w:t>
      </w:r>
      <w:r w:rsidR="00CA49F1">
        <w:rPr>
          <w:b/>
          <w:szCs w:val="22"/>
        </w:rPr>
        <w:t>s</w:t>
      </w:r>
      <w:r w:rsidR="00CA49F1" w:rsidRPr="00CA49F1">
        <w:rPr>
          <w:b/>
          <w:szCs w:val="22"/>
        </w:rPr>
        <w:t xml:space="preserve"> D1</w:t>
      </w:r>
      <w:r w:rsidR="00B15F31">
        <w:rPr>
          <w:b/>
          <w:szCs w:val="22"/>
        </w:rPr>
        <w:t>6</w:t>
      </w:r>
      <w:r w:rsidR="00CA49F1" w:rsidRPr="00CA49F1">
        <w:rPr>
          <w:b/>
          <w:szCs w:val="22"/>
        </w:rPr>
        <w:t xml:space="preserve"> &amp; D1</w:t>
      </w:r>
      <w:r w:rsidR="00B15F31">
        <w:rPr>
          <w:b/>
          <w:szCs w:val="22"/>
        </w:rPr>
        <w:t>7</w:t>
      </w:r>
      <w:r w:rsidR="00CA49F1">
        <w:rPr>
          <w:szCs w:val="22"/>
        </w:rPr>
        <w:t xml:space="preserve"> </w:t>
      </w:r>
      <w:r w:rsidRPr="004D282A">
        <w:rPr>
          <w:szCs w:val="22"/>
        </w:rPr>
        <w:t xml:space="preserve">involves examining the impact of electricity consumption (kWh/cap) with no lags (0) while controlling for GDP and capital formation per capita. It reveals positive and significant associations with current levels of Patents, R&amp;D Expenditure, and Researchers per capita in Canada. In this example no lags were used meaning that we </w:t>
      </w:r>
      <w:r w:rsidR="001632C1" w:rsidRPr="004D282A">
        <w:rPr>
          <w:szCs w:val="22"/>
        </w:rPr>
        <w:t>assumed</w:t>
      </w:r>
      <w:r w:rsidRPr="004D282A">
        <w:rPr>
          <w:szCs w:val="22"/>
        </w:rPr>
        <w:t xml:space="preserve"> or examined an immediate reaction between the change of electricity consumption and the dependent variables. </w:t>
      </w:r>
      <w:r w:rsidR="001632C1" w:rsidRPr="004D282A">
        <w:rPr>
          <w:szCs w:val="22"/>
        </w:rPr>
        <w:t>This</w:t>
      </w:r>
      <w:r w:rsidRPr="004D282A">
        <w:rPr>
          <w:szCs w:val="22"/>
        </w:rPr>
        <w:t xml:space="preserve"> is unlikely to be the case but was good to set a baseline for analysis. The relationship with scientific articles is negative and not highly significant, while Trade and FDI show no significant link to past energy consumption in this controlled model. This then indicates diverse drivers for different aspects of the economy and innovation system.</w:t>
      </w:r>
    </w:p>
    <w:p w14:paraId="313AFD98" w14:textId="77777777" w:rsidR="005B0155" w:rsidRDefault="00BB4AD7" w:rsidP="00826DCE">
      <w:pPr>
        <w:jc w:val="center"/>
      </w:pPr>
      <w:r>
        <w:rPr>
          <w:noProof/>
        </w:rPr>
        <w:lastRenderedPageBreak/>
        <w:drawing>
          <wp:inline distT="0" distB="0" distL="0" distR="0" wp14:anchorId="32488B58" wp14:editId="24167601">
            <wp:extent cx="4101353" cy="7924800"/>
            <wp:effectExtent l="0" t="0" r="1270" b="0"/>
            <wp:docPr id="949627622"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27622" name="Picture 19" descr="A screenshot of a graph&#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05287" cy="7932400"/>
                    </a:xfrm>
                    <a:prstGeom prst="rect">
                      <a:avLst/>
                    </a:prstGeom>
                    <a:noFill/>
                    <a:ln>
                      <a:noFill/>
                    </a:ln>
                  </pic:spPr>
                </pic:pic>
              </a:graphicData>
            </a:graphic>
          </wp:inline>
        </w:drawing>
      </w:r>
    </w:p>
    <w:p w14:paraId="3F1F88B6" w14:textId="77777777" w:rsidR="00826DCE" w:rsidRDefault="00826DCE" w:rsidP="00826DCE">
      <w:pPr>
        <w:pStyle w:val="Caption"/>
        <w:jc w:val="center"/>
      </w:pPr>
      <w:r>
        <w:t>Figure D 1</w:t>
      </w:r>
      <w:r w:rsidR="00B15F31">
        <w:t>8</w:t>
      </w:r>
      <w:r>
        <w:t xml:space="preserve">: Multi-variate (lag=4) </w:t>
      </w:r>
      <w:r w:rsidRPr="00E92919">
        <w:t xml:space="preserve">Correlation </w:t>
      </w:r>
      <w:r>
        <w:t xml:space="preserve">Graphs for </w:t>
      </w:r>
      <w:r w:rsidRPr="00E92919">
        <w:t>Canadian Indicators</w:t>
      </w:r>
    </w:p>
    <w:p w14:paraId="37CC7573" w14:textId="77777777" w:rsidR="00826DCE" w:rsidRDefault="00BB4AD7" w:rsidP="00301C65">
      <w:pPr>
        <w:jc w:val="center"/>
      </w:pPr>
      <w:r>
        <w:rPr>
          <w:noProof/>
        </w:rPr>
        <w:lastRenderedPageBreak/>
        <w:drawing>
          <wp:inline distT="0" distB="0" distL="0" distR="0" wp14:anchorId="0CB9BF56" wp14:editId="4CEDF7D8">
            <wp:extent cx="4965700" cy="4813300"/>
            <wp:effectExtent l="0" t="0" r="0" b="0"/>
            <wp:docPr id="2066510252" name="Picture 20" descr="A graph of a number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10252" name="Picture 20" descr="A graph of a number of electricity&#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65700" cy="4813300"/>
                    </a:xfrm>
                    <a:prstGeom prst="rect">
                      <a:avLst/>
                    </a:prstGeom>
                    <a:noFill/>
                    <a:ln>
                      <a:noFill/>
                    </a:ln>
                  </pic:spPr>
                </pic:pic>
              </a:graphicData>
            </a:graphic>
          </wp:inline>
        </w:drawing>
      </w:r>
    </w:p>
    <w:p w14:paraId="39C2939F" w14:textId="77777777" w:rsidR="00301C65" w:rsidRDefault="00301C65" w:rsidP="00301C65">
      <w:pPr>
        <w:pStyle w:val="Caption"/>
        <w:jc w:val="center"/>
      </w:pPr>
      <w:r>
        <w:t>Figure D 1</w:t>
      </w:r>
      <w:r w:rsidR="00B15F31">
        <w:t>9</w:t>
      </w:r>
      <w:r>
        <w:t xml:space="preserve">: Multi-variate (lag=4) </w:t>
      </w:r>
      <w:r w:rsidRPr="00E92919">
        <w:t xml:space="preserve">Correlation </w:t>
      </w:r>
      <w:r>
        <w:t xml:space="preserve">matrix for </w:t>
      </w:r>
      <w:r w:rsidRPr="00E92919">
        <w:t>Canadian Indicators</w:t>
      </w:r>
    </w:p>
    <w:p w14:paraId="78A6023D" w14:textId="77777777" w:rsidR="003F4B40" w:rsidRPr="004D282A" w:rsidRDefault="003F4B40" w:rsidP="008F40C5">
      <w:pPr>
        <w:rPr>
          <w:szCs w:val="22"/>
        </w:rPr>
      </w:pPr>
      <w:r w:rsidRPr="004D282A">
        <w:rPr>
          <w:szCs w:val="22"/>
        </w:rPr>
        <w:t xml:space="preserve">In </w:t>
      </w:r>
      <w:r w:rsidR="00CA49F1" w:rsidRPr="00CA49F1">
        <w:rPr>
          <w:b/>
          <w:szCs w:val="22"/>
        </w:rPr>
        <w:t>Figures D1</w:t>
      </w:r>
      <w:r w:rsidR="00B15F31">
        <w:rPr>
          <w:b/>
          <w:szCs w:val="22"/>
        </w:rPr>
        <w:t>8</w:t>
      </w:r>
      <w:r w:rsidR="00CA49F1" w:rsidRPr="00CA49F1">
        <w:rPr>
          <w:b/>
          <w:szCs w:val="22"/>
        </w:rPr>
        <w:t xml:space="preserve"> &amp; D1</w:t>
      </w:r>
      <w:r w:rsidR="00B15F31">
        <w:rPr>
          <w:b/>
          <w:szCs w:val="22"/>
        </w:rPr>
        <w:t>9</w:t>
      </w:r>
      <w:r w:rsidR="00CA49F1">
        <w:rPr>
          <w:szCs w:val="22"/>
        </w:rPr>
        <w:t xml:space="preserve"> </w:t>
      </w:r>
      <w:r w:rsidRPr="004D282A">
        <w:rPr>
          <w:szCs w:val="22"/>
        </w:rPr>
        <w:t>we examined the impact of electricity consumption (kWh/cap) from 4 years prior while maintaining the same control variables. It revealed that lagging the relationships led to stronger coefficient for patents and making it more significant. Additionally</w:t>
      </w:r>
      <w:r w:rsidR="00512543" w:rsidRPr="004D282A">
        <w:rPr>
          <w:szCs w:val="22"/>
        </w:rPr>
        <w:t>,</w:t>
      </w:r>
      <w:r w:rsidRPr="004D282A">
        <w:rPr>
          <w:szCs w:val="22"/>
        </w:rPr>
        <w:t xml:space="preserve"> trade per capita shifted from a slightly negative relation to a slightly positive although the significance remained low.  This lagged relationship was explored to see if higher coefficients among variables would arise, as we know that the outcomes of increased energy usage might not be immediately apparent.</w:t>
      </w:r>
    </w:p>
    <w:p w14:paraId="13B0E94E" w14:textId="77777777" w:rsidR="003F4B40" w:rsidRPr="003F4B40" w:rsidRDefault="003F4B40" w:rsidP="003F4B40">
      <w:pPr>
        <w:rPr>
          <w:lang w:val="en-US"/>
        </w:rPr>
      </w:pPr>
    </w:p>
    <w:p w14:paraId="04F314A7" w14:textId="77777777" w:rsidR="00301C65" w:rsidRPr="00826DCE" w:rsidRDefault="00301C65" w:rsidP="00301C65">
      <w:pPr>
        <w:jc w:val="center"/>
      </w:pPr>
    </w:p>
    <w:p w14:paraId="7C6C10CC" w14:textId="77777777" w:rsidR="00826DCE" w:rsidRPr="007B3AFA" w:rsidRDefault="00826DCE" w:rsidP="00826DCE">
      <w:pPr>
        <w:jc w:val="center"/>
      </w:pPr>
    </w:p>
    <w:p w14:paraId="58CD62E9" w14:textId="652D5A8E" w:rsidR="006465DA" w:rsidRDefault="00BB4AD7" w:rsidP="006465DA">
      <w:pPr>
        <w:keepNext/>
        <w:jc w:val="center"/>
      </w:pPr>
      <w:r>
        <w:rPr>
          <w:noProof/>
        </w:rPr>
        <w:lastRenderedPageBreak/>
        <w:drawing>
          <wp:inline distT="0" distB="0" distL="0" distR="0" wp14:anchorId="6049FCBF" wp14:editId="0C42075A">
            <wp:extent cx="5943600" cy="6441141"/>
            <wp:effectExtent l="0" t="0" r="0" b="0"/>
            <wp:docPr id="279099288" name="Picture 17"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6441141"/>
                    </a:xfrm>
                    <a:prstGeom prst="rect">
                      <a:avLst/>
                    </a:prstGeom>
                  </pic:spPr>
                </pic:pic>
              </a:graphicData>
            </a:graphic>
          </wp:inline>
        </w:drawing>
      </w:r>
    </w:p>
    <w:p w14:paraId="20D80E84" w14:textId="42C42971" w:rsidR="008E43B8" w:rsidRDefault="006465DA" w:rsidP="00890A29">
      <w:pPr>
        <w:pStyle w:val="Caption"/>
        <w:jc w:val="center"/>
      </w:pPr>
      <w:r>
        <w:t xml:space="preserve">Figure D </w:t>
      </w:r>
      <w:r w:rsidR="00B15F31">
        <w:t>20</w:t>
      </w:r>
      <w:r>
        <w:t>: Projections (1) Patents per Capita (2) Scientific Articles per Capita (3) R&amp;D Expenditure per Capita (4) Researchers per Capita (5) GDP per Capita</w:t>
      </w:r>
    </w:p>
    <w:tbl>
      <w:tblPr>
        <w:tblStyle w:val="TableGrid"/>
        <w:tblW w:w="9351" w:type="dxa"/>
        <w:tblLook w:val="04A0" w:firstRow="1" w:lastRow="0" w:firstColumn="1" w:lastColumn="0" w:noHBand="0" w:noVBand="1"/>
      </w:tblPr>
      <w:tblGrid>
        <w:gridCol w:w="1870"/>
        <w:gridCol w:w="3654"/>
        <w:gridCol w:w="3827"/>
      </w:tblGrid>
      <w:tr w:rsidR="008E43B8" w14:paraId="0C486BB2" w14:textId="77777777" w:rsidTr="00724489">
        <w:tc>
          <w:tcPr>
            <w:tcW w:w="1870" w:type="dxa"/>
          </w:tcPr>
          <w:p w14:paraId="5078F01D" w14:textId="01A41935" w:rsidR="008E43B8" w:rsidRPr="00EC32E1" w:rsidRDefault="008E43B8" w:rsidP="00EC32E1">
            <w:pPr>
              <w:jc w:val="center"/>
              <w:rPr>
                <w:b/>
              </w:rPr>
            </w:pPr>
            <w:r w:rsidRPr="00750B71">
              <w:rPr>
                <w:b/>
                <w:sz w:val="24"/>
                <w:szCs w:val="28"/>
              </w:rPr>
              <w:t>Scenario</w:t>
            </w:r>
          </w:p>
        </w:tc>
        <w:tc>
          <w:tcPr>
            <w:tcW w:w="3654" w:type="dxa"/>
          </w:tcPr>
          <w:p w14:paraId="4AA060E0" w14:textId="2E539304" w:rsidR="008E43B8" w:rsidRPr="00EC32E1" w:rsidRDefault="008E43B8" w:rsidP="00EC32E1">
            <w:pPr>
              <w:jc w:val="center"/>
              <w:rPr>
                <w:b/>
              </w:rPr>
            </w:pPr>
            <w:r w:rsidRPr="00EC32E1">
              <w:rPr>
                <w:b/>
              </w:rPr>
              <w:t>Patents per Capita</w:t>
            </w:r>
            <w:r w:rsidR="00EC32E1">
              <w:rPr>
                <w:b/>
                <w:bCs/>
              </w:rPr>
              <w:t xml:space="preserve"> (2030)</w:t>
            </w:r>
          </w:p>
        </w:tc>
        <w:tc>
          <w:tcPr>
            <w:tcW w:w="3827" w:type="dxa"/>
          </w:tcPr>
          <w:p w14:paraId="6B53E36B" w14:textId="67CFCA1E" w:rsidR="008E43B8" w:rsidRPr="00EC32E1" w:rsidRDefault="0008558D" w:rsidP="00EC32E1">
            <w:pPr>
              <w:jc w:val="center"/>
              <w:rPr>
                <w:b/>
              </w:rPr>
            </w:pPr>
            <w:r w:rsidRPr="00EC32E1">
              <w:rPr>
                <w:b/>
              </w:rPr>
              <w:t xml:space="preserve">% GDP </w:t>
            </w:r>
            <w:r w:rsidR="00724489" w:rsidRPr="00EC32E1">
              <w:rPr>
                <w:b/>
                <w:bCs/>
              </w:rPr>
              <w:t>Diff</w:t>
            </w:r>
            <w:r w:rsidR="00724489">
              <w:rPr>
                <w:b/>
                <w:bCs/>
              </w:rPr>
              <w:t>erence</w:t>
            </w:r>
            <w:r w:rsidRPr="00EC32E1">
              <w:rPr>
                <w:b/>
              </w:rPr>
              <w:t xml:space="preserve"> vs Baseline</w:t>
            </w:r>
            <w:r w:rsidR="00EC32E1">
              <w:rPr>
                <w:b/>
                <w:bCs/>
              </w:rPr>
              <w:t xml:space="preserve"> (2030)</w:t>
            </w:r>
          </w:p>
        </w:tc>
      </w:tr>
      <w:tr w:rsidR="008E43B8" w14:paraId="773012FE" w14:textId="77777777" w:rsidTr="00724489">
        <w:tc>
          <w:tcPr>
            <w:tcW w:w="1870" w:type="dxa"/>
          </w:tcPr>
          <w:p w14:paraId="51584DD3" w14:textId="4AFEC504" w:rsidR="008E43B8" w:rsidRPr="00EC32E1" w:rsidRDefault="0008558D" w:rsidP="00EC32E1">
            <w:pPr>
              <w:jc w:val="center"/>
              <w:rPr>
                <w:b/>
              </w:rPr>
            </w:pPr>
            <w:r w:rsidRPr="00EC32E1">
              <w:rPr>
                <w:b/>
              </w:rPr>
              <w:t>Modest Growth</w:t>
            </w:r>
          </w:p>
        </w:tc>
        <w:tc>
          <w:tcPr>
            <w:tcW w:w="3654" w:type="dxa"/>
          </w:tcPr>
          <w:p w14:paraId="43AE8067" w14:textId="5F825795" w:rsidR="008E43B8" w:rsidRDefault="00B32853" w:rsidP="00EC32E1">
            <w:pPr>
              <w:jc w:val="center"/>
            </w:pPr>
            <w:r w:rsidRPr="00EC32E1">
              <w:t>0.000125</w:t>
            </w:r>
          </w:p>
        </w:tc>
        <w:tc>
          <w:tcPr>
            <w:tcW w:w="3827" w:type="dxa"/>
          </w:tcPr>
          <w:p w14:paraId="746C3B69" w14:textId="55FBD19F" w:rsidR="008E43B8" w:rsidRDefault="001D6B28" w:rsidP="001D6B28">
            <w:pPr>
              <w:jc w:val="center"/>
            </w:pPr>
            <w:r w:rsidRPr="00EC32E1">
              <w:t>13.2%</w:t>
            </w:r>
          </w:p>
        </w:tc>
      </w:tr>
      <w:tr w:rsidR="008E43B8" w14:paraId="2945901D" w14:textId="77777777" w:rsidTr="00724489">
        <w:tc>
          <w:tcPr>
            <w:tcW w:w="1870" w:type="dxa"/>
          </w:tcPr>
          <w:p w14:paraId="0A55910A" w14:textId="572C1142" w:rsidR="008E43B8" w:rsidRPr="00EC32E1" w:rsidRDefault="0008558D" w:rsidP="00EC32E1">
            <w:pPr>
              <w:jc w:val="center"/>
              <w:rPr>
                <w:b/>
              </w:rPr>
            </w:pPr>
            <w:r w:rsidRPr="00EC32E1">
              <w:rPr>
                <w:b/>
              </w:rPr>
              <w:t>High Growth</w:t>
            </w:r>
          </w:p>
        </w:tc>
        <w:tc>
          <w:tcPr>
            <w:tcW w:w="3654" w:type="dxa"/>
          </w:tcPr>
          <w:p w14:paraId="0FA9DC5E" w14:textId="7C6C00EE" w:rsidR="008E43B8" w:rsidRDefault="00E10464" w:rsidP="00EC32E1">
            <w:pPr>
              <w:jc w:val="center"/>
            </w:pPr>
            <w:r w:rsidRPr="00EC32E1">
              <w:t>0.000143</w:t>
            </w:r>
          </w:p>
        </w:tc>
        <w:tc>
          <w:tcPr>
            <w:tcW w:w="3827" w:type="dxa"/>
          </w:tcPr>
          <w:p w14:paraId="3DC0D203" w14:textId="4C7776BD" w:rsidR="008E43B8" w:rsidRDefault="005001A5" w:rsidP="00EC32E1">
            <w:pPr>
              <w:jc w:val="center"/>
            </w:pPr>
            <w:r w:rsidRPr="00EC32E1">
              <w:t>36.</w:t>
            </w:r>
            <w:r w:rsidR="00EC32E1">
              <w:t>6</w:t>
            </w:r>
            <w:r w:rsidRPr="00EC32E1">
              <w:t>%</w:t>
            </w:r>
          </w:p>
        </w:tc>
      </w:tr>
      <w:tr w:rsidR="008E43B8" w14:paraId="0F85D76F" w14:textId="77777777" w:rsidTr="00724489">
        <w:tc>
          <w:tcPr>
            <w:tcW w:w="1870" w:type="dxa"/>
          </w:tcPr>
          <w:p w14:paraId="6CB665E6" w14:textId="2B0776CF" w:rsidR="008E43B8" w:rsidRPr="00EC32E1" w:rsidRDefault="0008558D" w:rsidP="00EC32E1">
            <w:pPr>
              <w:jc w:val="center"/>
              <w:rPr>
                <w:b/>
              </w:rPr>
            </w:pPr>
            <w:r w:rsidRPr="00EC32E1">
              <w:rPr>
                <w:b/>
              </w:rPr>
              <w:t>Efficiency Gains</w:t>
            </w:r>
          </w:p>
        </w:tc>
        <w:tc>
          <w:tcPr>
            <w:tcW w:w="3654" w:type="dxa"/>
          </w:tcPr>
          <w:p w14:paraId="2C701FB1" w14:textId="554F2E75" w:rsidR="008E43B8" w:rsidRDefault="007A7A74" w:rsidP="00EC32E1">
            <w:pPr>
              <w:jc w:val="center"/>
            </w:pPr>
            <w:r w:rsidRPr="00EC32E1">
              <w:t>0.000102</w:t>
            </w:r>
          </w:p>
        </w:tc>
        <w:tc>
          <w:tcPr>
            <w:tcW w:w="3827" w:type="dxa"/>
          </w:tcPr>
          <w:p w14:paraId="7509AEDA" w14:textId="1E131B23" w:rsidR="008E43B8" w:rsidRDefault="00EC32E1" w:rsidP="00EC32E1">
            <w:pPr>
              <w:jc w:val="center"/>
            </w:pPr>
            <w:r w:rsidRPr="00EC32E1">
              <w:t>-16.7%</w:t>
            </w:r>
          </w:p>
        </w:tc>
      </w:tr>
    </w:tbl>
    <w:p w14:paraId="23D1A787" w14:textId="1880E286" w:rsidR="00F76F6E" w:rsidRPr="00372C50" w:rsidRDefault="00372C50" w:rsidP="00372C50">
      <w:pPr>
        <w:pStyle w:val="Caption"/>
        <w:jc w:val="center"/>
      </w:pPr>
      <w:r>
        <w:t xml:space="preserve">Table D 21: Results of </w:t>
      </w:r>
      <w:r w:rsidR="00750B71">
        <w:t>Projections w/ various scenarios</w:t>
      </w:r>
    </w:p>
    <w:p w14:paraId="0C91FCB0" w14:textId="7EFD77DD" w:rsidR="00CA18E8" w:rsidRPr="004D282A" w:rsidRDefault="004E1604" w:rsidP="00512543">
      <w:pPr>
        <w:rPr>
          <w:szCs w:val="22"/>
        </w:rPr>
      </w:pPr>
      <w:r w:rsidRPr="004E1604">
        <w:rPr>
          <w:b/>
          <w:szCs w:val="22"/>
        </w:rPr>
        <w:t>Figure D</w:t>
      </w:r>
      <w:r w:rsidR="00B15F31">
        <w:rPr>
          <w:b/>
          <w:szCs w:val="22"/>
        </w:rPr>
        <w:t>20</w:t>
      </w:r>
      <w:r>
        <w:rPr>
          <w:szCs w:val="22"/>
        </w:rPr>
        <w:t xml:space="preserve"> presents the </w:t>
      </w:r>
      <w:r w:rsidR="003835D9">
        <w:rPr>
          <w:szCs w:val="22"/>
        </w:rPr>
        <w:t>visualization</w:t>
      </w:r>
      <w:r>
        <w:rPr>
          <w:szCs w:val="22"/>
        </w:rPr>
        <w:t xml:space="preserve"> of the simulation analysis. </w:t>
      </w:r>
      <w:r w:rsidR="00C96594" w:rsidRPr="00C96594">
        <w:rPr>
          <w:color w:val="000000"/>
          <w:szCs w:val="22"/>
        </w:rPr>
        <w:t xml:space="preserve">The simulator created estimates future innovation </w:t>
      </w:r>
      <w:r w:rsidR="00A14CF6">
        <w:rPr>
          <w:color w:val="000000"/>
          <w:szCs w:val="22"/>
        </w:rPr>
        <w:t xml:space="preserve">and economic </w:t>
      </w:r>
      <w:r w:rsidR="00C96594" w:rsidRPr="00C96594">
        <w:rPr>
          <w:color w:val="000000"/>
          <w:szCs w:val="22"/>
        </w:rPr>
        <w:t xml:space="preserve">metrics by projecting </w:t>
      </w:r>
      <w:r w:rsidR="00C96594">
        <w:rPr>
          <w:color w:val="000000"/>
          <w:szCs w:val="22"/>
        </w:rPr>
        <w:t xml:space="preserve">four </w:t>
      </w:r>
      <w:r w:rsidR="00C96594" w:rsidRPr="00C96594">
        <w:rPr>
          <w:color w:val="000000"/>
          <w:szCs w:val="22"/>
        </w:rPr>
        <w:t>energy consumption scenarios</w:t>
      </w:r>
      <w:r w:rsidR="00C96594">
        <w:rPr>
          <w:color w:val="000000"/>
          <w:szCs w:val="22"/>
        </w:rPr>
        <w:t xml:space="preserve"> (including baseline)</w:t>
      </w:r>
      <w:r w:rsidR="00C96594" w:rsidRPr="00C96594">
        <w:rPr>
          <w:color w:val="000000"/>
          <w:szCs w:val="22"/>
        </w:rPr>
        <w:t xml:space="preserve"> using </w:t>
      </w:r>
      <w:r w:rsidR="00400F3E">
        <w:rPr>
          <w:color w:val="000000"/>
          <w:szCs w:val="22"/>
        </w:rPr>
        <w:t xml:space="preserve">a </w:t>
      </w:r>
      <w:r w:rsidR="00C96594" w:rsidRPr="00C96594">
        <w:rPr>
          <w:color w:val="000000"/>
          <w:szCs w:val="22"/>
        </w:rPr>
        <w:t xml:space="preserve">simple historical statistical model (OLS: Innovation ~ Energy). </w:t>
      </w:r>
      <w:r w:rsidR="00400F3E">
        <w:rPr>
          <w:color w:val="000000"/>
          <w:szCs w:val="22"/>
        </w:rPr>
        <w:t>This method was chosen as it is</w:t>
      </w:r>
      <w:r w:rsidR="00C96594" w:rsidRPr="00C96594">
        <w:rPr>
          <w:color w:val="000000"/>
          <w:szCs w:val="22"/>
        </w:rPr>
        <w:t xml:space="preserve"> a simplified way to illustrate and compare how </w:t>
      </w:r>
      <w:r w:rsidR="00400F3E">
        <w:rPr>
          <w:color w:val="000000"/>
          <w:szCs w:val="22"/>
        </w:rPr>
        <w:t>different</w:t>
      </w:r>
      <w:r w:rsidR="00C96594" w:rsidRPr="00C96594">
        <w:rPr>
          <w:color w:val="000000"/>
          <w:szCs w:val="22"/>
        </w:rPr>
        <w:t xml:space="preserve"> energy trajectories might influence innovation outcomes</w:t>
      </w:r>
      <w:r w:rsidR="00400F3E">
        <w:rPr>
          <w:color w:val="000000"/>
          <w:szCs w:val="22"/>
        </w:rPr>
        <w:t>.</w:t>
      </w:r>
      <w:r w:rsidR="00C96594" w:rsidRPr="00C96594">
        <w:rPr>
          <w:color w:val="000000"/>
          <w:szCs w:val="22"/>
        </w:rPr>
        <w:t xml:space="preserve"> </w:t>
      </w:r>
      <w:r w:rsidR="00C94E10">
        <w:rPr>
          <w:color w:val="000000"/>
          <w:szCs w:val="22"/>
        </w:rPr>
        <w:t xml:space="preserve">The major </w:t>
      </w:r>
      <w:r w:rsidR="00C94E10">
        <w:rPr>
          <w:color w:val="000000"/>
          <w:szCs w:val="22"/>
        </w:rPr>
        <w:lastRenderedPageBreak/>
        <w:t>assumption for the modeling is that</w:t>
      </w:r>
      <w:r w:rsidR="00C96594" w:rsidRPr="00C96594">
        <w:rPr>
          <w:color w:val="000000"/>
          <w:szCs w:val="22"/>
        </w:rPr>
        <w:t xml:space="preserve"> past statistical relationships continue to hold</w:t>
      </w:r>
      <w:r w:rsidR="00892300">
        <w:rPr>
          <w:color w:val="000000"/>
          <w:szCs w:val="22"/>
        </w:rPr>
        <w:t>.</w:t>
      </w:r>
      <w:r w:rsidR="00400F3E">
        <w:rPr>
          <w:color w:val="000000"/>
          <w:szCs w:val="22"/>
        </w:rPr>
        <w:t xml:space="preserve"> </w:t>
      </w:r>
      <w:r w:rsidR="00A239FF" w:rsidRPr="004D282A">
        <w:rPr>
          <w:szCs w:val="22"/>
        </w:rPr>
        <w:t xml:space="preserve">The baseline </w:t>
      </w:r>
      <w:r w:rsidR="00B628D6" w:rsidRPr="004D282A">
        <w:rPr>
          <w:szCs w:val="22"/>
        </w:rPr>
        <w:t xml:space="preserve">energy growth rate was </w:t>
      </w:r>
      <w:r w:rsidR="00D436D7" w:rsidRPr="004D282A">
        <w:rPr>
          <w:szCs w:val="22"/>
        </w:rPr>
        <w:t xml:space="preserve">0.5% per year with the modest, high and efficiency models representing </w:t>
      </w:r>
      <w:r w:rsidR="00E802FD" w:rsidRPr="004D282A">
        <w:rPr>
          <w:szCs w:val="22"/>
        </w:rPr>
        <w:t xml:space="preserve">0.75%, 2% and -1% </w:t>
      </w:r>
      <w:r w:rsidR="00741003" w:rsidRPr="004D282A">
        <w:rPr>
          <w:szCs w:val="22"/>
        </w:rPr>
        <w:t>growth applied to the baseline</w:t>
      </w:r>
      <w:r w:rsidR="001417D1">
        <w:rPr>
          <w:szCs w:val="22"/>
        </w:rPr>
        <w:t xml:space="preserve"> respectively</w:t>
      </w:r>
      <w:r w:rsidR="00BB4AD7" w:rsidRPr="004D282A">
        <w:rPr>
          <w:szCs w:val="22"/>
        </w:rPr>
        <w:t>.</w:t>
      </w:r>
      <w:r w:rsidR="00741003" w:rsidRPr="004D282A">
        <w:rPr>
          <w:szCs w:val="22"/>
        </w:rPr>
        <w:t xml:space="preserve"> </w:t>
      </w:r>
      <w:r w:rsidR="00512543" w:rsidRPr="004D282A">
        <w:rPr>
          <w:szCs w:val="22"/>
        </w:rPr>
        <w:t xml:space="preserve">Higher energy growth correlates with higher projected </w:t>
      </w:r>
      <w:r w:rsidR="00BB4AD7" w:rsidRPr="004D282A">
        <w:rPr>
          <w:szCs w:val="22"/>
        </w:rPr>
        <w:t>Patent</w:t>
      </w:r>
      <w:r w:rsidR="001417D1">
        <w:rPr>
          <w:szCs w:val="22"/>
        </w:rPr>
        <w:t>ing activity</w:t>
      </w:r>
      <w:r w:rsidR="00512543" w:rsidRPr="004D282A">
        <w:rPr>
          <w:szCs w:val="22"/>
        </w:rPr>
        <w:t xml:space="preserve"> and GDP per capita which is shown in the significant estimated GDP difference in the </w:t>
      </w:r>
      <w:r w:rsidR="00961F1E">
        <w:rPr>
          <w:szCs w:val="22"/>
        </w:rPr>
        <w:t xml:space="preserve">scenario </w:t>
      </w:r>
      <w:r w:rsidR="00512543" w:rsidRPr="004D282A">
        <w:rPr>
          <w:szCs w:val="22"/>
        </w:rPr>
        <w:t xml:space="preserve">impact table. </w:t>
      </w:r>
      <w:r w:rsidR="00A244DC" w:rsidRPr="00A244DC">
        <w:rPr>
          <w:b/>
          <w:bCs/>
          <w:szCs w:val="22"/>
        </w:rPr>
        <w:t>T</w:t>
      </w:r>
      <w:r w:rsidR="00BB4AD7" w:rsidRPr="00A244DC">
        <w:rPr>
          <w:b/>
          <w:bCs/>
          <w:szCs w:val="22"/>
        </w:rPr>
        <w:t>able</w:t>
      </w:r>
      <w:r w:rsidR="00A244DC" w:rsidRPr="00A244DC">
        <w:rPr>
          <w:b/>
          <w:bCs/>
          <w:szCs w:val="22"/>
        </w:rPr>
        <w:t xml:space="preserve"> D21</w:t>
      </w:r>
      <w:r w:rsidR="00CE6EFD" w:rsidRPr="004D282A">
        <w:rPr>
          <w:szCs w:val="22"/>
        </w:rPr>
        <w:t xml:space="preserve"> highlighted that the estimated GDP in the year 2030</w:t>
      </w:r>
      <w:r w:rsidR="0060541B" w:rsidRPr="004D282A">
        <w:rPr>
          <w:szCs w:val="22"/>
        </w:rPr>
        <w:t xml:space="preserve"> would be 13%, 36% and -17% above</w:t>
      </w:r>
      <w:r w:rsidR="006B1B9C" w:rsidRPr="004D282A">
        <w:rPr>
          <w:szCs w:val="22"/>
        </w:rPr>
        <w:t xml:space="preserve"> the baseline estimate.</w:t>
      </w:r>
      <w:r w:rsidR="00CE6EFD" w:rsidRPr="004D282A">
        <w:rPr>
          <w:szCs w:val="22"/>
        </w:rPr>
        <w:t xml:space="preserve"> </w:t>
      </w:r>
      <w:r w:rsidR="00512543" w:rsidRPr="004D282A">
        <w:rPr>
          <w:szCs w:val="22"/>
        </w:rPr>
        <w:t>Counter-intuitively increasing energy consumption per capita correlates with lower Scientific Articles and R&amp;D expenditure. These contradictory results, indicate that the underlying simple models utilized are probably omitting crucial factors like overall GDP growth and others. This highlights the limitations of this approach and the necessity of incorporating the multivariate results to be more confident in the projections and simulations.</w:t>
      </w:r>
    </w:p>
    <w:p w14:paraId="579792AD" w14:textId="77777777" w:rsidR="00BB4AD7" w:rsidRDefault="00BB4AD7" w:rsidP="00BB4AD7">
      <w:pPr>
        <w:rPr>
          <w:szCs w:val="22"/>
        </w:rPr>
      </w:pPr>
    </w:p>
    <w:p w14:paraId="6CE2CD2A" w14:textId="77777777" w:rsidR="00BB4AD7" w:rsidRPr="004D282A" w:rsidRDefault="00BB4AD7" w:rsidP="00BB4AD7">
      <w:pPr>
        <w:rPr>
          <w:szCs w:val="22"/>
        </w:rPr>
      </w:pPr>
      <w:r>
        <w:rPr>
          <w:noProof/>
        </w:rPr>
        <w:drawing>
          <wp:inline distT="0" distB="0" distL="0" distR="0" wp14:anchorId="621F071F" wp14:editId="5B612DB1">
            <wp:extent cx="5943600" cy="3355975"/>
            <wp:effectExtent l="0" t="0" r="0" b="0"/>
            <wp:docPr id="1736046678"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46678" name="Picture 19" descr="A graph of different colored lines&#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355975"/>
                    </a:xfrm>
                    <a:prstGeom prst="rect">
                      <a:avLst/>
                    </a:prstGeom>
                    <a:noFill/>
                    <a:ln>
                      <a:noFill/>
                    </a:ln>
                  </pic:spPr>
                </pic:pic>
              </a:graphicData>
            </a:graphic>
          </wp:inline>
        </w:drawing>
      </w:r>
    </w:p>
    <w:p w14:paraId="53E5A7B0" w14:textId="1EAAC518" w:rsidR="00BB4AD7" w:rsidRDefault="00BB4AD7" w:rsidP="00BB4AD7">
      <w:pPr>
        <w:pStyle w:val="Caption"/>
        <w:jc w:val="center"/>
      </w:pPr>
      <w:r>
        <w:t>Figure D 2</w:t>
      </w:r>
      <w:r w:rsidR="00890A29">
        <w:t>2</w:t>
      </w:r>
      <w:r>
        <w:t>: R&amp;D Expenditure as % of GDP</w:t>
      </w:r>
    </w:p>
    <w:p w14:paraId="712EF1D6" w14:textId="3524B5F7" w:rsidR="00CA18E8" w:rsidRDefault="00BB4AD7" w:rsidP="6AFEF7C4">
      <w:r w:rsidRPr="00056B41">
        <w:rPr>
          <w:b/>
          <w:bCs/>
        </w:rPr>
        <w:t>Figure D2</w:t>
      </w:r>
      <w:r w:rsidR="00890A29">
        <w:rPr>
          <w:b/>
          <w:bCs/>
        </w:rPr>
        <w:t>2</w:t>
      </w:r>
      <w:r w:rsidRPr="00056B41">
        <w:t xml:space="preserve"> reveals that Israel and South Korea dedicate a significantly higher percentage of their GDP to R&amp;D compared to other nations, showing strong upward trends. While most countries, including the rapidly growing China, have increased their R&amp;D investment ratio, Canada's proportion has remained relatively flat or even slightly declined in recent years, lagging peers like the US and Germany.</w:t>
      </w:r>
    </w:p>
    <w:p w14:paraId="0C0F1143" w14:textId="24B9BDD6" w:rsidR="005F5ECD" w:rsidRDefault="005F5ECD" w:rsidP="6AFEF7C4"/>
    <w:p w14:paraId="17CA3204" w14:textId="3952CA33" w:rsidR="005F5ECD" w:rsidRPr="00BB4AD7" w:rsidRDefault="005F5ECD" w:rsidP="6AFEF7C4">
      <w:pPr>
        <w:rPr>
          <w:lang w:val="en-US"/>
        </w:rPr>
      </w:pPr>
      <w:r>
        <w:rPr>
          <w:noProof/>
        </w:rPr>
        <w:lastRenderedPageBreak/>
        <w:drawing>
          <wp:inline distT="0" distB="0" distL="0" distR="0" wp14:anchorId="21C69D47" wp14:editId="30532F57">
            <wp:extent cx="5943600" cy="3354705"/>
            <wp:effectExtent l="0" t="0" r="0" b="0"/>
            <wp:docPr id="796447426" name="Picture 11" descr="A graph of a number of electricit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57">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p>
    <w:p w14:paraId="035A1A5F" w14:textId="3B03DF21" w:rsidR="002C3FDE" w:rsidRPr="006F4C31" w:rsidRDefault="00715D2C" w:rsidP="00715D2C">
      <w:pPr>
        <w:pStyle w:val="Caption"/>
        <w:jc w:val="center"/>
        <w:rPr>
          <w:b/>
        </w:rPr>
      </w:pPr>
      <w:r>
        <w:t>Figure D 2</w:t>
      </w:r>
      <w:r w:rsidR="00890A29">
        <w:t>3</w:t>
      </w:r>
      <w:r>
        <w:t xml:space="preserve">: </w:t>
      </w:r>
      <w:r w:rsidR="006F4C31">
        <w:t>Electricity Consumption per Capita</w:t>
      </w:r>
    </w:p>
    <w:p w14:paraId="5FDC08AF" w14:textId="74EC8F7B" w:rsidR="00715D2C" w:rsidRPr="00715D2C" w:rsidRDefault="006F4C31" w:rsidP="00715D2C">
      <w:r w:rsidRPr="006F4C31">
        <w:rPr>
          <w:b/>
          <w:bCs/>
        </w:rPr>
        <w:t>Figure D 2</w:t>
      </w:r>
      <w:r w:rsidR="00890A29">
        <w:rPr>
          <w:b/>
          <w:bCs/>
        </w:rPr>
        <w:t>3</w:t>
      </w:r>
      <w:r>
        <w:t xml:space="preserve"> depicts that </w:t>
      </w:r>
      <w:r w:rsidR="00715D2C" w:rsidRPr="00715D2C">
        <w:t>Canada</w:t>
      </w:r>
      <w:r w:rsidRPr="00715D2C">
        <w:t>,</w:t>
      </w:r>
      <w:r w:rsidR="00715D2C" w:rsidRPr="00715D2C">
        <w:t xml:space="preserve"> and the United States maintain high historical levels of electricity consumption per capita, though recent trends suggest stabilization or decline, contrasting with the rapid growth observed in China and South Korea. European nations and Japan generally show more moderate consumption levels with varied recent trajectories.</w:t>
      </w:r>
    </w:p>
    <w:p w14:paraId="02E9DB9E" w14:textId="1FC63DB2" w:rsidR="002C3FDE" w:rsidRDefault="002C3FDE" w:rsidP="6AFEF7C4">
      <w:pPr>
        <w:rPr>
          <w:rFonts w:ascii="Calibri" w:hAnsi="Calibri"/>
          <w:szCs w:val="22"/>
          <w:bdr w:val="none" w:sz="0" w:space="0" w:color="auto" w:frame="1"/>
        </w:rPr>
      </w:pPr>
    </w:p>
    <w:p w14:paraId="0B1CBE46" w14:textId="4D6E7B53" w:rsidR="001D0AA8" w:rsidRDefault="00581A87" w:rsidP="6AFEF7C4">
      <w:pPr>
        <w:rPr>
          <w:rFonts w:eastAsia="Courier New"/>
        </w:rPr>
      </w:pPr>
      <w:r>
        <w:rPr>
          <w:rFonts w:eastAsia="Courier New"/>
        </w:rPr>
        <w:br w:type="page"/>
      </w:r>
    </w:p>
    <w:p w14:paraId="4BFE62A1" w14:textId="2239EED4" w:rsidR="6AFEF7C4" w:rsidRDefault="46877899" w:rsidP="00FA6BA0">
      <w:pPr>
        <w:pStyle w:val="Heading2"/>
      </w:pPr>
      <w:bookmarkStart w:id="47" w:name="_Toc194334926"/>
      <w:r w:rsidRPr="01ED6FDD">
        <w:lastRenderedPageBreak/>
        <w:t>Appendix</w:t>
      </w:r>
      <w:r w:rsidRPr="1876F92B">
        <w:t xml:space="preserve"> E- </w:t>
      </w:r>
      <w:r w:rsidRPr="23E636C8">
        <w:t>Chatbot</w:t>
      </w:r>
      <w:bookmarkEnd w:id="47"/>
    </w:p>
    <w:p w14:paraId="6F4304AF" w14:textId="77777777" w:rsidR="00FC479A" w:rsidRDefault="00FC479A" w:rsidP="787E4B31"/>
    <w:p w14:paraId="01C976BC" w14:textId="3A0531CA" w:rsidR="00FC479A" w:rsidRDefault="00FC479A" w:rsidP="787E4B31">
      <w:r>
        <w:t xml:space="preserve">This Chatbot is a </w:t>
      </w:r>
      <w:r w:rsidR="001B1430">
        <w:t>great</w:t>
      </w:r>
      <w:r>
        <w:t xml:space="preserve"> tool for understanding Canada’s innovation strategy and the policies proposed in this report. It can be used as a key source to handle commonly asked questions, providing both troubleshooting guidance and 24/7 assistance. </w:t>
      </w:r>
      <w:r w:rsidR="002E0095">
        <w:t>It can also have a meaningful conversation with the user by providing data, and key insights on Canada’s innovation Strategy.</w:t>
      </w:r>
    </w:p>
    <w:p w14:paraId="49365BD4" w14:textId="6F1B34E7" w:rsidR="00261FAF" w:rsidRDefault="00A73A38" w:rsidP="787E4B31">
      <w:r>
        <w:t>Chatbot for Canada’s innovation strategy can be found here:</w:t>
      </w:r>
    </w:p>
    <w:p w14:paraId="50875496" w14:textId="77777777" w:rsidR="00581A87" w:rsidRDefault="00581A87" w:rsidP="787E4B31"/>
    <w:p w14:paraId="016125CB" w14:textId="1563A3DB" w:rsidR="00261FAF" w:rsidRDefault="00261FAF" w:rsidP="787E4B31">
      <w:hyperlink r:id="rId58" w:history="1">
        <w:r w:rsidRPr="00AB3E65">
          <w:rPr>
            <w:rStyle w:val="Hyperlink"/>
          </w:rPr>
          <w:t>https://dandrob-chatbot-chatbotfrontendfrontend-streamlit-tdtfty.streamlit.app/</w:t>
        </w:r>
      </w:hyperlink>
    </w:p>
    <w:p w14:paraId="32F5A3EB" w14:textId="77777777" w:rsidR="00581A87" w:rsidRDefault="00581A87" w:rsidP="787E4B31"/>
    <w:p w14:paraId="0CF4F244" w14:textId="51451398" w:rsidR="006B6C64" w:rsidRDefault="00A26CBA" w:rsidP="787E4B31">
      <w:r>
        <w:t xml:space="preserve">Click on the link to reach the chatbot’s frontend, </w:t>
      </w:r>
      <w:r>
        <w:rPr>
          <w:b/>
        </w:rPr>
        <w:t>Figure E1</w:t>
      </w:r>
      <w:r>
        <w:t>, available to ask about Canada’s innovation strategy</w:t>
      </w:r>
      <w:r w:rsidR="00DF6EEF">
        <w:t xml:space="preserve">. </w:t>
      </w:r>
    </w:p>
    <w:p w14:paraId="11432E3D" w14:textId="77777777" w:rsidR="00FB0146" w:rsidRDefault="00FB0146" w:rsidP="787E4B31"/>
    <w:p w14:paraId="22C2FCC4" w14:textId="77777777" w:rsidR="005F4F8D" w:rsidRDefault="005F4F8D" w:rsidP="005F4F8D">
      <w:pPr>
        <w:keepNext/>
      </w:pPr>
      <w:r>
        <w:rPr>
          <w:noProof/>
        </w:rPr>
        <w:drawing>
          <wp:inline distT="0" distB="0" distL="0" distR="0" wp14:anchorId="41D351ED" wp14:editId="1BE4F488">
            <wp:extent cx="5943600" cy="3502025"/>
            <wp:effectExtent l="19050" t="19050" r="19050" b="22225"/>
            <wp:docPr id="1555318227" name="Picture 1"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18227" name="Picture 1" descr="A screenshot of a chatbot&#10;&#10;AI-generated content may be incorrect."/>
                    <pic:cNvPicPr/>
                  </pic:nvPicPr>
                  <pic:blipFill>
                    <a:blip r:embed="rId59"/>
                    <a:stretch>
                      <a:fillRect/>
                    </a:stretch>
                  </pic:blipFill>
                  <pic:spPr>
                    <a:xfrm>
                      <a:off x="0" y="0"/>
                      <a:ext cx="5943600" cy="3502025"/>
                    </a:xfrm>
                    <a:prstGeom prst="rect">
                      <a:avLst/>
                    </a:prstGeom>
                    <a:ln w="3175">
                      <a:solidFill>
                        <a:schemeClr val="tx1"/>
                      </a:solidFill>
                    </a:ln>
                  </pic:spPr>
                </pic:pic>
              </a:graphicData>
            </a:graphic>
          </wp:inline>
        </w:drawing>
      </w:r>
    </w:p>
    <w:p w14:paraId="2570E5BB" w14:textId="6036AF87" w:rsidR="005F4F8D" w:rsidRDefault="005F4F8D" w:rsidP="005F4F8D">
      <w:pPr>
        <w:pStyle w:val="Caption"/>
        <w:jc w:val="center"/>
        <w:rPr>
          <w:lang w:val="en-CA"/>
        </w:rPr>
      </w:pPr>
      <w:r>
        <w:t xml:space="preserve">Figure E </w:t>
      </w:r>
      <w:r>
        <w:fldChar w:fldCharType="begin"/>
      </w:r>
      <w:r>
        <w:instrText xml:space="preserve"> SEQ Figure_E \* ARABIC </w:instrText>
      </w:r>
      <w:r>
        <w:fldChar w:fldCharType="separate"/>
      </w:r>
      <w:r>
        <w:rPr>
          <w:noProof/>
        </w:rPr>
        <w:t>1</w:t>
      </w:r>
      <w:r>
        <w:rPr>
          <w:noProof/>
        </w:rPr>
        <w:fldChar w:fldCharType="end"/>
      </w:r>
      <w:r>
        <w:t>: Canada's Innovation Strategy Chatbot</w:t>
      </w:r>
    </w:p>
    <w:p w14:paraId="3E0C6365" w14:textId="77777777" w:rsidR="00DF6EEF" w:rsidRDefault="00DF6EEF" w:rsidP="787E4B31"/>
    <w:p w14:paraId="552E3DF5" w14:textId="1DB88487" w:rsidR="00DF6EEF" w:rsidRDefault="00DF6EEF" w:rsidP="787E4B31">
      <w:r>
        <w:t xml:space="preserve">Some examples of questions that can be asked can be seen in figure E2, E3, </w:t>
      </w:r>
      <w:r w:rsidR="00FB0146">
        <w:t>and E4.</w:t>
      </w:r>
    </w:p>
    <w:p w14:paraId="7DB3300B" w14:textId="77777777" w:rsidR="00A73A38" w:rsidRDefault="00A73A38" w:rsidP="787E4B31"/>
    <w:p w14:paraId="42168418" w14:textId="77777777" w:rsidR="787E4B31" w:rsidRDefault="787E4B31" w:rsidP="787E4B31"/>
    <w:p w14:paraId="2F75DF99" w14:textId="18500723" w:rsidR="00F93970" w:rsidRPr="00112382" w:rsidRDefault="00F93970" w:rsidP="00173487">
      <w:pPr>
        <w:rPr>
          <w:rFonts w:eastAsia="Courier New"/>
        </w:rPr>
      </w:pPr>
    </w:p>
    <w:sectPr w:rsidR="00F93970" w:rsidRPr="00112382" w:rsidSect="00890A29">
      <w:headerReference w:type="default" r:id="rId60"/>
      <w:pgSz w:w="12240" w:h="15840"/>
      <w:pgMar w:top="1253" w:right="1219" w:bottom="1253" w:left="1219" w:header="720" w:footer="720" w:gutter="0"/>
      <w:pgNumType w:start="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mreen Imrit" w:date="2025-03-31T12:11:00Z" w:initials="AI">
    <w:p w14:paraId="23053BEC" w14:textId="77777777" w:rsidR="00195F92" w:rsidRDefault="00195F92" w:rsidP="00195F92">
      <w:pPr>
        <w:pStyle w:val="CommentText"/>
        <w:jc w:val="left"/>
      </w:pPr>
      <w:r>
        <w:rPr>
          <w:rStyle w:val="CommentReference"/>
        </w:rPr>
        <w:annotationRef/>
      </w:r>
      <w:r>
        <w:t>I don’t think we talk about this in the report either, should probably take it out and replace it with whatever policy 1 says</w:t>
      </w:r>
    </w:p>
  </w:comment>
  <w:comment w:id="5" w:author="Amreen Imrit" w:date="2025-03-31T12:11:00Z" w:initials="AI">
    <w:p w14:paraId="1D75DF45" w14:textId="77777777" w:rsidR="00AF570F" w:rsidRDefault="00AF570F" w:rsidP="00AF570F">
      <w:pPr>
        <w:pStyle w:val="CommentText"/>
        <w:jc w:val="left"/>
      </w:pPr>
      <w:r>
        <w:rPr>
          <w:rStyle w:val="CommentReference"/>
        </w:rPr>
        <w:annotationRef/>
      </w:r>
      <w:r>
        <w:t>Should probably mention the enerfy policy somewhere here</w:t>
      </w:r>
    </w:p>
  </w:comment>
  <w:comment w:id="8" w:author="Amreen Imrit" w:date="2025-03-31T17:47:00Z" w:initials="AI">
    <w:p w14:paraId="64DEDBC7" w14:textId="77777777" w:rsidR="004965DC" w:rsidRDefault="004965DC" w:rsidP="004965DC">
      <w:pPr>
        <w:pStyle w:val="CommentText"/>
        <w:jc w:val="left"/>
      </w:pPr>
      <w:r>
        <w:rPr>
          <w:rStyle w:val="CommentReference"/>
        </w:rPr>
        <w:annotationRef/>
      </w:r>
      <w:r>
        <w:t>Your first sentence should give a quick overview of where canada is failing. Not canada does well in x. I read your first few sentences and I have no idea what your policy will try to prevent</w:t>
      </w:r>
    </w:p>
  </w:comment>
  <w:comment w:id="9" w:author="MohammadAmir Ahmadian Shahreza" w:date="2025-03-31T18:50:00Z" w:initials="AA">
    <w:p w14:paraId="6886A6B9" w14:textId="77777777" w:rsidR="0051729E" w:rsidRDefault="0051729E" w:rsidP="0051729E">
      <w:pPr>
        <w:jc w:val="left"/>
      </w:pPr>
      <w:r>
        <w:rPr>
          <w:rStyle w:val="CommentReference"/>
        </w:rPr>
        <w:annotationRef/>
      </w:r>
      <w:r>
        <w:rPr>
          <w:rFonts w:eastAsia="Calibri" w:cs="Calibri"/>
          <w:color w:val="000000"/>
          <w:kern w:val="2"/>
          <w:sz w:val="20"/>
          <w:szCs w:val="20"/>
          <w:lang w:val="en-US"/>
          <w14:ligatures w14:val="standardContextual"/>
        </w:rPr>
        <w:t>I know. I tried the other way around and saying the problem first but the flow wasn’t as good as current order.</w:t>
      </w:r>
    </w:p>
  </w:comment>
  <w:comment w:id="10" w:author="Amreen Imrit" w:date="2025-03-31T13:34:00Z" w:initials="AI">
    <w:p w14:paraId="5B6D4B78" w14:textId="3834C274" w:rsidR="0042053C" w:rsidRDefault="0042053C" w:rsidP="0042053C">
      <w:pPr>
        <w:pStyle w:val="CommentText"/>
        <w:jc w:val="left"/>
      </w:pPr>
      <w:r>
        <w:rPr>
          <w:rStyle w:val="CommentReference"/>
        </w:rPr>
        <w:annotationRef/>
      </w:r>
      <w:r>
        <w:t>Don’t take this out cuz we need to mention the full name at least once, then the rest of the sections can just call it OECD</w:t>
      </w:r>
    </w:p>
  </w:comment>
  <w:comment w:id="11" w:author="Amreen Imrit" w:date="2025-03-31T17:50:00Z" w:initials="AI">
    <w:p w14:paraId="3F3A1C41" w14:textId="77777777" w:rsidR="005C22B2" w:rsidRDefault="005C22B2" w:rsidP="005C22B2">
      <w:pPr>
        <w:pStyle w:val="CommentText"/>
        <w:jc w:val="left"/>
      </w:pPr>
      <w:r>
        <w:rPr>
          <w:rStyle w:val="CommentReference"/>
        </w:rPr>
        <w:annotationRef/>
      </w:r>
      <w:r>
        <w:t>I would put these figures in the appendix, cuz it kinda pulls the audience away from the second part of your paragraph which is really important in explaining what your policy will tlk about</w:t>
      </w:r>
    </w:p>
  </w:comment>
  <w:comment w:id="13" w:author="Amreen Imrit" w:date="2025-03-31T17:50:00Z" w:initials="AI">
    <w:p w14:paraId="3B26BBA9" w14:textId="77777777" w:rsidR="00AA1102" w:rsidRDefault="00AA1102" w:rsidP="00AA1102">
      <w:pPr>
        <w:pStyle w:val="CommentText"/>
        <w:jc w:val="left"/>
      </w:pPr>
      <w:r>
        <w:rPr>
          <w:rStyle w:val="CommentReference"/>
        </w:rPr>
        <w:annotationRef/>
      </w:r>
      <w:r>
        <w:t>What does series b funding mean?</w:t>
      </w:r>
    </w:p>
  </w:comment>
  <w:comment w:id="15" w:author="Amreen Imrit" w:date="2025-03-31T17:55:00Z" w:initials="AI">
    <w:p w14:paraId="2F6B3C0E" w14:textId="77777777" w:rsidR="00E3670D" w:rsidRDefault="00E3670D" w:rsidP="00E3670D">
      <w:pPr>
        <w:pStyle w:val="CommentText"/>
        <w:jc w:val="left"/>
      </w:pPr>
      <w:r>
        <w:rPr>
          <w:rStyle w:val="CommentReference"/>
        </w:rPr>
        <w:annotationRef/>
      </w:r>
      <w:r>
        <w:t>IEEE</w:t>
      </w:r>
    </w:p>
  </w:comment>
  <w:comment w:id="17" w:author="Amreen Imrit" w:date="2025-03-30T14:31:00Z" w:initials="AI">
    <w:p w14:paraId="4A91FC65" w14:textId="720F72DB" w:rsidR="000A2162" w:rsidRDefault="000A2162" w:rsidP="000A2162">
      <w:pPr>
        <w:pStyle w:val="CommentText"/>
        <w:jc w:val="left"/>
      </w:pPr>
      <w:r>
        <w:rPr>
          <w:rStyle w:val="CommentReference"/>
        </w:rPr>
        <w:annotationRef/>
      </w:r>
      <w:r>
        <w:t>Make sure to mention the statistical significance Ed found. He good p-values near 0, which is extremely good</w:t>
      </w:r>
    </w:p>
  </w:comment>
  <w:comment w:id="18" w:author="Fatima Shabbeer" w:date="2025-03-30T17:18:00Z" w:initials="FS">
    <w:p w14:paraId="092E4C74" w14:textId="36DAD1F3" w:rsidR="00B64C77" w:rsidRDefault="00B64C77">
      <w:pPr>
        <w:pStyle w:val="CommentText"/>
      </w:pPr>
      <w:r>
        <w:rPr>
          <w:rStyle w:val="CommentReference"/>
        </w:rPr>
        <w:annotationRef/>
      </w:r>
      <w:r w:rsidRPr="2795FA6C">
        <w:t>Should that be in the body or the appendix for a business report?</w:t>
      </w:r>
    </w:p>
    <w:p w14:paraId="472BD140" w14:textId="5D9CAD2C" w:rsidR="00B64C77" w:rsidRDefault="00B64C77">
      <w:pPr>
        <w:pStyle w:val="CommentText"/>
      </w:pPr>
    </w:p>
  </w:comment>
  <w:comment w:id="19" w:author="Amreen Imrit" w:date="2025-03-30T18:21:00Z" w:initials="AI">
    <w:p w14:paraId="0BB00CAF" w14:textId="77777777" w:rsidR="00167F11" w:rsidRDefault="00167F11" w:rsidP="00167F11">
      <w:pPr>
        <w:pStyle w:val="CommentText"/>
        <w:jc w:val="left"/>
      </w:pPr>
      <w:r>
        <w:rPr>
          <w:rStyle w:val="CommentReference"/>
        </w:rPr>
        <w:annotationRef/>
      </w:r>
      <w:r>
        <w:t>Body, you just mention x, y, z relation is statistically significant (with p values x,y,z consecutively). This is an example “revealed that elevated housing costs, higher unemployment rates, and lower wages have a statistically significant effect on current emigration trends as seen in Appendix Figures C3, C4, C5 (with p-values of 0.01, 0.00, and 0.02 respectively).”</w:t>
      </w:r>
    </w:p>
  </w:comment>
  <w:comment w:id="20" w:author="Amreen Imrit" w:date="2025-03-31T12:17:00Z" w:initials="AI">
    <w:p w14:paraId="07861E34" w14:textId="77777777" w:rsidR="00AF7554" w:rsidRDefault="00AF7554" w:rsidP="00AF7554">
      <w:pPr>
        <w:pStyle w:val="CommentText"/>
        <w:jc w:val="left"/>
      </w:pPr>
      <w:r>
        <w:rPr>
          <w:rStyle w:val="CommentReference"/>
        </w:rPr>
        <w:annotationRef/>
      </w:r>
      <w:r>
        <w:t>Careful here, you don’t want all you figures in your section to explain only 1 thing. You should use Figure 1 more wisely, and I think it requires some more explanation, especially since canada is on there, you can mention where canada lies compared to other countries</w:t>
      </w:r>
    </w:p>
  </w:comment>
  <w:comment w:id="21" w:author="Amreen Imrit" w:date="2025-03-31T12:19:00Z" w:initials="AI">
    <w:p w14:paraId="3F415947" w14:textId="77777777" w:rsidR="00AF7554" w:rsidRDefault="00AF7554" w:rsidP="00AF7554">
      <w:pPr>
        <w:pStyle w:val="CommentText"/>
        <w:jc w:val="left"/>
      </w:pPr>
      <w:r>
        <w:rPr>
          <w:rStyle w:val="CommentReference"/>
        </w:rPr>
        <w:annotationRef/>
      </w:r>
      <w:r>
        <w:t>Or choose only 1 of the 2 graphs to show here and put the rest in appendix</w:t>
      </w:r>
    </w:p>
  </w:comment>
  <w:comment w:id="22" w:author="Amreen Imrit" w:date="2025-03-31T12:47:00Z" w:initials="AI">
    <w:p w14:paraId="490ACEF6" w14:textId="77777777" w:rsidR="00AF7554" w:rsidRDefault="00AF7554" w:rsidP="00AF7554">
      <w:pPr>
        <w:pStyle w:val="CommentText"/>
        <w:jc w:val="left"/>
      </w:pPr>
      <w:r>
        <w:rPr>
          <w:rStyle w:val="CommentReference"/>
        </w:rPr>
        <w:annotationRef/>
      </w:r>
      <w:r>
        <w:t>Change of plan, chose only 1 graph to keep, we are out of space and policy 1 is not even done yet</w:t>
      </w:r>
    </w:p>
  </w:comment>
  <w:comment w:id="23" w:author="Amreen Imrit" w:date="2025-03-31T12:23:00Z" w:initials="AI">
    <w:p w14:paraId="67BE3F55" w14:textId="5AA94168" w:rsidR="004C6553" w:rsidRDefault="004C6553" w:rsidP="004C6553">
      <w:pPr>
        <w:pStyle w:val="CommentText"/>
        <w:jc w:val="left"/>
      </w:pPr>
      <w:r>
        <w:rPr>
          <w:rStyle w:val="CommentReference"/>
        </w:rPr>
        <w:annotationRef/>
      </w:r>
      <w:r>
        <w:t>Fatima, period comes after references, not before, I had to fix this in a couple of place</w:t>
      </w:r>
    </w:p>
  </w:comment>
  <w:comment w:id="25" w:author="Tiffany Costas" w:date="2025-03-31T20:01:00Z" w:initials="TC">
    <w:p w14:paraId="303CA001" w14:textId="77777777" w:rsidR="003A4EDA" w:rsidRDefault="003A4EDA" w:rsidP="003A4EDA">
      <w:pPr>
        <w:pStyle w:val="CommentText"/>
        <w:jc w:val="left"/>
      </w:pPr>
      <w:r>
        <w:rPr>
          <w:rStyle w:val="CommentReference"/>
        </w:rPr>
        <w:annotationRef/>
      </w:r>
      <w:r>
        <w:t>Fix #ing</w:t>
      </w:r>
    </w:p>
  </w:comment>
  <w:comment w:id="27" w:author="Amreen Imrit" w:date="2025-03-31T17:25:00Z" w:initials="AI">
    <w:p w14:paraId="155E83FC" w14:textId="13D85947" w:rsidR="00E34595" w:rsidRDefault="00E34595" w:rsidP="00E34595">
      <w:pPr>
        <w:pStyle w:val="CommentText"/>
        <w:jc w:val="left"/>
      </w:pPr>
      <w:r>
        <w:rPr>
          <w:rStyle w:val="CommentReference"/>
        </w:rPr>
        <w:annotationRef/>
      </w:r>
      <w:r>
        <w:t>Who took out the figure number? wtf</w:t>
      </w:r>
    </w:p>
  </w:comment>
  <w:comment w:id="28" w:author="Fatima Shabbeer" w:date="2025-03-31T18:22:00Z" w:initials="FS">
    <w:p w14:paraId="2DEA5EBD" w14:textId="77777777" w:rsidR="00476202" w:rsidRDefault="00476202" w:rsidP="00476202">
      <w:pPr>
        <w:pStyle w:val="CommentText"/>
        <w:jc w:val="left"/>
      </w:pPr>
      <w:r>
        <w:rPr>
          <w:rStyle w:val="CommentReference"/>
        </w:rPr>
        <w:annotationRef/>
      </w:r>
      <w:r>
        <w:rPr>
          <w:lang w:val="en-CA"/>
        </w:rPr>
        <w:t>Updated this one. The figure numbers keep disappearing. I’ll go through and update all of them once everyone is hands off.</w:t>
      </w:r>
    </w:p>
  </w:comment>
  <w:comment w:id="35" w:author="Tiffany Costas" w:date="2025-03-31T17:25:00Z" w:initials="TC">
    <w:p w14:paraId="42E83FF5" w14:textId="77777777" w:rsidR="0083264F" w:rsidRDefault="0083264F" w:rsidP="00C406B3">
      <w:pPr>
        <w:pStyle w:val="CommentText"/>
        <w:jc w:val="left"/>
      </w:pPr>
      <w:r>
        <w:rPr>
          <w:rStyle w:val="CommentReference"/>
        </w:rPr>
        <w:annotationRef/>
      </w:r>
      <w:r>
        <w:rPr>
          <w:lang w:val="en-CA"/>
        </w:rPr>
        <w:t>Tiff to add in federal/provincial thing</w:t>
      </w:r>
    </w:p>
  </w:comment>
  <w:comment w:id="37" w:author="Amreen Imrit" w:date="2025-03-31T12:58:00Z" w:initials="AI">
    <w:p w14:paraId="039424AB" w14:textId="3088C4E2" w:rsidR="00F25FCD" w:rsidRDefault="00F25FCD" w:rsidP="00F25FCD">
      <w:pPr>
        <w:pStyle w:val="CommentText"/>
        <w:jc w:val="left"/>
      </w:pPr>
      <w:r>
        <w:rPr>
          <w:rStyle w:val="CommentReference"/>
        </w:rPr>
        <w:annotationRef/>
      </w:r>
      <w:r>
        <w:t>Refer to table 1 somewhere in your paragraph above</w:t>
      </w:r>
    </w:p>
  </w:comment>
  <w:comment w:id="43" w:author="Amreen Imrit" w:date="2025-03-31T13:08:00Z" w:initials="AI">
    <w:p w14:paraId="2C26775D" w14:textId="632699D3" w:rsidR="00FA6BA0" w:rsidRDefault="00FA6BA0" w:rsidP="00FA6BA0">
      <w:pPr>
        <w:pStyle w:val="CommentText"/>
        <w:jc w:val="left"/>
      </w:pPr>
      <w:r>
        <w:rPr>
          <w:rStyle w:val="CommentReference"/>
        </w:rPr>
        <w:annotationRef/>
      </w:r>
      <w:r>
        <w:t>Appendix also need proper references</w:t>
      </w:r>
    </w:p>
  </w:comment>
  <w:comment w:id="46" w:author="Amreen Imrit" w:date="2025-03-31T13:25:00Z" w:initials="AI">
    <w:p w14:paraId="3A22BBB0" w14:textId="77777777" w:rsidR="00BB4AD7" w:rsidRDefault="00BB4AD7" w:rsidP="00BB4AD7">
      <w:pPr>
        <w:pStyle w:val="CommentText"/>
        <w:jc w:val="left"/>
      </w:pPr>
      <w:r>
        <w:rPr>
          <w:rStyle w:val="CommentReference"/>
        </w:rPr>
        <w:annotationRef/>
      </w:r>
      <w:r>
        <w:t>Missing figures?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053BEC" w15:done="1"/>
  <w15:commentEx w15:paraId="1D75DF45" w15:done="0"/>
  <w15:commentEx w15:paraId="64DEDBC7" w15:done="0"/>
  <w15:commentEx w15:paraId="6886A6B9" w15:paraIdParent="64DEDBC7" w15:done="0"/>
  <w15:commentEx w15:paraId="5B6D4B78" w15:done="1"/>
  <w15:commentEx w15:paraId="3F3A1C41" w15:done="1"/>
  <w15:commentEx w15:paraId="3B26BBA9" w15:done="1"/>
  <w15:commentEx w15:paraId="2F6B3C0E" w15:done="0"/>
  <w15:commentEx w15:paraId="4A91FC65" w15:done="1"/>
  <w15:commentEx w15:paraId="472BD140" w15:paraIdParent="4A91FC65" w15:done="1"/>
  <w15:commentEx w15:paraId="0BB00CAF" w15:paraIdParent="4A91FC65" w15:done="1"/>
  <w15:commentEx w15:paraId="07861E34" w15:done="0"/>
  <w15:commentEx w15:paraId="3F415947" w15:paraIdParent="07861E34" w15:done="0"/>
  <w15:commentEx w15:paraId="490ACEF6" w15:paraIdParent="07861E34" w15:done="0"/>
  <w15:commentEx w15:paraId="67BE3F55" w15:done="0"/>
  <w15:commentEx w15:paraId="303CA001" w15:done="0"/>
  <w15:commentEx w15:paraId="155E83FC" w15:done="0"/>
  <w15:commentEx w15:paraId="2DEA5EBD" w15:paraIdParent="155E83FC" w15:done="0"/>
  <w15:commentEx w15:paraId="42E83FF5" w15:done="1"/>
  <w15:commentEx w15:paraId="039424AB" w15:done="0"/>
  <w15:commentEx w15:paraId="2C26775D" w15:done="0"/>
  <w15:commentEx w15:paraId="3A22BB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8877A4" w16cex:dateUtc="2025-03-31T16:11:00Z"/>
  <w16cex:commentExtensible w16cex:durableId="79C60CEE" w16cex:dateUtc="2025-03-31T16:11:00Z"/>
  <w16cex:commentExtensible w16cex:durableId="59AABD46" w16cex:dateUtc="2025-03-31T21:47:00Z"/>
  <w16cex:commentExtensible w16cex:durableId="35865E57" w16cex:dateUtc="2025-03-31T22:50:00Z"/>
  <w16cex:commentExtensible w16cex:durableId="55639BE5" w16cex:dateUtc="2025-03-31T17:34:00Z"/>
  <w16cex:commentExtensible w16cex:durableId="5112B136" w16cex:dateUtc="2025-03-31T21:50:00Z"/>
  <w16cex:commentExtensible w16cex:durableId="2DEEE9CF" w16cex:dateUtc="2025-03-31T21:50:00Z"/>
  <w16cex:commentExtensible w16cex:durableId="701861DA" w16cex:dateUtc="2025-03-31T21:55:00Z"/>
  <w16cex:commentExtensible w16cex:durableId="36319A72" w16cex:dateUtc="2025-03-30T18:31:00Z"/>
  <w16cex:commentExtensible w16cex:durableId="55674B33" w16cex:dateUtc="2025-03-30T21:18:00Z"/>
  <w16cex:commentExtensible w16cex:durableId="7794928C" w16cex:dateUtc="2025-03-30T22:21:00Z"/>
  <w16cex:commentExtensible w16cex:durableId="1D89853D" w16cex:dateUtc="2025-03-31T16:17:00Z"/>
  <w16cex:commentExtensible w16cex:durableId="4A983842" w16cex:dateUtc="2025-03-31T16:19:00Z"/>
  <w16cex:commentExtensible w16cex:durableId="2293E376" w16cex:dateUtc="2025-03-31T16:47:00Z"/>
  <w16cex:commentExtensible w16cex:durableId="45670DB0" w16cex:dateUtc="2025-03-31T16:23:00Z"/>
  <w16cex:commentExtensible w16cex:durableId="52AF83BD" w16cex:dateUtc="2025-04-01T00:01:00Z"/>
  <w16cex:commentExtensible w16cex:durableId="6A41034B" w16cex:dateUtc="2025-03-31T21:25:00Z"/>
  <w16cex:commentExtensible w16cex:durableId="2A3DA745" w16cex:dateUtc="2025-03-31T22:22:00Z"/>
  <w16cex:commentExtensible w16cex:durableId="0B61725C" w16cex:dateUtc="2025-03-31T21:25:00Z"/>
  <w16cex:commentExtensible w16cex:durableId="1EECA2B0" w16cex:dateUtc="2025-03-31T16:58:00Z"/>
  <w16cex:commentExtensible w16cex:durableId="1FF839DA" w16cex:dateUtc="2025-03-31T17:08:00Z"/>
  <w16cex:commentExtensible w16cex:durableId="69E1D295" w16cex:dateUtc="2025-03-31T1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053BEC" w16cid:durableId="1C8877A4"/>
  <w16cid:commentId w16cid:paraId="1D75DF45" w16cid:durableId="79C60CEE"/>
  <w16cid:commentId w16cid:paraId="64DEDBC7" w16cid:durableId="59AABD46"/>
  <w16cid:commentId w16cid:paraId="6886A6B9" w16cid:durableId="35865E57"/>
  <w16cid:commentId w16cid:paraId="5B6D4B78" w16cid:durableId="55639BE5"/>
  <w16cid:commentId w16cid:paraId="3F3A1C41" w16cid:durableId="5112B136"/>
  <w16cid:commentId w16cid:paraId="3B26BBA9" w16cid:durableId="2DEEE9CF"/>
  <w16cid:commentId w16cid:paraId="2F6B3C0E" w16cid:durableId="701861DA"/>
  <w16cid:commentId w16cid:paraId="4A91FC65" w16cid:durableId="36319A72"/>
  <w16cid:commentId w16cid:paraId="472BD140" w16cid:durableId="55674B33"/>
  <w16cid:commentId w16cid:paraId="0BB00CAF" w16cid:durableId="7794928C"/>
  <w16cid:commentId w16cid:paraId="07861E34" w16cid:durableId="1D89853D"/>
  <w16cid:commentId w16cid:paraId="3F415947" w16cid:durableId="4A983842"/>
  <w16cid:commentId w16cid:paraId="490ACEF6" w16cid:durableId="2293E376"/>
  <w16cid:commentId w16cid:paraId="67BE3F55" w16cid:durableId="45670DB0"/>
  <w16cid:commentId w16cid:paraId="303CA001" w16cid:durableId="52AF83BD"/>
  <w16cid:commentId w16cid:paraId="155E83FC" w16cid:durableId="6A41034B"/>
  <w16cid:commentId w16cid:paraId="2DEA5EBD" w16cid:durableId="2A3DA745"/>
  <w16cid:commentId w16cid:paraId="42E83FF5" w16cid:durableId="0B61725C"/>
  <w16cid:commentId w16cid:paraId="039424AB" w16cid:durableId="1EECA2B0"/>
  <w16cid:commentId w16cid:paraId="2C26775D" w16cid:durableId="1FF839DA"/>
  <w16cid:commentId w16cid:paraId="3A22BBB0" w16cid:durableId="69E1D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E2EE9" w14:textId="77777777" w:rsidR="001E0B9C" w:rsidRDefault="001E0B9C" w:rsidP="00D37D88">
      <w:r>
        <w:separator/>
      </w:r>
    </w:p>
  </w:endnote>
  <w:endnote w:type="continuationSeparator" w:id="0">
    <w:p w14:paraId="4EB5938C" w14:textId="77777777" w:rsidR="001E0B9C" w:rsidRDefault="001E0B9C" w:rsidP="00D37D88">
      <w:r>
        <w:continuationSeparator/>
      </w:r>
    </w:p>
  </w:endnote>
  <w:endnote w:type="continuationNotice" w:id="1">
    <w:p w14:paraId="04572450" w14:textId="77777777" w:rsidR="001E0B9C" w:rsidRDefault="001E0B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394257"/>
      <w:docPartObj>
        <w:docPartGallery w:val="Page Numbers (Bottom of Page)"/>
        <w:docPartUnique/>
      </w:docPartObj>
    </w:sdtPr>
    <w:sdtEndPr>
      <w:rPr>
        <w:noProof/>
      </w:rPr>
    </w:sdtEndPr>
    <w:sdtContent>
      <w:p w14:paraId="6CE3C87C" w14:textId="2110F6B0" w:rsidR="00D37D88" w:rsidRDefault="00D37D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1BEE1" w14:textId="77777777" w:rsidR="00D37D88" w:rsidRDefault="00D37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9773A" w14:textId="77777777" w:rsidR="001E0B9C" w:rsidRDefault="001E0B9C" w:rsidP="00D37D88">
      <w:r>
        <w:separator/>
      </w:r>
    </w:p>
  </w:footnote>
  <w:footnote w:type="continuationSeparator" w:id="0">
    <w:p w14:paraId="42660F2F" w14:textId="77777777" w:rsidR="001E0B9C" w:rsidRDefault="001E0B9C" w:rsidP="00D37D88">
      <w:r>
        <w:continuationSeparator/>
      </w:r>
    </w:p>
  </w:footnote>
  <w:footnote w:type="continuationNotice" w:id="1">
    <w:p w14:paraId="113A2066" w14:textId="77777777" w:rsidR="001E0B9C" w:rsidRDefault="001E0B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CCBA7C5" w14:paraId="1E862208" w14:textId="77777777" w:rsidTr="4CCBA7C5">
      <w:trPr>
        <w:trHeight w:val="300"/>
      </w:trPr>
      <w:tc>
        <w:tcPr>
          <w:tcW w:w="3120" w:type="dxa"/>
        </w:tcPr>
        <w:p w14:paraId="19FD6CC5" w14:textId="322FD26B" w:rsidR="4CCBA7C5" w:rsidRDefault="4CCBA7C5" w:rsidP="4CCBA7C5">
          <w:pPr>
            <w:pStyle w:val="Header"/>
            <w:ind w:left="-115"/>
            <w:jc w:val="left"/>
          </w:pPr>
        </w:p>
      </w:tc>
      <w:tc>
        <w:tcPr>
          <w:tcW w:w="3120" w:type="dxa"/>
        </w:tcPr>
        <w:p w14:paraId="3EA7AA89" w14:textId="271D4EA3" w:rsidR="4CCBA7C5" w:rsidRDefault="4CCBA7C5" w:rsidP="4CCBA7C5">
          <w:pPr>
            <w:pStyle w:val="Header"/>
            <w:jc w:val="center"/>
          </w:pPr>
        </w:p>
      </w:tc>
      <w:tc>
        <w:tcPr>
          <w:tcW w:w="3120" w:type="dxa"/>
        </w:tcPr>
        <w:p w14:paraId="1AF5C448" w14:textId="7855AAF9" w:rsidR="4CCBA7C5" w:rsidRDefault="4CCBA7C5" w:rsidP="4CCBA7C5">
          <w:pPr>
            <w:pStyle w:val="Header"/>
            <w:ind w:right="-115"/>
            <w:jc w:val="right"/>
          </w:pPr>
        </w:p>
      </w:tc>
    </w:tr>
  </w:tbl>
  <w:p w14:paraId="1B950729" w14:textId="6DB68E03" w:rsidR="00427320" w:rsidRDefault="004273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CCBA7C5" w14:paraId="7620F7DA" w14:textId="77777777" w:rsidTr="4CCBA7C5">
      <w:trPr>
        <w:trHeight w:val="300"/>
      </w:trPr>
      <w:tc>
        <w:tcPr>
          <w:tcW w:w="3120" w:type="dxa"/>
        </w:tcPr>
        <w:p w14:paraId="16B81AAE" w14:textId="66502F0D" w:rsidR="4CCBA7C5" w:rsidRDefault="4CCBA7C5" w:rsidP="4CCBA7C5">
          <w:pPr>
            <w:pStyle w:val="Header"/>
            <w:ind w:left="-115"/>
            <w:jc w:val="left"/>
          </w:pPr>
        </w:p>
      </w:tc>
      <w:tc>
        <w:tcPr>
          <w:tcW w:w="3120" w:type="dxa"/>
        </w:tcPr>
        <w:p w14:paraId="4692A4A6" w14:textId="75D31B82" w:rsidR="4CCBA7C5" w:rsidRDefault="4CCBA7C5" w:rsidP="4CCBA7C5">
          <w:pPr>
            <w:pStyle w:val="Header"/>
            <w:jc w:val="center"/>
          </w:pPr>
        </w:p>
      </w:tc>
      <w:tc>
        <w:tcPr>
          <w:tcW w:w="3120" w:type="dxa"/>
        </w:tcPr>
        <w:p w14:paraId="0E1A9F31" w14:textId="4389015C" w:rsidR="4CCBA7C5" w:rsidRDefault="4CCBA7C5" w:rsidP="4CCBA7C5">
          <w:pPr>
            <w:pStyle w:val="Header"/>
            <w:ind w:right="-115"/>
            <w:jc w:val="right"/>
          </w:pPr>
        </w:p>
      </w:tc>
    </w:tr>
  </w:tbl>
  <w:p w14:paraId="6D68AE1B" w14:textId="60539E5C" w:rsidR="00BB012F" w:rsidRDefault="00BB0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BBE1"/>
    <w:multiLevelType w:val="hybridMultilevel"/>
    <w:tmpl w:val="FFFFFFFF"/>
    <w:lvl w:ilvl="0" w:tplc="00702C8A">
      <w:start w:val="1"/>
      <w:numFmt w:val="bullet"/>
      <w:lvlText w:val=""/>
      <w:lvlJc w:val="left"/>
      <w:pPr>
        <w:ind w:left="720" w:hanging="360"/>
      </w:pPr>
      <w:rPr>
        <w:rFonts w:ascii="Symbol" w:hAnsi="Symbol" w:hint="default"/>
      </w:rPr>
    </w:lvl>
    <w:lvl w:ilvl="1" w:tplc="0052B68A">
      <w:start w:val="1"/>
      <w:numFmt w:val="bullet"/>
      <w:lvlText w:val="o"/>
      <w:lvlJc w:val="left"/>
      <w:pPr>
        <w:ind w:left="1440" w:hanging="360"/>
      </w:pPr>
      <w:rPr>
        <w:rFonts w:ascii="Courier New" w:hAnsi="Courier New" w:hint="default"/>
      </w:rPr>
    </w:lvl>
    <w:lvl w:ilvl="2" w:tplc="80F47CEC">
      <w:start w:val="1"/>
      <w:numFmt w:val="bullet"/>
      <w:lvlText w:val=""/>
      <w:lvlJc w:val="left"/>
      <w:pPr>
        <w:ind w:left="2160" w:hanging="360"/>
      </w:pPr>
      <w:rPr>
        <w:rFonts w:ascii="Wingdings" w:hAnsi="Wingdings" w:hint="default"/>
      </w:rPr>
    </w:lvl>
    <w:lvl w:ilvl="3" w:tplc="CCE85566">
      <w:start w:val="1"/>
      <w:numFmt w:val="bullet"/>
      <w:lvlText w:val=""/>
      <w:lvlJc w:val="left"/>
      <w:pPr>
        <w:ind w:left="2880" w:hanging="360"/>
      </w:pPr>
      <w:rPr>
        <w:rFonts w:ascii="Symbol" w:hAnsi="Symbol" w:hint="default"/>
      </w:rPr>
    </w:lvl>
    <w:lvl w:ilvl="4" w:tplc="8A9894B0">
      <w:start w:val="1"/>
      <w:numFmt w:val="bullet"/>
      <w:lvlText w:val="o"/>
      <w:lvlJc w:val="left"/>
      <w:pPr>
        <w:ind w:left="3600" w:hanging="360"/>
      </w:pPr>
      <w:rPr>
        <w:rFonts w:ascii="Courier New" w:hAnsi="Courier New" w:hint="default"/>
      </w:rPr>
    </w:lvl>
    <w:lvl w:ilvl="5" w:tplc="92E27AC0">
      <w:start w:val="1"/>
      <w:numFmt w:val="bullet"/>
      <w:lvlText w:val=""/>
      <w:lvlJc w:val="left"/>
      <w:pPr>
        <w:ind w:left="4320" w:hanging="360"/>
      </w:pPr>
      <w:rPr>
        <w:rFonts w:ascii="Wingdings" w:hAnsi="Wingdings" w:hint="default"/>
      </w:rPr>
    </w:lvl>
    <w:lvl w:ilvl="6" w:tplc="B2A63002">
      <w:start w:val="1"/>
      <w:numFmt w:val="bullet"/>
      <w:lvlText w:val=""/>
      <w:lvlJc w:val="left"/>
      <w:pPr>
        <w:ind w:left="5040" w:hanging="360"/>
      </w:pPr>
      <w:rPr>
        <w:rFonts w:ascii="Symbol" w:hAnsi="Symbol" w:hint="default"/>
      </w:rPr>
    </w:lvl>
    <w:lvl w:ilvl="7" w:tplc="4DCAABFC">
      <w:start w:val="1"/>
      <w:numFmt w:val="bullet"/>
      <w:lvlText w:val="o"/>
      <w:lvlJc w:val="left"/>
      <w:pPr>
        <w:ind w:left="5760" w:hanging="360"/>
      </w:pPr>
      <w:rPr>
        <w:rFonts w:ascii="Courier New" w:hAnsi="Courier New" w:hint="default"/>
      </w:rPr>
    </w:lvl>
    <w:lvl w:ilvl="8" w:tplc="76B0AF9E">
      <w:start w:val="1"/>
      <w:numFmt w:val="bullet"/>
      <w:lvlText w:val=""/>
      <w:lvlJc w:val="left"/>
      <w:pPr>
        <w:ind w:left="6480" w:hanging="360"/>
      </w:pPr>
      <w:rPr>
        <w:rFonts w:ascii="Wingdings" w:hAnsi="Wingdings" w:hint="default"/>
      </w:rPr>
    </w:lvl>
  </w:abstractNum>
  <w:abstractNum w:abstractNumId="1" w15:restartNumberingAfterBreak="0">
    <w:nsid w:val="01B368C5"/>
    <w:multiLevelType w:val="hybridMultilevel"/>
    <w:tmpl w:val="FFFFFFFF"/>
    <w:lvl w:ilvl="0" w:tplc="20802C66">
      <w:start w:val="1"/>
      <w:numFmt w:val="bullet"/>
      <w:lvlText w:val=""/>
      <w:lvlJc w:val="left"/>
      <w:pPr>
        <w:ind w:left="720" w:hanging="360"/>
      </w:pPr>
      <w:rPr>
        <w:rFonts w:ascii="Symbol" w:hAnsi="Symbol" w:hint="default"/>
      </w:rPr>
    </w:lvl>
    <w:lvl w:ilvl="1" w:tplc="9F28544A">
      <w:start w:val="1"/>
      <w:numFmt w:val="bullet"/>
      <w:lvlText w:val="o"/>
      <w:lvlJc w:val="left"/>
      <w:pPr>
        <w:ind w:left="1440" w:hanging="360"/>
      </w:pPr>
      <w:rPr>
        <w:rFonts w:ascii="Courier New" w:hAnsi="Courier New" w:hint="default"/>
      </w:rPr>
    </w:lvl>
    <w:lvl w:ilvl="2" w:tplc="156C1160">
      <w:start w:val="1"/>
      <w:numFmt w:val="bullet"/>
      <w:lvlText w:val=""/>
      <w:lvlJc w:val="left"/>
      <w:pPr>
        <w:ind w:left="2160" w:hanging="360"/>
      </w:pPr>
      <w:rPr>
        <w:rFonts w:ascii="Wingdings" w:hAnsi="Wingdings" w:hint="default"/>
      </w:rPr>
    </w:lvl>
    <w:lvl w:ilvl="3" w:tplc="D122BA72">
      <w:start w:val="1"/>
      <w:numFmt w:val="bullet"/>
      <w:lvlText w:val=""/>
      <w:lvlJc w:val="left"/>
      <w:pPr>
        <w:ind w:left="2880" w:hanging="360"/>
      </w:pPr>
      <w:rPr>
        <w:rFonts w:ascii="Symbol" w:hAnsi="Symbol" w:hint="default"/>
      </w:rPr>
    </w:lvl>
    <w:lvl w:ilvl="4" w:tplc="401285FE">
      <w:start w:val="1"/>
      <w:numFmt w:val="bullet"/>
      <w:lvlText w:val="o"/>
      <w:lvlJc w:val="left"/>
      <w:pPr>
        <w:ind w:left="3600" w:hanging="360"/>
      </w:pPr>
      <w:rPr>
        <w:rFonts w:ascii="Courier New" w:hAnsi="Courier New" w:hint="default"/>
      </w:rPr>
    </w:lvl>
    <w:lvl w:ilvl="5" w:tplc="EA5EBDB2">
      <w:start w:val="1"/>
      <w:numFmt w:val="bullet"/>
      <w:lvlText w:val=""/>
      <w:lvlJc w:val="left"/>
      <w:pPr>
        <w:ind w:left="4320" w:hanging="360"/>
      </w:pPr>
      <w:rPr>
        <w:rFonts w:ascii="Wingdings" w:hAnsi="Wingdings" w:hint="default"/>
      </w:rPr>
    </w:lvl>
    <w:lvl w:ilvl="6" w:tplc="07165168">
      <w:start w:val="1"/>
      <w:numFmt w:val="bullet"/>
      <w:lvlText w:val=""/>
      <w:lvlJc w:val="left"/>
      <w:pPr>
        <w:ind w:left="5040" w:hanging="360"/>
      </w:pPr>
      <w:rPr>
        <w:rFonts w:ascii="Symbol" w:hAnsi="Symbol" w:hint="default"/>
      </w:rPr>
    </w:lvl>
    <w:lvl w:ilvl="7" w:tplc="71A68B90">
      <w:start w:val="1"/>
      <w:numFmt w:val="bullet"/>
      <w:lvlText w:val="o"/>
      <w:lvlJc w:val="left"/>
      <w:pPr>
        <w:ind w:left="5760" w:hanging="360"/>
      </w:pPr>
      <w:rPr>
        <w:rFonts w:ascii="Courier New" w:hAnsi="Courier New" w:hint="default"/>
      </w:rPr>
    </w:lvl>
    <w:lvl w:ilvl="8" w:tplc="B7B646C6">
      <w:start w:val="1"/>
      <w:numFmt w:val="bullet"/>
      <w:lvlText w:val=""/>
      <w:lvlJc w:val="left"/>
      <w:pPr>
        <w:ind w:left="6480" w:hanging="360"/>
      </w:pPr>
      <w:rPr>
        <w:rFonts w:ascii="Wingdings" w:hAnsi="Wingdings" w:hint="default"/>
      </w:rPr>
    </w:lvl>
  </w:abstractNum>
  <w:abstractNum w:abstractNumId="2" w15:restartNumberingAfterBreak="0">
    <w:nsid w:val="02D97BF0"/>
    <w:multiLevelType w:val="multilevel"/>
    <w:tmpl w:val="0CDA48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73C4C"/>
    <w:multiLevelType w:val="multilevel"/>
    <w:tmpl w:val="CDE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11734"/>
    <w:multiLevelType w:val="multilevel"/>
    <w:tmpl w:val="C72A1F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F3754"/>
    <w:multiLevelType w:val="hybridMultilevel"/>
    <w:tmpl w:val="44969FCC"/>
    <w:lvl w:ilvl="0" w:tplc="F58A4EFA">
      <w:start w:val="1"/>
      <w:numFmt w:val="bullet"/>
      <w:lvlText w:val=""/>
      <w:lvlJc w:val="left"/>
      <w:pPr>
        <w:ind w:left="720" w:hanging="360"/>
      </w:pPr>
      <w:rPr>
        <w:rFonts w:ascii="Symbol" w:hAnsi="Symbol" w:hint="default"/>
      </w:rPr>
    </w:lvl>
    <w:lvl w:ilvl="1" w:tplc="4148B928">
      <w:start w:val="1"/>
      <w:numFmt w:val="bullet"/>
      <w:lvlText w:val="o"/>
      <w:lvlJc w:val="left"/>
      <w:pPr>
        <w:ind w:left="1440" w:hanging="360"/>
      </w:pPr>
      <w:rPr>
        <w:rFonts w:ascii="Courier New" w:hAnsi="Courier New" w:hint="default"/>
      </w:rPr>
    </w:lvl>
    <w:lvl w:ilvl="2" w:tplc="BD4C821C">
      <w:start w:val="1"/>
      <w:numFmt w:val="bullet"/>
      <w:lvlText w:val=""/>
      <w:lvlJc w:val="left"/>
      <w:pPr>
        <w:ind w:left="2160" w:hanging="360"/>
      </w:pPr>
      <w:rPr>
        <w:rFonts w:ascii="Wingdings" w:hAnsi="Wingdings" w:hint="default"/>
      </w:rPr>
    </w:lvl>
    <w:lvl w:ilvl="3" w:tplc="0262BC60">
      <w:start w:val="1"/>
      <w:numFmt w:val="bullet"/>
      <w:lvlText w:val=""/>
      <w:lvlJc w:val="left"/>
      <w:pPr>
        <w:ind w:left="2880" w:hanging="360"/>
      </w:pPr>
      <w:rPr>
        <w:rFonts w:ascii="Symbol" w:hAnsi="Symbol" w:hint="default"/>
      </w:rPr>
    </w:lvl>
    <w:lvl w:ilvl="4" w:tplc="46AA751E">
      <w:start w:val="1"/>
      <w:numFmt w:val="bullet"/>
      <w:lvlText w:val="o"/>
      <w:lvlJc w:val="left"/>
      <w:pPr>
        <w:ind w:left="3600" w:hanging="360"/>
      </w:pPr>
      <w:rPr>
        <w:rFonts w:ascii="Courier New" w:hAnsi="Courier New" w:hint="default"/>
      </w:rPr>
    </w:lvl>
    <w:lvl w:ilvl="5" w:tplc="8A542DD6">
      <w:start w:val="1"/>
      <w:numFmt w:val="bullet"/>
      <w:lvlText w:val=""/>
      <w:lvlJc w:val="left"/>
      <w:pPr>
        <w:ind w:left="4320" w:hanging="360"/>
      </w:pPr>
      <w:rPr>
        <w:rFonts w:ascii="Wingdings" w:hAnsi="Wingdings" w:hint="default"/>
      </w:rPr>
    </w:lvl>
    <w:lvl w:ilvl="6" w:tplc="FAC4CDC8">
      <w:start w:val="1"/>
      <w:numFmt w:val="bullet"/>
      <w:lvlText w:val=""/>
      <w:lvlJc w:val="left"/>
      <w:pPr>
        <w:ind w:left="5040" w:hanging="360"/>
      </w:pPr>
      <w:rPr>
        <w:rFonts w:ascii="Symbol" w:hAnsi="Symbol" w:hint="default"/>
      </w:rPr>
    </w:lvl>
    <w:lvl w:ilvl="7" w:tplc="05D8A802">
      <w:start w:val="1"/>
      <w:numFmt w:val="bullet"/>
      <w:lvlText w:val="o"/>
      <w:lvlJc w:val="left"/>
      <w:pPr>
        <w:ind w:left="5760" w:hanging="360"/>
      </w:pPr>
      <w:rPr>
        <w:rFonts w:ascii="Courier New" w:hAnsi="Courier New" w:hint="default"/>
      </w:rPr>
    </w:lvl>
    <w:lvl w:ilvl="8" w:tplc="C10A1818">
      <w:start w:val="1"/>
      <w:numFmt w:val="bullet"/>
      <w:lvlText w:val=""/>
      <w:lvlJc w:val="left"/>
      <w:pPr>
        <w:ind w:left="6480" w:hanging="360"/>
      </w:pPr>
      <w:rPr>
        <w:rFonts w:ascii="Wingdings" w:hAnsi="Wingdings" w:hint="default"/>
      </w:rPr>
    </w:lvl>
  </w:abstractNum>
  <w:abstractNum w:abstractNumId="6" w15:restartNumberingAfterBreak="0">
    <w:nsid w:val="0F3D5935"/>
    <w:multiLevelType w:val="multilevel"/>
    <w:tmpl w:val="2E0CE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853B7"/>
    <w:multiLevelType w:val="hybridMultilevel"/>
    <w:tmpl w:val="BB08DA8E"/>
    <w:lvl w:ilvl="0" w:tplc="F55A4368">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6AB1A"/>
    <w:multiLevelType w:val="hybridMultilevel"/>
    <w:tmpl w:val="FFFFFFFF"/>
    <w:lvl w:ilvl="0" w:tplc="B46AE268">
      <w:start w:val="1"/>
      <w:numFmt w:val="bullet"/>
      <w:lvlText w:val=""/>
      <w:lvlJc w:val="left"/>
      <w:pPr>
        <w:ind w:left="720" w:hanging="360"/>
      </w:pPr>
      <w:rPr>
        <w:rFonts w:ascii="Symbol" w:hAnsi="Symbol" w:hint="default"/>
      </w:rPr>
    </w:lvl>
    <w:lvl w:ilvl="1" w:tplc="5DEA3BBC">
      <w:start w:val="1"/>
      <w:numFmt w:val="bullet"/>
      <w:lvlText w:val="o"/>
      <w:lvlJc w:val="left"/>
      <w:pPr>
        <w:ind w:left="1440" w:hanging="360"/>
      </w:pPr>
      <w:rPr>
        <w:rFonts w:ascii="Courier New" w:hAnsi="Courier New" w:hint="default"/>
      </w:rPr>
    </w:lvl>
    <w:lvl w:ilvl="2" w:tplc="197C2F6C">
      <w:start w:val="1"/>
      <w:numFmt w:val="bullet"/>
      <w:lvlText w:val=""/>
      <w:lvlJc w:val="left"/>
      <w:pPr>
        <w:ind w:left="2160" w:hanging="360"/>
      </w:pPr>
      <w:rPr>
        <w:rFonts w:ascii="Wingdings" w:hAnsi="Wingdings" w:hint="default"/>
      </w:rPr>
    </w:lvl>
    <w:lvl w:ilvl="3" w:tplc="ADB47AA0">
      <w:start w:val="1"/>
      <w:numFmt w:val="bullet"/>
      <w:lvlText w:val=""/>
      <w:lvlJc w:val="left"/>
      <w:pPr>
        <w:ind w:left="2880" w:hanging="360"/>
      </w:pPr>
      <w:rPr>
        <w:rFonts w:ascii="Symbol" w:hAnsi="Symbol" w:hint="default"/>
      </w:rPr>
    </w:lvl>
    <w:lvl w:ilvl="4" w:tplc="DA2A0560">
      <w:start w:val="1"/>
      <w:numFmt w:val="bullet"/>
      <w:lvlText w:val="o"/>
      <w:lvlJc w:val="left"/>
      <w:pPr>
        <w:ind w:left="3600" w:hanging="360"/>
      </w:pPr>
      <w:rPr>
        <w:rFonts w:ascii="Courier New" w:hAnsi="Courier New" w:hint="default"/>
      </w:rPr>
    </w:lvl>
    <w:lvl w:ilvl="5" w:tplc="70D8A160">
      <w:start w:val="1"/>
      <w:numFmt w:val="bullet"/>
      <w:lvlText w:val=""/>
      <w:lvlJc w:val="left"/>
      <w:pPr>
        <w:ind w:left="4320" w:hanging="360"/>
      </w:pPr>
      <w:rPr>
        <w:rFonts w:ascii="Wingdings" w:hAnsi="Wingdings" w:hint="default"/>
      </w:rPr>
    </w:lvl>
    <w:lvl w:ilvl="6" w:tplc="6C4C254E">
      <w:start w:val="1"/>
      <w:numFmt w:val="bullet"/>
      <w:lvlText w:val=""/>
      <w:lvlJc w:val="left"/>
      <w:pPr>
        <w:ind w:left="5040" w:hanging="360"/>
      </w:pPr>
      <w:rPr>
        <w:rFonts w:ascii="Symbol" w:hAnsi="Symbol" w:hint="default"/>
      </w:rPr>
    </w:lvl>
    <w:lvl w:ilvl="7" w:tplc="780CCF50">
      <w:start w:val="1"/>
      <w:numFmt w:val="bullet"/>
      <w:lvlText w:val="o"/>
      <w:lvlJc w:val="left"/>
      <w:pPr>
        <w:ind w:left="5760" w:hanging="360"/>
      </w:pPr>
      <w:rPr>
        <w:rFonts w:ascii="Courier New" w:hAnsi="Courier New" w:hint="default"/>
      </w:rPr>
    </w:lvl>
    <w:lvl w:ilvl="8" w:tplc="B2726B8A">
      <w:start w:val="1"/>
      <w:numFmt w:val="bullet"/>
      <w:lvlText w:val=""/>
      <w:lvlJc w:val="left"/>
      <w:pPr>
        <w:ind w:left="6480" w:hanging="360"/>
      </w:pPr>
      <w:rPr>
        <w:rFonts w:ascii="Wingdings" w:hAnsi="Wingdings" w:hint="default"/>
      </w:rPr>
    </w:lvl>
  </w:abstractNum>
  <w:abstractNum w:abstractNumId="9" w15:restartNumberingAfterBreak="0">
    <w:nsid w:val="22292D7B"/>
    <w:multiLevelType w:val="hybridMultilevel"/>
    <w:tmpl w:val="105010D0"/>
    <w:lvl w:ilvl="0" w:tplc="04090001">
      <w:start w:val="1"/>
      <w:numFmt w:val="bullet"/>
      <w:lvlText w:val=""/>
      <w:lvlJc w:val="left"/>
      <w:pPr>
        <w:ind w:left="720" w:hanging="360"/>
      </w:pPr>
      <w:rPr>
        <w:rFonts w:ascii="Symbol" w:hAnsi="Symbol"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E4880"/>
    <w:multiLevelType w:val="multilevel"/>
    <w:tmpl w:val="288CD3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373120"/>
    <w:multiLevelType w:val="hybridMultilevel"/>
    <w:tmpl w:val="FFFFFFFF"/>
    <w:lvl w:ilvl="0" w:tplc="200CB0D6">
      <w:start w:val="1"/>
      <w:numFmt w:val="bullet"/>
      <w:lvlText w:val=""/>
      <w:lvlJc w:val="left"/>
      <w:pPr>
        <w:ind w:left="720" w:hanging="360"/>
      </w:pPr>
      <w:rPr>
        <w:rFonts w:ascii="Symbol" w:hAnsi="Symbol" w:hint="default"/>
      </w:rPr>
    </w:lvl>
    <w:lvl w:ilvl="1" w:tplc="907424B4">
      <w:start w:val="1"/>
      <w:numFmt w:val="bullet"/>
      <w:lvlText w:val="o"/>
      <w:lvlJc w:val="left"/>
      <w:pPr>
        <w:ind w:left="1440" w:hanging="360"/>
      </w:pPr>
      <w:rPr>
        <w:rFonts w:ascii="Courier New" w:hAnsi="Courier New" w:hint="default"/>
      </w:rPr>
    </w:lvl>
    <w:lvl w:ilvl="2" w:tplc="7480C4A2">
      <w:start w:val="1"/>
      <w:numFmt w:val="bullet"/>
      <w:lvlText w:val=""/>
      <w:lvlJc w:val="left"/>
      <w:pPr>
        <w:ind w:left="2160" w:hanging="360"/>
      </w:pPr>
      <w:rPr>
        <w:rFonts w:ascii="Wingdings" w:hAnsi="Wingdings" w:hint="default"/>
      </w:rPr>
    </w:lvl>
    <w:lvl w:ilvl="3" w:tplc="21A07C42">
      <w:start w:val="1"/>
      <w:numFmt w:val="bullet"/>
      <w:lvlText w:val=""/>
      <w:lvlJc w:val="left"/>
      <w:pPr>
        <w:ind w:left="2880" w:hanging="360"/>
      </w:pPr>
      <w:rPr>
        <w:rFonts w:ascii="Symbol" w:hAnsi="Symbol" w:hint="default"/>
      </w:rPr>
    </w:lvl>
    <w:lvl w:ilvl="4" w:tplc="585E6F6E">
      <w:start w:val="1"/>
      <w:numFmt w:val="bullet"/>
      <w:lvlText w:val="o"/>
      <w:lvlJc w:val="left"/>
      <w:pPr>
        <w:ind w:left="3600" w:hanging="360"/>
      </w:pPr>
      <w:rPr>
        <w:rFonts w:ascii="Courier New" w:hAnsi="Courier New" w:hint="default"/>
      </w:rPr>
    </w:lvl>
    <w:lvl w:ilvl="5" w:tplc="679C40AA">
      <w:start w:val="1"/>
      <w:numFmt w:val="bullet"/>
      <w:lvlText w:val=""/>
      <w:lvlJc w:val="left"/>
      <w:pPr>
        <w:ind w:left="4320" w:hanging="360"/>
      </w:pPr>
      <w:rPr>
        <w:rFonts w:ascii="Wingdings" w:hAnsi="Wingdings" w:hint="default"/>
      </w:rPr>
    </w:lvl>
    <w:lvl w:ilvl="6" w:tplc="45A2E7C8">
      <w:start w:val="1"/>
      <w:numFmt w:val="bullet"/>
      <w:lvlText w:val=""/>
      <w:lvlJc w:val="left"/>
      <w:pPr>
        <w:ind w:left="5040" w:hanging="360"/>
      </w:pPr>
      <w:rPr>
        <w:rFonts w:ascii="Symbol" w:hAnsi="Symbol" w:hint="default"/>
      </w:rPr>
    </w:lvl>
    <w:lvl w:ilvl="7" w:tplc="7AC208CA">
      <w:start w:val="1"/>
      <w:numFmt w:val="bullet"/>
      <w:lvlText w:val="o"/>
      <w:lvlJc w:val="left"/>
      <w:pPr>
        <w:ind w:left="5760" w:hanging="360"/>
      </w:pPr>
      <w:rPr>
        <w:rFonts w:ascii="Courier New" w:hAnsi="Courier New" w:hint="default"/>
      </w:rPr>
    </w:lvl>
    <w:lvl w:ilvl="8" w:tplc="7A98C0A0">
      <w:start w:val="1"/>
      <w:numFmt w:val="bullet"/>
      <w:lvlText w:val=""/>
      <w:lvlJc w:val="left"/>
      <w:pPr>
        <w:ind w:left="6480" w:hanging="360"/>
      </w:pPr>
      <w:rPr>
        <w:rFonts w:ascii="Wingdings" w:hAnsi="Wingdings" w:hint="default"/>
      </w:rPr>
    </w:lvl>
  </w:abstractNum>
  <w:abstractNum w:abstractNumId="12" w15:restartNumberingAfterBreak="0">
    <w:nsid w:val="2FE40D3E"/>
    <w:multiLevelType w:val="hybridMultilevel"/>
    <w:tmpl w:val="6FEA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4A7EEA"/>
    <w:multiLevelType w:val="hybridMultilevel"/>
    <w:tmpl w:val="A3AC9318"/>
    <w:lvl w:ilvl="0" w:tplc="7F78919C">
      <w:numFmt w:val="bullet"/>
      <w:lvlText w:val="-"/>
      <w:lvlJc w:val="left"/>
      <w:pPr>
        <w:ind w:left="720" w:hanging="360"/>
      </w:pPr>
      <w:rPr>
        <w:rFonts w:ascii="Times New Roman" w:eastAsia="Calibri" w:hAnsi="Times New Roman" w:cs="Times New Roman"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D024C"/>
    <w:multiLevelType w:val="hybridMultilevel"/>
    <w:tmpl w:val="41C47B9E"/>
    <w:lvl w:ilvl="0" w:tplc="F67ECC0C">
      <w:start w:val="1"/>
      <w:numFmt w:val="bullet"/>
      <w:lvlText w:val=""/>
      <w:lvlJc w:val="left"/>
      <w:pPr>
        <w:ind w:left="720" w:hanging="360"/>
      </w:pPr>
      <w:rPr>
        <w:rFonts w:ascii="Symbol" w:hAnsi="Symbol" w:hint="default"/>
      </w:rPr>
    </w:lvl>
    <w:lvl w:ilvl="1" w:tplc="A76A1476">
      <w:start w:val="1"/>
      <w:numFmt w:val="bullet"/>
      <w:lvlText w:val="o"/>
      <w:lvlJc w:val="left"/>
      <w:pPr>
        <w:ind w:left="1440" w:hanging="360"/>
      </w:pPr>
      <w:rPr>
        <w:rFonts w:ascii="Courier New" w:hAnsi="Courier New" w:hint="default"/>
      </w:rPr>
    </w:lvl>
    <w:lvl w:ilvl="2" w:tplc="69E048B4">
      <w:start w:val="1"/>
      <w:numFmt w:val="bullet"/>
      <w:lvlText w:val=""/>
      <w:lvlJc w:val="left"/>
      <w:pPr>
        <w:ind w:left="2160" w:hanging="360"/>
      </w:pPr>
      <w:rPr>
        <w:rFonts w:ascii="Wingdings" w:hAnsi="Wingdings" w:hint="default"/>
      </w:rPr>
    </w:lvl>
    <w:lvl w:ilvl="3" w:tplc="7B7A57E4">
      <w:start w:val="1"/>
      <w:numFmt w:val="bullet"/>
      <w:lvlText w:val=""/>
      <w:lvlJc w:val="left"/>
      <w:pPr>
        <w:ind w:left="2880" w:hanging="360"/>
      </w:pPr>
      <w:rPr>
        <w:rFonts w:ascii="Symbol" w:hAnsi="Symbol" w:hint="default"/>
      </w:rPr>
    </w:lvl>
    <w:lvl w:ilvl="4" w:tplc="4694E8BA">
      <w:start w:val="1"/>
      <w:numFmt w:val="bullet"/>
      <w:lvlText w:val="o"/>
      <w:lvlJc w:val="left"/>
      <w:pPr>
        <w:ind w:left="3600" w:hanging="360"/>
      </w:pPr>
      <w:rPr>
        <w:rFonts w:ascii="Courier New" w:hAnsi="Courier New" w:hint="default"/>
      </w:rPr>
    </w:lvl>
    <w:lvl w:ilvl="5" w:tplc="BAC0D17C">
      <w:start w:val="1"/>
      <w:numFmt w:val="bullet"/>
      <w:lvlText w:val=""/>
      <w:lvlJc w:val="left"/>
      <w:pPr>
        <w:ind w:left="4320" w:hanging="360"/>
      </w:pPr>
      <w:rPr>
        <w:rFonts w:ascii="Wingdings" w:hAnsi="Wingdings" w:hint="default"/>
      </w:rPr>
    </w:lvl>
    <w:lvl w:ilvl="6" w:tplc="1E726116">
      <w:start w:val="1"/>
      <w:numFmt w:val="bullet"/>
      <w:lvlText w:val=""/>
      <w:lvlJc w:val="left"/>
      <w:pPr>
        <w:ind w:left="5040" w:hanging="360"/>
      </w:pPr>
      <w:rPr>
        <w:rFonts w:ascii="Symbol" w:hAnsi="Symbol" w:hint="default"/>
      </w:rPr>
    </w:lvl>
    <w:lvl w:ilvl="7" w:tplc="1DD61596">
      <w:start w:val="1"/>
      <w:numFmt w:val="bullet"/>
      <w:lvlText w:val="o"/>
      <w:lvlJc w:val="left"/>
      <w:pPr>
        <w:ind w:left="5760" w:hanging="360"/>
      </w:pPr>
      <w:rPr>
        <w:rFonts w:ascii="Courier New" w:hAnsi="Courier New" w:hint="default"/>
      </w:rPr>
    </w:lvl>
    <w:lvl w:ilvl="8" w:tplc="7B7E3150">
      <w:start w:val="1"/>
      <w:numFmt w:val="bullet"/>
      <w:lvlText w:val=""/>
      <w:lvlJc w:val="left"/>
      <w:pPr>
        <w:ind w:left="6480" w:hanging="360"/>
      </w:pPr>
      <w:rPr>
        <w:rFonts w:ascii="Wingdings" w:hAnsi="Wingdings" w:hint="default"/>
      </w:rPr>
    </w:lvl>
  </w:abstractNum>
  <w:abstractNum w:abstractNumId="15" w15:restartNumberingAfterBreak="0">
    <w:nsid w:val="3AA93060"/>
    <w:multiLevelType w:val="hybridMultilevel"/>
    <w:tmpl w:val="FFFFFFFF"/>
    <w:lvl w:ilvl="0" w:tplc="02A86898">
      <w:start w:val="1"/>
      <w:numFmt w:val="bullet"/>
      <w:lvlText w:val=""/>
      <w:lvlJc w:val="left"/>
      <w:pPr>
        <w:ind w:left="720" w:hanging="360"/>
      </w:pPr>
      <w:rPr>
        <w:rFonts w:ascii="Symbol" w:hAnsi="Symbol" w:hint="default"/>
      </w:rPr>
    </w:lvl>
    <w:lvl w:ilvl="1" w:tplc="F702891C">
      <w:start w:val="1"/>
      <w:numFmt w:val="bullet"/>
      <w:lvlText w:val="o"/>
      <w:lvlJc w:val="left"/>
      <w:pPr>
        <w:ind w:left="1440" w:hanging="360"/>
      </w:pPr>
      <w:rPr>
        <w:rFonts w:ascii="Courier New" w:hAnsi="Courier New" w:hint="default"/>
      </w:rPr>
    </w:lvl>
    <w:lvl w:ilvl="2" w:tplc="5DEA4AD4">
      <w:start w:val="1"/>
      <w:numFmt w:val="bullet"/>
      <w:lvlText w:val=""/>
      <w:lvlJc w:val="left"/>
      <w:pPr>
        <w:ind w:left="2160" w:hanging="360"/>
      </w:pPr>
      <w:rPr>
        <w:rFonts w:ascii="Wingdings" w:hAnsi="Wingdings" w:hint="default"/>
      </w:rPr>
    </w:lvl>
    <w:lvl w:ilvl="3" w:tplc="031A3694">
      <w:start w:val="1"/>
      <w:numFmt w:val="bullet"/>
      <w:lvlText w:val=""/>
      <w:lvlJc w:val="left"/>
      <w:pPr>
        <w:ind w:left="2880" w:hanging="360"/>
      </w:pPr>
      <w:rPr>
        <w:rFonts w:ascii="Symbol" w:hAnsi="Symbol" w:hint="default"/>
      </w:rPr>
    </w:lvl>
    <w:lvl w:ilvl="4" w:tplc="3A18FC62">
      <w:start w:val="1"/>
      <w:numFmt w:val="bullet"/>
      <w:lvlText w:val="o"/>
      <w:lvlJc w:val="left"/>
      <w:pPr>
        <w:ind w:left="3600" w:hanging="360"/>
      </w:pPr>
      <w:rPr>
        <w:rFonts w:ascii="Courier New" w:hAnsi="Courier New" w:hint="default"/>
      </w:rPr>
    </w:lvl>
    <w:lvl w:ilvl="5" w:tplc="FBBC21E8">
      <w:start w:val="1"/>
      <w:numFmt w:val="bullet"/>
      <w:lvlText w:val=""/>
      <w:lvlJc w:val="left"/>
      <w:pPr>
        <w:ind w:left="4320" w:hanging="360"/>
      </w:pPr>
      <w:rPr>
        <w:rFonts w:ascii="Wingdings" w:hAnsi="Wingdings" w:hint="default"/>
      </w:rPr>
    </w:lvl>
    <w:lvl w:ilvl="6" w:tplc="4726CC7A">
      <w:start w:val="1"/>
      <w:numFmt w:val="bullet"/>
      <w:lvlText w:val=""/>
      <w:lvlJc w:val="left"/>
      <w:pPr>
        <w:ind w:left="5040" w:hanging="360"/>
      </w:pPr>
      <w:rPr>
        <w:rFonts w:ascii="Symbol" w:hAnsi="Symbol" w:hint="default"/>
      </w:rPr>
    </w:lvl>
    <w:lvl w:ilvl="7" w:tplc="03F06564">
      <w:start w:val="1"/>
      <w:numFmt w:val="bullet"/>
      <w:lvlText w:val="o"/>
      <w:lvlJc w:val="left"/>
      <w:pPr>
        <w:ind w:left="5760" w:hanging="360"/>
      </w:pPr>
      <w:rPr>
        <w:rFonts w:ascii="Courier New" w:hAnsi="Courier New" w:hint="default"/>
      </w:rPr>
    </w:lvl>
    <w:lvl w:ilvl="8" w:tplc="35EE61FC">
      <w:start w:val="1"/>
      <w:numFmt w:val="bullet"/>
      <w:lvlText w:val=""/>
      <w:lvlJc w:val="left"/>
      <w:pPr>
        <w:ind w:left="6480" w:hanging="360"/>
      </w:pPr>
      <w:rPr>
        <w:rFonts w:ascii="Wingdings" w:hAnsi="Wingdings" w:hint="default"/>
      </w:rPr>
    </w:lvl>
  </w:abstractNum>
  <w:abstractNum w:abstractNumId="16" w15:restartNumberingAfterBreak="0">
    <w:nsid w:val="3C3323E0"/>
    <w:multiLevelType w:val="multilevel"/>
    <w:tmpl w:val="F214A476"/>
    <w:lvl w:ilvl="0">
      <w:start w:val="1"/>
      <w:numFmt w:val="decimal"/>
      <w:pStyle w:val="Heading2"/>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D93794D"/>
    <w:multiLevelType w:val="hybridMultilevel"/>
    <w:tmpl w:val="91A61022"/>
    <w:lvl w:ilvl="0" w:tplc="609E19C2">
      <w:start w:val="2"/>
      <w:numFmt w:val="upperRoman"/>
      <w:lvlText w:val="%1."/>
      <w:lvlJc w:val="right"/>
      <w:pPr>
        <w:tabs>
          <w:tab w:val="num" w:pos="720"/>
        </w:tabs>
        <w:ind w:left="720" w:hanging="360"/>
      </w:pPr>
    </w:lvl>
    <w:lvl w:ilvl="1" w:tplc="9E408EEC" w:tentative="1">
      <w:start w:val="1"/>
      <w:numFmt w:val="decimal"/>
      <w:lvlText w:val="%2."/>
      <w:lvlJc w:val="left"/>
      <w:pPr>
        <w:tabs>
          <w:tab w:val="num" w:pos="1440"/>
        </w:tabs>
        <w:ind w:left="1440" w:hanging="360"/>
      </w:pPr>
    </w:lvl>
    <w:lvl w:ilvl="2" w:tplc="81307E96" w:tentative="1">
      <w:start w:val="1"/>
      <w:numFmt w:val="decimal"/>
      <w:lvlText w:val="%3."/>
      <w:lvlJc w:val="left"/>
      <w:pPr>
        <w:tabs>
          <w:tab w:val="num" w:pos="2160"/>
        </w:tabs>
        <w:ind w:left="2160" w:hanging="360"/>
      </w:pPr>
    </w:lvl>
    <w:lvl w:ilvl="3" w:tplc="C952C69A" w:tentative="1">
      <w:start w:val="1"/>
      <w:numFmt w:val="decimal"/>
      <w:lvlText w:val="%4."/>
      <w:lvlJc w:val="left"/>
      <w:pPr>
        <w:tabs>
          <w:tab w:val="num" w:pos="2880"/>
        </w:tabs>
        <w:ind w:left="2880" w:hanging="360"/>
      </w:pPr>
    </w:lvl>
    <w:lvl w:ilvl="4" w:tplc="A6EAD058" w:tentative="1">
      <w:start w:val="1"/>
      <w:numFmt w:val="decimal"/>
      <w:lvlText w:val="%5."/>
      <w:lvlJc w:val="left"/>
      <w:pPr>
        <w:tabs>
          <w:tab w:val="num" w:pos="3600"/>
        </w:tabs>
        <w:ind w:left="3600" w:hanging="360"/>
      </w:pPr>
    </w:lvl>
    <w:lvl w:ilvl="5" w:tplc="5A3E61A4" w:tentative="1">
      <w:start w:val="1"/>
      <w:numFmt w:val="decimal"/>
      <w:lvlText w:val="%6."/>
      <w:lvlJc w:val="left"/>
      <w:pPr>
        <w:tabs>
          <w:tab w:val="num" w:pos="4320"/>
        </w:tabs>
        <w:ind w:left="4320" w:hanging="360"/>
      </w:pPr>
    </w:lvl>
    <w:lvl w:ilvl="6" w:tplc="6422ECEA" w:tentative="1">
      <w:start w:val="1"/>
      <w:numFmt w:val="decimal"/>
      <w:lvlText w:val="%7."/>
      <w:lvlJc w:val="left"/>
      <w:pPr>
        <w:tabs>
          <w:tab w:val="num" w:pos="5040"/>
        </w:tabs>
        <w:ind w:left="5040" w:hanging="360"/>
      </w:pPr>
    </w:lvl>
    <w:lvl w:ilvl="7" w:tplc="860AD370" w:tentative="1">
      <w:start w:val="1"/>
      <w:numFmt w:val="decimal"/>
      <w:lvlText w:val="%8."/>
      <w:lvlJc w:val="left"/>
      <w:pPr>
        <w:tabs>
          <w:tab w:val="num" w:pos="5760"/>
        </w:tabs>
        <w:ind w:left="5760" w:hanging="360"/>
      </w:pPr>
    </w:lvl>
    <w:lvl w:ilvl="8" w:tplc="F3FE0604" w:tentative="1">
      <w:start w:val="1"/>
      <w:numFmt w:val="decimal"/>
      <w:lvlText w:val="%9."/>
      <w:lvlJc w:val="left"/>
      <w:pPr>
        <w:tabs>
          <w:tab w:val="num" w:pos="6480"/>
        </w:tabs>
        <w:ind w:left="6480" w:hanging="360"/>
      </w:pPr>
    </w:lvl>
  </w:abstractNum>
  <w:abstractNum w:abstractNumId="18" w15:restartNumberingAfterBreak="0">
    <w:nsid w:val="3E8E1565"/>
    <w:multiLevelType w:val="hybridMultilevel"/>
    <w:tmpl w:val="ED4E6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C7A89"/>
    <w:multiLevelType w:val="hybridMultilevel"/>
    <w:tmpl w:val="FFFFFFFF"/>
    <w:lvl w:ilvl="0" w:tplc="426A5A78">
      <w:start w:val="1"/>
      <w:numFmt w:val="bullet"/>
      <w:lvlText w:val=""/>
      <w:lvlJc w:val="left"/>
      <w:pPr>
        <w:ind w:left="720" w:hanging="360"/>
      </w:pPr>
      <w:rPr>
        <w:rFonts w:ascii="Symbol" w:hAnsi="Symbol" w:hint="default"/>
      </w:rPr>
    </w:lvl>
    <w:lvl w:ilvl="1" w:tplc="40DC85F8">
      <w:start w:val="1"/>
      <w:numFmt w:val="bullet"/>
      <w:lvlText w:val="o"/>
      <w:lvlJc w:val="left"/>
      <w:pPr>
        <w:ind w:left="1440" w:hanging="360"/>
      </w:pPr>
      <w:rPr>
        <w:rFonts w:ascii="Courier New" w:hAnsi="Courier New" w:hint="default"/>
      </w:rPr>
    </w:lvl>
    <w:lvl w:ilvl="2" w:tplc="E7460F5A">
      <w:start w:val="1"/>
      <w:numFmt w:val="bullet"/>
      <w:lvlText w:val=""/>
      <w:lvlJc w:val="left"/>
      <w:pPr>
        <w:ind w:left="2160" w:hanging="360"/>
      </w:pPr>
      <w:rPr>
        <w:rFonts w:ascii="Wingdings" w:hAnsi="Wingdings" w:hint="default"/>
      </w:rPr>
    </w:lvl>
    <w:lvl w:ilvl="3" w:tplc="549E8AE6">
      <w:start w:val="1"/>
      <w:numFmt w:val="bullet"/>
      <w:lvlText w:val=""/>
      <w:lvlJc w:val="left"/>
      <w:pPr>
        <w:ind w:left="2880" w:hanging="360"/>
      </w:pPr>
      <w:rPr>
        <w:rFonts w:ascii="Symbol" w:hAnsi="Symbol" w:hint="default"/>
      </w:rPr>
    </w:lvl>
    <w:lvl w:ilvl="4" w:tplc="3D183484">
      <w:start w:val="1"/>
      <w:numFmt w:val="bullet"/>
      <w:lvlText w:val="o"/>
      <w:lvlJc w:val="left"/>
      <w:pPr>
        <w:ind w:left="3600" w:hanging="360"/>
      </w:pPr>
      <w:rPr>
        <w:rFonts w:ascii="Courier New" w:hAnsi="Courier New" w:hint="default"/>
      </w:rPr>
    </w:lvl>
    <w:lvl w:ilvl="5" w:tplc="1BFAC30C">
      <w:start w:val="1"/>
      <w:numFmt w:val="bullet"/>
      <w:lvlText w:val=""/>
      <w:lvlJc w:val="left"/>
      <w:pPr>
        <w:ind w:left="4320" w:hanging="360"/>
      </w:pPr>
      <w:rPr>
        <w:rFonts w:ascii="Wingdings" w:hAnsi="Wingdings" w:hint="default"/>
      </w:rPr>
    </w:lvl>
    <w:lvl w:ilvl="6" w:tplc="4B44031E">
      <w:start w:val="1"/>
      <w:numFmt w:val="bullet"/>
      <w:lvlText w:val=""/>
      <w:lvlJc w:val="left"/>
      <w:pPr>
        <w:ind w:left="5040" w:hanging="360"/>
      </w:pPr>
      <w:rPr>
        <w:rFonts w:ascii="Symbol" w:hAnsi="Symbol" w:hint="default"/>
      </w:rPr>
    </w:lvl>
    <w:lvl w:ilvl="7" w:tplc="00EE079E">
      <w:start w:val="1"/>
      <w:numFmt w:val="bullet"/>
      <w:lvlText w:val="o"/>
      <w:lvlJc w:val="left"/>
      <w:pPr>
        <w:ind w:left="5760" w:hanging="360"/>
      </w:pPr>
      <w:rPr>
        <w:rFonts w:ascii="Courier New" w:hAnsi="Courier New" w:hint="default"/>
      </w:rPr>
    </w:lvl>
    <w:lvl w:ilvl="8" w:tplc="9DC07590">
      <w:start w:val="1"/>
      <w:numFmt w:val="bullet"/>
      <w:lvlText w:val=""/>
      <w:lvlJc w:val="left"/>
      <w:pPr>
        <w:ind w:left="6480" w:hanging="360"/>
      </w:pPr>
      <w:rPr>
        <w:rFonts w:ascii="Wingdings" w:hAnsi="Wingdings" w:hint="default"/>
      </w:rPr>
    </w:lvl>
  </w:abstractNum>
  <w:abstractNum w:abstractNumId="20" w15:restartNumberingAfterBreak="0">
    <w:nsid w:val="45A17972"/>
    <w:multiLevelType w:val="hybridMultilevel"/>
    <w:tmpl w:val="E96ED2E2"/>
    <w:lvl w:ilvl="0" w:tplc="40F68432">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90786"/>
    <w:multiLevelType w:val="multilevel"/>
    <w:tmpl w:val="BFE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8507B"/>
    <w:multiLevelType w:val="hybridMultilevel"/>
    <w:tmpl w:val="DEF276BE"/>
    <w:lvl w:ilvl="0" w:tplc="3370C7B4">
      <w:start w:val="1"/>
      <w:numFmt w:val="decimal"/>
      <w:lvlText w:val="%1."/>
      <w:lvlJc w:val="left"/>
      <w:pPr>
        <w:ind w:left="800" w:hanging="360"/>
      </w:pPr>
      <w:rPr>
        <w:rFonts w:hint="default"/>
        <w:sz w:val="28"/>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23" w15:restartNumberingAfterBreak="0">
    <w:nsid w:val="48BF7FA1"/>
    <w:multiLevelType w:val="multilevel"/>
    <w:tmpl w:val="3AC02E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05F220"/>
    <w:multiLevelType w:val="hybridMultilevel"/>
    <w:tmpl w:val="F4723AFA"/>
    <w:lvl w:ilvl="0" w:tplc="1932D81E">
      <w:start w:val="1"/>
      <w:numFmt w:val="bullet"/>
      <w:lvlText w:val=""/>
      <w:lvlJc w:val="left"/>
      <w:pPr>
        <w:ind w:left="720" w:hanging="360"/>
      </w:pPr>
      <w:rPr>
        <w:rFonts w:ascii="Symbol" w:hAnsi="Symbol" w:hint="default"/>
      </w:rPr>
    </w:lvl>
    <w:lvl w:ilvl="1" w:tplc="7242D59A">
      <w:start w:val="1"/>
      <w:numFmt w:val="bullet"/>
      <w:lvlText w:val="o"/>
      <w:lvlJc w:val="left"/>
      <w:pPr>
        <w:ind w:left="1440" w:hanging="360"/>
      </w:pPr>
      <w:rPr>
        <w:rFonts w:ascii="Courier New" w:hAnsi="Courier New" w:hint="default"/>
      </w:rPr>
    </w:lvl>
    <w:lvl w:ilvl="2" w:tplc="FDF2E840">
      <w:start w:val="1"/>
      <w:numFmt w:val="bullet"/>
      <w:lvlText w:val=""/>
      <w:lvlJc w:val="left"/>
      <w:pPr>
        <w:ind w:left="2160" w:hanging="360"/>
      </w:pPr>
      <w:rPr>
        <w:rFonts w:ascii="Wingdings" w:hAnsi="Wingdings" w:hint="default"/>
      </w:rPr>
    </w:lvl>
    <w:lvl w:ilvl="3" w:tplc="84EAAC98">
      <w:start w:val="1"/>
      <w:numFmt w:val="bullet"/>
      <w:lvlText w:val=""/>
      <w:lvlJc w:val="left"/>
      <w:pPr>
        <w:ind w:left="2880" w:hanging="360"/>
      </w:pPr>
      <w:rPr>
        <w:rFonts w:ascii="Symbol" w:hAnsi="Symbol" w:hint="default"/>
      </w:rPr>
    </w:lvl>
    <w:lvl w:ilvl="4" w:tplc="BA4EB91A">
      <w:start w:val="1"/>
      <w:numFmt w:val="bullet"/>
      <w:lvlText w:val="o"/>
      <w:lvlJc w:val="left"/>
      <w:pPr>
        <w:ind w:left="3600" w:hanging="360"/>
      </w:pPr>
      <w:rPr>
        <w:rFonts w:ascii="Courier New" w:hAnsi="Courier New" w:hint="default"/>
      </w:rPr>
    </w:lvl>
    <w:lvl w:ilvl="5" w:tplc="C018F1CC">
      <w:start w:val="1"/>
      <w:numFmt w:val="bullet"/>
      <w:lvlText w:val=""/>
      <w:lvlJc w:val="left"/>
      <w:pPr>
        <w:ind w:left="4320" w:hanging="360"/>
      </w:pPr>
      <w:rPr>
        <w:rFonts w:ascii="Wingdings" w:hAnsi="Wingdings" w:hint="default"/>
      </w:rPr>
    </w:lvl>
    <w:lvl w:ilvl="6" w:tplc="C84A5F92">
      <w:start w:val="1"/>
      <w:numFmt w:val="bullet"/>
      <w:lvlText w:val=""/>
      <w:lvlJc w:val="left"/>
      <w:pPr>
        <w:ind w:left="5040" w:hanging="360"/>
      </w:pPr>
      <w:rPr>
        <w:rFonts w:ascii="Symbol" w:hAnsi="Symbol" w:hint="default"/>
      </w:rPr>
    </w:lvl>
    <w:lvl w:ilvl="7" w:tplc="E174DBD4">
      <w:start w:val="1"/>
      <w:numFmt w:val="bullet"/>
      <w:lvlText w:val="o"/>
      <w:lvlJc w:val="left"/>
      <w:pPr>
        <w:ind w:left="5760" w:hanging="360"/>
      </w:pPr>
      <w:rPr>
        <w:rFonts w:ascii="Courier New" w:hAnsi="Courier New" w:hint="default"/>
      </w:rPr>
    </w:lvl>
    <w:lvl w:ilvl="8" w:tplc="161EFF20">
      <w:start w:val="1"/>
      <w:numFmt w:val="bullet"/>
      <w:lvlText w:val=""/>
      <w:lvlJc w:val="left"/>
      <w:pPr>
        <w:ind w:left="6480" w:hanging="360"/>
      </w:pPr>
      <w:rPr>
        <w:rFonts w:ascii="Wingdings" w:hAnsi="Wingdings" w:hint="default"/>
      </w:rPr>
    </w:lvl>
  </w:abstractNum>
  <w:abstractNum w:abstractNumId="25" w15:restartNumberingAfterBreak="0">
    <w:nsid w:val="5573777B"/>
    <w:multiLevelType w:val="multilevel"/>
    <w:tmpl w:val="D3F2A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2A296D"/>
    <w:multiLevelType w:val="hybridMultilevel"/>
    <w:tmpl w:val="FFFFFFFF"/>
    <w:lvl w:ilvl="0" w:tplc="8698F3A4">
      <w:start w:val="1"/>
      <w:numFmt w:val="bullet"/>
      <w:lvlText w:val=""/>
      <w:lvlJc w:val="left"/>
      <w:pPr>
        <w:ind w:left="720" w:hanging="360"/>
      </w:pPr>
      <w:rPr>
        <w:rFonts w:ascii="Symbol" w:hAnsi="Symbol" w:hint="default"/>
      </w:rPr>
    </w:lvl>
    <w:lvl w:ilvl="1" w:tplc="6244397C">
      <w:start w:val="1"/>
      <w:numFmt w:val="bullet"/>
      <w:lvlText w:val="o"/>
      <w:lvlJc w:val="left"/>
      <w:pPr>
        <w:ind w:left="1440" w:hanging="360"/>
      </w:pPr>
      <w:rPr>
        <w:rFonts w:ascii="Courier New" w:hAnsi="Courier New" w:hint="default"/>
      </w:rPr>
    </w:lvl>
    <w:lvl w:ilvl="2" w:tplc="C4C07A8A">
      <w:start w:val="1"/>
      <w:numFmt w:val="bullet"/>
      <w:lvlText w:val=""/>
      <w:lvlJc w:val="left"/>
      <w:pPr>
        <w:ind w:left="2160" w:hanging="360"/>
      </w:pPr>
      <w:rPr>
        <w:rFonts w:ascii="Wingdings" w:hAnsi="Wingdings" w:hint="default"/>
      </w:rPr>
    </w:lvl>
    <w:lvl w:ilvl="3" w:tplc="63B6B278">
      <w:start w:val="1"/>
      <w:numFmt w:val="bullet"/>
      <w:lvlText w:val=""/>
      <w:lvlJc w:val="left"/>
      <w:pPr>
        <w:ind w:left="2880" w:hanging="360"/>
      </w:pPr>
      <w:rPr>
        <w:rFonts w:ascii="Symbol" w:hAnsi="Symbol" w:hint="default"/>
      </w:rPr>
    </w:lvl>
    <w:lvl w:ilvl="4" w:tplc="5250397E">
      <w:start w:val="1"/>
      <w:numFmt w:val="bullet"/>
      <w:lvlText w:val="o"/>
      <w:lvlJc w:val="left"/>
      <w:pPr>
        <w:ind w:left="3600" w:hanging="360"/>
      </w:pPr>
      <w:rPr>
        <w:rFonts w:ascii="Courier New" w:hAnsi="Courier New" w:hint="default"/>
      </w:rPr>
    </w:lvl>
    <w:lvl w:ilvl="5" w:tplc="FA6CB9EE">
      <w:start w:val="1"/>
      <w:numFmt w:val="bullet"/>
      <w:lvlText w:val=""/>
      <w:lvlJc w:val="left"/>
      <w:pPr>
        <w:ind w:left="4320" w:hanging="360"/>
      </w:pPr>
      <w:rPr>
        <w:rFonts w:ascii="Wingdings" w:hAnsi="Wingdings" w:hint="default"/>
      </w:rPr>
    </w:lvl>
    <w:lvl w:ilvl="6" w:tplc="6212DB30">
      <w:start w:val="1"/>
      <w:numFmt w:val="bullet"/>
      <w:lvlText w:val=""/>
      <w:lvlJc w:val="left"/>
      <w:pPr>
        <w:ind w:left="5040" w:hanging="360"/>
      </w:pPr>
      <w:rPr>
        <w:rFonts w:ascii="Symbol" w:hAnsi="Symbol" w:hint="default"/>
      </w:rPr>
    </w:lvl>
    <w:lvl w:ilvl="7" w:tplc="65AE3834">
      <w:start w:val="1"/>
      <w:numFmt w:val="bullet"/>
      <w:lvlText w:val="o"/>
      <w:lvlJc w:val="left"/>
      <w:pPr>
        <w:ind w:left="5760" w:hanging="360"/>
      </w:pPr>
      <w:rPr>
        <w:rFonts w:ascii="Courier New" w:hAnsi="Courier New" w:hint="default"/>
      </w:rPr>
    </w:lvl>
    <w:lvl w:ilvl="8" w:tplc="7C649CE8">
      <w:start w:val="1"/>
      <w:numFmt w:val="bullet"/>
      <w:lvlText w:val=""/>
      <w:lvlJc w:val="left"/>
      <w:pPr>
        <w:ind w:left="6480" w:hanging="360"/>
      </w:pPr>
      <w:rPr>
        <w:rFonts w:ascii="Wingdings" w:hAnsi="Wingdings" w:hint="default"/>
      </w:rPr>
    </w:lvl>
  </w:abstractNum>
  <w:abstractNum w:abstractNumId="27" w15:restartNumberingAfterBreak="0">
    <w:nsid w:val="5D932217"/>
    <w:multiLevelType w:val="hybridMultilevel"/>
    <w:tmpl w:val="05AA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AC5ACB"/>
    <w:multiLevelType w:val="hybridMultilevel"/>
    <w:tmpl w:val="F1EC9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0D1744"/>
    <w:multiLevelType w:val="hybridMultilevel"/>
    <w:tmpl w:val="9F388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087E0B"/>
    <w:multiLevelType w:val="multilevel"/>
    <w:tmpl w:val="7CDA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BAAFC0"/>
    <w:multiLevelType w:val="hybridMultilevel"/>
    <w:tmpl w:val="A19C6F72"/>
    <w:lvl w:ilvl="0" w:tplc="E506BC56">
      <w:start w:val="1"/>
      <w:numFmt w:val="bullet"/>
      <w:lvlText w:val=""/>
      <w:lvlJc w:val="left"/>
      <w:pPr>
        <w:ind w:left="720" w:hanging="360"/>
      </w:pPr>
      <w:rPr>
        <w:rFonts w:ascii="Symbol" w:hAnsi="Symbol" w:hint="default"/>
      </w:rPr>
    </w:lvl>
    <w:lvl w:ilvl="1" w:tplc="A8FEA04C">
      <w:start w:val="1"/>
      <w:numFmt w:val="bullet"/>
      <w:lvlText w:val="o"/>
      <w:lvlJc w:val="left"/>
      <w:pPr>
        <w:ind w:left="1440" w:hanging="360"/>
      </w:pPr>
      <w:rPr>
        <w:rFonts w:ascii="Courier New" w:hAnsi="Courier New" w:hint="default"/>
      </w:rPr>
    </w:lvl>
    <w:lvl w:ilvl="2" w:tplc="FCF2745E">
      <w:start w:val="1"/>
      <w:numFmt w:val="bullet"/>
      <w:lvlText w:val=""/>
      <w:lvlJc w:val="left"/>
      <w:pPr>
        <w:ind w:left="2160" w:hanging="360"/>
      </w:pPr>
      <w:rPr>
        <w:rFonts w:ascii="Wingdings" w:hAnsi="Wingdings" w:hint="default"/>
      </w:rPr>
    </w:lvl>
    <w:lvl w:ilvl="3" w:tplc="93E66186">
      <w:start w:val="1"/>
      <w:numFmt w:val="bullet"/>
      <w:lvlText w:val=""/>
      <w:lvlJc w:val="left"/>
      <w:pPr>
        <w:ind w:left="2880" w:hanging="360"/>
      </w:pPr>
      <w:rPr>
        <w:rFonts w:ascii="Symbol" w:hAnsi="Symbol" w:hint="default"/>
      </w:rPr>
    </w:lvl>
    <w:lvl w:ilvl="4" w:tplc="E14EFC1E">
      <w:start w:val="1"/>
      <w:numFmt w:val="bullet"/>
      <w:lvlText w:val="o"/>
      <w:lvlJc w:val="left"/>
      <w:pPr>
        <w:ind w:left="3600" w:hanging="360"/>
      </w:pPr>
      <w:rPr>
        <w:rFonts w:ascii="Courier New" w:hAnsi="Courier New" w:hint="default"/>
      </w:rPr>
    </w:lvl>
    <w:lvl w:ilvl="5" w:tplc="9C1A20F8">
      <w:start w:val="1"/>
      <w:numFmt w:val="bullet"/>
      <w:lvlText w:val=""/>
      <w:lvlJc w:val="left"/>
      <w:pPr>
        <w:ind w:left="4320" w:hanging="360"/>
      </w:pPr>
      <w:rPr>
        <w:rFonts w:ascii="Wingdings" w:hAnsi="Wingdings" w:hint="default"/>
      </w:rPr>
    </w:lvl>
    <w:lvl w:ilvl="6" w:tplc="14ECF6D6">
      <w:start w:val="1"/>
      <w:numFmt w:val="bullet"/>
      <w:lvlText w:val=""/>
      <w:lvlJc w:val="left"/>
      <w:pPr>
        <w:ind w:left="5040" w:hanging="360"/>
      </w:pPr>
      <w:rPr>
        <w:rFonts w:ascii="Symbol" w:hAnsi="Symbol" w:hint="default"/>
      </w:rPr>
    </w:lvl>
    <w:lvl w:ilvl="7" w:tplc="16FC4998">
      <w:start w:val="1"/>
      <w:numFmt w:val="bullet"/>
      <w:lvlText w:val="o"/>
      <w:lvlJc w:val="left"/>
      <w:pPr>
        <w:ind w:left="5760" w:hanging="360"/>
      </w:pPr>
      <w:rPr>
        <w:rFonts w:ascii="Courier New" w:hAnsi="Courier New" w:hint="default"/>
      </w:rPr>
    </w:lvl>
    <w:lvl w:ilvl="8" w:tplc="E488B382">
      <w:start w:val="1"/>
      <w:numFmt w:val="bullet"/>
      <w:lvlText w:val=""/>
      <w:lvlJc w:val="left"/>
      <w:pPr>
        <w:ind w:left="6480" w:hanging="360"/>
      </w:pPr>
      <w:rPr>
        <w:rFonts w:ascii="Wingdings" w:hAnsi="Wingdings" w:hint="default"/>
      </w:rPr>
    </w:lvl>
  </w:abstractNum>
  <w:abstractNum w:abstractNumId="32" w15:restartNumberingAfterBreak="0">
    <w:nsid w:val="67A747DD"/>
    <w:multiLevelType w:val="multilevel"/>
    <w:tmpl w:val="3F14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F6EC49"/>
    <w:multiLevelType w:val="hybridMultilevel"/>
    <w:tmpl w:val="FFFFFFFF"/>
    <w:lvl w:ilvl="0" w:tplc="8D3821E4">
      <w:start w:val="1"/>
      <w:numFmt w:val="bullet"/>
      <w:lvlText w:val=""/>
      <w:lvlJc w:val="left"/>
      <w:pPr>
        <w:ind w:left="720" w:hanging="360"/>
      </w:pPr>
      <w:rPr>
        <w:rFonts w:ascii="Symbol" w:hAnsi="Symbol" w:hint="default"/>
      </w:rPr>
    </w:lvl>
    <w:lvl w:ilvl="1" w:tplc="6A78E2A0">
      <w:start w:val="1"/>
      <w:numFmt w:val="bullet"/>
      <w:lvlText w:val="o"/>
      <w:lvlJc w:val="left"/>
      <w:pPr>
        <w:ind w:left="1440" w:hanging="360"/>
      </w:pPr>
      <w:rPr>
        <w:rFonts w:ascii="Courier New" w:hAnsi="Courier New" w:hint="default"/>
      </w:rPr>
    </w:lvl>
    <w:lvl w:ilvl="2" w:tplc="93D82DA8">
      <w:start w:val="1"/>
      <w:numFmt w:val="bullet"/>
      <w:lvlText w:val=""/>
      <w:lvlJc w:val="left"/>
      <w:pPr>
        <w:ind w:left="2160" w:hanging="360"/>
      </w:pPr>
      <w:rPr>
        <w:rFonts w:ascii="Wingdings" w:hAnsi="Wingdings" w:hint="default"/>
      </w:rPr>
    </w:lvl>
    <w:lvl w:ilvl="3" w:tplc="FA0E89D0">
      <w:start w:val="1"/>
      <w:numFmt w:val="bullet"/>
      <w:lvlText w:val=""/>
      <w:lvlJc w:val="left"/>
      <w:pPr>
        <w:ind w:left="2880" w:hanging="360"/>
      </w:pPr>
      <w:rPr>
        <w:rFonts w:ascii="Symbol" w:hAnsi="Symbol" w:hint="default"/>
      </w:rPr>
    </w:lvl>
    <w:lvl w:ilvl="4" w:tplc="7E8678EA">
      <w:start w:val="1"/>
      <w:numFmt w:val="bullet"/>
      <w:lvlText w:val="o"/>
      <w:lvlJc w:val="left"/>
      <w:pPr>
        <w:ind w:left="3600" w:hanging="360"/>
      </w:pPr>
      <w:rPr>
        <w:rFonts w:ascii="Courier New" w:hAnsi="Courier New" w:hint="default"/>
      </w:rPr>
    </w:lvl>
    <w:lvl w:ilvl="5" w:tplc="03B4631C">
      <w:start w:val="1"/>
      <w:numFmt w:val="bullet"/>
      <w:lvlText w:val=""/>
      <w:lvlJc w:val="left"/>
      <w:pPr>
        <w:ind w:left="4320" w:hanging="360"/>
      </w:pPr>
      <w:rPr>
        <w:rFonts w:ascii="Wingdings" w:hAnsi="Wingdings" w:hint="default"/>
      </w:rPr>
    </w:lvl>
    <w:lvl w:ilvl="6" w:tplc="A4DAB6A4">
      <w:start w:val="1"/>
      <w:numFmt w:val="bullet"/>
      <w:lvlText w:val=""/>
      <w:lvlJc w:val="left"/>
      <w:pPr>
        <w:ind w:left="5040" w:hanging="360"/>
      </w:pPr>
      <w:rPr>
        <w:rFonts w:ascii="Symbol" w:hAnsi="Symbol" w:hint="default"/>
      </w:rPr>
    </w:lvl>
    <w:lvl w:ilvl="7" w:tplc="22A2020E">
      <w:start w:val="1"/>
      <w:numFmt w:val="bullet"/>
      <w:lvlText w:val="o"/>
      <w:lvlJc w:val="left"/>
      <w:pPr>
        <w:ind w:left="5760" w:hanging="360"/>
      </w:pPr>
      <w:rPr>
        <w:rFonts w:ascii="Courier New" w:hAnsi="Courier New" w:hint="default"/>
      </w:rPr>
    </w:lvl>
    <w:lvl w:ilvl="8" w:tplc="287460F0">
      <w:start w:val="1"/>
      <w:numFmt w:val="bullet"/>
      <w:lvlText w:val=""/>
      <w:lvlJc w:val="left"/>
      <w:pPr>
        <w:ind w:left="6480" w:hanging="360"/>
      </w:pPr>
      <w:rPr>
        <w:rFonts w:ascii="Wingdings" w:hAnsi="Wingdings" w:hint="default"/>
      </w:rPr>
    </w:lvl>
  </w:abstractNum>
  <w:abstractNum w:abstractNumId="34" w15:restartNumberingAfterBreak="0">
    <w:nsid w:val="6D4E1D6B"/>
    <w:multiLevelType w:val="hybridMultilevel"/>
    <w:tmpl w:val="8D2A0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EF3AC1"/>
    <w:multiLevelType w:val="hybridMultilevel"/>
    <w:tmpl w:val="83F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80247B"/>
    <w:multiLevelType w:val="multilevel"/>
    <w:tmpl w:val="753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E5A40"/>
    <w:multiLevelType w:val="hybridMultilevel"/>
    <w:tmpl w:val="FFFFFFFF"/>
    <w:lvl w:ilvl="0" w:tplc="74928AFC">
      <w:start w:val="1"/>
      <w:numFmt w:val="bullet"/>
      <w:lvlText w:val=""/>
      <w:lvlJc w:val="left"/>
      <w:pPr>
        <w:ind w:left="720" w:hanging="360"/>
      </w:pPr>
      <w:rPr>
        <w:rFonts w:ascii="Symbol" w:hAnsi="Symbol" w:hint="default"/>
      </w:rPr>
    </w:lvl>
    <w:lvl w:ilvl="1" w:tplc="8C32F2C0">
      <w:start w:val="1"/>
      <w:numFmt w:val="bullet"/>
      <w:lvlText w:val="o"/>
      <w:lvlJc w:val="left"/>
      <w:pPr>
        <w:ind w:left="1440" w:hanging="360"/>
      </w:pPr>
      <w:rPr>
        <w:rFonts w:ascii="Courier New" w:hAnsi="Courier New" w:hint="default"/>
      </w:rPr>
    </w:lvl>
    <w:lvl w:ilvl="2" w:tplc="68F06014">
      <w:start w:val="1"/>
      <w:numFmt w:val="bullet"/>
      <w:lvlText w:val=""/>
      <w:lvlJc w:val="left"/>
      <w:pPr>
        <w:ind w:left="2160" w:hanging="360"/>
      </w:pPr>
      <w:rPr>
        <w:rFonts w:ascii="Wingdings" w:hAnsi="Wingdings" w:hint="default"/>
      </w:rPr>
    </w:lvl>
    <w:lvl w:ilvl="3" w:tplc="3A9CC714">
      <w:start w:val="1"/>
      <w:numFmt w:val="bullet"/>
      <w:lvlText w:val=""/>
      <w:lvlJc w:val="left"/>
      <w:pPr>
        <w:ind w:left="2880" w:hanging="360"/>
      </w:pPr>
      <w:rPr>
        <w:rFonts w:ascii="Symbol" w:hAnsi="Symbol" w:hint="default"/>
      </w:rPr>
    </w:lvl>
    <w:lvl w:ilvl="4" w:tplc="CC080D2A">
      <w:start w:val="1"/>
      <w:numFmt w:val="bullet"/>
      <w:lvlText w:val="o"/>
      <w:lvlJc w:val="left"/>
      <w:pPr>
        <w:ind w:left="3600" w:hanging="360"/>
      </w:pPr>
      <w:rPr>
        <w:rFonts w:ascii="Courier New" w:hAnsi="Courier New" w:hint="default"/>
      </w:rPr>
    </w:lvl>
    <w:lvl w:ilvl="5" w:tplc="80303F6C">
      <w:start w:val="1"/>
      <w:numFmt w:val="bullet"/>
      <w:lvlText w:val=""/>
      <w:lvlJc w:val="left"/>
      <w:pPr>
        <w:ind w:left="4320" w:hanging="360"/>
      </w:pPr>
      <w:rPr>
        <w:rFonts w:ascii="Wingdings" w:hAnsi="Wingdings" w:hint="default"/>
      </w:rPr>
    </w:lvl>
    <w:lvl w:ilvl="6" w:tplc="9A02EC0E">
      <w:start w:val="1"/>
      <w:numFmt w:val="bullet"/>
      <w:lvlText w:val=""/>
      <w:lvlJc w:val="left"/>
      <w:pPr>
        <w:ind w:left="5040" w:hanging="360"/>
      </w:pPr>
      <w:rPr>
        <w:rFonts w:ascii="Symbol" w:hAnsi="Symbol" w:hint="default"/>
      </w:rPr>
    </w:lvl>
    <w:lvl w:ilvl="7" w:tplc="7E503B06">
      <w:start w:val="1"/>
      <w:numFmt w:val="bullet"/>
      <w:lvlText w:val="o"/>
      <w:lvlJc w:val="left"/>
      <w:pPr>
        <w:ind w:left="5760" w:hanging="360"/>
      </w:pPr>
      <w:rPr>
        <w:rFonts w:ascii="Courier New" w:hAnsi="Courier New" w:hint="default"/>
      </w:rPr>
    </w:lvl>
    <w:lvl w:ilvl="8" w:tplc="C3FE792A">
      <w:start w:val="1"/>
      <w:numFmt w:val="bullet"/>
      <w:lvlText w:val=""/>
      <w:lvlJc w:val="left"/>
      <w:pPr>
        <w:ind w:left="6480" w:hanging="360"/>
      </w:pPr>
      <w:rPr>
        <w:rFonts w:ascii="Wingdings" w:hAnsi="Wingdings" w:hint="default"/>
      </w:rPr>
    </w:lvl>
  </w:abstractNum>
  <w:abstractNum w:abstractNumId="38" w15:restartNumberingAfterBreak="0">
    <w:nsid w:val="753C4FB2"/>
    <w:multiLevelType w:val="multilevel"/>
    <w:tmpl w:val="68D0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8232EE"/>
    <w:multiLevelType w:val="hybridMultilevel"/>
    <w:tmpl w:val="46B63CD4"/>
    <w:lvl w:ilvl="0" w:tplc="07EA0094">
      <w:start w:val="3"/>
      <w:numFmt w:val="upperRoman"/>
      <w:lvlText w:val="%1."/>
      <w:lvlJc w:val="right"/>
      <w:pPr>
        <w:tabs>
          <w:tab w:val="num" w:pos="720"/>
        </w:tabs>
        <w:ind w:left="720" w:hanging="360"/>
      </w:pPr>
    </w:lvl>
    <w:lvl w:ilvl="1" w:tplc="83802642" w:tentative="1">
      <w:start w:val="1"/>
      <w:numFmt w:val="decimal"/>
      <w:lvlText w:val="%2."/>
      <w:lvlJc w:val="left"/>
      <w:pPr>
        <w:tabs>
          <w:tab w:val="num" w:pos="1440"/>
        </w:tabs>
        <w:ind w:left="1440" w:hanging="360"/>
      </w:pPr>
    </w:lvl>
    <w:lvl w:ilvl="2" w:tplc="3C54BC3C" w:tentative="1">
      <w:start w:val="1"/>
      <w:numFmt w:val="decimal"/>
      <w:lvlText w:val="%3."/>
      <w:lvlJc w:val="left"/>
      <w:pPr>
        <w:tabs>
          <w:tab w:val="num" w:pos="2160"/>
        </w:tabs>
        <w:ind w:left="2160" w:hanging="360"/>
      </w:pPr>
    </w:lvl>
    <w:lvl w:ilvl="3" w:tplc="ED72E7C2" w:tentative="1">
      <w:start w:val="1"/>
      <w:numFmt w:val="decimal"/>
      <w:lvlText w:val="%4."/>
      <w:lvlJc w:val="left"/>
      <w:pPr>
        <w:tabs>
          <w:tab w:val="num" w:pos="2880"/>
        </w:tabs>
        <w:ind w:left="2880" w:hanging="360"/>
      </w:pPr>
    </w:lvl>
    <w:lvl w:ilvl="4" w:tplc="93CA0EE2" w:tentative="1">
      <w:start w:val="1"/>
      <w:numFmt w:val="decimal"/>
      <w:lvlText w:val="%5."/>
      <w:lvlJc w:val="left"/>
      <w:pPr>
        <w:tabs>
          <w:tab w:val="num" w:pos="3600"/>
        </w:tabs>
        <w:ind w:left="3600" w:hanging="360"/>
      </w:pPr>
    </w:lvl>
    <w:lvl w:ilvl="5" w:tplc="758A923E" w:tentative="1">
      <w:start w:val="1"/>
      <w:numFmt w:val="decimal"/>
      <w:lvlText w:val="%6."/>
      <w:lvlJc w:val="left"/>
      <w:pPr>
        <w:tabs>
          <w:tab w:val="num" w:pos="4320"/>
        </w:tabs>
        <w:ind w:left="4320" w:hanging="360"/>
      </w:pPr>
    </w:lvl>
    <w:lvl w:ilvl="6" w:tplc="D3B0C412" w:tentative="1">
      <w:start w:val="1"/>
      <w:numFmt w:val="decimal"/>
      <w:lvlText w:val="%7."/>
      <w:lvlJc w:val="left"/>
      <w:pPr>
        <w:tabs>
          <w:tab w:val="num" w:pos="5040"/>
        </w:tabs>
        <w:ind w:left="5040" w:hanging="360"/>
      </w:pPr>
    </w:lvl>
    <w:lvl w:ilvl="7" w:tplc="64E89234" w:tentative="1">
      <w:start w:val="1"/>
      <w:numFmt w:val="decimal"/>
      <w:lvlText w:val="%8."/>
      <w:lvlJc w:val="left"/>
      <w:pPr>
        <w:tabs>
          <w:tab w:val="num" w:pos="5760"/>
        </w:tabs>
        <w:ind w:left="5760" w:hanging="360"/>
      </w:pPr>
    </w:lvl>
    <w:lvl w:ilvl="8" w:tplc="6B4E052E" w:tentative="1">
      <w:start w:val="1"/>
      <w:numFmt w:val="decimal"/>
      <w:lvlText w:val="%9."/>
      <w:lvlJc w:val="left"/>
      <w:pPr>
        <w:tabs>
          <w:tab w:val="num" w:pos="6480"/>
        </w:tabs>
        <w:ind w:left="6480" w:hanging="360"/>
      </w:pPr>
    </w:lvl>
  </w:abstractNum>
  <w:abstractNum w:abstractNumId="40" w15:restartNumberingAfterBreak="0">
    <w:nsid w:val="7C1B7116"/>
    <w:multiLevelType w:val="hybridMultilevel"/>
    <w:tmpl w:val="FFFFFFFF"/>
    <w:lvl w:ilvl="0" w:tplc="F9746A9E">
      <w:start w:val="1"/>
      <w:numFmt w:val="bullet"/>
      <w:lvlText w:val=""/>
      <w:lvlJc w:val="left"/>
      <w:pPr>
        <w:ind w:left="720" w:hanging="360"/>
      </w:pPr>
      <w:rPr>
        <w:rFonts w:ascii="Symbol" w:hAnsi="Symbol" w:hint="default"/>
      </w:rPr>
    </w:lvl>
    <w:lvl w:ilvl="1" w:tplc="C46C0356">
      <w:start w:val="1"/>
      <w:numFmt w:val="bullet"/>
      <w:lvlText w:val="o"/>
      <w:lvlJc w:val="left"/>
      <w:pPr>
        <w:ind w:left="1440" w:hanging="360"/>
      </w:pPr>
      <w:rPr>
        <w:rFonts w:ascii="Courier New" w:hAnsi="Courier New" w:hint="default"/>
      </w:rPr>
    </w:lvl>
    <w:lvl w:ilvl="2" w:tplc="744036D6">
      <w:start w:val="1"/>
      <w:numFmt w:val="bullet"/>
      <w:lvlText w:val=""/>
      <w:lvlJc w:val="left"/>
      <w:pPr>
        <w:ind w:left="2160" w:hanging="360"/>
      </w:pPr>
      <w:rPr>
        <w:rFonts w:ascii="Wingdings" w:hAnsi="Wingdings" w:hint="default"/>
      </w:rPr>
    </w:lvl>
    <w:lvl w:ilvl="3" w:tplc="2E9A480E">
      <w:start w:val="1"/>
      <w:numFmt w:val="bullet"/>
      <w:lvlText w:val=""/>
      <w:lvlJc w:val="left"/>
      <w:pPr>
        <w:ind w:left="2880" w:hanging="360"/>
      </w:pPr>
      <w:rPr>
        <w:rFonts w:ascii="Symbol" w:hAnsi="Symbol" w:hint="default"/>
      </w:rPr>
    </w:lvl>
    <w:lvl w:ilvl="4" w:tplc="97AE7B3C">
      <w:start w:val="1"/>
      <w:numFmt w:val="bullet"/>
      <w:lvlText w:val="o"/>
      <w:lvlJc w:val="left"/>
      <w:pPr>
        <w:ind w:left="3600" w:hanging="360"/>
      </w:pPr>
      <w:rPr>
        <w:rFonts w:ascii="Courier New" w:hAnsi="Courier New" w:hint="default"/>
      </w:rPr>
    </w:lvl>
    <w:lvl w:ilvl="5" w:tplc="124EA030">
      <w:start w:val="1"/>
      <w:numFmt w:val="bullet"/>
      <w:lvlText w:val=""/>
      <w:lvlJc w:val="left"/>
      <w:pPr>
        <w:ind w:left="4320" w:hanging="360"/>
      </w:pPr>
      <w:rPr>
        <w:rFonts w:ascii="Wingdings" w:hAnsi="Wingdings" w:hint="default"/>
      </w:rPr>
    </w:lvl>
    <w:lvl w:ilvl="6" w:tplc="ED1CE494">
      <w:start w:val="1"/>
      <w:numFmt w:val="bullet"/>
      <w:lvlText w:val=""/>
      <w:lvlJc w:val="left"/>
      <w:pPr>
        <w:ind w:left="5040" w:hanging="360"/>
      </w:pPr>
      <w:rPr>
        <w:rFonts w:ascii="Symbol" w:hAnsi="Symbol" w:hint="default"/>
      </w:rPr>
    </w:lvl>
    <w:lvl w:ilvl="7" w:tplc="B1C081FE">
      <w:start w:val="1"/>
      <w:numFmt w:val="bullet"/>
      <w:lvlText w:val="o"/>
      <w:lvlJc w:val="left"/>
      <w:pPr>
        <w:ind w:left="5760" w:hanging="360"/>
      </w:pPr>
      <w:rPr>
        <w:rFonts w:ascii="Courier New" w:hAnsi="Courier New" w:hint="default"/>
      </w:rPr>
    </w:lvl>
    <w:lvl w:ilvl="8" w:tplc="4F7819B8">
      <w:start w:val="1"/>
      <w:numFmt w:val="bullet"/>
      <w:lvlText w:val=""/>
      <w:lvlJc w:val="left"/>
      <w:pPr>
        <w:ind w:left="6480" w:hanging="360"/>
      </w:pPr>
      <w:rPr>
        <w:rFonts w:ascii="Wingdings" w:hAnsi="Wingdings" w:hint="default"/>
      </w:rPr>
    </w:lvl>
  </w:abstractNum>
  <w:abstractNum w:abstractNumId="41" w15:restartNumberingAfterBreak="0">
    <w:nsid w:val="7EFF446E"/>
    <w:multiLevelType w:val="multilevel"/>
    <w:tmpl w:val="D33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151670">
    <w:abstractNumId w:val="7"/>
  </w:num>
  <w:num w:numId="2" w16cid:durableId="1797287760">
    <w:abstractNumId w:val="16"/>
    <w:lvlOverride w:ilvl="0">
      <w:startOverride w:val="1"/>
    </w:lvlOverride>
  </w:num>
  <w:num w:numId="3" w16cid:durableId="875311785">
    <w:abstractNumId w:val="16"/>
    <w:lvlOverride w:ilvl="0">
      <w:startOverride w:val="1"/>
    </w:lvlOverride>
  </w:num>
  <w:num w:numId="4" w16cid:durableId="1074011784">
    <w:abstractNumId w:val="16"/>
    <w:lvlOverride w:ilvl="0"/>
    <w:lvlOverride w:ilvl="1"/>
    <w:lvlOverride w:ilvl="2"/>
    <w:lvlOverride w:ilvl="3"/>
    <w:lvlOverride w:ilvl="4"/>
    <w:lvlOverride w:ilvl="5"/>
    <w:lvlOverride w:ilvl="6"/>
    <w:lvlOverride w:ilvl="7"/>
    <w:lvlOverride w:ilvl="8"/>
  </w:num>
  <w:num w:numId="5" w16cid:durableId="1481075428">
    <w:abstractNumId w:val="30"/>
  </w:num>
  <w:num w:numId="6" w16cid:durableId="7719774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941495">
    <w:abstractNumId w:val="16"/>
  </w:num>
  <w:num w:numId="8" w16cid:durableId="736634748">
    <w:abstractNumId w:val="35"/>
  </w:num>
  <w:num w:numId="9" w16cid:durableId="573853936">
    <w:abstractNumId w:val="28"/>
  </w:num>
  <w:num w:numId="10" w16cid:durableId="643043192">
    <w:abstractNumId w:val="12"/>
  </w:num>
  <w:num w:numId="11" w16cid:durableId="1428966580">
    <w:abstractNumId w:val="29"/>
  </w:num>
  <w:num w:numId="12" w16cid:durableId="1236863956">
    <w:abstractNumId w:val="34"/>
  </w:num>
  <w:num w:numId="13" w16cid:durableId="1375276809">
    <w:abstractNumId w:val="25"/>
    <w:lvlOverride w:ilvl="0">
      <w:lvl w:ilvl="0">
        <w:numFmt w:val="upperRoman"/>
        <w:lvlText w:val="%1."/>
        <w:lvlJc w:val="right"/>
      </w:lvl>
    </w:lvlOverride>
  </w:num>
  <w:num w:numId="14" w16cid:durableId="179517108">
    <w:abstractNumId w:val="17"/>
  </w:num>
  <w:num w:numId="15" w16cid:durableId="358049032">
    <w:abstractNumId w:val="32"/>
  </w:num>
  <w:num w:numId="16" w16cid:durableId="1422216244">
    <w:abstractNumId w:val="10"/>
    <w:lvlOverride w:ilvl="0">
      <w:lvl w:ilvl="0">
        <w:numFmt w:val="decimal"/>
        <w:lvlText w:val="%1."/>
        <w:lvlJc w:val="left"/>
      </w:lvl>
    </w:lvlOverride>
  </w:num>
  <w:num w:numId="17" w16cid:durableId="141897063">
    <w:abstractNumId w:val="39"/>
  </w:num>
  <w:num w:numId="18" w16cid:durableId="1299995210">
    <w:abstractNumId w:val="38"/>
  </w:num>
  <w:num w:numId="19" w16cid:durableId="1647781493">
    <w:abstractNumId w:val="2"/>
    <w:lvlOverride w:ilvl="0">
      <w:lvl w:ilvl="0">
        <w:numFmt w:val="decimal"/>
        <w:lvlText w:val="%1."/>
        <w:lvlJc w:val="left"/>
      </w:lvl>
    </w:lvlOverride>
  </w:num>
  <w:num w:numId="20" w16cid:durableId="1113355739">
    <w:abstractNumId w:val="23"/>
    <w:lvlOverride w:ilvl="0">
      <w:lvl w:ilvl="0">
        <w:numFmt w:val="decimal"/>
        <w:lvlText w:val="%1."/>
        <w:lvlJc w:val="left"/>
      </w:lvl>
    </w:lvlOverride>
  </w:num>
  <w:num w:numId="21" w16cid:durableId="267739722">
    <w:abstractNumId w:val="4"/>
    <w:lvlOverride w:ilvl="0">
      <w:lvl w:ilvl="0">
        <w:numFmt w:val="decimal"/>
        <w:lvlText w:val="%1."/>
        <w:lvlJc w:val="left"/>
      </w:lvl>
    </w:lvlOverride>
  </w:num>
  <w:num w:numId="22" w16cid:durableId="1753425598">
    <w:abstractNumId w:val="36"/>
  </w:num>
  <w:num w:numId="23" w16cid:durableId="1425682925">
    <w:abstractNumId w:val="6"/>
  </w:num>
  <w:num w:numId="24" w16cid:durableId="606471329">
    <w:abstractNumId w:val="41"/>
  </w:num>
  <w:num w:numId="25" w16cid:durableId="245039625">
    <w:abstractNumId w:val="21"/>
  </w:num>
  <w:num w:numId="26" w16cid:durableId="1675647127">
    <w:abstractNumId w:val="3"/>
  </w:num>
  <w:num w:numId="27" w16cid:durableId="998846964">
    <w:abstractNumId w:val="16"/>
    <w:lvlOverride w:ilvl="0">
      <w:startOverride w:val="1"/>
    </w:lvlOverride>
  </w:num>
  <w:num w:numId="28" w16cid:durableId="184441962">
    <w:abstractNumId w:val="16"/>
    <w:lvlOverride w:ilvl="0">
      <w:startOverride w:val="1"/>
    </w:lvlOverride>
  </w:num>
  <w:num w:numId="29" w16cid:durableId="461727698">
    <w:abstractNumId w:val="14"/>
  </w:num>
  <w:num w:numId="30" w16cid:durableId="1902402777">
    <w:abstractNumId w:val="24"/>
  </w:num>
  <w:num w:numId="31" w16cid:durableId="1557160115">
    <w:abstractNumId w:val="5"/>
  </w:num>
  <w:num w:numId="32" w16cid:durableId="363479789">
    <w:abstractNumId w:val="31"/>
  </w:num>
  <w:num w:numId="33" w16cid:durableId="2052991610">
    <w:abstractNumId w:val="13"/>
  </w:num>
  <w:num w:numId="34" w16cid:durableId="1005285771">
    <w:abstractNumId w:val="9"/>
  </w:num>
  <w:num w:numId="35" w16cid:durableId="251201127">
    <w:abstractNumId w:val="18"/>
  </w:num>
  <w:num w:numId="36" w16cid:durableId="874729602">
    <w:abstractNumId w:val="27"/>
  </w:num>
  <w:num w:numId="37" w16cid:durableId="1542547006">
    <w:abstractNumId w:val="20"/>
  </w:num>
  <w:num w:numId="38" w16cid:durableId="1632242834">
    <w:abstractNumId w:val="19"/>
  </w:num>
  <w:num w:numId="39" w16cid:durableId="1926718327">
    <w:abstractNumId w:val="33"/>
  </w:num>
  <w:num w:numId="40" w16cid:durableId="1622226969">
    <w:abstractNumId w:val="1"/>
  </w:num>
  <w:num w:numId="41" w16cid:durableId="1846630650">
    <w:abstractNumId w:val="40"/>
  </w:num>
  <w:num w:numId="42" w16cid:durableId="74784369">
    <w:abstractNumId w:val="15"/>
  </w:num>
  <w:num w:numId="43" w16cid:durableId="508494164">
    <w:abstractNumId w:val="26"/>
  </w:num>
  <w:num w:numId="44" w16cid:durableId="559245137">
    <w:abstractNumId w:val="11"/>
  </w:num>
  <w:num w:numId="45" w16cid:durableId="964624924">
    <w:abstractNumId w:val="37"/>
  </w:num>
  <w:num w:numId="46" w16cid:durableId="1840852969">
    <w:abstractNumId w:val="0"/>
  </w:num>
  <w:num w:numId="47" w16cid:durableId="1627395173">
    <w:abstractNumId w:val="8"/>
  </w:num>
  <w:num w:numId="48" w16cid:durableId="1156916710">
    <w:abstractNumId w:val="16"/>
    <w:lvlOverride w:ilvl="0">
      <w:startOverride w:val="1"/>
    </w:lvlOverride>
  </w:num>
  <w:num w:numId="49" w16cid:durableId="1694308150">
    <w:abstractNumId w:val="2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reen Imrit">
    <w15:presenceInfo w15:providerId="AD" w15:userId="S::amreen.imrit@mail.utoronto.ca::3c325dbe-79b6-48a7-9333-175a8304c950"/>
  </w15:person>
  <w15:person w15:author="MohammadAmir Ahmadian Shahreza">
    <w15:presenceInfo w15:providerId="AD" w15:userId="S::amir.ahmadian@utoronto.ca::380c1077-0b32-41c5-b435-3c2c0211e308"/>
  </w15:person>
  <w15:person w15:author="Fatima Shabbeer">
    <w15:presenceInfo w15:providerId="AD" w15:userId="S::fatima.shabbeer@mail.utoronto.ca::c598bdd6-816f-4d3d-b87f-55f321c0d968"/>
  </w15:person>
  <w15:person w15:author="Tiffany Costas">
    <w15:presenceInfo w15:providerId="AD" w15:userId="S::t.costas@mail.utoronto.ca::686ed4ef-01d0-4ab4-ac6f-9c68e64669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80"/>
    <w:rsid w:val="00000EC4"/>
    <w:rsid w:val="00001254"/>
    <w:rsid w:val="00001286"/>
    <w:rsid w:val="00001450"/>
    <w:rsid w:val="00001939"/>
    <w:rsid w:val="00001ED2"/>
    <w:rsid w:val="00002A7A"/>
    <w:rsid w:val="00003568"/>
    <w:rsid w:val="00003639"/>
    <w:rsid w:val="000039CC"/>
    <w:rsid w:val="00003DCA"/>
    <w:rsid w:val="0000434D"/>
    <w:rsid w:val="0000452A"/>
    <w:rsid w:val="0000492E"/>
    <w:rsid w:val="00006E0A"/>
    <w:rsid w:val="00007A67"/>
    <w:rsid w:val="00007BE9"/>
    <w:rsid w:val="00010081"/>
    <w:rsid w:val="000102DC"/>
    <w:rsid w:val="0001056C"/>
    <w:rsid w:val="0001078F"/>
    <w:rsid w:val="00011BC1"/>
    <w:rsid w:val="00012B5E"/>
    <w:rsid w:val="00012FCA"/>
    <w:rsid w:val="00013CD9"/>
    <w:rsid w:val="00013D91"/>
    <w:rsid w:val="0001473A"/>
    <w:rsid w:val="00014889"/>
    <w:rsid w:val="0001494E"/>
    <w:rsid w:val="00014ABA"/>
    <w:rsid w:val="00014DEE"/>
    <w:rsid w:val="00014FE6"/>
    <w:rsid w:val="0001502A"/>
    <w:rsid w:val="0001514F"/>
    <w:rsid w:val="0001525F"/>
    <w:rsid w:val="000155E3"/>
    <w:rsid w:val="0001612C"/>
    <w:rsid w:val="000163A4"/>
    <w:rsid w:val="000165D4"/>
    <w:rsid w:val="000169F6"/>
    <w:rsid w:val="00016EBA"/>
    <w:rsid w:val="00020188"/>
    <w:rsid w:val="000207F6"/>
    <w:rsid w:val="000212C0"/>
    <w:rsid w:val="0002157A"/>
    <w:rsid w:val="00021924"/>
    <w:rsid w:val="00022909"/>
    <w:rsid w:val="00022A00"/>
    <w:rsid w:val="00023A1E"/>
    <w:rsid w:val="00024982"/>
    <w:rsid w:val="00024B99"/>
    <w:rsid w:val="00024CBC"/>
    <w:rsid w:val="00024FCF"/>
    <w:rsid w:val="00025554"/>
    <w:rsid w:val="00025716"/>
    <w:rsid w:val="00025B54"/>
    <w:rsid w:val="00025CD2"/>
    <w:rsid w:val="00025EA5"/>
    <w:rsid w:val="00026071"/>
    <w:rsid w:val="00026E6D"/>
    <w:rsid w:val="000272E2"/>
    <w:rsid w:val="000273A2"/>
    <w:rsid w:val="00027C47"/>
    <w:rsid w:val="00030985"/>
    <w:rsid w:val="00031035"/>
    <w:rsid w:val="000315C3"/>
    <w:rsid w:val="000316F7"/>
    <w:rsid w:val="00031739"/>
    <w:rsid w:val="00033A7D"/>
    <w:rsid w:val="000340B3"/>
    <w:rsid w:val="000345C5"/>
    <w:rsid w:val="000347C2"/>
    <w:rsid w:val="00035545"/>
    <w:rsid w:val="000359C0"/>
    <w:rsid w:val="0003621D"/>
    <w:rsid w:val="00036DC9"/>
    <w:rsid w:val="000370C9"/>
    <w:rsid w:val="00037974"/>
    <w:rsid w:val="00037AB4"/>
    <w:rsid w:val="00040100"/>
    <w:rsid w:val="00040F69"/>
    <w:rsid w:val="00041E6F"/>
    <w:rsid w:val="00041E7D"/>
    <w:rsid w:val="00042178"/>
    <w:rsid w:val="000421E7"/>
    <w:rsid w:val="000422AD"/>
    <w:rsid w:val="00043411"/>
    <w:rsid w:val="00043C8C"/>
    <w:rsid w:val="00043E72"/>
    <w:rsid w:val="00043F7B"/>
    <w:rsid w:val="00044B0B"/>
    <w:rsid w:val="0004560D"/>
    <w:rsid w:val="000474C2"/>
    <w:rsid w:val="00050ABB"/>
    <w:rsid w:val="000510D7"/>
    <w:rsid w:val="0005132D"/>
    <w:rsid w:val="000513A0"/>
    <w:rsid w:val="00051682"/>
    <w:rsid w:val="00052321"/>
    <w:rsid w:val="000523E7"/>
    <w:rsid w:val="000524E8"/>
    <w:rsid w:val="00052BD2"/>
    <w:rsid w:val="00052BEA"/>
    <w:rsid w:val="00053F5E"/>
    <w:rsid w:val="00054374"/>
    <w:rsid w:val="0005525F"/>
    <w:rsid w:val="000552D5"/>
    <w:rsid w:val="000553B5"/>
    <w:rsid w:val="00055474"/>
    <w:rsid w:val="000554B1"/>
    <w:rsid w:val="000558DE"/>
    <w:rsid w:val="000577A5"/>
    <w:rsid w:val="00060448"/>
    <w:rsid w:val="000604E5"/>
    <w:rsid w:val="00060556"/>
    <w:rsid w:val="00060981"/>
    <w:rsid w:val="00060C02"/>
    <w:rsid w:val="0006130D"/>
    <w:rsid w:val="00061699"/>
    <w:rsid w:val="00061E71"/>
    <w:rsid w:val="00062C1D"/>
    <w:rsid w:val="00062D92"/>
    <w:rsid w:val="00062F82"/>
    <w:rsid w:val="00063A7C"/>
    <w:rsid w:val="00063CE1"/>
    <w:rsid w:val="00064793"/>
    <w:rsid w:val="00064DB1"/>
    <w:rsid w:val="0006550F"/>
    <w:rsid w:val="0006591B"/>
    <w:rsid w:val="00065F9C"/>
    <w:rsid w:val="00066122"/>
    <w:rsid w:val="000661BA"/>
    <w:rsid w:val="00066441"/>
    <w:rsid w:val="00066638"/>
    <w:rsid w:val="00066720"/>
    <w:rsid w:val="00066CD6"/>
    <w:rsid w:val="0006739F"/>
    <w:rsid w:val="000676BB"/>
    <w:rsid w:val="00067AD0"/>
    <w:rsid w:val="00070028"/>
    <w:rsid w:val="000700B9"/>
    <w:rsid w:val="00070303"/>
    <w:rsid w:val="0007046D"/>
    <w:rsid w:val="00070EE1"/>
    <w:rsid w:val="00071089"/>
    <w:rsid w:val="00071354"/>
    <w:rsid w:val="0007165E"/>
    <w:rsid w:val="00071681"/>
    <w:rsid w:val="00071F58"/>
    <w:rsid w:val="00072A62"/>
    <w:rsid w:val="0007308E"/>
    <w:rsid w:val="0007392A"/>
    <w:rsid w:val="00073E35"/>
    <w:rsid w:val="000748EB"/>
    <w:rsid w:val="00074D86"/>
    <w:rsid w:val="000750AC"/>
    <w:rsid w:val="00076C3E"/>
    <w:rsid w:val="000772FD"/>
    <w:rsid w:val="00077910"/>
    <w:rsid w:val="00077AE7"/>
    <w:rsid w:val="000803D7"/>
    <w:rsid w:val="00080BBB"/>
    <w:rsid w:val="00080FE9"/>
    <w:rsid w:val="00081773"/>
    <w:rsid w:val="00081D40"/>
    <w:rsid w:val="00081D97"/>
    <w:rsid w:val="00081ED4"/>
    <w:rsid w:val="00082737"/>
    <w:rsid w:val="00082988"/>
    <w:rsid w:val="00082FB2"/>
    <w:rsid w:val="00083314"/>
    <w:rsid w:val="0008385E"/>
    <w:rsid w:val="00083E3E"/>
    <w:rsid w:val="00084C82"/>
    <w:rsid w:val="00084DA5"/>
    <w:rsid w:val="00084FA1"/>
    <w:rsid w:val="000851CD"/>
    <w:rsid w:val="0008558D"/>
    <w:rsid w:val="00085D4E"/>
    <w:rsid w:val="00086491"/>
    <w:rsid w:val="00087569"/>
    <w:rsid w:val="000905C4"/>
    <w:rsid w:val="000911CB"/>
    <w:rsid w:val="000915D1"/>
    <w:rsid w:val="00091D4B"/>
    <w:rsid w:val="00092164"/>
    <w:rsid w:val="00092628"/>
    <w:rsid w:val="000932DA"/>
    <w:rsid w:val="00093D0C"/>
    <w:rsid w:val="00094689"/>
    <w:rsid w:val="0009487E"/>
    <w:rsid w:val="000949F1"/>
    <w:rsid w:val="00094A61"/>
    <w:rsid w:val="00094DA0"/>
    <w:rsid w:val="0009714E"/>
    <w:rsid w:val="00097A3F"/>
    <w:rsid w:val="000A06B6"/>
    <w:rsid w:val="000A0A48"/>
    <w:rsid w:val="000A112B"/>
    <w:rsid w:val="000A2162"/>
    <w:rsid w:val="000A267F"/>
    <w:rsid w:val="000A2819"/>
    <w:rsid w:val="000A2A32"/>
    <w:rsid w:val="000A2BC4"/>
    <w:rsid w:val="000A3495"/>
    <w:rsid w:val="000A404E"/>
    <w:rsid w:val="000A45DE"/>
    <w:rsid w:val="000A46FC"/>
    <w:rsid w:val="000A5773"/>
    <w:rsid w:val="000A5E07"/>
    <w:rsid w:val="000A674C"/>
    <w:rsid w:val="000A67F2"/>
    <w:rsid w:val="000A7107"/>
    <w:rsid w:val="000A7295"/>
    <w:rsid w:val="000A7CAF"/>
    <w:rsid w:val="000A7E94"/>
    <w:rsid w:val="000A7F0B"/>
    <w:rsid w:val="000B0397"/>
    <w:rsid w:val="000B0824"/>
    <w:rsid w:val="000B0AC0"/>
    <w:rsid w:val="000B17CC"/>
    <w:rsid w:val="000B18BC"/>
    <w:rsid w:val="000B24D6"/>
    <w:rsid w:val="000B24E1"/>
    <w:rsid w:val="000B24F7"/>
    <w:rsid w:val="000B25F4"/>
    <w:rsid w:val="000B2DEE"/>
    <w:rsid w:val="000B35BE"/>
    <w:rsid w:val="000B37B6"/>
    <w:rsid w:val="000B394F"/>
    <w:rsid w:val="000B3DF4"/>
    <w:rsid w:val="000B3E93"/>
    <w:rsid w:val="000B4306"/>
    <w:rsid w:val="000B4AF2"/>
    <w:rsid w:val="000B535C"/>
    <w:rsid w:val="000B5A37"/>
    <w:rsid w:val="000B5F21"/>
    <w:rsid w:val="000B6447"/>
    <w:rsid w:val="000B6F5D"/>
    <w:rsid w:val="000B7BD5"/>
    <w:rsid w:val="000C053C"/>
    <w:rsid w:val="000C0656"/>
    <w:rsid w:val="000C0DEE"/>
    <w:rsid w:val="000C1983"/>
    <w:rsid w:val="000C1A77"/>
    <w:rsid w:val="000C1AE2"/>
    <w:rsid w:val="000C2356"/>
    <w:rsid w:val="000C2912"/>
    <w:rsid w:val="000C38B7"/>
    <w:rsid w:val="000C4D70"/>
    <w:rsid w:val="000C4D88"/>
    <w:rsid w:val="000C51D6"/>
    <w:rsid w:val="000C5A8C"/>
    <w:rsid w:val="000C6057"/>
    <w:rsid w:val="000C616A"/>
    <w:rsid w:val="000C674F"/>
    <w:rsid w:val="000C6EC3"/>
    <w:rsid w:val="000C7AB3"/>
    <w:rsid w:val="000C7D2B"/>
    <w:rsid w:val="000D043C"/>
    <w:rsid w:val="000D0637"/>
    <w:rsid w:val="000D2781"/>
    <w:rsid w:val="000D2A75"/>
    <w:rsid w:val="000D2E53"/>
    <w:rsid w:val="000D3452"/>
    <w:rsid w:val="000D352C"/>
    <w:rsid w:val="000D388B"/>
    <w:rsid w:val="000D44CB"/>
    <w:rsid w:val="000D45D2"/>
    <w:rsid w:val="000D55B2"/>
    <w:rsid w:val="000D563B"/>
    <w:rsid w:val="000D57DD"/>
    <w:rsid w:val="000D5F1E"/>
    <w:rsid w:val="000D61C0"/>
    <w:rsid w:val="000D6DC8"/>
    <w:rsid w:val="000D7574"/>
    <w:rsid w:val="000E07FA"/>
    <w:rsid w:val="000E0D36"/>
    <w:rsid w:val="000E0D9F"/>
    <w:rsid w:val="000E140D"/>
    <w:rsid w:val="000E14E5"/>
    <w:rsid w:val="000E1517"/>
    <w:rsid w:val="000E1943"/>
    <w:rsid w:val="000E2679"/>
    <w:rsid w:val="000E2A26"/>
    <w:rsid w:val="000E324C"/>
    <w:rsid w:val="000E38DB"/>
    <w:rsid w:val="000E3D9F"/>
    <w:rsid w:val="000E427B"/>
    <w:rsid w:val="000E5028"/>
    <w:rsid w:val="000E5045"/>
    <w:rsid w:val="000E510B"/>
    <w:rsid w:val="000E54D2"/>
    <w:rsid w:val="000E5923"/>
    <w:rsid w:val="000E5B1D"/>
    <w:rsid w:val="000E78D4"/>
    <w:rsid w:val="000E7A62"/>
    <w:rsid w:val="000F01EE"/>
    <w:rsid w:val="000F070B"/>
    <w:rsid w:val="000F0E2C"/>
    <w:rsid w:val="000F0EE6"/>
    <w:rsid w:val="000F1C37"/>
    <w:rsid w:val="000F23C7"/>
    <w:rsid w:val="000F27D4"/>
    <w:rsid w:val="000F2DB0"/>
    <w:rsid w:val="000F3C88"/>
    <w:rsid w:val="000F3D88"/>
    <w:rsid w:val="000F4882"/>
    <w:rsid w:val="000F5025"/>
    <w:rsid w:val="000F55AB"/>
    <w:rsid w:val="000F6172"/>
    <w:rsid w:val="000F654E"/>
    <w:rsid w:val="000F65BE"/>
    <w:rsid w:val="000F67E4"/>
    <w:rsid w:val="00100A0E"/>
    <w:rsid w:val="00100C00"/>
    <w:rsid w:val="00100FE9"/>
    <w:rsid w:val="00101126"/>
    <w:rsid w:val="001020BB"/>
    <w:rsid w:val="0010277B"/>
    <w:rsid w:val="00102CA8"/>
    <w:rsid w:val="00102D13"/>
    <w:rsid w:val="00102FA8"/>
    <w:rsid w:val="00103BF9"/>
    <w:rsid w:val="00103BFE"/>
    <w:rsid w:val="0010472D"/>
    <w:rsid w:val="00104CD7"/>
    <w:rsid w:val="00105398"/>
    <w:rsid w:val="001053D2"/>
    <w:rsid w:val="00105E25"/>
    <w:rsid w:val="00106C64"/>
    <w:rsid w:val="00107469"/>
    <w:rsid w:val="00107797"/>
    <w:rsid w:val="00107E92"/>
    <w:rsid w:val="00107F8A"/>
    <w:rsid w:val="001103C5"/>
    <w:rsid w:val="00110771"/>
    <w:rsid w:val="00110875"/>
    <w:rsid w:val="001109E5"/>
    <w:rsid w:val="00111172"/>
    <w:rsid w:val="00111A03"/>
    <w:rsid w:val="00112382"/>
    <w:rsid w:val="00112ED3"/>
    <w:rsid w:val="00113163"/>
    <w:rsid w:val="0011379E"/>
    <w:rsid w:val="00114347"/>
    <w:rsid w:val="00114452"/>
    <w:rsid w:val="001145D5"/>
    <w:rsid w:val="00115909"/>
    <w:rsid w:val="00115B3C"/>
    <w:rsid w:val="0011601F"/>
    <w:rsid w:val="0011619F"/>
    <w:rsid w:val="001167AA"/>
    <w:rsid w:val="00116999"/>
    <w:rsid w:val="00116D5A"/>
    <w:rsid w:val="00117C1B"/>
    <w:rsid w:val="00120286"/>
    <w:rsid w:val="00120322"/>
    <w:rsid w:val="00120B7D"/>
    <w:rsid w:val="00120F61"/>
    <w:rsid w:val="00121BA8"/>
    <w:rsid w:val="00122058"/>
    <w:rsid w:val="00122125"/>
    <w:rsid w:val="001229D1"/>
    <w:rsid w:val="00122A7E"/>
    <w:rsid w:val="001233E0"/>
    <w:rsid w:val="00124236"/>
    <w:rsid w:val="00124DA2"/>
    <w:rsid w:val="00124F94"/>
    <w:rsid w:val="00125A62"/>
    <w:rsid w:val="001261A6"/>
    <w:rsid w:val="0012629A"/>
    <w:rsid w:val="00126477"/>
    <w:rsid w:val="00126EA0"/>
    <w:rsid w:val="001272C6"/>
    <w:rsid w:val="00127DDD"/>
    <w:rsid w:val="00130992"/>
    <w:rsid w:val="001309FC"/>
    <w:rsid w:val="001316AB"/>
    <w:rsid w:val="0013183A"/>
    <w:rsid w:val="00131962"/>
    <w:rsid w:val="0013196B"/>
    <w:rsid w:val="00131A0C"/>
    <w:rsid w:val="00131E69"/>
    <w:rsid w:val="001321C6"/>
    <w:rsid w:val="00133326"/>
    <w:rsid w:val="001333EF"/>
    <w:rsid w:val="00133509"/>
    <w:rsid w:val="001341EF"/>
    <w:rsid w:val="00135382"/>
    <w:rsid w:val="001361C4"/>
    <w:rsid w:val="001363CD"/>
    <w:rsid w:val="0013739F"/>
    <w:rsid w:val="001374AC"/>
    <w:rsid w:val="001409FC"/>
    <w:rsid w:val="00140A1A"/>
    <w:rsid w:val="0014139C"/>
    <w:rsid w:val="0014146D"/>
    <w:rsid w:val="001417D1"/>
    <w:rsid w:val="00141A31"/>
    <w:rsid w:val="00141A40"/>
    <w:rsid w:val="00142C45"/>
    <w:rsid w:val="00143219"/>
    <w:rsid w:val="001441C3"/>
    <w:rsid w:val="00144555"/>
    <w:rsid w:val="001446A4"/>
    <w:rsid w:val="00144DD5"/>
    <w:rsid w:val="0014654A"/>
    <w:rsid w:val="0014696A"/>
    <w:rsid w:val="001476CE"/>
    <w:rsid w:val="00147D1D"/>
    <w:rsid w:val="00150A70"/>
    <w:rsid w:val="001514C4"/>
    <w:rsid w:val="001519D9"/>
    <w:rsid w:val="00152084"/>
    <w:rsid w:val="001521A4"/>
    <w:rsid w:val="001528D8"/>
    <w:rsid w:val="001530D6"/>
    <w:rsid w:val="00153626"/>
    <w:rsid w:val="00153955"/>
    <w:rsid w:val="00153DF3"/>
    <w:rsid w:val="00154BC2"/>
    <w:rsid w:val="00154CD1"/>
    <w:rsid w:val="00155589"/>
    <w:rsid w:val="00155F23"/>
    <w:rsid w:val="00156064"/>
    <w:rsid w:val="0015681B"/>
    <w:rsid w:val="001569F6"/>
    <w:rsid w:val="00157F9E"/>
    <w:rsid w:val="00157FE3"/>
    <w:rsid w:val="0016026B"/>
    <w:rsid w:val="00160891"/>
    <w:rsid w:val="00160DBF"/>
    <w:rsid w:val="00160F03"/>
    <w:rsid w:val="0016129D"/>
    <w:rsid w:val="00161D64"/>
    <w:rsid w:val="00161F97"/>
    <w:rsid w:val="001629C4"/>
    <w:rsid w:val="00162BDE"/>
    <w:rsid w:val="00162CF8"/>
    <w:rsid w:val="00162EFE"/>
    <w:rsid w:val="001631E2"/>
    <w:rsid w:val="0016324D"/>
    <w:rsid w:val="001632C1"/>
    <w:rsid w:val="0016356E"/>
    <w:rsid w:val="0016387B"/>
    <w:rsid w:val="00163D88"/>
    <w:rsid w:val="001641BD"/>
    <w:rsid w:val="00164399"/>
    <w:rsid w:val="001645CA"/>
    <w:rsid w:val="001645F3"/>
    <w:rsid w:val="00165561"/>
    <w:rsid w:val="001668A3"/>
    <w:rsid w:val="00167F11"/>
    <w:rsid w:val="0017090E"/>
    <w:rsid w:val="00170C5F"/>
    <w:rsid w:val="00170FB1"/>
    <w:rsid w:val="0017107B"/>
    <w:rsid w:val="001714AD"/>
    <w:rsid w:val="00171CC4"/>
    <w:rsid w:val="00171D92"/>
    <w:rsid w:val="001721B7"/>
    <w:rsid w:val="001723B9"/>
    <w:rsid w:val="00173487"/>
    <w:rsid w:val="00173791"/>
    <w:rsid w:val="0017472A"/>
    <w:rsid w:val="00175382"/>
    <w:rsid w:val="00175469"/>
    <w:rsid w:val="00175960"/>
    <w:rsid w:val="00175BE4"/>
    <w:rsid w:val="001769CC"/>
    <w:rsid w:val="00176CF1"/>
    <w:rsid w:val="00176FEE"/>
    <w:rsid w:val="0017785B"/>
    <w:rsid w:val="001807F1"/>
    <w:rsid w:val="001812E5"/>
    <w:rsid w:val="00181FC8"/>
    <w:rsid w:val="0018214A"/>
    <w:rsid w:val="00182390"/>
    <w:rsid w:val="0018396E"/>
    <w:rsid w:val="00183F80"/>
    <w:rsid w:val="00184C27"/>
    <w:rsid w:val="00185BFD"/>
    <w:rsid w:val="00186002"/>
    <w:rsid w:val="0018604A"/>
    <w:rsid w:val="001862F0"/>
    <w:rsid w:val="00186711"/>
    <w:rsid w:val="0018681F"/>
    <w:rsid w:val="00186DF6"/>
    <w:rsid w:val="00187DE0"/>
    <w:rsid w:val="0019081C"/>
    <w:rsid w:val="00192741"/>
    <w:rsid w:val="001937A4"/>
    <w:rsid w:val="0019380D"/>
    <w:rsid w:val="001942DB"/>
    <w:rsid w:val="001947BF"/>
    <w:rsid w:val="001956FD"/>
    <w:rsid w:val="00195726"/>
    <w:rsid w:val="00195F92"/>
    <w:rsid w:val="00195FF4"/>
    <w:rsid w:val="001961D7"/>
    <w:rsid w:val="00197371"/>
    <w:rsid w:val="001975A5"/>
    <w:rsid w:val="0019789B"/>
    <w:rsid w:val="001979E4"/>
    <w:rsid w:val="00197A5E"/>
    <w:rsid w:val="001A01F2"/>
    <w:rsid w:val="001A029B"/>
    <w:rsid w:val="001A097C"/>
    <w:rsid w:val="001A0EE9"/>
    <w:rsid w:val="001A19B0"/>
    <w:rsid w:val="001A2724"/>
    <w:rsid w:val="001A2A42"/>
    <w:rsid w:val="001A403A"/>
    <w:rsid w:val="001A4419"/>
    <w:rsid w:val="001A5ADA"/>
    <w:rsid w:val="001A5E07"/>
    <w:rsid w:val="001A60D2"/>
    <w:rsid w:val="001A6BDD"/>
    <w:rsid w:val="001A75C0"/>
    <w:rsid w:val="001A763B"/>
    <w:rsid w:val="001A7A8E"/>
    <w:rsid w:val="001B03A9"/>
    <w:rsid w:val="001B0FA4"/>
    <w:rsid w:val="001B1430"/>
    <w:rsid w:val="001B180F"/>
    <w:rsid w:val="001B1861"/>
    <w:rsid w:val="001B1BF2"/>
    <w:rsid w:val="001B1F56"/>
    <w:rsid w:val="001B1F7D"/>
    <w:rsid w:val="001B2341"/>
    <w:rsid w:val="001B23EA"/>
    <w:rsid w:val="001B2B7C"/>
    <w:rsid w:val="001B2FC1"/>
    <w:rsid w:val="001B3168"/>
    <w:rsid w:val="001B3FC6"/>
    <w:rsid w:val="001B4387"/>
    <w:rsid w:val="001B4912"/>
    <w:rsid w:val="001B49B4"/>
    <w:rsid w:val="001B4DE4"/>
    <w:rsid w:val="001B51A2"/>
    <w:rsid w:val="001B541E"/>
    <w:rsid w:val="001B59AC"/>
    <w:rsid w:val="001B7279"/>
    <w:rsid w:val="001B7327"/>
    <w:rsid w:val="001B7A9D"/>
    <w:rsid w:val="001B7FEF"/>
    <w:rsid w:val="001C0046"/>
    <w:rsid w:val="001C0A45"/>
    <w:rsid w:val="001C18CE"/>
    <w:rsid w:val="001C19E0"/>
    <w:rsid w:val="001C217E"/>
    <w:rsid w:val="001C287D"/>
    <w:rsid w:val="001C2E31"/>
    <w:rsid w:val="001C4407"/>
    <w:rsid w:val="001C44E1"/>
    <w:rsid w:val="001C45F4"/>
    <w:rsid w:val="001C485C"/>
    <w:rsid w:val="001C50B6"/>
    <w:rsid w:val="001C511D"/>
    <w:rsid w:val="001C5927"/>
    <w:rsid w:val="001C5AD9"/>
    <w:rsid w:val="001C64CC"/>
    <w:rsid w:val="001C6517"/>
    <w:rsid w:val="001C7DAC"/>
    <w:rsid w:val="001C7FAA"/>
    <w:rsid w:val="001D0576"/>
    <w:rsid w:val="001D062A"/>
    <w:rsid w:val="001D0AA8"/>
    <w:rsid w:val="001D24D3"/>
    <w:rsid w:val="001D2A8F"/>
    <w:rsid w:val="001D3612"/>
    <w:rsid w:val="001D479B"/>
    <w:rsid w:val="001D4FFE"/>
    <w:rsid w:val="001D5982"/>
    <w:rsid w:val="001D6426"/>
    <w:rsid w:val="001D6B28"/>
    <w:rsid w:val="001D7175"/>
    <w:rsid w:val="001D750C"/>
    <w:rsid w:val="001D761C"/>
    <w:rsid w:val="001E04C7"/>
    <w:rsid w:val="001E0A1F"/>
    <w:rsid w:val="001E0B9C"/>
    <w:rsid w:val="001E11CC"/>
    <w:rsid w:val="001E1D1F"/>
    <w:rsid w:val="001E26B2"/>
    <w:rsid w:val="001E2FBF"/>
    <w:rsid w:val="001E3208"/>
    <w:rsid w:val="001E33AB"/>
    <w:rsid w:val="001E3AC2"/>
    <w:rsid w:val="001E3D4A"/>
    <w:rsid w:val="001E40D1"/>
    <w:rsid w:val="001E41E6"/>
    <w:rsid w:val="001E4649"/>
    <w:rsid w:val="001E505C"/>
    <w:rsid w:val="001E6045"/>
    <w:rsid w:val="001E6273"/>
    <w:rsid w:val="001E6A1E"/>
    <w:rsid w:val="001E6B44"/>
    <w:rsid w:val="001E70A7"/>
    <w:rsid w:val="001E7BDD"/>
    <w:rsid w:val="001F08B8"/>
    <w:rsid w:val="001F0E10"/>
    <w:rsid w:val="001F1029"/>
    <w:rsid w:val="001F199C"/>
    <w:rsid w:val="001F301B"/>
    <w:rsid w:val="001F343C"/>
    <w:rsid w:val="001F353A"/>
    <w:rsid w:val="001F396C"/>
    <w:rsid w:val="001F405D"/>
    <w:rsid w:val="001F43B0"/>
    <w:rsid w:val="001F48BC"/>
    <w:rsid w:val="001F551F"/>
    <w:rsid w:val="001F5987"/>
    <w:rsid w:val="001F62B5"/>
    <w:rsid w:val="001F717A"/>
    <w:rsid w:val="001F7925"/>
    <w:rsid w:val="001F7A98"/>
    <w:rsid w:val="0020034D"/>
    <w:rsid w:val="002011BB"/>
    <w:rsid w:val="00202388"/>
    <w:rsid w:val="002024BE"/>
    <w:rsid w:val="00202D51"/>
    <w:rsid w:val="002032DC"/>
    <w:rsid w:val="00203913"/>
    <w:rsid w:val="00203D68"/>
    <w:rsid w:val="00204410"/>
    <w:rsid w:val="00204F46"/>
    <w:rsid w:val="0020563A"/>
    <w:rsid w:val="002061B8"/>
    <w:rsid w:val="002061E2"/>
    <w:rsid w:val="00206B59"/>
    <w:rsid w:val="00206D4D"/>
    <w:rsid w:val="00206E93"/>
    <w:rsid w:val="00206F8A"/>
    <w:rsid w:val="002074B7"/>
    <w:rsid w:val="00207F3A"/>
    <w:rsid w:val="00210438"/>
    <w:rsid w:val="00211441"/>
    <w:rsid w:val="002116B7"/>
    <w:rsid w:val="00211886"/>
    <w:rsid w:val="00211A21"/>
    <w:rsid w:val="0021276B"/>
    <w:rsid w:val="00212AF3"/>
    <w:rsid w:val="0021313F"/>
    <w:rsid w:val="00214CAA"/>
    <w:rsid w:val="00214CAE"/>
    <w:rsid w:val="00214EDC"/>
    <w:rsid w:val="00215138"/>
    <w:rsid w:val="00215D78"/>
    <w:rsid w:val="00216BB9"/>
    <w:rsid w:val="00216F28"/>
    <w:rsid w:val="002171E2"/>
    <w:rsid w:val="002179DB"/>
    <w:rsid w:val="00217AC2"/>
    <w:rsid w:val="00217CB1"/>
    <w:rsid w:val="002205A2"/>
    <w:rsid w:val="00220C54"/>
    <w:rsid w:val="00221192"/>
    <w:rsid w:val="0022183D"/>
    <w:rsid w:val="002219F1"/>
    <w:rsid w:val="00221E50"/>
    <w:rsid w:val="00222031"/>
    <w:rsid w:val="00222721"/>
    <w:rsid w:val="00222797"/>
    <w:rsid w:val="00222B49"/>
    <w:rsid w:val="002232A2"/>
    <w:rsid w:val="00223AAF"/>
    <w:rsid w:val="00224345"/>
    <w:rsid w:val="00224955"/>
    <w:rsid w:val="00224C67"/>
    <w:rsid w:val="002256D7"/>
    <w:rsid w:val="0022624C"/>
    <w:rsid w:val="0022695B"/>
    <w:rsid w:val="00226AEC"/>
    <w:rsid w:val="0022743D"/>
    <w:rsid w:val="00227519"/>
    <w:rsid w:val="00227975"/>
    <w:rsid w:val="00227EE5"/>
    <w:rsid w:val="002301D5"/>
    <w:rsid w:val="002308CD"/>
    <w:rsid w:val="00230ECA"/>
    <w:rsid w:val="00231386"/>
    <w:rsid w:val="00231552"/>
    <w:rsid w:val="002319AD"/>
    <w:rsid w:val="00231FA0"/>
    <w:rsid w:val="00232619"/>
    <w:rsid w:val="002328DB"/>
    <w:rsid w:val="002330E0"/>
    <w:rsid w:val="00233AA7"/>
    <w:rsid w:val="00233AC6"/>
    <w:rsid w:val="00233CDA"/>
    <w:rsid w:val="00234528"/>
    <w:rsid w:val="002348BE"/>
    <w:rsid w:val="00234EF1"/>
    <w:rsid w:val="00235E62"/>
    <w:rsid w:val="002369B0"/>
    <w:rsid w:val="0023714F"/>
    <w:rsid w:val="00237722"/>
    <w:rsid w:val="002377B5"/>
    <w:rsid w:val="00237B91"/>
    <w:rsid w:val="0024034A"/>
    <w:rsid w:val="00240834"/>
    <w:rsid w:val="00240BB0"/>
    <w:rsid w:val="00241259"/>
    <w:rsid w:val="002413CA"/>
    <w:rsid w:val="002416A2"/>
    <w:rsid w:val="00241D80"/>
    <w:rsid w:val="002431E5"/>
    <w:rsid w:val="00243815"/>
    <w:rsid w:val="002439C3"/>
    <w:rsid w:val="00243BB9"/>
    <w:rsid w:val="00243F8F"/>
    <w:rsid w:val="002440AE"/>
    <w:rsid w:val="0024412C"/>
    <w:rsid w:val="002446C2"/>
    <w:rsid w:val="0024489E"/>
    <w:rsid w:val="00244F5C"/>
    <w:rsid w:val="00245161"/>
    <w:rsid w:val="00245995"/>
    <w:rsid w:val="00245CF5"/>
    <w:rsid w:val="002461AC"/>
    <w:rsid w:val="0024681D"/>
    <w:rsid w:val="00247081"/>
    <w:rsid w:val="00247119"/>
    <w:rsid w:val="00247D78"/>
    <w:rsid w:val="00247ED1"/>
    <w:rsid w:val="002504D7"/>
    <w:rsid w:val="002508D0"/>
    <w:rsid w:val="002509C4"/>
    <w:rsid w:val="00250A13"/>
    <w:rsid w:val="00250C70"/>
    <w:rsid w:val="00250EDC"/>
    <w:rsid w:val="00251FA6"/>
    <w:rsid w:val="00252CD7"/>
    <w:rsid w:val="00252F9D"/>
    <w:rsid w:val="0025329F"/>
    <w:rsid w:val="002538AE"/>
    <w:rsid w:val="0025395A"/>
    <w:rsid w:val="00253BAF"/>
    <w:rsid w:val="00253FE2"/>
    <w:rsid w:val="002552D9"/>
    <w:rsid w:val="00255692"/>
    <w:rsid w:val="002558F2"/>
    <w:rsid w:val="0025663E"/>
    <w:rsid w:val="0025716E"/>
    <w:rsid w:val="00257548"/>
    <w:rsid w:val="00257F03"/>
    <w:rsid w:val="00260321"/>
    <w:rsid w:val="0026071E"/>
    <w:rsid w:val="00260E26"/>
    <w:rsid w:val="00261973"/>
    <w:rsid w:val="00261D93"/>
    <w:rsid w:val="00261FAF"/>
    <w:rsid w:val="002628AF"/>
    <w:rsid w:val="00262D95"/>
    <w:rsid w:val="00263774"/>
    <w:rsid w:val="002638F4"/>
    <w:rsid w:val="00263ED0"/>
    <w:rsid w:val="00264AD1"/>
    <w:rsid w:val="00265065"/>
    <w:rsid w:val="00265265"/>
    <w:rsid w:val="00265791"/>
    <w:rsid w:val="002659A8"/>
    <w:rsid w:val="00265E28"/>
    <w:rsid w:val="00266443"/>
    <w:rsid w:val="0026671B"/>
    <w:rsid w:val="00266C11"/>
    <w:rsid w:val="00266CCB"/>
    <w:rsid w:val="002674EB"/>
    <w:rsid w:val="00267846"/>
    <w:rsid w:val="00267D3B"/>
    <w:rsid w:val="00267F0E"/>
    <w:rsid w:val="00270447"/>
    <w:rsid w:val="0027044F"/>
    <w:rsid w:val="002704A1"/>
    <w:rsid w:val="0027082A"/>
    <w:rsid w:val="00270BB9"/>
    <w:rsid w:val="002711A5"/>
    <w:rsid w:val="0027123E"/>
    <w:rsid w:val="00271E63"/>
    <w:rsid w:val="00271FCE"/>
    <w:rsid w:val="00272B50"/>
    <w:rsid w:val="00272F25"/>
    <w:rsid w:val="002731C8"/>
    <w:rsid w:val="00273AFC"/>
    <w:rsid w:val="00274999"/>
    <w:rsid w:val="00275540"/>
    <w:rsid w:val="00275A53"/>
    <w:rsid w:val="00276C3E"/>
    <w:rsid w:val="00276FCC"/>
    <w:rsid w:val="00277751"/>
    <w:rsid w:val="00280CEE"/>
    <w:rsid w:val="00280EE9"/>
    <w:rsid w:val="002814F1"/>
    <w:rsid w:val="00281E94"/>
    <w:rsid w:val="0028249A"/>
    <w:rsid w:val="002824F4"/>
    <w:rsid w:val="0028384B"/>
    <w:rsid w:val="0028386E"/>
    <w:rsid w:val="002843A8"/>
    <w:rsid w:val="0028474E"/>
    <w:rsid w:val="00285082"/>
    <w:rsid w:val="0028530E"/>
    <w:rsid w:val="00285C88"/>
    <w:rsid w:val="00285F51"/>
    <w:rsid w:val="00286412"/>
    <w:rsid w:val="00286795"/>
    <w:rsid w:val="0028722C"/>
    <w:rsid w:val="00287238"/>
    <w:rsid w:val="002874AC"/>
    <w:rsid w:val="00290083"/>
    <w:rsid w:val="002901C8"/>
    <w:rsid w:val="00290F08"/>
    <w:rsid w:val="00291299"/>
    <w:rsid w:val="00291989"/>
    <w:rsid w:val="00291C5C"/>
    <w:rsid w:val="002926C8"/>
    <w:rsid w:val="00292B1E"/>
    <w:rsid w:val="00292EB2"/>
    <w:rsid w:val="00293076"/>
    <w:rsid w:val="0029348C"/>
    <w:rsid w:val="002935CA"/>
    <w:rsid w:val="00293816"/>
    <w:rsid w:val="00293C98"/>
    <w:rsid w:val="00294235"/>
    <w:rsid w:val="00295BA7"/>
    <w:rsid w:val="00296485"/>
    <w:rsid w:val="002968A3"/>
    <w:rsid w:val="00296A5D"/>
    <w:rsid w:val="0029709D"/>
    <w:rsid w:val="002A1123"/>
    <w:rsid w:val="002A14EE"/>
    <w:rsid w:val="002A1618"/>
    <w:rsid w:val="002A1833"/>
    <w:rsid w:val="002A1C10"/>
    <w:rsid w:val="002A2F8D"/>
    <w:rsid w:val="002A34EA"/>
    <w:rsid w:val="002A36EB"/>
    <w:rsid w:val="002A45A2"/>
    <w:rsid w:val="002A48FF"/>
    <w:rsid w:val="002A5280"/>
    <w:rsid w:val="002A5788"/>
    <w:rsid w:val="002A5DED"/>
    <w:rsid w:val="002A6055"/>
    <w:rsid w:val="002A6342"/>
    <w:rsid w:val="002A6716"/>
    <w:rsid w:val="002A68BF"/>
    <w:rsid w:val="002A6DE8"/>
    <w:rsid w:val="002A71AA"/>
    <w:rsid w:val="002A7E34"/>
    <w:rsid w:val="002A7EA0"/>
    <w:rsid w:val="002A7F0C"/>
    <w:rsid w:val="002B039D"/>
    <w:rsid w:val="002B0C3B"/>
    <w:rsid w:val="002B0E98"/>
    <w:rsid w:val="002B1159"/>
    <w:rsid w:val="002B125C"/>
    <w:rsid w:val="002B1372"/>
    <w:rsid w:val="002B1626"/>
    <w:rsid w:val="002B1C1E"/>
    <w:rsid w:val="002B3198"/>
    <w:rsid w:val="002B3533"/>
    <w:rsid w:val="002B46C8"/>
    <w:rsid w:val="002B4A05"/>
    <w:rsid w:val="002B4A7B"/>
    <w:rsid w:val="002B5735"/>
    <w:rsid w:val="002B5E79"/>
    <w:rsid w:val="002B624C"/>
    <w:rsid w:val="002B68C3"/>
    <w:rsid w:val="002B69E5"/>
    <w:rsid w:val="002B6A20"/>
    <w:rsid w:val="002B7626"/>
    <w:rsid w:val="002B76C3"/>
    <w:rsid w:val="002B77AA"/>
    <w:rsid w:val="002B7FE1"/>
    <w:rsid w:val="002C0335"/>
    <w:rsid w:val="002C060B"/>
    <w:rsid w:val="002C083E"/>
    <w:rsid w:val="002C093B"/>
    <w:rsid w:val="002C1161"/>
    <w:rsid w:val="002C1D6F"/>
    <w:rsid w:val="002C227E"/>
    <w:rsid w:val="002C23CF"/>
    <w:rsid w:val="002C243A"/>
    <w:rsid w:val="002C3027"/>
    <w:rsid w:val="002C352E"/>
    <w:rsid w:val="002C3CDA"/>
    <w:rsid w:val="002C3FDE"/>
    <w:rsid w:val="002C4B12"/>
    <w:rsid w:val="002C4EDF"/>
    <w:rsid w:val="002C5247"/>
    <w:rsid w:val="002C5B61"/>
    <w:rsid w:val="002C5B9A"/>
    <w:rsid w:val="002C5CAC"/>
    <w:rsid w:val="002C5DF9"/>
    <w:rsid w:val="002C62A4"/>
    <w:rsid w:val="002C79DE"/>
    <w:rsid w:val="002D08F7"/>
    <w:rsid w:val="002D0A5F"/>
    <w:rsid w:val="002D0A73"/>
    <w:rsid w:val="002D163C"/>
    <w:rsid w:val="002D1BAF"/>
    <w:rsid w:val="002D20E6"/>
    <w:rsid w:val="002D2398"/>
    <w:rsid w:val="002D239A"/>
    <w:rsid w:val="002D2542"/>
    <w:rsid w:val="002D2673"/>
    <w:rsid w:val="002D2D0B"/>
    <w:rsid w:val="002D2D73"/>
    <w:rsid w:val="002D2E71"/>
    <w:rsid w:val="002D307D"/>
    <w:rsid w:val="002D3665"/>
    <w:rsid w:val="002D398E"/>
    <w:rsid w:val="002D3DA3"/>
    <w:rsid w:val="002D4008"/>
    <w:rsid w:val="002D5374"/>
    <w:rsid w:val="002D63A9"/>
    <w:rsid w:val="002D68E3"/>
    <w:rsid w:val="002D6A90"/>
    <w:rsid w:val="002E0095"/>
    <w:rsid w:val="002E0201"/>
    <w:rsid w:val="002E0A61"/>
    <w:rsid w:val="002E0FEB"/>
    <w:rsid w:val="002E14C1"/>
    <w:rsid w:val="002E2139"/>
    <w:rsid w:val="002E384C"/>
    <w:rsid w:val="002E3D85"/>
    <w:rsid w:val="002E465F"/>
    <w:rsid w:val="002E4BB2"/>
    <w:rsid w:val="002E616A"/>
    <w:rsid w:val="002E6229"/>
    <w:rsid w:val="002E68A2"/>
    <w:rsid w:val="002E6B56"/>
    <w:rsid w:val="002E6E51"/>
    <w:rsid w:val="002E6F4F"/>
    <w:rsid w:val="002E797C"/>
    <w:rsid w:val="002F099B"/>
    <w:rsid w:val="002F0A47"/>
    <w:rsid w:val="002F1630"/>
    <w:rsid w:val="002F1763"/>
    <w:rsid w:val="002F1AF6"/>
    <w:rsid w:val="002F36B7"/>
    <w:rsid w:val="002F3BE4"/>
    <w:rsid w:val="002F44DF"/>
    <w:rsid w:val="002F4743"/>
    <w:rsid w:val="002F4E9D"/>
    <w:rsid w:val="002F500A"/>
    <w:rsid w:val="002F5233"/>
    <w:rsid w:val="002F5521"/>
    <w:rsid w:val="002F5831"/>
    <w:rsid w:val="002F6C5C"/>
    <w:rsid w:val="002F794A"/>
    <w:rsid w:val="003009B2"/>
    <w:rsid w:val="0030111E"/>
    <w:rsid w:val="0030150E"/>
    <w:rsid w:val="00301899"/>
    <w:rsid w:val="003019BA"/>
    <w:rsid w:val="00301AF3"/>
    <w:rsid w:val="00301C65"/>
    <w:rsid w:val="00301D1E"/>
    <w:rsid w:val="003021F7"/>
    <w:rsid w:val="00302692"/>
    <w:rsid w:val="00302FB1"/>
    <w:rsid w:val="0030457B"/>
    <w:rsid w:val="00304764"/>
    <w:rsid w:val="0030479C"/>
    <w:rsid w:val="00304986"/>
    <w:rsid w:val="00304A3F"/>
    <w:rsid w:val="00304F56"/>
    <w:rsid w:val="003058AD"/>
    <w:rsid w:val="003058B5"/>
    <w:rsid w:val="00306402"/>
    <w:rsid w:val="0030660D"/>
    <w:rsid w:val="00306CA3"/>
    <w:rsid w:val="00306DAD"/>
    <w:rsid w:val="00306F38"/>
    <w:rsid w:val="00307686"/>
    <w:rsid w:val="00307E3B"/>
    <w:rsid w:val="00310109"/>
    <w:rsid w:val="0031064B"/>
    <w:rsid w:val="00310DCA"/>
    <w:rsid w:val="0031161B"/>
    <w:rsid w:val="003121AC"/>
    <w:rsid w:val="00312269"/>
    <w:rsid w:val="0031255E"/>
    <w:rsid w:val="00312A2D"/>
    <w:rsid w:val="00312AEF"/>
    <w:rsid w:val="003132CB"/>
    <w:rsid w:val="00313331"/>
    <w:rsid w:val="00313A5E"/>
    <w:rsid w:val="00313D63"/>
    <w:rsid w:val="00314174"/>
    <w:rsid w:val="00314384"/>
    <w:rsid w:val="00314A6C"/>
    <w:rsid w:val="00314B92"/>
    <w:rsid w:val="00314D42"/>
    <w:rsid w:val="00315434"/>
    <w:rsid w:val="003155C4"/>
    <w:rsid w:val="00315983"/>
    <w:rsid w:val="003168A0"/>
    <w:rsid w:val="00316D58"/>
    <w:rsid w:val="00316DA6"/>
    <w:rsid w:val="003176CC"/>
    <w:rsid w:val="003203F0"/>
    <w:rsid w:val="0032078D"/>
    <w:rsid w:val="00320888"/>
    <w:rsid w:val="00322CA4"/>
    <w:rsid w:val="00322DBF"/>
    <w:rsid w:val="00323CBF"/>
    <w:rsid w:val="00323D7E"/>
    <w:rsid w:val="00324025"/>
    <w:rsid w:val="00324257"/>
    <w:rsid w:val="00324862"/>
    <w:rsid w:val="00324CC4"/>
    <w:rsid w:val="00324E9D"/>
    <w:rsid w:val="00325050"/>
    <w:rsid w:val="003251D4"/>
    <w:rsid w:val="00325242"/>
    <w:rsid w:val="003254DB"/>
    <w:rsid w:val="00325798"/>
    <w:rsid w:val="00325CFB"/>
    <w:rsid w:val="00325EDD"/>
    <w:rsid w:val="003263BE"/>
    <w:rsid w:val="0032645F"/>
    <w:rsid w:val="0032673E"/>
    <w:rsid w:val="00326958"/>
    <w:rsid w:val="003269DB"/>
    <w:rsid w:val="00326B70"/>
    <w:rsid w:val="00326DB8"/>
    <w:rsid w:val="00326E1C"/>
    <w:rsid w:val="00327044"/>
    <w:rsid w:val="003272FB"/>
    <w:rsid w:val="003278E4"/>
    <w:rsid w:val="00327EE4"/>
    <w:rsid w:val="00330218"/>
    <w:rsid w:val="003307AC"/>
    <w:rsid w:val="00330AAD"/>
    <w:rsid w:val="00331BE9"/>
    <w:rsid w:val="003321E9"/>
    <w:rsid w:val="003339A8"/>
    <w:rsid w:val="00333A0D"/>
    <w:rsid w:val="00333A14"/>
    <w:rsid w:val="00334372"/>
    <w:rsid w:val="00334544"/>
    <w:rsid w:val="00334938"/>
    <w:rsid w:val="00336FA2"/>
    <w:rsid w:val="003374C5"/>
    <w:rsid w:val="00337653"/>
    <w:rsid w:val="00337E4C"/>
    <w:rsid w:val="00337EA8"/>
    <w:rsid w:val="00340B9B"/>
    <w:rsid w:val="00341556"/>
    <w:rsid w:val="00341582"/>
    <w:rsid w:val="00341733"/>
    <w:rsid w:val="003425A5"/>
    <w:rsid w:val="00342A01"/>
    <w:rsid w:val="003438D1"/>
    <w:rsid w:val="00343B28"/>
    <w:rsid w:val="00343B87"/>
    <w:rsid w:val="00344545"/>
    <w:rsid w:val="0034466E"/>
    <w:rsid w:val="003452C7"/>
    <w:rsid w:val="00345CC4"/>
    <w:rsid w:val="00345DAC"/>
    <w:rsid w:val="00346182"/>
    <w:rsid w:val="003461AB"/>
    <w:rsid w:val="00346388"/>
    <w:rsid w:val="00346523"/>
    <w:rsid w:val="00347919"/>
    <w:rsid w:val="003503AF"/>
    <w:rsid w:val="00350554"/>
    <w:rsid w:val="003505A4"/>
    <w:rsid w:val="003505A5"/>
    <w:rsid w:val="003509E5"/>
    <w:rsid w:val="00350BE7"/>
    <w:rsid w:val="00351420"/>
    <w:rsid w:val="003519A7"/>
    <w:rsid w:val="00351C45"/>
    <w:rsid w:val="003521B7"/>
    <w:rsid w:val="00352433"/>
    <w:rsid w:val="003526FF"/>
    <w:rsid w:val="003533CA"/>
    <w:rsid w:val="003535E6"/>
    <w:rsid w:val="0035465E"/>
    <w:rsid w:val="00354E3E"/>
    <w:rsid w:val="00354EC6"/>
    <w:rsid w:val="003557E1"/>
    <w:rsid w:val="00355A0A"/>
    <w:rsid w:val="00355F4D"/>
    <w:rsid w:val="0035638B"/>
    <w:rsid w:val="00356E44"/>
    <w:rsid w:val="00357190"/>
    <w:rsid w:val="003572A5"/>
    <w:rsid w:val="0035745D"/>
    <w:rsid w:val="00357509"/>
    <w:rsid w:val="00357713"/>
    <w:rsid w:val="00357B9D"/>
    <w:rsid w:val="0036001B"/>
    <w:rsid w:val="003604AD"/>
    <w:rsid w:val="0036129C"/>
    <w:rsid w:val="003619AC"/>
    <w:rsid w:val="00361A34"/>
    <w:rsid w:val="00362023"/>
    <w:rsid w:val="003620C7"/>
    <w:rsid w:val="00362E27"/>
    <w:rsid w:val="00363741"/>
    <w:rsid w:val="003637A1"/>
    <w:rsid w:val="00363957"/>
    <w:rsid w:val="00363993"/>
    <w:rsid w:val="00365AE6"/>
    <w:rsid w:val="00366C13"/>
    <w:rsid w:val="00367281"/>
    <w:rsid w:val="00371904"/>
    <w:rsid w:val="00371E3B"/>
    <w:rsid w:val="003722DF"/>
    <w:rsid w:val="00372C50"/>
    <w:rsid w:val="00372D48"/>
    <w:rsid w:val="0037367A"/>
    <w:rsid w:val="00373C4F"/>
    <w:rsid w:val="00374BB0"/>
    <w:rsid w:val="00374CD1"/>
    <w:rsid w:val="00375251"/>
    <w:rsid w:val="00375622"/>
    <w:rsid w:val="00375922"/>
    <w:rsid w:val="00376056"/>
    <w:rsid w:val="003763B2"/>
    <w:rsid w:val="003764BC"/>
    <w:rsid w:val="00376889"/>
    <w:rsid w:val="003768BC"/>
    <w:rsid w:val="003770FB"/>
    <w:rsid w:val="003772EB"/>
    <w:rsid w:val="00377929"/>
    <w:rsid w:val="003801A1"/>
    <w:rsid w:val="00380360"/>
    <w:rsid w:val="0038058A"/>
    <w:rsid w:val="00380986"/>
    <w:rsid w:val="00380CC6"/>
    <w:rsid w:val="00380E8D"/>
    <w:rsid w:val="003811A8"/>
    <w:rsid w:val="003813EA"/>
    <w:rsid w:val="00381705"/>
    <w:rsid w:val="00381D48"/>
    <w:rsid w:val="00381DCA"/>
    <w:rsid w:val="00381FEC"/>
    <w:rsid w:val="003820AD"/>
    <w:rsid w:val="003824DA"/>
    <w:rsid w:val="003835D9"/>
    <w:rsid w:val="00383716"/>
    <w:rsid w:val="00384BCF"/>
    <w:rsid w:val="00385049"/>
    <w:rsid w:val="00385103"/>
    <w:rsid w:val="00385541"/>
    <w:rsid w:val="003869C4"/>
    <w:rsid w:val="00386EC9"/>
    <w:rsid w:val="0038735C"/>
    <w:rsid w:val="0038772D"/>
    <w:rsid w:val="00387A28"/>
    <w:rsid w:val="003902C5"/>
    <w:rsid w:val="00390930"/>
    <w:rsid w:val="00390A7E"/>
    <w:rsid w:val="00390CCE"/>
    <w:rsid w:val="00390FFD"/>
    <w:rsid w:val="00391147"/>
    <w:rsid w:val="003912E1"/>
    <w:rsid w:val="00391BCC"/>
    <w:rsid w:val="0039238A"/>
    <w:rsid w:val="00392B7C"/>
    <w:rsid w:val="00393B96"/>
    <w:rsid w:val="0039429C"/>
    <w:rsid w:val="003943B9"/>
    <w:rsid w:val="00394722"/>
    <w:rsid w:val="00394CE5"/>
    <w:rsid w:val="003956FD"/>
    <w:rsid w:val="00396DC3"/>
    <w:rsid w:val="00396F6B"/>
    <w:rsid w:val="003972BB"/>
    <w:rsid w:val="003A0312"/>
    <w:rsid w:val="003A07D1"/>
    <w:rsid w:val="003A1048"/>
    <w:rsid w:val="003A12DD"/>
    <w:rsid w:val="003A138D"/>
    <w:rsid w:val="003A1691"/>
    <w:rsid w:val="003A1785"/>
    <w:rsid w:val="003A27C6"/>
    <w:rsid w:val="003A2F08"/>
    <w:rsid w:val="003A4191"/>
    <w:rsid w:val="003A4A32"/>
    <w:rsid w:val="003A4EDA"/>
    <w:rsid w:val="003A556F"/>
    <w:rsid w:val="003A6801"/>
    <w:rsid w:val="003A798B"/>
    <w:rsid w:val="003A79C8"/>
    <w:rsid w:val="003A7CC1"/>
    <w:rsid w:val="003B03C8"/>
    <w:rsid w:val="003B0580"/>
    <w:rsid w:val="003B058B"/>
    <w:rsid w:val="003B0DA7"/>
    <w:rsid w:val="003B1690"/>
    <w:rsid w:val="003B16AA"/>
    <w:rsid w:val="003B1756"/>
    <w:rsid w:val="003B19DE"/>
    <w:rsid w:val="003B1A18"/>
    <w:rsid w:val="003B26CB"/>
    <w:rsid w:val="003B292B"/>
    <w:rsid w:val="003B2956"/>
    <w:rsid w:val="003B2D8B"/>
    <w:rsid w:val="003B2DE3"/>
    <w:rsid w:val="003B306F"/>
    <w:rsid w:val="003B3B71"/>
    <w:rsid w:val="003B4BDD"/>
    <w:rsid w:val="003B521D"/>
    <w:rsid w:val="003B53C4"/>
    <w:rsid w:val="003B57CD"/>
    <w:rsid w:val="003B5AF4"/>
    <w:rsid w:val="003B6073"/>
    <w:rsid w:val="003B6B2B"/>
    <w:rsid w:val="003B777B"/>
    <w:rsid w:val="003B77D3"/>
    <w:rsid w:val="003C0204"/>
    <w:rsid w:val="003C05AE"/>
    <w:rsid w:val="003C13D4"/>
    <w:rsid w:val="003C162F"/>
    <w:rsid w:val="003C177B"/>
    <w:rsid w:val="003C1F90"/>
    <w:rsid w:val="003C23B7"/>
    <w:rsid w:val="003C24EF"/>
    <w:rsid w:val="003C2524"/>
    <w:rsid w:val="003C25E8"/>
    <w:rsid w:val="003C266B"/>
    <w:rsid w:val="003C2AEC"/>
    <w:rsid w:val="003C3240"/>
    <w:rsid w:val="003C326D"/>
    <w:rsid w:val="003C3E1D"/>
    <w:rsid w:val="003C41F8"/>
    <w:rsid w:val="003C4613"/>
    <w:rsid w:val="003C46C2"/>
    <w:rsid w:val="003C4E23"/>
    <w:rsid w:val="003C4FE5"/>
    <w:rsid w:val="003C57A0"/>
    <w:rsid w:val="003C592A"/>
    <w:rsid w:val="003C6246"/>
    <w:rsid w:val="003C62D1"/>
    <w:rsid w:val="003C6A01"/>
    <w:rsid w:val="003C6C93"/>
    <w:rsid w:val="003C71F8"/>
    <w:rsid w:val="003C768A"/>
    <w:rsid w:val="003D0519"/>
    <w:rsid w:val="003D0562"/>
    <w:rsid w:val="003D0D74"/>
    <w:rsid w:val="003D135B"/>
    <w:rsid w:val="003D137F"/>
    <w:rsid w:val="003D13BB"/>
    <w:rsid w:val="003D14B4"/>
    <w:rsid w:val="003D16E6"/>
    <w:rsid w:val="003D16E9"/>
    <w:rsid w:val="003D1FF6"/>
    <w:rsid w:val="003D25B0"/>
    <w:rsid w:val="003D25ED"/>
    <w:rsid w:val="003D2AD9"/>
    <w:rsid w:val="003D3BC1"/>
    <w:rsid w:val="003D4E35"/>
    <w:rsid w:val="003D586E"/>
    <w:rsid w:val="003D5913"/>
    <w:rsid w:val="003D5BA5"/>
    <w:rsid w:val="003D5EEE"/>
    <w:rsid w:val="003D6D61"/>
    <w:rsid w:val="003D708E"/>
    <w:rsid w:val="003D7FB5"/>
    <w:rsid w:val="003E0D04"/>
    <w:rsid w:val="003E0FE6"/>
    <w:rsid w:val="003E17E6"/>
    <w:rsid w:val="003E2382"/>
    <w:rsid w:val="003E23F7"/>
    <w:rsid w:val="003E3311"/>
    <w:rsid w:val="003E3C27"/>
    <w:rsid w:val="003E3E57"/>
    <w:rsid w:val="003E48C6"/>
    <w:rsid w:val="003E4BC0"/>
    <w:rsid w:val="003E5314"/>
    <w:rsid w:val="003E61B5"/>
    <w:rsid w:val="003E6398"/>
    <w:rsid w:val="003E6615"/>
    <w:rsid w:val="003E6ADA"/>
    <w:rsid w:val="003E7093"/>
    <w:rsid w:val="003E70F7"/>
    <w:rsid w:val="003E76D9"/>
    <w:rsid w:val="003F0409"/>
    <w:rsid w:val="003F0694"/>
    <w:rsid w:val="003F079E"/>
    <w:rsid w:val="003F1580"/>
    <w:rsid w:val="003F1AC1"/>
    <w:rsid w:val="003F1F43"/>
    <w:rsid w:val="003F2509"/>
    <w:rsid w:val="003F2E4B"/>
    <w:rsid w:val="003F3511"/>
    <w:rsid w:val="003F39C9"/>
    <w:rsid w:val="003F3B87"/>
    <w:rsid w:val="003F4785"/>
    <w:rsid w:val="003F4B40"/>
    <w:rsid w:val="003F4FE9"/>
    <w:rsid w:val="003F5205"/>
    <w:rsid w:val="003F5EA1"/>
    <w:rsid w:val="003F70D4"/>
    <w:rsid w:val="003F74DF"/>
    <w:rsid w:val="003F7794"/>
    <w:rsid w:val="003F7A90"/>
    <w:rsid w:val="004002E1"/>
    <w:rsid w:val="00400631"/>
    <w:rsid w:val="0040073E"/>
    <w:rsid w:val="00400BE9"/>
    <w:rsid w:val="00400F3E"/>
    <w:rsid w:val="004010FD"/>
    <w:rsid w:val="004011A1"/>
    <w:rsid w:val="0040148E"/>
    <w:rsid w:val="00401956"/>
    <w:rsid w:val="0040299E"/>
    <w:rsid w:val="00402ADA"/>
    <w:rsid w:val="00402CB7"/>
    <w:rsid w:val="00402CDE"/>
    <w:rsid w:val="00402F3E"/>
    <w:rsid w:val="00403CDB"/>
    <w:rsid w:val="004045F3"/>
    <w:rsid w:val="004057FA"/>
    <w:rsid w:val="00405E66"/>
    <w:rsid w:val="00406088"/>
    <w:rsid w:val="004061C3"/>
    <w:rsid w:val="00406CE8"/>
    <w:rsid w:val="00407069"/>
    <w:rsid w:val="00407C0F"/>
    <w:rsid w:val="00407C51"/>
    <w:rsid w:val="0041023A"/>
    <w:rsid w:val="00410627"/>
    <w:rsid w:val="00411268"/>
    <w:rsid w:val="00411915"/>
    <w:rsid w:val="00411C96"/>
    <w:rsid w:val="004122C4"/>
    <w:rsid w:val="004128BF"/>
    <w:rsid w:val="00413AC6"/>
    <w:rsid w:val="0041445D"/>
    <w:rsid w:val="00414840"/>
    <w:rsid w:val="00414A51"/>
    <w:rsid w:val="00414CBF"/>
    <w:rsid w:val="00415436"/>
    <w:rsid w:val="0041563B"/>
    <w:rsid w:val="0041566A"/>
    <w:rsid w:val="00415748"/>
    <w:rsid w:val="00415E85"/>
    <w:rsid w:val="00416078"/>
    <w:rsid w:val="0041690E"/>
    <w:rsid w:val="00416FDE"/>
    <w:rsid w:val="004170C2"/>
    <w:rsid w:val="00417EE5"/>
    <w:rsid w:val="00417F15"/>
    <w:rsid w:val="00420198"/>
    <w:rsid w:val="0042053C"/>
    <w:rsid w:val="00420BC6"/>
    <w:rsid w:val="00420D57"/>
    <w:rsid w:val="00421CD8"/>
    <w:rsid w:val="00422C9A"/>
    <w:rsid w:val="004232D6"/>
    <w:rsid w:val="004239C7"/>
    <w:rsid w:val="0042401A"/>
    <w:rsid w:val="0042425B"/>
    <w:rsid w:val="004244BA"/>
    <w:rsid w:val="004246C1"/>
    <w:rsid w:val="004247B4"/>
    <w:rsid w:val="00425353"/>
    <w:rsid w:val="004254E6"/>
    <w:rsid w:val="00425845"/>
    <w:rsid w:val="00425E2E"/>
    <w:rsid w:val="00425EA5"/>
    <w:rsid w:val="00426098"/>
    <w:rsid w:val="004260D5"/>
    <w:rsid w:val="00426135"/>
    <w:rsid w:val="00426163"/>
    <w:rsid w:val="00426A86"/>
    <w:rsid w:val="00426CA8"/>
    <w:rsid w:val="00427210"/>
    <w:rsid w:val="00427320"/>
    <w:rsid w:val="0042784A"/>
    <w:rsid w:val="00427E20"/>
    <w:rsid w:val="0043035F"/>
    <w:rsid w:val="00430377"/>
    <w:rsid w:val="00430FBF"/>
    <w:rsid w:val="00431054"/>
    <w:rsid w:val="004311E3"/>
    <w:rsid w:val="00431202"/>
    <w:rsid w:val="0043341D"/>
    <w:rsid w:val="00433768"/>
    <w:rsid w:val="00433842"/>
    <w:rsid w:val="00433A57"/>
    <w:rsid w:val="004354A5"/>
    <w:rsid w:val="00435801"/>
    <w:rsid w:val="00435983"/>
    <w:rsid w:val="0043657C"/>
    <w:rsid w:val="00436A42"/>
    <w:rsid w:val="004377BF"/>
    <w:rsid w:val="00440BF9"/>
    <w:rsid w:val="00441601"/>
    <w:rsid w:val="004417BF"/>
    <w:rsid w:val="00442582"/>
    <w:rsid w:val="00442CC3"/>
    <w:rsid w:val="00442D8C"/>
    <w:rsid w:val="00444D91"/>
    <w:rsid w:val="00444DFA"/>
    <w:rsid w:val="004452B0"/>
    <w:rsid w:val="00445390"/>
    <w:rsid w:val="00445C0C"/>
    <w:rsid w:val="00446057"/>
    <w:rsid w:val="00446335"/>
    <w:rsid w:val="00446F4B"/>
    <w:rsid w:val="00447750"/>
    <w:rsid w:val="00447941"/>
    <w:rsid w:val="00447FFC"/>
    <w:rsid w:val="00450135"/>
    <w:rsid w:val="0045024F"/>
    <w:rsid w:val="00450777"/>
    <w:rsid w:val="004507B9"/>
    <w:rsid w:val="00450E7A"/>
    <w:rsid w:val="0045116E"/>
    <w:rsid w:val="0045147B"/>
    <w:rsid w:val="0045163F"/>
    <w:rsid w:val="004522C8"/>
    <w:rsid w:val="00452CED"/>
    <w:rsid w:val="004536AA"/>
    <w:rsid w:val="00454A48"/>
    <w:rsid w:val="00454DB7"/>
    <w:rsid w:val="00455334"/>
    <w:rsid w:val="0045598C"/>
    <w:rsid w:val="00455D12"/>
    <w:rsid w:val="00455D2A"/>
    <w:rsid w:val="004565BE"/>
    <w:rsid w:val="00456653"/>
    <w:rsid w:val="00456D31"/>
    <w:rsid w:val="00457590"/>
    <w:rsid w:val="00457A8B"/>
    <w:rsid w:val="00457AE8"/>
    <w:rsid w:val="00457F18"/>
    <w:rsid w:val="004605FA"/>
    <w:rsid w:val="00460838"/>
    <w:rsid w:val="004609F3"/>
    <w:rsid w:val="00460A80"/>
    <w:rsid w:val="00460E1A"/>
    <w:rsid w:val="0046129A"/>
    <w:rsid w:val="00461B1C"/>
    <w:rsid w:val="004627F0"/>
    <w:rsid w:val="0046424B"/>
    <w:rsid w:val="00464496"/>
    <w:rsid w:val="00465C69"/>
    <w:rsid w:val="0046654A"/>
    <w:rsid w:val="004665E5"/>
    <w:rsid w:val="00466F45"/>
    <w:rsid w:val="00467614"/>
    <w:rsid w:val="004678F8"/>
    <w:rsid w:val="00467A0B"/>
    <w:rsid w:val="00467C5A"/>
    <w:rsid w:val="00467E62"/>
    <w:rsid w:val="00470106"/>
    <w:rsid w:val="004702E9"/>
    <w:rsid w:val="004707C1"/>
    <w:rsid w:val="00470B55"/>
    <w:rsid w:val="00470C94"/>
    <w:rsid w:val="00470F3C"/>
    <w:rsid w:val="004710B5"/>
    <w:rsid w:val="004714CB"/>
    <w:rsid w:val="00471534"/>
    <w:rsid w:val="004717C0"/>
    <w:rsid w:val="00471C82"/>
    <w:rsid w:val="00471FDA"/>
    <w:rsid w:val="004722F3"/>
    <w:rsid w:val="004724D5"/>
    <w:rsid w:val="00472A62"/>
    <w:rsid w:val="00472C79"/>
    <w:rsid w:val="00472F64"/>
    <w:rsid w:val="00473499"/>
    <w:rsid w:val="0047379E"/>
    <w:rsid w:val="00473E7F"/>
    <w:rsid w:val="004749A5"/>
    <w:rsid w:val="00474A26"/>
    <w:rsid w:val="0047524D"/>
    <w:rsid w:val="004754D6"/>
    <w:rsid w:val="00476202"/>
    <w:rsid w:val="00476642"/>
    <w:rsid w:val="00476843"/>
    <w:rsid w:val="00476A70"/>
    <w:rsid w:val="00476E15"/>
    <w:rsid w:val="004770EF"/>
    <w:rsid w:val="00477A42"/>
    <w:rsid w:val="00477CD2"/>
    <w:rsid w:val="00477EEA"/>
    <w:rsid w:val="00480076"/>
    <w:rsid w:val="004801BD"/>
    <w:rsid w:val="004801F9"/>
    <w:rsid w:val="00480CAF"/>
    <w:rsid w:val="00480D76"/>
    <w:rsid w:val="00481571"/>
    <w:rsid w:val="004817DF"/>
    <w:rsid w:val="004820AD"/>
    <w:rsid w:val="004822D1"/>
    <w:rsid w:val="00482E84"/>
    <w:rsid w:val="0048305F"/>
    <w:rsid w:val="0048382E"/>
    <w:rsid w:val="00483EA8"/>
    <w:rsid w:val="00484674"/>
    <w:rsid w:val="00484AAA"/>
    <w:rsid w:val="00484CAE"/>
    <w:rsid w:val="00484E49"/>
    <w:rsid w:val="00485DBE"/>
    <w:rsid w:val="0048615D"/>
    <w:rsid w:val="0048647A"/>
    <w:rsid w:val="00486D13"/>
    <w:rsid w:val="00486D1B"/>
    <w:rsid w:val="00486E62"/>
    <w:rsid w:val="004871DA"/>
    <w:rsid w:val="004876C7"/>
    <w:rsid w:val="004900A4"/>
    <w:rsid w:val="0049064E"/>
    <w:rsid w:val="0049097E"/>
    <w:rsid w:val="00490FA4"/>
    <w:rsid w:val="00491029"/>
    <w:rsid w:val="00492724"/>
    <w:rsid w:val="004932F9"/>
    <w:rsid w:val="004932FE"/>
    <w:rsid w:val="00493576"/>
    <w:rsid w:val="00493609"/>
    <w:rsid w:val="00493DFD"/>
    <w:rsid w:val="00494373"/>
    <w:rsid w:val="00494741"/>
    <w:rsid w:val="00494ADA"/>
    <w:rsid w:val="0049500E"/>
    <w:rsid w:val="004952A6"/>
    <w:rsid w:val="00495C82"/>
    <w:rsid w:val="004965DC"/>
    <w:rsid w:val="004976D7"/>
    <w:rsid w:val="004A0057"/>
    <w:rsid w:val="004A0E85"/>
    <w:rsid w:val="004A2094"/>
    <w:rsid w:val="004A2B80"/>
    <w:rsid w:val="004A2C2D"/>
    <w:rsid w:val="004A2C59"/>
    <w:rsid w:val="004A2E1A"/>
    <w:rsid w:val="004A2FE9"/>
    <w:rsid w:val="004A4300"/>
    <w:rsid w:val="004A4C1F"/>
    <w:rsid w:val="004A51E4"/>
    <w:rsid w:val="004A572F"/>
    <w:rsid w:val="004A5A12"/>
    <w:rsid w:val="004A5A3F"/>
    <w:rsid w:val="004A62A9"/>
    <w:rsid w:val="004A6561"/>
    <w:rsid w:val="004A721C"/>
    <w:rsid w:val="004A7540"/>
    <w:rsid w:val="004A7BFE"/>
    <w:rsid w:val="004A7C2E"/>
    <w:rsid w:val="004A7D91"/>
    <w:rsid w:val="004B010B"/>
    <w:rsid w:val="004B0759"/>
    <w:rsid w:val="004B0BF5"/>
    <w:rsid w:val="004B0E39"/>
    <w:rsid w:val="004B12C6"/>
    <w:rsid w:val="004B17FF"/>
    <w:rsid w:val="004B190A"/>
    <w:rsid w:val="004B1AA4"/>
    <w:rsid w:val="004B1C40"/>
    <w:rsid w:val="004B2763"/>
    <w:rsid w:val="004B2C0F"/>
    <w:rsid w:val="004B2D20"/>
    <w:rsid w:val="004B309A"/>
    <w:rsid w:val="004B33F2"/>
    <w:rsid w:val="004B34F3"/>
    <w:rsid w:val="004B3543"/>
    <w:rsid w:val="004B38A5"/>
    <w:rsid w:val="004B3C17"/>
    <w:rsid w:val="004B45FB"/>
    <w:rsid w:val="004B469F"/>
    <w:rsid w:val="004B4B17"/>
    <w:rsid w:val="004B4B8F"/>
    <w:rsid w:val="004B5073"/>
    <w:rsid w:val="004B5797"/>
    <w:rsid w:val="004B5864"/>
    <w:rsid w:val="004B5EC4"/>
    <w:rsid w:val="004B5F99"/>
    <w:rsid w:val="004B6D68"/>
    <w:rsid w:val="004B6E04"/>
    <w:rsid w:val="004B7742"/>
    <w:rsid w:val="004B786E"/>
    <w:rsid w:val="004B7B86"/>
    <w:rsid w:val="004B7F55"/>
    <w:rsid w:val="004C00C8"/>
    <w:rsid w:val="004C0373"/>
    <w:rsid w:val="004C06F5"/>
    <w:rsid w:val="004C0D05"/>
    <w:rsid w:val="004C0D50"/>
    <w:rsid w:val="004C1228"/>
    <w:rsid w:val="004C17EC"/>
    <w:rsid w:val="004C190C"/>
    <w:rsid w:val="004C1CAF"/>
    <w:rsid w:val="004C2036"/>
    <w:rsid w:val="004C2447"/>
    <w:rsid w:val="004C25C2"/>
    <w:rsid w:val="004C26D3"/>
    <w:rsid w:val="004C2B42"/>
    <w:rsid w:val="004C326B"/>
    <w:rsid w:val="004C38D8"/>
    <w:rsid w:val="004C3A5B"/>
    <w:rsid w:val="004C3F84"/>
    <w:rsid w:val="004C3FE1"/>
    <w:rsid w:val="004C4256"/>
    <w:rsid w:val="004C42DF"/>
    <w:rsid w:val="004C4DF2"/>
    <w:rsid w:val="004C5BDB"/>
    <w:rsid w:val="004C645A"/>
    <w:rsid w:val="004C6553"/>
    <w:rsid w:val="004C68FA"/>
    <w:rsid w:val="004C7425"/>
    <w:rsid w:val="004C7981"/>
    <w:rsid w:val="004C7B33"/>
    <w:rsid w:val="004C7FCD"/>
    <w:rsid w:val="004D012C"/>
    <w:rsid w:val="004D0186"/>
    <w:rsid w:val="004D025F"/>
    <w:rsid w:val="004D0333"/>
    <w:rsid w:val="004D0999"/>
    <w:rsid w:val="004D1899"/>
    <w:rsid w:val="004D19B0"/>
    <w:rsid w:val="004D1AF9"/>
    <w:rsid w:val="004D21D5"/>
    <w:rsid w:val="004D22D7"/>
    <w:rsid w:val="004D27EA"/>
    <w:rsid w:val="004D282A"/>
    <w:rsid w:val="004D293E"/>
    <w:rsid w:val="004D3A20"/>
    <w:rsid w:val="004D3B86"/>
    <w:rsid w:val="004D3DDA"/>
    <w:rsid w:val="004D49F4"/>
    <w:rsid w:val="004D4C6F"/>
    <w:rsid w:val="004D507D"/>
    <w:rsid w:val="004D5B2F"/>
    <w:rsid w:val="004D60D2"/>
    <w:rsid w:val="004D63FB"/>
    <w:rsid w:val="004D6A14"/>
    <w:rsid w:val="004D6D4E"/>
    <w:rsid w:val="004D7352"/>
    <w:rsid w:val="004D7718"/>
    <w:rsid w:val="004D7BC6"/>
    <w:rsid w:val="004D7BE5"/>
    <w:rsid w:val="004D7ECA"/>
    <w:rsid w:val="004E06CB"/>
    <w:rsid w:val="004E13E8"/>
    <w:rsid w:val="004E1604"/>
    <w:rsid w:val="004E1889"/>
    <w:rsid w:val="004E18AA"/>
    <w:rsid w:val="004E18B5"/>
    <w:rsid w:val="004E18F1"/>
    <w:rsid w:val="004E1D3D"/>
    <w:rsid w:val="004E224F"/>
    <w:rsid w:val="004E2966"/>
    <w:rsid w:val="004E2E46"/>
    <w:rsid w:val="004E2F5A"/>
    <w:rsid w:val="004E32D5"/>
    <w:rsid w:val="004E37E9"/>
    <w:rsid w:val="004E3A5F"/>
    <w:rsid w:val="004E3FE1"/>
    <w:rsid w:val="004E4B9D"/>
    <w:rsid w:val="004E52CA"/>
    <w:rsid w:val="004E551A"/>
    <w:rsid w:val="004E5D0A"/>
    <w:rsid w:val="004E65AC"/>
    <w:rsid w:val="004E6677"/>
    <w:rsid w:val="004E717E"/>
    <w:rsid w:val="004E7C03"/>
    <w:rsid w:val="004E7D1B"/>
    <w:rsid w:val="004F0263"/>
    <w:rsid w:val="004F1362"/>
    <w:rsid w:val="004F1506"/>
    <w:rsid w:val="004F248C"/>
    <w:rsid w:val="004F2787"/>
    <w:rsid w:val="004F286A"/>
    <w:rsid w:val="004F2DCA"/>
    <w:rsid w:val="004F3485"/>
    <w:rsid w:val="004F3BA6"/>
    <w:rsid w:val="004F4242"/>
    <w:rsid w:val="004F4671"/>
    <w:rsid w:val="004F5730"/>
    <w:rsid w:val="004F5D29"/>
    <w:rsid w:val="004F5FCD"/>
    <w:rsid w:val="004F63CA"/>
    <w:rsid w:val="004F6456"/>
    <w:rsid w:val="004F6850"/>
    <w:rsid w:val="004F6A9B"/>
    <w:rsid w:val="004F6AD3"/>
    <w:rsid w:val="004F6ED4"/>
    <w:rsid w:val="004F7F88"/>
    <w:rsid w:val="004FCB75"/>
    <w:rsid w:val="005001A5"/>
    <w:rsid w:val="0050071C"/>
    <w:rsid w:val="00500876"/>
    <w:rsid w:val="00500D0F"/>
    <w:rsid w:val="00501048"/>
    <w:rsid w:val="0050140E"/>
    <w:rsid w:val="00501674"/>
    <w:rsid w:val="005018FA"/>
    <w:rsid w:val="00501F41"/>
    <w:rsid w:val="00502D50"/>
    <w:rsid w:val="00502E6D"/>
    <w:rsid w:val="00503C34"/>
    <w:rsid w:val="005046F5"/>
    <w:rsid w:val="0050475F"/>
    <w:rsid w:val="00505EFC"/>
    <w:rsid w:val="00506E15"/>
    <w:rsid w:val="00506ED7"/>
    <w:rsid w:val="00506F79"/>
    <w:rsid w:val="00507170"/>
    <w:rsid w:val="00507AFC"/>
    <w:rsid w:val="00507BD0"/>
    <w:rsid w:val="00507D0A"/>
    <w:rsid w:val="00507D2E"/>
    <w:rsid w:val="0051022A"/>
    <w:rsid w:val="0051037E"/>
    <w:rsid w:val="005104EB"/>
    <w:rsid w:val="0051103F"/>
    <w:rsid w:val="00511153"/>
    <w:rsid w:val="00511466"/>
    <w:rsid w:val="00511789"/>
    <w:rsid w:val="005117CA"/>
    <w:rsid w:val="00511B69"/>
    <w:rsid w:val="00511FDD"/>
    <w:rsid w:val="00512543"/>
    <w:rsid w:val="00513358"/>
    <w:rsid w:val="00513903"/>
    <w:rsid w:val="00513DF5"/>
    <w:rsid w:val="005142BA"/>
    <w:rsid w:val="005158E1"/>
    <w:rsid w:val="00515F8C"/>
    <w:rsid w:val="005161C4"/>
    <w:rsid w:val="00516791"/>
    <w:rsid w:val="00516D0F"/>
    <w:rsid w:val="00516D69"/>
    <w:rsid w:val="00516F68"/>
    <w:rsid w:val="00516FE8"/>
    <w:rsid w:val="0051729E"/>
    <w:rsid w:val="00517532"/>
    <w:rsid w:val="0051769F"/>
    <w:rsid w:val="00520430"/>
    <w:rsid w:val="00520CB2"/>
    <w:rsid w:val="005216DE"/>
    <w:rsid w:val="00521958"/>
    <w:rsid w:val="00521A85"/>
    <w:rsid w:val="00521AF0"/>
    <w:rsid w:val="00521DA2"/>
    <w:rsid w:val="00521EEA"/>
    <w:rsid w:val="00522484"/>
    <w:rsid w:val="00522A79"/>
    <w:rsid w:val="00523AA8"/>
    <w:rsid w:val="00524098"/>
    <w:rsid w:val="00524439"/>
    <w:rsid w:val="00524BEB"/>
    <w:rsid w:val="00525971"/>
    <w:rsid w:val="00525975"/>
    <w:rsid w:val="005259B6"/>
    <w:rsid w:val="00525EC3"/>
    <w:rsid w:val="00526114"/>
    <w:rsid w:val="0052619E"/>
    <w:rsid w:val="00527732"/>
    <w:rsid w:val="0052791E"/>
    <w:rsid w:val="00527C74"/>
    <w:rsid w:val="00530249"/>
    <w:rsid w:val="005306AF"/>
    <w:rsid w:val="00530818"/>
    <w:rsid w:val="00530AF9"/>
    <w:rsid w:val="00530B13"/>
    <w:rsid w:val="00531641"/>
    <w:rsid w:val="00531897"/>
    <w:rsid w:val="0053261D"/>
    <w:rsid w:val="005328F9"/>
    <w:rsid w:val="00532E13"/>
    <w:rsid w:val="00533155"/>
    <w:rsid w:val="0053330C"/>
    <w:rsid w:val="00533EBB"/>
    <w:rsid w:val="00534252"/>
    <w:rsid w:val="005343EC"/>
    <w:rsid w:val="0053440C"/>
    <w:rsid w:val="00534965"/>
    <w:rsid w:val="00534F35"/>
    <w:rsid w:val="0053505F"/>
    <w:rsid w:val="0053570A"/>
    <w:rsid w:val="00535814"/>
    <w:rsid w:val="00535897"/>
    <w:rsid w:val="00535C55"/>
    <w:rsid w:val="00535DDF"/>
    <w:rsid w:val="0053625E"/>
    <w:rsid w:val="00536732"/>
    <w:rsid w:val="005401A5"/>
    <w:rsid w:val="00540E1F"/>
    <w:rsid w:val="0054100C"/>
    <w:rsid w:val="005414C8"/>
    <w:rsid w:val="0054155E"/>
    <w:rsid w:val="00541DDE"/>
    <w:rsid w:val="00541E6F"/>
    <w:rsid w:val="00542BD9"/>
    <w:rsid w:val="00543043"/>
    <w:rsid w:val="00543811"/>
    <w:rsid w:val="00543C02"/>
    <w:rsid w:val="00543F44"/>
    <w:rsid w:val="0054406B"/>
    <w:rsid w:val="00544182"/>
    <w:rsid w:val="005456A8"/>
    <w:rsid w:val="00545704"/>
    <w:rsid w:val="00545C0B"/>
    <w:rsid w:val="005461A0"/>
    <w:rsid w:val="0054622A"/>
    <w:rsid w:val="0054640D"/>
    <w:rsid w:val="00546BC6"/>
    <w:rsid w:val="00546C60"/>
    <w:rsid w:val="0055058B"/>
    <w:rsid w:val="00550940"/>
    <w:rsid w:val="005520CE"/>
    <w:rsid w:val="005527FF"/>
    <w:rsid w:val="0055282A"/>
    <w:rsid w:val="00552A31"/>
    <w:rsid w:val="0055338B"/>
    <w:rsid w:val="005535C0"/>
    <w:rsid w:val="00554994"/>
    <w:rsid w:val="00554B1B"/>
    <w:rsid w:val="00554D5F"/>
    <w:rsid w:val="005554C3"/>
    <w:rsid w:val="005558D2"/>
    <w:rsid w:val="005558D8"/>
    <w:rsid w:val="00555B2F"/>
    <w:rsid w:val="005566A3"/>
    <w:rsid w:val="005566FD"/>
    <w:rsid w:val="00557916"/>
    <w:rsid w:val="00557FC5"/>
    <w:rsid w:val="0056024F"/>
    <w:rsid w:val="005603B5"/>
    <w:rsid w:val="005603C1"/>
    <w:rsid w:val="0056056F"/>
    <w:rsid w:val="00560631"/>
    <w:rsid w:val="00561A38"/>
    <w:rsid w:val="00562798"/>
    <w:rsid w:val="005631EE"/>
    <w:rsid w:val="00564C64"/>
    <w:rsid w:val="005653F4"/>
    <w:rsid w:val="00565B9B"/>
    <w:rsid w:val="00566081"/>
    <w:rsid w:val="005660FD"/>
    <w:rsid w:val="00566461"/>
    <w:rsid w:val="00566692"/>
    <w:rsid w:val="00566B2B"/>
    <w:rsid w:val="00566C37"/>
    <w:rsid w:val="00566CED"/>
    <w:rsid w:val="005670C1"/>
    <w:rsid w:val="005671FE"/>
    <w:rsid w:val="00567464"/>
    <w:rsid w:val="00567678"/>
    <w:rsid w:val="00567AC7"/>
    <w:rsid w:val="00567ADA"/>
    <w:rsid w:val="00567C5C"/>
    <w:rsid w:val="00570346"/>
    <w:rsid w:val="00570956"/>
    <w:rsid w:val="005709EE"/>
    <w:rsid w:val="00570E80"/>
    <w:rsid w:val="00570E88"/>
    <w:rsid w:val="00573505"/>
    <w:rsid w:val="00573F81"/>
    <w:rsid w:val="0057400F"/>
    <w:rsid w:val="00574455"/>
    <w:rsid w:val="00574AD0"/>
    <w:rsid w:val="00574ED1"/>
    <w:rsid w:val="005750A6"/>
    <w:rsid w:val="00575747"/>
    <w:rsid w:val="0057578B"/>
    <w:rsid w:val="00576507"/>
    <w:rsid w:val="005767A1"/>
    <w:rsid w:val="00576EF0"/>
    <w:rsid w:val="00577DDD"/>
    <w:rsid w:val="00577E97"/>
    <w:rsid w:val="00577EE9"/>
    <w:rsid w:val="00580332"/>
    <w:rsid w:val="00581A87"/>
    <w:rsid w:val="00581B57"/>
    <w:rsid w:val="00583529"/>
    <w:rsid w:val="0058366F"/>
    <w:rsid w:val="00583811"/>
    <w:rsid w:val="0058487E"/>
    <w:rsid w:val="0058488B"/>
    <w:rsid w:val="005850FD"/>
    <w:rsid w:val="00585FA6"/>
    <w:rsid w:val="0058607A"/>
    <w:rsid w:val="0058648A"/>
    <w:rsid w:val="005864A4"/>
    <w:rsid w:val="005869C7"/>
    <w:rsid w:val="00586A1A"/>
    <w:rsid w:val="00587ADA"/>
    <w:rsid w:val="00587FCC"/>
    <w:rsid w:val="005904F8"/>
    <w:rsid w:val="005911BA"/>
    <w:rsid w:val="00591E4B"/>
    <w:rsid w:val="00591F0B"/>
    <w:rsid w:val="00591F9B"/>
    <w:rsid w:val="005922FE"/>
    <w:rsid w:val="005925FD"/>
    <w:rsid w:val="00592BA6"/>
    <w:rsid w:val="00592D01"/>
    <w:rsid w:val="00593658"/>
    <w:rsid w:val="00593716"/>
    <w:rsid w:val="00593FAC"/>
    <w:rsid w:val="00594409"/>
    <w:rsid w:val="00594765"/>
    <w:rsid w:val="00594916"/>
    <w:rsid w:val="00594BA5"/>
    <w:rsid w:val="00594EBF"/>
    <w:rsid w:val="00594F58"/>
    <w:rsid w:val="005957F3"/>
    <w:rsid w:val="00595C31"/>
    <w:rsid w:val="00595F6F"/>
    <w:rsid w:val="00596009"/>
    <w:rsid w:val="00596F0D"/>
    <w:rsid w:val="00597012"/>
    <w:rsid w:val="00597033"/>
    <w:rsid w:val="00597446"/>
    <w:rsid w:val="0059754B"/>
    <w:rsid w:val="005A06BE"/>
    <w:rsid w:val="005A14FF"/>
    <w:rsid w:val="005A1E62"/>
    <w:rsid w:val="005A2FA9"/>
    <w:rsid w:val="005A302A"/>
    <w:rsid w:val="005A34F1"/>
    <w:rsid w:val="005A3CD9"/>
    <w:rsid w:val="005A4408"/>
    <w:rsid w:val="005A4668"/>
    <w:rsid w:val="005A507A"/>
    <w:rsid w:val="005A53CF"/>
    <w:rsid w:val="005A541A"/>
    <w:rsid w:val="005A54EC"/>
    <w:rsid w:val="005A5710"/>
    <w:rsid w:val="005A5895"/>
    <w:rsid w:val="005A59A3"/>
    <w:rsid w:val="005A5C73"/>
    <w:rsid w:val="005A5E64"/>
    <w:rsid w:val="005A5F82"/>
    <w:rsid w:val="005A6AFA"/>
    <w:rsid w:val="005A6CB7"/>
    <w:rsid w:val="005B0155"/>
    <w:rsid w:val="005B0932"/>
    <w:rsid w:val="005B0E07"/>
    <w:rsid w:val="005B1139"/>
    <w:rsid w:val="005B1630"/>
    <w:rsid w:val="005B1A1A"/>
    <w:rsid w:val="005B29F6"/>
    <w:rsid w:val="005B311E"/>
    <w:rsid w:val="005B31E4"/>
    <w:rsid w:val="005B337A"/>
    <w:rsid w:val="005B39C8"/>
    <w:rsid w:val="005B4275"/>
    <w:rsid w:val="005B4416"/>
    <w:rsid w:val="005B45C2"/>
    <w:rsid w:val="005B48AB"/>
    <w:rsid w:val="005B495A"/>
    <w:rsid w:val="005B4E3D"/>
    <w:rsid w:val="005B4E65"/>
    <w:rsid w:val="005B6542"/>
    <w:rsid w:val="005B73A4"/>
    <w:rsid w:val="005C07D0"/>
    <w:rsid w:val="005C0909"/>
    <w:rsid w:val="005C1392"/>
    <w:rsid w:val="005C18F3"/>
    <w:rsid w:val="005C19EE"/>
    <w:rsid w:val="005C1C93"/>
    <w:rsid w:val="005C1D5C"/>
    <w:rsid w:val="005C22B2"/>
    <w:rsid w:val="005C22C8"/>
    <w:rsid w:val="005C2406"/>
    <w:rsid w:val="005C2870"/>
    <w:rsid w:val="005C3367"/>
    <w:rsid w:val="005C3571"/>
    <w:rsid w:val="005C3CA3"/>
    <w:rsid w:val="005C3D4C"/>
    <w:rsid w:val="005C4D48"/>
    <w:rsid w:val="005C4E9B"/>
    <w:rsid w:val="005C58B8"/>
    <w:rsid w:val="005C6107"/>
    <w:rsid w:val="005C71E2"/>
    <w:rsid w:val="005C72CA"/>
    <w:rsid w:val="005C7417"/>
    <w:rsid w:val="005D0856"/>
    <w:rsid w:val="005D0B08"/>
    <w:rsid w:val="005D0CFE"/>
    <w:rsid w:val="005D18B4"/>
    <w:rsid w:val="005D1925"/>
    <w:rsid w:val="005D1B18"/>
    <w:rsid w:val="005D20FC"/>
    <w:rsid w:val="005D2C7C"/>
    <w:rsid w:val="005D3D1E"/>
    <w:rsid w:val="005D4969"/>
    <w:rsid w:val="005D4FC3"/>
    <w:rsid w:val="005D51DD"/>
    <w:rsid w:val="005D61E5"/>
    <w:rsid w:val="005D6BBC"/>
    <w:rsid w:val="005D7A77"/>
    <w:rsid w:val="005E025B"/>
    <w:rsid w:val="005E0C8A"/>
    <w:rsid w:val="005E1DF2"/>
    <w:rsid w:val="005E217F"/>
    <w:rsid w:val="005E25CA"/>
    <w:rsid w:val="005E279C"/>
    <w:rsid w:val="005E364A"/>
    <w:rsid w:val="005E3961"/>
    <w:rsid w:val="005E3B8C"/>
    <w:rsid w:val="005E4037"/>
    <w:rsid w:val="005E4B9C"/>
    <w:rsid w:val="005E4D14"/>
    <w:rsid w:val="005E577A"/>
    <w:rsid w:val="005E5B39"/>
    <w:rsid w:val="005E66C8"/>
    <w:rsid w:val="005E7E71"/>
    <w:rsid w:val="005F128B"/>
    <w:rsid w:val="005F17AD"/>
    <w:rsid w:val="005F1ED8"/>
    <w:rsid w:val="005F1FF2"/>
    <w:rsid w:val="005F2AEB"/>
    <w:rsid w:val="005F30E0"/>
    <w:rsid w:val="005F3340"/>
    <w:rsid w:val="005F348C"/>
    <w:rsid w:val="005F4418"/>
    <w:rsid w:val="005F4979"/>
    <w:rsid w:val="005F4A3B"/>
    <w:rsid w:val="005F4F8D"/>
    <w:rsid w:val="005F5311"/>
    <w:rsid w:val="005F5DBC"/>
    <w:rsid w:val="005F5ECD"/>
    <w:rsid w:val="005F5EEA"/>
    <w:rsid w:val="005F6325"/>
    <w:rsid w:val="005F67B5"/>
    <w:rsid w:val="005F74BD"/>
    <w:rsid w:val="005F7829"/>
    <w:rsid w:val="005F7BB7"/>
    <w:rsid w:val="00600076"/>
    <w:rsid w:val="00600128"/>
    <w:rsid w:val="00600331"/>
    <w:rsid w:val="00600889"/>
    <w:rsid w:val="00600BA5"/>
    <w:rsid w:val="00600D60"/>
    <w:rsid w:val="00600EF3"/>
    <w:rsid w:val="0060118E"/>
    <w:rsid w:val="0060188B"/>
    <w:rsid w:val="00602581"/>
    <w:rsid w:val="00602C6A"/>
    <w:rsid w:val="00602E13"/>
    <w:rsid w:val="00602F4C"/>
    <w:rsid w:val="0060360F"/>
    <w:rsid w:val="006044C3"/>
    <w:rsid w:val="006045DC"/>
    <w:rsid w:val="00604DE3"/>
    <w:rsid w:val="0060541B"/>
    <w:rsid w:val="00605B64"/>
    <w:rsid w:val="00605FE0"/>
    <w:rsid w:val="006068B1"/>
    <w:rsid w:val="0060723E"/>
    <w:rsid w:val="00607B07"/>
    <w:rsid w:val="00607F3B"/>
    <w:rsid w:val="0061087F"/>
    <w:rsid w:val="00611C63"/>
    <w:rsid w:val="00611CBF"/>
    <w:rsid w:val="00612095"/>
    <w:rsid w:val="0061306D"/>
    <w:rsid w:val="00613721"/>
    <w:rsid w:val="00613EC7"/>
    <w:rsid w:val="006143C0"/>
    <w:rsid w:val="006146B5"/>
    <w:rsid w:val="0061484B"/>
    <w:rsid w:val="00614E5E"/>
    <w:rsid w:val="00614FC8"/>
    <w:rsid w:val="00615621"/>
    <w:rsid w:val="00615624"/>
    <w:rsid w:val="00616A79"/>
    <w:rsid w:val="00616B53"/>
    <w:rsid w:val="00616F11"/>
    <w:rsid w:val="00617671"/>
    <w:rsid w:val="00617FF3"/>
    <w:rsid w:val="00620403"/>
    <w:rsid w:val="00620655"/>
    <w:rsid w:val="00620A7C"/>
    <w:rsid w:val="006211CC"/>
    <w:rsid w:val="0062190F"/>
    <w:rsid w:val="006219E3"/>
    <w:rsid w:val="0062206C"/>
    <w:rsid w:val="006220EC"/>
    <w:rsid w:val="006226FF"/>
    <w:rsid w:val="00622B4D"/>
    <w:rsid w:val="00622B80"/>
    <w:rsid w:val="00622C4A"/>
    <w:rsid w:val="006238E5"/>
    <w:rsid w:val="00623D12"/>
    <w:rsid w:val="006240E0"/>
    <w:rsid w:val="00624A21"/>
    <w:rsid w:val="00624FB2"/>
    <w:rsid w:val="006251FA"/>
    <w:rsid w:val="00625A24"/>
    <w:rsid w:val="006261E2"/>
    <w:rsid w:val="0062628C"/>
    <w:rsid w:val="00626849"/>
    <w:rsid w:val="00626887"/>
    <w:rsid w:val="006268D8"/>
    <w:rsid w:val="00626910"/>
    <w:rsid w:val="00626971"/>
    <w:rsid w:val="00626AA4"/>
    <w:rsid w:val="00626B4D"/>
    <w:rsid w:val="00627351"/>
    <w:rsid w:val="006307C4"/>
    <w:rsid w:val="00630A20"/>
    <w:rsid w:val="00631740"/>
    <w:rsid w:val="0063250E"/>
    <w:rsid w:val="006329D5"/>
    <w:rsid w:val="0063381F"/>
    <w:rsid w:val="00634A14"/>
    <w:rsid w:val="00634AC4"/>
    <w:rsid w:val="00634D5F"/>
    <w:rsid w:val="00634E71"/>
    <w:rsid w:val="006350BD"/>
    <w:rsid w:val="006352E9"/>
    <w:rsid w:val="00635BF4"/>
    <w:rsid w:val="00636871"/>
    <w:rsid w:val="00636E68"/>
    <w:rsid w:val="006374EB"/>
    <w:rsid w:val="00640019"/>
    <w:rsid w:val="006407B8"/>
    <w:rsid w:val="006409CA"/>
    <w:rsid w:val="00640AB8"/>
    <w:rsid w:val="00640D37"/>
    <w:rsid w:val="006425A9"/>
    <w:rsid w:val="006425F8"/>
    <w:rsid w:val="00642A1C"/>
    <w:rsid w:val="00643168"/>
    <w:rsid w:val="00643669"/>
    <w:rsid w:val="006438B0"/>
    <w:rsid w:val="006438F0"/>
    <w:rsid w:val="00644402"/>
    <w:rsid w:val="00644516"/>
    <w:rsid w:val="006445D4"/>
    <w:rsid w:val="00644A61"/>
    <w:rsid w:val="0064537D"/>
    <w:rsid w:val="00645F96"/>
    <w:rsid w:val="00645F9E"/>
    <w:rsid w:val="006465DA"/>
    <w:rsid w:val="00646E1A"/>
    <w:rsid w:val="00647ECB"/>
    <w:rsid w:val="0065014C"/>
    <w:rsid w:val="00650988"/>
    <w:rsid w:val="00650DB8"/>
    <w:rsid w:val="00650E2A"/>
    <w:rsid w:val="00652056"/>
    <w:rsid w:val="00652193"/>
    <w:rsid w:val="006525C4"/>
    <w:rsid w:val="006532F1"/>
    <w:rsid w:val="006537B6"/>
    <w:rsid w:val="00653923"/>
    <w:rsid w:val="00653A7D"/>
    <w:rsid w:val="00653D70"/>
    <w:rsid w:val="0065485F"/>
    <w:rsid w:val="00655317"/>
    <w:rsid w:val="006557B5"/>
    <w:rsid w:val="00655849"/>
    <w:rsid w:val="00655F35"/>
    <w:rsid w:val="0065641F"/>
    <w:rsid w:val="006566AB"/>
    <w:rsid w:val="0065683A"/>
    <w:rsid w:val="00656BB8"/>
    <w:rsid w:val="00656C07"/>
    <w:rsid w:val="00656CB2"/>
    <w:rsid w:val="00657953"/>
    <w:rsid w:val="0066039C"/>
    <w:rsid w:val="006606E1"/>
    <w:rsid w:val="006613E8"/>
    <w:rsid w:val="00661455"/>
    <w:rsid w:val="0066151B"/>
    <w:rsid w:val="006616D9"/>
    <w:rsid w:val="00661862"/>
    <w:rsid w:val="006618E6"/>
    <w:rsid w:val="00661F61"/>
    <w:rsid w:val="0066222C"/>
    <w:rsid w:val="00662773"/>
    <w:rsid w:val="00662B73"/>
    <w:rsid w:val="00663222"/>
    <w:rsid w:val="00663817"/>
    <w:rsid w:val="00663E51"/>
    <w:rsid w:val="006645D8"/>
    <w:rsid w:val="00664C8E"/>
    <w:rsid w:val="006656E6"/>
    <w:rsid w:val="00665F79"/>
    <w:rsid w:val="00666508"/>
    <w:rsid w:val="00666789"/>
    <w:rsid w:val="00666899"/>
    <w:rsid w:val="006668B9"/>
    <w:rsid w:val="00667585"/>
    <w:rsid w:val="00667C63"/>
    <w:rsid w:val="00667FBF"/>
    <w:rsid w:val="006700D3"/>
    <w:rsid w:val="006700E3"/>
    <w:rsid w:val="00670160"/>
    <w:rsid w:val="00670247"/>
    <w:rsid w:val="00670472"/>
    <w:rsid w:val="006704DC"/>
    <w:rsid w:val="0067103B"/>
    <w:rsid w:val="0067156B"/>
    <w:rsid w:val="006715BA"/>
    <w:rsid w:val="00671A65"/>
    <w:rsid w:val="00671F3E"/>
    <w:rsid w:val="0067230C"/>
    <w:rsid w:val="00672A1C"/>
    <w:rsid w:val="00672D92"/>
    <w:rsid w:val="00673413"/>
    <w:rsid w:val="006743B8"/>
    <w:rsid w:val="006755EB"/>
    <w:rsid w:val="00675F7E"/>
    <w:rsid w:val="0067666E"/>
    <w:rsid w:val="00676F82"/>
    <w:rsid w:val="00677293"/>
    <w:rsid w:val="006777C4"/>
    <w:rsid w:val="00677ADF"/>
    <w:rsid w:val="00677B6C"/>
    <w:rsid w:val="0068081D"/>
    <w:rsid w:val="006809D2"/>
    <w:rsid w:val="00680D7D"/>
    <w:rsid w:val="006811D2"/>
    <w:rsid w:val="00681209"/>
    <w:rsid w:val="0068157D"/>
    <w:rsid w:val="0068210E"/>
    <w:rsid w:val="0068213F"/>
    <w:rsid w:val="0068273E"/>
    <w:rsid w:val="006833BE"/>
    <w:rsid w:val="00683400"/>
    <w:rsid w:val="00683A5F"/>
    <w:rsid w:val="00684A77"/>
    <w:rsid w:val="00684CA8"/>
    <w:rsid w:val="00684DD2"/>
    <w:rsid w:val="0068517D"/>
    <w:rsid w:val="00685FFE"/>
    <w:rsid w:val="00687A18"/>
    <w:rsid w:val="00687B2E"/>
    <w:rsid w:val="00687C9F"/>
    <w:rsid w:val="00690BE5"/>
    <w:rsid w:val="00690E1E"/>
    <w:rsid w:val="00690E4C"/>
    <w:rsid w:val="00691E80"/>
    <w:rsid w:val="00692396"/>
    <w:rsid w:val="0069275C"/>
    <w:rsid w:val="00692C98"/>
    <w:rsid w:val="00692F4B"/>
    <w:rsid w:val="00693111"/>
    <w:rsid w:val="00693575"/>
    <w:rsid w:val="006939CB"/>
    <w:rsid w:val="00693A06"/>
    <w:rsid w:val="00693B2C"/>
    <w:rsid w:val="006942A1"/>
    <w:rsid w:val="0069457D"/>
    <w:rsid w:val="0069483B"/>
    <w:rsid w:val="00694CEE"/>
    <w:rsid w:val="0069502D"/>
    <w:rsid w:val="00695040"/>
    <w:rsid w:val="0069506A"/>
    <w:rsid w:val="006958AD"/>
    <w:rsid w:val="00695FF1"/>
    <w:rsid w:val="006960D4"/>
    <w:rsid w:val="0069657C"/>
    <w:rsid w:val="00696994"/>
    <w:rsid w:val="00697DD8"/>
    <w:rsid w:val="006A0DB1"/>
    <w:rsid w:val="006A18EB"/>
    <w:rsid w:val="006A1E3B"/>
    <w:rsid w:val="006A221F"/>
    <w:rsid w:val="006A2591"/>
    <w:rsid w:val="006A2D7A"/>
    <w:rsid w:val="006A2E63"/>
    <w:rsid w:val="006A2EB9"/>
    <w:rsid w:val="006A325A"/>
    <w:rsid w:val="006A3482"/>
    <w:rsid w:val="006A3580"/>
    <w:rsid w:val="006A3C26"/>
    <w:rsid w:val="006A3F0D"/>
    <w:rsid w:val="006A4ACF"/>
    <w:rsid w:val="006A4BDE"/>
    <w:rsid w:val="006A4F71"/>
    <w:rsid w:val="006A513C"/>
    <w:rsid w:val="006A55A4"/>
    <w:rsid w:val="006A5875"/>
    <w:rsid w:val="006A5DCE"/>
    <w:rsid w:val="006A5EB5"/>
    <w:rsid w:val="006A6042"/>
    <w:rsid w:val="006A63A0"/>
    <w:rsid w:val="006A6AFD"/>
    <w:rsid w:val="006A6CB7"/>
    <w:rsid w:val="006A7431"/>
    <w:rsid w:val="006A7CB0"/>
    <w:rsid w:val="006B06B4"/>
    <w:rsid w:val="006B125A"/>
    <w:rsid w:val="006B1A6F"/>
    <w:rsid w:val="006B1B9C"/>
    <w:rsid w:val="006B22C8"/>
    <w:rsid w:val="006B2D96"/>
    <w:rsid w:val="006B4299"/>
    <w:rsid w:val="006B5811"/>
    <w:rsid w:val="006B5979"/>
    <w:rsid w:val="006B5B9E"/>
    <w:rsid w:val="006B5D94"/>
    <w:rsid w:val="006B6C64"/>
    <w:rsid w:val="006B6EF9"/>
    <w:rsid w:val="006B70EB"/>
    <w:rsid w:val="006B77E9"/>
    <w:rsid w:val="006C083F"/>
    <w:rsid w:val="006C0C9E"/>
    <w:rsid w:val="006C0CB9"/>
    <w:rsid w:val="006C0CF4"/>
    <w:rsid w:val="006C1C2E"/>
    <w:rsid w:val="006C26C8"/>
    <w:rsid w:val="006C3126"/>
    <w:rsid w:val="006C3608"/>
    <w:rsid w:val="006C3C76"/>
    <w:rsid w:val="006C5495"/>
    <w:rsid w:val="006C556D"/>
    <w:rsid w:val="006C587F"/>
    <w:rsid w:val="006C5DF3"/>
    <w:rsid w:val="006C650D"/>
    <w:rsid w:val="006C671E"/>
    <w:rsid w:val="006C75D0"/>
    <w:rsid w:val="006C78C9"/>
    <w:rsid w:val="006C7ED0"/>
    <w:rsid w:val="006D004D"/>
    <w:rsid w:val="006D0125"/>
    <w:rsid w:val="006D02C4"/>
    <w:rsid w:val="006D0773"/>
    <w:rsid w:val="006D121D"/>
    <w:rsid w:val="006D1D89"/>
    <w:rsid w:val="006D26AB"/>
    <w:rsid w:val="006D3133"/>
    <w:rsid w:val="006D341F"/>
    <w:rsid w:val="006D3904"/>
    <w:rsid w:val="006D42D7"/>
    <w:rsid w:val="006D4498"/>
    <w:rsid w:val="006D44EB"/>
    <w:rsid w:val="006D5247"/>
    <w:rsid w:val="006D5707"/>
    <w:rsid w:val="006D578B"/>
    <w:rsid w:val="006D59EB"/>
    <w:rsid w:val="006D5CAE"/>
    <w:rsid w:val="006D5E46"/>
    <w:rsid w:val="006D5E99"/>
    <w:rsid w:val="006D5FDE"/>
    <w:rsid w:val="006D6193"/>
    <w:rsid w:val="006D62A4"/>
    <w:rsid w:val="006D6548"/>
    <w:rsid w:val="006D654E"/>
    <w:rsid w:val="006D6865"/>
    <w:rsid w:val="006D6960"/>
    <w:rsid w:val="006D6AD7"/>
    <w:rsid w:val="006D6DB2"/>
    <w:rsid w:val="006D6E24"/>
    <w:rsid w:val="006D742D"/>
    <w:rsid w:val="006D7A0A"/>
    <w:rsid w:val="006D7D29"/>
    <w:rsid w:val="006D7E22"/>
    <w:rsid w:val="006E0041"/>
    <w:rsid w:val="006E0096"/>
    <w:rsid w:val="006E0F01"/>
    <w:rsid w:val="006E1331"/>
    <w:rsid w:val="006E1349"/>
    <w:rsid w:val="006E24BC"/>
    <w:rsid w:val="006E27B3"/>
    <w:rsid w:val="006E34CB"/>
    <w:rsid w:val="006E3CD7"/>
    <w:rsid w:val="006E4306"/>
    <w:rsid w:val="006E5DF6"/>
    <w:rsid w:val="006E6288"/>
    <w:rsid w:val="006E62AA"/>
    <w:rsid w:val="006E7877"/>
    <w:rsid w:val="006E7BA2"/>
    <w:rsid w:val="006E7F32"/>
    <w:rsid w:val="006F0537"/>
    <w:rsid w:val="006F0ADF"/>
    <w:rsid w:val="006F0B84"/>
    <w:rsid w:val="006F0CDC"/>
    <w:rsid w:val="006F15A4"/>
    <w:rsid w:val="006F1D71"/>
    <w:rsid w:val="006F22DA"/>
    <w:rsid w:val="006F2904"/>
    <w:rsid w:val="006F2B22"/>
    <w:rsid w:val="006F2B80"/>
    <w:rsid w:val="006F2D7B"/>
    <w:rsid w:val="006F2F65"/>
    <w:rsid w:val="006F3869"/>
    <w:rsid w:val="006F3B22"/>
    <w:rsid w:val="006F3CB5"/>
    <w:rsid w:val="006F3F54"/>
    <w:rsid w:val="006F421B"/>
    <w:rsid w:val="006F4847"/>
    <w:rsid w:val="006F4C31"/>
    <w:rsid w:val="006F5286"/>
    <w:rsid w:val="006F571E"/>
    <w:rsid w:val="006F577F"/>
    <w:rsid w:val="006F5B4F"/>
    <w:rsid w:val="006F5F51"/>
    <w:rsid w:val="006F5FB5"/>
    <w:rsid w:val="006F6A95"/>
    <w:rsid w:val="006F6FDB"/>
    <w:rsid w:val="006F7831"/>
    <w:rsid w:val="006F7B40"/>
    <w:rsid w:val="006F7F0C"/>
    <w:rsid w:val="00700AC2"/>
    <w:rsid w:val="00700FE0"/>
    <w:rsid w:val="007010D7"/>
    <w:rsid w:val="00701147"/>
    <w:rsid w:val="00701AEB"/>
    <w:rsid w:val="00701E04"/>
    <w:rsid w:val="00702529"/>
    <w:rsid w:val="00702E7D"/>
    <w:rsid w:val="007031C7"/>
    <w:rsid w:val="007036C3"/>
    <w:rsid w:val="00703D54"/>
    <w:rsid w:val="00704097"/>
    <w:rsid w:val="00704469"/>
    <w:rsid w:val="007047CE"/>
    <w:rsid w:val="00704AAC"/>
    <w:rsid w:val="00704BD9"/>
    <w:rsid w:val="00704C55"/>
    <w:rsid w:val="007051F1"/>
    <w:rsid w:val="00705417"/>
    <w:rsid w:val="0070558C"/>
    <w:rsid w:val="00705A6A"/>
    <w:rsid w:val="00705B11"/>
    <w:rsid w:val="00705D87"/>
    <w:rsid w:val="0070619C"/>
    <w:rsid w:val="00706242"/>
    <w:rsid w:val="00707AB2"/>
    <w:rsid w:val="00710471"/>
    <w:rsid w:val="007110C4"/>
    <w:rsid w:val="00711B43"/>
    <w:rsid w:val="00711D0E"/>
    <w:rsid w:val="00712E2C"/>
    <w:rsid w:val="007136BB"/>
    <w:rsid w:val="007139AC"/>
    <w:rsid w:val="00714886"/>
    <w:rsid w:val="00714F1A"/>
    <w:rsid w:val="007152B0"/>
    <w:rsid w:val="007156F6"/>
    <w:rsid w:val="00715AC3"/>
    <w:rsid w:val="00715D2C"/>
    <w:rsid w:val="00716083"/>
    <w:rsid w:val="007162C2"/>
    <w:rsid w:val="00716B0E"/>
    <w:rsid w:val="00716CBB"/>
    <w:rsid w:val="007175AB"/>
    <w:rsid w:val="00717AD5"/>
    <w:rsid w:val="0072036A"/>
    <w:rsid w:val="00720739"/>
    <w:rsid w:val="00720A30"/>
    <w:rsid w:val="00720A91"/>
    <w:rsid w:val="0072189E"/>
    <w:rsid w:val="0072190F"/>
    <w:rsid w:val="00721C55"/>
    <w:rsid w:val="00721EA6"/>
    <w:rsid w:val="00721F85"/>
    <w:rsid w:val="007220FD"/>
    <w:rsid w:val="007223DF"/>
    <w:rsid w:val="00722569"/>
    <w:rsid w:val="007226BC"/>
    <w:rsid w:val="00723930"/>
    <w:rsid w:val="00723C0B"/>
    <w:rsid w:val="00723CAF"/>
    <w:rsid w:val="00724489"/>
    <w:rsid w:val="00724D2E"/>
    <w:rsid w:val="00724F03"/>
    <w:rsid w:val="00725AC3"/>
    <w:rsid w:val="00726036"/>
    <w:rsid w:val="007261F2"/>
    <w:rsid w:val="00726914"/>
    <w:rsid w:val="007269A6"/>
    <w:rsid w:val="00727924"/>
    <w:rsid w:val="00727BB5"/>
    <w:rsid w:val="00727BDD"/>
    <w:rsid w:val="00730735"/>
    <w:rsid w:val="00730A2D"/>
    <w:rsid w:val="00731764"/>
    <w:rsid w:val="00731B9F"/>
    <w:rsid w:val="00731F3C"/>
    <w:rsid w:val="007320CB"/>
    <w:rsid w:val="00732A3B"/>
    <w:rsid w:val="00732AE7"/>
    <w:rsid w:val="00732B58"/>
    <w:rsid w:val="00732C9D"/>
    <w:rsid w:val="00733FDC"/>
    <w:rsid w:val="00734721"/>
    <w:rsid w:val="007347C5"/>
    <w:rsid w:val="00735A3D"/>
    <w:rsid w:val="00735AA0"/>
    <w:rsid w:val="00735D49"/>
    <w:rsid w:val="00735FD0"/>
    <w:rsid w:val="0073640F"/>
    <w:rsid w:val="00737075"/>
    <w:rsid w:val="00737172"/>
    <w:rsid w:val="0073773B"/>
    <w:rsid w:val="0073799F"/>
    <w:rsid w:val="00741003"/>
    <w:rsid w:val="00741095"/>
    <w:rsid w:val="007411A1"/>
    <w:rsid w:val="0074144D"/>
    <w:rsid w:val="0074167A"/>
    <w:rsid w:val="00741A7B"/>
    <w:rsid w:val="00741AC1"/>
    <w:rsid w:val="007423CA"/>
    <w:rsid w:val="00742BD2"/>
    <w:rsid w:val="00742CE7"/>
    <w:rsid w:val="0074307E"/>
    <w:rsid w:val="0074365C"/>
    <w:rsid w:val="0074392D"/>
    <w:rsid w:val="00743A77"/>
    <w:rsid w:val="00743E12"/>
    <w:rsid w:val="00744167"/>
    <w:rsid w:val="007458A8"/>
    <w:rsid w:val="007459FD"/>
    <w:rsid w:val="007460BD"/>
    <w:rsid w:val="00746983"/>
    <w:rsid w:val="00746E5D"/>
    <w:rsid w:val="007473F1"/>
    <w:rsid w:val="0074781B"/>
    <w:rsid w:val="00747DB6"/>
    <w:rsid w:val="00750450"/>
    <w:rsid w:val="00750B71"/>
    <w:rsid w:val="007512CD"/>
    <w:rsid w:val="007513ED"/>
    <w:rsid w:val="007529A5"/>
    <w:rsid w:val="00752B3A"/>
    <w:rsid w:val="007538E9"/>
    <w:rsid w:val="0075433C"/>
    <w:rsid w:val="00754595"/>
    <w:rsid w:val="00754D45"/>
    <w:rsid w:val="00755543"/>
    <w:rsid w:val="00755611"/>
    <w:rsid w:val="00755BBF"/>
    <w:rsid w:val="00757397"/>
    <w:rsid w:val="0075758C"/>
    <w:rsid w:val="00757788"/>
    <w:rsid w:val="0076028D"/>
    <w:rsid w:val="00760388"/>
    <w:rsid w:val="007605F9"/>
    <w:rsid w:val="007608C0"/>
    <w:rsid w:val="00760A7B"/>
    <w:rsid w:val="00760CC6"/>
    <w:rsid w:val="007614E1"/>
    <w:rsid w:val="00761FF9"/>
    <w:rsid w:val="00762614"/>
    <w:rsid w:val="00763069"/>
    <w:rsid w:val="0076330D"/>
    <w:rsid w:val="0076343A"/>
    <w:rsid w:val="00763762"/>
    <w:rsid w:val="00763A99"/>
    <w:rsid w:val="00764285"/>
    <w:rsid w:val="007646E3"/>
    <w:rsid w:val="00764D25"/>
    <w:rsid w:val="00765046"/>
    <w:rsid w:val="007655E5"/>
    <w:rsid w:val="00765FE4"/>
    <w:rsid w:val="00766F09"/>
    <w:rsid w:val="007673B3"/>
    <w:rsid w:val="00770070"/>
    <w:rsid w:val="00770494"/>
    <w:rsid w:val="00771F24"/>
    <w:rsid w:val="007730AF"/>
    <w:rsid w:val="007732DD"/>
    <w:rsid w:val="00775707"/>
    <w:rsid w:val="007759C1"/>
    <w:rsid w:val="007801F8"/>
    <w:rsid w:val="00781084"/>
    <w:rsid w:val="0078123E"/>
    <w:rsid w:val="00781890"/>
    <w:rsid w:val="00782A9A"/>
    <w:rsid w:val="007832CF"/>
    <w:rsid w:val="00783CB6"/>
    <w:rsid w:val="00783F48"/>
    <w:rsid w:val="007847D9"/>
    <w:rsid w:val="007850F6"/>
    <w:rsid w:val="00785713"/>
    <w:rsid w:val="00785727"/>
    <w:rsid w:val="00786872"/>
    <w:rsid w:val="007873B7"/>
    <w:rsid w:val="007878C0"/>
    <w:rsid w:val="00787C83"/>
    <w:rsid w:val="00787DA3"/>
    <w:rsid w:val="00790416"/>
    <w:rsid w:val="00791C07"/>
    <w:rsid w:val="00791D81"/>
    <w:rsid w:val="0079284F"/>
    <w:rsid w:val="00792E5C"/>
    <w:rsid w:val="0079306F"/>
    <w:rsid w:val="00793653"/>
    <w:rsid w:val="00793987"/>
    <w:rsid w:val="00793A2D"/>
    <w:rsid w:val="00794267"/>
    <w:rsid w:val="00794B20"/>
    <w:rsid w:val="00794E13"/>
    <w:rsid w:val="00796261"/>
    <w:rsid w:val="00796783"/>
    <w:rsid w:val="0079733E"/>
    <w:rsid w:val="007977BC"/>
    <w:rsid w:val="007979DC"/>
    <w:rsid w:val="007A0043"/>
    <w:rsid w:val="007A015E"/>
    <w:rsid w:val="007A0544"/>
    <w:rsid w:val="007A06F9"/>
    <w:rsid w:val="007A0EE9"/>
    <w:rsid w:val="007A200A"/>
    <w:rsid w:val="007A2024"/>
    <w:rsid w:val="007A2089"/>
    <w:rsid w:val="007A2103"/>
    <w:rsid w:val="007A233E"/>
    <w:rsid w:val="007A25D3"/>
    <w:rsid w:val="007A28EC"/>
    <w:rsid w:val="007A2F44"/>
    <w:rsid w:val="007A3599"/>
    <w:rsid w:val="007A3DEC"/>
    <w:rsid w:val="007A3FE2"/>
    <w:rsid w:val="007A4134"/>
    <w:rsid w:val="007A41AB"/>
    <w:rsid w:val="007A4335"/>
    <w:rsid w:val="007A47AD"/>
    <w:rsid w:val="007A56A5"/>
    <w:rsid w:val="007A595B"/>
    <w:rsid w:val="007A605B"/>
    <w:rsid w:val="007A698A"/>
    <w:rsid w:val="007A6A0A"/>
    <w:rsid w:val="007A73B8"/>
    <w:rsid w:val="007A79B9"/>
    <w:rsid w:val="007A7A74"/>
    <w:rsid w:val="007B01BB"/>
    <w:rsid w:val="007B0FA0"/>
    <w:rsid w:val="007B1337"/>
    <w:rsid w:val="007B19F4"/>
    <w:rsid w:val="007B21DF"/>
    <w:rsid w:val="007B288D"/>
    <w:rsid w:val="007B2917"/>
    <w:rsid w:val="007B2A24"/>
    <w:rsid w:val="007B323B"/>
    <w:rsid w:val="007B3AFA"/>
    <w:rsid w:val="007B47A2"/>
    <w:rsid w:val="007B4B1E"/>
    <w:rsid w:val="007B4F06"/>
    <w:rsid w:val="007B52A7"/>
    <w:rsid w:val="007B52D8"/>
    <w:rsid w:val="007B53C1"/>
    <w:rsid w:val="007B5DBB"/>
    <w:rsid w:val="007B6298"/>
    <w:rsid w:val="007B63D0"/>
    <w:rsid w:val="007B6631"/>
    <w:rsid w:val="007B6723"/>
    <w:rsid w:val="007B6D25"/>
    <w:rsid w:val="007B6DDC"/>
    <w:rsid w:val="007B72FC"/>
    <w:rsid w:val="007B7349"/>
    <w:rsid w:val="007B735D"/>
    <w:rsid w:val="007B75F9"/>
    <w:rsid w:val="007B77BC"/>
    <w:rsid w:val="007B7FF0"/>
    <w:rsid w:val="007C0210"/>
    <w:rsid w:val="007C0722"/>
    <w:rsid w:val="007C0B02"/>
    <w:rsid w:val="007C176F"/>
    <w:rsid w:val="007C1F4F"/>
    <w:rsid w:val="007C1FAD"/>
    <w:rsid w:val="007C2665"/>
    <w:rsid w:val="007C2CF9"/>
    <w:rsid w:val="007C2F86"/>
    <w:rsid w:val="007C2FFD"/>
    <w:rsid w:val="007C3131"/>
    <w:rsid w:val="007C375F"/>
    <w:rsid w:val="007C3C21"/>
    <w:rsid w:val="007C40AF"/>
    <w:rsid w:val="007C4A3C"/>
    <w:rsid w:val="007C4D27"/>
    <w:rsid w:val="007C5485"/>
    <w:rsid w:val="007C6199"/>
    <w:rsid w:val="007C6410"/>
    <w:rsid w:val="007C736A"/>
    <w:rsid w:val="007C78E7"/>
    <w:rsid w:val="007D0ACD"/>
    <w:rsid w:val="007D0FD8"/>
    <w:rsid w:val="007D108A"/>
    <w:rsid w:val="007D19F4"/>
    <w:rsid w:val="007D1FB0"/>
    <w:rsid w:val="007D20BD"/>
    <w:rsid w:val="007D219B"/>
    <w:rsid w:val="007D34C6"/>
    <w:rsid w:val="007D411E"/>
    <w:rsid w:val="007D4203"/>
    <w:rsid w:val="007D4378"/>
    <w:rsid w:val="007D45DD"/>
    <w:rsid w:val="007D4C1A"/>
    <w:rsid w:val="007D6BEC"/>
    <w:rsid w:val="007D6E5E"/>
    <w:rsid w:val="007D7251"/>
    <w:rsid w:val="007D7CCC"/>
    <w:rsid w:val="007E01CF"/>
    <w:rsid w:val="007E0469"/>
    <w:rsid w:val="007E0560"/>
    <w:rsid w:val="007E075F"/>
    <w:rsid w:val="007E1070"/>
    <w:rsid w:val="007E19B5"/>
    <w:rsid w:val="007E1D88"/>
    <w:rsid w:val="007E1EFF"/>
    <w:rsid w:val="007E2C61"/>
    <w:rsid w:val="007E363F"/>
    <w:rsid w:val="007E3A0D"/>
    <w:rsid w:val="007E58D9"/>
    <w:rsid w:val="007E5DA8"/>
    <w:rsid w:val="007E6512"/>
    <w:rsid w:val="007E6C76"/>
    <w:rsid w:val="007E754B"/>
    <w:rsid w:val="007F0417"/>
    <w:rsid w:val="007F05E9"/>
    <w:rsid w:val="007F0986"/>
    <w:rsid w:val="007F14D6"/>
    <w:rsid w:val="007F19B9"/>
    <w:rsid w:val="007F1A9E"/>
    <w:rsid w:val="007F1BA4"/>
    <w:rsid w:val="007F1C62"/>
    <w:rsid w:val="007F1F69"/>
    <w:rsid w:val="007F1FA5"/>
    <w:rsid w:val="007F1FEB"/>
    <w:rsid w:val="007F236D"/>
    <w:rsid w:val="007F266D"/>
    <w:rsid w:val="007F2B60"/>
    <w:rsid w:val="007F3317"/>
    <w:rsid w:val="007F3D4A"/>
    <w:rsid w:val="007F4FE8"/>
    <w:rsid w:val="007F58EC"/>
    <w:rsid w:val="007F7291"/>
    <w:rsid w:val="007F766F"/>
    <w:rsid w:val="007F7900"/>
    <w:rsid w:val="007F7B44"/>
    <w:rsid w:val="007F7E2D"/>
    <w:rsid w:val="0080062C"/>
    <w:rsid w:val="00800C2E"/>
    <w:rsid w:val="00800EAB"/>
    <w:rsid w:val="008012BA"/>
    <w:rsid w:val="00801F4D"/>
    <w:rsid w:val="0080214F"/>
    <w:rsid w:val="00802F6C"/>
    <w:rsid w:val="008038BC"/>
    <w:rsid w:val="0080391F"/>
    <w:rsid w:val="00803C82"/>
    <w:rsid w:val="00803E62"/>
    <w:rsid w:val="00803FD5"/>
    <w:rsid w:val="00804220"/>
    <w:rsid w:val="0080452D"/>
    <w:rsid w:val="00804A12"/>
    <w:rsid w:val="00804A24"/>
    <w:rsid w:val="00805CA2"/>
    <w:rsid w:val="00806379"/>
    <w:rsid w:val="00806C95"/>
    <w:rsid w:val="008072AB"/>
    <w:rsid w:val="0080768A"/>
    <w:rsid w:val="00807E20"/>
    <w:rsid w:val="0081083D"/>
    <w:rsid w:val="00810986"/>
    <w:rsid w:val="00810AA5"/>
    <w:rsid w:val="00811354"/>
    <w:rsid w:val="00811512"/>
    <w:rsid w:val="008115B2"/>
    <w:rsid w:val="008122C1"/>
    <w:rsid w:val="00812497"/>
    <w:rsid w:val="0081309E"/>
    <w:rsid w:val="00813D2B"/>
    <w:rsid w:val="008163DA"/>
    <w:rsid w:val="0081691F"/>
    <w:rsid w:val="0082032C"/>
    <w:rsid w:val="00821BA9"/>
    <w:rsid w:val="00821D7E"/>
    <w:rsid w:val="00821E3C"/>
    <w:rsid w:val="00822674"/>
    <w:rsid w:val="00822B5F"/>
    <w:rsid w:val="00822D80"/>
    <w:rsid w:val="0082320F"/>
    <w:rsid w:val="00824DF3"/>
    <w:rsid w:val="0082516B"/>
    <w:rsid w:val="0082552E"/>
    <w:rsid w:val="008257EB"/>
    <w:rsid w:val="0082660E"/>
    <w:rsid w:val="00826DCE"/>
    <w:rsid w:val="00826F36"/>
    <w:rsid w:val="0082707E"/>
    <w:rsid w:val="00827787"/>
    <w:rsid w:val="008305CA"/>
    <w:rsid w:val="0083094E"/>
    <w:rsid w:val="00831354"/>
    <w:rsid w:val="00831497"/>
    <w:rsid w:val="0083264F"/>
    <w:rsid w:val="008328B5"/>
    <w:rsid w:val="00832EB9"/>
    <w:rsid w:val="008330F0"/>
    <w:rsid w:val="008331A6"/>
    <w:rsid w:val="008333DA"/>
    <w:rsid w:val="008334E8"/>
    <w:rsid w:val="00833550"/>
    <w:rsid w:val="00833CB1"/>
    <w:rsid w:val="00833FD5"/>
    <w:rsid w:val="00834292"/>
    <w:rsid w:val="0083454D"/>
    <w:rsid w:val="008345D1"/>
    <w:rsid w:val="0083499F"/>
    <w:rsid w:val="00834BF7"/>
    <w:rsid w:val="00834EF7"/>
    <w:rsid w:val="008351A3"/>
    <w:rsid w:val="00836468"/>
    <w:rsid w:val="008368F5"/>
    <w:rsid w:val="00836970"/>
    <w:rsid w:val="008370B5"/>
    <w:rsid w:val="00837766"/>
    <w:rsid w:val="008379B3"/>
    <w:rsid w:val="00837A3F"/>
    <w:rsid w:val="00837D70"/>
    <w:rsid w:val="0084171C"/>
    <w:rsid w:val="00841936"/>
    <w:rsid w:val="00842112"/>
    <w:rsid w:val="00842780"/>
    <w:rsid w:val="0084301A"/>
    <w:rsid w:val="00843087"/>
    <w:rsid w:val="00843794"/>
    <w:rsid w:val="00843BFD"/>
    <w:rsid w:val="00843DFE"/>
    <w:rsid w:val="00843E28"/>
    <w:rsid w:val="00844043"/>
    <w:rsid w:val="008440AD"/>
    <w:rsid w:val="0084437D"/>
    <w:rsid w:val="00844924"/>
    <w:rsid w:val="0084595B"/>
    <w:rsid w:val="00845C30"/>
    <w:rsid w:val="00845C52"/>
    <w:rsid w:val="00845E1E"/>
    <w:rsid w:val="00845FF2"/>
    <w:rsid w:val="00846993"/>
    <w:rsid w:val="008469C3"/>
    <w:rsid w:val="0085052A"/>
    <w:rsid w:val="00852324"/>
    <w:rsid w:val="00852BB1"/>
    <w:rsid w:val="00853057"/>
    <w:rsid w:val="00853897"/>
    <w:rsid w:val="00853F98"/>
    <w:rsid w:val="0085447A"/>
    <w:rsid w:val="0085486E"/>
    <w:rsid w:val="00854DEB"/>
    <w:rsid w:val="00855204"/>
    <w:rsid w:val="00855244"/>
    <w:rsid w:val="008552C1"/>
    <w:rsid w:val="0085532F"/>
    <w:rsid w:val="0085589F"/>
    <w:rsid w:val="00855E66"/>
    <w:rsid w:val="00856212"/>
    <w:rsid w:val="008567DA"/>
    <w:rsid w:val="00856A1C"/>
    <w:rsid w:val="00856BE6"/>
    <w:rsid w:val="00856D4D"/>
    <w:rsid w:val="00857314"/>
    <w:rsid w:val="00857530"/>
    <w:rsid w:val="00857B30"/>
    <w:rsid w:val="0086014E"/>
    <w:rsid w:val="0086034F"/>
    <w:rsid w:val="0086083B"/>
    <w:rsid w:val="0086083D"/>
    <w:rsid w:val="008608E9"/>
    <w:rsid w:val="00860A98"/>
    <w:rsid w:val="00860C2D"/>
    <w:rsid w:val="00861D3E"/>
    <w:rsid w:val="00862159"/>
    <w:rsid w:val="00862B39"/>
    <w:rsid w:val="00863903"/>
    <w:rsid w:val="00863B3C"/>
    <w:rsid w:val="0086427A"/>
    <w:rsid w:val="00864325"/>
    <w:rsid w:val="00864473"/>
    <w:rsid w:val="00864675"/>
    <w:rsid w:val="00864F16"/>
    <w:rsid w:val="00865671"/>
    <w:rsid w:val="008658E6"/>
    <w:rsid w:val="00865966"/>
    <w:rsid w:val="008678B8"/>
    <w:rsid w:val="00867FB7"/>
    <w:rsid w:val="0087002B"/>
    <w:rsid w:val="00870841"/>
    <w:rsid w:val="0087094C"/>
    <w:rsid w:val="008718D8"/>
    <w:rsid w:val="008719A9"/>
    <w:rsid w:val="00871AB3"/>
    <w:rsid w:val="00871C7C"/>
    <w:rsid w:val="008723B0"/>
    <w:rsid w:val="0087271A"/>
    <w:rsid w:val="00872EB7"/>
    <w:rsid w:val="00872F70"/>
    <w:rsid w:val="008736F3"/>
    <w:rsid w:val="008750CA"/>
    <w:rsid w:val="0087613A"/>
    <w:rsid w:val="00876303"/>
    <w:rsid w:val="0087639B"/>
    <w:rsid w:val="008774E9"/>
    <w:rsid w:val="008776F0"/>
    <w:rsid w:val="008779A6"/>
    <w:rsid w:val="00877B75"/>
    <w:rsid w:val="00880A56"/>
    <w:rsid w:val="00880BFA"/>
    <w:rsid w:val="008812A3"/>
    <w:rsid w:val="008818B6"/>
    <w:rsid w:val="00881950"/>
    <w:rsid w:val="00882191"/>
    <w:rsid w:val="00882540"/>
    <w:rsid w:val="00882DFB"/>
    <w:rsid w:val="00882E08"/>
    <w:rsid w:val="0088352A"/>
    <w:rsid w:val="00884736"/>
    <w:rsid w:val="00884E29"/>
    <w:rsid w:val="00885300"/>
    <w:rsid w:val="00885451"/>
    <w:rsid w:val="0088576B"/>
    <w:rsid w:val="008860F3"/>
    <w:rsid w:val="008861D3"/>
    <w:rsid w:val="00886638"/>
    <w:rsid w:val="00886BE5"/>
    <w:rsid w:val="00886E53"/>
    <w:rsid w:val="008870DA"/>
    <w:rsid w:val="008873A8"/>
    <w:rsid w:val="0088760E"/>
    <w:rsid w:val="00887922"/>
    <w:rsid w:val="00890481"/>
    <w:rsid w:val="00890A29"/>
    <w:rsid w:val="00890CD0"/>
    <w:rsid w:val="00891A9F"/>
    <w:rsid w:val="00891CB4"/>
    <w:rsid w:val="00892300"/>
    <w:rsid w:val="0089239C"/>
    <w:rsid w:val="0089301D"/>
    <w:rsid w:val="00893426"/>
    <w:rsid w:val="008937A8"/>
    <w:rsid w:val="00893B1D"/>
    <w:rsid w:val="00893F2D"/>
    <w:rsid w:val="008944B8"/>
    <w:rsid w:val="00894791"/>
    <w:rsid w:val="0089490C"/>
    <w:rsid w:val="00894B1E"/>
    <w:rsid w:val="00895363"/>
    <w:rsid w:val="00895E7C"/>
    <w:rsid w:val="008963B5"/>
    <w:rsid w:val="00896794"/>
    <w:rsid w:val="00896870"/>
    <w:rsid w:val="00896A63"/>
    <w:rsid w:val="0089714D"/>
    <w:rsid w:val="00897BC8"/>
    <w:rsid w:val="008A08B7"/>
    <w:rsid w:val="008A0BDE"/>
    <w:rsid w:val="008A0E53"/>
    <w:rsid w:val="008A12DB"/>
    <w:rsid w:val="008A14C2"/>
    <w:rsid w:val="008A1D7E"/>
    <w:rsid w:val="008A1E64"/>
    <w:rsid w:val="008A2625"/>
    <w:rsid w:val="008A2AA7"/>
    <w:rsid w:val="008A2F34"/>
    <w:rsid w:val="008A32A1"/>
    <w:rsid w:val="008A33CF"/>
    <w:rsid w:val="008A3542"/>
    <w:rsid w:val="008A39F0"/>
    <w:rsid w:val="008A4435"/>
    <w:rsid w:val="008A4699"/>
    <w:rsid w:val="008A49A5"/>
    <w:rsid w:val="008A4C3A"/>
    <w:rsid w:val="008A5BDE"/>
    <w:rsid w:val="008A66FA"/>
    <w:rsid w:val="008A6DE0"/>
    <w:rsid w:val="008A6E48"/>
    <w:rsid w:val="008A6ECC"/>
    <w:rsid w:val="008A71EE"/>
    <w:rsid w:val="008A7310"/>
    <w:rsid w:val="008B05B8"/>
    <w:rsid w:val="008B1BFB"/>
    <w:rsid w:val="008B2E93"/>
    <w:rsid w:val="008B50DA"/>
    <w:rsid w:val="008B562F"/>
    <w:rsid w:val="008B587C"/>
    <w:rsid w:val="008B5CCC"/>
    <w:rsid w:val="008B6AE4"/>
    <w:rsid w:val="008B6B65"/>
    <w:rsid w:val="008B7228"/>
    <w:rsid w:val="008B7405"/>
    <w:rsid w:val="008B77CC"/>
    <w:rsid w:val="008B7D40"/>
    <w:rsid w:val="008C031D"/>
    <w:rsid w:val="008C03E6"/>
    <w:rsid w:val="008C0C3E"/>
    <w:rsid w:val="008C0D8E"/>
    <w:rsid w:val="008C0FC2"/>
    <w:rsid w:val="008C104A"/>
    <w:rsid w:val="008C1B95"/>
    <w:rsid w:val="008C1C3E"/>
    <w:rsid w:val="008C203D"/>
    <w:rsid w:val="008C2612"/>
    <w:rsid w:val="008C2ED2"/>
    <w:rsid w:val="008C3CF0"/>
    <w:rsid w:val="008C3F1A"/>
    <w:rsid w:val="008C4673"/>
    <w:rsid w:val="008C4D6B"/>
    <w:rsid w:val="008C5008"/>
    <w:rsid w:val="008C5197"/>
    <w:rsid w:val="008C570C"/>
    <w:rsid w:val="008C571A"/>
    <w:rsid w:val="008C5C3B"/>
    <w:rsid w:val="008C62E2"/>
    <w:rsid w:val="008C646E"/>
    <w:rsid w:val="008C6C0F"/>
    <w:rsid w:val="008C6DF3"/>
    <w:rsid w:val="008C7010"/>
    <w:rsid w:val="008C78AD"/>
    <w:rsid w:val="008C7BB6"/>
    <w:rsid w:val="008D0322"/>
    <w:rsid w:val="008D0D4B"/>
    <w:rsid w:val="008D106E"/>
    <w:rsid w:val="008D1382"/>
    <w:rsid w:val="008D1769"/>
    <w:rsid w:val="008D2813"/>
    <w:rsid w:val="008D35D9"/>
    <w:rsid w:val="008D3F0A"/>
    <w:rsid w:val="008D409B"/>
    <w:rsid w:val="008D43ED"/>
    <w:rsid w:val="008D4CB3"/>
    <w:rsid w:val="008D4EFD"/>
    <w:rsid w:val="008D4F6F"/>
    <w:rsid w:val="008D5163"/>
    <w:rsid w:val="008D591A"/>
    <w:rsid w:val="008D5B09"/>
    <w:rsid w:val="008D5C0C"/>
    <w:rsid w:val="008D6708"/>
    <w:rsid w:val="008D6826"/>
    <w:rsid w:val="008D6ED1"/>
    <w:rsid w:val="008E0666"/>
    <w:rsid w:val="008E06F9"/>
    <w:rsid w:val="008E0861"/>
    <w:rsid w:val="008E1724"/>
    <w:rsid w:val="008E1A9C"/>
    <w:rsid w:val="008E1C56"/>
    <w:rsid w:val="008E233E"/>
    <w:rsid w:val="008E2B17"/>
    <w:rsid w:val="008E306D"/>
    <w:rsid w:val="008E3D0A"/>
    <w:rsid w:val="008E4002"/>
    <w:rsid w:val="008E43B8"/>
    <w:rsid w:val="008E47A1"/>
    <w:rsid w:val="008E5979"/>
    <w:rsid w:val="008E5F6B"/>
    <w:rsid w:val="008E63EA"/>
    <w:rsid w:val="008E755B"/>
    <w:rsid w:val="008E7AA9"/>
    <w:rsid w:val="008E7DA6"/>
    <w:rsid w:val="008F12D8"/>
    <w:rsid w:val="008F198B"/>
    <w:rsid w:val="008F1B8C"/>
    <w:rsid w:val="008F2E72"/>
    <w:rsid w:val="008F3D4A"/>
    <w:rsid w:val="008F40C5"/>
    <w:rsid w:val="008F4AF4"/>
    <w:rsid w:val="008F5106"/>
    <w:rsid w:val="008F51E0"/>
    <w:rsid w:val="008F5471"/>
    <w:rsid w:val="008F5D3B"/>
    <w:rsid w:val="008F5E13"/>
    <w:rsid w:val="008F6465"/>
    <w:rsid w:val="008F689D"/>
    <w:rsid w:val="008F6F64"/>
    <w:rsid w:val="008F739C"/>
    <w:rsid w:val="008F740C"/>
    <w:rsid w:val="008F7946"/>
    <w:rsid w:val="008F7B98"/>
    <w:rsid w:val="00900B7D"/>
    <w:rsid w:val="00900C45"/>
    <w:rsid w:val="0090133B"/>
    <w:rsid w:val="00901D63"/>
    <w:rsid w:val="00902066"/>
    <w:rsid w:val="009025E1"/>
    <w:rsid w:val="009026C5"/>
    <w:rsid w:val="009031F3"/>
    <w:rsid w:val="00903509"/>
    <w:rsid w:val="0090395C"/>
    <w:rsid w:val="00903BAD"/>
    <w:rsid w:val="0090405D"/>
    <w:rsid w:val="0090427E"/>
    <w:rsid w:val="00904E7B"/>
    <w:rsid w:val="00905050"/>
    <w:rsid w:val="009052D3"/>
    <w:rsid w:val="00905590"/>
    <w:rsid w:val="009059E2"/>
    <w:rsid w:val="0090679F"/>
    <w:rsid w:val="00906CF1"/>
    <w:rsid w:val="009079B5"/>
    <w:rsid w:val="00907B68"/>
    <w:rsid w:val="0091011D"/>
    <w:rsid w:val="0091020A"/>
    <w:rsid w:val="0091053C"/>
    <w:rsid w:val="009107BE"/>
    <w:rsid w:val="00910813"/>
    <w:rsid w:val="00910815"/>
    <w:rsid w:val="00910A77"/>
    <w:rsid w:val="00911BF2"/>
    <w:rsid w:val="00911CC4"/>
    <w:rsid w:val="00911E43"/>
    <w:rsid w:val="009126BF"/>
    <w:rsid w:val="009146CE"/>
    <w:rsid w:val="009155E4"/>
    <w:rsid w:val="00915717"/>
    <w:rsid w:val="00916388"/>
    <w:rsid w:val="00916449"/>
    <w:rsid w:val="0091647A"/>
    <w:rsid w:val="00916872"/>
    <w:rsid w:val="00916DE5"/>
    <w:rsid w:val="00916EA9"/>
    <w:rsid w:val="0091700C"/>
    <w:rsid w:val="00917086"/>
    <w:rsid w:val="009170F1"/>
    <w:rsid w:val="00917154"/>
    <w:rsid w:val="00917552"/>
    <w:rsid w:val="009176F3"/>
    <w:rsid w:val="0091783E"/>
    <w:rsid w:val="009178CC"/>
    <w:rsid w:val="00917B10"/>
    <w:rsid w:val="009214FE"/>
    <w:rsid w:val="00921702"/>
    <w:rsid w:val="00921D1A"/>
    <w:rsid w:val="00922405"/>
    <w:rsid w:val="00922504"/>
    <w:rsid w:val="009225FE"/>
    <w:rsid w:val="00922AA2"/>
    <w:rsid w:val="009237BF"/>
    <w:rsid w:val="00923919"/>
    <w:rsid w:val="00924589"/>
    <w:rsid w:val="009246DC"/>
    <w:rsid w:val="00926814"/>
    <w:rsid w:val="00926D81"/>
    <w:rsid w:val="00926FF0"/>
    <w:rsid w:val="0092727B"/>
    <w:rsid w:val="0092760F"/>
    <w:rsid w:val="00927B05"/>
    <w:rsid w:val="00927BBB"/>
    <w:rsid w:val="00927CF7"/>
    <w:rsid w:val="00927DE3"/>
    <w:rsid w:val="009302FA"/>
    <w:rsid w:val="00930334"/>
    <w:rsid w:val="00930AD8"/>
    <w:rsid w:val="00931827"/>
    <w:rsid w:val="00931CB1"/>
    <w:rsid w:val="00931CBA"/>
    <w:rsid w:val="00932020"/>
    <w:rsid w:val="00932102"/>
    <w:rsid w:val="009325C1"/>
    <w:rsid w:val="00932E48"/>
    <w:rsid w:val="009334E1"/>
    <w:rsid w:val="0093363E"/>
    <w:rsid w:val="00933B65"/>
    <w:rsid w:val="00933CAC"/>
    <w:rsid w:val="00933E1E"/>
    <w:rsid w:val="00935F7D"/>
    <w:rsid w:val="009361F1"/>
    <w:rsid w:val="0093672A"/>
    <w:rsid w:val="00936A2D"/>
    <w:rsid w:val="00936BDB"/>
    <w:rsid w:val="00937B45"/>
    <w:rsid w:val="0094013E"/>
    <w:rsid w:val="00940540"/>
    <w:rsid w:val="00941070"/>
    <w:rsid w:val="00941F51"/>
    <w:rsid w:val="0094243A"/>
    <w:rsid w:val="009424F8"/>
    <w:rsid w:val="00942B06"/>
    <w:rsid w:val="00942B2A"/>
    <w:rsid w:val="00943F87"/>
    <w:rsid w:val="00943FFA"/>
    <w:rsid w:val="00944D09"/>
    <w:rsid w:val="00944E37"/>
    <w:rsid w:val="00944FF6"/>
    <w:rsid w:val="00945D3E"/>
    <w:rsid w:val="00947496"/>
    <w:rsid w:val="0094785B"/>
    <w:rsid w:val="00947CCC"/>
    <w:rsid w:val="00947D2B"/>
    <w:rsid w:val="00947E2D"/>
    <w:rsid w:val="009500DC"/>
    <w:rsid w:val="009506BE"/>
    <w:rsid w:val="00950FAF"/>
    <w:rsid w:val="00951880"/>
    <w:rsid w:val="00951FBD"/>
    <w:rsid w:val="009527B8"/>
    <w:rsid w:val="00953323"/>
    <w:rsid w:val="00953383"/>
    <w:rsid w:val="009534D7"/>
    <w:rsid w:val="00953E0B"/>
    <w:rsid w:val="00954622"/>
    <w:rsid w:val="009558E1"/>
    <w:rsid w:val="00955FE1"/>
    <w:rsid w:val="009568AA"/>
    <w:rsid w:val="00956A22"/>
    <w:rsid w:val="00956D60"/>
    <w:rsid w:val="00956EEF"/>
    <w:rsid w:val="0096003F"/>
    <w:rsid w:val="00960369"/>
    <w:rsid w:val="009606EE"/>
    <w:rsid w:val="00960A67"/>
    <w:rsid w:val="00960B79"/>
    <w:rsid w:val="00960F62"/>
    <w:rsid w:val="009616E0"/>
    <w:rsid w:val="009617E1"/>
    <w:rsid w:val="00961EED"/>
    <w:rsid w:val="00961F1E"/>
    <w:rsid w:val="00962239"/>
    <w:rsid w:val="00963944"/>
    <w:rsid w:val="00964541"/>
    <w:rsid w:val="00964647"/>
    <w:rsid w:val="009648DA"/>
    <w:rsid w:val="009651FD"/>
    <w:rsid w:val="009655DD"/>
    <w:rsid w:val="00965656"/>
    <w:rsid w:val="009658F5"/>
    <w:rsid w:val="00965E5F"/>
    <w:rsid w:val="00966BD4"/>
    <w:rsid w:val="00966DE7"/>
    <w:rsid w:val="00967136"/>
    <w:rsid w:val="00967901"/>
    <w:rsid w:val="00967AEE"/>
    <w:rsid w:val="009701F6"/>
    <w:rsid w:val="00970475"/>
    <w:rsid w:val="009709FD"/>
    <w:rsid w:val="00970FA6"/>
    <w:rsid w:val="009712DC"/>
    <w:rsid w:val="00971CFD"/>
    <w:rsid w:val="00971EE9"/>
    <w:rsid w:val="0097272B"/>
    <w:rsid w:val="009728BA"/>
    <w:rsid w:val="009741A1"/>
    <w:rsid w:val="009741F6"/>
    <w:rsid w:val="00974200"/>
    <w:rsid w:val="00974EFE"/>
    <w:rsid w:val="009753AD"/>
    <w:rsid w:val="0097573B"/>
    <w:rsid w:val="0097588E"/>
    <w:rsid w:val="00975FBD"/>
    <w:rsid w:val="00976152"/>
    <w:rsid w:val="00976636"/>
    <w:rsid w:val="00976959"/>
    <w:rsid w:val="0097712B"/>
    <w:rsid w:val="00977EE6"/>
    <w:rsid w:val="0098052A"/>
    <w:rsid w:val="00980B21"/>
    <w:rsid w:val="00980D7D"/>
    <w:rsid w:val="00981500"/>
    <w:rsid w:val="00981784"/>
    <w:rsid w:val="009819B0"/>
    <w:rsid w:val="00981FB9"/>
    <w:rsid w:val="00982B1C"/>
    <w:rsid w:val="00982D79"/>
    <w:rsid w:val="009837BC"/>
    <w:rsid w:val="009838E0"/>
    <w:rsid w:val="009839A0"/>
    <w:rsid w:val="00984B02"/>
    <w:rsid w:val="00984F29"/>
    <w:rsid w:val="00986DA2"/>
    <w:rsid w:val="00987712"/>
    <w:rsid w:val="0098797E"/>
    <w:rsid w:val="00987AFD"/>
    <w:rsid w:val="0099006C"/>
    <w:rsid w:val="0099013F"/>
    <w:rsid w:val="00990886"/>
    <w:rsid w:val="00990E86"/>
    <w:rsid w:val="00990F2E"/>
    <w:rsid w:val="009922D6"/>
    <w:rsid w:val="00992392"/>
    <w:rsid w:val="00993216"/>
    <w:rsid w:val="009936C2"/>
    <w:rsid w:val="009937C5"/>
    <w:rsid w:val="00993A9C"/>
    <w:rsid w:val="00994912"/>
    <w:rsid w:val="00994E1D"/>
    <w:rsid w:val="009951D4"/>
    <w:rsid w:val="0099593C"/>
    <w:rsid w:val="009966F6"/>
    <w:rsid w:val="00996FA1"/>
    <w:rsid w:val="0099748F"/>
    <w:rsid w:val="009977F1"/>
    <w:rsid w:val="009979A5"/>
    <w:rsid w:val="009A1545"/>
    <w:rsid w:val="009A179F"/>
    <w:rsid w:val="009A1BD9"/>
    <w:rsid w:val="009A1DA8"/>
    <w:rsid w:val="009A2480"/>
    <w:rsid w:val="009A26A6"/>
    <w:rsid w:val="009A2864"/>
    <w:rsid w:val="009A347D"/>
    <w:rsid w:val="009A3DAE"/>
    <w:rsid w:val="009A3FC1"/>
    <w:rsid w:val="009A4378"/>
    <w:rsid w:val="009A46F0"/>
    <w:rsid w:val="009A47D0"/>
    <w:rsid w:val="009A49A9"/>
    <w:rsid w:val="009A49B5"/>
    <w:rsid w:val="009A4C6E"/>
    <w:rsid w:val="009A54B2"/>
    <w:rsid w:val="009A66C9"/>
    <w:rsid w:val="009A689D"/>
    <w:rsid w:val="009A6AAD"/>
    <w:rsid w:val="009A6C39"/>
    <w:rsid w:val="009A7E29"/>
    <w:rsid w:val="009B0250"/>
    <w:rsid w:val="009B057E"/>
    <w:rsid w:val="009B0700"/>
    <w:rsid w:val="009B0D7D"/>
    <w:rsid w:val="009B1215"/>
    <w:rsid w:val="009B2199"/>
    <w:rsid w:val="009B35A2"/>
    <w:rsid w:val="009B3A4F"/>
    <w:rsid w:val="009B3B5D"/>
    <w:rsid w:val="009B3CFE"/>
    <w:rsid w:val="009B3F95"/>
    <w:rsid w:val="009B414C"/>
    <w:rsid w:val="009B428B"/>
    <w:rsid w:val="009B4762"/>
    <w:rsid w:val="009B4FD6"/>
    <w:rsid w:val="009B5131"/>
    <w:rsid w:val="009B5536"/>
    <w:rsid w:val="009B5A47"/>
    <w:rsid w:val="009B5A58"/>
    <w:rsid w:val="009B656A"/>
    <w:rsid w:val="009B693F"/>
    <w:rsid w:val="009B72BC"/>
    <w:rsid w:val="009B7F0D"/>
    <w:rsid w:val="009C0153"/>
    <w:rsid w:val="009C04EE"/>
    <w:rsid w:val="009C0A15"/>
    <w:rsid w:val="009C0FB0"/>
    <w:rsid w:val="009C11E0"/>
    <w:rsid w:val="009C17A9"/>
    <w:rsid w:val="009C1B42"/>
    <w:rsid w:val="009C1BDF"/>
    <w:rsid w:val="009C1C81"/>
    <w:rsid w:val="009C1D74"/>
    <w:rsid w:val="009C1E42"/>
    <w:rsid w:val="009C2663"/>
    <w:rsid w:val="009C2B65"/>
    <w:rsid w:val="009C2F81"/>
    <w:rsid w:val="009C3284"/>
    <w:rsid w:val="009C3558"/>
    <w:rsid w:val="009C4B48"/>
    <w:rsid w:val="009C5831"/>
    <w:rsid w:val="009C6755"/>
    <w:rsid w:val="009C67E6"/>
    <w:rsid w:val="009C6C90"/>
    <w:rsid w:val="009C6E3A"/>
    <w:rsid w:val="009C747A"/>
    <w:rsid w:val="009C7663"/>
    <w:rsid w:val="009C7B04"/>
    <w:rsid w:val="009C7F7D"/>
    <w:rsid w:val="009D0180"/>
    <w:rsid w:val="009D06B7"/>
    <w:rsid w:val="009D0C8D"/>
    <w:rsid w:val="009D0F01"/>
    <w:rsid w:val="009D0F20"/>
    <w:rsid w:val="009D10AF"/>
    <w:rsid w:val="009D1AC5"/>
    <w:rsid w:val="009D271E"/>
    <w:rsid w:val="009D28D4"/>
    <w:rsid w:val="009D2B36"/>
    <w:rsid w:val="009D2C56"/>
    <w:rsid w:val="009D2E94"/>
    <w:rsid w:val="009D2F76"/>
    <w:rsid w:val="009D304E"/>
    <w:rsid w:val="009D3BAF"/>
    <w:rsid w:val="009D3BF7"/>
    <w:rsid w:val="009D3CDF"/>
    <w:rsid w:val="009D4D4B"/>
    <w:rsid w:val="009D546D"/>
    <w:rsid w:val="009D5905"/>
    <w:rsid w:val="009D64CE"/>
    <w:rsid w:val="009D65BC"/>
    <w:rsid w:val="009D68A3"/>
    <w:rsid w:val="009D71BC"/>
    <w:rsid w:val="009D7731"/>
    <w:rsid w:val="009E0126"/>
    <w:rsid w:val="009E03FE"/>
    <w:rsid w:val="009E0612"/>
    <w:rsid w:val="009E0651"/>
    <w:rsid w:val="009E0A4F"/>
    <w:rsid w:val="009E1A2F"/>
    <w:rsid w:val="009E4667"/>
    <w:rsid w:val="009E4D2D"/>
    <w:rsid w:val="009E63CA"/>
    <w:rsid w:val="009E6825"/>
    <w:rsid w:val="009E6AE5"/>
    <w:rsid w:val="009E6CFC"/>
    <w:rsid w:val="009E71FC"/>
    <w:rsid w:val="009E734A"/>
    <w:rsid w:val="009E7475"/>
    <w:rsid w:val="009F009E"/>
    <w:rsid w:val="009F0228"/>
    <w:rsid w:val="009F06EB"/>
    <w:rsid w:val="009F06F7"/>
    <w:rsid w:val="009F120F"/>
    <w:rsid w:val="009F1A18"/>
    <w:rsid w:val="009F1D5E"/>
    <w:rsid w:val="009F2028"/>
    <w:rsid w:val="009F2538"/>
    <w:rsid w:val="009F32D9"/>
    <w:rsid w:val="009F35F3"/>
    <w:rsid w:val="009F3AF0"/>
    <w:rsid w:val="009F46A2"/>
    <w:rsid w:val="009F4B48"/>
    <w:rsid w:val="009F4C25"/>
    <w:rsid w:val="009F56AA"/>
    <w:rsid w:val="009F5CD6"/>
    <w:rsid w:val="009F6442"/>
    <w:rsid w:val="009F683E"/>
    <w:rsid w:val="009F7891"/>
    <w:rsid w:val="009F7AA7"/>
    <w:rsid w:val="009F7BA8"/>
    <w:rsid w:val="00A0003B"/>
    <w:rsid w:val="00A00B1F"/>
    <w:rsid w:val="00A00CB0"/>
    <w:rsid w:val="00A00FEF"/>
    <w:rsid w:val="00A01D4A"/>
    <w:rsid w:val="00A021A6"/>
    <w:rsid w:val="00A0265F"/>
    <w:rsid w:val="00A028F3"/>
    <w:rsid w:val="00A02A37"/>
    <w:rsid w:val="00A03184"/>
    <w:rsid w:val="00A031AA"/>
    <w:rsid w:val="00A03345"/>
    <w:rsid w:val="00A04FDC"/>
    <w:rsid w:val="00A05069"/>
    <w:rsid w:val="00A056A7"/>
    <w:rsid w:val="00A05912"/>
    <w:rsid w:val="00A05B5F"/>
    <w:rsid w:val="00A05CEB"/>
    <w:rsid w:val="00A06C35"/>
    <w:rsid w:val="00A06CF0"/>
    <w:rsid w:val="00A07484"/>
    <w:rsid w:val="00A074A5"/>
    <w:rsid w:val="00A07802"/>
    <w:rsid w:val="00A07F60"/>
    <w:rsid w:val="00A1029C"/>
    <w:rsid w:val="00A103D0"/>
    <w:rsid w:val="00A107BA"/>
    <w:rsid w:val="00A107E7"/>
    <w:rsid w:val="00A10893"/>
    <w:rsid w:val="00A110F8"/>
    <w:rsid w:val="00A111A2"/>
    <w:rsid w:val="00A111A3"/>
    <w:rsid w:val="00A111D3"/>
    <w:rsid w:val="00A11E73"/>
    <w:rsid w:val="00A121C0"/>
    <w:rsid w:val="00A121DC"/>
    <w:rsid w:val="00A12E3B"/>
    <w:rsid w:val="00A12F74"/>
    <w:rsid w:val="00A1318C"/>
    <w:rsid w:val="00A1364B"/>
    <w:rsid w:val="00A1434D"/>
    <w:rsid w:val="00A14A20"/>
    <w:rsid w:val="00A14CF6"/>
    <w:rsid w:val="00A154CF"/>
    <w:rsid w:val="00A15514"/>
    <w:rsid w:val="00A156D2"/>
    <w:rsid w:val="00A15EB1"/>
    <w:rsid w:val="00A16E68"/>
    <w:rsid w:val="00A1729E"/>
    <w:rsid w:val="00A173E7"/>
    <w:rsid w:val="00A204C9"/>
    <w:rsid w:val="00A20A0C"/>
    <w:rsid w:val="00A20D4B"/>
    <w:rsid w:val="00A21095"/>
    <w:rsid w:val="00A2112F"/>
    <w:rsid w:val="00A21A17"/>
    <w:rsid w:val="00A21F5D"/>
    <w:rsid w:val="00A22796"/>
    <w:rsid w:val="00A22C42"/>
    <w:rsid w:val="00A22D28"/>
    <w:rsid w:val="00A239FF"/>
    <w:rsid w:val="00A2444F"/>
    <w:rsid w:val="00A244DC"/>
    <w:rsid w:val="00A246E2"/>
    <w:rsid w:val="00A24984"/>
    <w:rsid w:val="00A2540C"/>
    <w:rsid w:val="00A25679"/>
    <w:rsid w:val="00A25B48"/>
    <w:rsid w:val="00A25D20"/>
    <w:rsid w:val="00A25ED0"/>
    <w:rsid w:val="00A26947"/>
    <w:rsid w:val="00A26CBA"/>
    <w:rsid w:val="00A26DB4"/>
    <w:rsid w:val="00A26E52"/>
    <w:rsid w:val="00A26F53"/>
    <w:rsid w:val="00A27389"/>
    <w:rsid w:val="00A273D0"/>
    <w:rsid w:val="00A27854"/>
    <w:rsid w:val="00A27CAC"/>
    <w:rsid w:val="00A27CC9"/>
    <w:rsid w:val="00A30621"/>
    <w:rsid w:val="00A30EA4"/>
    <w:rsid w:val="00A31788"/>
    <w:rsid w:val="00A31B0F"/>
    <w:rsid w:val="00A326DD"/>
    <w:rsid w:val="00A3315D"/>
    <w:rsid w:val="00A337C7"/>
    <w:rsid w:val="00A357C8"/>
    <w:rsid w:val="00A359C1"/>
    <w:rsid w:val="00A362BF"/>
    <w:rsid w:val="00A36C10"/>
    <w:rsid w:val="00A375FE"/>
    <w:rsid w:val="00A377EC"/>
    <w:rsid w:val="00A40049"/>
    <w:rsid w:val="00A40193"/>
    <w:rsid w:val="00A407EC"/>
    <w:rsid w:val="00A41588"/>
    <w:rsid w:val="00A41737"/>
    <w:rsid w:val="00A419FA"/>
    <w:rsid w:val="00A41A74"/>
    <w:rsid w:val="00A420A2"/>
    <w:rsid w:val="00A42121"/>
    <w:rsid w:val="00A422C8"/>
    <w:rsid w:val="00A42A5A"/>
    <w:rsid w:val="00A42F68"/>
    <w:rsid w:val="00A43134"/>
    <w:rsid w:val="00A447D1"/>
    <w:rsid w:val="00A45DE4"/>
    <w:rsid w:val="00A45EDA"/>
    <w:rsid w:val="00A468DA"/>
    <w:rsid w:val="00A46E25"/>
    <w:rsid w:val="00A477CC"/>
    <w:rsid w:val="00A47A7E"/>
    <w:rsid w:val="00A47E12"/>
    <w:rsid w:val="00A50428"/>
    <w:rsid w:val="00A507A6"/>
    <w:rsid w:val="00A50C9A"/>
    <w:rsid w:val="00A50E34"/>
    <w:rsid w:val="00A51F6D"/>
    <w:rsid w:val="00A52592"/>
    <w:rsid w:val="00A528F2"/>
    <w:rsid w:val="00A52A8C"/>
    <w:rsid w:val="00A52BD3"/>
    <w:rsid w:val="00A5350B"/>
    <w:rsid w:val="00A54271"/>
    <w:rsid w:val="00A54D1D"/>
    <w:rsid w:val="00A54EA3"/>
    <w:rsid w:val="00A55132"/>
    <w:rsid w:val="00A55729"/>
    <w:rsid w:val="00A558D7"/>
    <w:rsid w:val="00A55B07"/>
    <w:rsid w:val="00A55D32"/>
    <w:rsid w:val="00A55F86"/>
    <w:rsid w:val="00A56336"/>
    <w:rsid w:val="00A56398"/>
    <w:rsid w:val="00A5647F"/>
    <w:rsid w:val="00A5677F"/>
    <w:rsid w:val="00A56C3F"/>
    <w:rsid w:val="00A57383"/>
    <w:rsid w:val="00A5787E"/>
    <w:rsid w:val="00A609D2"/>
    <w:rsid w:val="00A60BBC"/>
    <w:rsid w:val="00A61935"/>
    <w:rsid w:val="00A61B3F"/>
    <w:rsid w:val="00A61B5E"/>
    <w:rsid w:val="00A621A3"/>
    <w:rsid w:val="00A627EF"/>
    <w:rsid w:val="00A6290E"/>
    <w:rsid w:val="00A633F3"/>
    <w:rsid w:val="00A63C85"/>
    <w:rsid w:val="00A63C9C"/>
    <w:rsid w:val="00A645BE"/>
    <w:rsid w:val="00A64B72"/>
    <w:rsid w:val="00A64D52"/>
    <w:rsid w:val="00A65281"/>
    <w:rsid w:val="00A652EC"/>
    <w:rsid w:val="00A658EA"/>
    <w:rsid w:val="00A661AD"/>
    <w:rsid w:val="00A6643C"/>
    <w:rsid w:val="00A6645A"/>
    <w:rsid w:val="00A664A0"/>
    <w:rsid w:val="00A667F8"/>
    <w:rsid w:val="00A668C7"/>
    <w:rsid w:val="00A675E2"/>
    <w:rsid w:val="00A67C76"/>
    <w:rsid w:val="00A70255"/>
    <w:rsid w:val="00A70C05"/>
    <w:rsid w:val="00A710B2"/>
    <w:rsid w:val="00A718BF"/>
    <w:rsid w:val="00A71B2E"/>
    <w:rsid w:val="00A71F50"/>
    <w:rsid w:val="00A72156"/>
    <w:rsid w:val="00A7292F"/>
    <w:rsid w:val="00A7301A"/>
    <w:rsid w:val="00A7390B"/>
    <w:rsid w:val="00A73A38"/>
    <w:rsid w:val="00A73BFD"/>
    <w:rsid w:val="00A73C07"/>
    <w:rsid w:val="00A744F4"/>
    <w:rsid w:val="00A74504"/>
    <w:rsid w:val="00A74D0A"/>
    <w:rsid w:val="00A74F5E"/>
    <w:rsid w:val="00A74FD9"/>
    <w:rsid w:val="00A753DB"/>
    <w:rsid w:val="00A75833"/>
    <w:rsid w:val="00A7643B"/>
    <w:rsid w:val="00A77310"/>
    <w:rsid w:val="00A77A18"/>
    <w:rsid w:val="00A77BC6"/>
    <w:rsid w:val="00A80A53"/>
    <w:rsid w:val="00A81885"/>
    <w:rsid w:val="00A8198A"/>
    <w:rsid w:val="00A81C00"/>
    <w:rsid w:val="00A82634"/>
    <w:rsid w:val="00A82FB9"/>
    <w:rsid w:val="00A838A7"/>
    <w:rsid w:val="00A8406A"/>
    <w:rsid w:val="00A841FC"/>
    <w:rsid w:val="00A847B2"/>
    <w:rsid w:val="00A850BF"/>
    <w:rsid w:val="00A8522D"/>
    <w:rsid w:val="00A85E83"/>
    <w:rsid w:val="00A86028"/>
    <w:rsid w:val="00A860BB"/>
    <w:rsid w:val="00A861AA"/>
    <w:rsid w:val="00A87104"/>
    <w:rsid w:val="00A871B2"/>
    <w:rsid w:val="00A8784A"/>
    <w:rsid w:val="00A87EA9"/>
    <w:rsid w:val="00A9013C"/>
    <w:rsid w:val="00A906EF"/>
    <w:rsid w:val="00A9120F"/>
    <w:rsid w:val="00A913C3"/>
    <w:rsid w:val="00A91F2C"/>
    <w:rsid w:val="00A9221C"/>
    <w:rsid w:val="00A9424F"/>
    <w:rsid w:val="00A9435E"/>
    <w:rsid w:val="00A9526F"/>
    <w:rsid w:val="00A955F7"/>
    <w:rsid w:val="00A958CF"/>
    <w:rsid w:val="00A961D4"/>
    <w:rsid w:val="00A963F9"/>
    <w:rsid w:val="00A97095"/>
    <w:rsid w:val="00A971D0"/>
    <w:rsid w:val="00AA0017"/>
    <w:rsid w:val="00AA0392"/>
    <w:rsid w:val="00AA10C0"/>
    <w:rsid w:val="00AA1102"/>
    <w:rsid w:val="00AA118C"/>
    <w:rsid w:val="00AA1268"/>
    <w:rsid w:val="00AA26D1"/>
    <w:rsid w:val="00AA2969"/>
    <w:rsid w:val="00AA2B35"/>
    <w:rsid w:val="00AA2EC6"/>
    <w:rsid w:val="00AA3803"/>
    <w:rsid w:val="00AA3B0B"/>
    <w:rsid w:val="00AA4AD9"/>
    <w:rsid w:val="00AA4D0E"/>
    <w:rsid w:val="00AA6030"/>
    <w:rsid w:val="00AA6C4F"/>
    <w:rsid w:val="00AA764C"/>
    <w:rsid w:val="00AA7CF6"/>
    <w:rsid w:val="00AA7F67"/>
    <w:rsid w:val="00AB0043"/>
    <w:rsid w:val="00AB0207"/>
    <w:rsid w:val="00AB0F1D"/>
    <w:rsid w:val="00AB0F2E"/>
    <w:rsid w:val="00AB0F9D"/>
    <w:rsid w:val="00AB1514"/>
    <w:rsid w:val="00AB1876"/>
    <w:rsid w:val="00AB1A48"/>
    <w:rsid w:val="00AB206E"/>
    <w:rsid w:val="00AB2424"/>
    <w:rsid w:val="00AB292B"/>
    <w:rsid w:val="00AB2938"/>
    <w:rsid w:val="00AB3C62"/>
    <w:rsid w:val="00AB3D1D"/>
    <w:rsid w:val="00AB3D2C"/>
    <w:rsid w:val="00AB4F08"/>
    <w:rsid w:val="00AB5363"/>
    <w:rsid w:val="00AB5C13"/>
    <w:rsid w:val="00AB5C63"/>
    <w:rsid w:val="00AB760E"/>
    <w:rsid w:val="00AB78C7"/>
    <w:rsid w:val="00AB7C4B"/>
    <w:rsid w:val="00AB7CAC"/>
    <w:rsid w:val="00AC01AE"/>
    <w:rsid w:val="00AC1443"/>
    <w:rsid w:val="00AC1A8F"/>
    <w:rsid w:val="00AC401A"/>
    <w:rsid w:val="00AC429E"/>
    <w:rsid w:val="00AC46B6"/>
    <w:rsid w:val="00AC470D"/>
    <w:rsid w:val="00AC58CA"/>
    <w:rsid w:val="00AC59B8"/>
    <w:rsid w:val="00AC65D5"/>
    <w:rsid w:val="00AC74A8"/>
    <w:rsid w:val="00AC792C"/>
    <w:rsid w:val="00AC79E0"/>
    <w:rsid w:val="00AC7A01"/>
    <w:rsid w:val="00AD044D"/>
    <w:rsid w:val="00AD05A5"/>
    <w:rsid w:val="00AD05E8"/>
    <w:rsid w:val="00AD0B2A"/>
    <w:rsid w:val="00AD0B6C"/>
    <w:rsid w:val="00AD15E1"/>
    <w:rsid w:val="00AD1A26"/>
    <w:rsid w:val="00AD1C30"/>
    <w:rsid w:val="00AD21B8"/>
    <w:rsid w:val="00AD2313"/>
    <w:rsid w:val="00AD24C5"/>
    <w:rsid w:val="00AD2519"/>
    <w:rsid w:val="00AD2FA2"/>
    <w:rsid w:val="00AD31B5"/>
    <w:rsid w:val="00AD31DE"/>
    <w:rsid w:val="00AD334D"/>
    <w:rsid w:val="00AD39E5"/>
    <w:rsid w:val="00AD3F33"/>
    <w:rsid w:val="00AD4AB6"/>
    <w:rsid w:val="00AD4F14"/>
    <w:rsid w:val="00AD51F0"/>
    <w:rsid w:val="00AD52E3"/>
    <w:rsid w:val="00AD5B51"/>
    <w:rsid w:val="00AD5E7C"/>
    <w:rsid w:val="00AD6AE5"/>
    <w:rsid w:val="00AD6B33"/>
    <w:rsid w:val="00AD6DF2"/>
    <w:rsid w:val="00AD7893"/>
    <w:rsid w:val="00AD7B7D"/>
    <w:rsid w:val="00AD7EC3"/>
    <w:rsid w:val="00AE109E"/>
    <w:rsid w:val="00AE15EB"/>
    <w:rsid w:val="00AE1975"/>
    <w:rsid w:val="00AE19E4"/>
    <w:rsid w:val="00AE2735"/>
    <w:rsid w:val="00AE29C7"/>
    <w:rsid w:val="00AE3391"/>
    <w:rsid w:val="00AE3621"/>
    <w:rsid w:val="00AE3677"/>
    <w:rsid w:val="00AE4444"/>
    <w:rsid w:val="00AE477E"/>
    <w:rsid w:val="00AE4938"/>
    <w:rsid w:val="00AE4950"/>
    <w:rsid w:val="00AE4DEA"/>
    <w:rsid w:val="00AE4E9B"/>
    <w:rsid w:val="00AE5381"/>
    <w:rsid w:val="00AE5615"/>
    <w:rsid w:val="00AE5B47"/>
    <w:rsid w:val="00AE5B97"/>
    <w:rsid w:val="00AE5E50"/>
    <w:rsid w:val="00AE5ECD"/>
    <w:rsid w:val="00AE633F"/>
    <w:rsid w:val="00AE63F1"/>
    <w:rsid w:val="00AE666A"/>
    <w:rsid w:val="00AE6898"/>
    <w:rsid w:val="00AE6CD1"/>
    <w:rsid w:val="00AE6E1D"/>
    <w:rsid w:val="00AE7366"/>
    <w:rsid w:val="00AE789D"/>
    <w:rsid w:val="00AE78E1"/>
    <w:rsid w:val="00AE793D"/>
    <w:rsid w:val="00AF032A"/>
    <w:rsid w:val="00AF0E85"/>
    <w:rsid w:val="00AF0ED0"/>
    <w:rsid w:val="00AF11FD"/>
    <w:rsid w:val="00AF1E11"/>
    <w:rsid w:val="00AF1F6B"/>
    <w:rsid w:val="00AF3350"/>
    <w:rsid w:val="00AF3EC4"/>
    <w:rsid w:val="00AF3EC9"/>
    <w:rsid w:val="00AF496C"/>
    <w:rsid w:val="00AF498D"/>
    <w:rsid w:val="00AF4DEC"/>
    <w:rsid w:val="00AF51F2"/>
    <w:rsid w:val="00AF570F"/>
    <w:rsid w:val="00AF7082"/>
    <w:rsid w:val="00AF7290"/>
    <w:rsid w:val="00AF7554"/>
    <w:rsid w:val="00B000C6"/>
    <w:rsid w:val="00B012F5"/>
    <w:rsid w:val="00B02234"/>
    <w:rsid w:val="00B02333"/>
    <w:rsid w:val="00B026F5"/>
    <w:rsid w:val="00B0289A"/>
    <w:rsid w:val="00B030C6"/>
    <w:rsid w:val="00B030E2"/>
    <w:rsid w:val="00B03352"/>
    <w:rsid w:val="00B033BF"/>
    <w:rsid w:val="00B04416"/>
    <w:rsid w:val="00B04C8A"/>
    <w:rsid w:val="00B05A9E"/>
    <w:rsid w:val="00B05CE3"/>
    <w:rsid w:val="00B06690"/>
    <w:rsid w:val="00B073AD"/>
    <w:rsid w:val="00B078C3"/>
    <w:rsid w:val="00B078EE"/>
    <w:rsid w:val="00B109F3"/>
    <w:rsid w:val="00B11372"/>
    <w:rsid w:val="00B114B1"/>
    <w:rsid w:val="00B11AED"/>
    <w:rsid w:val="00B11FC3"/>
    <w:rsid w:val="00B12556"/>
    <w:rsid w:val="00B12C40"/>
    <w:rsid w:val="00B12CD0"/>
    <w:rsid w:val="00B132DB"/>
    <w:rsid w:val="00B13E30"/>
    <w:rsid w:val="00B13FC9"/>
    <w:rsid w:val="00B14819"/>
    <w:rsid w:val="00B1499B"/>
    <w:rsid w:val="00B14CD5"/>
    <w:rsid w:val="00B14E31"/>
    <w:rsid w:val="00B15402"/>
    <w:rsid w:val="00B15CD8"/>
    <w:rsid w:val="00B15F31"/>
    <w:rsid w:val="00B16304"/>
    <w:rsid w:val="00B1633C"/>
    <w:rsid w:val="00B163D7"/>
    <w:rsid w:val="00B16464"/>
    <w:rsid w:val="00B16A11"/>
    <w:rsid w:val="00B171FA"/>
    <w:rsid w:val="00B200DB"/>
    <w:rsid w:val="00B204AA"/>
    <w:rsid w:val="00B20592"/>
    <w:rsid w:val="00B206D8"/>
    <w:rsid w:val="00B21150"/>
    <w:rsid w:val="00B21193"/>
    <w:rsid w:val="00B21FB1"/>
    <w:rsid w:val="00B23063"/>
    <w:rsid w:val="00B23372"/>
    <w:rsid w:val="00B23554"/>
    <w:rsid w:val="00B241B6"/>
    <w:rsid w:val="00B24245"/>
    <w:rsid w:val="00B24F14"/>
    <w:rsid w:val="00B25347"/>
    <w:rsid w:val="00B259DE"/>
    <w:rsid w:val="00B25C5E"/>
    <w:rsid w:val="00B25F47"/>
    <w:rsid w:val="00B26896"/>
    <w:rsid w:val="00B27236"/>
    <w:rsid w:val="00B272C4"/>
    <w:rsid w:val="00B278B2"/>
    <w:rsid w:val="00B27DA3"/>
    <w:rsid w:val="00B3095F"/>
    <w:rsid w:val="00B31D29"/>
    <w:rsid w:val="00B32054"/>
    <w:rsid w:val="00B325C0"/>
    <w:rsid w:val="00B32853"/>
    <w:rsid w:val="00B329E8"/>
    <w:rsid w:val="00B32DF1"/>
    <w:rsid w:val="00B32F5F"/>
    <w:rsid w:val="00B33394"/>
    <w:rsid w:val="00B33D5E"/>
    <w:rsid w:val="00B33F0A"/>
    <w:rsid w:val="00B34404"/>
    <w:rsid w:val="00B348B0"/>
    <w:rsid w:val="00B34BFA"/>
    <w:rsid w:val="00B34F15"/>
    <w:rsid w:val="00B3558A"/>
    <w:rsid w:val="00B35E31"/>
    <w:rsid w:val="00B35F47"/>
    <w:rsid w:val="00B367A9"/>
    <w:rsid w:val="00B36E36"/>
    <w:rsid w:val="00B36F8F"/>
    <w:rsid w:val="00B36FB5"/>
    <w:rsid w:val="00B37231"/>
    <w:rsid w:val="00B37348"/>
    <w:rsid w:val="00B37860"/>
    <w:rsid w:val="00B37B1A"/>
    <w:rsid w:val="00B37D0A"/>
    <w:rsid w:val="00B404DF"/>
    <w:rsid w:val="00B407B0"/>
    <w:rsid w:val="00B40940"/>
    <w:rsid w:val="00B41370"/>
    <w:rsid w:val="00B42684"/>
    <w:rsid w:val="00B428E2"/>
    <w:rsid w:val="00B428ED"/>
    <w:rsid w:val="00B42B93"/>
    <w:rsid w:val="00B43D4F"/>
    <w:rsid w:val="00B44C31"/>
    <w:rsid w:val="00B45067"/>
    <w:rsid w:val="00B452B9"/>
    <w:rsid w:val="00B45710"/>
    <w:rsid w:val="00B45772"/>
    <w:rsid w:val="00B459C7"/>
    <w:rsid w:val="00B45A8D"/>
    <w:rsid w:val="00B45CF4"/>
    <w:rsid w:val="00B462E5"/>
    <w:rsid w:val="00B468AB"/>
    <w:rsid w:val="00B4767A"/>
    <w:rsid w:val="00B50369"/>
    <w:rsid w:val="00B50644"/>
    <w:rsid w:val="00B50649"/>
    <w:rsid w:val="00B506A2"/>
    <w:rsid w:val="00B506D2"/>
    <w:rsid w:val="00B509B5"/>
    <w:rsid w:val="00B50BB7"/>
    <w:rsid w:val="00B50F23"/>
    <w:rsid w:val="00B5190E"/>
    <w:rsid w:val="00B51A54"/>
    <w:rsid w:val="00B51EC4"/>
    <w:rsid w:val="00B5271D"/>
    <w:rsid w:val="00B52B54"/>
    <w:rsid w:val="00B52BA3"/>
    <w:rsid w:val="00B52BC9"/>
    <w:rsid w:val="00B52EFF"/>
    <w:rsid w:val="00B533A7"/>
    <w:rsid w:val="00B53714"/>
    <w:rsid w:val="00B539AB"/>
    <w:rsid w:val="00B53F95"/>
    <w:rsid w:val="00B54CBA"/>
    <w:rsid w:val="00B54DA3"/>
    <w:rsid w:val="00B55993"/>
    <w:rsid w:val="00B55C58"/>
    <w:rsid w:val="00B55F08"/>
    <w:rsid w:val="00B56028"/>
    <w:rsid w:val="00B5710F"/>
    <w:rsid w:val="00B5713A"/>
    <w:rsid w:val="00B57624"/>
    <w:rsid w:val="00B57717"/>
    <w:rsid w:val="00B57CBA"/>
    <w:rsid w:val="00B57E5E"/>
    <w:rsid w:val="00B60FDF"/>
    <w:rsid w:val="00B619CF"/>
    <w:rsid w:val="00B61CD5"/>
    <w:rsid w:val="00B61EF0"/>
    <w:rsid w:val="00B621B3"/>
    <w:rsid w:val="00B628D6"/>
    <w:rsid w:val="00B63AA7"/>
    <w:rsid w:val="00B63B10"/>
    <w:rsid w:val="00B63DE2"/>
    <w:rsid w:val="00B64231"/>
    <w:rsid w:val="00B642E9"/>
    <w:rsid w:val="00B645FB"/>
    <w:rsid w:val="00B64C77"/>
    <w:rsid w:val="00B64E1E"/>
    <w:rsid w:val="00B64E5F"/>
    <w:rsid w:val="00B65038"/>
    <w:rsid w:val="00B65258"/>
    <w:rsid w:val="00B65A1D"/>
    <w:rsid w:val="00B672FA"/>
    <w:rsid w:val="00B67532"/>
    <w:rsid w:val="00B7082A"/>
    <w:rsid w:val="00B70964"/>
    <w:rsid w:val="00B71108"/>
    <w:rsid w:val="00B72379"/>
    <w:rsid w:val="00B72961"/>
    <w:rsid w:val="00B72A01"/>
    <w:rsid w:val="00B72F12"/>
    <w:rsid w:val="00B7391B"/>
    <w:rsid w:val="00B73FEF"/>
    <w:rsid w:val="00B745BA"/>
    <w:rsid w:val="00B7466C"/>
    <w:rsid w:val="00B74D9E"/>
    <w:rsid w:val="00B74FD6"/>
    <w:rsid w:val="00B75032"/>
    <w:rsid w:val="00B753E6"/>
    <w:rsid w:val="00B75DB4"/>
    <w:rsid w:val="00B75FED"/>
    <w:rsid w:val="00B76DEB"/>
    <w:rsid w:val="00B77F52"/>
    <w:rsid w:val="00B8008A"/>
    <w:rsid w:val="00B823D4"/>
    <w:rsid w:val="00B829B7"/>
    <w:rsid w:val="00B831D5"/>
    <w:rsid w:val="00B8330F"/>
    <w:rsid w:val="00B83A43"/>
    <w:rsid w:val="00B84065"/>
    <w:rsid w:val="00B840FA"/>
    <w:rsid w:val="00B84D87"/>
    <w:rsid w:val="00B8506F"/>
    <w:rsid w:val="00B853EF"/>
    <w:rsid w:val="00B85651"/>
    <w:rsid w:val="00B869EE"/>
    <w:rsid w:val="00B86F9D"/>
    <w:rsid w:val="00B86FDC"/>
    <w:rsid w:val="00B87ABF"/>
    <w:rsid w:val="00B9074E"/>
    <w:rsid w:val="00B916EA"/>
    <w:rsid w:val="00B91875"/>
    <w:rsid w:val="00B91AEB"/>
    <w:rsid w:val="00B91D19"/>
    <w:rsid w:val="00B92C2F"/>
    <w:rsid w:val="00B92F06"/>
    <w:rsid w:val="00B9596B"/>
    <w:rsid w:val="00B95E91"/>
    <w:rsid w:val="00B96973"/>
    <w:rsid w:val="00B97034"/>
    <w:rsid w:val="00B97925"/>
    <w:rsid w:val="00B97ADA"/>
    <w:rsid w:val="00BA0712"/>
    <w:rsid w:val="00BA11F7"/>
    <w:rsid w:val="00BA1893"/>
    <w:rsid w:val="00BA2247"/>
    <w:rsid w:val="00BA2D03"/>
    <w:rsid w:val="00BA2F77"/>
    <w:rsid w:val="00BA3AD8"/>
    <w:rsid w:val="00BA3D60"/>
    <w:rsid w:val="00BA3EE8"/>
    <w:rsid w:val="00BA4115"/>
    <w:rsid w:val="00BA4A46"/>
    <w:rsid w:val="00BA5089"/>
    <w:rsid w:val="00BA51D4"/>
    <w:rsid w:val="00BA5623"/>
    <w:rsid w:val="00BA5895"/>
    <w:rsid w:val="00BA5C87"/>
    <w:rsid w:val="00BA5D47"/>
    <w:rsid w:val="00BA646B"/>
    <w:rsid w:val="00BA670E"/>
    <w:rsid w:val="00BA7B23"/>
    <w:rsid w:val="00BB003D"/>
    <w:rsid w:val="00BB012F"/>
    <w:rsid w:val="00BB08F2"/>
    <w:rsid w:val="00BB0C53"/>
    <w:rsid w:val="00BB0C70"/>
    <w:rsid w:val="00BB154E"/>
    <w:rsid w:val="00BB15EA"/>
    <w:rsid w:val="00BB1730"/>
    <w:rsid w:val="00BB1A04"/>
    <w:rsid w:val="00BB2146"/>
    <w:rsid w:val="00BB2292"/>
    <w:rsid w:val="00BB3724"/>
    <w:rsid w:val="00BB3D28"/>
    <w:rsid w:val="00BB3E30"/>
    <w:rsid w:val="00BB461E"/>
    <w:rsid w:val="00BB4AD7"/>
    <w:rsid w:val="00BB50F6"/>
    <w:rsid w:val="00BB5227"/>
    <w:rsid w:val="00BB5426"/>
    <w:rsid w:val="00BB70CB"/>
    <w:rsid w:val="00BB71E5"/>
    <w:rsid w:val="00BB7C5F"/>
    <w:rsid w:val="00BB7D38"/>
    <w:rsid w:val="00BC018E"/>
    <w:rsid w:val="00BC0A84"/>
    <w:rsid w:val="00BC0CFF"/>
    <w:rsid w:val="00BC3564"/>
    <w:rsid w:val="00BC3577"/>
    <w:rsid w:val="00BC3598"/>
    <w:rsid w:val="00BC35A4"/>
    <w:rsid w:val="00BC4A37"/>
    <w:rsid w:val="00BC573D"/>
    <w:rsid w:val="00BC5D00"/>
    <w:rsid w:val="00BC6CB0"/>
    <w:rsid w:val="00BD06B9"/>
    <w:rsid w:val="00BD09EC"/>
    <w:rsid w:val="00BD0B02"/>
    <w:rsid w:val="00BD0D14"/>
    <w:rsid w:val="00BD0DE4"/>
    <w:rsid w:val="00BD10BD"/>
    <w:rsid w:val="00BD1546"/>
    <w:rsid w:val="00BD22B2"/>
    <w:rsid w:val="00BD269E"/>
    <w:rsid w:val="00BD3093"/>
    <w:rsid w:val="00BD33FB"/>
    <w:rsid w:val="00BD39D2"/>
    <w:rsid w:val="00BD3C32"/>
    <w:rsid w:val="00BD4600"/>
    <w:rsid w:val="00BD4C2F"/>
    <w:rsid w:val="00BD57F9"/>
    <w:rsid w:val="00BD59CB"/>
    <w:rsid w:val="00BD5A02"/>
    <w:rsid w:val="00BD615E"/>
    <w:rsid w:val="00BD7444"/>
    <w:rsid w:val="00BD77BB"/>
    <w:rsid w:val="00BD7926"/>
    <w:rsid w:val="00BD7AB9"/>
    <w:rsid w:val="00BE1206"/>
    <w:rsid w:val="00BE150C"/>
    <w:rsid w:val="00BE1516"/>
    <w:rsid w:val="00BE1E19"/>
    <w:rsid w:val="00BE1E64"/>
    <w:rsid w:val="00BE2531"/>
    <w:rsid w:val="00BE320C"/>
    <w:rsid w:val="00BE3245"/>
    <w:rsid w:val="00BE3610"/>
    <w:rsid w:val="00BE3785"/>
    <w:rsid w:val="00BE3DD5"/>
    <w:rsid w:val="00BE4A88"/>
    <w:rsid w:val="00BE4C11"/>
    <w:rsid w:val="00BE4DE2"/>
    <w:rsid w:val="00BE5215"/>
    <w:rsid w:val="00BE573F"/>
    <w:rsid w:val="00BE6053"/>
    <w:rsid w:val="00BE62D7"/>
    <w:rsid w:val="00BE6732"/>
    <w:rsid w:val="00BE6AEC"/>
    <w:rsid w:val="00BE7712"/>
    <w:rsid w:val="00BE7E85"/>
    <w:rsid w:val="00BE7FCC"/>
    <w:rsid w:val="00BF0146"/>
    <w:rsid w:val="00BF016F"/>
    <w:rsid w:val="00BF0AAB"/>
    <w:rsid w:val="00BF0F9F"/>
    <w:rsid w:val="00BF13FD"/>
    <w:rsid w:val="00BF246A"/>
    <w:rsid w:val="00BF262F"/>
    <w:rsid w:val="00BF275B"/>
    <w:rsid w:val="00BF2AE5"/>
    <w:rsid w:val="00BF2BEF"/>
    <w:rsid w:val="00BF2C0A"/>
    <w:rsid w:val="00BF30CE"/>
    <w:rsid w:val="00BF3184"/>
    <w:rsid w:val="00BF37AE"/>
    <w:rsid w:val="00BF3CD9"/>
    <w:rsid w:val="00BF42E4"/>
    <w:rsid w:val="00BF476E"/>
    <w:rsid w:val="00BF4C3F"/>
    <w:rsid w:val="00BF4CDD"/>
    <w:rsid w:val="00BF4E00"/>
    <w:rsid w:val="00BF53BD"/>
    <w:rsid w:val="00BF55F0"/>
    <w:rsid w:val="00BF5615"/>
    <w:rsid w:val="00BF6114"/>
    <w:rsid w:val="00BF62B3"/>
    <w:rsid w:val="00BF638E"/>
    <w:rsid w:val="00BF660E"/>
    <w:rsid w:val="00BF6DEB"/>
    <w:rsid w:val="00C001C9"/>
    <w:rsid w:val="00C00F3D"/>
    <w:rsid w:val="00C00FE4"/>
    <w:rsid w:val="00C014B7"/>
    <w:rsid w:val="00C017AD"/>
    <w:rsid w:val="00C01DDE"/>
    <w:rsid w:val="00C03204"/>
    <w:rsid w:val="00C03486"/>
    <w:rsid w:val="00C037FC"/>
    <w:rsid w:val="00C039C7"/>
    <w:rsid w:val="00C03BFC"/>
    <w:rsid w:val="00C03CB0"/>
    <w:rsid w:val="00C044DC"/>
    <w:rsid w:val="00C05202"/>
    <w:rsid w:val="00C05475"/>
    <w:rsid w:val="00C06C89"/>
    <w:rsid w:val="00C06C8E"/>
    <w:rsid w:val="00C1033E"/>
    <w:rsid w:val="00C1062C"/>
    <w:rsid w:val="00C10AA9"/>
    <w:rsid w:val="00C118B0"/>
    <w:rsid w:val="00C11D63"/>
    <w:rsid w:val="00C120F6"/>
    <w:rsid w:val="00C12AB6"/>
    <w:rsid w:val="00C12B0B"/>
    <w:rsid w:val="00C12D1C"/>
    <w:rsid w:val="00C14751"/>
    <w:rsid w:val="00C15159"/>
    <w:rsid w:val="00C1582E"/>
    <w:rsid w:val="00C17069"/>
    <w:rsid w:val="00C174BA"/>
    <w:rsid w:val="00C17857"/>
    <w:rsid w:val="00C204A8"/>
    <w:rsid w:val="00C20D19"/>
    <w:rsid w:val="00C20F26"/>
    <w:rsid w:val="00C21375"/>
    <w:rsid w:val="00C21505"/>
    <w:rsid w:val="00C21586"/>
    <w:rsid w:val="00C21845"/>
    <w:rsid w:val="00C22446"/>
    <w:rsid w:val="00C227EB"/>
    <w:rsid w:val="00C22C13"/>
    <w:rsid w:val="00C23018"/>
    <w:rsid w:val="00C233F7"/>
    <w:rsid w:val="00C23650"/>
    <w:rsid w:val="00C238FD"/>
    <w:rsid w:val="00C24B5A"/>
    <w:rsid w:val="00C24CAF"/>
    <w:rsid w:val="00C25241"/>
    <w:rsid w:val="00C25D9A"/>
    <w:rsid w:val="00C262F6"/>
    <w:rsid w:val="00C26FB2"/>
    <w:rsid w:val="00C273C4"/>
    <w:rsid w:val="00C27721"/>
    <w:rsid w:val="00C27B0B"/>
    <w:rsid w:val="00C30BB5"/>
    <w:rsid w:val="00C30F05"/>
    <w:rsid w:val="00C316A9"/>
    <w:rsid w:val="00C317DD"/>
    <w:rsid w:val="00C319A2"/>
    <w:rsid w:val="00C3274A"/>
    <w:rsid w:val="00C32998"/>
    <w:rsid w:val="00C330FD"/>
    <w:rsid w:val="00C33B1D"/>
    <w:rsid w:val="00C34076"/>
    <w:rsid w:val="00C3440D"/>
    <w:rsid w:val="00C348D8"/>
    <w:rsid w:val="00C34AA8"/>
    <w:rsid w:val="00C3577E"/>
    <w:rsid w:val="00C35B5C"/>
    <w:rsid w:val="00C35C9B"/>
    <w:rsid w:val="00C36140"/>
    <w:rsid w:val="00C36395"/>
    <w:rsid w:val="00C36712"/>
    <w:rsid w:val="00C3696D"/>
    <w:rsid w:val="00C36CDB"/>
    <w:rsid w:val="00C37220"/>
    <w:rsid w:val="00C37D00"/>
    <w:rsid w:val="00C406B3"/>
    <w:rsid w:val="00C41043"/>
    <w:rsid w:val="00C4156D"/>
    <w:rsid w:val="00C422AD"/>
    <w:rsid w:val="00C43231"/>
    <w:rsid w:val="00C43434"/>
    <w:rsid w:val="00C4350B"/>
    <w:rsid w:val="00C43710"/>
    <w:rsid w:val="00C439FE"/>
    <w:rsid w:val="00C43B82"/>
    <w:rsid w:val="00C43C0D"/>
    <w:rsid w:val="00C443C4"/>
    <w:rsid w:val="00C45253"/>
    <w:rsid w:val="00C45FF5"/>
    <w:rsid w:val="00C4630D"/>
    <w:rsid w:val="00C46719"/>
    <w:rsid w:val="00C467E8"/>
    <w:rsid w:val="00C4698D"/>
    <w:rsid w:val="00C46C3E"/>
    <w:rsid w:val="00C473CB"/>
    <w:rsid w:val="00C474D7"/>
    <w:rsid w:val="00C4767D"/>
    <w:rsid w:val="00C476A5"/>
    <w:rsid w:val="00C47ACF"/>
    <w:rsid w:val="00C47D5A"/>
    <w:rsid w:val="00C4D7A0"/>
    <w:rsid w:val="00C51307"/>
    <w:rsid w:val="00C51731"/>
    <w:rsid w:val="00C5186E"/>
    <w:rsid w:val="00C51C32"/>
    <w:rsid w:val="00C520F1"/>
    <w:rsid w:val="00C5261F"/>
    <w:rsid w:val="00C52662"/>
    <w:rsid w:val="00C529F0"/>
    <w:rsid w:val="00C53816"/>
    <w:rsid w:val="00C545EF"/>
    <w:rsid w:val="00C54F2B"/>
    <w:rsid w:val="00C55395"/>
    <w:rsid w:val="00C557C8"/>
    <w:rsid w:val="00C55958"/>
    <w:rsid w:val="00C55A17"/>
    <w:rsid w:val="00C55C2A"/>
    <w:rsid w:val="00C55D85"/>
    <w:rsid w:val="00C55DDB"/>
    <w:rsid w:val="00C56141"/>
    <w:rsid w:val="00C561EC"/>
    <w:rsid w:val="00C562C2"/>
    <w:rsid w:val="00C56AC7"/>
    <w:rsid w:val="00C56EF1"/>
    <w:rsid w:val="00C571A1"/>
    <w:rsid w:val="00C577E7"/>
    <w:rsid w:val="00C57CC3"/>
    <w:rsid w:val="00C6017F"/>
    <w:rsid w:val="00C60AF2"/>
    <w:rsid w:val="00C61CBF"/>
    <w:rsid w:val="00C62050"/>
    <w:rsid w:val="00C623A1"/>
    <w:rsid w:val="00C62633"/>
    <w:rsid w:val="00C62DE4"/>
    <w:rsid w:val="00C6380A"/>
    <w:rsid w:val="00C63AEB"/>
    <w:rsid w:val="00C64C4E"/>
    <w:rsid w:val="00C65111"/>
    <w:rsid w:val="00C652F2"/>
    <w:rsid w:val="00C65962"/>
    <w:rsid w:val="00C65D02"/>
    <w:rsid w:val="00C65D5F"/>
    <w:rsid w:val="00C6611F"/>
    <w:rsid w:val="00C66380"/>
    <w:rsid w:val="00C66952"/>
    <w:rsid w:val="00C66C1E"/>
    <w:rsid w:val="00C67535"/>
    <w:rsid w:val="00C67995"/>
    <w:rsid w:val="00C67A40"/>
    <w:rsid w:val="00C704B8"/>
    <w:rsid w:val="00C707B7"/>
    <w:rsid w:val="00C70A5F"/>
    <w:rsid w:val="00C7118A"/>
    <w:rsid w:val="00C71322"/>
    <w:rsid w:val="00C71471"/>
    <w:rsid w:val="00C71602"/>
    <w:rsid w:val="00C71BB2"/>
    <w:rsid w:val="00C724DE"/>
    <w:rsid w:val="00C72CC4"/>
    <w:rsid w:val="00C72E76"/>
    <w:rsid w:val="00C73972"/>
    <w:rsid w:val="00C73AD4"/>
    <w:rsid w:val="00C73E43"/>
    <w:rsid w:val="00C7422B"/>
    <w:rsid w:val="00C745CB"/>
    <w:rsid w:val="00C76440"/>
    <w:rsid w:val="00C76D6D"/>
    <w:rsid w:val="00C777E4"/>
    <w:rsid w:val="00C805EB"/>
    <w:rsid w:val="00C81347"/>
    <w:rsid w:val="00C8143F"/>
    <w:rsid w:val="00C819D0"/>
    <w:rsid w:val="00C824D5"/>
    <w:rsid w:val="00C82E0A"/>
    <w:rsid w:val="00C83C6A"/>
    <w:rsid w:val="00C83C93"/>
    <w:rsid w:val="00C84066"/>
    <w:rsid w:val="00C84327"/>
    <w:rsid w:val="00C847F7"/>
    <w:rsid w:val="00C84AF9"/>
    <w:rsid w:val="00C84C42"/>
    <w:rsid w:val="00C84E8D"/>
    <w:rsid w:val="00C8548C"/>
    <w:rsid w:val="00C854D8"/>
    <w:rsid w:val="00C854E0"/>
    <w:rsid w:val="00C85588"/>
    <w:rsid w:val="00C85932"/>
    <w:rsid w:val="00C85BF0"/>
    <w:rsid w:val="00C86739"/>
    <w:rsid w:val="00C86877"/>
    <w:rsid w:val="00C8688B"/>
    <w:rsid w:val="00C86DD5"/>
    <w:rsid w:val="00C876B8"/>
    <w:rsid w:val="00C87C03"/>
    <w:rsid w:val="00C87CFD"/>
    <w:rsid w:val="00C903D4"/>
    <w:rsid w:val="00C909E4"/>
    <w:rsid w:val="00C9141A"/>
    <w:rsid w:val="00C921BE"/>
    <w:rsid w:val="00C9220B"/>
    <w:rsid w:val="00C92719"/>
    <w:rsid w:val="00C92950"/>
    <w:rsid w:val="00C9324E"/>
    <w:rsid w:val="00C933E5"/>
    <w:rsid w:val="00C93901"/>
    <w:rsid w:val="00C93ACC"/>
    <w:rsid w:val="00C9410B"/>
    <w:rsid w:val="00C94E10"/>
    <w:rsid w:val="00C95379"/>
    <w:rsid w:val="00C953BE"/>
    <w:rsid w:val="00C953D6"/>
    <w:rsid w:val="00C956C3"/>
    <w:rsid w:val="00C96594"/>
    <w:rsid w:val="00C96643"/>
    <w:rsid w:val="00C967A7"/>
    <w:rsid w:val="00C9693A"/>
    <w:rsid w:val="00C96A23"/>
    <w:rsid w:val="00C97D97"/>
    <w:rsid w:val="00C97EEE"/>
    <w:rsid w:val="00CA026D"/>
    <w:rsid w:val="00CA0A33"/>
    <w:rsid w:val="00CA0AC2"/>
    <w:rsid w:val="00CA18E8"/>
    <w:rsid w:val="00CA1C34"/>
    <w:rsid w:val="00CA1ECC"/>
    <w:rsid w:val="00CA26FC"/>
    <w:rsid w:val="00CA2D7B"/>
    <w:rsid w:val="00CA2E3C"/>
    <w:rsid w:val="00CA3709"/>
    <w:rsid w:val="00CA3B23"/>
    <w:rsid w:val="00CA4023"/>
    <w:rsid w:val="00CA4050"/>
    <w:rsid w:val="00CA42F2"/>
    <w:rsid w:val="00CA44B0"/>
    <w:rsid w:val="00CA4559"/>
    <w:rsid w:val="00CA4790"/>
    <w:rsid w:val="00CA49F1"/>
    <w:rsid w:val="00CA4A81"/>
    <w:rsid w:val="00CA4B1E"/>
    <w:rsid w:val="00CA4E91"/>
    <w:rsid w:val="00CA5168"/>
    <w:rsid w:val="00CA52C2"/>
    <w:rsid w:val="00CA67C4"/>
    <w:rsid w:val="00CA698B"/>
    <w:rsid w:val="00CA6BB6"/>
    <w:rsid w:val="00CA76E4"/>
    <w:rsid w:val="00CA78D0"/>
    <w:rsid w:val="00CA7992"/>
    <w:rsid w:val="00CB0BB5"/>
    <w:rsid w:val="00CB0D25"/>
    <w:rsid w:val="00CB0FE6"/>
    <w:rsid w:val="00CB1144"/>
    <w:rsid w:val="00CB16CA"/>
    <w:rsid w:val="00CB1E4A"/>
    <w:rsid w:val="00CB2255"/>
    <w:rsid w:val="00CB244B"/>
    <w:rsid w:val="00CB37FE"/>
    <w:rsid w:val="00CB383A"/>
    <w:rsid w:val="00CB3E47"/>
    <w:rsid w:val="00CB3E65"/>
    <w:rsid w:val="00CB4A0D"/>
    <w:rsid w:val="00CB5002"/>
    <w:rsid w:val="00CB55F2"/>
    <w:rsid w:val="00CB614D"/>
    <w:rsid w:val="00CB6840"/>
    <w:rsid w:val="00CB6A4B"/>
    <w:rsid w:val="00CB6DBC"/>
    <w:rsid w:val="00CB7E38"/>
    <w:rsid w:val="00CC00C6"/>
    <w:rsid w:val="00CC0B8B"/>
    <w:rsid w:val="00CC1B24"/>
    <w:rsid w:val="00CC25D1"/>
    <w:rsid w:val="00CC2E8A"/>
    <w:rsid w:val="00CC3CDD"/>
    <w:rsid w:val="00CC3F3A"/>
    <w:rsid w:val="00CC3F58"/>
    <w:rsid w:val="00CC4046"/>
    <w:rsid w:val="00CC4F2C"/>
    <w:rsid w:val="00CC5874"/>
    <w:rsid w:val="00CC5DA1"/>
    <w:rsid w:val="00CC6077"/>
    <w:rsid w:val="00CC6AEE"/>
    <w:rsid w:val="00CC71B6"/>
    <w:rsid w:val="00CD0839"/>
    <w:rsid w:val="00CD0EC0"/>
    <w:rsid w:val="00CD114F"/>
    <w:rsid w:val="00CD11D0"/>
    <w:rsid w:val="00CD159B"/>
    <w:rsid w:val="00CD1636"/>
    <w:rsid w:val="00CD1C24"/>
    <w:rsid w:val="00CD2254"/>
    <w:rsid w:val="00CD24DD"/>
    <w:rsid w:val="00CD24DE"/>
    <w:rsid w:val="00CD269C"/>
    <w:rsid w:val="00CD2A20"/>
    <w:rsid w:val="00CD3394"/>
    <w:rsid w:val="00CD3B7A"/>
    <w:rsid w:val="00CD3BDC"/>
    <w:rsid w:val="00CD3D81"/>
    <w:rsid w:val="00CD3FA0"/>
    <w:rsid w:val="00CD4525"/>
    <w:rsid w:val="00CD4D0B"/>
    <w:rsid w:val="00CD4E29"/>
    <w:rsid w:val="00CD6EB4"/>
    <w:rsid w:val="00CD75E9"/>
    <w:rsid w:val="00CD76F7"/>
    <w:rsid w:val="00CE0257"/>
    <w:rsid w:val="00CE0B20"/>
    <w:rsid w:val="00CE0BB0"/>
    <w:rsid w:val="00CE1F97"/>
    <w:rsid w:val="00CE201B"/>
    <w:rsid w:val="00CE22E1"/>
    <w:rsid w:val="00CE2AD7"/>
    <w:rsid w:val="00CE3025"/>
    <w:rsid w:val="00CE30BA"/>
    <w:rsid w:val="00CE3806"/>
    <w:rsid w:val="00CE46D3"/>
    <w:rsid w:val="00CE4799"/>
    <w:rsid w:val="00CE5F28"/>
    <w:rsid w:val="00CE627B"/>
    <w:rsid w:val="00CE6A79"/>
    <w:rsid w:val="00CE6A9E"/>
    <w:rsid w:val="00CE6ED3"/>
    <w:rsid w:val="00CE6EFD"/>
    <w:rsid w:val="00CF0384"/>
    <w:rsid w:val="00CF0755"/>
    <w:rsid w:val="00CF16B5"/>
    <w:rsid w:val="00CF175E"/>
    <w:rsid w:val="00CF1E63"/>
    <w:rsid w:val="00CF2FF8"/>
    <w:rsid w:val="00CF3907"/>
    <w:rsid w:val="00CF3A1D"/>
    <w:rsid w:val="00CF4C90"/>
    <w:rsid w:val="00CF4E4C"/>
    <w:rsid w:val="00CF671D"/>
    <w:rsid w:val="00CF676A"/>
    <w:rsid w:val="00CF6F20"/>
    <w:rsid w:val="00CF7376"/>
    <w:rsid w:val="00CF7EF4"/>
    <w:rsid w:val="00D001D3"/>
    <w:rsid w:val="00D003E7"/>
    <w:rsid w:val="00D00873"/>
    <w:rsid w:val="00D0151B"/>
    <w:rsid w:val="00D01830"/>
    <w:rsid w:val="00D01A74"/>
    <w:rsid w:val="00D01E86"/>
    <w:rsid w:val="00D02A21"/>
    <w:rsid w:val="00D02A4E"/>
    <w:rsid w:val="00D02A5F"/>
    <w:rsid w:val="00D02DDD"/>
    <w:rsid w:val="00D0318D"/>
    <w:rsid w:val="00D03568"/>
    <w:rsid w:val="00D037C1"/>
    <w:rsid w:val="00D04647"/>
    <w:rsid w:val="00D04E46"/>
    <w:rsid w:val="00D05283"/>
    <w:rsid w:val="00D0574B"/>
    <w:rsid w:val="00D05D03"/>
    <w:rsid w:val="00D0616F"/>
    <w:rsid w:val="00D065D4"/>
    <w:rsid w:val="00D0676F"/>
    <w:rsid w:val="00D07022"/>
    <w:rsid w:val="00D07293"/>
    <w:rsid w:val="00D0739B"/>
    <w:rsid w:val="00D11446"/>
    <w:rsid w:val="00D11B9D"/>
    <w:rsid w:val="00D12ADB"/>
    <w:rsid w:val="00D13821"/>
    <w:rsid w:val="00D139C4"/>
    <w:rsid w:val="00D13BAC"/>
    <w:rsid w:val="00D13E32"/>
    <w:rsid w:val="00D1432D"/>
    <w:rsid w:val="00D14B13"/>
    <w:rsid w:val="00D14B5B"/>
    <w:rsid w:val="00D150CD"/>
    <w:rsid w:val="00D15AA4"/>
    <w:rsid w:val="00D16270"/>
    <w:rsid w:val="00D173C1"/>
    <w:rsid w:val="00D17BD1"/>
    <w:rsid w:val="00D20667"/>
    <w:rsid w:val="00D2081F"/>
    <w:rsid w:val="00D20C6D"/>
    <w:rsid w:val="00D20CB3"/>
    <w:rsid w:val="00D20DC4"/>
    <w:rsid w:val="00D219F0"/>
    <w:rsid w:val="00D222C0"/>
    <w:rsid w:val="00D22C15"/>
    <w:rsid w:val="00D24CE4"/>
    <w:rsid w:val="00D252CD"/>
    <w:rsid w:val="00D25E78"/>
    <w:rsid w:val="00D26103"/>
    <w:rsid w:val="00D26802"/>
    <w:rsid w:val="00D26DB7"/>
    <w:rsid w:val="00D26E8D"/>
    <w:rsid w:val="00D2742A"/>
    <w:rsid w:val="00D275D1"/>
    <w:rsid w:val="00D2765A"/>
    <w:rsid w:val="00D27A19"/>
    <w:rsid w:val="00D27C3C"/>
    <w:rsid w:val="00D27CA8"/>
    <w:rsid w:val="00D30718"/>
    <w:rsid w:val="00D30852"/>
    <w:rsid w:val="00D308BB"/>
    <w:rsid w:val="00D30B1C"/>
    <w:rsid w:val="00D31590"/>
    <w:rsid w:val="00D31C4C"/>
    <w:rsid w:val="00D345FB"/>
    <w:rsid w:val="00D34AA6"/>
    <w:rsid w:val="00D34BAE"/>
    <w:rsid w:val="00D34C08"/>
    <w:rsid w:val="00D3518C"/>
    <w:rsid w:val="00D35B8D"/>
    <w:rsid w:val="00D362D6"/>
    <w:rsid w:val="00D366A4"/>
    <w:rsid w:val="00D3703E"/>
    <w:rsid w:val="00D3729C"/>
    <w:rsid w:val="00D372B6"/>
    <w:rsid w:val="00D37606"/>
    <w:rsid w:val="00D37D88"/>
    <w:rsid w:val="00D41CF7"/>
    <w:rsid w:val="00D4226F"/>
    <w:rsid w:val="00D426AD"/>
    <w:rsid w:val="00D428E9"/>
    <w:rsid w:val="00D42BC8"/>
    <w:rsid w:val="00D42D65"/>
    <w:rsid w:val="00D43048"/>
    <w:rsid w:val="00D436D7"/>
    <w:rsid w:val="00D43C2D"/>
    <w:rsid w:val="00D44168"/>
    <w:rsid w:val="00D444BF"/>
    <w:rsid w:val="00D44B2A"/>
    <w:rsid w:val="00D44BF1"/>
    <w:rsid w:val="00D4541B"/>
    <w:rsid w:val="00D45E34"/>
    <w:rsid w:val="00D4660B"/>
    <w:rsid w:val="00D4697D"/>
    <w:rsid w:val="00D503CC"/>
    <w:rsid w:val="00D509A6"/>
    <w:rsid w:val="00D511EF"/>
    <w:rsid w:val="00D512A1"/>
    <w:rsid w:val="00D512CF"/>
    <w:rsid w:val="00D52A30"/>
    <w:rsid w:val="00D52B38"/>
    <w:rsid w:val="00D5310C"/>
    <w:rsid w:val="00D5366B"/>
    <w:rsid w:val="00D5373C"/>
    <w:rsid w:val="00D53E54"/>
    <w:rsid w:val="00D544A9"/>
    <w:rsid w:val="00D54741"/>
    <w:rsid w:val="00D54BD3"/>
    <w:rsid w:val="00D55874"/>
    <w:rsid w:val="00D56C41"/>
    <w:rsid w:val="00D56DA0"/>
    <w:rsid w:val="00D60041"/>
    <w:rsid w:val="00D60251"/>
    <w:rsid w:val="00D60CEF"/>
    <w:rsid w:val="00D611A4"/>
    <w:rsid w:val="00D61886"/>
    <w:rsid w:val="00D61E05"/>
    <w:rsid w:val="00D623D9"/>
    <w:rsid w:val="00D62542"/>
    <w:rsid w:val="00D63EC1"/>
    <w:rsid w:val="00D664E0"/>
    <w:rsid w:val="00D66838"/>
    <w:rsid w:val="00D66C3B"/>
    <w:rsid w:val="00D66D71"/>
    <w:rsid w:val="00D66D8C"/>
    <w:rsid w:val="00D67242"/>
    <w:rsid w:val="00D70408"/>
    <w:rsid w:val="00D7080C"/>
    <w:rsid w:val="00D71EE1"/>
    <w:rsid w:val="00D72385"/>
    <w:rsid w:val="00D72FC9"/>
    <w:rsid w:val="00D737DC"/>
    <w:rsid w:val="00D738C3"/>
    <w:rsid w:val="00D7459E"/>
    <w:rsid w:val="00D74B07"/>
    <w:rsid w:val="00D75387"/>
    <w:rsid w:val="00D754D0"/>
    <w:rsid w:val="00D757C9"/>
    <w:rsid w:val="00D75B9E"/>
    <w:rsid w:val="00D75E7B"/>
    <w:rsid w:val="00D75ECD"/>
    <w:rsid w:val="00D7628C"/>
    <w:rsid w:val="00D76E9D"/>
    <w:rsid w:val="00D77609"/>
    <w:rsid w:val="00D8095F"/>
    <w:rsid w:val="00D811AE"/>
    <w:rsid w:val="00D8171B"/>
    <w:rsid w:val="00D817CE"/>
    <w:rsid w:val="00D81847"/>
    <w:rsid w:val="00D81A1E"/>
    <w:rsid w:val="00D8231B"/>
    <w:rsid w:val="00D824D0"/>
    <w:rsid w:val="00D82D8C"/>
    <w:rsid w:val="00D82F4E"/>
    <w:rsid w:val="00D83105"/>
    <w:rsid w:val="00D833F5"/>
    <w:rsid w:val="00D837BA"/>
    <w:rsid w:val="00D83937"/>
    <w:rsid w:val="00D83A43"/>
    <w:rsid w:val="00D8459B"/>
    <w:rsid w:val="00D84BD7"/>
    <w:rsid w:val="00D85319"/>
    <w:rsid w:val="00D855C7"/>
    <w:rsid w:val="00D857C1"/>
    <w:rsid w:val="00D8636B"/>
    <w:rsid w:val="00D86ADC"/>
    <w:rsid w:val="00D86CC2"/>
    <w:rsid w:val="00D86E01"/>
    <w:rsid w:val="00D87328"/>
    <w:rsid w:val="00D8737D"/>
    <w:rsid w:val="00D905EF"/>
    <w:rsid w:val="00D90875"/>
    <w:rsid w:val="00D908F7"/>
    <w:rsid w:val="00D90E02"/>
    <w:rsid w:val="00D91B6D"/>
    <w:rsid w:val="00D91EDE"/>
    <w:rsid w:val="00D9218D"/>
    <w:rsid w:val="00D92405"/>
    <w:rsid w:val="00D92BD0"/>
    <w:rsid w:val="00D92CD3"/>
    <w:rsid w:val="00D9303B"/>
    <w:rsid w:val="00D93392"/>
    <w:rsid w:val="00D9421C"/>
    <w:rsid w:val="00D9480B"/>
    <w:rsid w:val="00D949C6"/>
    <w:rsid w:val="00D952BA"/>
    <w:rsid w:val="00D9555D"/>
    <w:rsid w:val="00D95896"/>
    <w:rsid w:val="00D96E27"/>
    <w:rsid w:val="00D976C9"/>
    <w:rsid w:val="00D97F40"/>
    <w:rsid w:val="00DA03B7"/>
    <w:rsid w:val="00DA0874"/>
    <w:rsid w:val="00DA0B17"/>
    <w:rsid w:val="00DA0F13"/>
    <w:rsid w:val="00DA1AD4"/>
    <w:rsid w:val="00DA1D07"/>
    <w:rsid w:val="00DA2248"/>
    <w:rsid w:val="00DA2316"/>
    <w:rsid w:val="00DA28DE"/>
    <w:rsid w:val="00DA292B"/>
    <w:rsid w:val="00DA2973"/>
    <w:rsid w:val="00DA2B7E"/>
    <w:rsid w:val="00DA2C65"/>
    <w:rsid w:val="00DA2FBC"/>
    <w:rsid w:val="00DA3B01"/>
    <w:rsid w:val="00DA4302"/>
    <w:rsid w:val="00DA5070"/>
    <w:rsid w:val="00DA5BF8"/>
    <w:rsid w:val="00DA63F3"/>
    <w:rsid w:val="00DA660A"/>
    <w:rsid w:val="00DA6B78"/>
    <w:rsid w:val="00DA6F5B"/>
    <w:rsid w:val="00DA7295"/>
    <w:rsid w:val="00DB01EE"/>
    <w:rsid w:val="00DB1023"/>
    <w:rsid w:val="00DB13B3"/>
    <w:rsid w:val="00DB1F63"/>
    <w:rsid w:val="00DB2282"/>
    <w:rsid w:val="00DB29E5"/>
    <w:rsid w:val="00DB3653"/>
    <w:rsid w:val="00DB3C1D"/>
    <w:rsid w:val="00DB464A"/>
    <w:rsid w:val="00DB570D"/>
    <w:rsid w:val="00DB5923"/>
    <w:rsid w:val="00DB627F"/>
    <w:rsid w:val="00DB66E6"/>
    <w:rsid w:val="00DB6916"/>
    <w:rsid w:val="00DB6EF1"/>
    <w:rsid w:val="00DB7029"/>
    <w:rsid w:val="00DC01C6"/>
    <w:rsid w:val="00DC0AAC"/>
    <w:rsid w:val="00DC1119"/>
    <w:rsid w:val="00DC1302"/>
    <w:rsid w:val="00DC1381"/>
    <w:rsid w:val="00DC16F2"/>
    <w:rsid w:val="00DC1D27"/>
    <w:rsid w:val="00DC26E6"/>
    <w:rsid w:val="00DC2820"/>
    <w:rsid w:val="00DC2F96"/>
    <w:rsid w:val="00DC2FC1"/>
    <w:rsid w:val="00DC3804"/>
    <w:rsid w:val="00DC38C7"/>
    <w:rsid w:val="00DC3BF7"/>
    <w:rsid w:val="00DC50A3"/>
    <w:rsid w:val="00DC5443"/>
    <w:rsid w:val="00DC550E"/>
    <w:rsid w:val="00DC5CC9"/>
    <w:rsid w:val="00DC5DD2"/>
    <w:rsid w:val="00DC5EC5"/>
    <w:rsid w:val="00DC6E1F"/>
    <w:rsid w:val="00DC7329"/>
    <w:rsid w:val="00DC7850"/>
    <w:rsid w:val="00DC792C"/>
    <w:rsid w:val="00DC7BEB"/>
    <w:rsid w:val="00DD01EF"/>
    <w:rsid w:val="00DD07FC"/>
    <w:rsid w:val="00DD0E49"/>
    <w:rsid w:val="00DD1245"/>
    <w:rsid w:val="00DD12D0"/>
    <w:rsid w:val="00DD1548"/>
    <w:rsid w:val="00DD230C"/>
    <w:rsid w:val="00DD2672"/>
    <w:rsid w:val="00DD2A9A"/>
    <w:rsid w:val="00DD30F7"/>
    <w:rsid w:val="00DD311C"/>
    <w:rsid w:val="00DD32C2"/>
    <w:rsid w:val="00DD38C5"/>
    <w:rsid w:val="00DD3BCF"/>
    <w:rsid w:val="00DD3D93"/>
    <w:rsid w:val="00DD3E38"/>
    <w:rsid w:val="00DD42B1"/>
    <w:rsid w:val="00DD4476"/>
    <w:rsid w:val="00DD4490"/>
    <w:rsid w:val="00DD460F"/>
    <w:rsid w:val="00DD474D"/>
    <w:rsid w:val="00DD48A9"/>
    <w:rsid w:val="00DD551F"/>
    <w:rsid w:val="00DD55C4"/>
    <w:rsid w:val="00DD5990"/>
    <w:rsid w:val="00DD65E9"/>
    <w:rsid w:val="00DD6EC5"/>
    <w:rsid w:val="00DD7643"/>
    <w:rsid w:val="00DD770F"/>
    <w:rsid w:val="00DD7A14"/>
    <w:rsid w:val="00DE0453"/>
    <w:rsid w:val="00DE0F54"/>
    <w:rsid w:val="00DE0FEE"/>
    <w:rsid w:val="00DE12A6"/>
    <w:rsid w:val="00DE1A96"/>
    <w:rsid w:val="00DE24C0"/>
    <w:rsid w:val="00DE258F"/>
    <w:rsid w:val="00DE3102"/>
    <w:rsid w:val="00DE4657"/>
    <w:rsid w:val="00DE48BC"/>
    <w:rsid w:val="00DE4906"/>
    <w:rsid w:val="00DE4945"/>
    <w:rsid w:val="00DE4CC6"/>
    <w:rsid w:val="00DE653E"/>
    <w:rsid w:val="00DE6ABD"/>
    <w:rsid w:val="00DE6D0A"/>
    <w:rsid w:val="00DE7357"/>
    <w:rsid w:val="00DE751D"/>
    <w:rsid w:val="00DE7F86"/>
    <w:rsid w:val="00DF023B"/>
    <w:rsid w:val="00DF03A4"/>
    <w:rsid w:val="00DF18D5"/>
    <w:rsid w:val="00DF2E6F"/>
    <w:rsid w:val="00DF30D4"/>
    <w:rsid w:val="00DF3EC2"/>
    <w:rsid w:val="00DF4104"/>
    <w:rsid w:val="00DF41B3"/>
    <w:rsid w:val="00DF423B"/>
    <w:rsid w:val="00DF4381"/>
    <w:rsid w:val="00DF4D9C"/>
    <w:rsid w:val="00DF514E"/>
    <w:rsid w:val="00DF55A5"/>
    <w:rsid w:val="00DF5786"/>
    <w:rsid w:val="00DF5826"/>
    <w:rsid w:val="00DF5C74"/>
    <w:rsid w:val="00DF5D00"/>
    <w:rsid w:val="00DF6346"/>
    <w:rsid w:val="00DF63B8"/>
    <w:rsid w:val="00DF69D5"/>
    <w:rsid w:val="00DF6A27"/>
    <w:rsid w:val="00DF6EEF"/>
    <w:rsid w:val="00DF7252"/>
    <w:rsid w:val="00DF749E"/>
    <w:rsid w:val="00DF75B7"/>
    <w:rsid w:val="00DF7CDE"/>
    <w:rsid w:val="00E001BC"/>
    <w:rsid w:val="00E00E43"/>
    <w:rsid w:val="00E01002"/>
    <w:rsid w:val="00E0195F"/>
    <w:rsid w:val="00E01D65"/>
    <w:rsid w:val="00E02151"/>
    <w:rsid w:val="00E02C2F"/>
    <w:rsid w:val="00E031D7"/>
    <w:rsid w:val="00E03EFA"/>
    <w:rsid w:val="00E0428A"/>
    <w:rsid w:val="00E04B3A"/>
    <w:rsid w:val="00E04E4B"/>
    <w:rsid w:val="00E051D8"/>
    <w:rsid w:val="00E05598"/>
    <w:rsid w:val="00E05DEF"/>
    <w:rsid w:val="00E05E59"/>
    <w:rsid w:val="00E05F8D"/>
    <w:rsid w:val="00E060A5"/>
    <w:rsid w:val="00E067C0"/>
    <w:rsid w:val="00E0694A"/>
    <w:rsid w:val="00E06D5B"/>
    <w:rsid w:val="00E078C2"/>
    <w:rsid w:val="00E10349"/>
    <w:rsid w:val="00E10367"/>
    <w:rsid w:val="00E10464"/>
    <w:rsid w:val="00E10EA7"/>
    <w:rsid w:val="00E10EC8"/>
    <w:rsid w:val="00E1113B"/>
    <w:rsid w:val="00E12956"/>
    <w:rsid w:val="00E13165"/>
    <w:rsid w:val="00E13C2B"/>
    <w:rsid w:val="00E13EBF"/>
    <w:rsid w:val="00E1441C"/>
    <w:rsid w:val="00E144E0"/>
    <w:rsid w:val="00E15070"/>
    <w:rsid w:val="00E151DA"/>
    <w:rsid w:val="00E15633"/>
    <w:rsid w:val="00E17784"/>
    <w:rsid w:val="00E17857"/>
    <w:rsid w:val="00E206B7"/>
    <w:rsid w:val="00E2088D"/>
    <w:rsid w:val="00E20ED6"/>
    <w:rsid w:val="00E21DF0"/>
    <w:rsid w:val="00E2306A"/>
    <w:rsid w:val="00E23D22"/>
    <w:rsid w:val="00E248D0"/>
    <w:rsid w:val="00E24A79"/>
    <w:rsid w:val="00E24FAB"/>
    <w:rsid w:val="00E258B0"/>
    <w:rsid w:val="00E25F47"/>
    <w:rsid w:val="00E2659B"/>
    <w:rsid w:val="00E2676C"/>
    <w:rsid w:val="00E26875"/>
    <w:rsid w:val="00E27158"/>
    <w:rsid w:val="00E2715B"/>
    <w:rsid w:val="00E271AC"/>
    <w:rsid w:val="00E27977"/>
    <w:rsid w:val="00E27AAA"/>
    <w:rsid w:val="00E27DE4"/>
    <w:rsid w:val="00E27EDD"/>
    <w:rsid w:val="00E301C5"/>
    <w:rsid w:val="00E319DE"/>
    <w:rsid w:val="00E320C8"/>
    <w:rsid w:val="00E32787"/>
    <w:rsid w:val="00E32953"/>
    <w:rsid w:val="00E3350D"/>
    <w:rsid w:val="00E337AD"/>
    <w:rsid w:val="00E33CA8"/>
    <w:rsid w:val="00E33E53"/>
    <w:rsid w:val="00E3426D"/>
    <w:rsid w:val="00E3429E"/>
    <w:rsid w:val="00E34595"/>
    <w:rsid w:val="00E34E10"/>
    <w:rsid w:val="00E356B2"/>
    <w:rsid w:val="00E35799"/>
    <w:rsid w:val="00E36081"/>
    <w:rsid w:val="00E3670D"/>
    <w:rsid w:val="00E371DE"/>
    <w:rsid w:val="00E37C7D"/>
    <w:rsid w:val="00E40459"/>
    <w:rsid w:val="00E407E7"/>
    <w:rsid w:val="00E417AC"/>
    <w:rsid w:val="00E41E27"/>
    <w:rsid w:val="00E4247C"/>
    <w:rsid w:val="00E42BCB"/>
    <w:rsid w:val="00E42EBF"/>
    <w:rsid w:val="00E43787"/>
    <w:rsid w:val="00E43BC1"/>
    <w:rsid w:val="00E440B7"/>
    <w:rsid w:val="00E44554"/>
    <w:rsid w:val="00E4457E"/>
    <w:rsid w:val="00E44652"/>
    <w:rsid w:val="00E44789"/>
    <w:rsid w:val="00E4490E"/>
    <w:rsid w:val="00E44BF0"/>
    <w:rsid w:val="00E44E64"/>
    <w:rsid w:val="00E45AD7"/>
    <w:rsid w:val="00E45B1F"/>
    <w:rsid w:val="00E46048"/>
    <w:rsid w:val="00E46AEE"/>
    <w:rsid w:val="00E4714B"/>
    <w:rsid w:val="00E47731"/>
    <w:rsid w:val="00E47AA9"/>
    <w:rsid w:val="00E47E31"/>
    <w:rsid w:val="00E50228"/>
    <w:rsid w:val="00E507F0"/>
    <w:rsid w:val="00E50DD9"/>
    <w:rsid w:val="00E5120D"/>
    <w:rsid w:val="00E51439"/>
    <w:rsid w:val="00E52447"/>
    <w:rsid w:val="00E52965"/>
    <w:rsid w:val="00E5312D"/>
    <w:rsid w:val="00E531EE"/>
    <w:rsid w:val="00E54043"/>
    <w:rsid w:val="00E54439"/>
    <w:rsid w:val="00E54F52"/>
    <w:rsid w:val="00E54F6E"/>
    <w:rsid w:val="00E54FE5"/>
    <w:rsid w:val="00E55031"/>
    <w:rsid w:val="00E55125"/>
    <w:rsid w:val="00E556EF"/>
    <w:rsid w:val="00E55FDC"/>
    <w:rsid w:val="00E56B8C"/>
    <w:rsid w:val="00E56BC4"/>
    <w:rsid w:val="00E57143"/>
    <w:rsid w:val="00E57295"/>
    <w:rsid w:val="00E57364"/>
    <w:rsid w:val="00E60703"/>
    <w:rsid w:val="00E6096D"/>
    <w:rsid w:val="00E60AB1"/>
    <w:rsid w:val="00E60C89"/>
    <w:rsid w:val="00E60DC1"/>
    <w:rsid w:val="00E60E97"/>
    <w:rsid w:val="00E611E4"/>
    <w:rsid w:val="00E61966"/>
    <w:rsid w:val="00E61973"/>
    <w:rsid w:val="00E61D43"/>
    <w:rsid w:val="00E624F9"/>
    <w:rsid w:val="00E626B3"/>
    <w:rsid w:val="00E627B3"/>
    <w:rsid w:val="00E63CBC"/>
    <w:rsid w:val="00E64B8D"/>
    <w:rsid w:val="00E64D45"/>
    <w:rsid w:val="00E64F2F"/>
    <w:rsid w:val="00E652A1"/>
    <w:rsid w:val="00E65B4B"/>
    <w:rsid w:val="00E66AEB"/>
    <w:rsid w:val="00E66EE1"/>
    <w:rsid w:val="00E67C5C"/>
    <w:rsid w:val="00E708A1"/>
    <w:rsid w:val="00E7123B"/>
    <w:rsid w:val="00E71241"/>
    <w:rsid w:val="00E71DE5"/>
    <w:rsid w:val="00E72234"/>
    <w:rsid w:val="00E7279A"/>
    <w:rsid w:val="00E7317A"/>
    <w:rsid w:val="00E734F2"/>
    <w:rsid w:val="00E746AC"/>
    <w:rsid w:val="00E74772"/>
    <w:rsid w:val="00E74C67"/>
    <w:rsid w:val="00E75193"/>
    <w:rsid w:val="00E7566C"/>
    <w:rsid w:val="00E776F5"/>
    <w:rsid w:val="00E77D68"/>
    <w:rsid w:val="00E77D79"/>
    <w:rsid w:val="00E802FD"/>
    <w:rsid w:val="00E80376"/>
    <w:rsid w:val="00E807CC"/>
    <w:rsid w:val="00E81272"/>
    <w:rsid w:val="00E8144E"/>
    <w:rsid w:val="00E8242F"/>
    <w:rsid w:val="00E82516"/>
    <w:rsid w:val="00E8259E"/>
    <w:rsid w:val="00E82AC9"/>
    <w:rsid w:val="00E82DBF"/>
    <w:rsid w:val="00E82DE9"/>
    <w:rsid w:val="00E8322B"/>
    <w:rsid w:val="00E83521"/>
    <w:rsid w:val="00E83C21"/>
    <w:rsid w:val="00E83F6E"/>
    <w:rsid w:val="00E83F89"/>
    <w:rsid w:val="00E842EE"/>
    <w:rsid w:val="00E86872"/>
    <w:rsid w:val="00E86B8A"/>
    <w:rsid w:val="00E86D78"/>
    <w:rsid w:val="00E87660"/>
    <w:rsid w:val="00E879C9"/>
    <w:rsid w:val="00E87DF7"/>
    <w:rsid w:val="00E87E79"/>
    <w:rsid w:val="00E87F2E"/>
    <w:rsid w:val="00E900BE"/>
    <w:rsid w:val="00E90480"/>
    <w:rsid w:val="00E90E8F"/>
    <w:rsid w:val="00E912A7"/>
    <w:rsid w:val="00E9135C"/>
    <w:rsid w:val="00E91FEE"/>
    <w:rsid w:val="00E921F9"/>
    <w:rsid w:val="00E925FB"/>
    <w:rsid w:val="00E9297B"/>
    <w:rsid w:val="00E92A32"/>
    <w:rsid w:val="00E92A46"/>
    <w:rsid w:val="00E92B9F"/>
    <w:rsid w:val="00E92BFC"/>
    <w:rsid w:val="00E92FCB"/>
    <w:rsid w:val="00E931E4"/>
    <w:rsid w:val="00E9320A"/>
    <w:rsid w:val="00E93442"/>
    <w:rsid w:val="00E942C8"/>
    <w:rsid w:val="00E94CDD"/>
    <w:rsid w:val="00E94EA1"/>
    <w:rsid w:val="00E95863"/>
    <w:rsid w:val="00E95BE4"/>
    <w:rsid w:val="00E96062"/>
    <w:rsid w:val="00E9616C"/>
    <w:rsid w:val="00E969E4"/>
    <w:rsid w:val="00E97101"/>
    <w:rsid w:val="00E97142"/>
    <w:rsid w:val="00E97742"/>
    <w:rsid w:val="00E977C5"/>
    <w:rsid w:val="00EA05B0"/>
    <w:rsid w:val="00EA07E9"/>
    <w:rsid w:val="00EA1394"/>
    <w:rsid w:val="00EA14F2"/>
    <w:rsid w:val="00EA19C2"/>
    <w:rsid w:val="00EA1E91"/>
    <w:rsid w:val="00EA265F"/>
    <w:rsid w:val="00EA2734"/>
    <w:rsid w:val="00EA2C19"/>
    <w:rsid w:val="00EA34A7"/>
    <w:rsid w:val="00EA39B8"/>
    <w:rsid w:val="00EA3B29"/>
    <w:rsid w:val="00EA3C29"/>
    <w:rsid w:val="00EA436B"/>
    <w:rsid w:val="00EA4587"/>
    <w:rsid w:val="00EA494E"/>
    <w:rsid w:val="00EA4BE3"/>
    <w:rsid w:val="00EA5174"/>
    <w:rsid w:val="00EA57DE"/>
    <w:rsid w:val="00EA5808"/>
    <w:rsid w:val="00EA6502"/>
    <w:rsid w:val="00EA660C"/>
    <w:rsid w:val="00EA670E"/>
    <w:rsid w:val="00EA6B9C"/>
    <w:rsid w:val="00EA742C"/>
    <w:rsid w:val="00EA7FE3"/>
    <w:rsid w:val="00EB00A3"/>
    <w:rsid w:val="00EB0293"/>
    <w:rsid w:val="00EB0877"/>
    <w:rsid w:val="00EB0D3A"/>
    <w:rsid w:val="00EB1038"/>
    <w:rsid w:val="00EB23FA"/>
    <w:rsid w:val="00EB26BD"/>
    <w:rsid w:val="00EB2989"/>
    <w:rsid w:val="00EB2B3F"/>
    <w:rsid w:val="00EB2D08"/>
    <w:rsid w:val="00EB2FEA"/>
    <w:rsid w:val="00EB30DD"/>
    <w:rsid w:val="00EB33A5"/>
    <w:rsid w:val="00EB33C0"/>
    <w:rsid w:val="00EB3D4C"/>
    <w:rsid w:val="00EB3EBD"/>
    <w:rsid w:val="00EB44EB"/>
    <w:rsid w:val="00EB5AC2"/>
    <w:rsid w:val="00EB710C"/>
    <w:rsid w:val="00EB72AD"/>
    <w:rsid w:val="00EB74B4"/>
    <w:rsid w:val="00EB78C4"/>
    <w:rsid w:val="00EB7AFA"/>
    <w:rsid w:val="00EB7BC2"/>
    <w:rsid w:val="00EC0EFF"/>
    <w:rsid w:val="00EC10A2"/>
    <w:rsid w:val="00EC12F5"/>
    <w:rsid w:val="00EC1BBA"/>
    <w:rsid w:val="00EC2293"/>
    <w:rsid w:val="00EC2651"/>
    <w:rsid w:val="00EC2EC6"/>
    <w:rsid w:val="00EC32E1"/>
    <w:rsid w:val="00EC472C"/>
    <w:rsid w:val="00EC4ADC"/>
    <w:rsid w:val="00EC4F47"/>
    <w:rsid w:val="00EC584E"/>
    <w:rsid w:val="00EC59D1"/>
    <w:rsid w:val="00EC5E20"/>
    <w:rsid w:val="00EC64E9"/>
    <w:rsid w:val="00EC6868"/>
    <w:rsid w:val="00EC6BC0"/>
    <w:rsid w:val="00EC6C26"/>
    <w:rsid w:val="00EC6C55"/>
    <w:rsid w:val="00EC71F6"/>
    <w:rsid w:val="00EC7672"/>
    <w:rsid w:val="00EC7BF5"/>
    <w:rsid w:val="00ED0158"/>
    <w:rsid w:val="00ED0B09"/>
    <w:rsid w:val="00ED17F0"/>
    <w:rsid w:val="00ED1AFB"/>
    <w:rsid w:val="00ED1BE2"/>
    <w:rsid w:val="00ED20EB"/>
    <w:rsid w:val="00ED2F76"/>
    <w:rsid w:val="00ED368C"/>
    <w:rsid w:val="00ED39EE"/>
    <w:rsid w:val="00ED3C4C"/>
    <w:rsid w:val="00ED3F3F"/>
    <w:rsid w:val="00ED3F43"/>
    <w:rsid w:val="00ED47D2"/>
    <w:rsid w:val="00ED4E06"/>
    <w:rsid w:val="00ED5257"/>
    <w:rsid w:val="00ED5585"/>
    <w:rsid w:val="00ED59DF"/>
    <w:rsid w:val="00ED5C15"/>
    <w:rsid w:val="00ED5FE6"/>
    <w:rsid w:val="00ED6DAB"/>
    <w:rsid w:val="00ED7521"/>
    <w:rsid w:val="00EE0723"/>
    <w:rsid w:val="00EE0804"/>
    <w:rsid w:val="00EE09D7"/>
    <w:rsid w:val="00EE0A87"/>
    <w:rsid w:val="00EE1405"/>
    <w:rsid w:val="00EE15B3"/>
    <w:rsid w:val="00EE1D70"/>
    <w:rsid w:val="00EE2031"/>
    <w:rsid w:val="00EE28A1"/>
    <w:rsid w:val="00EE2CE0"/>
    <w:rsid w:val="00EE309B"/>
    <w:rsid w:val="00EE3561"/>
    <w:rsid w:val="00EE3B6B"/>
    <w:rsid w:val="00EE3D2E"/>
    <w:rsid w:val="00EE3F94"/>
    <w:rsid w:val="00EE4D40"/>
    <w:rsid w:val="00EE548B"/>
    <w:rsid w:val="00EE6497"/>
    <w:rsid w:val="00EE6802"/>
    <w:rsid w:val="00EE694E"/>
    <w:rsid w:val="00EE6B7E"/>
    <w:rsid w:val="00EE6F03"/>
    <w:rsid w:val="00EF02FF"/>
    <w:rsid w:val="00EF0435"/>
    <w:rsid w:val="00EF0534"/>
    <w:rsid w:val="00EF178D"/>
    <w:rsid w:val="00EF1A86"/>
    <w:rsid w:val="00EF1BA2"/>
    <w:rsid w:val="00EF1DAE"/>
    <w:rsid w:val="00EF24DE"/>
    <w:rsid w:val="00EF263D"/>
    <w:rsid w:val="00EF2BAE"/>
    <w:rsid w:val="00EF2BEC"/>
    <w:rsid w:val="00EF2C85"/>
    <w:rsid w:val="00EF2E14"/>
    <w:rsid w:val="00EF320F"/>
    <w:rsid w:val="00EF3806"/>
    <w:rsid w:val="00EF3A5A"/>
    <w:rsid w:val="00EF3C7B"/>
    <w:rsid w:val="00EF4FE3"/>
    <w:rsid w:val="00EF5DF1"/>
    <w:rsid w:val="00EF6255"/>
    <w:rsid w:val="00EF7642"/>
    <w:rsid w:val="00EF7A26"/>
    <w:rsid w:val="00F0051D"/>
    <w:rsid w:val="00F0142C"/>
    <w:rsid w:val="00F01A49"/>
    <w:rsid w:val="00F02442"/>
    <w:rsid w:val="00F02AFB"/>
    <w:rsid w:val="00F03C1E"/>
    <w:rsid w:val="00F04988"/>
    <w:rsid w:val="00F04C39"/>
    <w:rsid w:val="00F0502A"/>
    <w:rsid w:val="00F05583"/>
    <w:rsid w:val="00F06261"/>
    <w:rsid w:val="00F06320"/>
    <w:rsid w:val="00F06F28"/>
    <w:rsid w:val="00F073E8"/>
    <w:rsid w:val="00F075A6"/>
    <w:rsid w:val="00F07C2E"/>
    <w:rsid w:val="00F1121F"/>
    <w:rsid w:val="00F11696"/>
    <w:rsid w:val="00F11AC8"/>
    <w:rsid w:val="00F11D66"/>
    <w:rsid w:val="00F11ECA"/>
    <w:rsid w:val="00F12284"/>
    <w:rsid w:val="00F12357"/>
    <w:rsid w:val="00F127DA"/>
    <w:rsid w:val="00F12914"/>
    <w:rsid w:val="00F12C12"/>
    <w:rsid w:val="00F13A62"/>
    <w:rsid w:val="00F140F7"/>
    <w:rsid w:val="00F14ECD"/>
    <w:rsid w:val="00F14F91"/>
    <w:rsid w:val="00F15263"/>
    <w:rsid w:val="00F158AD"/>
    <w:rsid w:val="00F15FD4"/>
    <w:rsid w:val="00F16901"/>
    <w:rsid w:val="00F1722E"/>
    <w:rsid w:val="00F201C0"/>
    <w:rsid w:val="00F214D4"/>
    <w:rsid w:val="00F2215E"/>
    <w:rsid w:val="00F23AC1"/>
    <w:rsid w:val="00F23ADC"/>
    <w:rsid w:val="00F24DCF"/>
    <w:rsid w:val="00F25FCD"/>
    <w:rsid w:val="00F26C9B"/>
    <w:rsid w:val="00F27B9C"/>
    <w:rsid w:val="00F30269"/>
    <w:rsid w:val="00F307E5"/>
    <w:rsid w:val="00F31449"/>
    <w:rsid w:val="00F31BDD"/>
    <w:rsid w:val="00F31C53"/>
    <w:rsid w:val="00F31ED2"/>
    <w:rsid w:val="00F325C1"/>
    <w:rsid w:val="00F32EB0"/>
    <w:rsid w:val="00F3323E"/>
    <w:rsid w:val="00F339FC"/>
    <w:rsid w:val="00F33E3B"/>
    <w:rsid w:val="00F342C2"/>
    <w:rsid w:val="00F34358"/>
    <w:rsid w:val="00F34676"/>
    <w:rsid w:val="00F349B9"/>
    <w:rsid w:val="00F34DB1"/>
    <w:rsid w:val="00F35A7B"/>
    <w:rsid w:val="00F35E6B"/>
    <w:rsid w:val="00F36F31"/>
    <w:rsid w:val="00F375C2"/>
    <w:rsid w:val="00F3765C"/>
    <w:rsid w:val="00F37CE3"/>
    <w:rsid w:val="00F37F7D"/>
    <w:rsid w:val="00F40966"/>
    <w:rsid w:val="00F40FE7"/>
    <w:rsid w:val="00F4155E"/>
    <w:rsid w:val="00F41F37"/>
    <w:rsid w:val="00F420E5"/>
    <w:rsid w:val="00F42393"/>
    <w:rsid w:val="00F42B02"/>
    <w:rsid w:val="00F42FE6"/>
    <w:rsid w:val="00F4306D"/>
    <w:rsid w:val="00F433D0"/>
    <w:rsid w:val="00F4384C"/>
    <w:rsid w:val="00F44141"/>
    <w:rsid w:val="00F4511A"/>
    <w:rsid w:val="00F45B0A"/>
    <w:rsid w:val="00F45C30"/>
    <w:rsid w:val="00F4622C"/>
    <w:rsid w:val="00F46375"/>
    <w:rsid w:val="00F465B6"/>
    <w:rsid w:val="00F469D1"/>
    <w:rsid w:val="00F47188"/>
    <w:rsid w:val="00F47955"/>
    <w:rsid w:val="00F47E0D"/>
    <w:rsid w:val="00F5115B"/>
    <w:rsid w:val="00F51215"/>
    <w:rsid w:val="00F51E6D"/>
    <w:rsid w:val="00F51FF6"/>
    <w:rsid w:val="00F5224B"/>
    <w:rsid w:val="00F52581"/>
    <w:rsid w:val="00F52603"/>
    <w:rsid w:val="00F52624"/>
    <w:rsid w:val="00F52654"/>
    <w:rsid w:val="00F52C7C"/>
    <w:rsid w:val="00F539F6"/>
    <w:rsid w:val="00F53B45"/>
    <w:rsid w:val="00F53CC9"/>
    <w:rsid w:val="00F54B76"/>
    <w:rsid w:val="00F54E82"/>
    <w:rsid w:val="00F551BC"/>
    <w:rsid w:val="00F55281"/>
    <w:rsid w:val="00F55687"/>
    <w:rsid w:val="00F556ED"/>
    <w:rsid w:val="00F561BC"/>
    <w:rsid w:val="00F56DB6"/>
    <w:rsid w:val="00F5748F"/>
    <w:rsid w:val="00F574D6"/>
    <w:rsid w:val="00F57DF3"/>
    <w:rsid w:val="00F60197"/>
    <w:rsid w:val="00F62441"/>
    <w:rsid w:val="00F62A11"/>
    <w:rsid w:val="00F63114"/>
    <w:rsid w:val="00F63473"/>
    <w:rsid w:val="00F643E0"/>
    <w:rsid w:val="00F64EEE"/>
    <w:rsid w:val="00F655F4"/>
    <w:rsid w:val="00F65D53"/>
    <w:rsid w:val="00F65E72"/>
    <w:rsid w:val="00F6629F"/>
    <w:rsid w:val="00F6689D"/>
    <w:rsid w:val="00F66DB6"/>
    <w:rsid w:val="00F67291"/>
    <w:rsid w:val="00F6780B"/>
    <w:rsid w:val="00F67CA0"/>
    <w:rsid w:val="00F7061B"/>
    <w:rsid w:val="00F70829"/>
    <w:rsid w:val="00F71A5E"/>
    <w:rsid w:val="00F722B2"/>
    <w:rsid w:val="00F72336"/>
    <w:rsid w:val="00F7293F"/>
    <w:rsid w:val="00F72D10"/>
    <w:rsid w:val="00F73566"/>
    <w:rsid w:val="00F73987"/>
    <w:rsid w:val="00F73AE9"/>
    <w:rsid w:val="00F74602"/>
    <w:rsid w:val="00F74661"/>
    <w:rsid w:val="00F75464"/>
    <w:rsid w:val="00F757C2"/>
    <w:rsid w:val="00F76F6E"/>
    <w:rsid w:val="00F77583"/>
    <w:rsid w:val="00F8063F"/>
    <w:rsid w:val="00F80C21"/>
    <w:rsid w:val="00F80D7B"/>
    <w:rsid w:val="00F81051"/>
    <w:rsid w:val="00F816D6"/>
    <w:rsid w:val="00F81723"/>
    <w:rsid w:val="00F81740"/>
    <w:rsid w:val="00F821D8"/>
    <w:rsid w:val="00F8289B"/>
    <w:rsid w:val="00F8355E"/>
    <w:rsid w:val="00F83D80"/>
    <w:rsid w:val="00F8423A"/>
    <w:rsid w:val="00F8429B"/>
    <w:rsid w:val="00F84558"/>
    <w:rsid w:val="00F84BFE"/>
    <w:rsid w:val="00F85B99"/>
    <w:rsid w:val="00F85B9C"/>
    <w:rsid w:val="00F862A5"/>
    <w:rsid w:val="00F8681B"/>
    <w:rsid w:val="00F86F25"/>
    <w:rsid w:val="00F874E5"/>
    <w:rsid w:val="00F8756F"/>
    <w:rsid w:val="00F877E8"/>
    <w:rsid w:val="00F87970"/>
    <w:rsid w:val="00F90754"/>
    <w:rsid w:val="00F90BB3"/>
    <w:rsid w:val="00F90E12"/>
    <w:rsid w:val="00F91928"/>
    <w:rsid w:val="00F91DDD"/>
    <w:rsid w:val="00F9262F"/>
    <w:rsid w:val="00F92924"/>
    <w:rsid w:val="00F92DB2"/>
    <w:rsid w:val="00F9314C"/>
    <w:rsid w:val="00F93970"/>
    <w:rsid w:val="00F93B4D"/>
    <w:rsid w:val="00F93FC1"/>
    <w:rsid w:val="00F9429B"/>
    <w:rsid w:val="00F94DE9"/>
    <w:rsid w:val="00F95001"/>
    <w:rsid w:val="00F955A6"/>
    <w:rsid w:val="00F959E4"/>
    <w:rsid w:val="00F960D7"/>
    <w:rsid w:val="00F96B90"/>
    <w:rsid w:val="00F96EC0"/>
    <w:rsid w:val="00F97625"/>
    <w:rsid w:val="00F97AE6"/>
    <w:rsid w:val="00F97E7E"/>
    <w:rsid w:val="00FA0D7C"/>
    <w:rsid w:val="00FA1513"/>
    <w:rsid w:val="00FA1907"/>
    <w:rsid w:val="00FA212E"/>
    <w:rsid w:val="00FA233E"/>
    <w:rsid w:val="00FA3D13"/>
    <w:rsid w:val="00FA3F1D"/>
    <w:rsid w:val="00FA50A1"/>
    <w:rsid w:val="00FA5A78"/>
    <w:rsid w:val="00FA5C16"/>
    <w:rsid w:val="00FA5C93"/>
    <w:rsid w:val="00FA6992"/>
    <w:rsid w:val="00FA6BA0"/>
    <w:rsid w:val="00FA72E5"/>
    <w:rsid w:val="00FA7490"/>
    <w:rsid w:val="00FA75F8"/>
    <w:rsid w:val="00FB0146"/>
    <w:rsid w:val="00FB0B8F"/>
    <w:rsid w:val="00FB0BB4"/>
    <w:rsid w:val="00FB0DC7"/>
    <w:rsid w:val="00FB0F2B"/>
    <w:rsid w:val="00FB0F44"/>
    <w:rsid w:val="00FB1174"/>
    <w:rsid w:val="00FB12E2"/>
    <w:rsid w:val="00FB204D"/>
    <w:rsid w:val="00FB238A"/>
    <w:rsid w:val="00FB245F"/>
    <w:rsid w:val="00FB2994"/>
    <w:rsid w:val="00FB2BCA"/>
    <w:rsid w:val="00FB2CD9"/>
    <w:rsid w:val="00FB3EC4"/>
    <w:rsid w:val="00FB3ED8"/>
    <w:rsid w:val="00FB4670"/>
    <w:rsid w:val="00FB5CF9"/>
    <w:rsid w:val="00FB5FA6"/>
    <w:rsid w:val="00FB7444"/>
    <w:rsid w:val="00FC02B8"/>
    <w:rsid w:val="00FC0C54"/>
    <w:rsid w:val="00FC0F7E"/>
    <w:rsid w:val="00FC1385"/>
    <w:rsid w:val="00FC1448"/>
    <w:rsid w:val="00FC1EDE"/>
    <w:rsid w:val="00FC2396"/>
    <w:rsid w:val="00FC2734"/>
    <w:rsid w:val="00FC2962"/>
    <w:rsid w:val="00FC2B66"/>
    <w:rsid w:val="00FC2D6C"/>
    <w:rsid w:val="00FC2EA4"/>
    <w:rsid w:val="00FC42C0"/>
    <w:rsid w:val="00FC439E"/>
    <w:rsid w:val="00FC46AC"/>
    <w:rsid w:val="00FC479A"/>
    <w:rsid w:val="00FC4BFD"/>
    <w:rsid w:val="00FC4F5B"/>
    <w:rsid w:val="00FC51A3"/>
    <w:rsid w:val="00FC59AA"/>
    <w:rsid w:val="00FC6262"/>
    <w:rsid w:val="00FC6B0C"/>
    <w:rsid w:val="00FC6CEB"/>
    <w:rsid w:val="00FC703E"/>
    <w:rsid w:val="00FC70FA"/>
    <w:rsid w:val="00FC71C2"/>
    <w:rsid w:val="00FC7971"/>
    <w:rsid w:val="00FC7FE9"/>
    <w:rsid w:val="00FD0703"/>
    <w:rsid w:val="00FD080D"/>
    <w:rsid w:val="00FD093C"/>
    <w:rsid w:val="00FD166B"/>
    <w:rsid w:val="00FD167E"/>
    <w:rsid w:val="00FD1A8E"/>
    <w:rsid w:val="00FD2461"/>
    <w:rsid w:val="00FD29A7"/>
    <w:rsid w:val="00FD36B1"/>
    <w:rsid w:val="00FD3CF2"/>
    <w:rsid w:val="00FD3DB8"/>
    <w:rsid w:val="00FD3DB9"/>
    <w:rsid w:val="00FD401B"/>
    <w:rsid w:val="00FD498D"/>
    <w:rsid w:val="00FD4D55"/>
    <w:rsid w:val="00FD5918"/>
    <w:rsid w:val="00FD5A4A"/>
    <w:rsid w:val="00FD5B0D"/>
    <w:rsid w:val="00FD5EDF"/>
    <w:rsid w:val="00FD5FD6"/>
    <w:rsid w:val="00FD6522"/>
    <w:rsid w:val="00FD694A"/>
    <w:rsid w:val="00FD6FEE"/>
    <w:rsid w:val="00FD7DB7"/>
    <w:rsid w:val="00FE044C"/>
    <w:rsid w:val="00FE08E1"/>
    <w:rsid w:val="00FE0CF8"/>
    <w:rsid w:val="00FE3FAF"/>
    <w:rsid w:val="00FE524F"/>
    <w:rsid w:val="00FE5D00"/>
    <w:rsid w:val="00FE610A"/>
    <w:rsid w:val="00FE6315"/>
    <w:rsid w:val="00FE6B9A"/>
    <w:rsid w:val="00FE7529"/>
    <w:rsid w:val="00FE7A85"/>
    <w:rsid w:val="00FE7B5B"/>
    <w:rsid w:val="00FF0442"/>
    <w:rsid w:val="00FF0723"/>
    <w:rsid w:val="00FF0985"/>
    <w:rsid w:val="00FF132A"/>
    <w:rsid w:val="00FF14F8"/>
    <w:rsid w:val="00FF1673"/>
    <w:rsid w:val="00FF1E2B"/>
    <w:rsid w:val="00FF207A"/>
    <w:rsid w:val="00FF3D50"/>
    <w:rsid w:val="00FF4925"/>
    <w:rsid w:val="00FF4DA5"/>
    <w:rsid w:val="00FF5214"/>
    <w:rsid w:val="00FF5668"/>
    <w:rsid w:val="00FF5808"/>
    <w:rsid w:val="00FF5B2A"/>
    <w:rsid w:val="00FF6037"/>
    <w:rsid w:val="00FF61CD"/>
    <w:rsid w:val="00FF6267"/>
    <w:rsid w:val="00FF6296"/>
    <w:rsid w:val="00FF66BD"/>
    <w:rsid w:val="00FF6802"/>
    <w:rsid w:val="00FF687F"/>
    <w:rsid w:val="00FF7076"/>
    <w:rsid w:val="00FF71E0"/>
    <w:rsid w:val="00FF7235"/>
    <w:rsid w:val="01092C79"/>
    <w:rsid w:val="0133525C"/>
    <w:rsid w:val="016ABE98"/>
    <w:rsid w:val="019530E9"/>
    <w:rsid w:val="01D8DEBE"/>
    <w:rsid w:val="01DF3819"/>
    <w:rsid w:val="01ED6FDD"/>
    <w:rsid w:val="020D689A"/>
    <w:rsid w:val="0214D870"/>
    <w:rsid w:val="025BAFCF"/>
    <w:rsid w:val="025D645F"/>
    <w:rsid w:val="029FD5F9"/>
    <w:rsid w:val="02C5B9FD"/>
    <w:rsid w:val="02E7669E"/>
    <w:rsid w:val="02FE4DE3"/>
    <w:rsid w:val="0302AE05"/>
    <w:rsid w:val="0304FFC8"/>
    <w:rsid w:val="031B1909"/>
    <w:rsid w:val="03233A21"/>
    <w:rsid w:val="035DF175"/>
    <w:rsid w:val="0404D502"/>
    <w:rsid w:val="041488EB"/>
    <w:rsid w:val="0438435D"/>
    <w:rsid w:val="043EC47E"/>
    <w:rsid w:val="0444C9D3"/>
    <w:rsid w:val="044C57BB"/>
    <w:rsid w:val="045789F4"/>
    <w:rsid w:val="047A8558"/>
    <w:rsid w:val="047F2E2D"/>
    <w:rsid w:val="04AD8D9B"/>
    <w:rsid w:val="04FF8CC5"/>
    <w:rsid w:val="0522D37B"/>
    <w:rsid w:val="055FE37A"/>
    <w:rsid w:val="0565820E"/>
    <w:rsid w:val="05A7F799"/>
    <w:rsid w:val="05BDA88C"/>
    <w:rsid w:val="05C15851"/>
    <w:rsid w:val="05D74267"/>
    <w:rsid w:val="06197081"/>
    <w:rsid w:val="064FE120"/>
    <w:rsid w:val="068234E3"/>
    <w:rsid w:val="06DF951A"/>
    <w:rsid w:val="06FD64DB"/>
    <w:rsid w:val="078B8423"/>
    <w:rsid w:val="078DDE36"/>
    <w:rsid w:val="07A72EAC"/>
    <w:rsid w:val="07A73904"/>
    <w:rsid w:val="07B02E45"/>
    <w:rsid w:val="07D3503C"/>
    <w:rsid w:val="07D4C69D"/>
    <w:rsid w:val="07DAB940"/>
    <w:rsid w:val="07E1CB56"/>
    <w:rsid w:val="083FCC85"/>
    <w:rsid w:val="0876047E"/>
    <w:rsid w:val="08791847"/>
    <w:rsid w:val="088FCC35"/>
    <w:rsid w:val="08B2647A"/>
    <w:rsid w:val="08D5D14B"/>
    <w:rsid w:val="09204093"/>
    <w:rsid w:val="09739029"/>
    <w:rsid w:val="0A154343"/>
    <w:rsid w:val="0A829EF3"/>
    <w:rsid w:val="0ABDB427"/>
    <w:rsid w:val="0ADC37CB"/>
    <w:rsid w:val="0AE289C3"/>
    <w:rsid w:val="0B06A1E4"/>
    <w:rsid w:val="0B2C6B75"/>
    <w:rsid w:val="0B2FD8B6"/>
    <w:rsid w:val="0B90D0C8"/>
    <w:rsid w:val="0B990F55"/>
    <w:rsid w:val="0BE4BF2D"/>
    <w:rsid w:val="0C2457C7"/>
    <w:rsid w:val="0C39C623"/>
    <w:rsid w:val="0C491887"/>
    <w:rsid w:val="0C7B84A8"/>
    <w:rsid w:val="0CEF527C"/>
    <w:rsid w:val="0CFCFC61"/>
    <w:rsid w:val="0D679F44"/>
    <w:rsid w:val="0D6B52BC"/>
    <w:rsid w:val="0D83D19A"/>
    <w:rsid w:val="0D9523B9"/>
    <w:rsid w:val="0DDF0AF1"/>
    <w:rsid w:val="0DF36356"/>
    <w:rsid w:val="0DF45ED6"/>
    <w:rsid w:val="0DF95F59"/>
    <w:rsid w:val="0DFAADE4"/>
    <w:rsid w:val="0E48AEE3"/>
    <w:rsid w:val="0E50D12C"/>
    <w:rsid w:val="0E542ED2"/>
    <w:rsid w:val="0EC11B59"/>
    <w:rsid w:val="0ECC5B09"/>
    <w:rsid w:val="0ED48272"/>
    <w:rsid w:val="0ED852E1"/>
    <w:rsid w:val="0EDDE54C"/>
    <w:rsid w:val="0EF9C924"/>
    <w:rsid w:val="0F3D7E6A"/>
    <w:rsid w:val="0FBF36B3"/>
    <w:rsid w:val="0FE2FAA7"/>
    <w:rsid w:val="1002E948"/>
    <w:rsid w:val="101ECBA1"/>
    <w:rsid w:val="10292799"/>
    <w:rsid w:val="103EEEF9"/>
    <w:rsid w:val="105FD3DB"/>
    <w:rsid w:val="107472C7"/>
    <w:rsid w:val="107CEDA6"/>
    <w:rsid w:val="1099B1D8"/>
    <w:rsid w:val="10A52330"/>
    <w:rsid w:val="10F4D0C1"/>
    <w:rsid w:val="11004113"/>
    <w:rsid w:val="110E70D6"/>
    <w:rsid w:val="1111DEF7"/>
    <w:rsid w:val="11749065"/>
    <w:rsid w:val="119184CB"/>
    <w:rsid w:val="11C5EDF6"/>
    <w:rsid w:val="11D1D08B"/>
    <w:rsid w:val="121E04B6"/>
    <w:rsid w:val="1232C2BB"/>
    <w:rsid w:val="12A170AA"/>
    <w:rsid w:val="12B8D131"/>
    <w:rsid w:val="12D17B99"/>
    <w:rsid w:val="12E712C6"/>
    <w:rsid w:val="134C0B99"/>
    <w:rsid w:val="134C69BE"/>
    <w:rsid w:val="137426E1"/>
    <w:rsid w:val="13A9A4FD"/>
    <w:rsid w:val="13B10608"/>
    <w:rsid w:val="13CAEBBC"/>
    <w:rsid w:val="13CEFAB4"/>
    <w:rsid w:val="13DAEC26"/>
    <w:rsid w:val="13EF64DA"/>
    <w:rsid w:val="13FA2153"/>
    <w:rsid w:val="1445E6C6"/>
    <w:rsid w:val="145A15AE"/>
    <w:rsid w:val="1537BF31"/>
    <w:rsid w:val="153E5F82"/>
    <w:rsid w:val="154FF65B"/>
    <w:rsid w:val="15EDE33A"/>
    <w:rsid w:val="1612F2A8"/>
    <w:rsid w:val="162E955B"/>
    <w:rsid w:val="163CF015"/>
    <w:rsid w:val="163D5859"/>
    <w:rsid w:val="164E29A9"/>
    <w:rsid w:val="167CED2B"/>
    <w:rsid w:val="16B2613B"/>
    <w:rsid w:val="17488E70"/>
    <w:rsid w:val="17694180"/>
    <w:rsid w:val="176DA47E"/>
    <w:rsid w:val="17991DDB"/>
    <w:rsid w:val="17C87250"/>
    <w:rsid w:val="17CDFCCC"/>
    <w:rsid w:val="180F5178"/>
    <w:rsid w:val="18287801"/>
    <w:rsid w:val="182BE63C"/>
    <w:rsid w:val="186380D0"/>
    <w:rsid w:val="1876F92B"/>
    <w:rsid w:val="187F3238"/>
    <w:rsid w:val="1893BAB6"/>
    <w:rsid w:val="189D42F2"/>
    <w:rsid w:val="18DB1CD9"/>
    <w:rsid w:val="19078603"/>
    <w:rsid w:val="1913143C"/>
    <w:rsid w:val="1918AC50"/>
    <w:rsid w:val="191D4B40"/>
    <w:rsid w:val="192FC863"/>
    <w:rsid w:val="19745043"/>
    <w:rsid w:val="198360C6"/>
    <w:rsid w:val="1985294A"/>
    <w:rsid w:val="19FD7CD5"/>
    <w:rsid w:val="19FE4D81"/>
    <w:rsid w:val="1A701BAE"/>
    <w:rsid w:val="1A82CC3C"/>
    <w:rsid w:val="1A9FE02D"/>
    <w:rsid w:val="1ADC4419"/>
    <w:rsid w:val="1AF1E076"/>
    <w:rsid w:val="1B584A0D"/>
    <w:rsid w:val="1BB172EC"/>
    <w:rsid w:val="1BCCFBEB"/>
    <w:rsid w:val="1BF6573C"/>
    <w:rsid w:val="1BFA8B1E"/>
    <w:rsid w:val="1C0887B0"/>
    <w:rsid w:val="1C35A8DD"/>
    <w:rsid w:val="1C389CBA"/>
    <w:rsid w:val="1C444A98"/>
    <w:rsid w:val="1C50804C"/>
    <w:rsid w:val="1C7F4C53"/>
    <w:rsid w:val="1C98B532"/>
    <w:rsid w:val="1D1D0BED"/>
    <w:rsid w:val="1D3DDA14"/>
    <w:rsid w:val="1D4641CE"/>
    <w:rsid w:val="1D7B8FCC"/>
    <w:rsid w:val="1DA75B41"/>
    <w:rsid w:val="1E3472EC"/>
    <w:rsid w:val="1E588610"/>
    <w:rsid w:val="1E841031"/>
    <w:rsid w:val="1E882E4A"/>
    <w:rsid w:val="1E8F0E1A"/>
    <w:rsid w:val="1EA97275"/>
    <w:rsid w:val="1EAE0F09"/>
    <w:rsid w:val="1EAFCF41"/>
    <w:rsid w:val="1EF0FC60"/>
    <w:rsid w:val="1F328BF3"/>
    <w:rsid w:val="1F3BF9D0"/>
    <w:rsid w:val="1F556D5C"/>
    <w:rsid w:val="1F6283CF"/>
    <w:rsid w:val="1FD60BEA"/>
    <w:rsid w:val="1FE0D9CA"/>
    <w:rsid w:val="1FE1D3F9"/>
    <w:rsid w:val="1FE59FBE"/>
    <w:rsid w:val="1FEF0CC1"/>
    <w:rsid w:val="2013FD03"/>
    <w:rsid w:val="20328A41"/>
    <w:rsid w:val="205C14C2"/>
    <w:rsid w:val="20604F51"/>
    <w:rsid w:val="20748EBA"/>
    <w:rsid w:val="2083F2BF"/>
    <w:rsid w:val="2094A5A3"/>
    <w:rsid w:val="20A06657"/>
    <w:rsid w:val="20B63C88"/>
    <w:rsid w:val="20E15726"/>
    <w:rsid w:val="211528FE"/>
    <w:rsid w:val="211F789B"/>
    <w:rsid w:val="212845B4"/>
    <w:rsid w:val="21409E0F"/>
    <w:rsid w:val="217B6789"/>
    <w:rsid w:val="21A1F46D"/>
    <w:rsid w:val="22044317"/>
    <w:rsid w:val="223A31B2"/>
    <w:rsid w:val="224529F1"/>
    <w:rsid w:val="2246A6A4"/>
    <w:rsid w:val="22485C7A"/>
    <w:rsid w:val="225565D1"/>
    <w:rsid w:val="22834C79"/>
    <w:rsid w:val="2290A978"/>
    <w:rsid w:val="229AE2DF"/>
    <w:rsid w:val="235F7489"/>
    <w:rsid w:val="23E636C8"/>
    <w:rsid w:val="23EF0E7E"/>
    <w:rsid w:val="23F5A3C8"/>
    <w:rsid w:val="240C8D90"/>
    <w:rsid w:val="2435AFC9"/>
    <w:rsid w:val="24551588"/>
    <w:rsid w:val="246E0B8F"/>
    <w:rsid w:val="248D0B81"/>
    <w:rsid w:val="24AD2430"/>
    <w:rsid w:val="24EF4857"/>
    <w:rsid w:val="250BCE0A"/>
    <w:rsid w:val="251AF8FF"/>
    <w:rsid w:val="2550DE65"/>
    <w:rsid w:val="256B2EFD"/>
    <w:rsid w:val="256DDFA8"/>
    <w:rsid w:val="258CB819"/>
    <w:rsid w:val="25B59265"/>
    <w:rsid w:val="25B8AF3B"/>
    <w:rsid w:val="263B6184"/>
    <w:rsid w:val="266E897A"/>
    <w:rsid w:val="268F2ABE"/>
    <w:rsid w:val="269EC651"/>
    <w:rsid w:val="26AE77F1"/>
    <w:rsid w:val="26D4FAD8"/>
    <w:rsid w:val="26F560BA"/>
    <w:rsid w:val="2707BE33"/>
    <w:rsid w:val="271112F0"/>
    <w:rsid w:val="271EE68D"/>
    <w:rsid w:val="27245256"/>
    <w:rsid w:val="273A719F"/>
    <w:rsid w:val="273D8E1F"/>
    <w:rsid w:val="27560EE9"/>
    <w:rsid w:val="278BAFBA"/>
    <w:rsid w:val="27C9A574"/>
    <w:rsid w:val="27CED535"/>
    <w:rsid w:val="27F24FF9"/>
    <w:rsid w:val="27FA2F8F"/>
    <w:rsid w:val="280D8DD7"/>
    <w:rsid w:val="281286DE"/>
    <w:rsid w:val="284E16F0"/>
    <w:rsid w:val="291ACAE8"/>
    <w:rsid w:val="2945553A"/>
    <w:rsid w:val="29830B50"/>
    <w:rsid w:val="2985439D"/>
    <w:rsid w:val="2995ED5E"/>
    <w:rsid w:val="29BAB39E"/>
    <w:rsid w:val="29E12080"/>
    <w:rsid w:val="2A2009D7"/>
    <w:rsid w:val="2A464898"/>
    <w:rsid w:val="2A577165"/>
    <w:rsid w:val="2A66AB9F"/>
    <w:rsid w:val="2A76C580"/>
    <w:rsid w:val="2A8CA524"/>
    <w:rsid w:val="2AE143F7"/>
    <w:rsid w:val="2B159314"/>
    <w:rsid w:val="2B74BA76"/>
    <w:rsid w:val="2B7E1E2C"/>
    <w:rsid w:val="2B8A6155"/>
    <w:rsid w:val="2BA61FF7"/>
    <w:rsid w:val="2BACF166"/>
    <w:rsid w:val="2BB01F83"/>
    <w:rsid w:val="2BB1623A"/>
    <w:rsid w:val="2BF0E988"/>
    <w:rsid w:val="2C3BBA24"/>
    <w:rsid w:val="2C66B650"/>
    <w:rsid w:val="2C9DE013"/>
    <w:rsid w:val="2C9F3D58"/>
    <w:rsid w:val="2CB54323"/>
    <w:rsid w:val="2CB8DEE1"/>
    <w:rsid w:val="2D263F5A"/>
    <w:rsid w:val="2D2F1772"/>
    <w:rsid w:val="2D3A48C8"/>
    <w:rsid w:val="2D77E583"/>
    <w:rsid w:val="2DC33029"/>
    <w:rsid w:val="2DD46FA5"/>
    <w:rsid w:val="2DDBFA58"/>
    <w:rsid w:val="2E0153C5"/>
    <w:rsid w:val="2E263285"/>
    <w:rsid w:val="2E6E5E38"/>
    <w:rsid w:val="2E8D98D5"/>
    <w:rsid w:val="2F0A2E2A"/>
    <w:rsid w:val="2F2B9903"/>
    <w:rsid w:val="2F6C462C"/>
    <w:rsid w:val="2F72BE8E"/>
    <w:rsid w:val="2FA25011"/>
    <w:rsid w:val="300DAA40"/>
    <w:rsid w:val="302789EE"/>
    <w:rsid w:val="30280618"/>
    <w:rsid w:val="3040E9FA"/>
    <w:rsid w:val="30E503B0"/>
    <w:rsid w:val="30E54C3C"/>
    <w:rsid w:val="30EDD9B6"/>
    <w:rsid w:val="310E7E3D"/>
    <w:rsid w:val="3110E7C3"/>
    <w:rsid w:val="3112ED33"/>
    <w:rsid w:val="3136470C"/>
    <w:rsid w:val="31557B8C"/>
    <w:rsid w:val="31A9410B"/>
    <w:rsid w:val="31BA6481"/>
    <w:rsid w:val="31C15022"/>
    <w:rsid w:val="31CBCBE1"/>
    <w:rsid w:val="31EDE78E"/>
    <w:rsid w:val="32372C49"/>
    <w:rsid w:val="32429CF6"/>
    <w:rsid w:val="3269E7B8"/>
    <w:rsid w:val="3273BAFF"/>
    <w:rsid w:val="32741EE5"/>
    <w:rsid w:val="32E9622E"/>
    <w:rsid w:val="331645C1"/>
    <w:rsid w:val="3354CF56"/>
    <w:rsid w:val="3371C037"/>
    <w:rsid w:val="33B4098C"/>
    <w:rsid w:val="33B4580B"/>
    <w:rsid w:val="33B535B4"/>
    <w:rsid w:val="33C57A2F"/>
    <w:rsid w:val="33C6C9D4"/>
    <w:rsid w:val="33E42735"/>
    <w:rsid w:val="343EA805"/>
    <w:rsid w:val="3471BCD4"/>
    <w:rsid w:val="3493A17D"/>
    <w:rsid w:val="34D1248E"/>
    <w:rsid w:val="34F45D5B"/>
    <w:rsid w:val="35436300"/>
    <w:rsid w:val="355EF5DC"/>
    <w:rsid w:val="35D0DD4A"/>
    <w:rsid w:val="35D6C235"/>
    <w:rsid w:val="35E9197F"/>
    <w:rsid w:val="35EC9D18"/>
    <w:rsid w:val="360E4F77"/>
    <w:rsid w:val="3639BFF4"/>
    <w:rsid w:val="36418475"/>
    <w:rsid w:val="369296ED"/>
    <w:rsid w:val="369ACA17"/>
    <w:rsid w:val="373C9C22"/>
    <w:rsid w:val="3751F128"/>
    <w:rsid w:val="3760AD1E"/>
    <w:rsid w:val="3777B2B5"/>
    <w:rsid w:val="37981313"/>
    <w:rsid w:val="3799D77D"/>
    <w:rsid w:val="38044EFC"/>
    <w:rsid w:val="3822CA2E"/>
    <w:rsid w:val="385538C7"/>
    <w:rsid w:val="385BB25A"/>
    <w:rsid w:val="3865EC27"/>
    <w:rsid w:val="38701D5E"/>
    <w:rsid w:val="38828D68"/>
    <w:rsid w:val="38F87B0A"/>
    <w:rsid w:val="396352F4"/>
    <w:rsid w:val="396CE763"/>
    <w:rsid w:val="39AAE3C1"/>
    <w:rsid w:val="39B89E4B"/>
    <w:rsid w:val="39FBDECC"/>
    <w:rsid w:val="3A40DB37"/>
    <w:rsid w:val="3A453A48"/>
    <w:rsid w:val="3A575E7C"/>
    <w:rsid w:val="3A5A8DF8"/>
    <w:rsid w:val="3A787CDA"/>
    <w:rsid w:val="3A820B62"/>
    <w:rsid w:val="3AC5535F"/>
    <w:rsid w:val="3AD347A7"/>
    <w:rsid w:val="3AF4B708"/>
    <w:rsid w:val="3B0EBB1D"/>
    <w:rsid w:val="3B19FB1F"/>
    <w:rsid w:val="3B1D304B"/>
    <w:rsid w:val="3B67E4B7"/>
    <w:rsid w:val="3B762923"/>
    <w:rsid w:val="3C0FBFF6"/>
    <w:rsid w:val="3C98E487"/>
    <w:rsid w:val="3C9C8905"/>
    <w:rsid w:val="3CACE8ED"/>
    <w:rsid w:val="3CB2A9FE"/>
    <w:rsid w:val="3CD7C03A"/>
    <w:rsid w:val="3CE22BCF"/>
    <w:rsid w:val="3D32A8A9"/>
    <w:rsid w:val="3D47A27B"/>
    <w:rsid w:val="3D5CF813"/>
    <w:rsid w:val="3D6DA7AD"/>
    <w:rsid w:val="3DA4CBE0"/>
    <w:rsid w:val="3DD9B9F8"/>
    <w:rsid w:val="3E22946D"/>
    <w:rsid w:val="3E377D5A"/>
    <w:rsid w:val="3E4CAEAF"/>
    <w:rsid w:val="3E5689F1"/>
    <w:rsid w:val="3E5EFA80"/>
    <w:rsid w:val="3E80FE63"/>
    <w:rsid w:val="3EBB6DC3"/>
    <w:rsid w:val="3EDC7955"/>
    <w:rsid w:val="3F0E2222"/>
    <w:rsid w:val="3F25B36B"/>
    <w:rsid w:val="3F4A24DC"/>
    <w:rsid w:val="3F7FD01B"/>
    <w:rsid w:val="3F80C815"/>
    <w:rsid w:val="3F843DEE"/>
    <w:rsid w:val="3FFDB9E3"/>
    <w:rsid w:val="4076595F"/>
    <w:rsid w:val="408A1B6C"/>
    <w:rsid w:val="40B80A80"/>
    <w:rsid w:val="40D1EF93"/>
    <w:rsid w:val="40E4D39C"/>
    <w:rsid w:val="40FF1B6C"/>
    <w:rsid w:val="4107A027"/>
    <w:rsid w:val="413CE50F"/>
    <w:rsid w:val="414ED5FF"/>
    <w:rsid w:val="416A70EC"/>
    <w:rsid w:val="425838F2"/>
    <w:rsid w:val="429AC482"/>
    <w:rsid w:val="42B1329E"/>
    <w:rsid w:val="42B52B95"/>
    <w:rsid w:val="42BFD681"/>
    <w:rsid w:val="42D31B0B"/>
    <w:rsid w:val="435C8A21"/>
    <w:rsid w:val="437D1DF5"/>
    <w:rsid w:val="43944AF5"/>
    <w:rsid w:val="43979B12"/>
    <w:rsid w:val="43D95FDD"/>
    <w:rsid w:val="4404757F"/>
    <w:rsid w:val="449B0422"/>
    <w:rsid w:val="44CF7942"/>
    <w:rsid w:val="450B7389"/>
    <w:rsid w:val="451F0B4C"/>
    <w:rsid w:val="453A4DFC"/>
    <w:rsid w:val="455346D7"/>
    <w:rsid w:val="455F6E26"/>
    <w:rsid w:val="4562F918"/>
    <w:rsid w:val="45BFF08E"/>
    <w:rsid w:val="460F0F99"/>
    <w:rsid w:val="4661B149"/>
    <w:rsid w:val="467E1917"/>
    <w:rsid w:val="46877899"/>
    <w:rsid w:val="46ACED69"/>
    <w:rsid w:val="46C63A21"/>
    <w:rsid w:val="46D5AC29"/>
    <w:rsid w:val="46F5B2EF"/>
    <w:rsid w:val="4719A7F1"/>
    <w:rsid w:val="4737932F"/>
    <w:rsid w:val="475DBDC8"/>
    <w:rsid w:val="4765EDE4"/>
    <w:rsid w:val="47E7240F"/>
    <w:rsid w:val="486CEAE6"/>
    <w:rsid w:val="48779E67"/>
    <w:rsid w:val="48C95F0F"/>
    <w:rsid w:val="491466DD"/>
    <w:rsid w:val="491A3AE5"/>
    <w:rsid w:val="49250CEF"/>
    <w:rsid w:val="494694E1"/>
    <w:rsid w:val="49648091"/>
    <w:rsid w:val="49860FFE"/>
    <w:rsid w:val="49B66C17"/>
    <w:rsid w:val="4A039FAD"/>
    <w:rsid w:val="4A05BAD7"/>
    <w:rsid w:val="4A1C7C57"/>
    <w:rsid w:val="4A876D77"/>
    <w:rsid w:val="4A8BF629"/>
    <w:rsid w:val="4A92AA07"/>
    <w:rsid w:val="4A9FD854"/>
    <w:rsid w:val="4AB4E279"/>
    <w:rsid w:val="4ACDCC6F"/>
    <w:rsid w:val="4AD31DA7"/>
    <w:rsid w:val="4ADF2083"/>
    <w:rsid w:val="4B0FDA32"/>
    <w:rsid w:val="4B1B4736"/>
    <w:rsid w:val="4B1B5DF3"/>
    <w:rsid w:val="4BCCAB95"/>
    <w:rsid w:val="4C05CE74"/>
    <w:rsid w:val="4C129746"/>
    <w:rsid w:val="4C61FEFD"/>
    <w:rsid w:val="4C7C9C34"/>
    <w:rsid w:val="4C7F83A1"/>
    <w:rsid w:val="4CA1751D"/>
    <w:rsid w:val="4CB72F22"/>
    <w:rsid w:val="4CCBA7C5"/>
    <w:rsid w:val="4CE7C10D"/>
    <w:rsid w:val="4CEA3282"/>
    <w:rsid w:val="4CFA15A1"/>
    <w:rsid w:val="4D0B37CD"/>
    <w:rsid w:val="4D14B30A"/>
    <w:rsid w:val="4D8ED65C"/>
    <w:rsid w:val="4E226119"/>
    <w:rsid w:val="4E3257CD"/>
    <w:rsid w:val="4E813482"/>
    <w:rsid w:val="4EC21C7E"/>
    <w:rsid w:val="4EC64F12"/>
    <w:rsid w:val="4ED8ED7F"/>
    <w:rsid w:val="4F440A97"/>
    <w:rsid w:val="4F5EE179"/>
    <w:rsid w:val="4F670AF4"/>
    <w:rsid w:val="4FBA4B5B"/>
    <w:rsid w:val="4FD84931"/>
    <w:rsid w:val="4FF523ED"/>
    <w:rsid w:val="501F26F2"/>
    <w:rsid w:val="503D1D52"/>
    <w:rsid w:val="504A379A"/>
    <w:rsid w:val="50BE271B"/>
    <w:rsid w:val="510F54D0"/>
    <w:rsid w:val="51308FE4"/>
    <w:rsid w:val="51810CD8"/>
    <w:rsid w:val="51C116A1"/>
    <w:rsid w:val="51CAF174"/>
    <w:rsid w:val="5247B327"/>
    <w:rsid w:val="526AACD8"/>
    <w:rsid w:val="526C9262"/>
    <w:rsid w:val="5273D47B"/>
    <w:rsid w:val="529EFECD"/>
    <w:rsid w:val="52ACA40C"/>
    <w:rsid w:val="52B7D2EF"/>
    <w:rsid w:val="5311A675"/>
    <w:rsid w:val="53277C4C"/>
    <w:rsid w:val="5341240E"/>
    <w:rsid w:val="534BF6FC"/>
    <w:rsid w:val="535171D7"/>
    <w:rsid w:val="5382E467"/>
    <w:rsid w:val="5387DACD"/>
    <w:rsid w:val="53B80F53"/>
    <w:rsid w:val="53EB16A7"/>
    <w:rsid w:val="5433EADC"/>
    <w:rsid w:val="5445445C"/>
    <w:rsid w:val="54ED8419"/>
    <w:rsid w:val="550AF76E"/>
    <w:rsid w:val="550EADD2"/>
    <w:rsid w:val="550ECA3F"/>
    <w:rsid w:val="558B8160"/>
    <w:rsid w:val="55B630C1"/>
    <w:rsid w:val="56147FCC"/>
    <w:rsid w:val="561616AD"/>
    <w:rsid w:val="56A6DFAA"/>
    <w:rsid w:val="56A72787"/>
    <w:rsid w:val="56DC0B03"/>
    <w:rsid w:val="56EEDBE3"/>
    <w:rsid w:val="57496C44"/>
    <w:rsid w:val="5751B82E"/>
    <w:rsid w:val="5752C6CC"/>
    <w:rsid w:val="575FC09F"/>
    <w:rsid w:val="58115A02"/>
    <w:rsid w:val="581F4679"/>
    <w:rsid w:val="58452246"/>
    <w:rsid w:val="5849522F"/>
    <w:rsid w:val="585490ED"/>
    <w:rsid w:val="586EF507"/>
    <w:rsid w:val="588AA218"/>
    <w:rsid w:val="589892F3"/>
    <w:rsid w:val="58B1C03A"/>
    <w:rsid w:val="58C01208"/>
    <w:rsid w:val="58DCB4AE"/>
    <w:rsid w:val="590A7420"/>
    <w:rsid w:val="59220AED"/>
    <w:rsid w:val="597957AE"/>
    <w:rsid w:val="59D8F67D"/>
    <w:rsid w:val="59FD9A65"/>
    <w:rsid w:val="5A353C4A"/>
    <w:rsid w:val="5AB9E121"/>
    <w:rsid w:val="5AC68BC8"/>
    <w:rsid w:val="5AD60BF7"/>
    <w:rsid w:val="5ADAAF38"/>
    <w:rsid w:val="5B3A232D"/>
    <w:rsid w:val="5B829F49"/>
    <w:rsid w:val="5B99976D"/>
    <w:rsid w:val="5BB3D49C"/>
    <w:rsid w:val="5BDE3550"/>
    <w:rsid w:val="5BEC4662"/>
    <w:rsid w:val="5C018BE9"/>
    <w:rsid w:val="5C3BAC2B"/>
    <w:rsid w:val="5C3C128F"/>
    <w:rsid w:val="5C4DC613"/>
    <w:rsid w:val="5C65669C"/>
    <w:rsid w:val="5C73DAB5"/>
    <w:rsid w:val="5C98FF6F"/>
    <w:rsid w:val="5CD1736E"/>
    <w:rsid w:val="5CE72C1A"/>
    <w:rsid w:val="5CEC0A8D"/>
    <w:rsid w:val="5CFEC4B0"/>
    <w:rsid w:val="5D1AB796"/>
    <w:rsid w:val="5D35B781"/>
    <w:rsid w:val="5D6B6017"/>
    <w:rsid w:val="5DBB0E55"/>
    <w:rsid w:val="5DC3B9FA"/>
    <w:rsid w:val="5DC4E635"/>
    <w:rsid w:val="5DCC031C"/>
    <w:rsid w:val="5E022FAF"/>
    <w:rsid w:val="5E0F4B39"/>
    <w:rsid w:val="5E16672F"/>
    <w:rsid w:val="5E16E553"/>
    <w:rsid w:val="5E3E12C0"/>
    <w:rsid w:val="5E530F3F"/>
    <w:rsid w:val="5E5F71E7"/>
    <w:rsid w:val="5E5FCF84"/>
    <w:rsid w:val="5E62C6E4"/>
    <w:rsid w:val="5E9AF751"/>
    <w:rsid w:val="5ED9DAB8"/>
    <w:rsid w:val="5EE83FB9"/>
    <w:rsid w:val="5F13D7C5"/>
    <w:rsid w:val="5F174D65"/>
    <w:rsid w:val="5F6C3777"/>
    <w:rsid w:val="5FEE2395"/>
    <w:rsid w:val="603E9AFB"/>
    <w:rsid w:val="60A5ABDA"/>
    <w:rsid w:val="60E05626"/>
    <w:rsid w:val="610DC3D2"/>
    <w:rsid w:val="6110D02A"/>
    <w:rsid w:val="6130F743"/>
    <w:rsid w:val="61E34E3E"/>
    <w:rsid w:val="61E740E1"/>
    <w:rsid w:val="6220A91F"/>
    <w:rsid w:val="62E698B6"/>
    <w:rsid w:val="62F4E157"/>
    <w:rsid w:val="638D4C09"/>
    <w:rsid w:val="63CFC29D"/>
    <w:rsid w:val="63F1E307"/>
    <w:rsid w:val="6403E1BE"/>
    <w:rsid w:val="6412AFC3"/>
    <w:rsid w:val="6454B740"/>
    <w:rsid w:val="64588E7B"/>
    <w:rsid w:val="6488BC82"/>
    <w:rsid w:val="649CE337"/>
    <w:rsid w:val="64C13820"/>
    <w:rsid w:val="64EB230A"/>
    <w:rsid w:val="656A51E2"/>
    <w:rsid w:val="6579A259"/>
    <w:rsid w:val="6594179F"/>
    <w:rsid w:val="65BF64F3"/>
    <w:rsid w:val="65C720A7"/>
    <w:rsid w:val="65D0D27F"/>
    <w:rsid w:val="66545BF1"/>
    <w:rsid w:val="66592311"/>
    <w:rsid w:val="670B8C59"/>
    <w:rsid w:val="6727184D"/>
    <w:rsid w:val="6752D352"/>
    <w:rsid w:val="67A395DD"/>
    <w:rsid w:val="67B8B0F8"/>
    <w:rsid w:val="67BFFA4E"/>
    <w:rsid w:val="67ECB4BD"/>
    <w:rsid w:val="6803D17F"/>
    <w:rsid w:val="6822B174"/>
    <w:rsid w:val="68467D68"/>
    <w:rsid w:val="686461BC"/>
    <w:rsid w:val="68739730"/>
    <w:rsid w:val="6874B486"/>
    <w:rsid w:val="6879D4AA"/>
    <w:rsid w:val="689871C8"/>
    <w:rsid w:val="68C8F2E6"/>
    <w:rsid w:val="68DFA227"/>
    <w:rsid w:val="68E0C46A"/>
    <w:rsid w:val="68EA7879"/>
    <w:rsid w:val="6905B7AC"/>
    <w:rsid w:val="6915E384"/>
    <w:rsid w:val="69291836"/>
    <w:rsid w:val="692947BB"/>
    <w:rsid w:val="693AEE7F"/>
    <w:rsid w:val="69450B7D"/>
    <w:rsid w:val="6965FC42"/>
    <w:rsid w:val="69731172"/>
    <w:rsid w:val="69A4FD34"/>
    <w:rsid w:val="69EF42C3"/>
    <w:rsid w:val="6A43912D"/>
    <w:rsid w:val="6A55B265"/>
    <w:rsid w:val="6A91F11F"/>
    <w:rsid w:val="6A9346AC"/>
    <w:rsid w:val="6AA7B896"/>
    <w:rsid w:val="6ADEA39F"/>
    <w:rsid w:val="6AEE0CB3"/>
    <w:rsid w:val="6AFEF7C4"/>
    <w:rsid w:val="6B09971C"/>
    <w:rsid w:val="6B48261A"/>
    <w:rsid w:val="6B5A7EC6"/>
    <w:rsid w:val="6B67DE9D"/>
    <w:rsid w:val="6B6F50A3"/>
    <w:rsid w:val="6B8AB31B"/>
    <w:rsid w:val="6BE3E80E"/>
    <w:rsid w:val="6BF49F7C"/>
    <w:rsid w:val="6BF61816"/>
    <w:rsid w:val="6C0F95AA"/>
    <w:rsid w:val="6C2F721F"/>
    <w:rsid w:val="6C4F2952"/>
    <w:rsid w:val="6C81ABFF"/>
    <w:rsid w:val="6C9215A0"/>
    <w:rsid w:val="6CA9B592"/>
    <w:rsid w:val="6CE82EC5"/>
    <w:rsid w:val="6D256FC8"/>
    <w:rsid w:val="6D3AF8E9"/>
    <w:rsid w:val="6D768950"/>
    <w:rsid w:val="6D88E72D"/>
    <w:rsid w:val="6DF4D65D"/>
    <w:rsid w:val="6DF975E7"/>
    <w:rsid w:val="6E5CC695"/>
    <w:rsid w:val="6E645210"/>
    <w:rsid w:val="6E6F434D"/>
    <w:rsid w:val="6E837376"/>
    <w:rsid w:val="6E8C77C8"/>
    <w:rsid w:val="6EC31BF4"/>
    <w:rsid w:val="6ECDEC7F"/>
    <w:rsid w:val="6EE7E96C"/>
    <w:rsid w:val="6EEAA238"/>
    <w:rsid w:val="6F382C40"/>
    <w:rsid w:val="6F537007"/>
    <w:rsid w:val="6F831827"/>
    <w:rsid w:val="6F92AFCD"/>
    <w:rsid w:val="6FD5DE0C"/>
    <w:rsid w:val="6FEB6237"/>
    <w:rsid w:val="70067058"/>
    <w:rsid w:val="701FD66F"/>
    <w:rsid w:val="702C8BA2"/>
    <w:rsid w:val="707225F3"/>
    <w:rsid w:val="708A8D84"/>
    <w:rsid w:val="70AD6829"/>
    <w:rsid w:val="70B090CD"/>
    <w:rsid w:val="70D02E3C"/>
    <w:rsid w:val="71128638"/>
    <w:rsid w:val="7144D1C2"/>
    <w:rsid w:val="71653D14"/>
    <w:rsid w:val="717E7220"/>
    <w:rsid w:val="71BD3E7B"/>
    <w:rsid w:val="71F25E78"/>
    <w:rsid w:val="7258F495"/>
    <w:rsid w:val="72A51437"/>
    <w:rsid w:val="72AC60BD"/>
    <w:rsid w:val="72E0A08E"/>
    <w:rsid w:val="72FA44FB"/>
    <w:rsid w:val="732D0E87"/>
    <w:rsid w:val="7352C406"/>
    <w:rsid w:val="73530761"/>
    <w:rsid w:val="73CE973F"/>
    <w:rsid w:val="73E5E4B6"/>
    <w:rsid w:val="74047C08"/>
    <w:rsid w:val="74469F83"/>
    <w:rsid w:val="74619178"/>
    <w:rsid w:val="746620BB"/>
    <w:rsid w:val="746BB7A0"/>
    <w:rsid w:val="749F87CF"/>
    <w:rsid w:val="74AA48FB"/>
    <w:rsid w:val="74AD7B1F"/>
    <w:rsid w:val="74CD66BE"/>
    <w:rsid w:val="74CDE04F"/>
    <w:rsid w:val="74D55D09"/>
    <w:rsid w:val="751C923D"/>
    <w:rsid w:val="753675DE"/>
    <w:rsid w:val="7555BD55"/>
    <w:rsid w:val="75700949"/>
    <w:rsid w:val="7575BA9B"/>
    <w:rsid w:val="7576A0BD"/>
    <w:rsid w:val="759FBE89"/>
    <w:rsid w:val="75BE8D85"/>
    <w:rsid w:val="75CC6036"/>
    <w:rsid w:val="75DB9FC4"/>
    <w:rsid w:val="76533AA9"/>
    <w:rsid w:val="7665E296"/>
    <w:rsid w:val="767AC77B"/>
    <w:rsid w:val="76EC44D9"/>
    <w:rsid w:val="76F60E2E"/>
    <w:rsid w:val="76F9C0E6"/>
    <w:rsid w:val="76FC9D7F"/>
    <w:rsid w:val="774E4D4D"/>
    <w:rsid w:val="7769A61A"/>
    <w:rsid w:val="776A0200"/>
    <w:rsid w:val="77AE728F"/>
    <w:rsid w:val="77B27C5B"/>
    <w:rsid w:val="77F7D1D7"/>
    <w:rsid w:val="77FA25E9"/>
    <w:rsid w:val="780A3CE5"/>
    <w:rsid w:val="78427338"/>
    <w:rsid w:val="784D6F53"/>
    <w:rsid w:val="78763D79"/>
    <w:rsid w:val="787E4B31"/>
    <w:rsid w:val="78865BF2"/>
    <w:rsid w:val="78E635E5"/>
    <w:rsid w:val="7907C36E"/>
    <w:rsid w:val="790D4562"/>
    <w:rsid w:val="79179DBE"/>
    <w:rsid w:val="791C5C09"/>
    <w:rsid w:val="792D2347"/>
    <w:rsid w:val="7934380A"/>
    <w:rsid w:val="79433372"/>
    <w:rsid w:val="795B39F8"/>
    <w:rsid w:val="79AAFCE9"/>
    <w:rsid w:val="79C697AA"/>
    <w:rsid w:val="79EC48C8"/>
    <w:rsid w:val="79F8F626"/>
    <w:rsid w:val="7A03F997"/>
    <w:rsid w:val="7A1F1831"/>
    <w:rsid w:val="7A2606FF"/>
    <w:rsid w:val="7A48DE92"/>
    <w:rsid w:val="7A53411B"/>
    <w:rsid w:val="7B62B3BF"/>
    <w:rsid w:val="7B7B0670"/>
    <w:rsid w:val="7B7FD5E3"/>
    <w:rsid w:val="7B8CE523"/>
    <w:rsid w:val="7BAD1FC0"/>
    <w:rsid w:val="7BB435F5"/>
    <w:rsid w:val="7BB4DAC3"/>
    <w:rsid w:val="7BC840E5"/>
    <w:rsid w:val="7BF23F31"/>
    <w:rsid w:val="7BF4DC6E"/>
    <w:rsid w:val="7C1237B3"/>
    <w:rsid w:val="7C564164"/>
    <w:rsid w:val="7C58B676"/>
    <w:rsid w:val="7C801E43"/>
    <w:rsid w:val="7C924869"/>
    <w:rsid w:val="7CC124C1"/>
    <w:rsid w:val="7CD8A42B"/>
    <w:rsid w:val="7CE8FBB7"/>
    <w:rsid w:val="7D09C93C"/>
    <w:rsid w:val="7D0F60FA"/>
    <w:rsid w:val="7D2C81A6"/>
    <w:rsid w:val="7D5F682B"/>
    <w:rsid w:val="7D681638"/>
    <w:rsid w:val="7DD92C7D"/>
    <w:rsid w:val="7DFCCC5E"/>
    <w:rsid w:val="7E15845F"/>
    <w:rsid w:val="7E19F968"/>
    <w:rsid w:val="7E2B2A91"/>
    <w:rsid w:val="7E4A1A0B"/>
    <w:rsid w:val="7E91257E"/>
    <w:rsid w:val="7EA51672"/>
    <w:rsid w:val="7EB8D508"/>
    <w:rsid w:val="7ECC9FB0"/>
    <w:rsid w:val="7EE8C3B0"/>
    <w:rsid w:val="7F11E6C1"/>
    <w:rsid w:val="7F2C9E63"/>
    <w:rsid w:val="7F342D19"/>
    <w:rsid w:val="7F75E26B"/>
    <w:rsid w:val="7F8CDDCD"/>
    <w:rsid w:val="7FB158EA"/>
    <w:rsid w:val="7FBFCBBF"/>
    <w:rsid w:val="7FC85EDE"/>
    <w:rsid w:val="7FCBF046"/>
    <w:rsid w:val="7FE83FA4"/>
    <w:rsid w:val="7FF40C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6E1D9"/>
  <w15:chartTrackingRefBased/>
  <w15:docId w15:val="{6BE40412-13AC-7C41-BE6C-99632FDD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1EF"/>
    <w:pPr>
      <w:spacing w:after="0" w:line="240" w:lineRule="auto"/>
      <w:jc w:val="both"/>
    </w:pPr>
    <w:rPr>
      <w:rFonts w:ascii="Times New Roman" w:eastAsia="Times New Roman" w:hAnsi="Times New Roman" w:cs="Times New Roman"/>
      <w:kern w:val="0"/>
      <w:sz w:val="22"/>
      <w:lang w:val="en-CA"/>
      <w14:ligatures w14:val="none"/>
    </w:rPr>
  </w:style>
  <w:style w:type="paragraph" w:styleId="Heading1">
    <w:name w:val="heading 1"/>
    <w:basedOn w:val="Normal"/>
    <w:next w:val="Normal"/>
    <w:link w:val="Heading1Char"/>
    <w:autoRedefine/>
    <w:uiPriority w:val="9"/>
    <w:qFormat/>
    <w:rsid w:val="00B200DB"/>
    <w:pPr>
      <w:keepNext/>
      <w:keepLines/>
      <w:numPr>
        <w:numId w:val="1"/>
      </w:numPr>
      <w:spacing w:before="360" w:after="80" w:line="259" w:lineRule="auto"/>
      <w:outlineLvl w:val="0"/>
    </w:pPr>
    <w:rPr>
      <w:rFonts w:eastAsiaTheme="majorEastAsia" w:cstheme="majorBidi"/>
      <w:color w:val="0F4761" w:themeColor="accent1" w:themeShade="BF"/>
      <w:kern w:val="2"/>
      <w:sz w:val="32"/>
      <w:szCs w:val="40"/>
      <w:lang w:val="en-US"/>
      <w14:ligatures w14:val="standardContextual"/>
    </w:rPr>
  </w:style>
  <w:style w:type="paragraph" w:styleId="Heading2">
    <w:name w:val="heading 2"/>
    <w:basedOn w:val="Normal"/>
    <w:next w:val="Normal"/>
    <w:link w:val="Heading2Char"/>
    <w:autoRedefine/>
    <w:uiPriority w:val="9"/>
    <w:unhideWhenUsed/>
    <w:qFormat/>
    <w:rsid w:val="00FA6BA0"/>
    <w:pPr>
      <w:keepNext/>
      <w:keepLines/>
      <w:numPr>
        <w:numId w:val="4"/>
      </w:numPr>
      <w:spacing w:before="160" w:after="80" w:line="259" w:lineRule="auto"/>
      <w:outlineLvl w:val="1"/>
    </w:pPr>
    <w:rPr>
      <w:rFonts w:eastAsiaTheme="majorEastAsia" w:cstheme="majorBidi"/>
      <w:noProof/>
      <w:color w:val="0F4761" w:themeColor="accent1" w:themeShade="BF"/>
      <w:kern w:val="2"/>
      <w:sz w:val="28"/>
      <w:szCs w:val="32"/>
      <w:lang w:val="en-US"/>
      <w14:ligatures w14:val="standardContextual"/>
    </w:rPr>
  </w:style>
  <w:style w:type="paragraph" w:styleId="Heading3">
    <w:name w:val="heading 3"/>
    <w:basedOn w:val="Normal"/>
    <w:next w:val="Normal"/>
    <w:link w:val="Heading3Char"/>
    <w:autoRedefine/>
    <w:uiPriority w:val="9"/>
    <w:unhideWhenUsed/>
    <w:qFormat/>
    <w:rsid w:val="004C3A5B"/>
    <w:pPr>
      <w:keepNext/>
      <w:keepLines/>
      <w:spacing w:before="160" w:after="80" w:line="259" w:lineRule="auto"/>
      <w:outlineLvl w:val="2"/>
    </w:pPr>
    <w:rPr>
      <w:rFonts w:eastAsiaTheme="majorEastAsia" w:cstheme="majorBidi"/>
      <w:color w:val="0F4761" w:themeColor="accent1" w:themeShade="BF"/>
      <w:kern w:val="2"/>
      <w:sz w:val="24"/>
      <w:szCs w:val="28"/>
      <w:lang w:val="en-US"/>
      <w14:ligatures w14:val="standardContextual"/>
    </w:rPr>
  </w:style>
  <w:style w:type="paragraph" w:styleId="Heading4">
    <w:name w:val="heading 4"/>
    <w:basedOn w:val="Normal"/>
    <w:next w:val="Normal"/>
    <w:link w:val="Heading4Char"/>
    <w:uiPriority w:val="9"/>
    <w:semiHidden/>
    <w:unhideWhenUsed/>
    <w:qFormat/>
    <w:rsid w:val="002A5280"/>
    <w:pPr>
      <w:keepNext/>
      <w:keepLines/>
      <w:spacing w:before="80" w:after="40" w:line="259" w:lineRule="auto"/>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2A5280"/>
    <w:pPr>
      <w:keepNext/>
      <w:keepLines/>
      <w:spacing w:before="80" w:after="40" w:line="259" w:lineRule="auto"/>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2A5280"/>
    <w:pPr>
      <w:keepNext/>
      <w:keepLines/>
      <w:spacing w:before="40" w:line="259" w:lineRule="auto"/>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2A5280"/>
    <w:pPr>
      <w:keepNext/>
      <w:keepLines/>
      <w:spacing w:before="40" w:line="259" w:lineRule="auto"/>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2A5280"/>
    <w:pPr>
      <w:keepNext/>
      <w:keepLines/>
      <w:spacing w:line="259" w:lineRule="auto"/>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2A5280"/>
    <w:pPr>
      <w:keepNext/>
      <w:keepLines/>
      <w:spacing w:line="259" w:lineRule="auto"/>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097"/>
    <w:rPr>
      <w:rFonts w:ascii="Times New Roman" w:eastAsiaTheme="majorEastAsia" w:hAnsi="Times New Roman" w:cstheme="majorBidi"/>
      <w:color w:val="0F4761" w:themeColor="accent1" w:themeShade="BF"/>
      <w:sz w:val="32"/>
      <w:szCs w:val="40"/>
    </w:rPr>
  </w:style>
  <w:style w:type="character" w:customStyle="1" w:styleId="Heading2Char">
    <w:name w:val="Heading 2 Char"/>
    <w:basedOn w:val="DefaultParagraphFont"/>
    <w:link w:val="Heading2"/>
    <w:uiPriority w:val="9"/>
    <w:rsid w:val="008937A8"/>
    <w:rPr>
      <w:rFonts w:ascii="Times New Roman" w:eastAsiaTheme="majorEastAsia" w:hAnsi="Times New Roman" w:cstheme="majorBidi"/>
      <w:noProof/>
      <w:color w:val="0F4761" w:themeColor="accent1" w:themeShade="BF"/>
      <w:sz w:val="28"/>
      <w:szCs w:val="32"/>
    </w:rPr>
  </w:style>
  <w:style w:type="character" w:customStyle="1" w:styleId="Heading3Char">
    <w:name w:val="Heading 3 Char"/>
    <w:basedOn w:val="DefaultParagraphFont"/>
    <w:link w:val="Heading3"/>
    <w:uiPriority w:val="9"/>
    <w:rsid w:val="002A5280"/>
    <w:rPr>
      <w:rFonts w:ascii="Times New Roman" w:eastAsiaTheme="majorEastAsia" w:hAnsi="Times New Roman" w:cstheme="majorBidi"/>
      <w:color w:val="0F4761" w:themeColor="accent1" w:themeShade="BF"/>
      <w:szCs w:val="28"/>
    </w:rPr>
  </w:style>
  <w:style w:type="character" w:customStyle="1" w:styleId="Heading4Char">
    <w:name w:val="Heading 4 Char"/>
    <w:basedOn w:val="DefaultParagraphFont"/>
    <w:link w:val="Heading4"/>
    <w:uiPriority w:val="9"/>
    <w:semiHidden/>
    <w:rsid w:val="002A5280"/>
    <w:rPr>
      <w:rFonts w:ascii="Times New Roman" w:eastAsiaTheme="majorEastAsia" w:hAnsi="Times New Roman" w:cstheme="majorBidi"/>
      <w:i/>
      <w:iCs/>
      <w:color w:val="0F4761" w:themeColor="accent1" w:themeShade="BF"/>
      <w:sz w:val="22"/>
    </w:rPr>
  </w:style>
  <w:style w:type="character" w:customStyle="1" w:styleId="Heading5Char">
    <w:name w:val="Heading 5 Char"/>
    <w:basedOn w:val="DefaultParagraphFont"/>
    <w:link w:val="Heading5"/>
    <w:uiPriority w:val="9"/>
    <w:semiHidden/>
    <w:rsid w:val="002A5280"/>
    <w:rPr>
      <w:rFonts w:ascii="Times New Roman" w:eastAsiaTheme="majorEastAsia" w:hAnsi="Times New Roman" w:cstheme="majorBidi"/>
      <w:color w:val="0F4761" w:themeColor="accent1" w:themeShade="BF"/>
      <w:sz w:val="22"/>
    </w:rPr>
  </w:style>
  <w:style w:type="character" w:customStyle="1" w:styleId="Heading6Char">
    <w:name w:val="Heading 6 Char"/>
    <w:basedOn w:val="DefaultParagraphFont"/>
    <w:link w:val="Heading6"/>
    <w:uiPriority w:val="9"/>
    <w:semiHidden/>
    <w:rsid w:val="002A5280"/>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2A5280"/>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2A5280"/>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2A5280"/>
    <w:rPr>
      <w:rFonts w:ascii="Times New Roman" w:eastAsiaTheme="majorEastAsia" w:hAnsi="Times New Roman" w:cstheme="majorBidi"/>
      <w:color w:val="272727" w:themeColor="text1" w:themeTint="D8"/>
      <w:sz w:val="22"/>
    </w:rPr>
  </w:style>
  <w:style w:type="paragraph" w:styleId="Title">
    <w:name w:val="Title"/>
    <w:basedOn w:val="Normal"/>
    <w:next w:val="Normal"/>
    <w:link w:val="TitleChar"/>
    <w:uiPriority w:val="10"/>
    <w:qFormat/>
    <w:rsid w:val="002A5280"/>
    <w:pPr>
      <w:spacing w:after="80"/>
      <w:contextualSpacing/>
    </w:pPr>
    <w:rPr>
      <w:rFonts w:asciiTheme="majorHAnsi" w:eastAsiaTheme="majorEastAsia" w:hAnsiTheme="majorHAnsi" w:cstheme="majorBidi"/>
      <w:color w:val="000000"/>
      <w:spacing w:val="-10"/>
      <w:kern w:val="28"/>
      <w:sz w:val="56"/>
      <w:szCs w:val="56"/>
      <w:lang w:val="en-US"/>
      <w14:ligatures w14:val="standardContextual"/>
    </w:rPr>
  </w:style>
  <w:style w:type="character" w:customStyle="1" w:styleId="TitleChar">
    <w:name w:val="Title Char"/>
    <w:basedOn w:val="DefaultParagraphFont"/>
    <w:link w:val="Title"/>
    <w:uiPriority w:val="10"/>
    <w:rsid w:val="002A5280"/>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2A5280"/>
    <w:pPr>
      <w:numPr>
        <w:ilvl w:val="1"/>
      </w:numPr>
      <w:spacing w:after="160" w:line="259"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A528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A5280"/>
    <w:pPr>
      <w:spacing w:before="160" w:after="160" w:line="259" w:lineRule="auto"/>
      <w:jc w:val="center"/>
    </w:pPr>
    <w:rPr>
      <w:rFonts w:eastAsia="Calibri" w:cs="Calibr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2A5280"/>
    <w:rPr>
      <w:rFonts w:ascii="Times New Roman" w:eastAsia="Calibri" w:hAnsi="Times New Roman" w:cs="Calibri"/>
      <w:i/>
      <w:iCs/>
      <w:color w:val="404040" w:themeColor="text1" w:themeTint="BF"/>
      <w:sz w:val="22"/>
    </w:rPr>
  </w:style>
  <w:style w:type="paragraph" w:styleId="ListParagraph">
    <w:name w:val="List Paragraph"/>
    <w:basedOn w:val="Normal"/>
    <w:uiPriority w:val="34"/>
    <w:qFormat/>
    <w:rsid w:val="002A5280"/>
    <w:pPr>
      <w:spacing w:after="160" w:line="259" w:lineRule="auto"/>
      <w:ind w:left="720"/>
      <w:contextualSpacing/>
    </w:pPr>
    <w:rPr>
      <w:rFonts w:eastAsia="Calibri" w:cs="Calibri"/>
      <w:color w:val="000000"/>
      <w:kern w:val="2"/>
      <w:lang w:val="en-US"/>
      <w14:ligatures w14:val="standardContextual"/>
    </w:rPr>
  </w:style>
  <w:style w:type="character" w:styleId="IntenseEmphasis">
    <w:name w:val="Intense Emphasis"/>
    <w:basedOn w:val="DefaultParagraphFont"/>
    <w:uiPriority w:val="21"/>
    <w:qFormat/>
    <w:rsid w:val="002A5280"/>
    <w:rPr>
      <w:i/>
      <w:iCs/>
      <w:color w:val="0F4761" w:themeColor="accent1" w:themeShade="BF"/>
    </w:rPr>
  </w:style>
  <w:style w:type="paragraph" w:styleId="IntenseQuote">
    <w:name w:val="Intense Quote"/>
    <w:basedOn w:val="Normal"/>
    <w:next w:val="Normal"/>
    <w:link w:val="IntenseQuoteChar"/>
    <w:uiPriority w:val="30"/>
    <w:qFormat/>
    <w:rsid w:val="002A528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Calibri" w:cs="Calibr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2A5280"/>
    <w:rPr>
      <w:rFonts w:ascii="Times New Roman" w:eastAsia="Calibri" w:hAnsi="Times New Roman" w:cs="Calibri"/>
      <w:i/>
      <w:iCs/>
      <w:color w:val="0F4761" w:themeColor="accent1" w:themeShade="BF"/>
      <w:sz w:val="22"/>
    </w:rPr>
  </w:style>
  <w:style w:type="character" w:styleId="IntenseReference">
    <w:name w:val="Intense Reference"/>
    <w:basedOn w:val="DefaultParagraphFont"/>
    <w:uiPriority w:val="32"/>
    <w:qFormat/>
    <w:rsid w:val="002A5280"/>
    <w:rPr>
      <w:b/>
      <w:bCs/>
      <w:smallCaps/>
      <w:color w:val="0F4761" w:themeColor="accent1" w:themeShade="BF"/>
      <w:spacing w:val="5"/>
    </w:rPr>
  </w:style>
  <w:style w:type="table" w:styleId="TableGrid">
    <w:name w:val="Table Grid"/>
    <w:basedOn w:val="TableNormal"/>
    <w:uiPriority w:val="39"/>
    <w:rsid w:val="008A71E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D88"/>
    <w:pPr>
      <w:tabs>
        <w:tab w:val="center" w:pos="4680"/>
        <w:tab w:val="right" w:pos="9360"/>
      </w:tabs>
    </w:pPr>
    <w:rPr>
      <w:rFonts w:eastAsia="Calibri" w:cs="Calibri"/>
      <w:color w:val="000000"/>
      <w:kern w:val="2"/>
      <w:lang w:val="en-US"/>
      <w14:ligatures w14:val="standardContextual"/>
    </w:rPr>
  </w:style>
  <w:style w:type="character" w:customStyle="1" w:styleId="HeaderChar">
    <w:name w:val="Header Char"/>
    <w:basedOn w:val="DefaultParagraphFont"/>
    <w:link w:val="Header"/>
    <w:uiPriority w:val="99"/>
    <w:rsid w:val="00D37D88"/>
    <w:rPr>
      <w:rFonts w:ascii="Times New Roman" w:eastAsia="Calibri" w:hAnsi="Times New Roman" w:cs="Calibri"/>
      <w:color w:val="000000"/>
      <w:sz w:val="22"/>
    </w:rPr>
  </w:style>
  <w:style w:type="paragraph" w:styleId="Footer">
    <w:name w:val="footer"/>
    <w:basedOn w:val="Normal"/>
    <w:link w:val="FooterChar"/>
    <w:uiPriority w:val="99"/>
    <w:unhideWhenUsed/>
    <w:rsid w:val="00D37D88"/>
    <w:pPr>
      <w:tabs>
        <w:tab w:val="center" w:pos="4680"/>
        <w:tab w:val="right" w:pos="9360"/>
      </w:tabs>
    </w:pPr>
    <w:rPr>
      <w:rFonts w:eastAsia="Calibri" w:cs="Calibri"/>
      <w:color w:val="000000"/>
      <w:kern w:val="2"/>
      <w:lang w:val="en-US"/>
      <w14:ligatures w14:val="standardContextual"/>
    </w:rPr>
  </w:style>
  <w:style w:type="character" w:customStyle="1" w:styleId="FooterChar">
    <w:name w:val="Footer Char"/>
    <w:basedOn w:val="DefaultParagraphFont"/>
    <w:link w:val="Footer"/>
    <w:uiPriority w:val="99"/>
    <w:rsid w:val="00D37D88"/>
    <w:rPr>
      <w:rFonts w:ascii="Times New Roman" w:eastAsia="Calibri" w:hAnsi="Times New Roman" w:cs="Calibri"/>
      <w:color w:val="000000"/>
      <w:sz w:val="22"/>
    </w:rPr>
  </w:style>
  <w:style w:type="paragraph" w:styleId="Bibliography">
    <w:name w:val="Bibliography"/>
    <w:basedOn w:val="Normal"/>
    <w:next w:val="Normal"/>
    <w:uiPriority w:val="37"/>
    <w:unhideWhenUsed/>
    <w:rsid w:val="00F93970"/>
    <w:pPr>
      <w:spacing w:after="160" w:line="259" w:lineRule="auto"/>
    </w:pPr>
    <w:rPr>
      <w:rFonts w:eastAsia="Calibri" w:cs="Calibri"/>
      <w:color w:val="000000"/>
      <w:kern w:val="2"/>
      <w:lang w:val="en-US"/>
      <w14:ligatures w14:val="standardContextual"/>
    </w:rPr>
  </w:style>
  <w:style w:type="character" w:styleId="Hyperlink">
    <w:name w:val="Hyperlink"/>
    <w:basedOn w:val="DefaultParagraphFont"/>
    <w:uiPriority w:val="99"/>
    <w:unhideWhenUsed/>
    <w:rsid w:val="00173487"/>
    <w:rPr>
      <w:color w:val="467886" w:themeColor="hyperlink"/>
      <w:u w:val="single"/>
    </w:rPr>
  </w:style>
  <w:style w:type="character" w:styleId="UnresolvedMention">
    <w:name w:val="Unresolved Mention"/>
    <w:basedOn w:val="DefaultParagraphFont"/>
    <w:uiPriority w:val="99"/>
    <w:semiHidden/>
    <w:unhideWhenUsed/>
    <w:rsid w:val="00173487"/>
    <w:rPr>
      <w:color w:val="605E5C"/>
      <w:shd w:val="clear" w:color="auto" w:fill="E1DFDD"/>
    </w:rPr>
  </w:style>
  <w:style w:type="character" w:styleId="CommentReference">
    <w:name w:val="annotation reference"/>
    <w:basedOn w:val="DefaultParagraphFont"/>
    <w:uiPriority w:val="99"/>
    <w:semiHidden/>
    <w:unhideWhenUsed/>
    <w:rsid w:val="00FD093C"/>
    <w:rPr>
      <w:sz w:val="16"/>
      <w:szCs w:val="16"/>
    </w:rPr>
  </w:style>
  <w:style w:type="paragraph" w:styleId="CommentText">
    <w:name w:val="annotation text"/>
    <w:basedOn w:val="Normal"/>
    <w:link w:val="CommentTextChar"/>
    <w:uiPriority w:val="99"/>
    <w:unhideWhenUsed/>
    <w:rsid w:val="00FD093C"/>
    <w:pPr>
      <w:spacing w:after="160"/>
    </w:pPr>
    <w:rPr>
      <w:rFonts w:eastAsia="Calibri" w:cs="Calibri"/>
      <w:color w:val="000000"/>
      <w:kern w:val="2"/>
      <w:sz w:val="20"/>
      <w:szCs w:val="20"/>
      <w:lang w:val="en-US"/>
      <w14:ligatures w14:val="standardContextual"/>
    </w:rPr>
  </w:style>
  <w:style w:type="character" w:customStyle="1" w:styleId="CommentTextChar">
    <w:name w:val="Comment Text Char"/>
    <w:basedOn w:val="DefaultParagraphFont"/>
    <w:link w:val="CommentText"/>
    <w:uiPriority w:val="99"/>
    <w:rsid w:val="00FD093C"/>
    <w:rPr>
      <w:rFonts w:ascii="Times New Roman" w:eastAsia="Calibri" w:hAnsi="Times New Roman" w:cs="Calibri"/>
      <w:color w:val="000000"/>
      <w:sz w:val="20"/>
      <w:szCs w:val="20"/>
    </w:rPr>
  </w:style>
  <w:style w:type="paragraph" w:styleId="CommentSubject">
    <w:name w:val="annotation subject"/>
    <w:basedOn w:val="CommentText"/>
    <w:next w:val="CommentText"/>
    <w:link w:val="CommentSubjectChar"/>
    <w:uiPriority w:val="99"/>
    <w:semiHidden/>
    <w:unhideWhenUsed/>
    <w:rsid w:val="00FD093C"/>
    <w:rPr>
      <w:b/>
      <w:bCs/>
    </w:rPr>
  </w:style>
  <w:style w:type="character" w:customStyle="1" w:styleId="CommentSubjectChar">
    <w:name w:val="Comment Subject Char"/>
    <w:basedOn w:val="CommentTextChar"/>
    <w:link w:val="CommentSubject"/>
    <w:uiPriority w:val="99"/>
    <w:semiHidden/>
    <w:rsid w:val="00FD093C"/>
    <w:rPr>
      <w:rFonts w:ascii="Calibri" w:eastAsia="Calibri" w:hAnsi="Calibri" w:cs="Calibri"/>
      <w:b/>
      <w:bCs/>
      <w:color w:val="000000"/>
      <w:sz w:val="20"/>
      <w:szCs w:val="20"/>
    </w:rPr>
  </w:style>
  <w:style w:type="paragraph" w:styleId="TOCHeading">
    <w:name w:val="TOC Heading"/>
    <w:basedOn w:val="Heading1"/>
    <w:next w:val="Normal"/>
    <w:uiPriority w:val="39"/>
    <w:unhideWhenUsed/>
    <w:qFormat/>
    <w:rsid w:val="000359C0"/>
    <w:pPr>
      <w:numPr>
        <w:numId w:val="0"/>
      </w:numPr>
      <w:spacing w:before="240" w:after="0"/>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7B323B"/>
    <w:pPr>
      <w:spacing w:after="100" w:line="259" w:lineRule="auto"/>
    </w:pPr>
    <w:rPr>
      <w:rFonts w:eastAsia="Calibri" w:cs="Calibri"/>
      <w:color w:val="000000"/>
      <w:kern w:val="2"/>
      <w:lang w:val="en-US"/>
      <w14:ligatures w14:val="standardContextual"/>
    </w:rPr>
  </w:style>
  <w:style w:type="paragraph" w:styleId="TOC2">
    <w:name w:val="toc 2"/>
    <w:basedOn w:val="Normal"/>
    <w:next w:val="Normal"/>
    <w:autoRedefine/>
    <w:uiPriority w:val="39"/>
    <w:unhideWhenUsed/>
    <w:rsid w:val="007B323B"/>
    <w:pPr>
      <w:spacing w:after="100" w:line="259" w:lineRule="auto"/>
      <w:ind w:left="220"/>
    </w:pPr>
    <w:rPr>
      <w:rFonts w:eastAsia="Calibri" w:cs="Calibri"/>
      <w:color w:val="000000"/>
      <w:kern w:val="2"/>
      <w:lang w:val="en-US"/>
      <w14:ligatures w14:val="standardContextual"/>
    </w:rPr>
  </w:style>
  <w:style w:type="paragraph" w:styleId="TOC3">
    <w:name w:val="toc 3"/>
    <w:basedOn w:val="Normal"/>
    <w:next w:val="Normal"/>
    <w:autoRedefine/>
    <w:uiPriority w:val="39"/>
    <w:unhideWhenUsed/>
    <w:rsid w:val="007B323B"/>
    <w:pPr>
      <w:spacing w:after="100" w:line="259" w:lineRule="auto"/>
      <w:ind w:left="440"/>
    </w:pPr>
    <w:rPr>
      <w:rFonts w:eastAsia="Calibri" w:cs="Calibri"/>
      <w:color w:val="000000"/>
      <w:kern w:val="2"/>
      <w:lang w:val="en-US"/>
      <w14:ligatures w14:val="standardContextual"/>
    </w:rPr>
  </w:style>
  <w:style w:type="paragraph" w:styleId="Caption">
    <w:name w:val="caption"/>
    <w:basedOn w:val="Normal"/>
    <w:next w:val="Normal"/>
    <w:uiPriority w:val="35"/>
    <w:unhideWhenUsed/>
    <w:qFormat/>
    <w:rsid w:val="00B428E2"/>
    <w:pPr>
      <w:spacing w:after="200"/>
    </w:pPr>
    <w:rPr>
      <w:rFonts w:eastAsia="Calibri" w:cs="Calibri"/>
      <w:i/>
      <w:iCs/>
      <w:color w:val="0E2841" w:themeColor="text2"/>
      <w:kern w:val="2"/>
      <w:sz w:val="18"/>
      <w:szCs w:val="18"/>
      <w:lang w:val="en-US"/>
      <w14:ligatures w14:val="standardContextual"/>
    </w:rPr>
  </w:style>
  <w:style w:type="character" w:styleId="FollowedHyperlink">
    <w:name w:val="FollowedHyperlink"/>
    <w:basedOn w:val="DefaultParagraphFont"/>
    <w:uiPriority w:val="99"/>
    <w:semiHidden/>
    <w:unhideWhenUsed/>
    <w:rsid w:val="00BB012F"/>
    <w:rPr>
      <w:color w:val="96607D" w:themeColor="followedHyperlink"/>
      <w:u w:val="single"/>
    </w:rPr>
  </w:style>
  <w:style w:type="character" w:customStyle="1" w:styleId="apple-converted-space">
    <w:name w:val="apple-converted-space"/>
    <w:basedOn w:val="DefaultParagraphFont"/>
    <w:rsid w:val="00BB012F"/>
  </w:style>
  <w:style w:type="paragraph" w:styleId="NormalWeb">
    <w:name w:val="Normal (Web)"/>
    <w:basedOn w:val="Normal"/>
    <w:uiPriority w:val="99"/>
    <w:semiHidden/>
    <w:unhideWhenUsed/>
    <w:rsid w:val="00BB012F"/>
    <w:pPr>
      <w:spacing w:before="100" w:beforeAutospacing="1" w:after="100" w:afterAutospacing="1"/>
      <w:jc w:val="left"/>
    </w:pPr>
    <w:rPr>
      <w:sz w:val="24"/>
    </w:rPr>
  </w:style>
  <w:style w:type="paragraph" w:styleId="HTMLPreformatted">
    <w:name w:val="HTML Preformatted"/>
    <w:basedOn w:val="Normal"/>
    <w:link w:val="HTMLPreformattedChar"/>
    <w:uiPriority w:val="99"/>
    <w:semiHidden/>
    <w:unhideWhenUsed/>
    <w:rsid w:val="00BB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B012F"/>
    <w:rPr>
      <w:rFonts w:ascii="Courier New" w:eastAsia="Times New Roman" w:hAnsi="Courier New" w:cs="Courier New"/>
      <w:kern w:val="0"/>
      <w:sz w:val="20"/>
      <w:szCs w:val="20"/>
      <w:lang w:val="en-CA"/>
      <w14:ligatures w14:val="none"/>
    </w:rPr>
  </w:style>
  <w:style w:type="paragraph" w:styleId="Revision">
    <w:name w:val="Revision"/>
    <w:hidden/>
    <w:uiPriority w:val="99"/>
    <w:semiHidden/>
    <w:rsid w:val="00BB012F"/>
    <w:pPr>
      <w:spacing w:after="0" w:line="240" w:lineRule="auto"/>
    </w:pPr>
    <w:rPr>
      <w:rFonts w:ascii="Times New Roman" w:eastAsia="Times New Roman" w:hAnsi="Times New Roman" w:cs="Times New Roman"/>
      <w:kern w:val="0"/>
      <w:lang w:val="en-CA"/>
      <w14:ligatures w14:val="none"/>
    </w:rPr>
  </w:style>
  <w:style w:type="character" w:styleId="Emphasis">
    <w:name w:val="Emphasis"/>
    <w:basedOn w:val="DefaultParagraphFont"/>
    <w:uiPriority w:val="20"/>
    <w:qFormat/>
    <w:rsid w:val="002E0FEB"/>
    <w:rPr>
      <w:i/>
      <w:iCs/>
    </w:rPr>
  </w:style>
  <w:style w:type="character" w:styleId="Strong">
    <w:name w:val="Strong"/>
    <w:basedOn w:val="DefaultParagraphFont"/>
    <w:uiPriority w:val="22"/>
    <w:qFormat/>
    <w:rsid w:val="006A6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8">
      <w:bodyDiv w:val="1"/>
      <w:marLeft w:val="0"/>
      <w:marRight w:val="0"/>
      <w:marTop w:val="0"/>
      <w:marBottom w:val="0"/>
      <w:divBdr>
        <w:top w:val="none" w:sz="0" w:space="0" w:color="auto"/>
        <w:left w:val="none" w:sz="0" w:space="0" w:color="auto"/>
        <w:bottom w:val="none" w:sz="0" w:space="0" w:color="auto"/>
        <w:right w:val="none" w:sz="0" w:space="0" w:color="auto"/>
      </w:divBdr>
    </w:div>
    <w:div w:id="88578">
      <w:bodyDiv w:val="1"/>
      <w:marLeft w:val="0"/>
      <w:marRight w:val="0"/>
      <w:marTop w:val="0"/>
      <w:marBottom w:val="0"/>
      <w:divBdr>
        <w:top w:val="none" w:sz="0" w:space="0" w:color="auto"/>
        <w:left w:val="none" w:sz="0" w:space="0" w:color="auto"/>
        <w:bottom w:val="none" w:sz="0" w:space="0" w:color="auto"/>
        <w:right w:val="none" w:sz="0" w:space="0" w:color="auto"/>
      </w:divBdr>
    </w:div>
    <w:div w:id="131090">
      <w:bodyDiv w:val="1"/>
      <w:marLeft w:val="0"/>
      <w:marRight w:val="0"/>
      <w:marTop w:val="0"/>
      <w:marBottom w:val="0"/>
      <w:divBdr>
        <w:top w:val="none" w:sz="0" w:space="0" w:color="auto"/>
        <w:left w:val="none" w:sz="0" w:space="0" w:color="auto"/>
        <w:bottom w:val="none" w:sz="0" w:space="0" w:color="auto"/>
        <w:right w:val="none" w:sz="0" w:space="0" w:color="auto"/>
      </w:divBdr>
    </w:div>
    <w:div w:id="277727">
      <w:bodyDiv w:val="1"/>
      <w:marLeft w:val="0"/>
      <w:marRight w:val="0"/>
      <w:marTop w:val="0"/>
      <w:marBottom w:val="0"/>
      <w:divBdr>
        <w:top w:val="none" w:sz="0" w:space="0" w:color="auto"/>
        <w:left w:val="none" w:sz="0" w:space="0" w:color="auto"/>
        <w:bottom w:val="none" w:sz="0" w:space="0" w:color="auto"/>
        <w:right w:val="none" w:sz="0" w:space="0" w:color="auto"/>
      </w:divBdr>
    </w:div>
    <w:div w:id="280004">
      <w:bodyDiv w:val="1"/>
      <w:marLeft w:val="0"/>
      <w:marRight w:val="0"/>
      <w:marTop w:val="0"/>
      <w:marBottom w:val="0"/>
      <w:divBdr>
        <w:top w:val="none" w:sz="0" w:space="0" w:color="auto"/>
        <w:left w:val="none" w:sz="0" w:space="0" w:color="auto"/>
        <w:bottom w:val="none" w:sz="0" w:space="0" w:color="auto"/>
        <w:right w:val="none" w:sz="0" w:space="0" w:color="auto"/>
      </w:divBdr>
    </w:div>
    <w:div w:id="357000">
      <w:bodyDiv w:val="1"/>
      <w:marLeft w:val="0"/>
      <w:marRight w:val="0"/>
      <w:marTop w:val="0"/>
      <w:marBottom w:val="0"/>
      <w:divBdr>
        <w:top w:val="none" w:sz="0" w:space="0" w:color="auto"/>
        <w:left w:val="none" w:sz="0" w:space="0" w:color="auto"/>
        <w:bottom w:val="none" w:sz="0" w:space="0" w:color="auto"/>
        <w:right w:val="none" w:sz="0" w:space="0" w:color="auto"/>
      </w:divBdr>
    </w:div>
    <w:div w:id="401258">
      <w:bodyDiv w:val="1"/>
      <w:marLeft w:val="0"/>
      <w:marRight w:val="0"/>
      <w:marTop w:val="0"/>
      <w:marBottom w:val="0"/>
      <w:divBdr>
        <w:top w:val="none" w:sz="0" w:space="0" w:color="auto"/>
        <w:left w:val="none" w:sz="0" w:space="0" w:color="auto"/>
        <w:bottom w:val="none" w:sz="0" w:space="0" w:color="auto"/>
        <w:right w:val="none" w:sz="0" w:space="0" w:color="auto"/>
      </w:divBdr>
    </w:div>
    <w:div w:id="595548">
      <w:bodyDiv w:val="1"/>
      <w:marLeft w:val="0"/>
      <w:marRight w:val="0"/>
      <w:marTop w:val="0"/>
      <w:marBottom w:val="0"/>
      <w:divBdr>
        <w:top w:val="none" w:sz="0" w:space="0" w:color="auto"/>
        <w:left w:val="none" w:sz="0" w:space="0" w:color="auto"/>
        <w:bottom w:val="none" w:sz="0" w:space="0" w:color="auto"/>
        <w:right w:val="none" w:sz="0" w:space="0" w:color="auto"/>
      </w:divBdr>
    </w:div>
    <w:div w:id="1248840">
      <w:bodyDiv w:val="1"/>
      <w:marLeft w:val="0"/>
      <w:marRight w:val="0"/>
      <w:marTop w:val="0"/>
      <w:marBottom w:val="0"/>
      <w:divBdr>
        <w:top w:val="none" w:sz="0" w:space="0" w:color="auto"/>
        <w:left w:val="none" w:sz="0" w:space="0" w:color="auto"/>
        <w:bottom w:val="none" w:sz="0" w:space="0" w:color="auto"/>
        <w:right w:val="none" w:sz="0" w:space="0" w:color="auto"/>
      </w:divBdr>
    </w:div>
    <w:div w:id="1707267">
      <w:bodyDiv w:val="1"/>
      <w:marLeft w:val="0"/>
      <w:marRight w:val="0"/>
      <w:marTop w:val="0"/>
      <w:marBottom w:val="0"/>
      <w:divBdr>
        <w:top w:val="none" w:sz="0" w:space="0" w:color="auto"/>
        <w:left w:val="none" w:sz="0" w:space="0" w:color="auto"/>
        <w:bottom w:val="none" w:sz="0" w:space="0" w:color="auto"/>
        <w:right w:val="none" w:sz="0" w:space="0" w:color="auto"/>
      </w:divBdr>
    </w:div>
    <w:div w:id="1902728">
      <w:bodyDiv w:val="1"/>
      <w:marLeft w:val="0"/>
      <w:marRight w:val="0"/>
      <w:marTop w:val="0"/>
      <w:marBottom w:val="0"/>
      <w:divBdr>
        <w:top w:val="none" w:sz="0" w:space="0" w:color="auto"/>
        <w:left w:val="none" w:sz="0" w:space="0" w:color="auto"/>
        <w:bottom w:val="none" w:sz="0" w:space="0" w:color="auto"/>
        <w:right w:val="none" w:sz="0" w:space="0" w:color="auto"/>
      </w:divBdr>
    </w:div>
    <w:div w:id="1905166">
      <w:bodyDiv w:val="1"/>
      <w:marLeft w:val="0"/>
      <w:marRight w:val="0"/>
      <w:marTop w:val="0"/>
      <w:marBottom w:val="0"/>
      <w:divBdr>
        <w:top w:val="none" w:sz="0" w:space="0" w:color="auto"/>
        <w:left w:val="none" w:sz="0" w:space="0" w:color="auto"/>
        <w:bottom w:val="none" w:sz="0" w:space="0" w:color="auto"/>
        <w:right w:val="none" w:sz="0" w:space="0" w:color="auto"/>
      </w:divBdr>
    </w:div>
    <w:div w:id="2056521">
      <w:bodyDiv w:val="1"/>
      <w:marLeft w:val="0"/>
      <w:marRight w:val="0"/>
      <w:marTop w:val="0"/>
      <w:marBottom w:val="0"/>
      <w:divBdr>
        <w:top w:val="none" w:sz="0" w:space="0" w:color="auto"/>
        <w:left w:val="none" w:sz="0" w:space="0" w:color="auto"/>
        <w:bottom w:val="none" w:sz="0" w:space="0" w:color="auto"/>
        <w:right w:val="none" w:sz="0" w:space="0" w:color="auto"/>
      </w:divBdr>
    </w:div>
    <w:div w:id="2249372">
      <w:bodyDiv w:val="1"/>
      <w:marLeft w:val="0"/>
      <w:marRight w:val="0"/>
      <w:marTop w:val="0"/>
      <w:marBottom w:val="0"/>
      <w:divBdr>
        <w:top w:val="none" w:sz="0" w:space="0" w:color="auto"/>
        <w:left w:val="none" w:sz="0" w:space="0" w:color="auto"/>
        <w:bottom w:val="none" w:sz="0" w:space="0" w:color="auto"/>
        <w:right w:val="none" w:sz="0" w:space="0" w:color="auto"/>
      </w:divBdr>
    </w:div>
    <w:div w:id="2368073">
      <w:bodyDiv w:val="1"/>
      <w:marLeft w:val="0"/>
      <w:marRight w:val="0"/>
      <w:marTop w:val="0"/>
      <w:marBottom w:val="0"/>
      <w:divBdr>
        <w:top w:val="none" w:sz="0" w:space="0" w:color="auto"/>
        <w:left w:val="none" w:sz="0" w:space="0" w:color="auto"/>
        <w:bottom w:val="none" w:sz="0" w:space="0" w:color="auto"/>
        <w:right w:val="none" w:sz="0" w:space="0" w:color="auto"/>
      </w:divBdr>
    </w:div>
    <w:div w:id="3014819">
      <w:bodyDiv w:val="1"/>
      <w:marLeft w:val="0"/>
      <w:marRight w:val="0"/>
      <w:marTop w:val="0"/>
      <w:marBottom w:val="0"/>
      <w:divBdr>
        <w:top w:val="none" w:sz="0" w:space="0" w:color="auto"/>
        <w:left w:val="none" w:sz="0" w:space="0" w:color="auto"/>
        <w:bottom w:val="none" w:sz="0" w:space="0" w:color="auto"/>
        <w:right w:val="none" w:sz="0" w:space="0" w:color="auto"/>
      </w:divBdr>
    </w:div>
    <w:div w:id="3287921">
      <w:bodyDiv w:val="1"/>
      <w:marLeft w:val="0"/>
      <w:marRight w:val="0"/>
      <w:marTop w:val="0"/>
      <w:marBottom w:val="0"/>
      <w:divBdr>
        <w:top w:val="none" w:sz="0" w:space="0" w:color="auto"/>
        <w:left w:val="none" w:sz="0" w:space="0" w:color="auto"/>
        <w:bottom w:val="none" w:sz="0" w:space="0" w:color="auto"/>
        <w:right w:val="none" w:sz="0" w:space="0" w:color="auto"/>
      </w:divBdr>
    </w:div>
    <w:div w:id="3409091">
      <w:bodyDiv w:val="1"/>
      <w:marLeft w:val="0"/>
      <w:marRight w:val="0"/>
      <w:marTop w:val="0"/>
      <w:marBottom w:val="0"/>
      <w:divBdr>
        <w:top w:val="none" w:sz="0" w:space="0" w:color="auto"/>
        <w:left w:val="none" w:sz="0" w:space="0" w:color="auto"/>
        <w:bottom w:val="none" w:sz="0" w:space="0" w:color="auto"/>
        <w:right w:val="none" w:sz="0" w:space="0" w:color="auto"/>
      </w:divBdr>
    </w:div>
    <w:div w:id="3630810">
      <w:bodyDiv w:val="1"/>
      <w:marLeft w:val="0"/>
      <w:marRight w:val="0"/>
      <w:marTop w:val="0"/>
      <w:marBottom w:val="0"/>
      <w:divBdr>
        <w:top w:val="none" w:sz="0" w:space="0" w:color="auto"/>
        <w:left w:val="none" w:sz="0" w:space="0" w:color="auto"/>
        <w:bottom w:val="none" w:sz="0" w:space="0" w:color="auto"/>
        <w:right w:val="none" w:sz="0" w:space="0" w:color="auto"/>
      </w:divBdr>
    </w:div>
    <w:div w:id="3866628">
      <w:bodyDiv w:val="1"/>
      <w:marLeft w:val="0"/>
      <w:marRight w:val="0"/>
      <w:marTop w:val="0"/>
      <w:marBottom w:val="0"/>
      <w:divBdr>
        <w:top w:val="none" w:sz="0" w:space="0" w:color="auto"/>
        <w:left w:val="none" w:sz="0" w:space="0" w:color="auto"/>
        <w:bottom w:val="none" w:sz="0" w:space="0" w:color="auto"/>
        <w:right w:val="none" w:sz="0" w:space="0" w:color="auto"/>
      </w:divBdr>
    </w:div>
    <w:div w:id="4022314">
      <w:bodyDiv w:val="1"/>
      <w:marLeft w:val="0"/>
      <w:marRight w:val="0"/>
      <w:marTop w:val="0"/>
      <w:marBottom w:val="0"/>
      <w:divBdr>
        <w:top w:val="none" w:sz="0" w:space="0" w:color="auto"/>
        <w:left w:val="none" w:sz="0" w:space="0" w:color="auto"/>
        <w:bottom w:val="none" w:sz="0" w:space="0" w:color="auto"/>
        <w:right w:val="none" w:sz="0" w:space="0" w:color="auto"/>
      </w:divBdr>
    </w:div>
    <w:div w:id="4207578">
      <w:bodyDiv w:val="1"/>
      <w:marLeft w:val="0"/>
      <w:marRight w:val="0"/>
      <w:marTop w:val="0"/>
      <w:marBottom w:val="0"/>
      <w:divBdr>
        <w:top w:val="none" w:sz="0" w:space="0" w:color="auto"/>
        <w:left w:val="none" w:sz="0" w:space="0" w:color="auto"/>
        <w:bottom w:val="none" w:sz="0" w:space="0" w:color="auto"/>
        <w:right w:val="none" w:sz="0" w:space="0" w:color="auto"/>
      </w:divBdr>
    </w:div>
    <w:div w:id="4482175">
      <w:bodyDiv w:val="1"/>
      <w:marLeft w:val="0"/>
      <w:marRight w:val="0"/>
      <w:marTop w:val="0"/>
      <w:marBottom w:val="0"/>
      <w:divBdr>
        <w:top w:val="none" w:sz="0" w:space="0" w:color="auto"/>
        <w:left w:val="none" w:sz="0" w:space="0" w:color="auto"/>
        <w:bottom w:val="none" w:sz="0" w:space="0" w:color="auto"/>
        <w:right w:val="none" w:sz="0" w:space="0" w:color="auto"/>
      </w:divBdr>
    </w:div>
    <w:div w:id="4482605">
      <w:bodyDiv w:val="1"/>
      <w:marLeft w:val="0"/>
      <w:marRight w:val="0"/>
      <w:marTop w:val="0"/>
      <w:marBottom w:val="0"/>
      <w:divBdr>
        <w:top w:val="none" w:sz="0" w:space="0" w:color="auto"/>
        <w:left w:val="none" w:sz="0" w:space="0" w:color="auto"/>
        <w:bottom w:val="none" w:sz="0" w:space="0" w:color="auto"/>
        <w:right w:val="none" w:sz="0" w:space="0" w:color="auto"/>
      </w:divBdr>
    </w:div>
    <w:div w:id="4552841">
      <w:bodyDiv w:val="1"/>
      <w:marLeft w:val="0"/>
      <w:marRight w:val="0"/>
      <w:marTop w:val="0"/>
      <w:marBottom w:val="0"/>
      <w:divBdr>
        <w:top w:val="none" w:sz="0" w:space="0" w:color="auto"/>
        <w:left w:val="none" w:sz="0" w:space="0" w:color="auto"/>
        <w:bottom w:val="none" w:sz="0" w:space="0" w:color="auto"/>
        <w:right w:val="none" w:sz="0" w:space="0" w:color="auto"/>
      </w:divBdr>
    </w:div>
    <w:div w:id="4989413">
      <w:bodyDiv w:val="1"/>
      <w:marLeft w:val="0"/>
      <w:marRight w:val="0"/>
      <w:marTop w:val="0"/>
      <w:marBottom w:val="0"/>
      <w:divBdr>
        <w:top w:val="none" w:sz="0" w:space="0" w:color="auto"/>
        <w:left w:val="none" w:sz="0" w:space="0" w:color="auto"/>
        <w:bottom w:val="none" w:sz="0" w:space="0" w:color="auto"/>
        <w:right w:val="none" w:sz="0" w:space="0" w:color="auto"/>
      </w:divBdr>
    </w:div>
    <w:div w:id="5063424">
      <w:bodyDiv w:val="1"/>
      <w:marLeft w:val="0"/>
      <w:marRight w:val="0"/>
      <w:marTop w:val="0"/>
      <w:marBottom w:val="0"/>
      <w:divBdr>
        <w:top w:val="none" w:sz="0" w:space="0" w:color="auto"/>
        <w:left w:val="none" w:sz="0" w:space="0" w:color="auto"/>
        <w:bottom w:val="none" w:sz="0" w:space="0" w:color="auto"/>
        <w:right w:val="none" w:sz="0" w:space="0" w:color="auto"/>
      </w:divBdr>
    </w:div>
    <w:div w:id="5181996">
      <w:bodyDiv w:val="1"/>
      <w:marLeft w:val="0"/>
      <w:marRight w:val="0"/>
      <w:marTop w:val="0"/>
      <w:marBottom w:val="0"/>
      <w:divBdr>
        <w:top w:val="none" w:sz="0" w:space="0" w:color="auto"/>
        <w:left w:val="none" w:sz="0" w:space="0" w:color="auto"/>
        <w:bottom w:val="none" w:sz="0" w:space="0" w:color="auto"/>
        <w:right w:val="none" w:sz="0" w:space="0" w:color="auto"/>
      </w:divBdr>
    </w:div>
    <w:div w:id="5331437">
      <w:bodyDiv w:val="1"/>
      <w:marLeft w:val="0"/>
      <w:marRight w:val="0"/>
      <w:marTop w:val="0"/>
      <w:marBottom w:val="0"/>
      <w:divBdr>
        <w:top w:val="none" w:sz="0" w:space="0" w:color="auto"/>
        <w:left w:val="none" w:sz="0" w:space="0" w:color="auto"/>
        <w:bottom w:val="none" w:sz="0" w:space="0" w:color="auto"/>
        <w:right w:val="none" w:sz="0" w:space="0" w:color="auto"/>
      </w:divBdr>
    </w:div>
    <w:div w:id="5450549">
      <w:bodyDiv w:val="1"/>
      <w:marLeft w:val="0"/>
      <w:marRight w:val="0"/>
      <w:marTop w:val="0"/>
      <w:marBottom w:val="0"/>
      <w:divBdr>
        <w:top w:val="none" w:sz="0" w:space="0" w:color="auto"/>
        <w:left w:val="none" w:sz="0" w:space="0" w:color="auto"/>
        <w:bottom w:val="none" w:sz="0" w:space="0" w:color="auto"/>
        <w:right w:val="none" w:sz="0" w:space="0" w:color="auto"/>
      </w:divBdr>
    </w:div>
    <w:div w:id="5638702">
      <w:bodyDiv w:val="1"/>
      <w:marLeft w:val="0"/>
      <w:marRight w:val="0"/>
      <w:marTop w:val="0"/>
      <w:marBottom w:val="0"/>
      <w:divBdr>
        <w:top w:val="none" w:sz="0" w:space="0" w:color="auto"/>
        <w:left w:val="none" w:sz="0" w:space="0" w:color="auto"/>
        <w:bottom w:val="none" w:sz="0" w:space="0" w:color="auto"/>
        <w:right w:val="none" w:sz="0" w:space="0" w:color="auto"/>
      </w:divBdr>
    </w:div>
    <w:div w:id="5642670">
      <w:bodyDiv w:val="1"/>
      <w:marLeft w:val="0"/>
      <w:marRight w:val="0"/>
      <w:marTop w:val="0"/>
      <w:marBottom w:val="0"/>
      <w:divBdr>
        <w:top w:val="none" w:sz="0" w:space="0" w:color="auto"/>
        <w:left w:val="none" w:sz="0" w:space="0" w:color="auto"/>
        <w:bottom w:val="none" w:sz="0" w:space="0" w:color="auto"/>
        <w:right w:val="none" w:sz="0" w:space="0" w:color="auto"/>
      </w:divBdr>
    </w:div>
    <w:div w:id="6105741">
      <w:bodyDiv w:val="1"/>
      <w:marLeft w:val="0"/>
      <w:marRight w:val="0"/>
      <w:marTop w:val="0"/>
      <w:marBottom w:val="0"/>
      <w:divBdr>
        <w:top w:val="none" w:sz="0" w:space="0" w:color="auto"/>
        <w:left w:val="none" w:sz="0" w:space="0" w:color="auto"/>
        <w:bottom w:val="none" w:sz="0" w:space="0" w:color="auto"/>
        <w:right w:val="none" w:sz="0" w:space="0" w:color="auto"/>
      </w:divBdr>
    </w:div>
    <w:div w:id="6174698">
      <w:bodyDiv w:val="1"/>
      <w:marLeft w:val="0"/>
      <w:marRight w:val="0"/>
      <w:marTop w:val="0"/>
      <w:marBottom w:val="0"/>
      <w:divBdr>
        <w:top w:val="none" w:sz="0" w:space="0" w:color="auto"/>
        <w:left w:val="none" w:sz="0" w:space="0" w:color="auto"/>
        <w:bottom w:val="none" w:sz="0" w:space="0" w:color="auto"/>
        <w:right w:val="none" w:sz="0" w:space="0" w:color="auto"/>
      </w:divBdr>
    </w:div>
    <w:div w:id="6178257">
      <w:bodyDiv w:val="1"/>
      <w:marLeft w:val="0"/>
      <w:marRight w:val="0"/>
      <w:marTop w:val="0"/>
      <w:marBottom w:val="0"/>
      <w:divBdr>
        <w:top w:val="none" w:sz="0" w:space="0" w:color="auto"/>
        <w:left w:val="none" w:sz="0" w:space="0" w:color="auto"/>
        <w:bottom w:val="none" w:sz="0" w:space="0" w:color="auto"/>
        <w:right w:val="none" w:sz="0" w:space="0" w:color="auto"/>
      </w:divBdr>
    </w:div>
    <w:div w:id="6291690">
      <w:bodyDiv w:val="1"/>
      <w:marLeft w:val="0"/>
      <w:marRight w:val="0"/>
      <w:marTop w:val="0"/>
      <w:marBottom w:val="0"/>
      <w:divBdr>
        <w:top w:val="none" w:sz="0" w:space="0" w:color="auto"/>
        <w:left w:val="none" w:sz="0" w:space="0" w:color="auto"/>
        <w:bottom w:val="none" w:sz="0" w:space="0" w:color="auto"/>
        <w:right w:val="none" w:sz="0" w:space="0" w:color="auto"/>
      </w:divBdr>
    </w:div>
    <w:div w:id="6375614">
      <w:bodyDiv w:val="1"/>
      <w:marLeft w:val="0"/>
      <w:marRight w:val="0"/>
      <w:marTop w:val="0"/>
      <w:marBottom w:val="0"/>
      <w:divBdr>
        <w:top w:val="none" w:sz="0" w:space="0" w:color="auto"/>
        <w:left w:val="none" w:sz="0" w:space="0" w:color="auto"/>
        <w:bottom w:val="none" w:sz="0" w:space="0" w:color="auto"/>
        <w:right w:val="none" w:sz="0" w:space="0" w:color="auto"/>
      </w:divBdr>
    </w:div>
    <w:div w:id="6519808">
      <w:bodyDiv w:val="1"/>
      <w:marLeft w:val="0"/>
      <w:marRight w:val="0"/>
      <w:marTop w:val="0"/>
      <w:marBottom w:val="0"/>
      <w:divBdr>
        <w:top w:val="none" w:sz="0" w:space="0" w:color="auto"/>
        <w:left w:val="none" w:sz="0" w:space="0" w:color="auto"/>
        <w:bottom w:val="none" w:sz="0" w:space="0" w:color="auto"/>
        <w:right w:val="none" w:sz="0" w:space="0" w:color="auto"/>
      </w:divBdr>
    </w:div>
    <w:div w:id="6561428">
      <w:bodyDiv w:val="1"/>
      <w:marLeft w:val="0"/>
      <w:marRight w:val="0"/>
      <w:marTop w:val="0"/>
      <w:marBottom w:val="0"/>
      <w:divBdr>
        <w:top w:val="none" w:sz="0" w:space="0" w:color="auto"/>
        <w:left w:val="none" w:sz="0" w:space="0" w:color="auto"/>
        <w:bottom w:val="none" w:sz="0" w:space="0" w:color="auto"/>
        <w:right w:val="none" w:sz="0" w:space="0" w:color="auto"/>
      </w:divBdr>
    </w:div>
    <w:div w:id="6566410">
      <w:bodyDiv w:val="1"/>
      <w:marLeft w:val="0"/>
      <w:marRight w:val="0"/>
      <w:marTop w:val="0"/>
      <w:marBottom w:val="0"/>
      <w:divBdr>
        <w:top w:val="none" w:sz="0" w:space="0" w:color="auto"/>
        <w:left w:val="none" w:sz="0" w:space="0" w:color="auto"/>
        <w:bottom w:val="none" w:sz="0" w:space="0" w:color="auto"/>
        <w:right w:val="none" w:sz="0" w:space="0" w:color="auto"/>
      </w:divBdr>
    </w:div>
    <w:div w:id="6644787">
      <w:bodyDiv w:val="1"/>
      <w:marLeft w:val="0"/>
      <w:marRight w:val="0"/>
      <w:marTop w:val="0"/>
      <w:marBottom w:val="0"/>
      <w:divBdr>
        <w:top w:val="none" w:sz="0" w:space="0" w:color="auto"/>
        <w:left w:val="none" w:sz="0" w:space="0" w:color="auto"/>
        <w:bottom w:val="none" w:sz="0" w:space="0" w:color="auto"/>
        <w:right w:val="none" w:sz="0" w:space="0" w:color="auto"/>
      </w:divBdr>
    </w:div>
    <w:div w:id="7098519">
      <w:bodyDiv w:val="1"/>
      <w:marLeft w:val="0"/>
      <w:marRight w:val="0"/>
      <w:marTop w:val="0"/>
      <w:marBottom w:val="0"/>
      <w:divBdr>
        <w:top w:val="none" w:sz="0" w:space="0" w:color="auto"/>
        <w:left w:val="none" w:sz="0" w:space="0" w:color="auto"/>
        <w:bottom w:val="none" w:sz="0" w:space="0" w:color="auto"/>
        <w:right w:val="none" w:sz="0" w:space="0" w:color="auto"/>
      </w:divBdr>
    </w:div>
    <w:div w:id="7103556">
      <w:bodyDiv w:val="1"/>
      <w:marLeft w:val="0"/>
      <w:marRight w:val="0"/>
      <w:marTop w:val="0"/>
      <w:marBottom w:val="0"/>
      <w:divBdr>
        <w:top w:val="none" w:sz="0" w:space="0" w:color="auto"/>
        <w:left w:val="none" w:sz="0" w:space="0" w:color="auto"/>
        <w:bottom w:val="none" w:sz="0" w:space="0" w:color="auto"/>
        <w:right w:val="none" w:sz="0" w:space="0" w:color="auto"/>
      </w:divBdr>
    </w:div>
    <w:div w:id="7218872">
      <w:bodyDiv w:val="1"/>
      <w:marLeft w:val="0"/>
      <w:marRight w:val="0"/>
      <w:marTop w:val="0"/>
      <w:marBottom w:val="0"/>
      <w:divBdr>
        <w:top w:val="none" w:sz="0" w:space="0" w:color="auto"/>
        <w:left w:val="none" w:sz="0" w:space="0" w:color="auto"/>
        <w:bottom w:val="none" w:sz="0" w:space="0" w:color="auto"/>
        <w:right w:val="none" w:sz="0" w:space="0" w:color="auto"/>
      </w:divBdr>
    </w:div>
    <w:div w:id="7220896">
      <w:bodyDiv w:val="1"/>
      <w:marLeft w:val="0"/>
      <w:marRight w:val="0"/>
      <w:marTop w:val="0"/>
      <w:marBottom w:val="0"/>
      <w:divBdr>
        <w:top w:val="none" w:sz="0" w:space="0" w:color="auto"/>
        <w:left w:val="none" w:sz="0" w:space="0" w:color="auto"/>
        <w:bottom w:val="none" w:sz="0" w:space="0" w:color="auto"/>
        <w:right w:val="none" w:sz="0" w:space="0" w:color="auto"/>
      </w:divBdr>
    </w:div>
    <w:div w:id="7291600">
      <w:bodyDiv w:val="1"/>
      <w:marLeft w:val="0"/>
      <w:marRight w:val="0"/>
      <w:marTop w:val="0"/>
      <w:marBottom w:val="0"/>
      <w:divBdr>
        <w:top w:val="none" w:sz="0" w:space="0" w:color="auto"/>
        <w:left w:val="none" w:sz="0" w:space="0" w:color="auto"/>
        <w:bottom w:val="none" w:sz="0" w:space="0" w:color="auto"/>
        <w:right w:val="none" w:sz="0" w:space="0" w:color="auto"/>
      </w:divBdr>
    </w:div>
    <w:div w:id="7484530">
      <w:bodyDiv w:val="1"/>
      <w:marLeft w:val="0"/>
      <w:marRight w:val="0"/>
      <w:marTop w:val="0"/>
      <w:marBottom w:val="0"/>
      <w:divBdr>
        <w:top w:val="none" w:sz="0" w:space="0" w:color="auto"/>
        <w:left w:val="none" w:sz="0" w:space="0" w:color="auto"/>
        <w:bottom w:val="none" w:sz="0" w:space="0" w:color="auto"/>
        <w:right w:val="none" w:sz="0" w:space="0" w:color="auto"/>
      </w:divBdr>
    </w:div>
    <w:div w:id="7563787">
      <w:bodyDiv w:val="1"/>
      <w:marLeft w:val="0"/>
      <w:marRight w:val="0"/>
      <w:marTop w:val="0"/>
      <w:marBottom w:val="0"/>
      <w:divBdr>
        <w:top w:val="none" w:sz="0" w:space="0" w:color="auto"/>
        <w:left w:val="none" w:sz="0" w:space="0" w:color="auto"/>
        <w:bottom w:val="none" w:sz="0" w:space="0" w:color="auto"/>
        <w:right w:val="none" w:sz="0" w:space="0" w:color="auto"/>
      </w:divBdr>
    </w:div>
    <w:div w:id="7566926">
      <w:bodyDiv w:val="1"/>
      <w:marLeft w:val="0"/>
      <w:marRight w:val="0"/>
      <w:marTop w:val="0"/>
      <w:marBottom w:val="0"/>
      <w:divBdr>
        <w:top w:val="none" w:sz="0" w:space="0" w:color="auto"/>
        <w:left w:val="none" w:sz="0" w:space="0" w:color="auto"/>
        <w:bottom w:val="none" w:sz="0" w:space="0" w:color="auto"/>
        <w:right w:val="none" w:sz="0" w:space="0" w:color="auto"/>
      </w:divBdr>
    </w:div>
    <w:div w:id="7606381">
      <w:bodyDiv w:val="1"/>
      <w:marLeft w:val="0"/>
      <w:marRight w:val="0"/>
      <w:marTop w:val="0"/>
      <w:marBottom w:val="0"/>
      <w:divBdr>
        <w:top w:val="none" w:sz="0" w:space="0" w:color="auto"/>
        <w:left w:val="none" w:sz="0" w:space="0" w:color="auto"/>
        <w:bottom w:val="none" w:sz="0" w:space="0" w:color="auto"/>
        <w:right w:val="none" w:sz="0" w:space="0" w:color="auto"/>
      </w:divBdr>
    </w:div>
    <w:div w:id="7757233">
      <w:bodyDiv w:val="1"/>
      <w:marLeft w:val="0"/>
      <w:marRight w:val="0"/>
      <w:marTop w:val="0"/>
      <w:marBottom w:val="0"/>
      <w:divBdr>
        <w:top w:val="none" w:sz="0" w:space="0" w:color="auto"/>
        <w:left w:val="none" w:sz="0" w:space="0" w:color="auto"/>
        <w:bottom w:val="none" w:sz="0" w:space="0" w:color="auto"/>
        <w:right w:val="none" w:sz="0" w:space="0" w:color="auto"/>
      </w:divBdr>
    </w:div>
    <w:div w:id="7798893">
      <w:bodyDiv w:val="1"/>
      <w:marLeft w:val="0"/>
      <w:marRight w:val="0"/>
      <w:marTop w:val="0"/>
      <w:marBottom w:val="0"/>
      <w:divBdr>
        <w:top w:val="none" w:sz="0" w:space="0" w:color="auto"/>
        <w:left w:val="none" w:sz="0" w:space="0" w:color="auto"/>
        <w:bottom w:val="none" w:sz="0" w:space="0" w:color="auto"/>
        <w:right w:val="none" w:sz="0" w:space="0" w:color="auto"/>
      </w:divBdr>
    </w:div>
    <w:div w:id="8024199">
      <w:bodyDiv w:val="1"/>
      <w:marLeft w:val="0"/>
      <w:marRight w:val="0"/>
      <w:marTop w:val="0"/>
      <w:marBottom w:val="0"/>
      <w:divBdr>
        <w:top w:val="none" w:sz="0" w:space="0" w:color="auto"/>
        <w:left w:val="none" w:sz="0" w:space="0" w:color="auto"/>
        <w:bottom w:val="none" w:sz="0" w:space="0" w:color="auto"/>
        <w:right w:val="none" w:sz="0" w:space="0" w:color="auto"/>
      </w:divBdr>
    </w:div>
    <w:div w:id="8528514">
      <w:bodyDiv w:val="1"/>
      <w:marLeft w:val="0"/>
      <w:marRight w:val="0"/>
      <w:marTop w:val="0"/>
      <w:marBottom w:val="0"/>
      <w:divBdr>
        <w:top w:val="none" w:sz="0" w:space="0" w:color="auto"/>
        <w:left w:val="none" w:sz="0" w:space="0" w:color="auto"/>
        <w:bottom w:val="none" w:sz="0" w:space="0" w:color="auto"/>
        <w:right w:val="none" w:sz="0" w:space="0" w:color="auto"/>
      </w:divBdr>
    </w:div>
    <w:div w:id="8609663">
      <w:bodyDiv w:val="1"/>
      <w:marLeft w:val="0"/>
      <w:marRight w:val="0"/>
      <w:marTop w:val="0"/>
      <w:marBottom w:val="0"/>
      <w:divBdr>
        <w:top w:val="none" w:sz="0" w:space="0" w:color="auto"/>
        <w:left w:val="none" w:sz="0" w:space="0" w:color="auto"/>
        <w:bottom w:val="none" w:sz="0" w:space="0" w:color="auto"/>
        <w:right w:val="none" w:sz="0" w:space="0" w:color="auto"/>
      </w:divBdr>
    </w:div>
    <w:div w:id="8610245">
      <w:bodyDiv w:val="1"/>
      <w:marLeft w:val="0"/>
      <w:marRight w:val="0"/>
      <w:marTop w:val="0"/>
      <w:marBottom w:val="0"/>
      <w:divBdr>
        <w:top w:val="none" w:sz="0" w:space="0" w:color="auto"/>
        <w:left w:val="none" w:sz="0" w:space="0" w:color="auto"/>
        <w:bottom w:val="none" w:sz="0" w:space="0" w:color="auto"/>
        <w:right w:val="none" w:sz="0" w:space="0" w:color="auto"/>
      </w:divBdr>
    </w:div>
    <w:div w:id="8680572">
      <w:bodyDiv w:val="1"/>
      <w:marLeft w:val="0"/>
      <w:marRight w:val="0"/>
      <w:marTop w:val="0"/>
      <w:marBottom w:val="0"/>
      <w:divBdr>
        <w:top w:val="none" w:sz="0" w:space="0" w:color="auto"/>
        <w:left w:val="none" w:sz="0" w:space="0" w:color="auto"/>
        <w:bottom w:val="none" w:sz="0" w:space="0" w:color="auto"/>
        <w:right w:val="none" w:sz="0" w:space="0" w:color="auto"/>
      </w:divBdr>
    </w:div>
    <w:div w:id="8720571">
      <w:bodyDiv w:val="1"/>
      <w:marLeft w:val="0"/>
      <w:marRight w:val="0"/>
      <w:marTop w:val="0"/>
      <w:marBottom w:val="0"/>
      <w:divBdr>
        <w:top w:val="none" w:sz="0" w:space="0" w:color="auto"/>
        <w:left w:val="none" w:sz="0" w:space="0" w:color="auto"/>
        <w:bottom w:val="none" w:sz="0" w:space="0" w:color="auto"/>
        <w:right w:val="none" w:sz="0" w:space="0" w:color="auto"/>
      </w:divBdr>
    </w:div>
    <w:div w:id="8722010">
      <w:bodyDiv w:val="1"/>
      <w:marLeft w:val="0"/>
      <w:marRight w:val="0"/>
      <w:marTop w:val="0"/>
      <w:marBottom w:val="0"/>
      <w:divBdr>
        <w:top w:val="none" w:sz="0" w:space="0" w:color="auto"/>
        <w:left w:val="none" w:sz="0" w:space="0" w:color="auto"/>
        <w:bottom w:val="none" w:sz="0" w:space="0" w:color="auto"/>
        <w:right w:val="none" w:sz="0" w:space="0" w:color="auto"/>
      </w:divBdr>
    </w:div>
    <w:div w:id="8990606">
      <w:bodyDiv w:val="1"/>
      <w:marLeft w:val="0"/>
      <w:marRight w:val="0"/>
      <w:marTop w:val="0"/>
      <w:marBottom w:val="0"/>
      <w:divBdr>
        <w:top w:val="none" w:sz="0" w:space="0" w:color="auto"/>
        <w:left w:val="none" w:sz="0" w:space="0" w:color="auto"/>
        <w:bottom w:val="none" w:sz="0" w:space="0" w:color="auto"/>
        <w:right w:val="none" w:sz="0" w:space="0" w:color="auto"/>
      </w:divBdr>
    </w:div>
    <w:div w:id="9533345">
      <w:bodyDiv w:val="1"/>
      <w:marLeft w:val="0"/>
      <w:marRight w:val="0"/>
      <w:marTop w:val="0"/>
      <w:marBottom w:val="0"/>
      <w:divBdr>
        <w:top w:val="none" w:sz="0" w:space="0" w:color="auto"/>
        <w:left w:val="none" w:sz="0" w:space="0" w:color="auto"/>
        <w:bottom w:val="none" w:sz="0" w:space="0" w:color="auto"/>
        <w:right w:val="none" w:sz="0" w:space="0" w:color="auto"/>
      </w:divBdr>
    </w:div>
    <w:div w:id="9600303">
      <w:bodyDiv w:val="1"/>
      <w:marLeft w:val="0"/>
      <w:marRight w:val="0"/>
      <w:marTop w:val="0"/>
      <w:marBottom w:val="0"/>
      <w:divBdr>
        <w:top w:val="none" w:sz="0" w:space="0" w:color="auto"/>
        <w:left w:val="none" w:sz="0" w:space="0" w:color="auto"/>
        <w:bottom w:val="none" w:sz="0" w:space="0" w:color="auto"/>
        <w:right w:val="none" w:sz="0" w:space="0" w:color="auto"/>
      </w:divBdr>
    </w:div>
    <w:div w:id="9988956">
      <w:bodyDiv w:val="1"/>
      <w:marLeft w:val="0"/>
      <w:marRight w:val="0"/>
      <w:marTop w:val="0"/>
      <w:marBottom w:val="0"/>
      <w:divBdr>
        <w:top w:val="none" w:sz="0" w:space="0" w:color="auto"/>
        <w:left w:val="none" w:sz="0" w:space="0" w:color="auto"/>
        <w:bottom w:val="none" w:sz="0" w:space="0" w:color="auto"/>
        <w:right w:val="none" w:sz="0" w:space="0" w:color="auto"/>
      </w:divBdr>
    </w:div>
    <w:div w:id="11231323">
      <w:bodyDiv w:val="1"/>
      <w:marLeft w:val="0"/>
      <w:marRight w:val="0"/>
      <w:marTop w:val="0"/>
      <w:marBottom w:val="0"/>
      <w:divBdr>
        <w:top w:val="none" w:sz="0" w:space="0" w:color="auto"/>
        <w:left w:val="none" w:sz="0" w:space="0" w:color="auto"/>
        <w:bottom w:val="none" w:sz="0" w:space="0" w:color="auto"/>
        <w:right w:val="none" w:sz="0" w:space="0" w:color="auto"/>
      </w:divBdr>
    </w:div>
    <w:div w:id="11340128">
      <w:bodyDiv w:val="1"/>
      <w:marLeft w:val="0"/>
      <w:marRight w:val="0"/>
      <w:marTop w:val="0"/>
      <w:marBottom w:val="0"/>
      <w:divBdr>
        <w:top w:val="none" w:sz="0" w:space="0" w:color="auto"/>
        <w:left w:val="none" w:sz="0" w:space="0" w:color="auto"/>
        <w:bottom w:val="none" w:sz="0" w:space="0" w:color="auto"/>
        <w:right w:val="none" w:sz="0" w:space="0" w:color="auto"/>
      </w:divBdr>
    </w:div>
    <w:div w:id="11416536">
      <w:bodyDiv w:val="1"/>
      <w:marLeft w:val="0"/>
      <w:marRight w:val="0"/>
      <w:marTop w:val="0"/>
      <w:marBottom w:val="0"/>
      <w:divBdr>
        <w:top w:val="none" w:sz="0" w:space="0" w:color="auto"/>
        <w:left w:val="none" w:sz="0" w:space="0" w:color="auto"/>
        <w:bottom w:val="none" w:sz="0" w:space="0" w:color="auto"/>
        <w:right w:val="none" w:sz="0" w:space="0" w:color="auto"/>
      </w:divBdr>
    </w:div>
    <w:div w:id="11491994">
      <w:bodyDiv w:val="1"/>
      <w:marLeft w:val="0"/>
      <w:marRight w:val="0"/>
      <w:marTop w:val="0"/>
      <w:marBottom w:val="0"/>
      <w:divBdr>
        <w:top w:val="none" w:sz="0" w:space="0" w:color="auto"/>
        <w:left w:val="none" w:sz="0" w:space="0" w:color="auto"/>
        <w:bottom w:val="none" w:sz="0" w:space="0" w:color="auto"/>
        <w:right w:val="none" w:sz="0" w:space="0" w:color="auto"/>
      </w:divBdr>
    </w:div>
    <w:div w:id="11611225">
      <w:bodyDiv w:val="1"/>
      <w:marLeft w:val="0"/>
      <w:marRight w:val="0"/>
      <w:marTop w:val="0"/>
      <w:marBottom w:val="0"/>
      <w:divBdr>
        <w:top w:val="none" w:sz="0" w:space="0" w:color="auto"/>
        <w:left w:val="none" w:sz="0" w:space="0" w:color="auto"/>
        <w:bottom w:val="none" w:sz="0" w:space="0" w:color="auto"/>
        <w:right w:val="none" w:sz="0" w:space="0" w:color="auto"/>
      </w:divBdr>
    </w:div>
    <w:div w:id="11810271">
      <w:bodyDiv w:val="1"/>
      <w:marLeft w:val="0"/>
      <w:marRight w:val="0"/>
      <w:marTop w:val="0"/>
      <w:marBottom w:val="0"/>
      <w:divBdr>
        <w:top w:val="none" w:sz="0" w:space="0" w:color="auto"/>
        <w:left w:val="none" w:sz="0" w:space="0" w:color="auto"/>
        <w:bottom w:val="none" w:sz="0" w:space="0" w:color="auto"/>
        <w:right w:val="none" w:sz="0" w:space="0" w:color="auto"/>
      </w:divBdr>
    </w:div>
    <w:div w:id="11953628">
      <w:bodyDiv w:val="1"/>
      <w:marLeft w:val="0"/>
      <w:marRight w:val="0"/>
      <w:marTop w:val="0"/>
      <w:marBottom w:val="0"/>
      <w:divBdr>
        <w:top w:val="none" w:sz="0" w:space="0" w:color="auto"/>
        <w:left w:val="none" w:sz="0" w:space="0" w:color="auto"/>
        <w:bottom w:val="none" w:sz="0" w:space="0" w:color="auto"/>
        <w:right w:val="none" w:sz="0" w:space="0" w:color="auto"/>
      </w:divBdr>
    </w:div>
    <w:div w:id="11955662">
      <w:bodyDiv w:val="1"/>
      <w:marLeft w:val="0"/>
      <w:marRight w:val="0"/>
      <w:marTop w:val="0"/>
      <w:marBottom w:val="0"/>
      <w:divBdr>
        <w:top w:val="none" w:sz="0" w:space="0" w:color="auto"/>
        <w:left w:val="none" w:sz="0" w:space="0" w:color="auto"/>
        <w:bottom w:val="none" w:sz="0" w:space="0" w:color="auto"/>
        <w:right w:val="none" w:sz="0" w:space="0" w:color="auto"/>
      </w:divBdr>
    </w:div>
    <w:div w:id="12610806">
      <w:bodyDiv w:val="1"/>
      <w:marLeft w:val="0"/>
      <w:marRight w:val="0"/>
      <w:marTop w:val="0"/>
      <w:marBottom w:val="0"/>
      <w:divBdr>
        <w:top w:val="none" w:sz="0" w:space="0" w:color="auto"/>
        <w:left w:val="none" w:sz="0" w:space="0" w:color="auto"/>
        <w:bottom w:val="none" w:sz="0" w:space="0" w:color="auto"/>
        <w:right w:val="none" w:sz="0" w:space="0" w:color="auto"/>
      </w:divBdr>
    </w:div>
    <w:div w:id="12919101">
      <w:bodyDiv w:val="1"/>
      <w:marLeft w:val="0"/>
      <w:marRight w:val="0"/>
      <w:marTop w:val="0"/>
      <w:marBottom w:val="0"/>
      <w:divBdr>
        <w:top w:val="none" w:sz="0" w:space="0" w:color="auto"/>
        <w:left w:val="none" w:sz="0" w:space="0" w:color="auto"/>
        <w:bottom w:val="none" w:sz="0" w:space="0" w:color="auto"/>
        <w:right w:val="none" w:sz="0" w:space="0" w:color="auto"/>
      </w:divBdr>
    </w:div>
    <w:div w:id="12922435">
      <w:bodyDiv w:val="1"/>
      <w:marLeft w:val="0"/>
      <w:marRight w:val="0"/>
      <w:marTop w:val="0"/>
      <w:marBottom w:val="0"/>
      <w:divBdr>
        <w:top w:val="none" w:sz="0" w:space="0" w:color="auto"/>
        <w:left w:val="none" w:sz="0" w:space="0" w:color="auto"/>
        <w:bottom w:val="none" w:sz="0" w:space="0" w:color="auto"/>
        <w:right w:val="none" w:sz="0" w:space="0" w:color="auto"/>
      </w:divBdr>
    </w:div>
    <w:div w:id="12998992">
      <w:bodyDiv w:val="1"/>
      <w:marLeft w:val="0"/>
      <w:marRight w:val="0"/>
      <w:marTop w:val="0"/>
      <w:marBottom w:val="0"/>
      <w:divBdr>
        <w:top w:val="none" w:sz="0" w:space="0" w:color="auto"/>
        <w:left w:val="none" w:sz="0" w:space="0" w:color="auto"/>
        <w:bottom w:val="none" w:sz="0" w:space="0" w:color="auto"/>
        <w:right w:val="none" w:sz="0" w:space="0" w:color="auto"/>
      </w:divBdr>
    </w:div>
    <w:div w:id="13045136">
      <w:bodyDiv w:val="1"/>
      <w:marLeft w:val="0"/>
      <w:marRight w:val="0"/>
      <w:marTop w:val="0"/>
      <w:marBottom w:val="0"/>
      <w:divBdr>
        <w:top w:val="none" w:sz="0" w:space="0" w:color="auto"/>
        <w:left w:val="none" w:sz="0" w:space="0" w:color="auto"/>
        <w:bottom w:val="none" w:sz="0" w:space="0" w:color="auto"/>
        <w:right w:val="none" w:sz="0" w:space="0" w:color="auto"/>
      </w:divBdr>
    </w:div>
    <w:div w:id="13071342">
      <w:bodyDiv w:val="1"/>
      <w:marLeft w:val="0"/>
      <w:marRight w:val="0"/>
      <w:marTop w:val="0"/>
      <w:marBottom w:val="0"/>
      <w:divBdr>
        <w:top w:val="none" w:sz="0" w:space="0" w:color="auto"/>
        <w:left w:val="none" w:sz="0" w:space="0" w:color="auto"/>
        <w:bottom w:val="none" w:sz="0" w:space="0" w:color="auto"/>
        <w:right w:val="none" w:sz="0" w:space="0" w:color="auto"/>
      </w:divBdr>
    </w:div>
    <w:div w:id="13115764">
      <w:bodyDiv w:val="1"/>
      <w:marLeft w:val="0"/>
      <w:marRight w:val="0"/>
      <w:marTop w:val="0"/>
      <w:marBottom w:val="0"/>
      <w:divBdr>
        <w:top w:val="none" w:sz="0" w:space="0" w:color="auto"/>
        <w:left w:val="none" w:sz="0" w:space="0" w:color="auto"/>
        <w:bottom w:val="none" w:sz="0" w:space="0" w:color="auto"/>
        <w:right w:val="none" w:sz="0" w:space="0" w:color="auto"/>
      </w:divBdr>
    </w:div>
    <w:div w:id="13501468">
      <w:bodyDiv w:val="1"/>
      <w:marLeft w:val="0"/>
      <w:marRight w:val="0"/>
      <w:marTop w:val="0"/>
      <w:marBottom w:val="0"/>
      <w:divBdr>
        <w:top w:val="none" w:sz="0" w:space="0" w:color="auto"/>
        <w:left w:val="none" w:sz="0" w:space="0" w:color="auto"/>
        <w:bottom w:val="none" w:sz="0" w:space="0" w:color="auto"/>
        <w:right w:val="none" w:sz="0" w:space="0" w:color="auto"/>
      </w:divBdr>
    </w:div>
    <w:div w:id="13774445">
      <w:bodyDiv w:val="1"/>
      <w:marLeft w:val="0"/>
      <w:marRight w:val="0"/>
      <w:marTop w:val="0"/>
      <w:marBottom w:val="0"/>
      <w:divBdr>
        <w:top w:val="none" w:sz="0" w:space="0" w:color="auto"/>
        <w:left w:val="none" w:sz="0" w:space="0" w:color="auto"/>
        <w:bottom w:val="none" w:sz="0" w:space="0" w:color="auto"/>
        <w:right w:val="none" w:sz="0" w:space="0" w:color="auto"/>
      </w:divBdr>
    </w:div>
    <w:div w:id="13844679">
      <w:bodyDiv w:val="1"/>
      <w:marLeft w:val="0"/>
      <w:marRight w:val="0"/>
      <w:marTop w:val="0"/>
      <w:marBottom w:val="0"/>
      <w:divBdr>
        <w:top w:val="none" w:sz="0" w:space="0" w:color="auto"/>
        <w:left w:val="none" w:sz="0" w:space="0" w:color="auto"/>
        <w:bottom w:val="none" w:sz="0" w:space="0" w:color="auto"/>
        <w:right w:val="none" w:sz="0" w:space="0" w:color="auto"/>
      </w:divBdr>
    </w:div>
    <w:div w:id="13922510">
      <w:bodyDiv w:val="1"/>
      <w:marLeft w:val="0"/>
      <w:marRight w:val="0"/>
      <w:marTop w:val="0"/>
      <w:marBottom w:val="0"/>
      <w:divBdr>
        <w:top w:val="none" w:sz="0" w:space="0" w:color="auto"/>
        <w:left w:val="none" w:sz="0" w:space="0" w:color="auto"/>
        <w:bottom w:val="none" w:sz="0" w:space="0" w:color="auto"/>
        <w:right w:val="none" w:sz="0" w:space="0" w:color="auto"/>
      </w:divBdr>
    </w:div>
    <w:div w:id="13924622">
      <w:bodyDiv w:val="1"/>
      <w:marLeft w:val="0"/>
      <w:marRight w:val="0"/>
      <w:marTop w:val="0"/>
      <w:marBottom w:val="0"/>
      <w:divBdr>
        <w:top w:val="none" w:sz="0" w:space="0" w:color="auto"/>
        <w:left w:val="none" w:sz="0" w:space="0" w:color="auto"/>
        <w:bottom w:val="none" w:sz="0" w:space="0" w:color="auto"/>
        <w:right w:val="none" w:sz="0" w:space="0" w:color="auto"/>
      </w:divBdr>
    </w:div>
    <w:div w:id="14037446">
      <w:bodyDiv w:val="1"/>
      <w:marLeft w:val="0"/>
      <w:marRight w:val="0"/>
      <w:marTop w:val="0"/>
      <w:marBottom w:val="0"/>
      <w:divBdr>
        <w:top w:val="none" w:sz="0" w:space="0" w:color="auto"/>
        <w:left w:val="none" w:sz="0" w:space="0" w:color="auto"/>
        <w:bottom w:val="none" w:sz="0" w:space="0" w:color="auto"/>
        <w:right w:val="none" w:sz="0" w:space="0" w:color="auto"/>
      </w:divBdr>
    </w:div>
    <w:div w:id="14120229">
      <w:bodyDiv w:val="1"/>
      <w:marLeft w:val="0"/>
      <w:marRight w:val="0"/>
      <w:marTop w:val="0"/>
      <w:marBottom w:val="0"/>
      <w:divBdr>
        <w:top w:val="none" w:sz="0" w:space="0" w:color="auto"/>
        <w:left w:val="none" w:sz="0" w:space="0" w:color="auto"/>
        <w:bottom w:val="none" w:sz="0" w:space="0" w:color="auto"/>
        <w:right w:val="none" w:sz="0" w:space="0" w:color="auto"/>
      </w:divBdr>
    </w:div>
    <w:div w:id="14229605">
      <w:bodyDiv w:val="1"/>
      <w:marLeft w:val="0"/>
      <w:marRight w:val="0"/>
      <w:marTop w:val="0"/>
      <w:marBottom w:val="0"/>
      <w:divBdr>
        <w:top w:val="none" w:sz="0" w:space="0" w:color="auto"/>
        <w:left w:val="none" w:sz="0" w:space="0" w:color="auto"/>
        <w:bottom w:val="none" w:sz="0" w:space="0" w:color="auto"/>
        <w:right w:val="none" w:sz="0" w:space="0" w:color="auto"/>
      </w:divBdr>
    </w:div>
    <w:div w:id="14573883">
      <w:bodyDiv w:val="1"/>
      <w:marLeft w:val="0"/>
      <w:marRight w:val="0"/>
      <w:marTop w:val="0"/>
      <w:marBottom w:val="0"/>
      <w:divBdr>
        <w:top w:val="none" w:sz="0" w:space="0" w:color="auto"/>
        <w:left w:val="none" w:sz="0" w:space="0" w:color="auto"/>
        <w:bottom w:val="none" w:sz="0" w:space="0" w:color="auto"/>
        <w:right w:val="none" w:sz="0" w:space="0" w:color="auto"/>
      </w:divBdr>
    </w:div>
    <w:div w:id="14624432">
      <w:bodyDiv w:val="1"/>
      <w:marLeft w:val="0"/>
      <w:marRight w:val="0"/>
      <w:marTop w:val="0"/>
      <w:marBottom w:val="0"/>
      <w:divBdr>
        <w:top w:val="none" w:sz="0" w:space="0" w:color="auto"/>
        <w:left w:val="none" w:sz="0" w:space="0" w:color="auto"/>
        <w:bottom w:val="none" w:sz="0" w:space="0" w:color="auto"/>
        <w:right w:val="none" w:sz="0" w:space="0" w:color="auto"/>
      </w:divBdr>
    </w:div>
    <w:div w:id="14768462">
      <w:bodyDiv w:val="1"/>
      <w:marLeft w:val="0"/>
      <w:marRight w:val="0"/>
      <w:marTop w:val="0"/>
      <w:marBottom w:val="0"/>
      <w:divBdr>
        <w:top w:val="none" w:sz="0" w:space="0" w:color="auto"/>
        <w:left w:val="none" w:sz="0" w:space="0" w:color="auto"/>
        <w:bottom w:val="none" w:sz="0" w:space="0" w:color="auto"/>
        <w:right w:val="none" w:sz="0" w:space="0" w:color="auto"/>
      </w:divBdr>
    </w:div>
    <w:div w:id="14886786">
      <w:bodyDiv w:val="1"/>
      <w:marLeft w:val="0"/>
      <w:marRight w:val="0"/>
      <w:marTop w:val="0"/>
      <w:marBottom w:val="0"/>
      <w:divBdr>
        <w:top w:val="none" w:sz="0" w:space="0" w:color="auto"/>
        <w:left w:val="none" w:sz="0" w:space="0" w:color="auto"/>
        <w:bottom w:val="none" w:sz="0" w:space="0" w:color="auto"/>
        <w:right w:val="none" w:sz="0" w:space="0" w:color="auto"/>
      </w:divBdr>
    </w:div>
    <w:div w:id="14967426">
      <w:bodyDiv w:val="1"/>
      <w:marLeft w:val="0"/>
      <w:marRight w:val="0"/>
      <w:marTop w:val="0"/>
      <w:marBottom w:val="0"/>
      <w:divBdr>
        <w:top w:val="none" w:sz="0" w:space="0" w:color="auto"/>
        <w:left w:val="none" w:sz="0" w:space="0" w:color="auto"/>
        <w:bottom w:val="none" w:sz="0" w:space="0" w:color="auto"/>
        <w:right w:val="none" w:sz="0" w:space="0" w:color="auto"/>
      </w:divBdr>
    </w:div>
    <w:div w:id="15036936">
      <w:bodyDiv w:val="1"/>
      <w:marLeft w:val="0"/>
      <w:marRight w:val="0"/>
      <w:marTop w:val="0"/>
      <w:marBottom w:val="0"/>
      <w:divBdr>
        <w:top w:val="none" w:sz="0" w:space="0" w:color="auto"/>
        <w:left w:val="none" w:sz="0" w:space="0" w:color="auto"/>
        <w:bottom w:val="none" w:sz="0" w:space="0" w:color="auto"/>
        <w:right w:val="none" w:sz="0" w:space="0" w:color="auto"/>
      </w:divBdr>
    </w:div>
    <w:div w:id="15545275">
      <w:bodyDiv w:val="1"/>
      <w:marLeft w:val="0"/>
      <w:marRight w:val="0"/>
      <w:marTop w:val="0"/>
      <w:marBottom w:val="0"/>
      <w:divBdr>
        <w:top w:val="none" w:sz="0" w:space="0" w:color="auto"/>
        <w:left w:val="none" w:sz="0" w:space="0" w:color="auto"/>
        <w:bottom w:val="none" w:sz="0" w:space="0" w:color="auto"/>
        <w:right w:val="none" w:sz="0" w:space="0" w:color="auto"/>
      </w:divBdr>
    </w:div>
    <w:div w:id="15547245">
      <w:bodyDiv w:val="1"/>
      <w:marLeft w:val="0"/>
      <w:marRight w:val="0"/>
      <w:marTop w:val="0"/>
      <w:marBottom w:val="0"/>
      <w:divBdr>
        <w:top w:val="none" w:sz="0" w:space="0" w:color="auto"/>
        <w:left w:val="none" w:sz="0" w:space="0" w:color="auto"/>
        <w:bottom w:val="none" w:sz="0" w:space="0" w:color="auto"/>
        <w:right w:val="none" w:sz="0" w:space="0" w:color="auto"/>
      </w:divBdr>
    </w:div>
    <w:div w:id="15549062">
      <w:bodyDiv w:val="1"/>
      <w:marLeft w:val="0"/>
      <w:marRight w:val="0"/>
      <w:marTop w:val="0"/>
      <w:marBottom w:val="0"/>
      <w:divBdr>
        <w:top w:val="none" w:sz="0" w:space="0" w:color="auto"/>
        <w:left w:val="none" w:sz="0" w:space="0" w:color="auto"/>
        <w:bottom w:val="none" w:sz="0" w:space="0" w:color="auto"/>
        <w:right w:val="none" w:sz="0" w:space="0" w:color="auto"/>
      </w:divBdr>
    </w:div>
    <w:div w:id="15861041">
      <w:bodyDiv w:val="1"/>
      <w:marLeft w:val="0"/>
      <w:marRight w:val="0"/>
      <w:marTop w:val="0"/>
      <w:marBottom w:val="0"/>
      <w:divBdr>
        <w:top w:val="none" w:sz="0" w:space="0" w:color="auto"/>
        <w:left w:val="none" w:sz="0" w:space="0" w:color="auto"/>
        <w:bottom w:val="none" w:sz="0" w:space="0" w:color="auto"/>
        <w:right w:val="none" w:sz="0" w:space="0" w:color="auto"/>
      </w:divBdr>
    </w:div>
    <w:div w:id="16006538">
      <w:bodyDiv w:val="1"/>
      <w:marLeft w:val="0"/>
      <w:marRight w:val="0"/>
      <w:marTop w:val="0"/>
      <w:marBottom w:val="0"/>
      <w:divBdr>
        <w:top w:val="none" w:sz="0" w:space="0" w:color="auto"/>
        <w:left w:val="none" w:sz="0" w:space="0" w:color="auto"/>
        <w:bottom w:val="none" w:sz="0" w:space="0" w:color="auto"/>
        <w:right w:val="none" w:sz="0" w:space="0" w:color="auto"/>
      </w:divBdr>
    </w:div>
    <w:div w:id="16081807">
      <w:bodyDiv w:val="1"/>
      <w:marLeft w:val="0"/>
      <w:marRight w:val="0"/>
      <w:marTop w:val="0"/>
      <w:marBottom w:val="0"/>
      <w:divBdr>
        <w:top w:val="none" w:sz="0" w:space="0" w:color="auto"/>
        <w:left w:val="none" w:sz="0" w:space="0" w:color="auto"/>
        <w:bottom w:val="none" w:sz="0" w:space="0" w:color="auto"/>
        <w:right w:val="none" w:sz="0" w:space="0" w:color="auto"/>
      </w:divBdr>
    </w:div>
    <w:div w:id="16197532">
      <w:bodyDiv w:val="1"/>
      <w:marLeft w:val="0"/>
      <w:marRight w:val="0"/>
      <w:marTop w:val="0"/>
      <w:marBottom w:val="0"/>
      <w:divBdr>
        <w:top w:val="none" w:sz="0" w:space="0" w:color="auto"/>
        <w:left w:val="none" w:sz="0" w:space="0" w:color="auto"/>
        <w:bottom w:val="none" w:sz="0" w:space="0" w:color="auto"/>
        <w:right w:val="none" w:sz="0" w:space="0" w:color="auto"/>
      </w:divBdr>
    </w:div>
    <w:div w:id="16319517">
      <w:bodyDiv w:val="1"/>
      <w:marLeft w:val="0"/>
      <w:marRight w:val="0"/>
      <w:marTop w:val="0"/>
      <w:marBottom w:val="0"/>
      <w:divBdr>
        <w:top w:val="none" w:sz="0" w:space="0" w:color="auto"/>
        <w:left w:val="none" w:sz="0" w:space="0" w:color="auto"/>
        <w:bottom w:val="none" w:sz="0" w:space="0" w:color="auto"/>
        <w:right w:val="none" w:sz="0" w:space="0" w:color="auto"/>
      </w:divBdr>
    </w:div>
    <w:div w:id="16348625">
      <w:bodyDiv w:val="1"/>
      <w:marLeft w:val="0"/>
      <w:marRight w:val="0"/>
      <w:marTop w:val="0"/>
      <w:marBottom w:val="0"/>
      <w:divBdr>
        <w:top w:val="none" w:sz="0" w:space="0" w:color="auto"/>
        <w:left w:val="none" w:sz="0" w:space="0" w:color="auto"/>
        <w:bottom w:val="none" w:sz="0" w:space="0" w:color="auto"/>
        <w:right w:val="none" w:sz="0" w:space="0" w:color="auto"/>
      </w:divBdr>
    </w:div>
    <w:div w:id="16396330">
      <w:bodyDiv w:val="1"/>
      <w:marLeft w:val="0"/>
      <w:marRight w:val="0"/>
      <w:marTop w:val="0"/>
      <w:marBottom w:val="0"/>
      <w:divBdr>
        <w:top w:val="none" w:sz="0" w:space="0" w:color="auto"/>
        <w:left w:val="none" w:sz="0" w:space="0" w:color="auto"/>
        <w:bottom w:val="none" w:sz="0" w:space="0" w:color="auto"/>
        <w:right w:val="none" w:sz="0" w:space="0" w:color="auto"/>
      </w:divBdr>
    </w:div>
    <w:div w:id="16470202">
      <w:bodyDiv w:val="1"/>
      <w:marLeft w:val="0"/>
      <w:marRight w:val="0"/>
      <w:marTop w:val="0"/>
      <w:marBottom w:val="0"/>
      <w:divBdr>
        <w:top w:val="none" w:sz="0" w:space="0" w:color="auto"/>
        <w:left w:val="none" w:sz="0" w:space="0" w:color="auto"/>
        <w:bottom w:val="none" w:sz="0" w:space="0" w:color="auto"/>
        <w:right w:val="none" w:sz="0" w:space="0" w:color="auto"/>
      </w:divBdr>
    </w:div>
    <w:div w:id="16779147">
      <w:bodyDiv w:val="1"/>
      <w:marLeft w:val="0"/>
      <w:marRight w:val="0"/>
      <w:marTop w:val="0"/>
      <w:marBottom w:val="0"/>
      <w:divBdr>
        <w:top w:val="none" w:sz="0" w:space="0" w:color="auto"/>
        <w:left w:val="none" w:sz="0" w:space="0" w:color="auto"/>
        <w:bottom w:val="none" w:sz="0" w:space="0" w:color="auto"/>
        <w:right w:val="none" w:sz="0" w:space="0" w:color="auto"/>
      </w:divBdr>
    </w:div>
    <w:div w:id="16783004">
      <w:bodyDiv w:val="1"/>
      <w:marLeft w:val="0"/>
      <w:marRight w:val="0"/>
      <w:marTop w:val="0"/>
      <w:marBottom w:val="0"/>
      <w:divBdr>
        <w:top w:val="none" w:sz="0" w:space="0" w:color="auto"/>
        <w:left w:val="none" w:sz="0" w:space="0" w:color="auto"/>
        <w:bottom w:val="none" w:sz="0" w:space="0" w:color="auto"/>
        <w:right w:val="none" w:sz="0" w:space="0" w:color="auto"/>
      </w:divBdr>
    </w:div>
    <w:div w:id="17123279">
      <w:bodyDiv w:val="1"/>
      <w:marLeft w:val="0"/>
      <w:marRight w:val="0"/>
      <w:marTop w:val="0"/>
      <w:marBottom w:val="0"/>
      <w:divBdr>
        <w:top w:val="none" w:sz="0" w:space="0" w:color="auto"/>
        <w:left w:val="none" w:sz="0" w:space="0" w:color="auto"/>
        <w:bottom w:val="none" w:sz="0" w:space="0" w:color="auto"/>
        <w:right w:val="none" w:sz="0" w:space="0" w:color="auto"/>
      </w:divBdr>
    </w:div>
    <w:div w:id="17393969">
      <w:bodyDiv w:val="1"/>
      <w:marLeft w:val="0"/>
      <w:marRight w:val="0"/>
      <w:marTop w:val="0"/>
      <w:marBottom w:val="0"/>
      <w:divBdr>
        <w:top w:val="none" w:sz="0" w:space="0" w:color="auto"/>
        <w:left w:val="none" w:sz="0" w:space="0" w:color="auto"/>
        <w:bottom w:val="none" w:sz="0" w:space="0" w:color="auto"/>
        <w:right w:val="none" w:sz="0" w:space="0" w:color="auto"/>
      </w:divBdr>
    </w:div>
    <w:div w:id="17508394">
      <w:bodyDiv w:val="1"/>
      <w:marLeft w:val="0"/>
      <w:marRight w:val="0"/>
      <w:marTop w:val="0"/>
      <w:marBottom w:val="0"/>
      <w:divBdr>
        <w:top w:val="none" w:sz="0" w:space="0" w:color="auto"/>
        <w:left w:val="none" w:sz="0" w:space="0" w:color="auto"/>
        <w:bottom w:val="none" w:sz="0" w:space="0" w:color="auto"/>
        <w:right w:val="none" w:sz="0" w:space="0" w:color="auto"/>
      </w:divBdr>
    </w:div>
    <w:div w:id="17892742">
      <w:bodyDiv w:val="1"/>
      <w:marLeft w:val="0"/>
      <w:marRight w:val="0"/>
      <w:marTop w:val="0"/>
      <w:marBottom w:val="0"/>
      <w:divBdr>
        <w:top w:val="none" w:sz="0" w:space="0" w:color="auto"/>
        <w:left w:val="none" w:sz="0" w:space="0" w:color="auto"/>
        <w:bottom w:val="none" w:sz="0" w:space="0" w:color="auto"/>
        <w:right w:val="none" w:sz="0" w:space="0" w:color="auto"/>
      </w:divBdr>
    </w:div>
    <w:div w:id="17897169">
      <w:bodyDiv w:val="1"/>
      <w:marLeft w:val="0"/>
      <w:marRight w:val="0"/>
      <w:marTop w:val="0"/>
      <w:marBottom w:val="0"/>
      <w:divBdr>
        <w:top w:val="none" w:sz="0" w:space="0" w:color="auto"/>
        <w:left w:val="none" w:sz="0" w:space="0" w:color="auto"/>
        <w:bottom w:val="none" w:sz="0" w:space="0" w:color="auto"/>
        <w:right w:val="none" w:sz="0" w:space="0" w:color="auto"/>
      </w:divBdr>
    </w:div>
    <w:div w:id="17971316">
      <w:bodyDiv w:val="1"/>
      <w:marLeft w:val="0"/>
      <w:marRight w:val="0"/>
      <w:marTop w:val="0"/>
      <w:marBottom w:val="0"/>
      <w:divBdr>
        <w:top w:val="none" w:sz="0" w:space="0" w:color="auto"/>
        <w:left w:val="none" w:sz="0" w:space="0" w:color="auto"/>
        <w:bottom w:val="none" w:sz="0" w:space="0" w:color="auto"/>
        <w:right w:val="none" w:sz="0" w:space="0" w:color="auto"/>
      </w:divBdr>
    </w:div>
    <w:div w:id="18048047">
      <w:bodyDiv w:val="1"/>
      <w:marLeft w:val="0"/>
      <w:marRight w:val="0"/>
      <w:marTop w:val="0"/>
      <w:marBottom w:val="0"/>
      <w:divBdr>
        <w:top w:val="none" w:sz="0" w:space="0" w:color="auto"/>
        <w:left w:val="none" w:sz="0" w:space="0" w:color="auto"/>
        <w:bottom w:val="none" w:sz="0" w:space="0" w:color="auto"/>
        <w:right w:val="none" w:sz="0" w:space="0" w:color="auto"/>
      </w:divBdr>
    </w:div>
    <w:div w:id="18239895">
      <w:bodyDiv w:val="1"/>
      <w:marLeft w:val="0"/>
      <w:marRight w:val="0"/>
      <w:marTop w:val="0"/>
      <w:marBottom w:val="0"/>
      <w:divBdr>
        <w:top w:val="none" w:sz="0" w:space="0" w:color="auto"/>
        <w:left w:val="none" w:sz="0" w:space="0" w:color="auto"/>
        <w:bottom w:val="none" w:sz="0" w:space="0" w:color="auto"/>
        <w:right w:val="none" w:sz="0" w:space="0" w:color="auto"/>
      </w:divBdr>
    </w:div>
    <w:div w:id="18315120">
      <w:bodyDiv w:val="1"/>
      <w:marLeft w:val="0"/>
      <w:marRight w:val="0"/>
      <w:marTop w:val="0"/>
      <w:marBottom w:val="0"/>
      <w:divBdr>
        <w:top w:val="none" w:sz="0" w:space="0" w:color="auto"/>
        <w:left w:val="none" w:sz="0" w:space="0" w:color="auto"/>
        <w:bottom w:val="none" w:sz="0" w:space="0" w:color="auto"/>
        <w:right w:val="none" w:sz="0" w:space="0" w:color="auto"/>
      </w:divBdr>
    </w:div>
    <w:div w:id="18437378">
      <w:bodyDiv w:val="1"/>
      <w:marLeft w:val="0"/>
      <w:marRight w:val="0"/>
      <w:marTop w:val="0"/>
      <w:marBottom w:val="0"/>
      <w:divBdr>
        <w:top w:val="none" w:sz="0" w:space="0" w:color="auto"/>
        <w:left w:val="none" w:sz="0" w:space="0" w:color="auto"/>
        <w:bottom w:val="none" w:sz="0" w:space="0" w:color="auto"/>
        <w:right w:val="none" w:sz="0" w:space="0" w:color="auto"/>
      </w:divBdr>
    </w:div>
    <w:div w:id="18553572">
      <w:bodyDiv w:val="1"/>
      <w:marLeft w:val="0"/>
      <w:marRight w:val="0"/>
      <w:marTop w:val="0"/>
      <w:marBottom w:val="0"/>
      <w:divBdr>
        <w:top w:val="none" w:sz="0" w:space="0" w:color="auto"/>
        <w:left w:val="none" w:sz="0" w:space="0" w:color="auto"/>
        <w:bottom w:val="none" w:sz="0" w:space="0" w:color="auto"/>
        <w:right w:val="none" w:sz="0" w:space="0" w:color="auto"/>
      </w:divBdr>
    </w:div>
    <w:div w:id="18631399">
      <w:bodyDiv w:val="1"/>
      <w:marLeft w:val="0"/>
      <w:marRight w:val="0"/>
      <w:marTop w:val="0"/>
      <w:marBottom w:val="0"/>
      <w:divBdr>
        <w:top w:val="none" w:sz="0" w:space="0" w:color="auto"/>
        <w:left w:val="none" w:sz="0" w:space="0" w:color="auto"/>
        <w:bottom w:val="none" w:sz="0" w:space="0" w:color="auto"/>
        <w:right w:val="none" w:sz="0" w:space="0" w:color="auto"/>
      </w:divBdr>
    </w:div>
    <w:div w:id="18704377">
      <w:bodyDiv w:val="1"/>
      <w:marLeft w:val="0"/>
      <w:marRight w:val="0"/>
      <w:marTop w:val="0"/>
      <w:marBottom w:val="0"/>
      <w:divBdr>
        <w:top w:val="none" w:sz="0" w:space="0" w:color="auto"/>
        <w:left w:val="none" w:sz="0" w:space="0" w:color="auto"/>
        <w:bottom w:val="none" w:sz="0" w:space="0" w:color="auto"/>
        <w:right w:val="none" w:sz="0" w:space="0" w:color="auto"/>
      </w:divBdr>
    </w:div>
    <w:div w:id="18705452">
      <w:bodyDiv w:val="1"/>
      <w:marLeft w:val="0"/>
      <w:marRight w:val="0"/>
      <w:marTop w:val="0"/>
      <w:marBottom w:val="0"/>
      <w:divBdr>
        <w:top w:val="none" w:sz="0" w:space="0" w:color="auto"/>
        <w:left w:val="none" w:sz="0" w:space="0" w:color="auto"/>
        <w:bottom w:val="none" w:sz="0" w:space="0" w:color="auto"/>
        <w:right w:val="none" w:sz="0" w:space="0" w:color="auto"/>
      </w:divBdr>
    </w:div>
    <w:div w:id="18820359">
      <w:bodyDiv w:val="1"/>
      <w:marLeft w:val="0"/>
      <w:marRight w:val="0"/>
      <w:marTop w:val="0"/>
      <w:marBottom w:val="0"/>
      <w:divBdr>
        <w:top w:val="none" w:sz="0" w:space="0" w:color="auto"/>
        <w:left w:val="none" w:sz="0" w:space="0" w:color="auto"/>
        <w:bottom w:val="none" w:sz="0" w:space="0" w:color="auto"/>
        <w:right w:val="none" w:sz="0" w:space="0" w:color="auto"/>
      </w:divBdr>
    </w:div>
    <w:div w:id="19285800">
      <w:bodyDiv w:val="1"/>
      <w:marLeft w:val="0"/>
      <w:marRight w:val="0"/>
      <w:marTop w:val="0"/>
      <w:marBottom w:val="0"/>
      <w:divBdr>
        <w:top w:val="none" w:sz="0" w:space="0" w:color="auto"/>
        <w:left w:val="none" w:sz="0" w:space="0" w:color="auto"/>
        <w:bottom w:val="none" w:sz="0" w:space="0" w:color="auto"/>
        <w:right w:val="none" w:sz="0" w:space="0" w:color="auto"/>
      </w:divBdr>
    </w:div>
    <w:div w:id="19285830">
      <w:bodyDiv w:val="1"/>
      <w:marLeft w:val="0"/>
      <w:marRight w:val="0"/>
      <w:marTop w:val="0"/>
      <w:marBottom w:val="0"/>
      <w:divBdr>
        <w:top w:val="none" w:sz="0" w:space="0" w:color="auto"/>
        <w:left w:val="none" w:sz="0" w:space="0" w:color="auto"/>
        <w:bottom w:val="none" w:sz="0" w:space="0" w:color="auto"/>
        <w:right w:val="none" w:sz="0" w:space="0" w:color="auto"/>
      </w:divBdr>
    </w:div>
    <w:div w:id="19399392">
      <w:bodyDiv w:val="1"/>
      <w:marLeft w:val="0"/>
      <w:marRight w:val="0"/>
      <w:marTop w:val="0"/>
      <w:marBottom w:val="0"/>
      <w:divBdr>
        <w:top w:val="none" w:sz="0" w:space="0" w:color="auto"/>
        <w:left w:val="none" w:sz="0" w:space="0" w:color="auto"/>
        <w:bottom w:val="none" w:sz="0" w:space="0" w:color="auto"/>
        <w:right w:val="none" w:sz="0" w:space="0" w:color="auto"/>
      </w:divBdr>
    </w:div>
    <w:div w:id="19554045">
      <w:bodyDiv w:val="1"/>
      <w:marLeft w:val="0"/>
      <w:marRight w:val="0"/>
      <w:marTop w:val="0"/>
      <w:marBottom w:val="0"/>
      <w:divBdr>
        <w:top w:val="none" w:sz="0" w:space="0" w:color="auto"/>
        <w:left w:val="none" w:sz="0" w:space="0" w:color="auto"/>
        <w:bottom w:val="none" w:sz="0" w:space="0" w:color="auto"/>
        <w:right w:val="none" w:sz="0" w:space="0" w:color="auto"/>
      </w:divBdr>
    </w:div>
    <w:div w:id="19626395">
      <w:bodyDiv w:val="1"/>
      <w:marLeft w:val="0"/>
      <w:marRight w:val="0"/>
      <w:marTop w:val="0"/>
      <w:marBottom w:val="0"/>
      <w:divBdr>
        <w:top w:val="none" w:sz="0" w:space="0" w:color="auto"/>
        <w:left w:val="none" w:sz="0" w:space="0" w:color="auto"/>
        <w:bottom w:val="none" w:sz="0" w:space="0" w:color="auto"/>
        <w:right w:val="none" w:sz="0" w:space="0" w:color="auto"/>
      </w:divBdr>
    </w:div>
    <w:div w:id="20018203">
      <w:bodyDiv w:val="1"/>
      <w:marLeft w:val="0"/>
      <w:marRight w:val="0"/>
      <w:marTop w:val="0"/>
      <w:marBottom w:val="0"/>
      <w:divBdr>
        <w:top w:val="none" w:sz="0" w:space="0" w:color="auto"/>
        <w:left w:val="none" w:sz="0" w:space="0" w:color="auto"/>
        <w:bottom w:val="none" w:sz="0" w:space="0" w:color="auto"/>
        <w:right w:val="none" w:sz="0" w:space="0" w:color="auto"/>
      </w:divBdr>
    </w:div>
    <w:div w:id="20203271">
      <w:bodyDiv w:val="1"/>
      <w:marLeft w:val="0"/>
      <w:marRight w:val="0"/>
      <w:marTop w:val="0"/>
      <w:marBottom w:val="0"/>
      <w:divBdr>
        <w:top w:val="none" w:sz="0" w:space="0" w:color="auto"/>
        <w:left w:val="none" w:sz="0" w:space="0" w:color="auto"/>
        <w:bottom w:val="none" w:sz="0" w:space="0" w:color="auto"/>
        <w:right w:val="none" w:sz="0" w:space="0" w:color="auto"/>
      </w:divBdr>
    </w:div>
    <w:div w:id="20282917">
      <w:bodyDiv w:val="1"/>
      <w:marLeft w:val="0"/>
      <w:marRight w:val="0"/>
      <w:marTop w:val="0"/>
      <w:marBottom w:val="0"/>
      <w:divBdr>
        <w:top w:val="none" w:sz="0" w:space="0" w:color="auto"/>
        <w:left w:val="none" w:sz="0" w:space="0" w:color="auto"/>
        <w:bottom w:val="none" w:sz="0" w:space="0" w:color="auto"/>
        <w:right w:val="none" w:sz="0" w:space="0" w:color="auto"/>
      </w:divBdr>
    </w:div>
    <w:div w:id="20397893">
      <w:bodyDiv w:val="1"/>
      <w:marLeft w:val="0"/>
      <w:marRight w:val="0"/>
      <w:marTop w:val="0"/>
      <w:marBottom w:val="0"/>
      <w:divBdr>
        <w:top w:val="none" w:sz="0" w:space="0" w:color="auto"/>
        <w:left w:val="none" w:sz="0" w:space="0" w:color="auto"/>
        <w:bottom w:val="none" w:sz="0" w:space="0" w:color="auto"/>
        <w:right w:val="none" w:sz="0" w:space="0" w:color="auto"/>
      </w:divBdr>
    </w:div>
    <w:div w:id="20447963">
      <w:bodyDiv w:val="1"/>
      <w:marLeft w:val="0"/>
      <w:marRight w:val="0"/>
      <w:marTop w:val="0"/>
      <w:marBottom w:val="0"/>
      <w:divBdr>
        <w:top w:val="none" w:sz="0" w:space="0" w:color="auto"/>
        <w:left w:val="none" w:sz="0" w:space="0" w:color="auto"/>
        <w:bottom w:val="none" w:sz="0" w:space="0" w:color="auto"/>
        <w:right w:val="none" w:sz="0" w:space="0" w:color="auto"/>
      </w:divBdr>
    </w:div>
    <w:div w:id="20909913">
      <w:bodyDiv w:val="1"/>
      <w:marLeft w:val="0"/>
      <w:marRight w:val="0"/>
      <w:marTop w:val="0"/>
      <w:marBottom w:val="0"/>
      <w:divBdr>
        <w:top w:val="none" w:sz="0" w:space="0" w:color="auto"/>
        <w:left w:val="none" w:sz="0" w:space="0" w:color="auto"/>
        <w:bottom w:val="none" w:sz="0" w:space="0" w:color="auto"/>
        <w:right w:val="none" w:sz="0" w:space="0" w:color="auto"/>
      </w:divBdr>
    </w:div>
    <w:div w:id="21129954">
      <w:bodyDiv w:val="1"/>
      <w:marLeft w:val="0"/>
      <w:marRight w:val="0"/>
      <w:marTop w:val="0"/>
      <w:marBottom w:val="0"/>
      <w:divBdr>
        <w:top w:val="none" w:sz="0" w:space="0" w:color="auto"/>
        <w:left w:val="none" w:sz="0" w:space="0" w:color="auto"/>
        <w:bottom w:val="none" w:sz="0" w:space="0" w:color="auto"/>
        <w:right w:val="none" w:sz="0" w:space="0" w:color="auto"/>
      </w:divBdr>
    </w:div>
    <w:div w:id="21713364">
      <w:bodyDiv w:val="1"/>
      <w:marLeft w:val="0"/>
      <w:marRight w:val="0"/>
      <w:marTop w:val="0"/>
      <w:marBottom w:val="0"/>
      <w:divBdr>
        <w:top w:val="none" w:sz="0" w:space="0" w:color="auto"/>
        <w:left w:val="none" w:sz="0" w:space="0" w:color="auto"/>
        <w:bottom w:val="none" w:sz="0" w:space="0" w:color="auto"/>
        <w:right w:val="none" w:sz="0" w:space="0" w:color="auto"/>
      </w:divBdr>
    </w:div>
    <w:div w:id="21826628">
      <w:bodyDiv w:val="1"/>
      <w:marLeft w:val="0"/>
      <w:marRight w:val="0"/>
      <w:marTop w:val="0"/>
      <w:marBottom w:val="0"/>
      <w:divBdr>
        <w:top w:val="none" w:sz="0" w:space="0" w:color="auto"/>
        <w:left w:val="none" w:sz="0" w:space="0" w:color="auto"/>
        <w:bottom w:val="none" w:sz="0" w:space="0" w:color="auto"/>
        <w:right w:val="none" w:sz="0" w:space="0" w:color="auto"/>
      </w:divBdr>
    </w:div>
    <w:div w:id="21828528">
      <w:bodyDiv w:val="1"/>
      <w:marLeft w:val="0"/>
      <w:marRight w:val="0"/>
      <w:marTop w:val="0"/>
      <w:marBottom w:val="0"/>
      <w:divBdr>
        <w:top w:val="none" w:sz="0" w:space="0" w:color="auto"/>
        <w:left w:val="none" w:sz="0" w:space="0" w:color="auto"/>
        <w:bottom w:val="none" w:sz="0" w:space="0" w:color="auto"/>
        <w:right w:val="none" w:sz="0" w:space="0" w:color="auto"/>
      </w:divBdr>
    </w:div>
    <w:div w:id="21830184">
      <w:bodyDiv w:val="1"/>
      <w:marLeft w:val="0"/>
      <w:marRight w:val="0"/>
      <w:marTop w:val="0"/>
      <w:marBottom w:val="0"/>
      <w:divBdr>
        <w:top w:val="none" w:sz="0" w:space="0" w:color="auto"/>
        <w:left w:val="none" w:sz="0" w:space="0" w:color="auto"/>
        <w:bottom w:val="none" w:sz="0" w:space="0" w:color="auto"/>
        <w:right w:val="none" w:sz="0" w:space="0" w:color="auto"/>
      </w:divBdr>
    </w:div>
    <w:div w:id="21903873">
      <w:bodyDiv w:val="1"/>
      <w:marLeft w:val="0"/>
      <w:marRight w:val="0"/>
      <w:marTop w:val="0"/>
      <w:marBottom w:val="0"/>
      <w:divBdr>
        <w:top w:val="none" w:sz="0" w:space="0" w:color="auto"/>
        <w:left w:val="none" w:sz="0" w:space="0" w:color="auto"/>
        <w:bottom w:val="none" w:sz="0" w:space="0" w:color="auto"/>
        <w:right w:val="none" w:sz="0" w:space="0" w:color="auto"/>
      </w:divBdr>
    </w:div>
    <w:div w:id="22632673">
      <w:bodyDiv w:val="1"/>
      <w:marLeft w:val="0"/>
      <w:marRight w:val="0"/>
      <w:marTop w:val="0"/>
      <w:marBottom w:val="0"/>
      <w:divBdr>
        <w:top w:val="none" w:sz="0" w:space="0" w:color="auto"/>
        <w:left w:val="none" w:sz="0" w:space="0" w:color="auto"/>
        <w:bottom w:val="none" w:sz="0" w:space="0" w:color="auto"/>
        <w:right w:val="none" w:sz="0" w:space="0" w:color="auto"/>
      </w:divBdr>
    </w:div>
    <w:div w:id="22676942">
      <w:bodyDiv w:val="1"/>
      <w:marLeft w:val="0"/>
      <w:marRight w:val="0"/>
      <w:marTop w:val="0"/>
      <w:marBottom w:val="0"/>
      <w:divBdr>
        <w:top w:val="none" w:sz="0" w:space="0" w:color="auto"/>
        <w:left w:val="none" w:sz="0" w:space="0" w:color="auto"/>
        <w:bottom w:val="none" w:sz="0" w:space="0" w:color="auto"/>
        <w:right w:val="none" w:sz="0" w:space="0" w:color="auto"/>
      </w:divBdr>
    </w:div>
    <w:div w:id="22749492">
      <w:bodyDiv w:val="1"/>
      <w:marLeft w:val="0"/>
      <w:marRight w:val="0"/>
      <w:marTop w:val="0"/>
      <w:marBottom w:val="0"/>
      <w:divBdr>
        <w:top w:val="none" w:sz="0" w:space="0" w:color="auto"/>
        <w:left w:val="none" w:sz="0" w:space="0" w:color="auto"/>
        <w:bottom w:val="none" w:sz="0" w:space="0" w:color="auto"/>
        <w:right w:val="none" w:sz="0" w:space="0" w:color="auto"/>
      </w:divBdr>
    </w:div>
    <w:div w:id="23094797">
      <w:bodyDiv w:val="1"/>
      <w:marLeft w:val="0"/>
      <w:marRight w:val="0"/>
      <w:marTop w:val="0"/>
      <w:marBottom w:val="0"/>
      <w:divBdr>
        <w:top w:val="none" w:sz="0" w:space="0" w:color="auto"/>
        <w:left w:val="none" w:sz="0" w:space="0" w:color="auto"/>
        <w:bottom w:val="none" w:sz="0" w:space="0" w:color="auto"/>
        <w:right w:val="none" w:sz="0" w:space="0" w:color="auto"/>
      </w:divBdr>
    </w:div>
    <w:div w:id="23410479">
      <w:bodyDiv w:val="1"/>
      <w:marLeft w:val="0"/>
      <w:marRight w:val="0"/>
      <w:marTop w:val="0"/>
      <w:marBottom w:val="0"/>
      <w:divBdr>
        <w:top w:val="none" w:sz="0" w:space="0" w:color="auto"/>
        <w:left w:val="none" w:sz="0" w:space="0" w:color="auto"/>
        <w:bottom w:val="none" w:sz="0" w:space="0" w:color="auto"/>
        <w:right w:val="none" w:sz="0" w:space="0" w:color="auto"/>
      </w:divBdr>
    </w:div>
    <w:div w:id="23411910">
      <w:bodyDiv w:val="1"/>
      <w:marLeft w:val="0"/>
      <w:marRight w:val="0"/>
      <w:marTop w:val="0"/>
      <w:marBottom w:val="0"/>
      <w:divBdr>
        <w:top w:val="none" w:sz="0" w:space="0" w:color="auto"/>
        <w:left w:val="none" w:sz="0" w:space="0" w:color="auto"/>
        <w:bottom w:val="none" w:sz="0" w:space="0" w:color="auto"/>
        <w:right w:val="none" w:sz="0" w:space="0" w:color="auto"/>
      </w:divBdr>
    </w:div>
    <w:div w:id="23557527">
      <w:bodyDiv w:val="1"/>
      <w:marLeft w:val="0"/>
      <w:marRight w:val="0"/>
      <w:marTop w:val="0"/>
      <w:marBottom w:val="0"/>
      <w:divBdr>
        <w:top w:val="none" w:sz="0" w:space="0" w:color="auto"/>
        <w:left w:val="none" w:sz="0" w:space="0" w:color="auto"/>
        <w:bottom w:val="none" w:sz="0" w:space="0" w:color="auto"/>
        <w:right w:val="none" w:sz="0" w:space="0" w:color="auto"/>
      </w:divBdr>
    </w:div>
    <w:div w:id="23558016">
      <w:bodyDiv w:val="1"/>
      <w:marLeft w:val="0"/>
      <w:marRight w:val="0"/>
      <w:marTop w:val="0"/>
      <w:marBottom w:val="0"/>
      <w:divBdr>
        <w:top w:val="none" w:sz="0" w:space="0" w:color="auto"/>
        <w:left w:val="none" w:sz="0" w:space="0" w:color="auto"/>
        <w:bottom w:val="none" w:sz="0" w:space="0" w:color="auto"/>
        <w:right w:val="none" w:sz="0" w:space="0" w:color="auto"/>
      </w:divBdr>
    </w:div>
    <w:div w:id="23600484">
      <w:bodyDiv w:val="1"/>
      <w:marLeft w:val="0"/>
      <w:marRight w:val="0"/>
      <w:marTop w:val="0"/>
      <w:marBottom w:val="0"/>
      <w:divBdr>
        <w:top w:val="none" w:sz="0" w:space="0" w:color="auto"/>
        <w:left w:val="none" w:sz="0" w:space="0" w:color="auto"/>
        <w:bottom w:val="none" w:sz="0" w:space="0" w:color="auto"/>
        <w:right w:val="none" w:sz="0" w:space="0" w:color="auto"/>
      </w:divBdr>
    </w:div>
    <w:div w:id="23865893">
      <w:bodyDiv w:val="1"/>
      <w:marLeft w:val="0"/>
      <w:marRight w:val="0"/>
      <w:marTop w:val="0"/>
      <w:marBottom w:val="0"/>
      <w:divBdr>
        <w:top w:val="none" w:sz="0" w:space="0" w:color="auto"/>
        <w:left w:val="none" w:sz="0" w:space="0" w:color="auto"/>
        <w:bottom w:val="none" w:sz="0" w:space="0" w:color="auto"/>
        <w:right w:val="none" w:sz="0" w:space="0" w:color="auto"/>
      </w:divBdr>
    </w:div>
    <w:div w:id="24065514">
      <w:bodyDiv w:val="1"/>
      <w:marLeft w:val="0"/>
      <w:marRight w:val="0"/>
      <w:marTop w:val="0"/>
      <w:marBottom w:val="0"/>
      <w:divBdr>
        <w:top w:val="none" w:sz="0" w:space="0" w:color="auto"/>
        <w:left w:val="none" w:sz="0" w:space="0" w:color="auto"/>
        <w:bottom w:val="none" w:sz="0" w:space="0" w:color="auto"/>
        <w:right w:val="none" w:sz="0" w:space="0" w:color="auto"/>
      </w:divBdr>
    </w:div>
    <w:div w:id="24067404">
      <w:bodyDiv w:val="1"/>
      <w:marLeft w:val="0"/>
      <w:marRight w:val="0"/>
      <w:marTop w:val="0"/>
      <w:marBottom w:val="0"/>
      <w:divBdr>
        <w:top w:val="none" w:sz="0" w:space="0" w:color="auto"/>
        <w:left w:val="none" w:sz="0" w:space="0" w:color="auto"/>
        <w:bottom w:val="none" w:sz="0" w:space="0" w:color="auto"/>
        <w:right w:val="none" w:sz="0" w:space="0" w:color="auto"/>
      </w:divBdr>
    </w:div>
    <w:div w:id="24067937">
      <w:bodyDiv w:val="1"/>
      <w:marLeft w:val="0"/>
      <w:marRight w:val="0"/>
      <w:marTop w:val="0"/>
      <w:marBottom w:val="0"/>
      <w:divBdr>
        <w:top w:val="none" w:sz="0" w:space="0" w:color="auto"/>
        <w:left w:val="none" w:sz="0" w:space="0" w:color="auto"/>
        <w:bottom w:val="none" w:sz="0" w:space="0" w:color="auto"/>
        <w:right w:val="none" w:sz="0" w:space="0" w:color="auto"/>
      </w:divBdr>
    </w:div>
    <w:div w:id="24408771">
      <w:bodyDiv w:val="1"/>
      <w:marLeft w:val="0"/>
      <w:marRight w:val="0"/>
      <w:marTop w:val="0"/>
      <w:marBottom w:val="0"/>
      <w:divBdr>
        <w:top w:val="none" w:sz="0" w:space="0" w:color="auto"/>
        <w:left w:val="none" w:sz="0" w:space="0" w:color="auto"/>
        <w:bottom w:val="none" w:sz="0" w:space="0" w:color="auto"/>
        <w:right w:val="none" w:sz="0" w:space="0" w:color="auto"/>
      </w:divBdr>
    </w:div>
    <w:div w:id="24411059">
      <w:bodyDiv w:val="1"/>
      <w:marLeft w:val="0"/>
      <w:marRight w:val="0"/>
      <w:marTop w:val="0"/>
      <w:marBottom w:val="0"/>
      <w:divBdr>
        <w:top w:val="none" w:sz="0" w:space="0" w:color="auto"/>
        <w:left w:val="none" w:sz="0" w:space="0" w:color="auto"/>
        <w:bottom w:val="none" w:sz="0" w:space="0" w:color="auto"/>
        <w:right w:val="none" w:sz="0" w:space="0" w:color="auto"/>
      </w:divBdr>
    </w:div>
    <w:div w:id="24412080">
      <w:bodyDiv w:val="1"/>
      <w:marLeft w:val="0"/>
      <w:marRight w:val="0"/>
      <w:marTop w:val="0"/>
      <w:marBottom w:val="0"/>
      <w:divBdr>
        <w:top w:val="none" w:sz="0" w:space="0" w:color="auto"/>
        <w:left w:val="none" w:sz="0" w:space="0" w:color="auto"/>
        <w:bottom w:val="none" w:sz="0" w:space="0" w:color="auto"/>
        <w:right w:val="none" w:sz="0" w:space="0" w:color="auto"/>
      </w:divBdr>
    </w:div>
    <w:div w:id="24598214">
      <w:bodyDiv w:val="1"/>
      <w:marLeft w:val="0"/>
      <w:marRight w:val="0"/>
      <w:marTop w:val="0"/>
      <w:marBottom w:val="0"/>
      <w:divBdr>
        <w:top w:val="none" w:sz="0" w:space="0" w:color="auto"/>
        <w:left w:val="none" w:sz="0" w:space="0" w:color="auto"/>
        <w:bottom w:val="none" w:sz="0" w:space="0" w:color="auto"/>
        <w:right w:val="none" w:sz="0" w:space="0" w:color="auto"/>
      </w:divBdr>
    </w:div>
    <w:div w:id="24908501">
      <w:bodyDiv w:val="1"/>
      <w:marLeft w:val="0"/>
      <w:marRight w:val="0"/>
      <w:marTop w:val="0"/>
      <w:marBottom w:val="0"/>
      <w:divBdr>
        <w:top w:val="none" w:sz="0" w:space="0" w:color="auto"/>
        <w:left w:val="none" w:sz="0" w:space="0" w:color="auto"/>
        <w:bottom w:val="none" w:sz="0" w:space="0" w:color="auto"/>
        <w:right w:val="none" w:sz="0" w:space="0" w:color="auto"/>
      </w:divBdr>
    </w:div>
    <w:div w:id="25107372">
      <w:bodyDiv w:val="1"/>
      <w:marLeft w:val="0"/>
      <w:marRight w:val="0"/>
      <w:marTop w:val="0"/>
      <w:marBottom w:val="0"/>
      <w:divBdr>
        <w:top w:val="none" w:sz="0" w:space="0" w:color="auto"/>
        <w:left w:val="none" w:sz="0" w:space="0" w:color="auto"/>
        <w:bottom w:val="none" w:sz="0" w:space="0" w:color="auto"/>
        <w:right w:val="none" w:sz="0" w:space="0" w:color="auto"/>
      </w:divBdr>
    </w:div>
    <w:div w:id="25184921">
      <w:bodyDiv w:val="1"/>
      <w:marLeft w:val="0"/>
      <w:marRight w:val="0"/>
      <w:marTop w:val="0"/>
      <w:marBottom w:val="0"/>
      <w:divBdr>
        <w:top w:val="none" w:sz="0" w:space="0" w:color="auto"/>
        <w:left w:val="none" w:sz="0" w:space="0" w:color="auto"/>
        <w:bottom w:val="none" w:sz="0" w:space="0" w:color="auto"/>
        <w:right w:val="none" w:sz="0" w:space="0" w:color="auto"/>
      </w:divBdr>
    </w:div>
    <w:div w:id="25444594">
      <w:bodyDiv w:val="1"/>
      <w:marLeft w:val="0"/>
      <w:marRight w:val="0"/>
      <w:marTop w:val="0"/>
      <w:marBottom w:val="0"/>
      <w:divBdr>
        <w:top w:val="none" w:sz="0" w:space="0" w:color="auto"/>
        <w:left w:val="none" w:sz="0" w:space="0" w:color="auto"/>
        <w:bottom w:val="none" w:sz="0" w:space="0" w:color="auto"/>
        <w:right w:val="none" w:sz="0" w:space="0" w:color="auto"/>
      </w:divBdr>
    </w:div>
    <w:div w:id="25494930">
      <w:bodyDiv w:val="1"/>
      <w:marLeft w:val="0"/>
      <w:marRight w:val="0"/>
      <w:marTop w:val="0"/>
      <w:marBottom w:val="0"/>
      <w:divBdr>
        <w:top w:val="none" w:sz="0" w:space="0" w:color="auto"/>
        <w:left w:val="none" w:sz="0" w:space="0" w:color="auto"/>
        <w:bottom w:val="none" w:sz="0" w:space="0" w:color="auto"/>
        <w:right w:val="none" w:sz="0" w:space="0" w:color="auto"/>
      </w:divBdr>
    </w:div>
    <w:div w:id="25495453">
      <w:bodyDiv w:val="1"/>
      <w:marLeft w:val="0"/>
      <w:marRight w:val="0"/>
      <w:marTop w:val="0"/>
      <w:marBottom w:val="0"/>
      <w:divBdr>
        <w:top w:val="none" w:sz="0" w:space="0" w:color="auto"/>
        <w:left w:val="none" w:sz="0" w:space="0" w:color="auto"/>
        <w:bottom w:val="none" w:sz="0" w:space="0" w:color="auto"/>
        <w:right w:val="none" w:sz="0" w:space="0" w:color="auto"/>
      </w:divBdr>
    </w:div>
    <w:div w:id="25571749">
      <w:bodyDiv w:val="1"/>
      <w:marLeft w:val="0"/>
      <w:marRight w:val="0"/>
      <w:marTop w:val="0"/>
      <w:marBottom w:val="0"/>
      <w:divBdr>
        <w:top w:val="none" w:sz="0" w:space="0" w:color="auto"/>
        <w:left w:val="none" w:sz="0" w:space="0" w:color="auto"/>
        <w:bottom w:val="none" w:sz="0" w:space="0" w:color="auto"/>
        <w:right w:val="none" w:sz="0" w:space="0" w:color="auto"/>
      </w:divBdr>
    </w:div>
    <w:div w:id="25643217">
      <w:bodyDiv w:val="1"/>
      <w:marLeft w:val="0"/>
      <w:marRight w:val="0"/>
      <w:marTop w:val="0"/>
      <w:marBottom w:val="0"/>
      <w:divBdr>
        <w:top w:val="none" w:sz="0" w:space="0" w:color="auto"/>
        <w:left w:val="none" w:sz="0" w:space="0" w:color="auto"/>
        <w:bottom w:val="none" w:sz="0" w:space="0" w:color="auto"/>
        <w:right w:val="none" w:sz="0" w:space="0" w:color="auto"/>
      </w:divBdr>
    </w:div>
    <w:div w:id="25914910">
      <w:bodyDiv w:val="1"/>
      <w:marLeft w:val="0"/>
      <w:marRight w:val="0"/>
      <w:marTop w:val="0"/>
      <w:marBottom w:val="0"/>
      <w:divBdr>
        <w:top w:val="none" w:sz="0" w:space="0" w:color="auto"/>
        <w:left w:val="none" w:sz="0" w:space="0" w:color="auto"/>
        <w:bottom w:val="none" w:sz="0" w:space="0" w:color="auto"/>
        <w:right w:val="none" w:sz="0" w:space="0" w:color="auto"/>
      </w:divBdr>
    </w:div>
    <w:div w:id="26181193">
      <w:bodyDiv w:val="1"/>
      <w:marLeft w:val="0"/>
      <w:marRight w:val="0"/>
      <w:marTop w:val="0"/>
      <w:marBottom w:val="0"/>
      <w:divBdr>
        <w:top w:val="none" w:sz="0" w:space="0" w:color="auto"/>
        <w:left w:val="none" w:sz="0" w:space="0" w:color="auto"/>
        <w:bottom w:val="none" w:sz="0" w:space="0" w:color="auto"/>
        <w:right w:val="none" w:sz="0" w:space="0" w:color="auto"/>
      </w:divBdr>
    </w:div>
    <w:div w:id="26224112">
      <w:bodyDiv w:val="1"/>
      <w:marLeft w:val="0"/>
      <w:marRight w:val="0"/>
      <w:marTop w:val="0"/>
      <w:marBottom w:val="0"/>
      <w:divBdr>
        <w:top w:val="none" w:sz="0" w:space="0" w:color="auto"/>
        <w:left w:val="none" w:sz="0" w:space="0" w:color="auto"/>
        <w:bottom w:val="none" w:sz="0" w:space="0" w:color="auto"/>
        <w:right w:val="none" w:sz="0" w:space="0" w:color="auto"/>
      </w:divBdr>
    </w:div>
    <w:div w:id="26295597">
      <w:bodyDiv w:val="1"/>
      <w:marLeft w:val="0"/>
      <w:marRight w:val="0"/>
      <w:marTop w:val="0"/>
      <w:marBottom w:val="0"/>
      <w:divBdr>
        <w:top w:val="none" w:sz="0" w:space="0" w:color="auto"/>
        <w:left w:val="none" w:sz="0" w:space="0" w:color="auto"/>
        <w:bottom w:val="none" w:sz="0" w:space="0" w:color="auto"/>
        <w:right w:val="none" w:sz="0" w:space="0" w:color="auto"/>
      </w:divBdr>
    </w:div>
    <w:div w:id="26372099">
      <w:bodyDiv w:val="1"/>
      <w:marLeft w:val="0"/>
      <w:marRight w:val="0"/>
      <w:marTop w:val="0"/>
      <w:marBottom w:val="0"/>
      <w:divBdr>
        <w:top w:val="none" w:sz="0" w:space="0" w:color="auto"/>
        <w:left w:val="none" w:sz="0" w:space="0" w:color="auto"/>
        <w:bottom w:val="none" w:sz="0" w:space="0" w:color="auto"/>
        <w:right w:val="none" w:sz="0" w:space="0" w:color="auto"/>
      </w:divBdr>
    </w:div>
    <w:div w:id="26568989">
      <w:bodyDiv w:val="1"/>
      <w:marLeft w:val="0"/>
      <w:marRight w:val="0"/>
      <w:marTop w:val="0"/>
      <w:marBottom w:val="0"/>
      <w:divBdr>
        <w:top w:val="none" w:sz="0" w:space="0" w:color="auto"/>
        <w:left w:val="none" w:sz="0" w:space="0" w:color="auto"/>
        <w:bottom w:val="none" w:sz="0" w:space="0" w:color="auto"/>
        <w:right w:val="none" w:sz="0" w:space="0" w:color="auto"/>
      </w:divBdr>
    </w:div>
    <w:div w:id="26687491">
      <w:bodyDiv w:val="1"/>
      <w:marLeft w:val="0"/>
      <w:marRight w:val="0"/>
      <w:marTop w:val="0"/>
      <w:marBottom w:val="0"/>
      <w:divBdr>
        <w:top w:val="none" w:sz="0" w:space="0" w:color="auto"/>
        <w:left w:val="none" w:sz="0" w:space="0" w:color="auto"/>
        <w:bottom w:val="none" w:sz="0" w:space="0" w:color="auto"/>
        <w:right w:val="none" w:sz="0" w:space="0" w:color="auto"/>
      </w:divBdr>
    </w:div>
    <w:div w:id="26874683">
      <w:bodyDiv w:val="1"/>
      <w:marLeft w:val="0"/>
      <w:marRight w:val="0"/>
      <w:marTop w:val="0"/>
      <w:marBottom w:val="0"/>
      <w:divBdr>
        <w:top w:val="none" w:sz="0" w:space="0" w:color="auto"/>
        <w:left w:val="none" w:sz="0" w:space="0" w:color="auto"/>
        <w:bottom w:val="none" w:sz="0" w:space="0" w:color="auto"/>
        <w:right w:val="none" w:sz="0" w:space="0" w:color="auto"/>
      </w:divBdr>
    </w:div>
    <w:div w:id="27069695">
      <w:bodyDiv w:val="1"/>
      <w:marLeft w:val="0"/>
      <w:marRight w:val="0"/>
      <w:marTop w:val="0"/>
      <w:marBottom w:val="0"/>
      <w:divBdr>
        <w:top w:val="none" w:sz="0" w:space="0" w:color="auto"/>
        <w:left w:val="none" w:sz="0" w:space="0" w:color="auto"/>
        <w:bottom w:val="none" w:sz="0" w:space="0" w:color="auto"/>
        <w:right w:val="none" w:sz="0" w:space="0" w:color="auto"/>
      </w:divBdr>
    </w:div>
    <w:div w:id="27220531">
      <w:bodyDiv w:val="1"/>
      <w:marLeft w:val="0"/>
      <w:marRight w:val="0"/>
      <w:marTop w:val="0"/>
      <w:marBottom w:val="0"/>
      <w:divBdr>
        <w:top w:val="none" w:sz="0" w:space="0" w:color="auto"/>
        <w:left w:val="none" w:sz="0" w:space="0" w:color="auto"/>
        <w:bottom w:val="none" w:sz="0" w:space="0" w:color="auto"/>
        <w:right w:val="none" w:sz="0" w:space="0" w:color="auto"/>
      </w:divBdr>
    </w:div>
    <w:div w:id="27335413">
      <w:bodyDiv w:val="1"/>
      <w:marLeft w:val="0"/>
      <w:marRight w:val="0"/>
      <w:marTop w:val="0"/>
      <w:marBottom w:val="0"/>
      <w:divBdr>
        <w:top w:val="none" w:sz="0" w:space="0" w:color="auto"/>
        <w:left w:val="none" w:sz="0" w:space="0" w:color="auto"/>
        <w:bottom w:val="none" w:sz="0" w:space="0" w:color="auto"/>
        <w:right w:val="none" w:sz="0" w:space="0" w:color="auto"/>
      </w:divBdr>
    </w:div>
    <w:div w:id="27339753">
      <w:bodyDiv w:val="1"/>
      <w:marLeft w:val="0"/>
      <w:marRight w:val="0"/>
      <w:marTop w:val="0"/>
      <w:marBottom w:val="0"/>
      <w:divBdr>
        <w:top w:val="none" w:sz="0" w:space="0" w:color="auto"/>
        <w:left w:val="none" w:sz="0" w:space="0" w:color="auto"/>
        <w:bottom w:val="none" w:sz="0" w:space="0" w:color="auto"/>
        <w:right w:val="none" w:sz="0" w:space="0" w:color="auto"/>
      </w:divBdr>
    </w:div>
    <w:div w:id="27419866">
      <w:bodyDiv w:val="1"/>
      <w:marLeft w:val="0"/>
      <w:marRight w:val="0"/>
      <w:marTop w:val="0"/>
      <w:marBottom w:val="0"/>
      <w:divBdr>
        <w:top w:val="none" w:sz="0" w:space="0" w:color="auto"/>
        <w:left w:val="none" w:sz="0" w:space="0" w:color="auto"/>
        <w:bottom w:val="none" w:sz="0" w:space="0" w:color="auto"/>
        <w:right w:val="none" w:sz="0" w:space="0" w:color="auto"/>
      </w:divBdr>
    </w:div>
    <w:div w:id="27460124">
      <w:bodyDiv w:val="1"/>
      <w:marLeft w:val="0"/>
      <w:marRight w:val="0"/>
      <w:marTop w:val="0"/>
      <w:marBottom w:val="0"/>
      <w:divBdr>
        <w:top w:val="none" w:sz="0" w:space="0" w:color="auto"/>
        <w:left w:val="none" w:sz="0" w:space="0" w:color="auto"/>
        <w:bottom w:val="none" w:sz="0" w:space="0" w:color="auto"/>
        <w:right w:val="none" w:sz="0" w:space="0" w:color="auto"/>
      </w:divBdr>
    </w:div>
    <w:div w:id="27488479">
      <w:bodyDiv w:val="1"/>
      <w:marLeft w:val="0"/>
      <w:marRight w:val="0"/>
      <w:marTop w:val="0"/>
      <w:marBottom w:val="0"/>
      <w:divBdr>
        <w:top w:val="none" w:sz="0" w:space="0" w:color="auto"/>
        <w:left w:val="none" w:sz="0" w:space="0" w:color="auto"/>
        <w:bottom w:val="none" w:sz="0" w:space="0" w:color="auto"/>
        <w:right w:val="none" w:sz="0" w:space="0" w:color="auto"/>
      </w:divBdr>
    </w:div>
    <w:div w:id="27491189">
      <w:bodyDiv w:val="1"/>
      <w:marLeft w:val="0"/>
      <w:marRight w:val="0"/>
      <w:marTop w:val="0"/>
      <w:marBottom w:val="0"/>
      <w:divBdr>
        <w:top w:val="none" w:sz="0" w:space="0" w:color="auto"/>
        <w:left w:val="none" w:sz="0" w:space="0" w:color="auto"/>
        <w:bottom w:val="none" w:sz="0" w:space="0" w:color="auto"/>
        <w:right w:val="none" w:sz="0" w:space="0" w:color="auto"/>
      </w:divBdr>
    </w:div>
    <w:div w:id="27529942">
      <w:bodyDiv w:val="1"/>
      <w:marLeft w:val="0"/>
      <w:marRight w:val="0"/>
      <w:marTop w:val="0"/>
      <w:marBottom w:val="0"/>
      <w:divBdr>
        <w:top w:val="none" w:sz="0" w:space="0" w:color="auto"/>
        <w:left w:val="none" w:sz="0" w:space="0" w:color="auto"/>
        <w:bottom w:val="none" w:sz="0" w:space="0" w:color="auto"/>
        <w:right w:val="none" w:sz="0" w:space="0" w:color="auto"/>
      </w:divBdr>
    </w:div>
    <w:div w:id="27685308">
      <w:bodyDiv w:val="1"/>
      <w:marLeft w:val="0"/>
      <w:marRight w:val="0"/>
      <w:marTop w:val="0"/>
      <w:marBottom w:val="0"/>
      <w:divBdr>
        <w:top w:val="none" w:sz="0" w:space="0" w:color="auto"/>
        <w:left w:val="none" w:sz="0" w:space="0" w:color="auto"/>
        <w:bottom w:val="none" w:sz="0" w:space="0" w:color="auto"/>
        <w:right w:val="none" w:sz="0" w:space="0" w:color="auto"/>
      </w:divBdr>
    </w:div>
    <w:div w:id="28070436">
      <w:bodyDiv w:val="1"/>
      <w:marLeft w:val="0"/>
      <w:marRight w:val="0"/>
      <w:marTop w:val="0"/>
      <w:marBottom w:val="0"/>
      <w:divBdr>
        <w:top w:val="none" w:sz="0" w:space="0" w:color="auto"/>
        <w:left w:val="none" w:sz="0" w:space="0" w:color="auto"/>
        <w:bottom w:val="none" w:sz="0" w:space="0" w:color="auto"/>
        <w:right w:val="none" w:sz="0" w:space="0" w:color="auto"/>
      </w:divBdr>
    </w:div>
    <w:div w:id="28073141">
      <w:bodyDiv w:val="1"/>
      <w:marLeft w:val="0"/>
      <w:marRight w:val="0"/>
      <w:marTop w:val="0"/>
      <w:marBottom w:val="0"/>
      <w:divBdr>
        <w:top w:val="none" w:sz="0" w:space="0" w:color="auto"/>
        <w:left w:val="none" w:sz="0" w:space="0" w:color="auto"/>
        <w:bottom w:val="none" w:sz="0" w:space="0" w:color="auto"/>
        <w:right w:val="none" w:sz="0" w:space="0" w:color="auto"/>
      </w:divBdr>
    </w:div>
    <w:div w:id="28073776">
      <w:bodyDiv w:val="1"/>
      <w:marLeft w:val="0"/>
      <w:marRight w:val="0"/>
      <w:marTop w:val="0"/>
      <w:marBottom w:val="0"/>
      <w:divBdr>
        <w:top w:val="none" w:sz="0" w:space="0" w:color="auto"/>
        <w:left w:val="none" w:sz="0" w:space="0" w:color="auto"/>
        <w:bottom w:val="none" w:sz="0" w:space="0" w:color="auto"/>
        <w:right w:val="none" w:sz="0" w:space="0" w:color="auto"/>
      </w:divBdr>
    </w:div>
    <w:div w:id="28721274">
      <w:bodyDiv w:val="1"/>
      <w:marLeft w:val="0"/>
      <w:marRight w:val="0"/>
      <w:marTop w:val="0"/>
      <w:marBottom w:val="0"/>
      <w:divBdr>
        <w:top w:val="none" w:sz="0" w:space="0" w:color="auto"/>
        <w:left w:val="none" w:sz="0" w:space="0" w:color="auto"/>
        <w:bottom w:val="none" w:sz="0" w:space="0" w:color="auto"/>
        <w:right w:val="none" w:sz="0" w:space="0" w:color="auto"/>
      </w:divBdr>
    </w:div>
    <w:div w:id="28771432">
      <w:bodyDiv w:val="1"/>
      <w:marLeft w:val="0"/>
      <w:marRight w:val="0"/>
      <w:marTop w:val="0"/>
      <w:marBottom w:val="0"/>
      <w:divBdr>
        <w:top w:val="none" w:sz="0" w:space="0" w:color="auto"/>
        <w:left w:val="none" w:sz="0" w:space="0" w:color="auto"/>
        <w:bottom w:val="none" w:sz="0" w:space="0" w:color="auto"/>
        <w:right w:val="none" w:sz="0" w:space="0" w:color="auto"/>
      </w:divBdr>
    </w:div>
    <w:div w:id="28847961">
      <w:bodyDiv w:val="1"/>
      <w:marLeft w:val="0"/>
      <w:marRight w:val="0"/>
      <w:marTop w:val="0"/>
      <w:marBottom w:val="0"/>
      <w:divBdr>
        <w:top w:val="none" w:sz="0" w:space="0" w:color="auto"/>
        <w:left w:val="none" w:sz="0" w:space="0" w:color="auto"/>
        <w:bottom w:val="none" w:sz="0" w:space="0" w:color="auto"/>
        <w:right w:val="none" w:sz="0" w:space="0" w:color="auto"/>
      </w:divBdr>
    </w:div>
    <w:div w:id="28919588">
      <w:bodyDiv w:val="1"/>
      <w:marLeft w:val="0"/>
      <w:marRight w:val="0"/>
      <w:marTop w:val="0"/>
      <w:marBottom w:val="0"/>
      <w:divBdr>
        <w:top w:val="none" w:sz="0" w:space="0" w:color="auto"/>
        <w:left w:val="none" w:sz="0" w:space="0" w:color="auto"/>
        <w:bottom w:val="none" w:sz="0" w:space="0" w:color="auto"/>
        <w:right w:val="none" w:sz="0" w:space="0" w:color="auto"/>
      </w:divBdr>
    </w:div>
    <w:div w:id="28989834">
      <w:bodyDiv w:val="1"/>
      <w:marLeft w:val="0"/>
      <w:marRight w:val="0"/>
      <w:marTop w:val="0"/>
      <w:marBottom w:val="0"/>
      <w:divBdr>
        <w:top w:val="none" w:sz="0" w:space="0" w:color="auto"/>
        <w:left w:val="none" w:sz="0" w:space="0" w:color="auto"/>
        <w:bottom w:val="none" w:sz="0" w:space="0" w:color="auto"/>
        <w:right w:val="none" w:sz="0" w:space="0" w:color="auto"/>
      </w:divBdr>
    </w:div>
    <w:div w:id="29182848">
      <w:bodyDiv w:val="1"/>
      <w:marLeft w:val="0"/>
      <w:marRight w:val="0"/>
      <w:marTop w:val="0"/>
      <w:marBottom w:val="0"/>
      <w:divBdr>
        <w:top w:val="none" w:sz="0" w:space="0" w:color="auto"/>
        <w:left w:val="none" w:sz="0" w:space="0" w:color="auto"/>
        <w:bottom w:val="none" w:sz="0" w:space="0" w:color="auto"/>
        <w:right w:val="none" w:sz="0" w:space="0" w:color="auto"/>
      </w:divBdr>
    </w:div>
    <w:div w:id="29452647">
      <w:bodyDiv w:val="1"/>
      <w:marLeft w:val="0"/>
      <w:marRight w:val="0"/>
      <w:marTop w:val="0"/>
      <w:marBottom w:val="0"/>
      <w:divBdr>
        <w:top w:val="none" w:sz="0" w:space="0" w:color="auto"/>
        <w:left w:val="none" w:sz="0" w:space="0" w:color="auto"/>
        <w:bottom w:val="none" w:sz="0" w:space="0" w:color="auto"/>
        <w:right w:val="none" w:sz="0" w:space="0" w:color="auto"/>
      </w:divBdr>
    </w:div>
    <w:div w:id="29453819">
      <w:bodyDiv w:val="1"/>
      <w:marLeft w:val="0"/>
      <w:marRight w:val="0"/>
      <w:marTop w:val="0"/>
      <w:marBottom w:val="0"/>
      <w:divBdr>
        <w:top w:val="none" w:sz="0" w:space="0" w:color="auto"/>
        <w:left w:val="none" w:sz="0" w:space="0" w:color="auto"/>
        <w:bottom w:val="none" w:sz="0" w:space="0" w:color="auto"/>
        <w:right w:val="none" w:sz="0" w:space="0" w:color="auto"/>
      </w:divBdr>
    </w:div>
    <w:div w:id="29497036">
      <w:bodyDiv w:val="1"/>
      <w:marLeft w:val="0"/>
      <w:marRight w:val="0"/>
      <w:marTop w:val="0"/>
      <w:marBottom w:val="0"/>
      <w:divBdr>
        <w:top w:val="none" w:sz="0" w:space="0" w:color="auto"/>
        <w:left w:val="none" w:sz="0" w:space="0" w:color="auto"/>
        <w:bottom w:val="none" w:sz="0" w:space="0" w:color="auto"/>
        <w:right w:val="none" w:sz="0" w:space="0" w:color="auto"/>
      </w:divBdr>
    </w:div>
    <w:div w:id="29696958">
      <w:bodyDiv w:val="1"/>
      <w:marLeft w:val="0"/>
      <w:marRight w:val="0"/>
      <w:marTop w:val="0"/>
      <w:marBottom w:val="0"/>
      <w:divBdr>
        <w:top w:val="none" w:sz="0" w:space="0" w:color="auto"/>
        <w:left w:val="none" w:sz="0" w:space="0" w:color="auto"/>
        <w:bottom w:val="none" w:sz="0" w:space="0" w:color="auto"/>
        <w:right w:val="none" w:sz="0" w:space="0" w:color="auto"/>
      </w:divBdr>
    </w:div>
    <w:div w:id="29769486">
      <w:bodyDiv w:val="1"/>
      <w:marLeft w:val="0"/>
      <w:marRight w:val="0"/>
      <w:marTop w:val="0"/>
      <w:marBottom w:val="0"/>
      <w:divBdr>
        <w:top w:val="none" w:sz="0" w:space="0" w:color="auto"/>
        <w:left w:val="none" w:sz="0" w:space="0" w:color="auto"/>
        <w:bottom w:val="none" w:sz="0" w:space="0" w:color="auto"/>
        <w:right w:val="none" w:sz="0" w:space="0" w:color="auto"/>
      </w:divBdr>
    </w:div>
    <w:div w:id="30081503">
      <w:bodyDiv w:val="1"/>
      <w:marLeft w:val="0"/>
      <w:marRight w:val="0"/>
      <w:marTop w:val="0"/>
      <w:marBottom w:val="0"/>
      <w:divBdr>
        <w:top w:val="none" w:sz="0" w:space="0" w:color="auto"/>
        <w:left w:val="none" w:sz="0" w:space="0" w:color="auto"/>
        <w:bottom w:val="none" w:sz="0" w:space="0" w:color="auto"/>
        <w:right w:val="none" w:sz="0" w:space="0" w:color="auto"/>
      </w:divBdr>
    </w:div>
    <w:div w:id="30149781">
      <w:bodyDiv w:val="1"/>
      <w:marLeft w:val="0"/>
      <w:marRight w:val="0"/>
      <w:marTop w:val="0"/>
      <w:marBottom w:val="0"/>
      <w:divBdr>
        <w:top w:val="none" w:sz="0" w:space="0" w:color="auto"/>
        <w:left w:val="none" w:sz="0" w:space="0" w:color="auto"/>
        <w:bottom w:val="none" w:sz="0" w:space="0" w:color="auto"/>
        <w:right w:val="none" w:sz="0" w:space="0" w:color="auto"/>
      </w:divBdr>
    </w:div>
    <w:div w:id="30543543">
      <w:bodyDiv w:val="1"/>
      <w:marLeft w:val="0"/>
      <w:marRight w:val="0"/>
      <w:marTop w:val="0"/>
      <w:marBottom w:val="0"/>
      <w:divBdr>
        <w:top w:val="none" w:sz="0" w:space="0" w:color="auto"/>
        <w:left w:val="none" w:sz="0" w:space="0" w:color="auto"/>
        <w:bottom w:val="none" w:sz="0" w:space="0" w:color="auto"/>
        <w:right w:val="none" w:sz="0" w:space="0" w:color="auto"/>
      </w:divBdr>
    </w:div>
    <w:div w:id="30620802">
      <w:bodyDiv w:val="1"/>
      <w:marLeft w:val="0"/>
      <w:marRight w:val="0"/>
      <w:marTop w:val="0"/>
      <w:marBottom w:val="0"/>
      <w:divBdr>
        <w:top w:val="none" w:sz="0" w:space="0" w:color="auto"/>
        <w:left w:val="none" w:sz="0" w:space="0" w:color="auto"/>
        <w:bottom w:val="none" w:sz="0" w:space="0" w:color="auto"/>
        <w:right w:val="none" w:sz="0" w:space="0" w:color="auto"/>
      </w:divBdr>
    </w:div>
    <w:div w:id="30688427">
      <w:bodyDiv w:val="1"/>
      <w:marLeft w:val="0"/>
      <w:marRight w:val="0"/>
      <w:marTop w:val="0"/>
      <w:marBottom w:val="0"/>
      <w:divBdr>
        <w:top w:val="none" w:sz="0" w:space="0" w:color="auto"/>
        <w:left w:val="none" w:sz="0" w:space="0" w:color="auto"/>
        <w:bottom w:val="none" w:sz="0" w:space="0" w:color="auto"/>
        <w:right w:val="none" w:sz="0" w:space="0" w:color="auto"/>
      </w:divBdr>
    </w:div>
    <w:div w:id="30886506">
      <w:bodyDiv w:val="1"/>
      <w:marLeft w:val="0"/>
      <w:marRight w:val="0"/>
      <w:marTop w:val="0"/>
      <w:marBottom w:val="0"/>
      <w:divBdr>
        <w:top w:val="none" w:sz="0" w:space="0" w:color="auto"/>
        <w:left w:val="none" w:sz="0" w:space="0" w:color="auto"/>
        <w:bottom w:val="none" w:sz="0" w:space="0" w:color="auto"/>
        <w:right w:val="none" w:sz="0" w:space="0" w:color="auto"/>
      </w:divBdr>
    </w:div>
    <w:div w:id="30955531">
      <w:bodyDiv w:val="1"/>
      <w:marLeft w:val="0"/>
      <w:marRight w:val="0"/>
      <w:marTop w:val="0"/>
      <w:marBottom w:val="0"/>
      <w:divBdr>
        <w:top w:val="none" w:sz="0" w:space="0" w:color="auto"/>
        <w:left w:val="none" w:sz="0" w:space="0" w:color="auto"/>
        <w:bottom w:val="none" w:sz="0" w:space="0" w:color="auto"/>
        <w:right w:val="none" w:sz="0" w:space="0" w:color="auto"/>
      </w:divBdr>
    </w:div>
    <w:div w:id="31157080">
      <w:bodyDiv w:val="1"/>
      <w:marLeft w:val="0"/>
      <w:marRight w:val="0"/>
      <w:marTop w:val="0"/>
      <w:marBottom w:val="0"/>
      <w:divBdr>
        <w:top w:val="none" w:sz="0" w:space="0" w:color="auto"/>
        <w:left w:val="none" w:sz="0" w:space="0" w:color="auto"/>
        <w:bottom w:val="none" w:sz="0" w:space="0" w:color="auto"/>
        <w:right w:val="none" w:sz="0" w:space="0" w:color="auto"/>
      </w:divBdr>
    </w:div>
    <w:div w:id="31225787">
      <w:bodyDiv w:val="1"/>
      <w:marLeft w:val="0"/>
      <w:marRight w:val="0"/>
      <w:marTop w:val="0"/>
      <w:marBottom w:val="0"/>
      <w:divBdr>
        <w:top w:val="none" w:sz="0" w:space="0" w:color="auto"/>
        <w:left w:val="none" w:sz="0" w:space="0" w:color="auto"/>
        <w:bottom w:val="none" w:sz="0" w:space="0" w:color="auto"/>
        <w:right w:val="none" w:sz="0" w:space="0" w:color="auto"/>
      </w:divBdr>
    </w:div>
    <w:div w:id="31393651">
      <w:bodyDiv w:val="1"/>
      <w:marLeft w:val="0"/>
      <w:marRight w:val="0"/>
      <w:marTop w:val="0"/>
      <w:marBottom w:val="0"/>
      <w:divBdr>
        <w:top w:val="none" w:sz="0" w:space="0" w:color="auto"/>
        <w:left w:val="none" w:sz="0" w:space="0" w:color="auto"/>
        <w:bottom w:val="none" w:sz="0" w:space="0" w:color="auto"/>
        <w:right w:val="none" w:sz="0" w:space="0" w:color="auto"/>
      </w:divBdr>
    </w:div>
    <w:div w:id="31463087">
      <w:bodyDiv w:val="1"/>
      <w:marLeft w:val="0"/>
      <w:marRight w:val="0"/>
      <w:marTop w:val="0"/>
      <w:marBottom w:val="0"/>
      <w:divBdr>
        <w:top w:val="none" w:sz="0" w:space="0" w:color="auto"/>
        <w:left w:val="none" w:sz="0" w:space="0" w:color="auto"/>
        <w:bottom w:val="none" w:sz="0" w:space="0" w:color="auto"/>
        <w:right w:val="none" w:sz="0" w:space="0" w:color="auto"/>
      </w:divBdr>
    </w:div>
    <w:div w:id="31655071">
      <w:bodyDiv w:val="1"/>
      <w:marLeft w:val="0"/>
      <w:marRight w:val="0"/>
      <w:marTop w:val="0"/>
      <w:marBottom w:val="0"/>
      <w:divBdr>
        <w:top w:val="none" w:sz="0" w:space="0" w:color="auto"/>
        <w:left w:val="none" w:sz="0" w:space="0" w:color="auto"/>
        <w:bottom w:val="none" w:sz="0" w:space="0" w:color="auto"/>
        <w:right w:val="none" w:sz="0" w:space="0" w:color="auto"/>
      </w:divBdr>
    </w:div>
    <w:div w:id="31661576">
      <w:bodyDiv w:val="1"/>
      <w:marLeft w:val="0"/>
      <w:marRight w:val="0"/>
      <w:marTop w:val="0"/>
      <w:marBottom w:val="0"/>
      <w:divBdr>
        <w:top w:val="none" w:sz="0" w:space="0" w:color="auto"/>
        <w:left w:val="none" w:sz="0" w:space="0" w:color="auto"/>
        <w:bottom w:val="none" w:sz="0" w:space="0" w:color="auto"/>
        <w:right w:val="none" w:sz="0" w:space="0" w:color="auto"/>
      </w:divBdr>
    </w:div>
    <w:div w:id="31729267">
      <w:bodyDiv w:val="1"/>
      <w:marLeft w:val="0"/>
      <w:marRight w:val="0"/>
      <w:marTop w:val="0"/>
      <w:marBottom w:val="0"/>
      <w:divBdr>
        <w:top w:val="none" w:sz="0" w:space="0" w:color="auto"/>
        <w:left w:val="none" w:sz="0" w:space="0" w:color="auto"/>
        <w:bottom w:val="none" w:sz="0" w:space="0" w:color="auto"/>
        <w:right w:val="none" w:sz="0" w:space="0" w:color="auto"/>
      </w:divBdr>
    </w:div>
    <w:div w:id="31734832">
      <w:bodyDiv w:val="1"/>
      <w:marLeft w:val="0"/>
      <w:marRight w:val="0"/>
      <w:marTop w:val="0"/>
      <w:marBottom w:val="0"/>
      <w:divBdr>
        <w:top w:val="none" w:sz="0" w:space="0" w:color="auto"/>
        <w:left w:val="none" w:sz="0" w:space="0" w:color="auto"/>
        <w:bottom w:val="none" w:sz="0" w:space="0" w:color="auto"/>
        <w:right w:val="none" w:sz="0" w:space="0" w:color="auto"/>
      </w:divBdr>
    </w:div>
    <w:div w:id="31851503">
      <w:bodyDiv w:val="1"/>
      <w:marLeft w:val="0"/>
      <w:marRight w:val="0"/>
      <w:marTop w:val="0"/>
      <w:marBottom w:val="0"/>
      <w:divBdr>
        <w:top w:val="none" w:sz="0" w:space="0" w:color="auto"/>
        <w:left w:val="none" w:sz="0" w:space="0" w:color="auto"/>
        <w:bottom w:val="none" w:sz="0" w:space="0" w:color="auto"/>
        <w:right w:val="none" w:sz="0" w:space="0" w:color="auto"/>
      </w:divBdr>
    </w:div>
    <w:div w:id="32074473">
      <w:bodyDiv w:val="1"/>
      <w:marLeft w:val="0"/>
      <w:marRight w:val="0"/>
      <w:marTop w:val="0"/>
      <w:marBottom w:val="0"/>
      <w:divBdr>
        <w:top w:val="none" w:sz="0" w:space="0" w:color="auto"/>
        <w:left w:val="none" w:sz="0" w:space="0" w:color="auto"/>
        <w:bottom w:val="none" w:sz="0" w:space="0" w:color="auto"/>
        <w:right w:val="none" w:sz="0" w:space="0" w:color="auto"/>
      </w:divBdr>
    </w:div>
    <w:div w:id="32115555">
      <w:bodyDiv w:val="1"/>
      <w:marLeft w:val="0"/>
      <w:marRight w:val="0"/>
      <w:marTop w:val="0"/>
      <w:marBottom w:val="0"/>
      <w:divBdr>
        <w:top w:val="none" w:sz="0" w:space="0" w:color="auto"/>
        <w:left w:val="none" w:sz="0" w:space="0" w:color="auto"/>
        <w:bottom w:val="none" w:sz="0" w:space="0" w:color="auto"/>
        <w:right w:val="none" w:sz="0" w:space="0" w:color="auto"/>
      </w:divBdr>
    </w:div>
    <w:div w:id="32195723">
      <w:bodyDiv w:val="1"/>
      <w:marLeft w:val="0"/>
      <w:marRight w:val="0"/>
      <w:marTop w:val="0"/>
      <w:marBottom w:val="0"/>
      <w:divBdr>
        <w:top w:val="none" w:sz="0" w:space="0" w:color="auto"/>
        <w:left w:val="none" w:sz="0" w:space="0" w:color="auto"/>
        <w:bottom w:val="none" w:sz="0" w:space="0" w:color="auto"/>
        <w:right w:val="none" w:sz="0" w:space="0" w:color="auto"/>
      </w:divBdr>
    </w:div>
    <w:div w:id="32656978">
      <w:bodyDiv w:val="1"/>
      <w:marLeft w:val="0"/>
      <w:marRight w:val="0"/>
      <w:marTop w:val="0"/>
      <w:marBottom w:val="0"/>
      <w:divBdr>
        <w:top w:val="none" w:sz="0" w:space="0" w:color="auto"/>
        <w:left w:val="none" w:sz="0" w:space="0" w:color="auto"/>
        <w:bottom w:val="none" w:sz="0" w:space="0" w:color="auto"/>
        <w:right w:val="none" w:sz="0" w:space="0" w:color="auto"/>
      </w:divBdr>
    </w:div>
    <w:div w:id="33121799">
      <w:bodyDiv w:val="1"/>
      <w:marLeft w:val="0"/>
      <w:marRight w:val="0"/>
      <w:marTop w:val="0"/>
      <w:marBottom w:val="0"/>
      <w:divBdr>
        <w:top w:val="none" w:sz="0" w:space="0" w:color="auto"/>
        <w:left w:val="none" w:sz="0" w:space="0" w:color="auto"/>
        <w:bottom w:val="none" w:sz="0" w:space="0" w:color="auto"/>
        <w:right w:val="none" w:sz="0" w:space="0" w:color="auto"/>
      </w:divBdr>
    </w:div>
    <w:div w:id="33239479">
      <w:bodyDiv w:val="1"/>
      <w:marLeft w:val="0"/>
      <w:marRight w:val="0"/>
      <w:marTop w:val="0"/>
      <w:marBottom w:val="0"/>
      <w:divBdr>
        <w:top w:val="none" w:sz="0" w:space="0" w:color="auto"/>
        <w:left w:val="none" w:sz="0" w:space="0" w:color="auto"/>
        <w:bottom w:val="none" w:sz="0" w:space="0" w:color="auto"/>
        <w:right w:val="none" w:sz="0" w:space="0" w:color="auto"/>
      </w:divBdr>
    </w:div>
    <w:div w:id="33310172">
      <w:bodyDiv w:val="1"/>
      <w:marLeft w:val="0"/>
      <w:marRight w:val="0"/>
      <w:marTop w:val="0"/>
      <w:marBottom w:val="0"/>
      <w:divBdr>
        <w:top w:val="none" w:sz="0" w:space="0" w:color="auto"/>
        <w:left w:val="none" w:sz="0" w:space="0" w:color="auto"/>
        <w:bottom w:val="none" w:sz="0" w:space="0" w:color="auto"/>
        <w:right w:val="none" w:sz="0" w:space="0" w:color="auto"/>
      </w:divBdr>
    </w:div>
    <w:div w:id="33432246">
      <w:bodyDiv w:val="1"/>
      <w:marLeft w:val="0"/>
      <w:marRight w:val="0"/>
      <w:marTop w:val="0"/>
      <w:marBottom w:val="0"/>
      <w:divBdr>
        <w:top w:val="none" w:sz="0" w:space="0" w:color="auto"/>
        <w:left w:val="none" w:sz="0" w:space="0" w:color="auto"/>
        <w:bottom w:val="none" w:sz="0" w:space="0" w:color="auto"/>
        <w:right w:val="none" w:sz="0" w:space="0" w:color="auto"/>
      </w:divBdr>
    </w:div>
    <w:div w:id="33893996">
      <w:bodyDiv w:val="1"/>
      <w:marLeft w:val="0"/>
      <w:marRight w:val="0"/>
      <w:marTop w:val="0"/>
      <w:marBottom w:val="0"/>
      <w:divBdr>
        <w:top w:val="none" w:sz="0" w:space="0" w:color="auto"/>
        <w:left w:val="none" w:sz="0" w:space="0" w:color="auto"/>
        <w:bottom w:val="none" w:sz="0" w:space="0" w:color="auto"/>
        <w:right w:val="none" w:sz="0" w:space="0" w:color="auto"/>
      </w:divBdr>
    </w:div>
    <w:div w:id="34277956">
      <w:bodyDiv w:val="1"/>
      <w:marLeft w:val="0"/>
      <w:marRight w:val="0"/>
      <w:marTop w:val="0"/>
      <w:marBottom w:val="0"/>
      <w:divBdr>
        <w:top w:val="none" w:sz="0" w:space="0" w:color="auto"/>
        <w:left w:val="none" w:sz="0" w:space="0" w:color="auto"/>
        <w:bottom w:val="none" w:sz="0" w:space="0" w:color="auto"/>
        <w:right w:val="none" w:sz="0" w:space="0" w:color="auto"/>
      </w:divBdr>
    </w:div>
    <w:div w:id="34432598">
      <w:bodyDiv w:val="1"/>
      <w:marLeft w:val="0"/>
      <w:marRight w:val="0"/>
      <w:marTop w:val="0"/>
      <w:marBottom w:val="0"/>
      <w:divBdr>
        <w:top w:val="none" w:sz="0" w:space="0" w:color="auto"/>
        <w:left w:val="none" w:sz="0" w:space="0" w:color="auto"/>
        <w:bottom w:val="none" w:sz="0" w:space="0" w:color="auto"/>
        <w:right w:val="none" w:sz="0" w:space="0" w:color="auto"/>
      </w:divBdr>
    </w:div>
    <w:div w:id="34739923">
      <w:bodyDiv w:val="1"/>
      <w:marLeft w:val="0"/>
      <w:marRight w:val="0"/>
      <w:marTop w:val="0"/>
      <w:marBottom w:val="0"/>
      <w:divBdr>
        <w:top w:val="none" w:sz="0" w:space="0" w:color="auto"/>
        <w:left w:val="none" w:sz="0" w:space="0" w:color="auto"/>
        <w:bottom w:val="none" w:sz="0" w:space="0" w:color="auto"/>
        <w:right w:val="none" w:sz="0" w:space="0" w:color="auto"/>
      </w:divBdr>
    </w:div>
    <w:div w:id="34816527">
      <w:bodyDiv w:val="1"/>
      <w:marLeft w:val="0"/>
      <w:marRight w:val="0"/>
      <w:marTop w:val="0"/>
      <w:marBottom w:val="0"/>
      <w:divBdr>
        <w:top w:val="none" w:sz="0" w:space="0" w:color="auto"/>
        <w:left w:val="none" w:sz="0" w:space="0" w:color="auto"/>
        <w:bottom w:val="none" w:sz="0" w:space="0" w:color="auto"/>
        <w:right w:val="none" w:sz="0" w:space="0" w:color="auto"/>
      </w:divBdr>
    </w:div>
    <w:div w:id="35008237">
      <w:bodyDiv w:val="1"/>
      <w:marLeft w:val="0"/>
      <w:marRight w:val="0"/>
      <w:marTop w:val="0"/>
      <w:marBottom w:val="0"/>
      <w:divBdr>
        <w:top w:val="none" w:sz="0" w:space="0" w:color="auto"/>
        <w:left w:val="none" w:sz="0" w:space="0" w:color="auto"/>
        <w:bottom w:val="none" w:sz="0" w:space="0" w:color="auto"/>
        <w:right w:val="none" w:sz="0" w:space="0" w:color="auto"/>
      </w:divBdr>
    </w:div>
    <w:div w:id="35132392">
      <w:bodyDiv w:val="1"/>
      <w:marLeft w:val="0"/>
      <w:marRight w:val="0"/>
      <w:marTop w:val="0"/>
      <w:marBottom w:val="0"/>
      <w:divBdr>
        <w:top w:val="none" w:sz="0" w:space="0" w:color="auto"/>
        <w:left w:val="none" w:sz="0" w:space="0" w:color="auto"/>
        <w:bottom w:val="none" w:sz="0" w:space="0" w:color="auto"/>
        <w:right w:val="none" w:sz="0" w:space="0" w:color="auto"/>
      </w:divBdr>
    </w:div>
    <w:div w:id="35352891">
      <w:bodyDiv w:val="1"/>
      <w:marLeft w:val="0"/>
      <w:marRight w:val="0"/>
      <w:marTop w:val="0"/>
      <w:marBottom w:val="0"/>
      <w:divBdr>
        <w:top w:val="none" w:sz="0" w:space="0" w:color="auto"/>
        <w:left w:val="none" w:sz="0" w:space="0" w:color="auto"/>
        <w:bottom w:val="none" w:sz="0" w:space="0" w:color="auto"/>
        <w:right w:val="none" w:sz="0" w:space="0" w:color="auto"/>
      </w:divBdr>
    </w:div>
    <w:div w:id="35400138">
      <w:bodyDiv w:val="1"/>
      <w:marLeft w:val="0"/>
      <w:marRight w:val="0"/>
      <w:marTop w:val="0"/>
      <w:marBottom w:val="0"/>
      <w:divBdr>
        <w:top w:val="none" w:sz="0" w:space="0" w:color="auto"/>
        <w:left w:val="none" w:sz="0" w:space="0" w:color="auto"/>
        <w:bottom w:val="none" w:sz="0" w:space="0" w:color="auto"/>
        <w:right w:val="none" w:sz="0" w:space="0" w:color="auto"/>
      </w:divBdr>
    </w:div>
    <w:div w:id="35469036">
      <w:bodyDiv w:val="1"/>
      <w:marLeft w:val="0"/>
      <w:marRight w:val="0"/>
      <w:marTop w:val="0"/>
      <w:marBottom w:val="0"/>
      <w:divBdr>
        <w:top w:val="none" w:sz="0" w:space="0" w:color="auto"/>
        <w:left w:val="none" w:sz="0" w:space="0" w:color="auto"/>
        <w:bottom w:val="none" w:sz="0" w:space="0" w:color="auto"/>
        <w:right w:val="none" w:sz="0" w:space="0" w:color="auto"/>
      </w:divBdr>
    </w:div>
    <w:div w:id="35546640">
      <w:bodyDiv w:val="1"/>
      <w:marLeft w:val="0"/>
      <w:marRight w:val="0"/>
      <w:marTop w:val="0"/>
      <w:marBottom w:val="0"/>
      <w:divBdr>
        <w:top w:val="none" w:sz="0" w:space="0" w:color="auto"/>
        <w:left w:val="none" w:sz="0" w:space="0" w:color="auto"/>
        <w:bottom w:val="none" w:sz="0" w:space="0" w:color="auto"/>
        <w:right w:val="none" w:sz="0" w:space="0" w:color="auto"/>
      </w:divBdr>
    </w:div>
    <w:div w:id="35663804">
      <w:bodyDiv w:val="1"/>
      <w:marLeft w:val="0"/>
      <w:marRight w:val="0"/>
      <w:marTop w:val="0"/>
      <w:marBottom w:val="0"/>
      <w:divBdr>
        <w:top w:val="none" w:sz="0" w:space="0" w:color="auto"/>
        <w:left w:val="none" w:sz="0" w:space="0" w:color="auto"/>
        <w:bottom w:val="none" w:sz="0" w:space="0" w:color="auto"/>
        <w:right w:val="none" w:sz="0" w:space="0" w:color="auto"/>
      </w:divBdr>
    </w:div>
    <w:div w:id="35862574">
      <w:bodyDiv w:val="1"/>
      <w:marLeft w:val="0"/>
      <w:marRight w:val="0"/>
      <w:marTop w:val="0"/>
      <w:marBottom w:val="0"/>
      <w:divBdr>
        <w:top w:val="none" w:sz="0" w:space="0" w:color="auto"/>
        <w:left w:val="none" w:sz="0" w:space="0" w:color="auto"/>
        <w:bottom w:val="none" w:sz="0" w:space="0" w:color="auto"/>
        <w:right w:val="none" w:sz="0" w:space="0" w:color="auto"/>
      </w:divBdr>
    </w:div>
    <w:div w:id="36467726">
      <w:bodyDiv w:val="1"/>
      <w:marLeft w:val="0"/>
      <w:marRight w:val="0"/>
      <w:marTop w:val="0"/>
      <w:marBottom w:val="0"/>
      <w:divBdr>
        <w:top w:val="none" w:sz="0" w:space="0" w:color="auto"/>
        <w:left w:val="none" w:sz="0" w:space="0" w:color="auto"/>
        <w:bottom w:val="none" w:sz="0" w:space="0" w:color="auto"/>
        <w:right w:val="none" w:sz="0" w:space="0" w:color="auto"/>
      </w:divBdr>
    </w:div>
    <w:div w:id="36591921">
      <w:bodyDiv w:val="1"/>
      <w:marLeft w:val="0"/>
      <w:marRight w:val="0"/>
      <w:marTop w:val="0"/>
      <w:marBottom w:val="0"/>
      <w:divBdr>
        <w:top w:val="none" w:sz="0" w:space="0" w:color="auto"/>
        <w:left w:val="none" w:sz="0" w:space="0" w:color="auto"/>
        <w:bottom w:val="none" w:sz="0" w:space="0" w:color="auto"/>
        <w:right w:val="none" w:sz="0" w:space="0" w:color="auto"/>
      </w:divBdr>
    </w:div>
    <w:div w:id="36710532">
      <w:bodyDiv w:val="1"/>
      <w:marLeft w:val="0"/>
      <w:marRight w:val="0"/>
      <w:marTop w:val="0"/>
      <w:marBottom w:val="0"/>
      <w:divBdr>
        <w:top w:val="none" w:sz="0" w:space="0" w:color="auto"/>
        <w:left w:val="none" w:sz="0" w:space="0" w:color="auto"/>
        <w:bottom w:val="none" w:sz="0" w:space="0" w:color="auto"/>
        <w:right w:val="none" w:sz="0" w:space="0" w:color="auto"/>
      </w:divBdr>
    </w:div>
    <w:div w:id="36777695">
      <w:bodyDiv w:val="1"/>
      <w:marLeft w:val="0"/>
      <w:marRight w:val="0"/>
      <w:marTop w:val="0"/>
      <w:marBottom w:val="0"/>
      <w:divBdr>
        <w:top w:val="none" w:sz="0" w:space="0" w:color="auto"/>
        <w:left w:val="none" w:sz="0" w:space="0" w:color="auto"/>
        <w:bottom w:val="none" w:sz="0" w:space="0" w:color="auto"/>
        <w:right w:val="none" w:sz="0" w:space="0" w:color="auto"/>
      </w:divBdr>
    </w:div>
    <w:div w:id="36855935">
      <w:bodyDiv w:val="1"/>
      <w:marLeft w:val="0"/>
      <w:marRight w:val="0"/>
      <w:marTop w:val="0"/>
      <w:marBottom w:val="0"/>
      <w:divBdr>
        <w:top w:val="none" w:sz="0" w:space="0" w:color="auto"/>
        <w:left w:val="none" w:sz="0" w:space="0" w:color="auto"/>
        <w:bottom w:val="none" w:sz="0" w:space="0" w:color="auto"/>
        <w:right w:val="none" w:sz="0" w:space="0" w:color="auto"/>
      </w:divBdr>
    </w:div>
    <w:div w:id="36975831">
      <w:bodyDiv w:val="1"/>
      <w:marLeft w:val="0"/>
      <w:marRight w:val="0"/>
      <w:marTop w:val="0"/>
      <w:marBottom w:val="0"/>
      <w:divBdr>
        <w:top w:val="none" w:sz="0" w:space="0" w:color="auto"/>
        <w:left w:val="none" w:sz="0" w:space="0" w:color="auto"/>
        <w:bottom w:val="none" w:sz="0" w:space="0" w:color="auto"/>
        <w:right w:val="none" w:sz="0" w:space="0" w:color="auto"/>
      </w:divBdr>
    </w:div>
    <w:div w:id="37359067">
      <w:bodyDiv w:val="1"/>
      <w:marLeft w:val="0"/>
      <w:marRight w:val="0"/>
      <w:marTop w:val="0"/>
      <w:marBottom w:val="0"/>
      <w:divBdr>
        <w:top w:val="none" w:sz="0" w:space="0" w:color="auto"/>
        <w:left w:val="none" w:sz="0" w:space="0" w:color="auto"/>
        <w:bottom w:val="none" w:sz="0" w:space="0" w:color="auto"/>
        <w:right w:val="none" w:sz="0" w:space="0" w:color="auto"/>
      </w:divBdr>
    </w:div>
    <w:div w:id="37513288">
      <w:bodyDiv w:val="1"/>
      <w:marLeft w:val="0"/>
      <w:marRight w:val="0"/>
      <w:marTop w:val="0"/>
      <w:marBottom w:val="0"/>
      <w:divBdr>
        <w:top w:val="none" w:sz="0" w:space="0" w:color="auto"/>
        <w:left w:val="none" w:sz="0" w:space="0" w:color="auto"/>
        <w:bottom w:val="none" w:sz="0" w:space="0" w:color="auto"/>
        <w:right w:val="none" w:sz="0" w:space="0" w:color="auto"/>
      </w:divBdr>
    </w:div>
    <w:div w:id="37973890">
      <w:bodyDiv w:val="1"/>
      <w:marLeft w:val="0"/>
      <w:marRight w:val="0"/>
      <w:marTop w:val="0"/>
      <w:marBottom w:val="0"/>
      <w:divBdr>
        <w:top w:val="none" w:sz="0" w:space="0" w:color="auto"/>
        <w:left w:val="none" w:sz="0" w:space="0" w:color="auto"/>
        <w:bottom w:val="none" w:sz="0" w:space="0" w:color="auto"/>
        <w:right w:val="none" w:sz="0" w:space="0" w:color="auto"/>
      </w:divBdr>
    </w:div>
    <w:div w:id="37977349">
      <w:bodyDiv w:val="1"/>
      <w:marLeft w:val="0"/>
      <w:marRight w:val="0"/>
      <w:marTop w:val="0"/>
      <w:marBottom w:val="0"/>
      <w:divBdr>
        <w:top w:val="none" w:sz="0" w:space="0" w:color="auto"/>
        <w:left w:val="none" w:sz="0" w:space="0" w:color="auto"/>
        <w:bottom w:val="none" w:sz="0" w:space="0" w:color="auto"/>
        <w:right w:val="none" w:sz="0" w:space="0" w:color="auto"/>
      </w:divBdr>
    </w:div>
    <w:div w:id="38096102">
      <w:bodyDiv w:val="1"/>
      <w:marLeft w:val="0"/>
      <w:marRight w:val="0"/>
      <w:marTop w:val="0"/>
      <w:marBottom w:val="0"/>
      <w:divBdr>
        <w:top w:val="none" w:sz="0" w:space="0" w:color="auto"/>
        <w:left w:val="none" w:sz="0" w:space="0" w:color="auto"/>
        <w:bottom w:val="none" w:sz="0" w:space="0" w:color="auto"/>
        <w:right w:val="none" w:sz="0" w:space="0" w:color="auto"/>
      </w:divBdr>
    </w:div>
    <w:div w:id="38097482">
      <w:bodyDiv w:val="1"/>
      <w:marLeft w:val="0"/>
      <w:marRight w:val="0"/>
      <w:marTop w:val="0"/>
      <w:marBottom w:val="0"/>
      <w:divBdr>
        <w:top w:val="none" w:sz="0" w:space="0" w:color="auto"/>
        <w:left w:val="none" w:sz="0" w:space="0" w:color="auto"/>
        <w:bottom w:val="none" w:sz="0" w:space="0" w:color="auto"/>
        <w:right w:val="none" w:sz="0" w:space="0" w:color="auto"/>
      </w:divBdr>
    </w:div>
    <w:div w:id="38436621">
      <w:bodyDiv w:val="1"/>
      <w:marLeft w:val="0"/>
      <w:marRight w:val="0"/>
      <w:marTop w:val="0"/>
      <w:marBottom w:val="0"/>
      <w:divBdr>
        <w:top w:val="none" w:sz="0" w:space="0" w:color="auto"/>
        <w:left w:val="none" w:sz="0" w:space="0" w:color="auto"/>
        <w:bottom w:val="none" w:sz="0" w:space="0" w:color="auto"/>
        <w:right w:val="none" w:sz="0" w:space="0" w:color="auto"/>
      </w:divBdr>
    </w:div>
    <w:div w:id="38480152">
      <w:bodyDiv w:val="1"/>
      <w:marLeft w:val="0"/>
      <w:marRight w:val="0"/>
      <w:marTop w:val="0"/>
      <w:marBottom w:val="0"/>
      <w:divBdr>
        <w:top w:val="none" w:sz="0" w:space="0" w:color="auto"/>
        <w:left w:val="none" w:sz="0" w:space="0" w:color="auto"/>
        <w:bottom w:val="none" w:sz="0" w:space="0" w:color="auto"/>
        <w:right w:val="none" w:sz="0" w:space="0" w:color="auto"/>
      </w:divBdr>
    </w:div>
    <w:div w:id="38745812">
      <w:bodyDiv w:val="1"/>
      <w:marLeft w:val="0"/>
      <w:marRight w:val="0"/>
      <w:marTop w:val="0"/>
      <w:marBottom w:val="0"/>
      <w:divBdr>
        <w:top w:val="none" w:sz="0" w:space="0" w:color="auto"/>
        <w:left w:val="none" w:sz="0" w:space="0" w:color="auto"/>
        <w:bottom w:val="none" w:sz="0" w:space="0" w:color="auto"/>
        <w:right w:val="none" w:sz="0" w:space="0" w:color="auto"/>
      </w:divBdr>
    </w:div>
    <w:div w:id="38748448">
      <w:bodyDiv w:val="1"/>
      <w:marLeft w:val="0"/>
      <w:marRight w:val="0"/>
      <w:marTop w:val="0"/>
      <w:marBottom w:val="0"/>
      <w:divBdr>
        <w:top w:val="none" w:sz="0" w:space="0" w:color="auto"/>
        <w:left w:val="none" w:sz="0" w:space="0" w:color="auto"/>
        <w:bottom w:val="none" w:sz="0" w:space="0" w:color="auto"/>
        <w:right w:val="none" w:sz="0" w:space="0" w:color="auto"/>
      </w:divBdr>
    </w:div>
    <w:div w:id="38751666">
      <w:bodyDiv w:val="1"/>
      <w:marLeft w:val="0"/>
      <w:marRight w:val="0"/>
      <w:marTop w:val="0"/>
      <w:marBottom w:val="0"/>
      <w:divBdr>
        <w:top w:val="none" w:sz="0" w:space="0" w:color="auto"/>
        <w:left w:val="none" w:sz="0" w:space="0" w:color="auto"/>
        <w:bottom w:val="none" w:sz="0" w:space="0" w:color="auto"/>
        <w:right w:val="none" w:sz="0" w:space="0" w:color="auto"/>
      </w:divBdr>
    </w:div>
    <w:div w:id="38821730">
      <w:bodyDiv w:val="1"/>
      <w:marLeft w:val="0"/>
      <w:marRight w:val="0"/>
      <w:marTop w:val="0"/>
      <w:marBottom w:val="0"/>
      <w:divBdr>
        <w:top w:val="none" w:sz="0" w:space="0" w:color="auto"/>
        <w:left w:val="none" w:sz="0" w:space="0" w:color="auto"/>
        <w:bottom w:val="none" w:sz="0" w:space="0" w:color="auto"/>
        <w:right w:val="none" w:sz="0" w:space="0" w:color="auto"/>
      </w:divBdr>
    </w:div>
    <w:div w:id="38824374">
      <w:bodyDiv w:val="1"/>
      <w:marLeft w:val="0"/>
      <w:marRight w:val="0"/>
      <w:marTop w:val="0"/>
      <w:marBottom w:val="0"/>
      <w:divBdr>
        <w:top w:val="none" w:sz="0" w:space="0" w:color="auto"/>
        <w:left w:val="none" w:sz="0" w:space="0" w:color="auto"/>
        <w:bottom w:val="none" w:sz="0" w:space="0" w:color="auto"/>
        <w:right w:val="none" w:sz="0" w:space="0" w:color="auto"/>
      </w:divBdr>
    </w:div>
    <w:div w:id="39063159">
      <w:bodyDiv w:val="1"/>
      <w:marLeft w:val="0"/>
      <w:marRight w:val="0"/>
      <w:marTop w:val="0"/>
      <w:marBottom w:val="0"/>
      <w:divBdr>
        <w:top w:val="none" w:sz="0" w:space="0" w:color="auto"/>
        <w:left w:val="none" w:sz="0" w:space="0" w:color="auto"/>
        <w:bottom w:val="none" w:sz="0" w:space="0" w:color="auto"/>
        <w:right w:val="none" w:sz="0" w:space="0" w:color="auto"/>
      </w:divBdr>
    </w:div>
    <w:div w:id="39210042">
      <w:bodyDiv w:val="1"/>
      <w:marLeft w:val="0"/>
      <w:marRight w:val="0"/>
      <w:marTop w:val="0"/>
      <w:marBottom w:val="0"/>
      <w:divBdr>
        <w:top w:val="none" w:sz="0" w:space="0" w:color="auto"/>
        <w:left w:val="none" w:sz="0" w:space="0" w:color="auto"/>
        <w:bottom w:val="none" w:sz="0" w:space="0" w:color="auto"/>
        <w:right w:val="none" w:sz="0" w:space="0" w:color="auto"/>
      </w:divBdr>
    </w:div>
    <w:div w:id="39284761">
      <w:bodyDiv w:val="1"/>
      <w:marLeft w:val="0"/>
      <w:marRight w:val="0"/>
      <w:marTop w:val="0"/>
      <w:marBottom w:val="0"/>
      <w:divBdr>
        <w:top w:val="none" w:sz="0" w:space="0" w:color="auto"/>
        <w:left w:val="none" w:sz="0" w:space="0" w:color="auto"/>
        <w:bottom w:val="none" w:sz="0" w:space="0" w:color="auto"/>
        <w:right w:val="none" w:sz="0" w:space="0" w:color="auto"/>
      </w:divBdr>
    </w:div>
    <w:div w:id="39474784">
      <w:bodyDiv w:val="1"/>
      <w:marLeft w:val="0"/>
      <w:marRight w:val="0"/>
      <w:marTop w:val="0"/>
      <w:marBottom w:val="0"/>
      <w:divBdr>
        <w:top w:val="none" w:sz="0" w:space="0" w:color="auto"/>
        <w:left w:val="none" w:sz="0" w:space="0" w:color="auto"/>
        <w:bottom w:val="none" w:sz="0" w:space="0" w:color="auto"/>
        <w:right w:val="none" w:sz="0" w:space="0" w:color="auto"/>
      </w:divBdr>
    </w:div>
    <w:div w:id="39667838">
      <w:bodyDiv w:val="1"/>
      <w:marLeft w:val="0"/>
      <w:marRight w:val="0"/>
      <w:marTop w:val="0"/>
      <w:marBottom w:val="0"/>
      <w:divBdr>
        <w:top w:val="none" w:sz="0" w:space="0" w:color="auto"/>
        <w:left w:val="none" w:sz="0" w:space="0" w:color="auto"/>
        <w:bottom w:val="none" w:sz="0" w:space="0" w:color="auto"/>
        <w:right w:val="none" w:sz="0" w:space="0" w:color="auto"/>
      </w:divBdr>
    </w:div>
    <w:div w:id="40056364">
      <w:bodyDiv w:val="1"/>
      <w:marLeft w:val="0"/>
      <w:marRight w:val="0"/>
      <w:marTop w:val="0"/>
      <w:marBottom w:val="0"/>
      <w:divBdr>
        <w:top w:val="none" w:sz="0" w:space="0" w:color="auto"/>
        <w:left w:val="none" w:sz="0" w:space="0" w:color="auto"/>
        <w:bottom w:val="none" w:sz="0" w:space="0" w:color="auto"/>
        <w:right w:val="none" w:sz="0" w:space="0" w:color="auto"/>
      </w:divBdr>
    </w:div>
    <w:div w:id="40061147">
      <w:bodyDiv w:val="1"/>
      <w:marLeft w:val="0"/>
      <w:marRight w:val="0"/>
      <w:marTop w:val="0"/>
      <w:marBottom w:val="0"/>
      <w:divBdr>
        <w:top w:val="none" w:sz="0" w:space="0" w:color="auto"/>
        <w:left w:val="none" w:sz="0" w:space="0" w:color="auto"/>
        <w:bottom w:val="none" w:sz="0" w:space="0" w:color="auto"/>
        <w:right w:val="none" w:sz="0" w:space="0" w:color="auto"/>
      </w:divBdr>
    </w:div>
    <w:div w:id="40134134">
      <w:bodyDiv w:val="1"/>
      <w:marLeft w:val="0"/>
      <w:marRight w:val="0"/>
      <w:marTop w:val="0"/>
      <w:marBottom w:val="0"/>
      <w:divBdr>
        <w:top w:val="none" w:sz="0" w:space="0" w:color="auto"/>
        <w:left w:val="none" w:sz="0" w:space="0" w:color="auto"/>
        <w:bottom w:val="none" w:sz="0" w:space="0" w:color="auto"/>
        <w:right w:val="none" w:sz="0" w:space="0" w:color="auto"/>
      </w:divBdr>
    </w:div>
    <w:div w:id="40138146">
      <w:bodyDiv w:val="1"/>
      <w:marLeft w:val="0"/>
      <w:marRight w:val="0"/>
      <w:marTop w:val="0"/>
      <w:marBottom w:val="0"/>
      <w:divBdr>
        <w:top w:val="none" w:sz="0" w:space="0" w:color="auto"/>
        <w:left w:val="none" w:sz="0" w:space="0" w:color="auto"/>
        <w:bottom w:val="none" w:sz="0" w:space="0" w:color="auto"/>
        <w:right w:val="none" w:sz="0" w:space="0" w:color="auto"/>
      </w:divBdr>
    </w:div>
    <w:div w:id="40173643">
      <w:bodyDiv w:val="1"/>
      <w:marLeft w:val="0"/>
      <w:marRight w:val="0"/>
      <w:marTop w:val="0"/>
      <w:marBottom w:val="0"/>
      <w:divBdr>
        <w:top w:val="none" w:sz="0" w:space="0" w:color="auto"/>
        <w:left w:val="none" w:sz="0" w:space="0" w:color="auto"/>
        <w:bottom w:val="none" w:sz="0" w:space="0" w:color="auto"/>
        <w:right w:val="none" w:sz="0" w:space="0" w:color="auto"/>
      </w:divBdr>
    </w:div>
    <w:div w:id="40248033">
      <w:bodyDiv w:val="1"/>
      <w:marLeft w:val="0"/>
      <w:marRight w:val="0"/>
      <w:marTop w:val="0"/>
      <w:marBottom w:val="0"/>
      <w:divBdr>
        <w:top w:val="none" w:sz="0" w:space="0" w:color="auto"/>
        <w:left w:val="none" w:sz="0" w:space="0" w:color="auto"/>
        <w:bottom w:val="none" w:sz="0" w:space="0" w:color="auto"/>
        <w:right w:val="none" w:sz="0" w:space="0" w:color="auto"/>
      </w:divBdr>
    </w:div>
    <w:div w:id="40327276">
      <w:bodyDiv w:val="1"/>
      <w:marLeft w:val="0"/>
      <w:marRight w:val="0"/>
      <w:marTop w:val="0"/>
      <w:marBottom w:val="0"/>
      <w:divBdr>
        <w:top w:val="none" w:sz="0" w:space="0" w:color="auto"/>
        <w:left w:val="none" w:sz="0" w:space="0" w:color="auto"/>
        <w:bottom w:val="none" w:sz="0" w:space="0" w:color="auto"/>
        <w:right w:val="none" w:sz="0" w:space="0" w:color="auto"/>
      </w:divBdr>
    </w:div>
    <w:div w:id="40329875">
      <w:bodyDiv w:val="1"/>
      <w:marLeft w:val="0"/>
      <w:marRight w:val="0"/>
      <w:marTop w:val="0"/>
      <w:marBottom w:val="0"/>
      <w:divBdr>
        <w:top w:val="none" w:sz="0" w:space="0" w:color="auto"/>
        <w:left w:val="none" w:sz="0" w:space="0" w:color="auto"/>
        <w:bottom w:val="none" w:sz="0" w:space="0" w:color="auto"/>
        <w:right w:val="none" w:sz="0" w:space="0" w:color="auto"/>
      </w:divBdr>
    </w:div>
    <w:div w:id="40449380">
      <w:bodyDiv w:val="1"/>
      <w:marLeft w:val="0"/>
      <w:marRight w:val="0"/>
      <w:marTop w:val="0"/>
      <w:marBottom w:val="0"/>
      <w:divBdr>
        <w:top w:val="none" w:sz="0" w:space="0" w:color="auto"/>
        <w:left w:val="none" w:sz="0" w:space="0" w:color="auto"/>
        <w:bottom w:val="none" w:sz="0" w:space="0" w:color="auto"/>
        <w:right w:val="none" w:sz="0" w:space="0" w:color="auto"/>
      </w:divBdr>
    </w:div>
    <w:div w:id="40517886">
      <w:bodyDiv w:val="1"/>
      <w:marLeft w:val="0"/>
      <w:marRight w:val="0"/>
      <w:marTop w:val="0"/>
      <w:marBottom w:val="0"/>
      <w:divBdr>
        <w:top w:val="none" w:sz="0" w:space="0" w:color="auto"/>
        <w:left w:val="none" w:sz="0" w:space="0" w:color="auto"/>
        <w:bottom w:val="none" w:sz="0" w:space="0" w:color="auto"/>
        <w:right w:val="none" w:sz="0" w:space="0" w:color="auto"/>
      </w:divBdr>
    </w:div>
    <w:div w:id="40522760">
      <w:bodyDiv w:val="1"/>
      <w:marLeft w:val="0"/>
      <w:marRight w:val="0"/>
      <w:marTop w:val="0"/>
      <w:marBottom w:val="0"/>
      <w:divBdr>
        <w:top w:val="none" w:sz="0" w:space="0" w:color="auto"/>
        <w:left w:val="none" w:sz="0" w:space="0" w:color="auto"/>
        <w:bottom w:val="none" w:sz="0" w:space="0" w:color="auto"/>
        <w:right w:val="none" w:sz="0" w:space="0" w:color="auto"/>
      </w:divBdr>
    </w:div>
    <w:div w:id="40642503">
      <w:bodyDiv w:val="1"/>
      <w:marLeft w:val="0"/>
      <w:marRight w:val="0"/>
      <w:marTop w:val="0"/>
      <w:marBottom w:val="0"/>
      <w:divBdr>
        <w:top w:val="none" w:sz="0" w:space="0" w:color="auto"/>
        <w:left w:val="none" w:sz="0" w:space="0" w:color="auto"/>
        <w:bottom w:val="none" w:sz="0" w:space="0" w:color="auto"/>
        <w:right w:val="none" w:sz="0" w:space="0" w:color="auto"/>
      </w:divBdr>
    </w:div>
    <w:div w:id="41026169">
      <w:bodyDiv w:val="1"/>
      <w:marLeft w:val="0"/>
      <w:marRight w:val="0"/>
      <w:marTop w:val="0"/>
      <w:marBottom w:val="0"/>
      <w:divBdr>
        <w:top w:val="none" w:sz="0" w:space="0" w:color="auto"/>
        <w:left w:val="none" w:sz="0" w:space="0" w:color="auto"/>
        <w:bottom w:val="none" w:sz="0" w:space="0" w:color="auto"/>
        <w:right w:val="none" w:sz="0" w:space="0" w:color="auto"/>
      </w:divBdr>
    </w:div>
    <w:div w:id="41096501">
      <w:bodyDiv w:val="1"/>
      <w:marLeft w:val="0"/>
      <w:marRight w:val="0"/>
      <w:marTop w:val="0"/>
      <w:marBottom w:val="0"/>
      <w:divBdr>
        <w:top w:val="none" w:sz="0" w:space="0" w:color="auto"/>
        <w:left w:val="none" w:sz="0" w:space="0" w:color="auto"/>
        <w:bottom w:val="none" w:sz="0" w:space="0" w:color="auto"/>
        <w:right w:val="none" w:sz="0" w:space="0" w:color="auto"/>
      </w:divBdr>
    </w:div>
    <w:div w:id="41175683">
      <w:bodyDiv w:val="1"/>
      <w:marLeft w:val="0"/>
      <w:marRight w:val="0"/>
      <w:marTop w:val="0"/>
      <w:marBottom w:val="0"/>
      <w:divBdr>
        <w:top w:val="none" w:sz="0" w:space="0" w:color="auto"/>
        <w:left w:val="none" w:sz="0" w:space="0" w:color="auto"/>
        <w:bottom w:val="none" w:sz="0" w:space="0" w:color="auto"/>
        <w:right w:val="none" w:sz="0" w:space="0" w:color="auto"/>
      </w:divBdr>
    </w:div>
    <w:div w:id="41222846">
      <w:bodyDiv w:val="1"/>
      <w:marLeft w:val="0"/>
      <w:marRight w:val="0"/>
      <w:marTop w:val="0"/>
      <w:marBottom w:val="0"/>
      <w:divBdr>
        <w:top w:val="none" w:sz="0" w:space="0" w:color="auto"/>
        <w:left w:val="none" w:sz="0" w:space="0" w:color="auto"/>
        <w:bottom w:val="none" w:sz="0" w:space="0" w:color="auto"/>
        <w:right w:val="none" w:sz="0" w:space="0" w:color="auto"/>
      </w:divBdr>
    </w:div>
    <w:div w:id="41248216">
      <w:bodyDiv w:val="1"/>
      <w:marLeft w:val="0"/>
      <w:marRight w:val="0"/>
      <w:marTop w:val="0"/>
      <w:marBottom w:val="0"/>
      <w:divBdr>
        <w:top w:val="none" w:sz="0" w:space="0" w:color="auto"/>
        <w:left w:val="none" w:sz="0" w:space="0" w:color="auto"/>
        <w:bottom w:val="none" w:sz="0" w:space="0" w:color="auto"/>
        <w:right w:val="none" w:sz="0" w:space="0" w:color="auto"/>
      </w:divBdr>
    </w:div>
    <w:div w:id="41367079">
      <w:bodyDiv w:val="1"/>
      <w:marLeft w:val="0"/>
      <w:marRight w:val="0"/>
      <w:marTop w:val="0"/>
      <w:marBottom w:val="0"/>
      <w:divBdr>
        <w:top w:val="none" w:sz="0" w:space="0" w:color="auto"/>
        <w:left w:val="none" w:sz="0" w:space="0" w:color="auto"/>
        <w:bottom w:val="none" w:sz="0" w:space="0" w:color="auto"/>
        <w:right w:val="none" w:sz="0" w:space="0" w:color="auto"/>
      </w:divBdr>
    </w:div>
    <w:div w:id="41905156">
      <w:bodyDiv w:val="1"/>
      <w:marLeft w:val="0"/>
      <w:marRight w:val="0"/>
      <w:marTop w:val="0"/>
      <w:marBottom w:val="0"/>
      <w:divBdr>
        <w:top w:val="none" w:sz="0" w:space="0" w:color="auto"/>
        <w:left w:val="none" w:sz="0" w:space="0" w:color="auto"/>
        <w:bottom w:val="none" w:sz="0" w:space="0" w:color="auto"/>
        <w:right w:val="none" w:sz="0" w:space="0" w:color="auto"/>
      </w:divBdr>
    </w:div>
    <w:div w:id="42099477">
      <w:bodyDiv w:val="1"/>
      <w:marLeft w:val="0"/>
      <w:marRight w:val="0"/>
      <w:marTop w:val="0"/>
      <w:marBottom w:val="0"/>
      <w:divBdr>
        <w:top w:val="none" w:sz="0" w:space="0" w:color="auto"/>
        <w:left w:val="none" w:sz="0" w:space="0" w:color="auto"/>
        <w:bottom w:val="none" w:sz="0" w:space="0" w:color="auto"/>
        <w:right w:val="none" w:sz="0" w:space="0" w:color="auto"/>
      </w:divBdr>
    </w:div>
    <w:div w:id="42099517">
      <w:bodyDiv w:val="1"/>
      <w:marLeft w:val="0"/>
      <w:marRight w:val="0"/>
      <w:marTop w:val="0"/>
      <w:marBottom w:val="0"/>
      <w:divBdr>
        <w:top w:val="none" w:sz="0" w:space="0" w:color="auto"/>
        <w:left w:val="none" w:sz="0" w:space="0" w:color="auto"/>
        <w:bottom w:val="none" w:sz="0" w:space="0" w:color="auto"/>
        <w:right w:val="none" w:sz="0" w:space="0" w:color="auto"/>
      </w:divBdr>
    </w:div>
    <w:div w:id="42340114">
      <w:bodyDiv w:val="1"/>
      <w:marLeft w:val="0"/>
      <w:marRight w:val="0"/>
      <w:marTop w:val="0"/>
      <w:marBottom w:val="0"/>
      <w:divBdr>
        <w:top w:val="none" w:sz="0" w:space="0" w:color="auto"/>
        <w:left w:val="none" w:sz="0" w:space="0" w:color="auto"/>
        <w:bottom w:val="none" w:sz="0" w:space="0" w:color="auto"/>
        <w:right w:val="none" w:sz="0" w:space="0" w:color="auto"/>
      </w:divBdr>
    </w:div>
    <w:div w:id="42412120">
      <w:bodyDiv w:val="1"/>
      <w:marLeft w:val="0"/>
      <w:marRight w:val="0"/>
      <w:marTop w:val="0"/>
      <w:marBottom w:val="0"/>
      <w:divBdr>
        <w:top w:val="none" w:sz="0" w:space="0" w:color="auto"/>
        <w:left w:val="none" w:sz="0" w:space="0" w:color="auto"/>
        <w:bottom w:val="none" w:sz="0" w:space="0" w:color="auto"/>
        <w:right w:val="none" w:sz="0" w:space="0" w:color="auto"/>
      </w:divBdr>
    </w:div>
    <w:div w:id="42608814">
      <w:bodyDiv w:val="1"/>
      <w:marLeft w:val="0"/>
      <w:marRight w:val="0"/>
      <w:marTop w:val="0"/>
      <w:marBottom w:val="0"/>
      <w:divBdr>
        <w:top w:val="none" w:sz="0" w:space="0" w:color="auto"/>
        <w:left w:val="none" w:sz="0" w:space="0" w:color="auto"/>
        <w:bottom w:val="none" w:sz="0" w:space="0" w:color="auto"/>
        <w:right w:val="none" w:sz="0" w:space="0" w:color="auto"/>
      </w:divBdr>
    </w:div>
    <w:div w:id="42992392">
      <w:bodyDiv w:val="1"/>
      <w:marLeft w:val="0"/>
      <w:marRight w:val="0"/>
      <w:marTop w:val="0"/>
      <w:marBottom w:val="0"/>
      <w:divBdr>
        <w:top w:val="none" w:sz="0" w:space="0" w:color="auto"/>
        <w:left w:val="none" w:sz="0" w:space="0" w:color="auto"/>
        <w:bottom w:val="none" w:sz="0" w:space="0" w:color="auto"/>
        <w:right w:val="none" w:sz="0" w:space="0" w:color="auto"/>
      </w:divBdr>
    </w:div>
    <w:div w:id="43452642">
      <w:bodyDiv w:val="1"/>
      <w:marLeft w:val="0"/>
      <w:marRight w:val="0"/>
      <w:marTop w:val="0"/>
      <w:marBottom w:val="0"/>
      <w:divBdr>
        <w:top w:val="none" w:sz="0" w:space="0" w:color="auto"/>
        <w:left w:val="none" w:sz="0" w:space="0" w:color="auto"/>
        <w:bottom w:val="none" w:sz="0" w:space="0" w:color="auto"/>
        <w:right w:val="none" w:sz="0" w:space="0" w:color="auto"/>
      </w:divBdr>
    </w:div>
    <w:div w:id="43913710">
      <w:bodyDiv w:val="1"/>
      <w:marLeft w:val="0"/>
      <w:marRight w:val="0"/>
      <w:marTop w:val="0"/>
      <w:marBottom w:val="0"/>
      <w:divBdr>
        <w:top w:val="none" w:sz="0" w:space="0" w:color="auto"/>
        <w:left w:val="none" w:sz="0" w:space="0" w:color="auto"/>
        <w:bottom w:val="none" w:sz="0" w:space="0" w:color="auto"/>
        <w:right w:val="none" w:sz="0" w:space="0" w:color="auto"/>
      </w:divBdr>
    </w:div>
    <w:div w:id="43986902">
      <w:bodyDiv w:val="1"/>
      <w:marLeft w:val="0"/>
      <w:marRight w:val="0"/>
      <w:marTop w:val="0"/>
      <w:marBottom w:val="0"/>
      <w:divBdr>
        <w:top w:val="none" w:sz="0" w:space="0" w:color="auto"/>
        <w:left w:val="none" w:sz="0" w:space="0" w:color="auto"/>
        <w:bottom w:val="none" w:sz="0" w:space="0" w:color="auto"/>
        <w:right w:val="none" w:sz="0" w:space="0" w:color="auto"/>
      </w:divBdr>
    </w:div>
    <w:div w:id="43989053">
      <w:bodyDiv w:val="1"/>
      <w:marLeft w:val="0"/>
      <w:marRight w:val="0"/>
      <w:marTop w:val="0"/>
      <w:marBottom w:val="0"/>
      <w:divBdr>
        <w:top w:val="none" w:sz="0" w:space="0" w:color="auto"/>
        <w:left w:val="none" w:sz="0" w:space="0" w:color="auto"/>
        <w:bottom w:val="none" w:sz="0" w:space="0" w:color="auto"/>
        <w:right w:val="none" w:sz="0" w:space="0" w:color="auto"/>
      </w:divBdr>
    </w:div>
    <w:div w:id="44065963">
      <w:bodyDiv w:val="1"/>
      <w:marLeft w:val="0"/>
      <w:marRight w:val="0"/>
      <w:marTop w:val="0"/>
      <w:marBottom w:val="0"/>
      <w:divBdr>
        <w:top w:val="none" w:sz="0" w:space="0" w:color="auto"/>
        <w:left w:val="none" w:sz="0" w:space="0" w:color="auto"/>
        <w:bottom w:val="none" w:sz="0" w:space="0" w:color="auto"/>
        <w:right w:val="none" w:sz="0" w:space="0" w:color="auto"/>
      </w:divBdr>
    </w:div>
    <w:div w:id="44067097">
      <w:bodyDiv w:val="1"/>
      <w:marLeft w:val="0"/>
      <w:marRight w:val="0"/>
      <w:marTop w:val="0"/>
      <w:marBottom w:val="0"/>
      <w:divBdr>
        <w:top w:val="none" w:sz="0" w:space="0" w:color="auto"/>
        <w:left w:val="none" w:sz="0" w:space="0" w:color="auto"/>
        <w:bottom w:val="none" w:sz="0" w:space="0" w:color="auto"/>
        <w:right w:val="none" w:sz="0" w:space="0" w:color="auto"/>
      </w:divBdr>
    </w:div>
    <w:div w:id="44069847">
      <w:bodyDiv w:val="1"/>
      <w:marLeft w:val="0"/>
      <w:marRight w:val="0"/>
      <w:marTop w:val="0"/>
      <w:marBottom w:val="0"/>
      <w:divBdr>
        <w:top w:val="none" w:sz="0" w:space="0" w:color="auto"/>
        <w:left w:val="none" w:sz="0" w:space="0" w:color="auto"/>
        <w:bottom w:val="none" w:sz="0" w:space="0" w:color="auto"/>
        <w:right w:val="none" w:sz="0" w:space="0" w:color="auto"/>
      </w:divBdr>
    </w:div>
    <w:div w:id="44331231">
      <w:bodyDiv w:val="1"/>
      <w:marLeft w:val="0"/>
      <w:marRight w:val="0"/>
      <w:marTop w:val="0"/>
      <w:marBottom w:val="0"/>
      <w:divBdr>
        <w:top w:val="none" w:sz="0" w:space="0" w:color="auto"/>
        <w:left w:val="none" w:sz="0" w:space="0" w:color="auto"/>
        <w:bottom w:val="none" w:sz="0" w:space="0" w:color="auto"/>
        <w:right w:val="none" w:sz="0" w:space="0" w:color="auto"/>
      </w:divBdr>
    </w:div>
    <w:div w:id="44565896">
      <w:bodyDiv w:val="1"/>
      <w:marLeft w:val="0"/>
      <w:marRight w:val="0"/>
      <w:marTop w:val="0"/>
      <w:marBottom w:val="0"/>
      <w:divBdr>
        <w:top w:val="none" w:sz="0" w:space="0" w:color="auto"/>
        <w:left w:val="none" w:sz="0" w:space="0" w:color="auto"/>
        <w:bottom w:val="none" w:sz="0" w:space="0" w:color="auto"/>
        <w:right w:val="none" w:sz="0" w:space="0" w:color="auto"/>
      </w:divBdr>
    </w:div>
    <w:div w:id="44641038">
      <w:bodyDiv w:val="1"/>
      <w:marLeft w:val="0"/>
      <w:marRight w:val="0"/>
      <w:marTop w:val="0"/>
      <w:marBottom w:val="0"/>
      <w:divBdr>
        <w:top w:val="none" w:sz="0" w:space="0" w:color="auto"/>
        <w:left w:val="none" w:sz="0" w:space="0" w:color="auto"/>
        <w:bottom w:val="none" w:sz="0" w:space="0" w:color="auto"/>
        <w:right w:val="none" w:sz="0" w:space="0" w:color="auto"/>
      </w:divBdr>
    </w:div>
    <w:div w:id="44763699">
      <w:bodyDiv w:val="1"/>
      <w:marLeft w:val="0"/>
      <w:marRight w:val="0"/>
      <w:marTop w:val="0"/>
      <w:marBottom w:val="0"/>
      <w:divBdr>
        <w:top w:val="none" w:sz="0" w:space="0" w:color="auto"/>
        <w:left w:val="none" w:sz="0" w:space="0" w:color="auto"/>
        <w:bottom w:val="none" w:sz="0" w:space="0" w:color="auto"/>
        <w:right w:val="none" w:sz="0" w:space="0" w:color="auto"/>
      </w:divBdr>
    </w:div>
    <w:div w:id="44765027">
      <w:bodyDiv w:val="1"/>
      <w:marLeft w:val="0"/>
      <w:marRight w:val="0"/>
      <w:marTop w:val="0"/>
      <w:marBottom w:val="0"/>
      <w:divBdr>
        <w:top w:val="none" w:sz="0" w:space="0" w:color="auto"/>
        <w:left w:val="none" w:sz="0" w:space="0" w:color="auto"/>
        <w:bottom w:val="none" w:sz="0" w:space="0" w:color="auto"/>
        <w:right w:val="none" w:sz="0" w:space="0" w:color="auto"/>
      </w:divBdr>
    </w:div>
    <w:div w:id="44834027">
      <w:bodyDiv w:val="1"/>
      <w:marLeft w:val="0"/>
      <w:marRight w:val="0"/>
      <w:marTop w:val="0"/>
      <w:marBottom w:val="0"/>
      <w:divBdr>
        <w:top w:val="none" w:sz="0" w:space="0" w:color="auto"/>
        <w:left w:val="none" w:sz="0" w:space="0" w:color="auto"/>
        <w:bottom w:val="none" w:sz="0" w:space="0" w:color="auto"/>
        <w:right w:val="none" w:sz="0" w:space="0" w:color="auto"/>
      </w:divBdr>
    </w:div>
    <w:div w:id="44838222">
      <w:bodyDiv w:val="1"/>
      <w:marLeft w:val="0"/>
      <w:marRight w:val="0"/>
      <w:marTop w:val="0"/>
      <w:marBottom w:val="0"/>
      <w:divBdr>
        <w:top w:val="none" w:sz="0" w:space="0" w:color="auto"/>
        <w:left w:val="none" w:sz="0" w:space="0" w:color="auto"/>
        <w:bottom w:val="none" w:sz="0" w:space="0" w:color="auto"/>
        <w:right w:val="none" w:sz="0" w:space="0" w:color="auto"/>
      </w:divBdr>
    </w:div>
    <w:div w:id="44839027">
      <w:bodyDiv w:val="1"/>
      <w:marLeft w:val="0"/>
      <w:marRight w:val="0"/>
      <w:marTop w:val="0"/>
      <w:marBottom w:val="0"/>
      <w:divBdr>
        <w:top w:val="none" w:sz="0" w:space="0" w:color="auto"/>
        <w:left w:val="none" w:sz="0" w:space="0" w:color="auto"/>
        <w:bottom w:val="none" w:sz="0" w:space="0" w:color="auto"/>
        <w:right w:val="none" w:sz="0" w:space="0" w:color="auto"/>
      </w:divBdr>
    </w:div>
    <w:div w:id="45221080">
      <w:bodyDiv w:val="1"/>
      <w:marLeft w:val="0"/>
      <w:marRight w:val="0"/>
      <w:marTop w:val="0"/>
      <w:marBottom w:val="0"/>
      <w:divBdr>
        <w:top w:val="none" w:sz="0" w:space="0" w:color="auto"/>
        <w:left w:val="none" w:sz="0" w:space="0" w:color="auto"/>
        <w:bottom w:val="none" w:sz="0" w:space="0" w:color="auto"/>
        <w:right w:val="none" w:sz="0" w:space="0" w:color="auto"/>
      </w:divBdr>
    </w:div>
    <w:div w:id="45296070">
      <w:bodyDiv w:val="1"/>
      <w:marLeft w:val="0"/>
      <w:marRight w:val="0"/>
      <w:marTop w:val="0"/>
      <w:marBottom w:val="0"/>
      <w:divBdr>
        <w:top w:val="none" w:sz="0" w:space="0" w:color="auto"/>
        <w:left w:val="none" w:sz="0" w:space="0" w:color="auto"/>
        <w:bottom w:val="none" w:sz="0" w:space="0" w:color="auto"/>
        <w:right w:val="none" w:sz="0" w:space="0" w:color="auto"/>
      </w:divBdr>
    </w:div>
    <w:div w:id="45301044">
      <w:bodyDiv w:val="1"/>
      <w:marLeft w:val="0"/>
      <w:marRight w:val="0"/>
      <w:marTop w:val="0"/>
      <w:marBottom w:val="0"/>
      <w:divBdr>
        <w:top w:val="none" w:sz="0" w:space="0" w:color="auto"/>
        <w:left w:val="none" w:sz="0" w:space="0" w:color="auto"/>
        <w:bottom w:val="none" w:sz="0" w:space="0" w:color="auto"/>
        <w:right w:val="none" w:sz="0" w:space="0" w:color="auto"/>
      </w:divBdr>
    </w:div>
    <w:div w:id="45497352">
      <w:bodyDiv w:val="1"/>
      <w:marLeft w:val="0"/>
      <w:marRight w:val="0"/>
      <w:marTop w:val="0"/>
      <w:marBottom w:val="0"/>
      <w:divBdr>
        <w:top w:val="none" w:sz="0" w:space="0" w:color="auto"/>
        <w:left w:val="none" w:sz="0" w:space="0" w:color="auto"/>
        <w:bottom w:val="none" w:sz="0" w:space="0" w:color="auto"/>
        <w:right w:val="none" w:sz="0" w:space="0" w:color="auto"/>
      </w:divBdr>
    </w:div>
    <w:div w:id="45568184">
      <w:bodyDiv w:val="1"/>
      <w:marLeft w:val="0"/>
      <w:marRight w:val="0"/>
      <w:marTop w:val="0"/>
      <w:marBottom w:val="0"/>
      <w:divBdr>
        <w:top w:val="none" w:sz="0" w:space="0" w:color="auto"/>
        <w:left w:val="none" w:sz="0" w:space="0" w:color="auto"/>
        <w:bottom w:val="none" w:sz="0" w:space="0" w:color="auto"/>
        <w:right w:val="none" w:sz="0" w:space="0" w:color="auto"/>
      </w:divBdr>
    </w:div>
    <w:div w:id="45642098">
      <w:bodyDiv w:val="1"/>
      <w:marLeft w:val="0"/>
      <w:marRight w:val="0"/>
      <w:marTop w:val="0"/>
      <w:marBottom w:val="0"/>
      <w:divBdr>
        <w:top w:val="none" w:sz="0" w:space="0" w:color="auto"/>
        <w:left w:val="none" w:sz="0" w:space="0" w:color="auto"/>
        <w:bottom w:val="none" w:sz="0" w:space="0" w:color="auto"/>
        <w:right w:val="none" w:sz="0" w:space="0" w:color="auto"/>
      </w:divBdr>
    </w:div>
    <w:div w:id="45759410">
      <w:bodyDiv w:val="1"/>
      <w:marLeft w:val="0"/>
      <w:marRight w:val="0"/>
      <w:marTop w:val="0"/>
      <w:marBottom w:val="0"/>
      <w:divBdr>
        <w:top w:val="none" w:sz="0" w:space="0" w:color="auto"/>
        <w:left w:val="none" w:sz="0" w:space="0" w:color="auto"/>
        <w:bottom w:val="none" w:sz="0" w:space="0" w:color="auto"/>
        <w:right w:val="none" w:sz="0" w:space="0" w:color="auto"/>
      </w:divBdr>
    </w:div>
    <w:div w:id="45842395">
      <w:bodyDiv w:val="1"/>
      <w:marLeft w:val="0"/>
      <w:marRight w:val="0"/>
      <w:marTop w:val="0"/>
      <w:marBottom w:val="0"/>
      <w:divBdr>
        <w:top w:val="none" w:sz="0" w:space="0" w:color="auto"/>
        <w:left w:val="none" w:sz="0" w:space="0" w:color="auto"/>
        <w:bottom w:val="none" w:sz="0" w:space="0" w:color="auto"/>
        <w:right w:val="none" w:sz="0" w:space="0" w:color="auto"/>
      </w:divBdr>
    </w:div>
    <w:div w:id="45952065">
      <w:bodyDiv w:val="1"/>
      <w:marLeft w:val="0"/>
      <w:marRight w:val="0"/>
      <w:marTop w:val="0"/>
      <w:marBottom w:val="0"/>
      <w:divBdr>
        <w:top w:val="none" w:sz="0" w:space="0" w:color="auto"/>
        <w:left w:val="none" w:sz="0" w:space="0" w:color="auto"/>
        <w:bottom w:val="none" w:sz="0" w:space="0" w:color="auto"/>
        <w:right w:val="none" w:sz="0" w:space="0" w:color="auto"/>
      </w:divBdr>
    </w:div>
    <w:div w:id="46152228">
      <w:bodyDiv w:val="1"/>
      <w:marLeft w:val="0"/>
      <w:marRight w:val="0"/>
      <w:marTop w:val="0"/>
      <w:marBottom w:val="0"/>
      <w:divBdr>
        <w:top w:val="none" w:sz="0" w:space="0" w:color="auto"/>
        <w:left w:val="none" w:sz="0" w:space="0" w:color="auto"/>
        <w:bottom w:val="none" w:sz="0" w:space="0" w:color="auto"/>
        <w:right w:val="none" w:sz="0" w:space="0" w:color="auto"/>
      </w:divBdr>
    </w:div>
    <w:div w:id="46300512">
      <w:bodyDiv w:val="1"/>
      <w:marLeft w:val="0"/>
      <w:marRight w:val="0"/>
      <w:marTop w:val="0"/>
      <w:marBottom w:val="0"/>
      <w:divBdr>
        <w:top w:val="none" w:sz="0" w:space="0" w:color="auto"/>
        <w:left w:val="none" w:sz="0" w:space="0" w:color="auto"/>
        <w:bottom w:val="none" w:sz="0" w:space="0" w:color="auto"/>
        <w:right w:val="none" w:sz="0" w:space="0" w:color="auto"/>
      </w:divBdr>
    </w:div>
    <w:div w:id="46339687">
      <w:bodyDiv w:val="1"/>
      <w:marLeft w:val="0"/>
      <w:marRight w:val="0"/>
      <w:marTop w:val="0"/>
      <w:marBottom w:val="0"/>
      <w:divBdr>
        <w:top w:val="none" w:sz="0" w:space="0" w:color="auto"/>
        <w:left w:val="none" w:sz="0" w:space="0" w:color="auto"/>
        <w:bottom w:val="none" w:sz="0" w:space="0" w:color="auto"/>
        <w:right w:val="none" w:sz="0" w:space="0" w:color="auto"/>
      </w:divBdr>
    </w:div>
    <w:div w:id="46492847">
      <w:bodyDiv w:val="1"/>
      <w:marLeft w:val="0"/>
      <w:marRight w:val="0"/>
      <w:marTop w:val="0"/>
      <w:marBottom w:val="0"/>
      <w:divBdr>
        <w:top w:val="none" w:sz="0" w:space="0" w:color="auto"/>
        <w:left w:val="none" w:sz="0" w:space="0" w:color="auto"/>
        <w:bottom w:val="none" w:sz="0" w:space="0" w:color="auto"/>
        <w:right w:val="none" w:sz="0" w:space="0" w:color="auto"/>
      </w:divBdr>
    </w:div>
    <w:div w:id="46611597">
      <w:bodyDiv w:val="1"/>
      <w:marLeft w:val="0"/>
      <w:marRight w:val="0"/>
      <w:marTop w:val="0"/>
      <w:marBottom w:val="0"/>
      <w:divBdr>
        <w:top w:val="none" w:sz="0" w:space="0" w:color="auto"/>
        <w:left w:val="none" w:sz="0" w:space="0" w:color="auto"/>
        <w:bottom w:val="none" w:sz="0" w:space="0" w:color="auto"/>
        <w:right w:val="none" w:sz="0" w:space="0" w:color="auto"/>
      </w:divBdr>
    </w:div>
    <w:div w:id="46729647">
      <w:bodyDiv w:val="1"/>
      <w:marLeft w:val="0"/>
      <w:marRight w:val="0"/>
      <w:marTop w:val="0"/>
      <w:marBottom w:val="0"/>
      <w:divBdr>
        <w:top w:val="none" w:sz="0" w:space="0" w:color="auto"/>
        <w:left w:val="none" w:sz="0" w:space="0" w:color="auto"/>
        <w:bottom w:val="none" w:sz="0" w:space="0" w:color="auto"/>
        <w:right w:val="none" w:sz="0" w:space="0" w:color="auto"/>
      </w:divBdr>
    </w:div>
    <w:div w:id="47000063">
      <w:bodyDiv w:val="1"/>
      <w:marLeft w:val="0"/>
      <w:marRight w:val="0"/>
      <w:marTop w:val="0"/>
      <w:marBottom w:val="0"/>
      <w:divBdr>
        <w:top w:val="none" w:sz="0" w:space="0" w:color="auto"/>
        <w:left w:val="none" w:sz="0" w:space="0" w:color="auto"/>
        <w:bottom w:val="none" w:sz="0" w:space="0" w:color="auto"/>
        <w:right w:val="none" w:sz="0" w:space="0" w:color="auto"/>
      </w:divBdr>
    </w:div>
    <w:div w:id="47001115">
      <w:bodyDiv w:val="1"/>
      <w:marLeft w:val="0"/>
      <w:marRight w:val="0"/>
      <w:marTop w:val="0"/>
      <w:marBottom w:val="0"/>
      <w:divBdr>
        <w:top w:val="none" w:sz="0" w:space="0" w:color="auto"/>
        <w:left w:val="none" w:sz="0" w:space="0" w:color="auto"/>
        <w:bottom w:val="none" w:sz="0" w:space="0" w:color="auto"/>
        <w:right w:val="none" w:sz="0" w:space="0" w:color="auto"/>
      </w:divBdr>
    </w:div>
    <w:div w:id="47074550">
      <w:bodyDiv w:val="1"/>
      <w:marLeft w:val="0"/>
      <w:marRight w:val="0"/>
      <w:marTop w:val="0"/>
      <w:marBottom w:val="0"/>
      <w:divBdr>
        <w:top w:val="none" w:sz="0" w:space="0" w:color="auto"/>
        <w:left w:val="none" w:sz="0" w:space="0" w:color="auto"/>
        <w:bottom w:val="none" w:sz="0" w:space="0" w:color="auto"/>
        <w:right w:val="none" w:sz="0" w:space="0" w:color="auto"/>
      </w:divBdr>
    </w:div>
    <w:div w:id="47188643">
      <w:bodyDiv w:val="1"/>
      <w:marLeft w:val="0"/>
      <w:marRight w:val="0"/>
      <w:marTop w:val="0"/>
      <w:marBottom w:val="0"/>
      <w:divBdr>
        <w:top w:val="none" w:sz="0" w:space="0" w:color="auto"/>
        <w:left w:val="none" w:sz="0" w:space="0" w:color="auto"/>
        <w:bottom w:val="none" w:sz="0" w:space="0" w:color="auto"/>
        <w:right w:val="none" w:sz="0" w:space="0" w:color="auto"/>
      </w:divBdr>
    </w:div>
    <w:div w:id="47267345">
      <w:bodyDiv w:val="1"/>
      <w:marLeft w:val="0"/>
      <w:marRight w:val="0"/>
      <w:marTop w:val="0"/>
      <w:marBottom w:val="0"/>
      <w:divBdr>
        <w:top w:val="none" w:sz="0" w:space="0" w:color="auto"/>
        <w:left w:val="none" w:sz="0" w:space="0" w:color="auto"/>
        <w:bottom w:val="none" w:sz="0" w:space="0" w:color="auto"/>
        <w:right w:val="none" w:sz="0" w:space="0" w:color="auto"/>
      </w:divBdr>
    </w:div>
    <w:div w:id="47270898">
      <w:bodyDiv w:val="1"/>
      <w:marLeft w:val="0"/>
      <w:marRight w:val="0"/>
      <w:marTop w:val="0"/>
      <w:marBottom w:val="0"/>
      <w:divBdr>
        <w:top w:val="none" w:sz="0" w:space="0" w:color="auto"/>
        <w:left w:val="none" w:sz="0" w:space="0" w:color="auto"/>
        <w:bottom w:val="none" w:sz="0" w:space="0" w:color="auto"/>
        <w:right w:val="none" w:sz="0" w:space="0" w:color="auto"/>
      </w:divBdr>
    </w:div>
    <w:div w:id="47412783">
      <w:bodyDiv w:val="1"/>
      <w:marLeft w:val="0"/>
      <w:marRight w:val="0"/>
      <w:marTop w:val="0"/>
      <w:marBottom w:val="0"/>
      <w:divBdr>
        <w:top w:val="none" w:sz="0" w:space="0" w:color="auto"/>
        <w:left w:val="none" w:sz="0" w:space="0" w:color="auto"/>
        <w:bottom w:val="none" w:sz="0" w:space="0" w:color="auto"/>
        <w:right w:val="none" w:sz="0" w:space="0" w:color="auto"/>
      </w:divBdr>
    </w:div>
    <w:div w:id="47457306">
      <w:bodyDiv w:val="1"/>
      <w:marLeft w:val="0"/>
      <w:marRight w:val="0"/>
      <w:marTop w:val="0"/>
      <w:marBottom w:val="0"/>
      <w:divBdr>
        <w:top w:val="none" w:sz="0" w:space="0" w:color="auto"/>
        <w:left w:val="none" w:sz="0" w:space="0" w:color="auto"/>
        <w:bottom w:val="none" w:sz="0" w:space="0" w:color="auto"/>
        <w:right w:val="none" w:sz="0" w:space="0" w:color="auto"/>
      </w:divBdr>
    </w:div>
    <w:div w:id="47536905">
      <w:bodyDiv w:val="1"/>
      <w:marLeft w:val="0"/>
      <w:marRight w:val="0"/>
      <w:marTop w:val="0"/>
      <w:marBottom w:val="0"/>
      <w:divBdr>
        <w:top w:val="none" w:sz="0" w:space="0" w:color="auto"/>
        <w:left w:val="none" w:sz="0" w:space="0" w:color="auto"/>
        <w:bottom w:val="none" w:sz="0" w:space="0" w:color="auto"/>
        <w:right w:val="none" w:sz="0" w:space="0" w:color="auto"/>
      </w:divBdr>
    </w:div>
    <w:div w:id="47800448">
      <w:bodyDiv w:val="1"/>
      <w:marLeft w:val="0"/>
      <w:marRight w:val="0"/>
      <w:marTop w:val="0"/>
      <w:marBottom w:val="0"/>
      <w:divBdr>
        <w:top w:val="none" w:sz="0" w:space="0" w:color="auto"/>
        <w:left w:val="none" w:sz="0" w:space="0" w:color="auto"/>
        <w:bottom w:val="none" w:sz="0" w:space="0" w:color="auto"/>
        <w:right w:val="none" w:sz="0" w:space="0" w:color="auto"/>
      </w:divBdr>
    </w:div>
    <w:div w:id="47800748">
      <w:bodyDiv w:val="1"/>
      <w:marLeft w:val="0"/>
      <w:marRight w:val="0"/>
      <w:marTop w:val="0"/>
      <w:marBottom w:val="0"/>
      <w:divBdr>
        <w:top w:val="none" w:sz="0" w:space="0" w:color="auto"/>
        <w:left w:val="none" w:sz="0" w:space="0" w:color="auto"/>
        <w:bottom w:val="none" w:sz="0" w:space="0" w:color="auto"/>
        <w:right w:val="none" w:sz="0" w:space="0" w:color="auto"/>
      </w:divBdr>
    </w:div>
    <w:div w:id="47847802">
      <w:bodyDiv w:val="1"/>
      <w:marLeft w:val="0"/>
      <w:marRight w:val="0"/>
      <w:marTop w:val="0"/>
      <w:marBottom w:val="0"/>
      <w:divBdr>
        <w:top w:val="none" w:sz="0" w:space="0" w:color="auto"/>
        <w:left w:val="none" w:sz="0" w:space="0" w:color="auto"/>
        <w:bottom w:val="none" w:sz="0" w:space="0" w:color="auto"/>
        <w:right w:val="none" w:sz="0" w:space="0" w:color="auto"/>
      </w:divBdr>
    </w:div>
    <w:div w:id="47918475">
      <w:bodyDiv w:val="1"/>
      <w:marLeft w:val="0"/>
      <w:marRight w:val="0"/>
      <w:marTop w:val="0"/>
      <w:marBottom w:val="0"/>
      <w:divBdr>
        <w:top w:val="none" w:sz="0" w:space="0" w:color="auto"/>
        <w:left w:val="none" w:sz="0" w:space="0" w:color="auto"/>
        <w:bottom w:val="none" w:sz="0" w:space="0" w:color="auto"/>
        <w:right w:val="none" w:sz="0" w:space="0" w:color="auto"/>
      </w:divBdr>
    </w:div>
    <w:div w:id="47999462">
      <w:bodyDiv w:val="1"/>
      <w:marLeft w:val="0"/>
      <w:marRight w:val="0"/>
      <w:marTop w:val="0"/>
      <w:marBottom w:val="0"/>
      <w:divBdr>
        <w:top w:val="none" w:sz="0" w:space="0" w:color="auto"/>
        <w:left w:val="none" w:sz="0" w:space="0" w:color="auto"/>
        <w:bottom w:val="none" w:sz="0" w:space="0" w:color="auto"/>
        <w:right w:val="none" w:sz="0" w:space="0" w:color="auto"/>
      </w:divBdr>
    </w:div>
    <w:div w:id="48190093">
      <w:bodyDiv w:val="1"/>
      <w:marLeft w:val="0"/>
      <w:marRight w:val="0"/>
      <w:marTop w:val="0"/>
      <w:marBottom w:val="0"/>
      <w:divBdr>
        <w:top w:val="none" w:sz="0" w:space="0" w:color="auto"/>
        <w:left w:val="none" w:sz="0" w:space="0" w:color="auto"/>
        <w:bottom w:val="none" w:sz="0" w:space="0" w:color="auto"/>
        <w:right w:val="none" w:sz="0" w:space="0" w:color="auto"/>
      </w:divBdr>
    </w:div>
    <w:div w:id="48383926">
      <w:bodyDiv w:val="1"/>
      <w:marLeft w:val="0"/>
      <w:marRight w:val="0"/>
      <w:marTop w:val="0"/>
      <w:marBottom w:val="0"/>
      <w:divBdr>
        <w:top w:val="none" w:sz="0" w:space="0" w:color="auto"/>
        <w:left w:val="none" w:sz="0" w:space="0" w:color="auto"/>
        <w:bottom w:val="none" w:sz="0" w:space="0" w:color="auto"/>
        <w:right w:val="none" w:sz="0" w:space="0" w:color="auto"/>
      </w:divBdr>
    </w:div>
    <w:div w:id="48572836">
      <w:bodyDiv w:val="1"/>
      <w:marLeft w:val="0"/>
      <w:marRight w:val="0"/>
      <w:marTop w:val="0"/>
      <w:marBottom w:val="0"/>
      <w:divBdr>
        <w:top w:val="none" w:sz="0" w:space="0" w:color="auto"/>
        <w:left w:val="none" w:sz="0" w:space="0" w:color="auto"/>
        <w:bottom w:val="none" w:sz="0" w:space="0" w:color="auto"/>
        <w:right w:val="none" w:sz="0" w:space="0" w:color="auto"/>
      </w:divBdr>
    </w:div>
    <w:div w:id="48573980">
      <w:bodyDiv w:val="1"/>
      <w:marLeft w:val="0"/>
      <w:marRight w:val="0"/>
      <w:marTop w:val="0"/>
      <w:marBottom w:val="0"/>
      <w:divBdr>
        <w:top w:val="none" w:sz="0" w:space="0" w:color="auto"/>
        <w:left w:val="none" w:sz="0" w:space="0" w:color="auto"/>
        <w:bottom w:val="none" w:sz="0" w:space="0" w:color="auto"/>
        <w:right w:val="none" w:sz="0" w:space="0" w:color="auto"/>
      </w:divBdr>
    </w:div>
    <w:div w:id="48694162">
      <w:bodyDiv w:val="1"/>
      <w:marLeft w:val="0"/>
      <w:marRight w:val="0"/>
      <w:marTop w:val="0"/>
      <w:marBottom w:val="0"/>
      <w:divBdr>
        <w:top w:val="none" w:sz="0" w:space="0" w:color="auto"/>
        <w:left w:val="none" w:sz="0" w:space="0" w:color="auto"/>
        <w:bottom w:val="none" w:sz="0" w:space="0" w:color="auto"/>
        <w:right w:val="none" w:sz="0" w:space="0" w:color="auto"/>
      </w:divBdr>
    </w:div>
    <w:div w:id="48724621">
      <w:bodyDiv w:val="1"/>
      <w:marLeft w:val="0"/>
      <w:marRight w:val="0"/>
      <w:marTop w:val="0"/>
      <w:marBottom w:val="0"/>
      <w:divBdr>
        <w:top w:val="none" w:sz="0" w:space="0" w:color="auto"/>
        <w:left w:val="none" w:sz="0" w:space="0" w:color="auto"/>
        <w:bottom w:val="none" w:sz="0" w:space="0" w:color="auto"/>
        <w:right w:val="none" w:sz="0" w:space="0" w:color="auto"/>
      </w:divBdr>
    </w:div>
    <w:div w:id="49042620">
      <w:bodyDiv w:val="1"/>
      <w:marLeft w:val="0"/>
      <w:marRight w:val="0"/>
      <w:marTop w:val="0"/>
      <w:marBottom w:val="0"/>
      <w:divBdr>
        <w:top w:val="none" w:sz="0" w:space="0" w:color="auto"/>
        <w:left w:val="none" w:sz="0" w:space="0" w:color="auto"/>
        <w:bottom w:val="none" w:sz="0" w:space="0" w:color="auto"/>
        <w:right w:val="none" w:sz="0" w:space="0" w:color="auto"/>
      </w:divBdr>
    </w:div>
    <w:div w:id="49503718">
      <w:bodyDiv w:val="1"/>
      <w:marLeft w:val="0"/>
      <w:marRight w:val="0"/>
      <w:marTop w:val="0"/>
      <w:marBottom w:val="0"/>
      <w:divBdr>
        <w:top w:val="none" w:sz="0" w:space="0" w:color="auto"/>
        <w:left w:val="none" w:sz="0" w:space="0" w:color="auto"/>
        <w:bottom w:val="none" w:sz="0" w:space="0" w:color="auto"/>
        <w:right w:val="none" w:sz="0" w:space="0" w:color="auto"/>
      </w:divBdr>
    </w:div>
    <w:div w:id="49545666">
      <w:bodyDiv w:val="1"/>
      <w:marLeft w:val="0"/>
      <w:marRight w:val="0"/>
      <w:marTop w:val="0"/>
      <w:marBottom w:val="0"/>
      <w:divBdr>
        <w:top w:val="none" w:sz="0" w:space="0" w:color="auto"/>
        <w:left w:val="none" w:sz="0" w:space="0" w:color="auto"/>
        <w:bottom w:val="none" w:sz="0" w:space="0" w:color="auto"/>
        <w:right w:val="none" w:sz="0" w:space="0" w:color="auto"/>
      </w:divBdr>
    </w:div>
    <w:div w:id="49694540">
      <w:bodyDiv w:val="1"/>
      <w:marLeft w:val="0"/>
      <w:marRight w:val="0"/>
      <w:marTop w:val="0"/>
      <w:marBottom w:val="0"/>
      <w:divBdr>
        <w:top w:val="none" w:sz="0" w:space="0" w:color="auto"/>
        <w:left w:val="none" w:sz="0" w:space="0" w:color="auto"/>
        <w:bottom w:val="none" w:sz="0" w:space="0" w:color="auto"/>
        <w:right w:val="none" w:sz="0" w:space="0" w:color="auto"/>
      </w:divBdr>
    </w:div>
    <w:div w:id="49773222">
      <w:bodyDiv w:val="1"/>
      <w:marLeft w:val="0"/>
      <w:marRight w:val="0"/>
      <w:marTop w:val="0"/>
      <w:marBottom w:val="0"/>
      <w:divBdr>
        <w:top w:val="none" w:sz="0" w:space="0" w:color="auto"/>
        <w:left w:val="none" w:sz="0" w:space="0" w:color="auto"/>
        <w:bottom w:val="none" w:sz="0" w:space="0" w:color="auto"/>
        <w:right w:val="none" w:sz="0" w:space="0" w:color="auto"/>
      </w:divBdr>
    </w:div>
    <w:div w:id="50423982">
      <w:bodyDiv w:val="1"/>
      <w:marLeft w:val="0"/>
      <w:marRight w:val="0"/>
      <w:marTop w:val="0"/>
      <w:marBottom w:val="0"/>
      <w:divBdr>
        <w:top w:val="none" w:sz="0" w:space="0" w:color="auto"/>
        <w:left w:val="none" w:sz="0" w:space="0" w:color="auto"/>
        <w:bottom w:val="none" w:sz="0" w:space="0" w:color="auto"/>
        <w:right w:val="none" w:sz="0" w:space="0" w:color="auto"/>
      </w:divBdr>
    </w:div>
    <w:div w:id="50464497">
      <w:bodyDiv w:val="1"/>
      <w:marLeft w:val="0"/>
      <w:marRight w:val="0"/>
      <w:marTop w:val="0"/>
      <w:marBottom w:val="0"/>
      <w:divBdr>
        <w:top w:val="none" w:sz="0" w:space="0" w:color="auto"/>
        <w:left w:val="none" w:sz="0" w:space="0" w:color="auto"/>
        <w:bottom w:val="none" w:sz="0" w:space="0" w:color="auto"/>
        <w:right w:val="none" w:sz="0" w:space="0" w:color="auto"/>
      </w:divBdr>
    </w:div>
    <w:div w:id="50663798">
      <w:bodyDiv w:val="1"/>
      <w:marLeft w:val="0"/>
      <w:marRight w:val="0"/>
      <w:marTop w:val="0"/>
      <w:marBottom w:val="0"/>
      <w:divBdr>
        <w:top w:val="none" w:sz="0" w:space="0" w:color="auto"/>
        <w:left w:val="none" w:sz="0" w:space="0" w:color="auto"/>
        <w:bottom w:val="none" w:sz="0" w:space="0" w:color="auto"/>
        <w:right w:val="none" w:sz="0" w:space="0" w:color="auto"/>
      </w:divBdr>
    </w:div>
    <w:div w:id="50735895">
      <w:bodyDiv w:val="1"/>
      <w:marLeft w:val="0"/>
      <w:marRight w:val="0"/>
      <w:marTop w:val="0"/>
      <w:marBottom w:val="0"/>
      <w:divBdr>
        <w:top w:val="none" w:sz="0" w:space="0" w:color="auto"/>
        <w:left w:val="none" w:sz="0" w:space="0" w:color="auto"/>
        <w:bottom w:val="none" w:sz="0" w:space="0" w:color="auto"/>
        <w:right w:val="none" w:sz="0" w:space="0" w:color="auto"/>
      </w:divBdr>
    </w:div>
    <w:div w:id="50740043">
      <w:bodyDiv w:val="1"/>
      <w:marLeft w:val="0"/>
      <w:marRight w:val="0"/>
      <w:marTop w:val="0"/>
      <w:marBottom w:val="0"/>
      <w:divBdr>
        <w:top w:val="none" w:sz="0" w:space="0" w:color="auto"/>
        <w:left w:val="none" w:sz="0" w:space="0" w:color="auto"/>
        <w:bottom w:val="none" w:sz="0" w:space="0" w:color="auto"/>
        <w:right w:val="none" w:sz="0" w:space="0" w:color="auto"/>
      </w:divBdr>
    </w:div>
    <w:div w:id="50883325">
      <w:bodyDiv w:val="1"/>
      <w:marLeft w:val="0"/>
      <w:marRight w:val="0"/>
      <w:marTop w:val="0"/>
      <w:marBottom w:val="0"/>
      <w:divBdr>
        <w:top w:val="none" w:sz="0" w:space="0" w:color="auto"/>
        <w:left w:val="none" w:sz="0" w:space="0" w:color="auto"/>
        <w:bottom w:val="none" w:sz="0" w:space="0" w:color="auto"/>
        <w:right w:val="none" w:sz="0" w:space="0" w:color="auto"/>
      </w:divBdr>
    </w:div>
    <w:div w:id="50884715">
      <w:bodyDiv w:val="1"/>
      <w:marLeft w:val="0"/>
      <w:marRight w:val="0"/>
      <w:marTop w:val="0"/>
      <w:marBottom w:val="0"/>
      <w:divBdr>
        <w:top w:val="none" w:sz="0" w:space="0" w:color="auto"/>
        <w:left w:val="none" w:sz="0" w:space="0" w:color="auto"/>
        <w:bottom w:val="none" w:sz="0" w:space="0" w:color="auto"/>
        <w:right w:val="none" w:sz="0" w:space="0" w:color="auto"/>
      </w:divBdr>
    </w:div>
    <w:div w:id="51079078">
      <w:bodyDiv w:val="1"/>
      <w:marLeft w:val="0"/>
      <w:marRight w:val="0"/>
      <w:marTop w:val="0"/>
      <w:marBottom w:val="0"/>
      <w:divBdr>
        <w:top w:val="none" w:sz="0" w:space="0" w:color="auto"/>
        <w:left w:val="none" w:sz="0" w:space="0" w:color="auto"/>
        <w:bottom w:val="none" w:sz="0" w:space="0" w:color="auto"/>
        <w:right w:val="none" w:sz="0" w:space="0" w:color="auto"/>
      </w:divBdr>
    </w:div>
    <w:div w:id="51193595">
      <w:bodyDiv w:val="1"/>
      <w:marLeft w:val="0"/>
      <w:marRight w:val="0"/>
      <w:marTop w:val="0"/>
      <w:marBottom w:val="0"/>
      <w:divBdr>
        <w:top w:val="none" w:sz="0" w:space="0" w:color="auto"/>
        <w:left w:val="none" w:sz="0" w:space="0" w:color="auto"/>
        <w:bottom w:val="none" w:sz="0" w:space="0" w:color="auto"/>
        <w:right w:val="none" w:sz="0" w:space="0" w:color="auto"/>
      </w:divBdr>
    </w:div>
    <w:div w:id="51320025">
      <w:bodyDiv w:val="1"/>
      <w:marLeft w:val="0"/>
      <w:marRight w:val="0"/>
      <w:marTop w:val="0"/>
      <w:marBottom w:val="0"/>
      <w:divBdr>
        <w:top w:val="none" w:sz="0" w:space="0" w:color="auto"/>
        <w:left w:val="none" w:sz="0" w:space="0" w:color="auto"/>
        <w:bottom w:val="none" w:sz="0" w:space="0" w:color="auto"/>
        <w:right w:val="none" w:sz="0" w:space="0" w:color="auto"/>
      </w:divBdr>
    </w:div>
    <w:div w:id="51394977">
      <w:bodyDiv w:val="1"/>
      <w:marLeft w:val="0"/>
      <w:marRight w:val="0"/>
      <w:marTop w:val="0"/>
      <w:marBottom w:val="0"/>
      <w:divBdr>
        <w:top w:val="none" w:sz="0" w:space="0" w:color="auto"/>
        <w:left w:val="none" w:sz="0" w:space="0" w:color="auto"/>
        <w:bottom w:val="none" w:sz="0" w:space="0" w:color="auto"/>
        <w:right w:val="none" w:sz="0" w:space="0" w:color="auto"/>
      </w:divBdr>
    </w:div>
    <w:div w:id="51512184">
      <w:bodyDiv w:val="1"/>
      <w:marLeft w:val="0"/>
      <w:marRight w:val="0"/>
      <w:marTop w:val="0"/>
      <w:marBottom w:val="0"/>
      <w:divBdr>
        <w:top w:val="none" w:sz="0" w:space="0" w:color="auto"/>
        <w:left w:val="none" w:sz="0" w:space="0" w:color="auto"/>
        <w:bottom w:val="none" w:sz="0" w:space="0" w:color="auto"/>
        <w:right w:val="none" w:sz="0" w:space="0" w:color="auto"/>
      </w:divBdr>
    </w:div>
    <w:div w:id="51538128">
      <w:bodyDiv w:val="1"/>
      <w:marLeft w:val="0"/>
      <w:marRight w:val="0"/>
      <w:marTop w:val="0"/>
      <w:marBottom w:val="0"/>
      <w:divBdr>
        <w:top w:val="none" w:sz="0" w:space="0" w:color="auto"/>
        <w:left w:val="none" w:sz="0" w:space="0" w:color="auto"/>
        <w:bottom w:val="none" w:sz="0" w:space="0" w:color="auto"/>
        <w:right w:val="none" w:sz="0" w:space="0" w:color="auto"/>
      </w:divBdr>
    </w:div>
    <w:div w:id="51581643">
      <w:bodyDiv w:val="1"/>
      <w:marLeft w:val="0"/>
      <w:marRight w:val="0"/>
      <w:marTop w:val="0"/>
      <w:marBottom w:val="0"/>
      <w:divBdr>
        <w:top w:val="none" w:sz="0" w:space="0" w:color="auto"/>
        <w:left w:val="none" w:sz="0" w:space="0" w:color="auto"/>
        <w:bottom w:val="none" w:sz="0" w:space="0" w:color="auto"/>
        <w:right w:val="none" w:sz="0" w:space="0" w:color="auto"/>
      </w:divBdr>
    </w:div>
    <w:div w:id="51774104">
      <w:bodyDiv w:val="1"/>
      <w:marLeft w:val="0"/>
      <w:marRight w:val="0"/>
      <w:marTop w:val="0"/>
      <w:marBottom w:val="0"/>
      <w:divBdr>
        <w:top w:val="none" w:sz="0" w:space="0" w:color="auto"/>
        <w:left w:val="none" w:sz="0" w:space="0" w:color="auto"/>
        <w:bottom w:val="none" w:sz="0" w:space="0" w:color="auto"/>
        <w:right w:val="none" w:sz="0" w:space="0" w:color="auto"/>
      </w:divBdr>
    </w:div>
    <w:div w:id="52050379">
      <w:bodyDiv w:val="1"/>
      <w:marLeft w:val="0"/>
      <w:marRight w:val="0"/>
      <w:marTop w:val="0"/>
      <w:marBottom w:val="0"/>
      <w:divBdr>
        <w:top w:val="none" w:sz="0" w:space="0" w:color="auto"/>
        <w:left w:val="none" w:sz="0" w:space="0" w:color="auto"/>
        <w:bottom w:val="none" w:sz="0" w:space="0" w:color="auto"/>
        <w:right w:val="none" w:sz="0" w:space="0" w:color="auto"/>
      </w:divBdr>
    </w:div>
    <w:div w:id="52237756">
      <w:bodyDiv w:val="1"/>
      <w:marLeft w:val="0"/>
      <w:marRight w:val="0"/>
      <w:marTop w:val="0"/>
      <w:marBottom w:val="0"/>
      <w:divBdr>
        <w:top w:val="none" w:sz="0" w:space="0" w:color="auto"/>
        <w:left w:val="none" w:sz="0" w:space="0" w:color="auto"/>
        <w:bottom w:val="none" w:sz="0" w:space="0" w:color="auto"/>
        <w:right w:val="none" w:sz="0" w:space="0" w:color="auto"/>
      </w:divBdr>
    </w:div>
    <w:div w:id="52237809">
      <w:bodyDiv w:val="1"/>
      <w:marLeft w:val="0"/>
      <w:marRight w:val="0"/>
      <w:marTop w:val="0"/>
      <w:marBottom w:val="0"/>
      <w:divBdr>
        <w:top w:val="none" w:sz="0" w:space="0" w:color="auto"/>
        <w:left w:val="none" w:sz="0" w:space="0" w:color="auto"/>
        <w:bottom w:val="none" w:sz="0" w:space="0" w:color="auto"/>
        <w:right w:val="none" w:sz="0" w:space="0" w:color="auto"/>
      </w:divBdr>
    </w:div>
    <w:div w:id="52386072">
      <w:bodyDiv w:val="1"/>
      <w:marLeft w:val="0"/>
      <w:marRight w:val="0"/>
      <w:marTop w:val="0"/>
      <w:marBottom w:val="0"/>
      <w:divBdr>
        <w:top w:val="none" w:sz="0" w:space="0" w:color="auto"/>
        <w:left w:val="none" w:sz="0" w:space="0" w:color="auto"/>
        <w:bottom w:val="none" w:sz="0" w:space="0" w:color="auto"/>
        <w:right w:val="none" w:sz="0" w:space="0" w:color="auto"/>
      </w:divBdr>
    </w:div>
    <w:div w:id="52389291">
      <w:bodyDiv w:val="1"/>
      <w:marLeft w:val="0"/>
      <w:marRight w:val="0"/>
      <w:marTop w:val="0"/>
      <w:marBottom w:val="0"/>
      <w:divBdr>
        <w:top w:val="none" w:sz="0" w:space="0" w:color="auto"/>
        <w:left w:val="none" w:sz="0" w:space="0" w:color="auto"/>
        <w:bottom w:val="none" w:sz="0" w:space="0" w:color="auto"/>
        <w:right w:val="none" w:sz="0" w:space="0" w:color="auto"/>
      </w:divBdr>
    </w:div>
    <w:div w:id="52393437">
      <w:bodyDiv w:val="1"/>
      <w:marLeft w:val="0"/>
      <w:marRight w:val="0"/>
      <w:marTop w:val="0"/>
      <w:marBottom w:val="0"/>
      <w:divBdr>
        <w:top w:val="none" w:sz="0" w:space="0" w:color="auto"/>
        <w:left w:val="none" w:sz="0" w:space="0" w:color="auto"/>
        <w:bottom w:val="none" w:sz="0" w:space="0" w:color="auto"/>
        <w:right w:val="none" w:sz="0" w:space="0" w:color="auto"/>
      </w:divBdr>
    </w:div>
    <w:div w:id="52588013">
      <w:bodyDiv w:val="1"/>
      <w:marLeft w:val="0"/>
      <w:marRight w:val="0"/>
      <w:marTop w:val="0"/>
      <w:marBottom w:val="0"/>
      <w:divBdr>
        <w:top w:val="none" w:sz="0" w:space="0" w:color="auto"/>
        <w:left w:val="none" w:sz="0" w:space="0" w:color="auto"/>
        <w:bottom w:val="none" w:sz="0" w:space="0" w:color="auto"/>
        <w:right w:val="none" w:sz="0" w:space="0" w:color="auto"/>
      </w:divBdr>
    </w:div>
    <w:div w:id="52898925">
      <w:bodyDiv w:val="1"/>
      <w:marLeft w:val="0"/>
      <w:marRight w:val="0"/>
      <w:marTop w:val="0"/>
      <w:marBottom w:val="0"/>
      <w:divBdr>
        <w:top w:val="none" w:sz="0" w:space="0" w:color="auto"/>
        <w:left w:val="none" w:sz="0" w:space="0" w:color="auto"/>
        <w:bottom w:val="none" w:sz="0" w:space="0" w:color="auto"/>
        <w:right w:val="none" w:sz="0" w:space="0" w:color="auto"/>
      </w:divBdr>
    </w:div>
    <w:div w:id="52967719">
      <w:bodyDiv w:val="1"/>
      <w:marLeft w:val="0"/>
      <w:marRight w:val="0"/>
      <w:marTop w:val="0"/>
      <w:marBottom w:val="0"/>
      <w:divBdr>
        <w:top w:val="none" w:sz="0" w:space="0" w:color="auto"/>
        <w:left w:val="none" w:sz="0" w:space="0" w:color="auto"/>
        <w:bottom w:val="none" w:sz="0" w:space="0" w:color="auto"/>
        <w:right w:val="none" w:sz="0" w:space="0" w:color="auto"/>
      </w:divBdr>
    </w:div>
    <w:div w:id="53050088">
      <w:bodyDiv w:val="1"/>
      <w:marLeft w:val="0"/>
      <w:marRight w:val="0"/>
      <w:marTop w:val="0"/>
      <w:marBottom w:val="0"/>
      <w:divBdr>
        <w:top w:val="none" w:sz="0" w:space="0" w:color="auto"/>
        <w:left w:val="none" w:sz="0" w:space="0" w:color="auto"/>
        <w:bottom w:val="none" w:sz="0" w:space="0" w:color="auto"/>
        <w:right w:val="none" w:sz="0" w:space="0" w:color="auto"/>
      </w:divBdr>
    </w:div>
    <w:div w:id="53353977">
      <w:bodyDiv w:val="1"/>
      <w:marLeft w:val="0"/>
      <w:marRight w:val="0"/>
      <w:marTop w:val="0"/>
      <w:marBottom w:val="0"/>
      <w:divBdr>
        <w:top w:val="none" w:sz="0" w:space="0" w:color="auto"/>
        <w:left w:val="none" w:sz="0" w:space="0" w:color="auto"/>
        <w:bottom w:val="none" w:sz="0" w:space="0" w:color="auto"/>
        <w:right w:val="none" w:sz="0" w:space="0" w:color="auto"/>
      </w:divBdr>
    </w:div>
    <w:div w:id="53434339">
      <w:bodyDiv w:val="1"/>
      <w:marLeft w:val="0"/>
      <w:marRight w:val="0"/>
      <w:marTop w:val="0"/>
      <w:marBottom w:val="0"/>
      <w:divBdr>
        <w:top w:val="none" w:sz="0" w:space="0" w:color="auto"/>
        <w:left w:val="none" w:sz="0" w:space="0" w:color="auto"/>
        <w:bottom w:val="none" w:sz="0" w:space="0" w:color="auto"/>
        <w:right w:val="none" w:sz="0" w:space="0" w:color="auto"/>
      </w:divBdr>
    </w:div>
    <w:div w:id="53822773">
      <w:bodyDiv w:val="1"/>
      <w:marLeft w:val="0"/>
      <w:marRight w:val="0"/>
      <w:marTop w:val="0"/>
      <w:marBottom w:val="0"/>
      <w:divBdr>
        <w:top w:val="none" w:sz="0" w:space="0" w:color="auto"/>
        <w:left w:val="none" w:sz="0" w:space="0" w:color="auto"/>
        <w:bottom w:val="none" w:sz="0" w:space="0" w:color="auto"/>
        <w:right w:val="none" w:sz="0" w:space="0" w:color="auto"/>
      </w:divBdr>
    </w:div>
    <w:div w:id="54011799">
      <w:bodyDiv w:val="1"/>
      <w:marLeft w:val="0"/>
      <w:marRight w:val="0"/>
      <w:marTop w:val="0"/>
      <w:marBottom w:val="0"/>
      <w:divBdr>
        <w:top w:val="none" w:sz="0" w:space="0" w:color="auto"/>
        <w:left w:val="none" w:sz="0" w:space="0" w:color="auto"/>
        <w:bottom w:val="none" w:sz="0" w:space="0" w:color="auto"/>
        <w:right w:val="none" w:sz="0" w:space="0" w:color="auto"/>
      </w:divBdr>
    </w:div>
    <w:div w:id="54206259">
      <w:bodyDiv w:val="1"/>
      <w:marLeft w:val="0"/>
      <w:marRight w:val="0"/>
      <w:marTop w:val="0"/>
      <w:marBottom w:val="0"/>
      <w:divBdr>
        <w:top w:val="none" w:sz="0" w:space="0" w:color="auto"/>
        <w:left w:val="none" w:sz="0" w:space="0" w:color="auto"/>
        <w:bottom w:val="none" w:sz="0" w:space="0" w:color="auto"/>
        <w:right w:val="none" w:sz="0" w:space="0" w:color="auto"/>
      </w:divBdr>
    </w:div>
    <w:div w:id="54864710">
      <w:bodyDiv w:val="1"/>
      <w:marLeft w:val="0"/>
      <w:marRight w:val="0"/>
      <w:marTop w:val="0"/>
      <w:marBottom w:val="0"/>
      <w:divBdr>
        <w:top w:val="none" w:sz="0" w:space="0" w:color="auto"/>
        <w:left w:val="none" w:sz="0" w:space="0" w:color="auto"/>
        <w:bottom w:val="none" w:sz="0" w:space="0" w:color="auto"/>
        <w:right w:val="none" w:sz="0" w:space="0" w:color="auto"/>
      </w:divBdr>
    </w:div>
    <w:div w:id="54938952">
      <w:bodyDiv w:val="1"/>
      <w:marLeft w:val="0"/>
      <w:marRight w:val="0"/>
      <w:marTop w:val="0"/>
      <w:marBottom w:val="0"/>
      <w:divBdr>
        <w:top w:val="none" w:sz="0" w:space="0" w:color="auto"/>
        <w:left w:val="none" w:sz="0" w:space="0" w:color="auto"/>
        <w:bottom w:val="none" w:sz="0" w:space="0" w:color="auto"/>
        <w:right w:val="none" w:sz="0" w:space="0" w:color="auto"/>
      </w:divBdr>
    </w:div>
    <w:div w:id="55016614">
      <w:bodyDiv w:val="1"/>
      <w:marLeft w:val="0"/>
      <w:marRight w:val="0"/>
      <w:marTop w:val="0"/>
      <w:marBottom w:val="0"/>
      <w:divBdr>
        <w:top w:val="none" w:sz="0" w:space="0" w:color="auto"/>
        <w:left w:val="none" w:sz="0" w:space="0" w:color="auto"/>
        <w:bottom w:val="none" w:sz="0" w:space="0" w:color="auto"/>
        <w:right w:val="none" w:sz="0" w:space="0" w:color="auto"/>
      </w:divBdr>
    </w:div>
    <w:div w:id="55326577">
      <w:bodyDiv w:val="1"/>
      <w:marLeft w:val="0"/>
      <w:marRight w:val="0"/>
      <w:marTop w:val="0"/>
      <w:marBottom w:val="0"/>
      <w:divBdr>
        <w:top w:val="none" w:sz="0" w:space="0" w:color="auto"/>
        <w:left w:val="none" w:sz="0" w:space="0" w:color="auto"/>
        <w:bottom w:val="none" w:sz="0" w:space="0" w:color="auto"/>
        <w:right w:val="none" w:sz="0" w:space="0" w:color="auto"/>
      </w:divBdr>
    </w:div>
    <w:div w:id="55402993">
      <w:bodyDiv w:val="1"/>
      <w:marLeft w:val="0"/>
      <w:marRight w:val="0"/>
      <w:marTop w:val="0"/>
      <w:marBottom w:val="0"/>
      <w:divBdr>
        <w:top w:val="none" w:sz="0" w:space="0" w:color="auto"/>
        <w:left w:val="none" w:sz="0" w:space="0" w:color="auto"/>
        <w:bottom w:val="none" w:sz="0" w:space="0" w:color="auto"/>
        <w:right w:val="none" w:sz="0" w:space="0" w:color="auto"/>
      </w:divBdr>
    </w:div>
    <w:div w:id="55713563">
      <w:bodyDiv w:val="1"/>
      <w:marLeft w:val="0"/>
      <w:marRight w:val="0"/>
      <w:marTop w:val="0"/>
      <w:marBottom w:val="0"/>
      <w:divBdr>
        <w:top w:val="none" w:sz="0" w:space="0" w:color="auto"/>
        <w:left w:val="none" w:sz="0" w:space="0" w:color="auto"/>
        <w:bottom w:val="none" w:sz="0" w:space="0" w:color="auto"/>
        <w:right w:val="none" w:sz="0" w:space="0" w:color="auto"/>
      </w:divBdr>
    </w:div>
    <w:div w:id="56052165">
      <w:bodyDiv w:val="1"/>
      <w:marLeft w:val="0"/>
      <w:marRight w:val="0"/>
      <w:marTop w:val="0"/>
      <w:marBottom w:val="0"/>
      <w:divBdr>
        <w:top w:val="none" w:sz="0" w:space="0" w:color="auto"/>
        <w:left w:val="none" w:sz="0" w:space="0" w:color="auto"/>
        <w:bottom w:val="none" w:sz="0" w:space="0" w:color="auto"/>
        <w:right w:val="none" w:sz="0" w:space="0" w:color="auto"/>
      </w:divBdr>
    </w:div>
    <w:div w:id="56249529">
      <w:bodyDiv w:val="1"/>
      <w:marLeft w:val="0"/>
      <w:marRight w:val="0"/>
      <w:marTop w:val="0"/>
      <w:marBottom w:val="0"/>
      <w:divBdr>
        <w:top w:val="none" w:sz="0" w:space="0" w:color="auto"/>
        <w:left w:val="none" w:sz="0" w:space="0" w:color="auto"/>
        <w:bottom w:val="none" w:sz="0" w:space="0" w:color="auto"/>
        <w:right w:val="none" w:sz="0" w:space="0" w:color="auto"/>
      </w:divBdr>
    </w:div>
    <w:div w:id="56249851">
      <w:bodyDiv w:val="1"/>
      <w:marLeft w:val="0"/>
      <w:marRight w:val="0"/>
      <w:marTop w:val="0"/>
      <w:marBottom w:val="0"/>
      <w:divBdr>
        <w:top w:val="none" w:sz="0" w:space="0" w:color="auto"/>
        <w:left w:val="none" w:sz="0" w:space="0" w:color="auto"/>
        <w:bottom w:val="none" w:sz="0" w:space="0" w:color="auto"/>
        <w:right w:val="none" w:sz="0" w:space="0" w:color="auto"/>
      </w:divBdr>
    </w:div>
    <w:div w:id="56441245">
      <w:bodyDiv w:val="1"/>
      <w:marLeft w:val="0"/>
      <w:marRight w:val="0"/>
      <w:marTop w:val="0"/>
      <w:marBottom w:val="0"/>
      <w:divBdr>
        <w:top w:val="none" w:sz="0" w:space="0" w:color="auto"/>
        <w:left w:val="none" w:sz="0" w:space="0" w:color="auto"/>
        <w:bottom w:val="none" w:sz="0" w:space="0" w:color="auto"/>
        <w:right w:val="none" w:sz="0" w:space="0" w:color="auto"/>
      </w:divBdr>
    </w:div>
    <w:div w:id="56517698">
      <w:bodyDiv w:val="1"/>
      <w:marLeft w:val="0"/>
      <w:marRight w:val="0"/>
      <w:marTop w:val="0"/>
      <w:marBottom w:val="0"/>
      <w:divBdr>
        <w:top w:val="none" w:sz="0" w:space="0" w:color="auto"/>
        <w:left w:val="none" w:sz="0" w:space="0" w:color="auto"/>
        <w:bottom w:val="none" w:sz="0" w:space="0" w:color="auto"/>
        <w:right w:val="none" w:sz="0" w:space="0" w:color="auto"/>
      </w:divBdr>
    </w:div>
    <w:div w:id="56632708">
      <w:bodyDiv w:val="1"/>
      <w:marLeft w:val="0"/>
      <w:marRight w:val="0"/>
      <w:marTop w:val="0"/>
      <w:marBottom w:val="0"/>
      <w:divBdr>
        <w:top w:val="none" w:sz="0" w:space="0" w:color="auto"/>
        <w:left w:val="none" w:sz="0" w:space="0" w:color="auto"/>
        <w:bottom w:val="none" w:sz="0" w:space="0" w:color="auto"/>
        <w:right w:val="none" w:sz="0" w:space="0" w:color="auto"/>
      </w:divBdr>
    </w:div>
    <w:div w:id="56976610">
      <w:bodyDiv w:val="1"/>
      <w:marLeft w:val="0"/>
      <w:marRight w:val="0"/>
      <w:marTop w:val="0"/>
      <w:marBottom w:val="0"/>
      <w:divBdr>
        <w:top w:val="none" w:sz="0" w:space="0" w:color="auto"/>
        <w:left w:val="none" w:sz="0" w:space="0" w:color="auto"/>
        <w:bottom w:val="none" w:sz="0" w:space="0" w:color="auto"/>
        <w:right w:val="none" w:sz="0" w:space="0" w:color="auto"/>
      </w:divBdr>
    </w:div>
    <w:div w:id="56976709">
      <w:bodyDiv w:val="1"/>
      <w:marLeft w:val="0"/>
      <w:marRight w:val="0"/>
      <w:marTop w:val="0"/>
      <w:marBottom w:val="0"/>
      <w:divBdr>
        <w:top w:val="none" w:sz="0" w:space="0" w:color="auto"/>
        <w:left w:val="none" w:sz="0" w:space="0" w:color="auto"/>
        <w:bottom w:val="none" w:sz="0" w:space="0" w:color="auto"/>
        <w:right w:val="none" w:sz="0" w:space="0" w:color="auto"/>
      </w:divBdr>
    </w:div>
    <w:div w:id="56981713">
      <w:bodyDiv w:val="1"/>
      <w:marLeft w:val="0"/>
      <w:marRight w:val="0"/>
      <w:marTop w:val="0"/>
      <w:marBottom w:val="0"/>
      <w:divBdr>
        <w:top w:val="none" w:sz="0" w:space="0" w:color="auto"/>
        <w:left w:val="none" w:sz="0" w:space="0" w:color="auto"/>
        <w:bottom w:val="none" w:sz="0" w:space="0" w:color="auto"/>
        <w:right w:val="none" w:sz="0" w:space="0" w:color="auto"/>
      </w:divBdr>
    </w:div>
    <w:div w:id="57287286">
      <w:bodyDiv w:val="1"/>
      <w:marLeft w:val="0"/>
      <w:marRight w:val="0"/>
      <w:marTop w:val="0"/>
      <w:marBottom w:val="0"/>
      <w:divBdr>
        <w:top w:val="none" w:sz="0" w:space="0" w:color="auto"/>
        <w:left w:val="none" w:sz="0" w:space="0" w:color="auto"/>
        <w:bottom w:val="none" w:sz="0" w:space="0" w:color="auto"/>
        <w:right w:val="none" w:sz="0" w:space="0" w:color="auto"/>
      </w:divBdr>
    </w:div>
    <w:div w:id="57361540">
      <w:bodyDiv w:val="1"/>
      <w:marLeft w:val="0"/>
      <w:marRight w:val="0"/>
      <w:marTop w:val="0"/>
      <w:marBottom w:val="0"/>
      <w:divBdr>
        <w:top w:val="none" w:sz="0" w:space="0" w:color="auto"/>
        <w:left w:val="none" w:sz="0" w:space="0" w:color="auto"/>
        <w:bottom w:val="none" w:sz="0" w:space="0" w:color="auto"/>
        <w:right w:val="none" w:sz="0" w:space="0" w:color="auto"/>
      </w:divBdr>
    </w:div>
    <w:div w:id="57437432">
      <w:bodyDiv w:val="1"/>
      <w:marLeft w:val="0"/>
      <w:marRight w:val="0"/>
      <w:marTop w:val="0"/>
      <w:marBottom w:val="0"/>
      <w:divBdr>
        <w:top w:val="none" w:sz="0" w:space="0" w:color="auto"/>
        <w:left w:val="none" w:sz="0" w:space="0" w:color="auto"/>
        <w:bottom w:val="none" w:sz="0" w:space="0" w:color="auto"/>
        <w:right w:val="none" w:sz="0" w:space="0" w:color="auto"/>
      </w:divBdr>
    </w:div>
    <w:div w:id="57480469">
      <w:bodyDiv w:val="1"/>
      <w:marLeft w:val="0"/>
      <w:marRight w:val="0"/>
      <w:marTop w:val="0"/>
      <w:marBottom w:val="0"/>
      <w:divBdr>
        <w:top w:val="none" w:sz="0" w:space="0" w:color="auto"/>
        <w:left w:val="none" w:sz="0" w:space="0" w:color="auto"/>
        <w:bottom w:val="none" w:sz="0" w:space="0" w:color="auto"/>
        <w:right w:val="none" w:sz="0" w:space="0" w:color="auto"/>
      </w:divBdr>
    </w:div>
    <w:div w:id="57484544">
      <w:bodyDiv w:val="1"/>
      <w:marLeft w:val="0"/>
      <w:marRight w:val="0"/>
      <w:marTop w:val="0"/>
      <w:marBottom w:val="0"/>
      <w:divBdr>
        <w:top w:val="none" w:sz="0" w:space="0" w:color="auto"/>
        <w:left w:val="none" w:sz="0" w:space="0" w:color="auto"/>
        <w:bottom w:val="none" w:sz="0" w:space="0" w:color="auto"/>
        <w:right w:val="none" w:sz="0" w:space="0" w:color="auto"/>
      </w:divBdr>
    </w:div>
    <w:div w:id="57555264">
      <w:bodyDiv w:val="1"/>
      <w:marLeft w:val="0"/>
      <w:marRight w:val="0"/>
      <w:marTop w:val="0"/>
      <w:marBottom w:val="0"/>
      <w:divBdr>
        <w:top w:val="none" w:sz="0" w:space="0" w:color="auto"/>
        <w:left w:val="none" w:sz="0" w:space="0" w:color="auto"/>
        <w:bottom w:val="none" w:sz="0" w:space="0" w:color="auto"/>
        <w:right w:val="none" w:sz="0" w:space="0" w:color="auto"/>
      </w:divBdr>
    </w:div>
    <w:div w:id="57630835">
      <w:bodyDiv w:val="1"/>
      <w:marLeft w:val="0"/>
      <w:marRight w:val="0"/>
      <w:marTop w:val="0"/>
      <w:marBottom w:val="0"/>
      <w:divBdr>
        <w:top w:val="none" w:sz="0" w:space="0" w:color="auto"/>
        <w:left w:val="none" w:sz="0" w:space="0" w:color="auto"/>
        <w:bottom w:val="none" w:sz="0" w:space="0" w:color="auto"/>
        <w:right w:val="none" w:sz="0" w:space="0" w:color="auto"/>
      </w:divBdr>
    </w:div>
    <w:div w:id="57873356">
      <w:bodyDiv w:val="1"/>
      <w:marLeft w:val="0"/>
      <w:marRight w:val="0"/>
      <w:marTop w:val="0"/>
      <w:marBottom w:val="0"/>
      <w:divBdr>
        <w:top w:val="none" w:sz="0" w:space="0" w:color="auto"/>
        <w:left w:val="none" w:sz="0" w:space="0" w:color="auto"/>
        <w:bottom w:val="none" w:sz="0" w:space="0" w:color="auto"/>
        <w:right w:val="none" w:sz="0" w:space="0" w:color="auto"/>
      </w:divBdr>
    </w:div>
    <w:div w:id="57943386">
      <w:bodyDiv w:val="1"/>
      <w:marLeft w:val="0"/>
      <w:marRight w:val="0"/>
      <w:marTop w:val="0"/>
      <w:marBottom w:val="0"/>
      <w:divBdr>
        <w:top w:val="none" w:sz="0" w:space="0" w:color="auto"/>
        <w:left w:val="none" w:sz="0" w:space="0" w:color="auto"/>
        <w:bottom w:val="none" w:sz="0" w:space="0" w:color="auto"/>
        <w:right w:val="none" w:sz="0" w:space="0" w:color="auto"/>
      </w:divBdr>
    </w:div>
    <w:div w:id="58480349">
      <w:bodyDiv w:val="1"/>
      <w:marLeft w:val="0"/>
      <w:marRight w:val="0"/>
      <w:marTop w:val="0"/>
      <w:marBottom w:val="0"/>
      <w:divBdr>
        <w:top w:val="none" w:sz="0" w:space="0" w:color="auto"/>
        <w:left w:val="none" w:sz="0" w:space="0" w:color="auto"/>
        <w:bottom w:val="none" w:sz="0" w:space="0" w:color="auto"/>
        <w:right w:val="none" w:sz="0" w:space="0" w:color="auto"/>
      </w:divBdr>
    </w:div>
    <w:div w:id="58788108">
      <w:bodyDiv w:val="1"/>
      <w:marLeft w:val="0"/>
      <w:marRight w:val="0"/>
      <w:marTop w:val="0"/>
      <w:marBottom w:val="0"/>
      <w:divBdr>
        <w:top w:val="none" w:sz="0" w:space="0" w:color="auto"/>
        <w:left w:val="none" w:sz="0" w:space="0" w:color="auto"/>
        <w:bottom w:val="none" w:sz="0" w:space="0" w:color="auto"/>
        <w:right w:val="none" w:sz="0" w:space="0" w:color="auto"/>
      </w:divBdr>
    </w:div>
    <w:div w:id="58788129">
      <w:bodyDiv w:val="1"/>
      <w:marLeft w:val="0"/>
      <w:marRight w:val="0"/>
      <w:marTop w:val="0"/>
      <w:marBottom w:val="0"/>
      <w:divBdr>
        <w:top w:val="none" w:sz="0" w:space="0" w:color="auto"/>
        <w:left w:val="none" w:sz="0" w:space="0" w:color="auto"/>
        <w:bottom w:val="none" w:sz="0" w:space="0" w:color="auto"/>
        <w:right w:val="none" w:sz="0" w:space="0" w:color="auto"/>
      </w:divBdr>
    </w:div>
    <w:div w:id="58863571">
      <w:bodyDiv w:val="1"/>
      <w:marLeft w:val="0"/>
      <w:marRight w:val="0"/>
      <w:marTop w:val="0"/>
      <w:marBottom w:val="0"/>
      <w:divBdr>
        <w:top w:val="none" w:sz="0" w:space="0" w:color="auto"/>
        <w:left w:val="none" w:sz="0" w:space="0" w:color="auto"/>
        <w:bottom w:val="none" w:sz="0" w:space="0" w:color="auto"/>
        <w:right w:val="none" w:sz="0" w:space="0" w:color="auto"/>
      </w:divBdr>
    </w:div>
    <w:div w:id="58989382">
      <w:bodyDiv w:val="1"/>
      <w:marLeft w:val="0"/>
      <w:marRight w:val="0"/>
      <w:marTop w:val="0"/>
      <w:marBottom w:val="0"/>
      <w:divBdr>
        <w:top w:val="none" w:sz="0" w:space="0" w:color="auto"/>
        <w:left w:val="none" w:sz="0" w:space="0" w:color="auto"/>
        <w:bottom w:val="none" w:sz="0" w:space="0" w:color="auto"/>
        <w:right w:val="none" w:sz="0" w:space="0" w:color="auto"/>
      </w:divBdr>
    </w:div>
    <w:div w:id="58990421">
      <w:bodyDiv w:val="1"/>
      <w:marLeft w:val="0"/>
      <w:marRight w:val="0"/>
      <w:marTop w:val="0"/>
      <w:marBottom w:val="0"/>
      <w:divBdr>
        <w:top w:val="none" w:sz="0" w:space="0" w:color="auto"/>
        <w:left w:val="none" w:sz="0" w:space="0" w:color="auto"/>
        <w:bottom w:val="none" w:sz="0" w:space="0" w:color="auto"/>
        <w:right w:val="none" w:sz="0" w:space="0" w:color="auto"/>
      </w:divBdr>
    </w:div>
    <w:div w:id="59060124">
      <w:bodyDiv w:val="1"/>
      <w:marLeft w:val="0"/>
      <w:marRight w:val="0"/>
      <w:marTop w:val="0"/>
      <w:marBottom w:val="0"/>
      <w:divBdr>
        <w:top w:val="none" w:sz="0" w:space="0" w:color="auto"/>
        <w:left w:val="none" w:sz="0" w:space="0" w:color="auto"/>
        <w:bottom w:val="none" w:sz="0" w:space="0" w:color="auto"/>
        <w:right w:val="none" w:sz="0" w:space="0" w:color="auto"/>
      </w:divBdr>
    </w:div>
    <w:div w:id="59137341">
      <w:bodyDiv w:val="1"/>
      <w:marLeft w:val="0"/>
      <w:marRight w:val="0"/>
      <w:marTop w:val="0"/>
      <w:marBottom w:val="0"/>
      <w:divBdr>
        <w:top w:val="none" w:sz="0" w:space="0" w:color="auto"/>
        <w:left w:val="none" w:sz="0" w:space="0" w:color="auto"/>
        <w:bottom w:val="none" w:sz="0" w:space="0" w:color="auto"/>
        <w:right w:val="none" w:sz="0" w:space="0" w:color="auto"/>
      </w:divBdr>
    </w:div>
    <w:div w:id="59603138">
      <w:bodyDiv w:val="1"/>
      <w:marLeft w:val="0"/>
      <w:marRight w:val="0"/>
      <w:marTop w:val="0"/>
      <w:marBottom w:val="0"/>
      <w:divBdr>
        <w:top w:val="none" w:sz="0" w:space="0" w:color="auto"/>
        <w:left w:val="none" w:sz="0" w:space="0" w:color="auto"/>
        <w:bottom w:val="none" w:sz="0" w:space="0" w:color="auto"/>
        <w:right w:val="none" w:sz="0" w:space="0" w:color="auto"/>
      </w:divBdr>
    </w:div>
    <w:div w:id="59794577">
      <w:bodyDiv w:val="1"/>
      <w:marLeft w:val="0"/>
      <w:marRight w:val="0"/>
      <w:marTop w:val="0"/>
      <w:marBottom w:val="0"/>
      <w:divBdr>
        <w:top w:val="none" w:sz="0" w:space="0" w:color="auto"/>
        <w:left w:val="none" w:sz="0" w:space="0" w:color="auto"/>
        <w:bottom w:val="none" w:sz="0" w:space="0" w:color="auto"/>
        <w:right w:val="none" w:sz="0" w:space="0" w:color="auto"/>
      </w:divBdr>
    </w:div>
    <w:div w:id="60106744">
      <w:bodyDiv w:val="1"/>
      <w:marLeft w:val="0"/>
      <w:marRight w:val="0"/>
      <w:marTop w:val="0"/>
      <w:marBottom w:val="0"/>
      <w:divBdr>
        <w:top w:val="none" w:sz="0" w:space="0" w:color="auto"/>
        <w:left w:val="none" w:sz="0" w:space="0" w:color="auto"/>
        <w:bottom w:val="none" w:sz="0" w:space="0" w:color="auto"/>
        <w:right w:val="none" w:sz="0" w:space="0" w:color="auto"/>
      </w:divBdr>
    </w:div>
    <w:div w:id="60374614">
      <w:bodyDiv w:val="1"/>
      <w:marLeft w:val="0"/>
      <w:marRight w:val="0"/>
      <w:marTop w:val="0"/>
      <w:marBottom w:val="0"/>
      <w:divBdr>
        <w:top w:val="none" w:sz="0" w:space="0" w:color="auto"/>
        <w:left w:val="none" w:sz="0" w:space="0" w:color="auto"/>
        <w:bottom w:val="none" w:sz="0" w:space="0" w:color="auto"/>
        <w:right w:val="none" w:sz="0" w:space="0" w:color="auto"/>
      </w:divBdr>
    </w:div>
    <w:div w:id="60564434">
      <w:bodyDiv w:val="1"/>
      <w:marLeft w:val="0"/>
      <w:marRight w:val="0"/>
      <w:marTop w:val="0"/>
      <w:marBottom w:val="0"/>
      <w:divBdr>
        <w:top w:val="none" w:sz="0" w:space="0" w:color="auto"/>
        <w:left w:val="none" w:sz="0" w:space="0" w:color="auto"/>
        <w:bottom w:val="none" w:sz="0" w:space="0" w:color="auto"/>
        <w:right w:val="none" w:sz="0" w:space="0" w:color="auto"/>
      </w:divBdr>
    </w:div>
    <w:div w:id="60569396">
      <w:bodyDiv w:val="1"/>
      <w:marLeft w:val="0"/>
      <w:marRight w:val="0"/>
      <w:marTop w:val="0"/>
      <w:marBottom w:val="0"/>
      <w:divBdr>
        <w:top w:val="none" w:sz="0" w:space="0" w:color="auto"/>
        <w:left w:val="none" w:sz="0" w:space="0" w:color="auto"/>
        <w:bottom w:val="none" w:sz="0" w:space="0" w:color="auto"/>
        <w:right w:val="none" w:sz="0" w:space="0" w:color="auto"/>
      </w:divBdr>
    </w:div>
    <w:div w:id="60687077">
      <w:bodyDiv w:val="1"/>
      <w:marLeft w:val="0"/>
      <w:marRight w:val="0"/>
      <w:marTop w:val="0"/>
      <w:marBottom w:val="0"/>
      <w:divBdr>
        <w:top w:val="none" w:sz="0" w:space="0" w:color="auto"/>
        <w:left w:val="none" w:sz="0" w:space="0" w:color="auto"/>
        <w:bottom w:val="none" w:sz="0" w:space="0" w:color="auto"/>
        <w:right w:val="none" w:sz="0" w:space="0" w:color="auto"/>
      </w:divBdr>
    </w:div>
    <w:div w:id="60835572">
      <w:bodyDiv w:val="1"/>
      <w:marLeft w:val="0"/>
      <w:marRight w:val="0"/>
      <w:marTop w:val="0"/>
      <w:marBottom w:val="0"/>
      <w:divBdr>
        <w:top w:val="none" w:sz="0" w:space="0" w:color="auto"/>
        <w:left w:val="none" w:sz="0" w:space="0" w:color="auto"/>
        <w:bottom w:val="none" w:sz="0" w:space="0" w:color="auto"/>
        <w:right w:val="none" w:sz="0" w:space="0" w:color="auto"/>
      </w:divBdr>
    </w:div>
    <w:div w:id="60908351">
      <w:bodyDiv w:val="1"/>
      <w:marLeft w:val="0"/>
      <w:marRight w:val="0"/>
      <w:marTop w:val="0"/>
      <w:marBottom w:val="0"/>
      <w:divBdr>
        <w:top w:val="none" w:sz="0" w:space="0" w:color="auto"/>
        <w:left w:val="none" w:sz="0" w:space="0" w:color="auto"/>
        <w:bottom w:val="none" w:sz="0" w:space="0" w:color="auto"/>
        <w:right w:val="none" w:sz="0" w:space="0" w:color="auto"/>
      </w:divBdr>
    </w:div>
    <w:div w:id="61030217">
      <w:bodyDiv w:val="1"/>
      <w:marLeft w:val="0"/>
      <w:marRight w:val="0"/>
      <w:marTop w:val="0"/>
      <w:marBottom w:val="0"/>
      <w:divBdr>
        <w:top w:val="none" w:sz="0" w:space="0" w:color="auto"/>
        <w:left w:val="none" w:sz="0" w:space="0" w:color="auto"/>
        <w:bottom w:val="none" w:sz="0" w:space="0" w:color="auto"/>
        <w:right w:val="none" w:sz="0" w:space="0" w:color="auto"/>
      </w:divBdr>
    </w:div>
    <w:div w:id="61105861">
      <w:bodyDiv w:val="1"/>
      <w:marLeft w:val="0"/>
      <w:marRight w:val="0"/>
      <w:marTop w:val="0"/>
      <w:marBottom w:val="0"/>
      <w:divBdr>
        <w:top w:val="none" w:sz="0" w:space="0" w:color="auto"/>
        <w:left w:val="none" w:sz="0" w:space="0" w:color="auto"/>
        <w:bottom w:val="none" w:sz="0" w:space="0" w:color="auto"/>
        <w:right w:val="none" w:sz="0" w:space="0" w:color="auto"/>
      </w:divBdr>
    </w:div>
    <w:div w:id="61149128">
      <w:bodyDiv w:val="1"/>
      <w:marLeft w:val="0"/>
      <w:marRight w:val="0"/>
      <w:marTop w:val="0"/>
      <w:marBottom w:val="0"/>
      <w:divBdr>
        <w:top w:val="none" w:sz="0" w:space="0" w:color="auto"/>
        <w:left w:val="none" w:sz="0" w:space="0" w:color="auto"/>
        <w:bottom w:val="none" w:sz="0" w:space="0" w:color="auto"/>
        <w:right w:val="none" w:sz="0" w:space="0" w:color="auto"/>
      </w:divBdr>
    </w:div>
    <w:div w:id="61222491">
      <w:bodyDiv w:val="1"/>
      <w:marLeft w:val="0"/>
      <w:marRight w:val="0"/>
      <w:marTop w:val="0"/>
      <w:marBottom w:val="0"/>
      <w:divBdr>
        <w:top w:val="none" w:sz="0" w:space="0" w:color="auto"/>
        <w:left w:val="none" w:sz="0" w:space="0" w:color="auto"/>
        <w:bottom w:val="none" w:sz="0" w:space="0" w:color="auto"/>
        <w:right w:val="none" w:sz="0" w:space="0" w:color="auto"/>
      </w:divBdr>
    </w:div>
    <w:div w:id="61409935">
      <w:bodyDiv w:val="1"/>
      <w:marLeft w:val="0"/>
      <w:marRight w:val="0"/>
      <w:marTop w:val="0"/>
      <w:marBottom w:val="0"/>
      <w:divBdr>
        <w:top w:val="none" w:sz="0" w:space="0" w:color="auto"/>
        <w:left w:val="none" w:sz="0" w:space="0" w:color="auto"/>
        <w:bottom w:val="none" w:sz="0" w:space="0" w:color="auto"/>
        <w:right w:val="none" w:sz="0" w:space="0" w:color="auto"/>
      </w:divBdr>
    </w:div>
    <w:div w:id="61413225">
      <w:bodyDiv w:val="1"/>
      <w:marLeft w:val="0"/>
      <w:marRight w:val="0"/>
      <w:marTop w:val="0"/>
      <w:marBottom w:val="0"/>
      <w:divBdr>
        <w:top w:val="none" w:sz="0" w:space="0" w:color="auto"/>
        <w:left w:val="none" w:sz="0" w:space="0" w:color="auto"/>
        <w:bottom w:val="none" w:sz="0" w:space="0" w:color="auto"/>
        <w:right w:val="none" w:sz="0" w:space="0" w:color="auto"/>
      </w:divBdr>
    </w:div>
    <w:div w:id="61757663">
      <w:bodyDiv w:val="1"/>
      <w:marLeft w:val="0"/>
      <w:marRight w:val="0"/>
      <w:marTop w:val="0"/>
      <w:marBottom w:val="0"/>
      <w:divBdr>
        <w:top w:val="none" w:sz="0" w:space="0" w:color="auto"/>
        <w:left w:val="none" w:sz="0" w:space="0" w:color="auto"/>
        <w:bottom w:val="none" w:sz="0" w:space="0" w:color="auto"/>
        <w:right w:val="none" w:sz="0" w:space="0" w:color="auto"/>
      </w:divBdr>
    </w:div>
    <w:div w:id="61872841">
      <w:bodyDiv w:val="1"/>
      <w:marLeft w:val="0"/>
      <w:marRight w:val="0"/>
      <w:marTop w:val="0"/>
      <w:marBottom w:val="0"/>
      <w:divBdr>
        <w:top w:val="none" w:sz="0" w:space="0" w:color="auto"/>
        <w:left w:val="none" w:sz="0" w:space="0" w:color="auto"/>
        <w:bottom w:val="none" w:sz="0" w:space="0" w:color="auto"/>
        <w:right w:val="none" w:sz="0" w:space="0" w:color="auto"/>
      </w:divBdr>
    </w:div>
    <w:div w:id="61954357">
      <w:bodyDiv w:val="1"/>
      <w:marLeft w:val="0"/>
      <w:marRight w:val="0"/>
      <w:marTop w:val="0"/>
      <w:marBottom w:val="0"/>
      <w:divBdr>
        <w:top w:val="none" w:sz="0" w:space="0" w:color="auto"/>
        <w:left w:val="none" w:sz="0" w:space="0" w:color="auto"/>
        <w:bottom w:val="none" w:sz="0" w:space="0" w:color="auto"/>
        <w:right w:val="none" w:sz="0" w:space="0" w:color="auto"/>
      </w:divBdr>
    </w:div>
    <w:div w:id="62073823">
      <w:bodyDiv w:val="1"/>
      <w:marLeft w:val="0"/>
      <w:marRight w:val="0"/>
      <w:marTop w:val="0"/>
      <w:marBottom w:val="0"/>
      <w:divBdr>
        <w:top w:val="none" w:sz="0" w:space="0" w:color="auto"/>
        <w:left w:val="none" w:sz="0" w:space="0" w:color="auto"/>
        <w:bottom w:val="none" w:sz="0" w:space="0" w:color="auto"/>
        <w:right w:val="none" w:sz="0" w:space="0" w:color="auto"/>
      </w:divBdr>
    </w:div>
    <w:div w:id="62340659">
      <w:bodyDiv w:val="1"/>
      <w:marLeft w:val="0"/>
      <w:marRight w:val="0"/>
      <w:marTop w:val="0"/>
      <w:marBottom w:val="0"/>
      <w:divBdr>
        <w:top w:val="none" w:sz="0" w:space="0" w:color="auto"/>
        <w:left w:val="none" w:sz="0" w:space="0" w:color="auto"/>
        <w:bottom w:val="none" w:sz="0" w:space="0" w:color="auto"/>
        <w:right w:val="none" w:sz="0" w:space="0" w:color="auto"/>
      </w:divBdr>
    </w:div>
    <w:div w:id="62408600">
      <w:bodyDiv w:val="1"/>
      <w:marLeft w:val="0"/>
      <w:marRight w:val="0"/>
      <w:marTop w:val="0"/>
      <w:marBottom w:val="0"/>
      <w:divBdr>
        <w:top w:val="none" w:sz="0" w:space="0" w:color="auto"/>
        <w:left w:val="none" w:sz="0" w:space="0" w:color="auto"/>
        <w:bottom w:val="none" w:sz="0" w:space="0" w:color="auto"/>
        <w:right w:val="none" w:sz="0" w:space="0" w:color="auto"/>
      </w:divBdr>
    </w:div>
    <w:div w:id="62725965">
      <w:bodyDiv w:val="1"/>
      <w:marLeft w:val="0"/>
      <w:marRight w:val="0"/>
      <w:marTop w:val="0"/>
      <w:marBottom w:val="0"/>
      <w:divBdr>
        <w:top w:val="none" w:sz="0" w:space="0" w:color="auto"/>
        <w:left w:val="none" w:sz="0" w:space="0" w:color="auto"/>
        <w:bottom w:val="none" w:sz="0" w:space="0" w:color="auto"/>
        <w:right w:val="none" w:sz="0" w:space="0" w:color="auto"/>
      </w:divBdr>
    </w:div>
    <w:div w:id="62988464">
      <w:bodyDiv w:val="1"/>
      <w:marLeft w:val="0"/>
      <w:marRight w:val="0"/>
      <w:marTop w:val="0"/>
      <w:marBottom w:val="0"/>
      <w:divBdr>
        <w:top w:val="none" w:sz="0" w:space="0" w:color="auto"/>
        <w:left w:val="none" w:sz="0" w:space="0" w:color="auto"/>
        <w:bottom w:val="none" w:sz="0" w:space="0" w:color="auto"/>
        <w:right w:val="none" w:sz="0" w:space="0" w:color="auto"/>
      </w:divBdr>
    </w:div>
    <w:div w:id="63186410">
      <w:bodyDiv w:val="1"/>
      <w:marLeft w:val="0"/>
      <w:marRight w:val="0"/>
      <w:marTop w:val="0"/>
      <w:marBottom w:val="0"/>
      <w:divBdr>
        <w:top w:val="none" w:sz="0" w:space="0" w:color="auto"/>
        <w:left w:val="none" w:sz="0" w:space="0" w:color="auto"/>
        <w:bottom w:val="none" w:sz="0" w:space="0" w:color="auto"/>
        <w:right w:val="none" w:sz="0" w:space="0" w:color="auto"/>
      </w:divBdr>
    </w:div>
    <w:div w:id="63652392">
      <w:bodyDiv w:val="1"/>
      <w:marLeft w:val="0"/>
      <w:marRight w:val="0"/>
      <w:marTop w:val="0"/>
      <w:marBottom w:val="0"/>
      <w:divBdr>
        <w:top w:val="none" w:sz="0" w:space="0" w:color="auto"/>
        <w:left w:val="none" w:sz="0" w:space="0" w:color="auto"/>
        <w:bottom w:val="none" w:sz="0" w:space="0" w:color="auto"/>
        <w:right w:val="none" w:sz="0" w:space="0" w:color="auto"/>
      </w:divBdr>
    </w:div>
    <w:div w:id="63795034">
      <w:bodyDiv w:val="1"/>
      <w:marLeft w:val="0"/>
      <w:marRight w:val="0"/>
      <w:marTop w:val="0"/>
      <w:marBottom w:val="0"/>
      <w:divBdr>
        <w:top w:val="none" w:sz="0" w:space="0" w:color="auto"/>
        <w:left w:val="none" w:sz="0" w:space="0" w:color="auto"/>
        <w:bottom w:val="none" w:sz="0" w:space="0" w:color="auto"/>
        <w:right w:val="none" w:sz="0" w:space="0" w:color="auto"/>
      </w:divBdr>
    </w:div>
    <w:div w:id="63990546">
      <w:bodyDiv w:val="1"/>
      <w:marLeft w:val="0"/>
      <w:marRight w:val="0"/>
      <w:marTop w:val="0"/>
      <w:marBottom w:val="0"/>
      <w:divBdr>
        <w:top w:val="none" w:sz="0" w:space="0" w:color="auto"/>
        <w:left w:val="none" w:sz="0" w:space="0" w:color="auto"/>
        <w:bottom w:val="none" w:sz="0" w:space="0" w:color="auto"/>
        <w:right w:val="none" w:sz="0" w:space="0" w:color="auto"/>
      </w:divBdr>
    </w:div>
    <w:div w:id="63992225">
      <w:bodyDiv w:val="1"/>
      <w:marLeft w:val="0"/>
      <w:marRight w:val="0"/>
      <w:marTop w:val="0"/>
      <w:marBottom w:val="0"/>
      <w:divBdr>
        <w:top w:val="none" w:sz="0" w:space="0" w:color="auto"/>
        <w:left w:val="none" w:sz="0" w:space="0" w:color="auto"/>
        <w:bottom w:val="none" w:sz="0" w:space="0" w:color="auto"/>
        <w:right w:val="none" w:sz="0" w:space="0" w:color="auto"/>
      </w:divBdr>
    </w:div>
    <w:div w:id="63992587">
      <w:bodyDiv w:val="1"/>
      <w:marLeft w:val="0"/>
      <w:marRight w:val="0"/>
      <w:marTop w:val="0"/>
      <w:marBottom w:val="0"/>
      <w:divBdr>
        <w:top w:val="none" w:sz="0" w:space="0" w:color="auto"/>
        <w:left w:val="none" w:sz="0" w:space="0" w:color="auto"/>
        <w:bottom w:val="none" w:sz="0" w:space="0" w:color="auto"/>
        <w:right w:val="none" w:sz="0" w:space="0" w:color="auto"/>
      </w:divBdr>
    </w:div>
    <w:div w:id="64113586">
      <w:bodyDiv w:val="1"/>
      <w:marLeft w:val="0"/>
      <w:marRight w:val="0"/>
      <w:marTop w:val="0"/>
      <w:marBottom w:val="0"/>
      <w:divBdr>
        <w:top w:val="none" w:sz="0" w:space="0" w:color="auto"/>
        <w:left w:val="none" w:sz="0" w:space="0" w:color="auto"/>
        <w:bottom w:val="none" w:sz="0" w:space="0" w:color="auto"/>
        <w:right w:val="none" w:sz="0" w:space="0" w:color="auto"/>
      </w:divBdr>
    </w:div>
    <w:div w:id="64186172">
      <w:bodyDiv w:val="1"/>
      <w:marLeft w:val="0"/>
      <w:marRight w:val="0"/>
      <w:marTop w:val="0"/>
      <w:marBottom w:val="0"/>
      <w:divBdr>
        <w:top w:val="none" w:sz="0" w:space="0" w:color="auto"/>
        <w:left w:val="none" w:sz="0" w:space="0" w:color="auto"/>
        <w:bottom w:val="none" w:sz="0" w:space="0" w:color="auto"/>
        <w:right w:val="none" w:sz="0" w:space="0" w:color="auto"/>
      </w:divBdr>
    </w:div>
    <w:div w:id="64257551">
      <w:bodyDiv w:val="1"/>
      <w:marLeft w:val="0"/>
      <w:marRight w:val="0"/>
      <w:marTop w:val="0"/>
      <w:marBottom w:val="0"/>
      <w:divBdr>
        <w:top w:val="none" w:sz="0" w:space="0" w:color="auto"/>
        <w:left w:val="none" w:sz="0" w:space="0" w:color="auto"/>
        <w:bottom w:val="none" w:sz="0" w:space="0" w:color="auto"/>
        <w:right w:val="none" w:sz="0" w:space="0" w:color="auto"/>
      </w:divBdr>
    </w:div>
    <w:div w:id="64383603">
      <w:bodyDiv w:val="1"/>
      <w:marLeft w:val="0"/>
      <w:marRight w:val="0"/>
      <w:marTop w:val="0"/>
      <w:marBottom w:val="0"/>
      <w:divBdr>
        <w:top w:val="none" w:sz="0" w:space="0" w:color="auto"/>
        <w:left w:val="none" w:sz="0" w:space="0" w:color="auto"/>
        <w:bottom w:val="none" w:sz="0" w:space="0" w:color="auto"/>
        <w:right w:val="none" w:sz="0" w:space="0" w:color="auto"/>
      </w:divBdr>
    </w:div>
    <w:div w:id="64492226">
      <w:bodyDiv w:val="1"/>
      <w:marLeft w:val="0"/>
      <w:marRight w:val="0"/>
      <w:marTop w:val="0"/>
      <w:marBottom w:val="0"/>
      <w:divBdr>
        <w:top w:val="none" w:sz="0" w:space="0" w:color="auto"/>
        <w:left w:val="none" w:sz="0" w:space="0" w:color="auto"/>
        <w:bottom w:val="none" w:sz="0" w:space="0" w:color="auto"/>
        <w:right w:val="none" w:sz="0" w:space="0" w:color="auto"/>
      </w:divBdr>
    </w:div>
    <w:div w:id="64494658">
      <w:bodyDiv w:val="1"/>
      <w:marLeft w:val="0"/>
      <w:marRight w:val="0"/>
      <w:marTop w:val="0"/>
      <w:marBottom w:val="0"/>
      <w:divBdr>
        <w:top w:val="none" w:sz="0" w:space="0" w:color="auto"/>
        <w:left w:val="none" w:sz="0" w:space="0" w:color="auto"/>
        <w:bottom w:val="none" w:sz="0" w:space="0" w:color="auto"/>
        <w:right w:val="none" w:sz="0" w:space="0" w:color="auto"/>
      </w:divBdr>
    </w:div>
    <w:div w:id="64692953">
      <w:bodyDiv w:val="1"/>
      <w:marLeft w:val="0"/>
      <w:marRight w:val="0"/>
      <w:marTop w:val="0"/>
      <w:marBottom w:val="0"/>
      <w:divBdr>
        <w:top w:val="none" w:sz="0" w:space="0" w:color="auto"/>
        <w:left w:val="none" w:sz="0" w:space="0" w:color="auto"/>
        <w:bottom w:val="none" w:sz="0" w:space="0" w:color="auto"/>
        <w:right w:val="none" w:sz="0" w:space="0" w:color="auto"/>
      </w:divBdr>
    </w:div>
    <w:div w:id="64693662">
      <w:bodyDiv w:val="1"/>
      <w:marLeft w:val="0"/>
      <w:marRight w:val="0"/>
      <w:marTop w:val="0"/>
      <w:marBottom w:val="0"/>
      <w:divBdr>
        <w:top w:val="none" w:sz="0" w:space="0" w:color="auto"/>
        <w:left w:val="none" w:sz="0" w:space="0" w:color="auto"/>
        <w:bottom w:val="none" w:sz="0" w:space="0" w:color="auto"/>
        <w:right w:val="none" w:sz="0" w:space="0" w:color="auto"/>
      </w:divBdr>
    </w:div>
    <w:div w:id="64956911">
      <w:bodyDiv w:val="1"/>
      <w:marLeft w:val="0"/>
      <w:marRight w:val="0"/>
      <w:marTop w:val="0"/>
      <w:marBottom w:val="0"/>
      <w:divBdr>
        <w:top w:val="none" w:sz="0" w:space="0" w:color="auto"/>
        <w:left w:val="none" w:sz="0" w:space="0" w:color="auto"/>
        <w:bottom w:val="none" w:sz="0" w:space="0" w:color="auto"/>
        <w:right w:val="none" w:sz="0" w:space="0" w:color="auto"/>
      </w:divBdr>
    </w:div>
    <w:div w:id="64960585">
      <w:bodyDiv w:val="1"/>
      <w:marLeft w:val="0"/>
      <w:marRight w:val="0"/>
      <w:marTop w:val="0"/>
      <w:marBottom w:val="0"/>
      <w:divBdr>
        <w:top w:val="none" w:sz="0" w:space="0" w:color="auto"/>
        <w:left w:val="none" w:sz="0" w:space="0" w:color="auto"/>
        <w:bottom w:val="none" w:sz="0" w:space="0" w:color="auto"/>
        <w:right w:val="none" w:sz="0" w:space="0" w:color="auto"/>
      </w:divBdr>
    </w:div>
    <w:div w:id="65031618">
      <w:bodyDiv w:val="1"/>
      <w:marLeft w:val="0"/>
      <w:marRight w:val="0"/>
      <w:marTop w:val="0"/>
      <w:marBottom w:val="0"/>
      <w:divBdr>
        <w:top w:val="none" w:sz="0" w:space="0" w:color="auto"/>
        <w:left w:val="none" w:sz="0" w:space="0" w:color="auto"/>
        <w:bottom w:val="none" w:sz="0" w:space="0" w:color="auto"/>
        <w:right w:val="none" w:sz="0" w:space="0" w:color="auto"/>
      </w:divBdr>
    </w:div>
    <w:div w:id="65147623">
      <w:bodyDiv w:val="1"/>
      <w:marLeft w:val="0"/>
      <w:marRight w:val="0"/>
      <w:marTop w:val="0"/>
      <w:marBottom w:val="0"/>
      <w:divBdr>
        <w:top w:val="none" w:sz="0" w:space="0" w:color="auto"/>
        <w:left w:val="none" w:sz="0" w:space="0" w:color="auto"/>
        <w:bottom w:val="none" w:sz="0" w:space="0" w:color="auto"/>
        <w:right w:val="none" w:sz="0" w:space="0" w:color="auto"/>
      </w:divBdr>
    </w:div>
    <w:div w:id="65155839">
      <w:bodyDiv w:val="1"/>
      <w:marLeft w:val="0"/>
      <w:marRight w:val="0"/>
      <w:marTop w:val="0"/>
      <w:marBottom w:val="0"/>
      <w:divBdr>
        <w:top w:val="none" w:sz="0" w:space="0" w:color="auto"/>
        <w:left w:val="none" w:sz="0" w:space="0" w:color="auto"/>
        <w:bottom w:val="none" w:sz="0" w:space="0" w:color="auto"/>
        <w:right w:val="none" w:sz="0" w:space="0" w:color="auto"/>
      </w:divBdr>
    </w:div>
    <w:div w:id="65223099">
      <w:bodyDiv w:val="1"/>
      <w:marLeft w:val="0"/>
      <w:marRight w:val="0"/>
      <w:marTop w:val="0"/>
      <w:marBottom w:val="0"/>
      <w:divBdr>
        <w:top w:val="none" w:sz="0" w:space="0" w:color="auto"/>
        <w:left w:val="none" w:sz="0" w:space="0" w:color="auto"/>
        <w:bottom w:val="none" w:sz="0" w:space="0" w:color="auto"/>
        <w:right w:val="none" w:sz="0" w:space="0" w:color="auto"/>
      </w:divBdr>
    </w:div>
    <w:div w:id="65224794">
      <w:bodyDiv w:val="1"/>
      <w:marLeft w:val="0"/>
      <w:marRight w:val="0"/>
      <w:marTop w:val="0"/>
      <w:marBottom w:val="0"/>
      <w:divBdr>
        <w:top w:val="none" w:sz="0" w:space="0" w:color="auto"/>
        <w:left w:val="none" w:sz="0" w:space="0" w:color="auto"/>
        <w:bottom w:val="none" w:sz="0" w:space="0" w:color="auto"/>
        <w:right w:val="none" w:sz="0" w:space="0" w:color="auto"/>
      </w:divBdr>
    </w:div>
    <w:div w:id="65224950">
      <w:bodyDiv w:val="1"/>
      <w:marLeft w:val="0"/>
      <w:marRight w:val="0"/>
      <w:marTop w:val="0"/>
      <w:marBottom w:val="0"/>
      <w:divBdr>
        <w:top w:val="none" w:sz="0" w:space="0" w:color="auto"/>
        <w:left w:val="none" w:sz="0" w:space="0" w:color="auto"/>
        <w:bottom w:val="none" w:sz="0" w:space="0" w:color="auto"/>
        <w:right w:val="none" w:sz="0" w:space="0" w:color="auto"/>
      </w:divBdr>
    </w:div>
    <w:div w:id="65302199">
      <w:bodyDiv w:val="1"/>
      <w:marLeft w:val="0"/>
      <w:marRight w:val="0"/>
      <w:marTop w:val="0"/>
      <w:marBottom w:val="0"/>
      <w:divBdr>
        <w:top w:val="none" w:sz="0" w:space="0" w:color="auto"/>
        <w:left w:val="none" w:sz="0" w:space="0" w:color="auto"/>
        <w:bottom w:val="none" w:sz="0" w:space="0" w:color="auto"/>
        <w:right w:val="none" w:sz="0" w:space="0" w:color="auto"/>
      </w:divBdr>
    </w:div>
    <w:div w:id="65500841">
      <w:bodyDiv w:val="1"/>
      <w:marLeft w:val="0"/>
      <w:marRight w:val="0"/>
      <w:marTop w:val="0"/>
      <w:marBottom w:val="0"/>
      <w:divBdr>
        <w:top w:val="none" w:sz="0" w:space="0" w:color="auto"/>
        <w:left w:val="none" w:sz="0" w:space="0" w:color="auto"/>
        <w:bottom w:val="none" w:sz="0" w:space="0" w:color="auto"/>
        <w:right w:val="none" w:sz="0" w:space="0" w:color="auto"/>
      </w:divBdr>
    </w:div>
    <w:div w:id="65613089">
      <w:bodyDiv w:val="1"/>
      <w:marLeft w:val="0"/>
      <w:marRight w:val="0"/>
      <w:marTop w:val="0"/>
      <w:marBottom w:val="0"/>
      <w:divBdr>
        <w:top w:val="none" w:sz="0" w:space="0" w:color="auto"/>
        <w:left w:val="none" w:sz="0" w:space="0" w:color="auto"/>
        <w:bottom w:val="none" w:sz="0" w:space="0" w:color="auto"/>
        <w:right w:val="none" w:sz="0" w:space="0" w:color="auto"/>
      </w:divBdr>
    </w:div>
    <w:div w:id="65957698">
      <w:bodyDiv w:val="1"/>
      <w:marLeft w:val="0"/>
      <w:marRight w:val="0"/>
      <w:marTop w:val="0"/>
      <w:marBottom w:val="0"/>
      <w:divBdr>
        <w:top w:val="none" w:sz="0" w:space="0" w:color="auto"/>
        <w:left w:val="none" w:sz="0" w:space="0" w:color="auto"/>
        <w:bottom w:val="none" w:sz="0" w:space="0" w:color="auto"/>
        <w:right w:val="none" w:sz="0" w:space="0" w:color="auto"/>
      </w:divBdr>
    </w:div>
    <w:div w:id="65961568">
      <w:bodyDiv w:val="1"/>
      <w:marLeft w:val="0"/>
      <w:marRight w:val="0"/>
      <w:marTop w:val="0"/>
      <w:marBottom w:val="0"/>
      <w:divBdr>
        <w:top w:val="none" w:sz="0" w:space="0" w:color="auto"/>
        <w:left w:val="none" w:sz="0" w:space="0" w:color="auto"/>
        <w:bottom w:val="none" w:sz="0" w:space="0" w:color="auto"/>
        <w:right w:val="none" w:sz="0" w:space="0" w:color="auto"/>
      </w:divBdr>
    </w:div>
    <w:div w:id="66001283">
      <w:bodyDiv w:val="1"/>
      <w:marLeft w:val="0"/>
      <w:marRight w:val="0"/>
      <w:marTop w:val="0"/>
      <w:marBottom w:val="0"/>
      <w:divBdr>
        <w:top w:val="none" w:sz="0" w:space="0" w:color="auto"/>
        <w:left w:val="none" w:sz="0" w:space="0" w:color="auto"/>
        <w:bottom w:val="none" w:sz="0" w:space="0" w:color="auto"/>
        <w:right w:val="none" w:sz="0" w:space="0" w:color="auto"/>
      </w:divBdr>
    </w:div>
    <w:div w:id="66072548">
      <w:bodyDiv w:val="1"/>
      <w:marLeft w:val="0"/>
      <w:marRight w:val="0"/>
      <w:marTop w:val="0"/>
      <w:marBottom w:val="0"/>
      <w:divBdr>
        <w:top w:val="none" w:sz="0" w:space="0" w:color="auto"/>
        <w:left w:val="none" w:sz="0" w:space="0" w:color="auto"/>
        <w:bottom w:val="none" w:sz="0" w:space="0" w:color="auto"/>
        <w:right w:val="none" w:sz="0" w:space="0" w:color="auto"/>
      </w:divBdr>
    </w:div>
    <w:div w:id="66075622">
      <w:bodyDiv w:val="1"/>
      <w:marLeft w:val="0"/>
      <w:marRight w:val="0"/>
      <w:marTop w:val="0"/>
      <w:marBottom w:val="0"/>
      <w:divBdr>
        <w:top w:val="none" w:sz="0" w:space="0" w:color="auto"/>
        <w:left w:val="none" w:sz="0" w:space="0" w:color="auto"/>
        <w:bottom w:val="none" w:sz="0" w:space="0" w:color="auto"/>
        <w:right w:val="none" w:sz="0" w:space="0" w:color="auto"/>
      </w:divBdr>
    </w:div>
    <w:div w:id="66077072">
      <w:bodyDiv w:val="1"/>
      <w:marLeft w:val="0"/>
      <w:marRight w:val="0"/>
      <w:marTop w:val="0"/>
      <w:marBottom w:val="0"/>
      <w:divBdr>
        <w:top w:val="none" w:sz="0" w:space="0" w:color="auto"/>
        <w:left w:val="none" w:sz="0" w:space="0" w:color="auto"/>
        <w:bottom w:val="none" w:sz="0" w:space="0" w:color="auto"/>
        <w:right w:val="none" w:sz="0" w:space="0" w:color="auto"/>
      </w:divBdr>
    </w:div>
    <w:div w:id="66149868">
      <w:bodyDiv w:val="1"/>
      <w:marLeft w:val="0"/>
      <w:marRight w:val="0"/>
      <w:marTop w:val="0"/>
      <w:marBottom w:val="0"/>
      <w:divBdr>
        <w:top w:val="none" w:sz="0" w:space="0" w:color="auto"/>
        <w:left w:val="none" w:sz="0" w:space="0" w:color="auto"/>
        <w:bottom w:val="none" w:sz="0" w:space="0" w:color="auto"/>
        <w:right w:val="none" w:sz="0" w:space="0" w:color="auto"/>
      </w:divBdr>
    </w:div>
    <w:div w:id="66463115">
      <w:bodyDiv w:val="1"/>
      <w:marLeft w:val="0"/>
      <w:marRight w:val="0"/>
      <w:marTop w:val="0"/>
      <w:marBottom w:val="0"/>
      <w:divBdr>
        <w:top w:val="none" w:sz="0" w:space="0" w:color="auto"/>
        <w:left w:val="none" w:sz="0" w:space="0" w:color="auto"/>
        <w:bottom w:val="none" w:sz="0" w:space="0" w:color="auto"/>
        <w:right w:val="none" w:sz="0" w:space="0" w:color="auto"/>
      </w:divBdr>
    </w:div>
    <w:div w:id="66651811">
      <w:bodyDiv w:val="1"/>
      <w:marLeft w:val="0"/>
      <w:marRight w:val="0"/>
      <w:marTop w:val="0"/>
      <w:marBottom w:val="0"/>
      <w:divBdr>
        <w:top w:val="none" w:sz="0" w:space="0" w:color="auto"/>
        <w:left w:val="none" w:sz="0" w:space="0" w:color="auto"/>
        <w:bottom w:val="none" w:sz="0" w:space="0" w:color="auto"/>
        <w:right w:val="none" w:sz="0" w:space="0" w:color="auto"/>
      </w:divBdr>
    </w:div>
    <w:div w:id="66851025">
      <w:bodyDiv w:val="1"/>
      <w:marLeft w:val="0"/>
      <w:marRight w:val="0"/>
      <w:marTop w:val="0"/>
      <w:marBottom w:val="0"/>
      <w:divBdr>
        <w:top w:val="none" w:sz="0" w:space="0" w:color="auto"/>
        <w:left w:val="none" w:sz="0" w:space="0" w:color="auto"/>
        <w:bottom w:val="none" w:sz="0" w:space="0" w:color="auto"/>
        <w:right w:val="none" w:sz="0" w:space="0" w:color="auto"/>
      </w:divBdr>
    </w:div>
    <w:div w:id="66926813">
      <w:bodyDiv w:val="1"/>
      <w:marLeft w:val="0"/>
      <w:marRight w:val="0"/>
      <w:marTop w:val="0"/>
      <w:marBottom w:val="0"/>
      <w:divBdr>
        <w:top w:val="none" w:sz="0" w:space="0" w:color="auto"/>
        <w:left w:val="none" w:sz="0" w:space="0" w:color="auto"/>
        <w:bottom w:val="none" w:sz="0" w:space="0" w:color="auto"/>
        <w:right w:val="none" w:sz="0" w:space="0" w:color="auto"/>
      </w:divBdr>
    </w:div>
    <w:div w:id="67121853">
      <w:bodyDiv w:val="1"/>
      <w:marLeft w:val="0"/>
      <w:marRight w:val="0"/>
      <w:marTop w:val="0"/>
      <w:marBottom w:val="0"/>
      <w:divBdr>
        <w:top w:val="none" w:sz="0" w:space="0" w:color="auto"/>
        <w:left w:val="none" w:sz="0" w:space="0" w:color="auto"/>
        <w:bottom w:val="none" w:sz="0" w:space="0" w:color="auto"/>
        <w:right w:val="none" w:sz="0" w:space="0" w:color="auto"/>
      </w:divBdr>
    </w:div>
    <w:div w:id="67196060">
      <w:bodyDiv w:val="1"/>
      <w:marLeft w:val="0"/>
      <w:marRight w:val="0"/>
      <w:marTop w:val="0"/>
      <w:marBottom w:val="0"/>
      <w:divBdr>
        <w:top w:val="none" w:sz="0" w:space="0" w:color="auto"/>
        <w:left w:val="none" w:sz="0" w:space="0" w:color="auto"/>
        <w:bottom w:val="none" w:sz="0" w:space="0" w:color="auto"/>
        <w:right w:val="none" w:sz="0" w:space="0" w:color="auto"/>
      </w:divBdr>
    </w:div>
    <w:div w:id="67460002">
      <w:bodyDiv w:val="1"/>
      <w:marLeft w:val="0"/>
      <w:marRight w:val="0"/>
      <w:marTop w:val="0"/>
      <w:marBottom w:val="0"/>
      <w:divBdr>
        <w:top w:val="none" w:sz="0" w:space="0" w:color="auto"/>
        <w:left w:val="none" w:sz="0" w:space="0" w:color="auto"/>
        <w:bottom w:val="none" w:sz="0" w:space="0" w:color="auto"/>
        <w:right w:val="none" w:sz="0" w:space="0" w:color="auto"/>
      </w:divBdr>
    </w:div>
    <w:div w:id="67464989">
      <w:bodyDiv w:val="1"/>
      <w:marLeft w:val="0"/>
      <w:marRight w:val="0"/>
      <w:marTop w:val="0"/>
      <w:marBottom w:val="0"/>
      <w:divBdr>
        <w:top w:val="none" w:sz="0" w:space="0" w:color="auto"/>
        <w:left w:val="none" w:sz="0" w:space="0" w:color="auto"/>
        <w:bottom w:val="none" w:sz="0" w:space="0" w:color="auto"/>
        <w:right w:val="none" w:sz="0" w:space="0" w:color="auto"/>
      </w:divBdr>
    </w:div>
    <w:div w:id="67505763">
      <w:bodyDiv w:val="1"/>
      <w:marLeft w:val="0"/>
      <w:marRight w:val="0"/>
      <w:marTop w:val="0"/>
      <w:marBottom w:val="0"/>
      <w:divBdr>
        <w:top w:val="none" w:sz="0" w:space="0" w:color="auto"/>
        <w:left w:val="none" w:sz="0" w:space="0" w:color="auto"/>
        <w:bottom w:val="none" w:sz="0" w:space="0" w:color="auto"/>
        <w:right w:val="none" w:sz="0" w:space="0" w:color="auto"/>
      </w:divBdr>
    </w:div>
    <w:div w:id="67774728">
      <w:bodyDiv w:val="1"/>
      <w:marLeft w:val="0"/>
      <w:marRight w:val="0"/>
      <w:marTop w:val="0"/>
      <w:marBottom w:val="0"/>
      <w:divBdr>
        <w:top w:val="none" w:sz="0" w:space="0" w:color="auto"/>
        <w:left w:val="none" w:sz="0" w:space="0" w:color="auto"/>
        <w:bottom w:val="none" w:sz="0" w:space="0" w:color="auto"/>
        <w:right w:val="none" w:sz="0" w:space="0" w:color="auto"/>
      </w:divBdr>
    </w:div>
    <w:div w:id="68311207">
      <w:bodyDiv w:val="1"/>
      <w:marLeft w:val="0"/>
      <w:marRight w:val="0"/>
      <w:marTop w:val="0"/>
      <w:marBottom w:val="0"/>
      <w:divBdr>
        <w:top w:val="none" w:sz="0" w:space="0" w:color="auto"/>
        <w:left w:val="none" w:sz="0" w:space="0" w:color="auto"/>
        <w:bottom w:val="none" w:sz="0" w:space="0" w:color="auto"/>
        <w:right w:val="none" w:sz="0" w:space="0" w:color="auto"/>
      </w:divBdr>
    </w:div>
    <w:div w:id="68433306">
      <w:bodyDiv w:val="1"/>
      <w:marLeft w:val="0"/>
      <w:marRight w:val="0"/>
      <w:marTop w:val="0"/>
      <w:marBottom w:val="0"/>
      <w:divBdr>
        <w:top w:val="none" w:sz="0" w:space="0" w:color="auto"/>
        <w:left w:val="none" w:sz="0" w:space="0" w:color="auto"/>
        <w:bottom w:val="none" w:sz="0" w:space="0" w:color="auto"/>
        <w:right w:val="none" w:sz="0" w:space="0" w:color="auto"/>
      </w:divBdr>
    </w:div>
    <w:div w:id="68621032">
      <w:bodyDiv w:val="1"/>
      <w:marLeft w:val="0"/>
      <w:marRight w:val="0"/>
      <w:marTop w:val="0"/>
      <w:marBottom w:val="0"/>
      <w:divBdr>
        <w:top w:val="none" w:sz="0" w:space="0" w:color="auto"/>
        <w:left w:val="none" w:sz="0" w:space="0" w:color="auto"/>
        <w:bottom w:val="none" w:sz="0" w:space="0" w:color="auto"/>
        <w:right w:val="none" w:sz="0" w:space="0" w:color="auto"/>
      </w:divBdr>
    </w:div>
    <w:div w:id="68694371">
      <w:bodyDiv w:val="1"/>
      <w:marLeft w:val="0"/>
      <w:marRight w:val="0"/>
      <w:marTop w:val="0"/>
      <w:marBottom w:val="0"/>
      <w:divBdr>
        <w:top w:val="none" w:sz="0" w:space="0" w:color="auto"/>
        <w:left w:val="none" w:sz="0" w:space="0" w:color="auto"/>
        <w:bottom w:val="none" w:sz="0" w:space="0" w:color="auto"/>
        <w:right w:val="none" w:sz="0" w:space="0" w:color="auto"/>
      </w:divBdr>
    </w:div>
    <w:div w:id="69160409">
      <w:bodyDiv w:val="1"/>
      <w:marLeft w:val="0"/>
      <w:marRight w:val="0"/>
      <w:marTop w:val="0"/>
      <w:marBottom w:val="0"/>
      <w:divBdr>
        <w:top w:val="none" w:sz="0" w:space="0" w:color="auto"/>
        <w:left w:val="none" w:sz="0" w:space="0" w:color="auto"/>
        <w:bottom w:val="none" w:sz="0" w:space="0" w:color="auto"/>
        <w:right w:val="none" w:sz="0" w:space="0" w:color="auto"/>
      </w:divBdr>
    </w:div>
    <w:div w:id="69160960">
      <w:bodyDiv w:val="1"/>
      <w:marLeft w:val="0"/>
      <w:marRight w:val="0"/>
      <w:marTop w:val="0"/>
      <w:marBottom w:val="0"/>
      <w:divBdr>
        <w:top w:val="none" w:sz="0" w:space="0" w:color="auto"/>
        <w:left w:val="none" w:sz="0" w:space="0" w:color="auto"/>
        <w:bottom w:val="none" w:sz="0" w:space="0" w:color="auto"/>
        <w:right w:val="none" w:sz="0" w:space="0" w:color="auto"/>
      </w:divBdr>
    </w:div>
    <w:div w:id="69161729">
      <w:bodyDiv w:val="1"/>
      <w:marLeft w:val="0"/>
      <w:marRight w:val="0"/>
      <w:marTop w:val="0"/>
      <w:marBottom w:val="0"/>
      <w:divBdr>
        <w:top w:val="none" w:sz="0" w:space="0" w:color="auto"/>
        <w:left w:val="none" w:sz="0" w:space="0" w:color="auto"/>
        <w:bottom w:val="none" w:sz="0" w:space="0" w:color="auto"/>
        <w:right w:val="none" w:sz="0" w:space="0" w:color="auto"/>
      </w:divBdr>
    </w:div>
    <w:div w:id="69231148">
      <w:bodyDiv w:val="1"/>
      <w:marLeft w:val="0"/>
      <w:marRight w:val="0"/>
      <w:marTop w:val="0"/>
      <w:marBottom w:val="0"/>
      <w:divBdr>
        <w:top w:val="none" w:sz="0" w:space="0" w:color="auto"/>
        <w:left w:val="none" w:sz="0" w:space="0" w:color="auto"/>
        <w:bottom w:val="none" w:sz="0" w:space="0" w:color="auto"/>
        <w:right w:val="none" w:sz="0" w:space="0" w:color="auto"/>
      </w:divBdr>
    </w:div>
    <w:div w:id="69238026">
      <w:bodyDiv w:val="1"/>
      <w:marLeft w:val="0"/>
      <w:marRight w:val="0"/>
      <w:marTop w:val="0"/>
      <w:marBottom w:val="0"/>
      <w:divBdr>
        <w:top w:val="none" w:sz="0" w:space="0" w:color="auto"/>
        <w:left w:val="none" w:sz="0" w:space="0" w:color="auto"/>
        <w:bottom w:val="none" w:sz="0" w:space="0" w:color="auto"/>
        <w:right w:val="none" w:sz="0" w:space="0" w:color="auto"/>
      </w:divBdr>
    </w:div>
    <w:div w:id="69423288">
      <w:bodyDiv w:val="1"/>
      <w:marLeft w:val="0"/>
      <w:marRight w:val="0"/>
      <w:marTop w:val="0"/>
      <w:marBottom w:val="0"/>
      <w:divBdr>
        <w:top w:val="none" w:sz="0" w:space="0" w:color="auto"/>
        <w:left w:val="none" w:sz="0" w:space="0" w:color="auto"/>
        <w:bottom w:val="none" w:sz="0" w:space="0" w:color="auto"/>
        <w:right w:val="none" w:sz="0" w:space="0" w:color="auto"/>
      </w:divBdr>
    </w:div>
    <w:div w:id="69432635">
      <w:bodyDiv w:val="1"/>
      <w:marLeft w:val="0"/>
      <w:marRight w:val="0"/>
      <w:marTop w:val="0"/>
      <w:marBottom w:val="0"/>
      <w:divBdr>
        <w:top w:val="none" w:sz="0" w:space="0" w:color="auto"/>
        <w:left w:val="none" w:sz="0" w:space="0" w:color="auto"/>
        <w:bottom w:val="none" w:sz="0" w:space="0" w:color="auto"/>
        <w:right w:val="none" w:sz="0" w:space="0" w:color="auto"/>
      </w:divBdr>
    </w:div>
    <w:div w:id="69624738">
      <w:bodyDiv w:val="1"/>
      <w:marLeft w:val="0"/>
      <w:marRight w:val="0"/>
      <w:marTop w:val="0"/>
      <w:marBottom w:val="0"/>
      <w:divBdr>
        <w:top w:val="none" w:sz="0" w:space="0" w:color="auto"/>
        <w:left w:val="none" w:sz="0" w:space="0" w:color="auto"/>
        <w:bottom w:val="none" w:sz="0" w:space="0" w:color="auto"/>
        <w:right w:val="none" w:sz="0" w:space="0" w:color="auto"/>
      </w:divBdr>
    </w:div>
    <w:div w:id="69625815">
      <w:bodyDiv w:val="1"/>
      <w:marLeft w:val="0"/>
      <w:marRight w:val="0"/>
      <w:marTop w:val="0"/>
      <w:marBottom w:val="0"/>
      <w:divBdr>
        <w:top w:val="none" w:sz="0" w:space="0" w:color="auto"/>
        <w:left w:val="none" w:sz="0" w:space="0" w:color="auto"/>
        <w:bottom w:val="none" w:sz="0" w:space="0" w:color="auto"/>
        <w:right w:val="none" w:sz="0" w:space="0" w:color="auto"/>
      </w:divBdr>
    </w:div>
    <w:div w:id="69886228">
      <w:bodyDiv w:val="1"/>
      <w:marLeft w:val="0"/>
      <w:marRight w:val="0"/>
      <w:marTop w:val="0"/>
      <w:marBottom w:val="0"/>
      <w:divBdr>
        <w:top w:val="none" w:sz="0" w:space="0" w:color="auto"/>
        <w:left w:val="none" w:sz="0" w:space="0" w:color="auto"/>
        <w:bottom w:val="none" w:sz="0" w:space="0" w:color="auto"/>
        <w:right w:val="none" w:sz="0" w:space="0" w:color="auto"/>
      </w:divBdr>
    </w:div>
    <w:div w:id="70078424">
      <w:bodyDiv w:val="1"/>
      <w:marLeft w:val="0"/>
      <w:marRight w:val="0"/>
      <w:marTop w:val="0"/>
      <w:marBottom w:val="0"/>
      <w:divBdr>
        <w:top w:val="none" w:sz="0" w:space="0" w:color="auto"/>
        <w:left w:val="none" w:sz="0" w:space="0" w:color="auto"/>
        <w:bottom w:val="none" w:sz="0" w:space="0" w:color="auto"/>
        <w:right w:val="none" w:sz="0" w:space="0" w:color="auto"/>
      </w:divBdr>
    </w:div>
    <w:div w:id="70085872">
      <w:bodyDiv w:val="1"/>
      <w:marLeft w:val="0"/>
      <w:marRight w:val="0"/>
      <w:marTop w:val="0"/>
      <w:marBottom w:val="0"/>
      <w:divBdr>
        <w:top w:val="none" w:sz="0" w:space="0" w:color="auto"/>
        <w:left w:val="none" w:sz="0" w:space="0" w:color="auto"/>
        <w:bottom w:val="none" w:sz="0" w:space="0" w:color="auto"/>
        <w:right w:val="none" w:sz="0" w:space="0" w:color="auto"/>
      </w:divBdr>
    </w:div>
    <w:div w:id="70392214">
      <w:bodyDiv w:val="1"/>
      <w:marLeft w:val="0"/>
      <w:marRight w:val="0"/>
      <w:marTop w:val="0"/>
      <w:marBottom w:val="0"/>
      <w:divBdr>
        <w:top w:val="none" w:sz="0" w:space="0" w:color="auto"/>
        <w:left w:val="none" w:sz="0" w:space="0" w:color="auto"/>
        <w:bottom w:val="none" w:sz="0" w:space="0" w:color="auto"/>
        <w:right w:val="none" w:sz="0" w:space="0" w:color="auto"/>
      </w:divBdr>
    </w:div>
    <w:div w:id="70667820">
      <w:bodyDiv w:val="1"/>
      <w:marLeft w:val="0"/>
      <w:marRight w:val="0"/>
      <w:marTop w:val="0"/>
      <w:marBottom w:val="0"/>
      <w:divBdr>
        <w:top w:val="none" w:sz="0" w:space="0" w:color="auto"/>
        <w:left w:val="none" w:sz="0" w:space="0" w:color="auto"/>
        <w:bottom w:val="none" w:sz="0" w:space="0" w:color="auto"/>
        <w:right w:val="none" w:sz="0" w:space="0" w:color="auto"/>
      </w:divBdr>
    </w:div>
    <w:div w:id="70931327">
      <w:bodyDiv w:val="1"/>
      <w:marLeft w:val="0"/>
      <w:marRight w:val="0"/>
      <w:marTop w:val="0"/>
      <w:marBottom w:val="0"/>
      <w:divBdr>
        <w:top w:val="none" w:sz="0" w:space="0" w:color="auto"/>
        <w:left w:val="none" w:sz="0" w:space="0" w:color="auto"/>
        <w:bottom w:val="none" w:sz="0" w:space="0" w:color="auto"/>
        <w:right w:val="none" w:sz="0" w:space="0" w:color="auto"/>
      </w:divBdr>
    </w:div>
    <w:div w:id="71199030">
      <w:bodyDiv w:val="1"/>
      <w:marLeft w:val="0"/>
      <w:marRight w:val="0"/>
      <w:marTop w:val="0"/>
      <w:marBottom w:val="0"/>
      <w:divBdr>
        <w:top w:val="none" w:sz="0" w:space="0" w:color="auto"/>
        <w:left w:val="none" w:sz="0" w:space="0" w:color="auto"/>
        <w:bottom w:val="none" w:sz="0" w:space="0" w:color="auto"/>
        <w:right w:val="none" w:sz="0" w:space="0" w:color="auto"/>
      </w:divBdr>
    </w:div>
    <w:div w:id="71895437">
      <w:bodyDiv w:val="1"/>
      <w:marLeft w:val="0"/>
      <w:marRight w:val="0"/>
      <w:marTop w:val="0"/>
      <w:marBottom w:val="0"/>
      <w:divBdr>
        <w:top w:val="none" w:sz="0" w:space="0" w:color="auto"/>
        <w:left w:val="none" w:sz="0" w:space="0" w:color="auto"/>
        <w:bottom w:val="none" w:sz="0" w:space="0" w:color="auto"/>
        <w:right w:val="none" w:sz="0" w:space="0" w:color="auto"/>
      </w:divBdr>
    </w:div>
    <w:div w:id="72046015">
      <w:bodyDiv w:val="1"/>
      <w:marLeft w:val="0"/>
      <w:marRight w:val="0"/>
      <w:marTop w:val="0"/>
      <w:marBottom w:val="0"/>
      <w:divBdr>
        <w:top w:val="none" w:sz="0" w:space="0" w:color="auto"/>
        <w:left w:val="none" w:sz="0" w:space="0" w:color="auto"/>
        <w:bottom w:val="none" w:sz="0" w:space="0" w:color="auto"/>
        <w:right w:val="none" w:sz="0" w:space="0" w:color="auto"/>
      </w:divBdr>
    </w:div>
    <w:div w:id="72554764">
      <w:bodyDiv w:val="1"/>
      <w:marLeft w:val="0"/>
      <w:marRight w:val="0"/>
      <w:marTop w:val="0"/>
      <w:marBottom w:val="0"/>
      <w:divBdr>
        <w:top w:val="none" w:sz="0" w:space="0" w:color="auto"/>
        <w:left w:val="none" w:sz="0" w:space="0" w:color="auto"/>
        <w:bottom w:val="none" w:sz="0" w:space="0" w:color="auto"/>
        <w:right w:val="none" w:sz="0" w:space="0" w:color="auto"/>
      </w:divBdr>
    </w:div>
    <w:div w:id="72624327">
      <w:bodyDiv w:val="1"/>
      <w:marLeft w:val="0"/>
      <w:marRight w:val="0"/>
      <w:marTop w:val="0"/>
      <w:marBottom w:val="0"/>
      <w:divBdr>
        <w:top w:val="none" w:sz="0" w:space="0" w:color="auto"/>
        <w:left w:val="none" w:sz="0" w:space="0" w:color="auto"/>
        <w:bottom w:val="none" w:sz="0" w:space="0" w:color="auto"/>
        <w:right w:val="none" w:sz="0" w:space="0" w:color="auto"/>
      </w:divBdr>
    </w:div>
    <w:div w:id="72705866">
      <w:bodyDiv w:val="1"/>
      <w:marLeft w:val="0"/>
      <w:marRight w:val="0"/>
      <w:marTop w:val="0"/>
      <w:marBottom w:val="0"/>
      <w:divBdr>
        <w:top w:val="none" w:sz="0" w:space="0" w:color="auto"/>
        <w:left w:val="none" w:sz="0" w:space="0" w:color="auto"/>
        <w:bottom w:val="none" w:sz="0" w:space="0" w:color="auto"/>
        <w:right w:val="none" w:sz="0" w:space="0" w:color="auto"/>
      </w:divBdr>
    </w:div>
    <w:div w:id="73170888">
      <w:bodyDiv w:val="1"/>
      <w:marLeft w:val="0"/>
      <w:marRight w:val="0"/>
      <w:marTop w:val="0"/>
      <w:marBottom w:val="0"/>
      <w:divBdr>
        <w:top w:val="none" w:sz="0" w:space="0" w:color="auto"/>
        <w:left w:val="none" w:sz="0" w:space="0" w:color="auto"/>
        <w:bottom w:val="none" w:sz="0" w:space="0" w:color="auto"/>
        <w:right w:val="none" w:sz="0" w:space="0" w:color="auto"/>
      </w:divBdr>
    </w:div>
    <w:div w:id="73287422">
      <w:bodyDiv w:val="1"/>
      <w:marLeft w:val="0"/>
      <w:marRight w:val="0"/>
      <w:marTop w:val="0"/>
      <w:marBottom w:val="0"/>
      <w:divBdr>
        <w:top w:val="none" w:sz="0" w:space="0" w:color="auto"/>
        <w:left w:val="none" w:sz="0" w:space="0" w:color="auto"/>
        <w:bottom w:val="none" w:sz="0" w:space="0" w:color="auto"/>
        <w:right w:val="none" w:sz="0" w:space="0" w:color="auto"/>
      </w:divBdr>
    </w:div>
    <w:div w:id="73358333">
      <w:bodyDiv w:val="1"/>
      <w:marLeft w:val="0"/>
      <w:marRight w:val="0"/>
      <w:marTop w:val="0"/>
      <w:marBottom w:val="0"/>
      <w:divBdr>
        <w:top w:val="none" w:sz="0" w:space="0" w:color="auto"/>
        <w:left w:val="none" w:sz="0" w:space="0" w:color="auto"/>
        <w:bottom w:val="none" w:sz="0" w:space="0" w:color="auto"/>
        <w:right w:val="none" w:sz="0" w:space="0" w:color="auto"/>
      </w:divBdr>
    </w:div>
    <w:div w:id="73475482">
      <w:bodyDiv w:val="1"/>
      <w:marLeft w:val="0"/>
      <w:marRight w:val="0"/>
      <w:marTop w:val="0"/>
      <w:marBottom w:val="0"/>
      <w:divBdr>
        <w:top w:val="none" w:sz="0" w:space="0" w:color="auto"/>
        <w:left w:val="none" w:sz="0" w:space="0" w:color="auto"/>
        <w:bottom w:val="none" w:sz="0" w:space="0" w:color="auto"/>
        <w:right w:val="none" w:sz="0" w:space="0" w:color="auto"/>
      </w:divBdr>
    </w:div>
    <w:div w:id="73550926">
      <w:bodyDiv w:val="1"/>
      <w:marLeft w:val="0"/>
      <w:marRight w:val="0"/>
      <w:marTop w:val="0"/>
      <w:marBottom w:val="0"/>
      <w:divBdr>
        <w:top w:val="none" w:sz="0" w:space="0" w:color="auto"/>
        <w:left w:val="none" w:sz="0" w:space="0" w:color="auto"/>
        <w:bottom w:val="none" w:sz="0" w:space="0" w:color="auto"/>
        <w:right w:val="none" w:sz="0" w:space="0" w:color="auto"/>
      </w:divBdr>
    </w:div>
    <w:div w:id="73599236">
      <w:bodyDiv w:val="1"/>
      <w:marLeft w:val="0"/>
      <w:marRight w:val="0"/>
      <w:marTop w:val="0"/>
      <w:marBottom w:val="0"/>
      <w:divBdr>
        <w:top w:val="none" w:sz="0" w:space="0" w:color="auto"/>
        <w:left w:val="none" w:sz="0" w:space="0" w:color="auto"/>
        <w:bottom w:val="none" w:sz="0" w:space="0" w:color="auto"/>
        <w:right w:val="none" w:sz="0" w:space="0" w:color="auto"/>
      </w:divBdr>
    </w:div>
    <w:div w:id="74016567">
      <w:bodyDiv w:val="1"/>
      <w:marLeft w:val="0"/>
      <w:marRight w:val="0"/>
      <w:marTop w:val="0"/>
      <w:marBottom w:val="0"/>
      <w:divBdr>
        <w:top w:val="none" w:sz="0" w:space="0" w:color="auto"/>
        <w:left w:val="none" w:sz="0" w:space="0" w:color="auto"/>
        <w:bottom w:val="none" w:sz="0" w:space="0" w:color="auto"/>
        <w:right w:val="none" w:sz="0" w:space="0" w:color="auto"/>
      </w:divBdr>
    </w:div>
    <w:div w:id="74017673">
      <w:bodyDiv w:val="1"/>
      <w:marLeft w:val="0"/>
      <w:marRight w:val="0"/>
      <w:marTop w:val="0"/>
      <w:marBottom w:val="0"/>
      <w:divBdr>
        <w:top w:val="none" w:sz="0" w:space="0" w:color="auto"/>
        <w:left w:val="none" w:sz="0" w:space="0" w:color="auto"/>
        <w:bottom w:val="none" w:sz="0" w:space="0" w:color="auto"/>
        <w:right w:val="none" w:sz="0" w:space="0" w:color="auto"/>
      </w:divBdr>
    </w:div>
    <w:div w:id="74019274">
      <w:bodyDiv w:val="1"/>
      <w:marLeft w:val="0"/>
      <w:marRight w:val="0"/>
      <w:marTop w:val="0"/>
      <w:marBottom w:val="0"/>
      <w:divBdr>
        <w:top w:val="none" w:sz="0" w:space="0" w:color="auto"/>
        <w:left w:val="none" w:sz="0" w:space="0" w:color="auto"/>
        <w:bottom w:val="none" w:sz="0" w:space="0" w:color="auto"/>
        <w:right w:val="none" w:sz="0" w:space="0" w:color="auto"/>
      </w:divBdr>
    </w:div>
    <w:div w:id="74061964">
      <w:bodyDiv w:val="1"/>
      <w:marLeft w:val="0"/>
      <w:marRight w:val="0"/>
      <w:marTop w:val="0"/>
      <w:marBottom w:val="0"/>
      <w:divBdr>
        <w:top w:val="none" w:sz="0" w:space="0" w:color="auto"/>
        <w:left w:val="none" w:sz="0" w:space="0" w:color="auto"/>
        <w:bottom w:val="none" w:sz="0" w:space="0" w:color="auto"/>
        <w:right w:val="none" w:sz="0" w:space="0" w:color="auto"/>
      </w:divBdr>
    </w:div>
    <w:div w:id="74599294">
      <w:bodyDiv w:val="1"/>
      <w:marLeft w:val="0"/>
      <w:marRight w:val="0"/>
      <w:marTop w:val="0"/>
      <w:marBottom w:val="0"/>
      <w:divBdr>
        <w:top w:val="none" w:sz="0" w:space="0" w:color="auto"/>
        <w:left w:val="none" w:sz="0" w:space="0" w:color="auto"/>
        <w:bottom w:val="none" w:sz="0" w:space="0" w:color="auto"/>
        <w:right w:val="none" w:sz="0" w:space="0" w:color="auto"/>
      </w:divBdr>
    </w:div>
    <w:div w:id="74713598">
      <w:bodyDiv w:val="1"/>
      <w:marLeft w:val="0"/>
      <w:marRight w:val="0"/>
      <w:marTop w:val="0"/>
      <w:marBottom w:val="0"/>
      <w:divBdr>
        <w:top w:val="none" w:sz="0" w:space="0" w:color="auto"/>
        <w:left w:val="none" w:sz="0" w:space="0" w:color="auto"/>
        <w:bottom w:val="none" w:sz="0" w:space="0" w:color="auto"/>
        <w:right w:val="none" w:sz="0" w:space="0" w:color="auto"/>
      </w:divBdr>
    </w:div>
    <w:div w:id="74743092">
      <w:bodyDiv w:val="1"/>
      <w:marLeft w:val="0"/>
      <w:marRight w:val="0"/>
      <w:marTop w:val="0"/>
      <w:marBottom w:val="0"/>
      <w:divBdr>
        <w:top w:val="none" w:sz="0" w:space="0" w:color="auto"/>
        <w:left w:val="none" w:sz="0" w:space="0" w:color="auto"/>
        <w:bottom w:val="none" w:sz="0" w:space="0" w:color="auto"/>
        <w:right w:val="none" w:sz="0" w:space="0" w:color="auto"/>
      </w:divBdr>
    </w:div>
    <w:div w:id="74938924">
      <w:bodyDiv w:val="1"/>
      <w:marLeft w:val="0"/>
      <w:marRight w:val="0"/>
      <w:marTop w:val="0"/>
      <w:marBottom w:val="0"/>
      <w:divBdr>
        <w:top w:val="none" w:sz="0" w:space="0" w:color="auto"/>
        <w:left w:val="none" w:sz="0" w:space="0" w:color="auto"/>
        <w:bottom w:val="none" w:sz="0" w:space="0" w:color="auto"/>
        <w:right w:val="none" w:sz="0" w:space="0" w:color="auto"/>
      </w:divBdr>
    </w:div>
    <w:div w:id="74984732">
      <w:bodyDiv w:val="1"/>
      <w:marLeft w:val="0"/>
      <w:marRight w:val="0"/>
      <w:marTop w:val="0"/>
      <w:marBottom w:val="0"/>
      <w:divBdr>
        <w:top w:val="none" w:sz="0" w:space="0" w:color="auto"/>
        <w:left w:val="none" w:sz="0" w:space="0" w:color="auto"/>
        <w:bottom w:val="none" w:sz="0" w:space="0" w:color="auto"/>
        <w:right w:val="none" w:sz="0" w:space="0" w:color="auto"/>
      </w:divBdr>
    </w:div>
    <w:div w:id="75564334">
      <w:bodyDiv w:val="1"/>
      <w:marLeft w:val="0"/>
      <w:marRight w:val="0"/>
      <w:marTop w:val="0"/>
      <w:marBottom w:val="0"/>
      <w:divBdr>
        <w:top w:val="none" w:sz="0" w:space="0" w:color="auto"/>
        <w:left w:val="none" w:sz="0" w:space="0" w:color="auto"/>
        <w:bottom w:val="none" w:sz="0" w:space="0" w:color="auto"/>
        <w:right w:val="none" w:sz="0" w:space="0" w:color="auto"/>
      </w:divBdr>
    </w:div>
    <w:div w:id="75594901">
      <w:bodyDiv w:val="1"/>
      <w:marLeft w:val="0"/>
      <w:marRight w:val="0"/>
      <w:marTop w:val="0"/>
      <w:marBottom w:val="0"/>
      <w:divBdr>
        <w:top w:val="none" w:sz="0" w:space="0" w:color="auto"/>
        <w:left w:val="none" w:sz="0" w:space="0" w:color="auto"/>
        <w:bottom w:val="none" w:sz="0" w:space="0" w:color="auto"/>
        <w:right w:val="none" w:sz="0" w:space="0" w:color="auto"/>
      </w:divBdr>
    </w:div>
    <w:div w:id="75633260">
      <w:bodyDiv w:val="1"/>
      <w:marLeft w:val="0"/>
      <w:marRight w:val="0"/>
      <w:marTop w:val="0"/>
      <w:marBottom w:val="0"/>
      <w:divBdr>
        <w:top w:val="none" w:sz="0" w:space="0" w:color="auto"/>
        <w:left w:val="none" w:sz="0" w:space="0" w:color="auto"/>
        <w:bottom w:val="none" w:sz="0" w:space="0" w:color="auto"/>
        <w:right w:val="none" w:sz="0" w:space="0" w:color="auto"/>
      </w:divBdr>
    </w:div>
    <w:div w:id="75714486">
      <w:bodyDiv w:val="1"/>
      <w:marLeft w:val="0"/>
      <w:marRight w:val="0"/>
      <w:marTop w:val="0"/>
      <w:marBottom w:val="0"/>
      <w:divBdr>
        <w:top w:val="none" w:sz="0" w:space="0" w:color="auto"/>
        <w:left w:val="none" w:sz="0" w:space="0" w:color="auto"/>
        <w:bottom w:val="none" w:sz="0" w:space="0" w:color="auto"/>
        <w:right w:val="none" w:sz="0" w:space="0" w:color="auto"/>
      </w:divBdr>
    </w:div>
    <w:div w:id="75788671">
      <w:bodyDiv w:val="1"/>
      <w:marLeft w:val="0"/>
      <w:marRight w:val="0"/>
      <w:marTop w:val="0"/>
      <w:marBottom w:val="0"/>
      <w:divBdr>
        <w:top w:val="none" w:sz="0" w:space="0" w:color="auto"/>
        <w:left w:val="none" w:sz="0" w:space="0" w:color="auto"/>
        <w:bottom w:val="none" w:sz="0" w:space="0" w:color="auto"/>
        <w:right w:val="none" w:sz="0" w:space="0" w:color="auto"/>
      </w:divBdr>
    </w:div>
    <w:div w:id="76099813">
      <w:bodyDiv w:val="1"/>
      <w:marLeft w:val="0"/>
      <w:marRight w:val="0"/>
      <w:marTop w:val="0"/>
      <w:marBottom w:val="0"/>
      <w:divBdr>
        <w:top w:val="none" w:sz="0" w:space="0" w:color="auto"/>
        <w:left w:val="none" w:sz="0" w:space="0" w:color="auto"/>
        <w:bottom w:val="none" w:sz="0" w:space="0" w:color="auto"/>
        <w:right w:val="none" w:sz="0" w:space="0" w:color="auto"/>
      </w:divBdr>
    </w:div>
    <w:div w:id="76168920">
      <w:bodyDiv w:val="1"/>
      <w:marLeft w:val="0"/>
      <w:marRight w:val="0"/>
      <w:marTop w:val="0"/>
      <w:marBottom w:val="0"/>
      <w:divBdr>
        <w:top w:val="none" w:sz="0" w:space="0" w:color="auto"/>
        <w:left w:val="none" w:sz="0" w:space="0" w:color="auto"/>
        <w:bottom w:val="none" w:sz="0" w:space="0" w:color="auto"/>
        <w:right w:val="none" w:sz="0" w:space="0" w:color="auto"/>
      </w:divBdr>
    </w:div>
    <w:div w:id="76247134">
      <w:bodyDiv w:val="1"/>
      <w:marLeft w:val="0"/>
      <w:marRight w:val="0"/>
      <w:marTop w:val="0"/>
      <w:marBottom w:val="0"/>
      <w:divBdr>
        <w:top w:val="none" w:sz="0" w:space="0" w:color="auto"/>
        <w:left w:val="none" w:sz="0" w:space="0" w:color="auto"/>
        <w:bottom w:val="none" w:sz="0" w:space="0" w:color="auto"/>
        <w:right w:val="none" w:sz="0" w:space="0" w:color="auto"/>
      </w:divBdr>
    </w:div>
    <w:div w:id="76247573">
      <w:bodyDiv w:val="1"/>
      <w:marLeft w:val="0"/>
      <w:marRight w:val="0"/>
      <w:marTop w:val="0"/>
      <w:marBottom w:val="0"/>
      <w:divBdr>
        <w:top w:val="none" w:sz="0" w:space="0" w:color="auto"/>
        <w:left w:val="none" w:sz="0" w:space="0" w:color="auto"/>
        <w:bottom w:val="none" w:sz="0" w:space="0" w:color="auto"/>
        <w:right w:val="none" w:sz="0" w:space="0" w:color="auto"/>
      </w:divBdr>
    </w:div>
    <w:div w:id="76291675">
      <w:bodyDiv w:val="1"/>
      <w:marLeft w:val="0"/>
      <w:marRight w:val="0"/>
      <w:marTop w:val="0"/>
      <w:marBottom w:val="0"/>
      <w:divBdr>
        <w:top w:val="none" w:sz="0" w:space="0" w:color="auto"/>
        <w:left w:val="none" w:sz="0" w:space="0" w:color="auto"/>
        <w:bottom w:val="none" w:sz="0" w:space="0" w:color="auto"/>
        <w:right w:val="none" w:sz="0" w:space="0" w:color="auto"/>
      </w:divBdr>
    </w:div>
    <w:div w:id="76293304">
      <w:bodyDiv w:val="1"/>
      <w:marLeft w:val="0"/>
      <w:marRight w:val="0"/>
      <w:marTop w:val="0"/>
      <w:marBottom w:val="0"/>
      <w:divBdr>
        <w:top w:val="none" w:sz="0" w:space="0" w:color="auto"/>
        <w:left w:val="none" w:sz="0" w:space="0" w:color="auto"/>
        <w:bottom w:val="none" w:sz="0" w:space="0" w:color="auto"/>
        <w:right w:val="none" w:sz="0" w:space="0" w:color="auto"/>
      </w:divBdr>
    </w:div>
    <w:div w:id="76633177">
      <w:bodyDiv w:val="1"/>
      <w:marLeft w:val="0"/>
      <w:marRight w:val="0"/>
      <w:marTop w:val="0"/>
      <w:marBottom w:val="0"/>
      <w:divBdr>
        <w:top w:val="none" w:sz="0" w:space="0" w:color="auto"/>
        <w:left w:val="none" w:sz="0" w:space="0" w:color="auto"/>
        <w:bottom w:val="none" w:sz="0" w:space="0" w:color="auto"/>
        <w:right w:val="none" w:sz="0" w:space="0" w:color="auto"/>
      </w:divBdr>
    </w:div>
    <w:div w:id="76709733">
      <w:bodyDiv w:val="1"/>
      <w:marLeft w:val="0"/>
      <w:marRight w:val="0"/>
      <w:marTop w:val="0"/>
      <w:marBottom w:val="0"/>
      <w:divBdr>
        <w:top w:val="none" w:sz="0" w:space="0" w:color="auto"/>
        <w:left w:val="none" w:sz="0" w:space="0" w:color="auto"/>
        <w:bottom w:val="none" w:sz="0" w:space="0" w:color="auto"/>
        <w:right w:val="none" w:sz="0" w:space="0" w:color="auto"/>
      </w:divBdr>
    </w:div>
    <w:div w:id="76750423">
      <w:bodyDiv w:val="1"/>
      <w:marLeft w:val="0"/>
      <w:marRight w:val="0"/>
      <w:marTop w:val="0"/>
      <w:marBottom w:val="0"/>
      <w:divBdr>
        <w:top w:val="none" w:sz="0" w:space="0" w:color="auto"/>
        <w:left w:val="none" w:sz="0" w:space="0" w:color="auto"/>
        <w:bottom w:val="none" w:sz="0" w:space="0" w:color="auto"/>
        <w:right w:val="none" w:sz="0" w:space="0" w:color="auto"/>
      </w:divBdr>
    </w:div>
    <w:div w:id="76943283">
      <w:bodyDiv w:val="1"/>
      <w:marLeft w:val="0"/>
      <w:marRight w:val="0"/>
      <w:marTop w:val="0"/>
      <w:marBottom w:val="0"/>
      <w:divBdr>
        <w:top w:val="none" w:sz="0" w:space="0" w:color="auto"/>
        <w:left w:val="none" w:sz="0" w:space="0" w:color="auto"/>
        <w:bottom w:val="none" w:sz="0" w:space="0" w:color="auto"/>
        <w:right w:val="none" w:sz="0" w:space="0" w:color="auto"/>
      </w:divBdr>
    </w:div>
    <w:div w:id="76949560">
      <w:bodyDiv w:val="1"/>
      <w:marLeft w:val="0"/>
      <w:marRight w:val="0"/>
      <w:marTop w:val="0"/>
      <w:marBottom w:val="0"/>
      <w:divBdr>
        <w:top w:val="none" w:sz="0" w:space="0" w:color="auto"/>
        <w:left w:val="none" w:sz="0" w:space="0" w:color="auto"/>
        <w:bottom w:val="none" w:sz="0" w:space="0" w:color="auto"/>
        <w:right w:val="none" w:sz="0" w:space="0" w:color="auto"/>
      </w:divBdr>
    </w:div>
    <w:div w:id="77557758">
      <w:bodyDiv w:val="1"/>
      <w:marLeft w:val="0"/>
      <w:marRight w:val="0"/>
      <w:marTop w:val="0"/>
      <w:marBottom w:val="0"/>
      <w:divBdr>
        <w:top w:val="none" w:sz="0" w:space="0" w:color="auto"/>
        <w:left w:val="none" w:sz="0" w:space="0" w:color="auto"/>
        <w:bottom w:val="none" w:sz="0" w:space="0" w:color="auto"/>
        <w:right w:val="none" w:sz="0" w:space="0" w:color="auto"/>
      </w:divBdr>
    </w:div>
    <w:div w:id="77559864">
      <w:bodyDiv w:val="1"/>
      <w:marLeft w:val="0"/>
      <w:marRight w:val="0"/>
      <w:marTop w:val="0"/>
      <w:marBottom w:val="0"/>
      <w:divBdr>
        <w:top w:val="none" w:sz="0" w:space="0" w:color="auto"/>
        <w:left w:val="none" w:sz="0" w:space="0" w:color="auto"/>
        <w:bottom w:val="none" w:sz="0" w:space="0" w:color="auto"/>
        <w:right w:val="none" w:sz="0" w:space="0" w:color="auto"/>
      </w:divBdr>
    </w:div>
    <w:div w:id="77673475">
      <w:bodyDiv w:val="1"/>
      <w:marLeft w:val="0"/>
      <w:marRight w:val="0"/>
      <w:marTop w:val="0"/>
      <w:marBottom w:val="0"/>
      <w:divBdr>
        <w:top w:val="none" w:sz="0" w:space="0" w:color="auto"/>
        <w:left w:val="none" w:sz="0" w:space="0" w:color="auto"/>
        <w:bottom w:val="none" w:sz="0" w:space="0" w:color="auto"/>
        <w:right w:val="none" w:sz="0" w:space="0" w:color="auto"/>
      </w:divBdr>
    </w:div>
    <w:div w:id="77748074">
      <w:bodyDiv w:val="1"/>
      <w:marLeft w:val="0"/>
      <w:marRight w:val="0"/>
      <w:marTop w:val="0"/>
      <w:marBottom w:val="0"/>
      <w:divBdr>
        <w:top w:val="none" w:sz="0" w:space="0" w:color="auto"/>
        <w:left w:val="none" w:sz="0" w:space="0" w:color="auto"/>
        <w:bottom w:val="none" w:sz="0" w:space="0" w:color="auto"/>
        <w:right w:val="none" w:sz="0" w:space="0" w:color="auto"/>
      </w:divBdr>
    </w:div>
    <w:div w:id="78137243">
      <w:bodyDiv w:val="1"/>
      <w:marLeft w:val="0"/>
      <w:marRight w:val="0"/>
      <w:marTop w:val="0"/>
      <w:marBottom w:val="0"/>
      <w:divBdr>
        <w:top w:val="none" w:sz="0" w:space="0" w:color="auto"/>
        <w:left w:val="none" w:sz="0" w:space="0" w:color="auto"/>
        <w:bottom w:val="none" w:sz="0" w:space="0" w:color="auto"/>
        <w:right w:val="none" w:sz="0" w:space="0" w:color="auto"/>
      </w:divBdr>
    </w:div>
    <w:div w:id="78716666">
      <w:bodyDiv w:val="1"/>
      <w:marLeft w:val="0"/>
      <w:marRight w:val="0"/>
      <w:marTop w:val="0"/>
      <w:marBottom w:val="0"/>
      <w:divBdr>
        <w:top w:val="none" w:sz="0" w:space="0" w:color="auto"/>
        <w:left w:val="none" w:sz="0" w:space="0" w:color="auto"/>
        <w:bottom w:val="none" w:sz="0" w:space="0" w:color="auto"/>
        <w:right w:val="none" w:sz="0" w:space="0" w:color="auto"/>
      </w:divBdr>
    </w:div>
    <w:div w:id="79258852">
      <w:bodyDiv w:val="1"/>
      <w:marLeft w:val="0"/>
      <w:marRight w:val="0"/>
      <w:marTop w:val="0"/>
      <w:marBottom w:val="0"/>
      <w:divBdr>
        <w:top w:val="none" w:sz="0" w:space="0" w:color="auto"/>
        <w:left w:val="none" w:sz="0" w:space="0" w:color="auto"/>
        <w:bottom w:val="none" w:sz="0" w:space="0" w:color="auto"/>
        <w:right w:val="none" w:sz="0" w:space="0" w:color="auto"/>
      </w:divBdr>
    </w:div>
    <w:div w:id="79449361">
      <w:bodyDiv w:val="1"/>
      <w:marLeft w:val="0"/>
      <w:marRight w:val="0"/>
      <w:marTop w:val="0"/>
      <w:marBottom w:val="0"/>
      <w:divBdr>
        <w:top w:val="none" w:sz="0" w:space="0" w:color="auto"/>
        <w:left w:val="none" w:sz="0" w:space="0" w:color="auto"/>
        <w:bottom w:val="none" w:sz="0" w:space="0" w:color="auto"/>
        <w:right w:val="none" w:sz="0" w:space="0" w:color="auto"/>
      </w:divBdr>
    </w:div>
    <w:div w:id="79452904">
      <w:bodyDiv w:val="1"/>
      <w:marLeft w:val="0"/>
      <w:marRight w:val="0"/>
      <w:marTop w:val="0"/>
      <w:marBottom w:val="0"/>
      <w:divBdr>
        <w:top w:val="none" w:sz="0" w:space="0" w:color="auto"/>
        <w:left w:val="none" w:sz="0" w:space="0" w:color="auto"/>
        <w:bottom w:val="none" w:sz="0" w:space="0" w:color="auto"/>
        <w:right w:val="none" w:sz="0" w:space="0" w:color="auto"/>
      </w:divBdr>
    </w:div>
    <w:div w:id="79567595">
      <w:bodyDiv w:val="1"/>
      <w:marLeft w:val="0"/>
      <w:marRight w:val="0"/>
      <w:marTop w:val="0"/>
      <w:marBottom w:val="0"/>
      <w:divBdr>
        <w:top w:val="none" w:sz="0" w:space="0" w:color="auto"/>
        <w:left w:val="none" w:sz="0" w:space="0" w:color="auto"/>
        <w:bottom w:val="none" w:sz="0" w:space="0" w:color="auto"/>
        <w:right w:val="none" w:sz="0" w:space="0" w:color="auto"/>
      </w:divBdr>
    </w:div>
    <w:div w:id="79984472">
      <w:bodyDiv w:val="1"/>
      <w:marLeft w:val="0"/>
      <w:marRight w:val="0"/>
      <w:marTop w:val="0"/>
      <w:marBottom w:val="0"/>
      <w:divBdr>
        <w:top w:val="none" w:sz="0" w:space="0" w:color="auto"/>
        <w:left w:val="none" w:sz="0" w:space="0" w:color="auto"/>
        <w:bottom w:val="none" w:sz="0" w:space="0" w:color="auto"/>
        <w:right w:val="none" w:sz="0" w:space="0" w:color="auto"/>
      </w:divBdr>
    </w:div>
    <w:div w:id="80415016">
      <w:bodyDiv w:val="1"/>
      <w:marLeft w:val="0"/>
      <w:marRight w:val="0"/>
      <w:marTop w:val="0"/>
      <w:marBottom w:val="0"/>
      <w:divBdr>
        <w:top w:val="none" w:sz="0" w:space="0" w:color="auto"/>
        <w:left w:val="none" w:sz="0" w:space="0" w:color="auto"/>
        <w:bottom w:val="none" w:sz="0" w:space="0" w:color="auto"/>
        <w:right w:val="none" w:sz="0" w:space="0" w:color="auto"/>
      </w:divBdr>
    </w:div>
    <w:div w:id="80416662">
      <w:bodyDiv w:val="1"/>
      <w:marLeft w:val="0"/>
      <w:marRight w:val="0"/>
      <w:marTop w:val="0"/>
      <w:marBottom w:val="0"/>
      <w:divBdr>
        <w:top w:val="none" w:sz="0" w:space="0" w:color="auto"/>
        <w:left w:val="none" w:sz="0" w:space="0" w:color="auto"/>
        <w:bottom w:val="none" w:sz="0" w:space="0" w:color="auto"/>
        <w:right w:val="none" w:sz="0" w:space="0" w:color="auto"/>
      </w:divBdr>
    </w:div>
    <w:div w:id="80569634">
      <w:bodyDiv w:val="1"/>
      <w:marLeft w:val="0"/>
      <w:marRight w:val="0"/>
      <w:marTop w:val="0"/>
      <w:marBottom w:val="0"/>
      <w:divBdr>
        <w:top w:val="none" w:sz="0" w:space="0" w:color="auto"/>
        <w:left w:val="none" w:sz="0" w:space="0" w:color="auto"/>
        <w:bottom w:val="none" w:sz="0" w:space="0" w:color="auto"/>
        <w:right w:val="none" w:sz="0" w:space="0" w:color="auto"/>
      </w:divBdr>
    </w:div>
    <w:div w:id="80687392">
      <w:bodyDiv w:val="1"/>
      <w:marLeft w:val="0"/>
      <w:marRight w:val="0"/>
      <w:marTop w:val="0"/>
      <w:marBottom w:val="0"/>
      <w:divBdr>
        <w:top w:val="none" w:sz="0" w:space="0" w:color="auto"/>
        <w:left w:val="none" w:sz="0" w:space="0" w:color="auto"/>
        <w:bottom w:val="none" w:sz="0" w:space="0" w:color="auto"/>
        <w:right w:val="none" w:sz="0" w:space="0" w:color="auto"/>
      </w:divBdr>
    </w:div>
    <w:div w:id="80689391">
      <w:bodyDiv w:val="1"/>
      <w:marLeft w:val="0"/>
      <w:marRight w:val="0"/>
      <w:marTop w:val="0"/>
      <w:marBottom w:val="0"/>
      <w:divBdr>
        <w:top w:val="none" w:sz="0" w:space="0" w:color="auto"/>
        <w:left w:val="none" w:sz="0" w:space="0" w:color="auto"/>
        <w:bottom w:val="none" w:sz="0" w:space="0" w:color="auto"/>
        <w:right w:val="none" w:sz="0" w:space="0" w:color="auto"/>
      </w:divBdr>
    </w:div>
    <w:div w:id="81223672">
      <w:bodyDiv w:val="1"/>
      <w:marLeft w:val="0"/>
      <w:marRight w:val="0"/>
      <w:marTop w:val="0"/>
      <w:marBottom w:val="0"/>
      <w:divBdr>
        <w:top w:val="none" w:sz="0" w:space="0" w:color="auto"/>
        <w:left w:val="none" w:sz="0" w:space="0" w:color="auto"/>
        <w:bottom w:val="none" w:sz="0" w:space="0" w:color="auto"/>
        <w:right w:val="none" w:sz="0" w:space="0" w:color="auto"/>
      </w:divBdr>
    </w:div>
    <w:div w:id="81294425">
      <w:bodyDiv w:val="1"/>
      <w:marLeft w:val="0"/>
      <w:marRight w:val="0"/>
      <w:marTop w:val="0"/>
      <w:marBottom w:val="0"/>
      <w:divBdr>
        <w:top w:val="none" w:sz="0" w:space="0" w:color="auto"/>
        <w:left w:val="none" w:sz="0" w:space="0" w:color="auto"/>
        <w:bottom w:val="none" w:sz="0" w:space="0" w:color="auto"/>
        <w:right w:val="none" w:sz="0" w:space="0" w:color="auto"/>
      </w:divBdr>
    </w:div>
    <w:div w:id="81730473">
      <w:bodyDiv w:val="1"/>
      <w:marLeft w:val="0"/>
      <w:marRight w:val="0"/>
      <w:marTop w:val="0"/>
      <w:marBottom w:val="0"/>
      <w:divBdr>
        <w:top w:val="none" w:sz="0" w:space="0" w:color="auto"/>
        <w:left w:val="none" w:sz="0" w:space="0" w:color="auto"/>
        <w:bottom w:val="none" w:sz="0" w:space="0" w:color="auto"/>
        <w:right w:val="none" w:sz="0" w:space="0" w:color="auto"/>
      </w:divBdr>
    </w:div>
    <w:div w:id="81806039">
      <w:bodyDiv w:val="1"/>
      <w:marLeft w:val="0"/>
      <w:marRight w:val="0"/>
      <w:marTop w:val="0"/>
      <w:marBottom w:val="0"/>
      <w:divBdr>
        <w:top w:val="none" w:sz="0" w:space="0" w:color="auto"/>
        <w:left w:val="none" w:sz="0" w:space="0" w:color="auto"/>
        <w:bottom w:val="none" w:sz="0" w:space="0" w:color="auto"/>
        <w:right w:val="none" w:sz="0" w:space="0" w:color="auto"/>
      </w:divBdr>
    </w:div>
    <w:div w:id="82069435">
      <w:bodyDiv w:val="1"/>
      <w:marLeft w:val="0"/>
      <w:marRight w:val="0"/>
      <w:marTop w:val="0"/>
      <w:marBottom w:val="0"/>
      <w:divBdr>
        <w:top w:val="none" w:sz="0" w:space="0" w:color="auto"/>
        <w:left w:val="none" w:sz="0" w:space="0" w:color="auto"/>
        <w:bottom w:val="none" w:sz="0" w:space="0" w:color="auto"/>
        <w:right w:val="none" w:sz="0" w:space="0" w:color="auto"/>
      </w:divBdr>
    </w:div>
    <w:div w:id="82143364">
      <w:bodyDiv w:val="1"/>
      <w:marLeft w:val="0"/>
      <w:marRight w:val="0"/>
      <w:marTop w:val="0"/>
      <w:marBottom w:val="0"/>
      <w:divBdr>
        <w:top w:val="none" w:sz="0" w:space="0" w:color="auto"/>
        <w:left w:val="none" w:sz="0" w:space="0" w:color="auto"/>
        <w:bottom w:val="none" w:sz="0" w:space="0" w:color="auto"/>
        <w:right w:val="none" w:sz="0" w:space="0" w:color="auto"/>
      </w:divBdr>
    </w:div>
    <w:div w:id="82147724">
      <w:bodyDiv w:val="1"/>
      <w:marLeft w:val="0"/>
      <w:marRight w:val="0"/>
      <w:marTop w:val="0"/>
      <w:marBottom w:val="0"/>
      <w:divBdr>
        <w:top w:val="none" w:sz="0" w:space="0" w:color="auto"/>
        <w:left w:val="none" w:sz="0" w:space="0" w:color="auto"/>
        <w:bottom w:val="none" w:sz="0" w:space="0" w:color="auto"/>
        <w:right w:val="none" w:sz="0" w:space="0" w:color="auto"/>
      </w:divBdr>
    </w:div>
    <w:div w:id="82261927">
      <w:bodyDiv w:val="1"/>
      <w:marLeft w:val="0"/>
      <w:marRight w:val="0"/>
      <w:marTop w:val="0"/>
      <w:marBottom w:val="0"/>
      <w:divBdr>
        <w:top w:val="none" w:sz="0" w:space="0" w:color="auto"/>
        <w:left w:val="none" w:sz="0" w:space="0" w:color="auto"/>
        <w:bottom w:val="none" w:sz="0" w:space="0" w:color="auto"/>
        <w:right w:val="none" w:sz="0" w:space="0" w:color="auto"/>
      </w:divBdr>
    </w:div>
    <w:div w:id="82342891">
      <w:bodyDiv w:val="1"/>
      <w:marLeft w:val="0"/>
      <w:marRight w:val="0"/>
      <w:marTop w:val="0"/>
      <w:marBottom w:val="0"/>
      <w:divBdr>
        <w:top w:val="none" w:sz="0" w:space="0" w:color="auto"/>
        <w:left w:val="none" w:sz="0" w:space="0" w:color="auto"/>
        <w:bottom w:val="none" w:sz="0" w:space="0" w:color="auto"/>
        <w:right w:val="none" w:sz="0" w:space="0" w:color="auto"/>
      </w:divBdr>
    </w:div>
    <w:div w:id="82529560">
      <w:bodyDiv w:val="1"/>
      <w:marLeft w:val="0"/>
      <w:marRight w:val="0"/>
      <w:marTop w:val="0"/>
      <w:marBottom w:val="0"/>
      <w:divBdr>
        <w:top w:val="none" w:sz="0" w:space="0" w:color="auto"/>
        <w:left w:val="none" w:sz="0" w:space="0" w:color="auto"/>
        <w:bottom w:val="none" w:sz="0" w:space="0" w:color="auto"/>
        <w:right w:val="none" w:sz="0" w:space="0" w:color="auto"/>
      </w:divBdr>
    </w:div>
    <w:div w:id="82534022">
      <w:bodyDiv w:val="1"/>
      <w:marLeft w:val="0"/>
      <w:marRight w:val="0"/>
      <w:marTop w:val="0"/>
      <w:marBottom w:val="0"/>
      <w:divBdr>
        <w:top w:val="none" w:sz="0" w:space="0" w:color="auto"/>
        <w:left w:val="none" w:sz="0" w:space="0" w:color="auto"/>
        <w:bottom w:val="none" w:sz="0" w:space="0" w:color="auto"/>
        <w:right w:val="none" w:sz="0" w:space="0" w:color="auto"/>
      </w:divBdr>
    </w:div>
    <w:div w:id="82535521">
      <w:bodyDiv w:val="1"/>
      <w:marLeft w:val="0"/>
      <w:marRight w:val="0"/>
      <w:marTop w:val="0"/>
      <w:marBottom w:val="0"/>
      <w:divBdr>
        <w:top w:val="none" w:sz="0" w:space="0" w:color="auto"/>
        <w:left w:val="none" w:sz="0" w:space="0" w:color="auto"/>
        <w:bottom w:val="none" w:sz="0" w:space="0" w:color="auto"/>
        <w:right w:val="none" w:sz="0" w:space="0" w:color="auto"/>
      </w:divBdr>
    </w:div>
    <w:div w:id="82579822">
      <w:bodyDiv w:val="1"/>
      <w:marLeft w:val="0"/>
      <w:marRight w:val="0"/>
      <w:marTop w:val="0"/>
      <w:marBottom w:val="0"/>
      <w:divBdr>
        <w:top w:val="none" w:sz="0" w:space="0" w:color="auto"/>
        <w:left w:val="none" w:sz="0" w:space="0" w:color="auto"/>
        <w:bottom w:val="none" w:sz="0" w:space="0" w:color="auto"/>
        <w:right w:val="none" w:sz="0" w:space="0" w:color="auto"/>
      </w:divBdr>
    </w:div>
    <w:div w:id="82729691">
      <w:bodyDiv w:val="1"/>
      <w:marLeft w:val="0"/>
      <w:marRight w:val="0"/>
      <w:marTop w:val="0"/>
      <w:marBottom w:val="0"/>
      <w:divBdr>
        <w:top w:val="none" w:sz="0" w:space="0" w:color="auto"/>
        <w:left w:val="none" w:sz="0" w:space="0" w:color="auto"/>
        <w:bottom w:val="none" w:sz="0" w:space="0" w:color="auto"/>
        <w:right w:val="none" w:sz="0" w:space="0" w:color="auto"/>
      </w:divBdr>
    </w:div>
    <w:div w:id="82841009">
      <w:bodyDiv w:val="1"/>
      <w:marLeft w:val="0"/>
      <w:marRight w:val="0"/>
      <w:marTop w:val="0"/>
      <w:marBottom w:val="0"/>
      <w:divBdr>
        <w:top w:val="none" w:sz="0" w:space="0" w:color="auto"/>
        <w:left w:val="none" w:sz="0" w:space="0" w:color="auto"/>
        <w:bottom w:val="none" w:sz="0" w:space="0" w:color="auto"/>
        <w:right w:val="none" w:sz="0" w:space="0" w:color="auto"/>
      </w:divBdr>
    </w:div>
    <w:div w:id="82919840">
      <w:bodyDiv w:val="1"/>
      <w:marLeft w:val="0"/>
      <w:marRight w:val="0"/>
      <w:marTop w:val="0"/>
      <w:marBottom w:val="0"/>
      <w:divBdr>
        <w:top w:val="none" w:sz="0" w:space="0" w:color="auto"/>
        <w:left w:val="none" w:sz="0" w:space="0" w:color="auto"/>
        <w:bottom w:val="none" w:sz="0" w:space="0" w:color="auto"/>
        <w:right w:val="none" w:sz="0" w:space="0" w:color="auto"/>
      </w:divBdr>
    </w:div>
    <w:div w:id="83065955">
      <w:bodyDiv w:val="1"/>
      <w:marLeft w:val="0"/>
      <w:marRight w:val="0"/>
      <w:marTop w:val="0"/>
      <w:marBottom w:val="0"/>
      <w:divBdr>
        <w:top w:val="none" w:sz="0" w:space="0" w:color="auto"/>
        <w:left w:val="none" w:sz="0" w:space="0" w:color="auto"/>
        <w:bottom w:val="none" w:sz="0" w:space="0" w:color="auto"/>
        <w:right w:val="none" w:sz="0" w:space="0" w:color="auto"/>
      </w:divBdr>
    </w:div>
    <w:div w:id="83186752">
      <w:bodyDiv w:val="1"/>
      <w:marLeft w:val="0"/>
      <w:marRight w:val="0"/>
      <w:marTop w:val="0"/>
      <w:marBottom w:val="0"/>
      <w:divBdr>
        <w:top w:val="none" w:sz="0" w:space="0" w:color="auto"/>
        <w:left w:val="none" w:sz="0" w:space="0" w:color="auto"/>
        <w:bottom w:val="none" w:sz="0" w:space="0" w:color="auto"/>
        <w:right w:val="none" w:sz="0" w:space="0" w:color="auto"/>
      </w:divBdr>
    </w:div>
    <w:div w:id="83231164">
      <w:bodyDiv w:val="1"/>
      <w:marLeft w:val="0"/>
      <w:marRight w:val="0"/>
      <w:marTop w:val="0"/>
      <w:marBottom w:val="0"/>
      <w:divBdr>
        <w:top w:val="none" w:sz="0" w:space="0" w:color="auto"/>
        <w:left w:val="none" w:sz="0" w:space="0" w:color="auto"/>
        <w:bottom w:val="none" w:sz="0" w:space="0" w:color="auto"/>
        <w:right w:val="none" w:sz="0" w:space="0" w:color="auto"/>
      </w:divBdr>
    </w:div>
    <w:div w:id="83767198">
      <w:bodyDiv w:val="1"/>
      <w:marLeft w:val="0"/>
      <w:marRight w:val="0"/>
      <w:marTop w:val="0"/>
      <w:marBottom w:val="0"/>
      <w:divBdr>
        <w:top w:val="none" w:sz="0" w:space="0" w:color="auto"/>
        <w:left w:val="none" w:sz="0" w:space="0" w:color="auto"/>
        <w:bottom w:val="none" w:sz="0" w:space="0" w:color="auto"/>
        <w:right w:val="none" w:sz="0" w:space="0" w:color="auto"/>
      </w:divBdr>
    </w:div>
    <w:div w:id="83962437">
      <w:bodyDiv w:val="1"/>
      <w:marLeft w:val="0"/>
      <w:marRight w:val="0"/>
      <w:marTop w:val="0"/>
      <w:marBottom w:val="0"/>
      <w:divBdr>
        <w:top w:val="none" w:sz="0" w:space="0" w:color="auto"/>
        <w:left w:val="none" w:sz="0" w:space="0" w:color="auto"/>
        <w:bottom w:val="none" w:sz="0" w:space="0" w:color="auto"/>
        <w:right w:val="none" w:sz="0" w:space="0" w:color="auto"/>
      </w:divBdr>
    </w:div>
    <w:div w:id="84351927">
      <w:bodyDiv w:val="1"/>
      <w:marLeft w:val="0"/>
      <w:marRight w:val="0"/>
      <w:marTop w:val="0"/>
      <w:marBottom w:val="0"/>
      <w:divBdr>
        <w:top w:val="none" w:sz="0" w:space="0" w:color="auto"/>
        <w:left w:val="none" w:sz="0" w:space="0" w:color="auto"/>
        <w:bottom w:val="none" w:sz="0" w:space="0" w:color="auto"/>
        <w:right w:val="none" w:sz="0" w:space="0" w:color="auto"/>
      </w:divBdr>
    </w:div>
    <w:div w:id="84572973">
      <w:bodyDiv w:val="1"/>
      <w:marLeft w:val="0"/>
      <w:marRight w:val="0"/>
      <w:marTop w:val="0"/>
      <w:marBottom w:val="0"/>
      <w:divBdr>
        <w:top w:val="none" w:sz="0" w:space="0" w:color="auto"/>
        <w:left w:val="none" w:sz="0" w:space="0" w:color="auto"/>
        <w:bottom w:val="none" w:sz="0" w:space="0" w:color="auto"/>
        <w:right w:val="none" w:sz="0" w:space="0" w:color="auto"/>
      </w:divBdr>
    </w:div>
    <w:div w:id="84619705">
      <w:bodyDiv w:val="1"/>
      <w:marLeft w:val="0"/>
      <w:marRight w:val="0"/>
      <w:marTop w:val="0"/>
      <w:marBottom w:val="0"/>
      <w:divBdr>
        <w:top w:val="none" w:sz="0" w:space="0" w:color="auto"/>
        <w:left w:val="none" w:sz="0" w:space="0" w:color="auto"/>
        <w:bottom w:val="none" w:sz="0" w:space="0" w:color="auto"/>
        <w:right w:val="none" w:sz="0" w:space="0" w:color="auto"/>
      </w:divBdr>
    </w:div>
    <w:div w:id="85155859">
      <w:bodyDiv w:val="1"/>
      <w:marLeft w:val="0"/>
      <w:marRight w:val="0"/>
      <w:marTop w:val="0"/>
      <w:marBottom w:val="0"/>
      <w:divBdr>
        <w:top w:val="none" w:sz="0" w:space="0" w:color="auto"/>
        <w:left w:val="none" w:sz="0" w:space="0" w:color="auto"/>
        <w:bottom w:val="none" w:sz="0" w:space="0" w:color="auto"/>
        <w:right w:val="none" w:sz="0" w:space="0" w:color="auto"/>
      </w:divBdr>
    </w:div>
    <w:div w:id="85156075">
      <w:bodyDiv w:val="1"/>
      <w:marLeft w:val="0"/>
      <w:marRight w:val="0"/>
      <w:marTop w:val="0"/>
      <w:marBottom w:val="0"/>
      <w:divBdr>
        <w:top w:val="none" w:sz="0" w:space="0" w:color="auto"/>
        <w:left w:val="none" w:sz="0" w:space="0" w:color="auto"/>
        <w:bottom w:val="none" w:sz="0" w:space="0" w:color="auto"/>
        <w:right w:val="none" w:sz="0" w:space="0" w:color="auto"/>
      </w:divBdr>
    </w:div>
    <w:div w:id="85687322">
      <w:bodyDiv w:val="1"/>
      <w:marLeft w:val="0"/>
      <w:marRight w:val="0"/>
      <w:marTop w:val="0"/>
      <w:marBottom w:val="0"/>
      <w:divBdr>
        <w:top w:val="none" w:sz="0" w:space="0" w:color="auto"/>
        <w:left w:val="none" w:sz="0" w:space="0" w:color="auto"/>
        <w:bottom w:val="none" w:sz="0" w:space="0" w:color="auto"/>
        <w:right w:val="none" w:sz="0" w:space="0" w:color="auto"/>
      </w:divBdr>
    </w:div>
    <w:div w:id="85730429">
      <w:bodyDiv w:val="1"/>
      <w:marLeft w:val="0"/>
      <w:marRight w:val="0"/>
      <w:marTop w:val="0"/>
      <w:marBottom w:val="0"/>
      <w:divBdr>
        <w:top w:val="none" w:sz="0" w:space="0" w:color="auto"/>
        <w:left w:val="none" w:sz="0" w:space="0" w:color="auto"/>
        <w:bottom w:val="none" w:sz="0" w:space="0" w:color="auto"/>
        <w:right w:val="none" w:sz="0" w:space="0" w:color="auto"/>
      </w:divBdr>
    </w:div>
    <w:div w:id="85811283">
      <w:bodyDiv w:val="1"/>
      <w:marLeft w:val="0"/>
      <w:marRight w:val="0"/>
      <w:marTop w:val="0"/>
      <w:marBottom w:val="0"/>
      <w:divBdr>
        <w:top w:val="none" w:sz="0" w:space="0" w:color="auto"/>
        <w:left w:val="none" w:sz="0" w:space="0" w:color="auto"/>
        <w:bottom w:val="none" w:sz="0" w:space="0" w:color="auto"/>
        <w:right w:val="none" w:sz="0" w:space="0" w:color="auto"/>
      </w:divBdr>
    </w:div>
    <w:div w:id="86198008">
      <w:bodyDiv w:val="1"/>
      <w:marLeft w:val="0"/>
      <w:marRight w:val="0"/>
      <w:marTop w:val="0"/>
      <w:marBottom w:val="0"/>
      <w:divBdr>
        <w:top w:val="none" w:sz="0" w:space="0" w:color="auto"/>
        <w:left w:val="none" w:sz="0" w:space="0" w:color="auto"/>
        <w:bottom w:val="none" w:sz="0" w:space="0" w:color="auto"/>
        <w:right w:val="none" w:sz="0" w:space="0" w:color="auto"/>
      </w:divBdr>
    </w:div>
    <w:div w:id="86200088">
      <w:bodyDiv w:val="1"/>
      <w:marLeft w:val="0"/>
      <w:marRight w:val="0"/>
      <w:marTop w:val="0"/>
      <w:marBottom w:val="0"/>
      <w:divBdr>
        <w:top w:val="none" w:sz="0" w:space="0" w:color="auto"/>
        <w:left w:val="none" w:sz="0" w:space="0" w:color="auto"/>
        <w:bottom w:val="none" w:sz="0" w:space="0" w:color="auto"/>
        <w:right w:val="none" w:sz="0" w:space="0" w:color="auto"/>
      </w:divBdr>
    </w:div>
    <w:div w:id="86318444">
      <w:bodyDiv w:val="1"/>
      <w:marLeft w:val="0"/>
      <w:marRight w:val="0"/>
      <w:marTop w:val="0"/>
      <w:marBottom w:val="0"/>
      <w:divBdr>
        <w:top w:val="none" w:sz="0" w:space="0" w:color="auto"/>
        <w:left w:val="none" w:sz="0" w:space="0" w:color="auto"/>
        <w:bottom w:val="none" w:sz="0" w:space="0" w:color="auto"/>
        <w:right w:val="none" w:sz="0" w:space="0" w:color="auto"/>
      </w:divBdr>
    </w:div>
    <w:div w:id="86394028">
      <w:bodyDiv w:val="1"/>
      <w:marLeft w:val="0"/>
      <w:marRight w:val="0"/>
      <w:marTop w:val="0"/>
      <w:marBottom w:val="0"/>
      <w:divBdr>
        <w:top w:val="none" w:sz="0" w:space="0" w:color="auto"/>
        <w:left w:val="none" w:sz="0" w:space="0" w:color="auto"/>
        <w:bottom w:val="none" w:sz="0" w:space="0" w:color="auto"/>
        <w:right w:val="none" w:sz="0" w:space="0" w:color="auto"/>
      </w:divBdr>
    </w:div>
    <w:div w:id="86847495">
      <w:bodyDiv w:val="1"/>
      <w:marLeft w:val="0"/>
      <w:marRight w:val="0"/>
      <w:marTop w:val="0"/>
      <w:marBottom w:val="0"/>
      <w:divBdr>
        <w:top w:val="none" w:sz="0" w:space="0" w:color="auto"/>
        <w:left w:val="none" w:sz="0" w:space="0" w:color="auto"/>
        <w:bottom w:val="none" w:sz="0" w:space="0" w:color="auto"/>
        <w:right w:val="none" w:sz="0" w:space="0" w:color="auto"/>
      </w:divBdr>
    </w:div>
    <w:div w:id="86850769">
      <w:bodyDiv w:val="1"/>
      <w:marLeft w:val="0"/>
      <w:marRight w:val="0"/>
      <w:marTop w:val="0"/>
      <w:marBottom w:val="0"/>
      <w:divBdr>
        <w:top w:val="none" w:sz="0" w:space="0" w:color="auto"/>
        <w:left w:val="none" w:sz="0" w:space="0" w:color="auto"/>
        <w:bottom w:val="none" w:sz="0" w:space="0" w:color="auto"/>
        <w:right w:val="none" w:sz="0" w:space="0" w:color="auto"/>
      </w:divBdr>
    </w:div>
    <w:div w:id="86851438">
      <w:bodyDiv w:val="1"/>
      <w:marLeft w:val="0"/>
      <w:marRight w:val="0"/>
      <w:marTop w:val="0"/>
      <w:marBottom w:val="0"/>
      <w:divBdr>
        <w:top w:val="none" w:sz="0" w:space="0" w:color="auto"/>
        <w:left w:val="none" w:sz="0" w:space="0" w:color="auto"/>
        <w:bottom w:val="none" w:sz="0" w:space="0" w:color="auto"/>
        <w:right w:val="none" w:sz="0" w:space="0" w:color="auto"/>
      </w:divBdr>
    </w:div>
    <w:div w:id="86856101">
      <w:bodyDiv w:val="1"/>
      <w:marLeft w:val="0"/>
      <w:marRight w:val="0"/>
      <w:marTop w:val="0"/>
      <w:marBottom w:val="0"/>
      <w:divBdr>
        <w:top w:val="none" w:sz="0" w:space="0" w:color="auto"/>
        <w:left w:val="none" w:sz="0" w:space="0" w:color="auto"/>
        <w:bottom w:val="none" w:sz="0" w:space="0" w:color="auto"/>
        <w:right w:val="none" w:sz="0" w:space="0" w:color="auto"/>
      </w:divBdr>
    </w:div>
    <w:div w:id="87580738">
      <w:bodyDiv w:val="1"/>
      <w:marLeft w:val="0"/>
      <w:marRight w:val="0"/>
      <w:marTop w:val="0"/>
      <w:marBottom w:val="0"/>
      <w:divBdr>
        <w:top w:val="none" w:sz="0" w:space="0" w:color="auto"/>
        <w:left w:val="none" w:sz="0" w:space="0" w:color="auto"/>
        <w:bottom w:val="none" w:sz="0" w:space="0" w:color="auto"/>
        <w:right w:val="none" w:sz="0" w:space="0" w:color="auto"/>
      </w:divBdr>
    </w:div>
    <w:div w:id="87652877">
      <w:bodyDiv w:val="1"/>
      <w:marLeft w:val="0"/>
      <w:marRight w:val="0"/>
      <w:marTop w:val="0"/>
      <w:marBottom w:val="0"/>
      <w:divBdr>
        <w:top w:val="none" w:sz="0" w:space="0" w:color="auto"/>
        <w:left w:val="none" w:sz="0" w:space="0" w:color="auto"/>
        <w:bottom w:val="none" w:sz="0" w:space="0" w:color="auto"/>
        <w:right w:val="none" w:sz="0" w:space="0" w:color="auto"/>
      </w:divBdr>
    </w:div>
    <w:div w:id="87846005">
      <w:bodyDiv w:val="1"/>
      <w:marLeft w:val="0"/>
      <w:marRight w:val="0"/>
      <w:marTop w:val="0"/>
      <w:marBottom w:val="0"/>
      <w:divBdr>
        <w:top w:val="none" w:sz="0" w:space="0" w:color="auto"/>
        <w:left w:val="none" w:sz="0" w:space="0" w:color="auto"/>
        <w:bottom w:val="none" w:sz="0" w:space="0" w:color="auto"/>
        <w:right w:val="none" w:sz="0" w:space="0" w:color="auto"/>
      </w:divBdr>
    </w:div>
    <w:div w:id="87970118">
      <w:bodyDiv w:val="1"/>
      <w:marLeft w:val="0"/>
      <w:marRight w:val="0"/>
      <w:marTop w:val="0"/>
      <w:marBottom w:val="0"/>
      <w:divBdr>
        <w:top w:val="none" w:sz="0" w:space="0" w:color="auto"/>
        <w:left w:val="none" w:sz="0" w:space="0" w:color="auto"/>
        <w:bottom w:val="none" w:sz="0" w:space="0" w:color="auto"/>
        <w:right w:val="none" w:sz="0" w:space="0" w:color="auto"/>
      </w:divBdr>
    </w:div>
    <w:div w:id="87970128">
      <w:bodyDiv w:val="1"/>
      <w:marLeft w:val="0"/>
      <w:marRight w:val="0"/>
      <w:marTop w:val="0"/>
      <w:marBottom w:val="0"/>
      <w:divBdr>
        <w:top w:val="none" w:sz="0" w:space="0" w:color="auto"/>
        <w:left w:val="none" w:sz="0" w:space="0" w:color="auto"/>
        <w:bottom w:val="none" w:sz="0" w:space="0" w:color="auto"/>
        <w:right w:val="none" w:sz="0" w:space="0" w:color="auto"/>
      </w:divBdr>
    </w:div>
    <w:div w:id="88044313">
      <w:bodyDiv w:val="1"/>
      <w:marLeft w:val="0"/>
      <w:marRight w:val="0"/>
      <w:marTop w:val="0"/>
      <w:marBottom w:val="0"/>
      <w:divBdr>
        <w:top w:val="none" w:sz="0" w:space="0" w:color="auto"/>
        <w:left w:val="none" w:sz="0" w:space="0" w:color="auto"/>
        <w:bottom w:val="none" w:sz="0" w:space="0" w:color="auto"/>
        <w:right w:val="none" w:sz="0" w:space="0" w:color="auto"/>
      </w:divBdr>
    </w:div>
    <w:div w:id="88085336">
      <w:bodyDiv w:val="1"/>
      <w:marLeft w:val="0"/>
      <w:marRight w:val="0"/>
      <w:marTop w:val="0"/>
      <w:marBottom w:val="0"/>
      <w:divBdr>
        <w:top w:val="none" w:sz="0" w:space="0" w:color="auto"/>
        <w:left w:val="none" w:sz="0" w:space="0" w:color="auto"/>
        <w:bottom w:val="none" w:sz="0" w:space="0" w:color="auto"/>
        <w:right w:val="none" w:sz="0" w:space="0" w:color="auto"/>
      </w:divBdr>
    </w:div>
    <w:div w:id="88162323">
      <w:bodyDiv w:val="1"/>
      <w:marLeft w:val="0"/>
      <w:marRight w:val="0"/>
      <w:marTop w:val="0"/>
      <w:marBottom w:val="0"/>
      <w:divBdr>
        <w:top w:val="none" w:sz="0" w:space="0" w:color="auto"/>
        <w:left w:val="none" w:sz="0" w:space="0" w:color="auto"/>
        <w:bottom w:val="none" w:sz="0" w:space="0" w:color="auto"/>
        <w:right w:val="none" w:sz="0" w:space="0" w:color="auto"/>
      </w:divBdr>
    </w:div>
    <w:div w:id="88165698">
      <w:bodyDiv w:val="1"/>
      <w:marLeft w:val="0"/>
      <w:marRight w:val="0"/>
      <w:marTop w:val="0"/>
      <w:marBottom w:val="0"/>
      <w:divBdr>
        <w:top w:val="none" w:sz="0" w:space="0" w:color="auto"/>
        <w:left w:val="none" w:sz="0" w:space="0" w:color="auto"/>
        <w:bottom w:val="none" w:sz="0" w:space="0" w:color="auto"/>
        <w:right w:val="none" w:sz="0" w:space="0" w:color="auto"/>
      </w:divBdr>
    </w:div>
    <w:div w:id="88429315">
      <w:bodyDiv w:val="1"/>
      <w:marLeft w:val="0"/>
      <w:marRight w:val="0"/>
      <w:marTop w:val="0"/>
      <w:marBottom w:val="0"/>
      <w:divBdr>
        <w:top w:val="none" w:sz="0" w:space="0" w:color="auto"/>
        <w:left w:val="none" w:sz="0" w:space="0" w:color="auto"/>
        <w:bottom w:val="none" w:sz="0" w:space="0" w:color="auto"/>
        <w:right w:val="none" w:sz="0" w:space="0" w:color="auto"/>
      </w:divBdr>
    </w:div>
    <w:div w:id="88429527">
      <w:bodyDiv w:val="1"/>
      <w:marLeft w:val="0"/>
      <w:marRight w:val="0"/>
      <w:marTop w:val="0"/>
      <w:marBottom w:val="0"/>
      <w:divBdr>
        <w:top w:val="none" w:sz="0" w:space="0" w:color="auto"/>
        <w:left w:val="none" w:sz="0" w:space="0" w:color="auto"/>
        <w:bottom w:val="none" w:sz="0" w:space="0" w:color="auto"/>
        <w:right w:val="none" w:sz="0" w:space="0" w:color="auto"/>
      </w:divBdr>
    </w:div>
    <w:div w:id="88622048">
      <w:bodyDiv w:val="1"/>
      <w:marLeft w:val="0"/>
      <w:marRight w:val="0"/>
      <w:marTop w:val="0"/>
      <w:marBottom w:val="0"/>
      <w:divBdr>
        <w:top w:val="none" w:sz="0" w:space="0" w:color="auto"/>
        <w:left w:val="none" w:sz="0" w:space="0" w:color="auto"/>
        <w:bottom w:val="none" w:sz="0" w:space="0" w:color="auto"/>
        <w:right w:val="none" w:sz="0" w:space="0" w:color="auto"/>
      </w:divBdr>
    </w:div>
    <w:div w:id="88813028">
      <w:bodyDiv w:val="1"/>
      <w:marLeft w:val="0"/>
      <w:marRight w:val="0"/>
      <w:marTop w:val="0"/>
      <w:marBottom w:val="0"/>
      <w:divBdr>
        <w:top w:val="none" w:sz="0" w:space="0" w:color="auto"/>
        <w:left w:val="none" w:sz="0" w:space="0" w:color="auto"/>
        <w:bottom w:val="none" w:sz="0" w:space="0" w:color="auto"/>
        <w:right w:val="none" w:sz="0" w:space="0" w:color="auto"/>
      </w:divBdr>
    </w:div>
    <w:div w:id="89089472">
      <w:bodyDiv w:val="1"/>
      <w:marLeft w:val="0"/>
      <w:marRight w:val="0"/>
      <w:marTop w:val="0"/>
      <w:marBottom w:val="0"/>
      <w:divBdr>
        <w:top w:val="none" w:sz="0" w:space="0" w:color="auto"/>
        <w:left w:val="none" w:sz="0" w:space="0" w:color="auto"/>
        <w:bottom w:val="none" w:sz="0" w:space="0" w:color="auto"/>
        <w:right w:val="none" w:sz="0" w:space="0" w:color="auto"/>
      </w:divBdr>
    </w:div>
    <w:div w:id="89160455">
      <w:bodyDiv w:val="1"/>
      <w:marLeft w:val="0"/>
      <w:marRight w:val="0"/>
      <w:marTop w:val="0"/>
      <w:marBottom w:val="0"/>
      <w:divBdr>
        <w:top w:val="none" w:sz="0" w:space="0" w:color="auto"/>
        <w:left w:val="none" w:sz="0" w:space="0" w:color="auto"/>
        <w:bottom w:val="none" w:sz="0" w:space="0" w:color="auto"/>
        <w:right w:val="none" w:sz="0" w:space="0" w:color="auto"/>
      </w:divBdr>
    </w:div>
    <w:div w:id="89207632">
      <w:bodyDiv w:val="1"/>
      <w:marLeft w:val="0"/>
      <w:marRight w:val="0"/>
      <w:marTop w:val="0"/>
      <w:marBottom w:val="0"/>
      <w:divBdr>
        <w:top w:val="none" w:sz="0" w:space="0" w:color="auto"/>
        <w:left w:val="none" w:sz="0" w:space="0" w:color="auto"/>
        <w:bottom w:val="none" w:sz="0" w:space="0" w:color="auto"/>
        <w:right w:val="none" w:sz="0" w:space="0" w:color="auto"/>
      </w:divBdr>
    </w:div>
    <w:div w:id="89394725">
      <w:bodyDiv w:val="1"/>
      <w:marLeft w:val="0"/>
      <w:marRight w:val="0"/>
      <w:marTop w:val="0"/>
      <w:marBottom w:val="0"/>
      <w:divBdr>
        <w:top w:val="none" w:sz="0" w:space="0" w:color="auto"/>
        <w:left w:val="none" w:sz="0" w:space="0" w:color="auto"/>
        <w:bottom w:val="none" w:sz="0" w:space="0" w:color="auto"/>
        <w:right w:val="none" w:sz="0" w:space="0" w:color="auto"/>
      </w:divBdr>
    </w:div>
    <w:div w:id="89546118">
      <w:bodyDiv w:val="1"/>
      <w:marLeft w:val="0"/>
      <w:marRight w:val="0"/>
      <w:marTop w:val="0"/>
      <w:marBottom w:val="0"/>
      <w:divBdr>
        <w:top w:val="none" w:sz="0" w:space="0" w:color="auto"/>
        <w:left w:val="none" w:sz="0" w:space="0" w:color="auto"/>
        <w:bottom w:val="none" w:sz="0" w:space="0" w:color="auto"/>
        <w:right w:val="none" w:sz="0" w:space="0" w:color="auto"/>
      </w:divBdr>
    </w:div>
    <w:div w:id="90010431">
      <w:bodyDiv w:val="1"/>
      <w:marLeft w:val="0"/>
      <w:marRight w:val="0"/>
      <w:marTop w:val="0"/>
      <w:marBottom w:val="0"/>
      <w:divBdr>
        <w:top w:val="none" w:sz="0" w:space="0" w:color="auto"/>
        <w:left w:val="none" w:sz="0" w:space="0" w:color="auto"/>
        <w:bottom w:val="none" w:sz="0" w:space="0" w:color="auto"/>
        <w:right w:val="none" w:sz="0" w:space="0" w:color="auto"/>
      </w:divBdr>
    </w:div>
    <w:div w:id="90054822">
      <w:bodyDiv w:val="1"/>
      <w:marLeft w:val="0"/>
      <w:marRight w:val="0"/>
      <w:marTop w:val="0"/>
      <w:marBottom w:val="0"/>
      <w:divBdr>
        <w:top w:val="none" w:sz="0" w:space="0" w:color="auto"/>
        <w:left w:val="none" w:sz="0" w:space="0" w:color="auto"/>
        <w:bottom w:val="none" w:sz="0" w:space="0" w:color="auto"/>
        <w:right w:val="none" w:sz="0" w:space="0" w:color="auto"/>
      </w:divBdr>
    </w:div>
    <w:div w:id="90124108">
      <w:bodyDiv w:val="1"/>
      <w:marLeft w:val="0"/>
      <w:marRight w:val="0"/>
      <w:marTop w:val="0"/>
      <w:marBottom w:val="0"/>
      <w:divBdr>
        <w:top w:val="none" w:sz="0" w:space="0" w:color="auto"/>
        <w:left w:val="none" w:sz="0" w:space="0" w:color="auto"/>
        <w:bottom w:val="none" w:sz="0" w:space="0" w:color="auto"/>
        <w:right w:val="none" w:sz="0" w:space="0" w:color="auto"/>
      </w:divBdr>
    </w:div>
    <w:div w:id="90243989">
      <w:bodyDiv w:val="1"/>
      <w:marLeft w:val="0"/>
      <w:marRight w:val="0"/>
      <w:marTop w:val="0"/>
      <w:marBottom w:val="0"/>
      <w:divBdr>
        <w:top w:val="none" w:sz="0" w:space="0" w:color="auto"/>
        <w:left w:val="none" w:sz="0" w:space="0" w:color="auto"/>
        <w:bottom w:val="none" w:sz="0" w:space="0" w:color="auto"/>
        <w:right w:val="none" w:sz="0" w:space="0" w:color="auto"/>
      </w:divBdr>
    </w:div>
    <w:div w:id="90245428">
      <w:bodyDiv w:val="1"/>
      <w:marLeft w:val="0"/>
      <w:marRight w:val="0"/>
      <w:marTop w:val="0"/>
      <w:marBottom w:val="0"/>
      <w:divBdr>
        <w:top w:val="none" w:sz="0" w:space="0" w:color="auto"/>
        <w:left w:val="none" w:sz="0" w:space="0" w:color="auto"/>
        <w:bottom w:val="none" w:sz="0" w:space="0" w:color="auto"/>
        <w:right w:val="none" w:sz="0" w:space="0" w:color="auto"/>
      </w:divBdr>
    </w:div>
    <w:div w:id="90441482">
      <w:bodyDiv w:val="1"/>
      <w:marLeft w:val="0"/>
      <w:marRight w:val="0"/>
      <w:marTop w:val="0"/>
      <w:marBottom w:val="0"/>
      <w:divBdr>
        <w:top w:val="none" w:sz="0" w:space="0" w:color="auto"/>
        <w:left w:val="none" w:sz="0" w:space="0" w:color="auto"/>
        <w:bottom w:val="none" w:sz="0" w:space="0" w:color="auto"/>
        <w:right w:val="none" w:sz="0" w:space="0" w:color="auto"/>
      </w:divBdr>
    </w:div>
    <w:div w:id="90704093">
      <w:bodyDiv w:val="1"/>
      <w:marLeft w:val="0"/>
      <w:marRight w:val="0"/>
      <w:marTop w:val="0"/>
      <w:marBottom w:val="0"/>
      <w:divBdr>
        <w:top w:val="none" w:sz="0" w:space="0" w:color="auto"/>
        <w:left w:val="none" w:sz="0" w:space="0" w:color="auto"/>
        <w:bottom w:val="none" w:sz="0" w:space="0" w:color="auto"/>
        <w:right w:val="none" w:sz="0" w:space="0" w:color="auto"/>
      </w:divBdr>
    </w:div>
    <w:div w:id="90705318">
      <w:bodyDiv w:val="1"/>
      <w:marLeft w:val="0"/>
      <w:marRight w:val="0"/>
      <w:marTop w:val="0"/>
      <w:marBottom w:val="0"/>
      <w:divBdr>
        <w:top w:val="none" w:sz="0" w:space="0" w:color="auto"/>
        <w:left w:val="none" w:sz="0" w:space="0" w:color="auto"/>
        <w:bottom w:val="none" w:sz="0" w:space="0" w:color="auto"/>
        <w:right w:val="none" w:sz="0" w:space="0" w:color="auto"/>
      </w:divBdr>
    </w:div>
    <w:div w:id="90711590">
      <w:bodyDiv w:val="1"/>
      <w:marLeft w:val="0"/>
      <w:marRight w:val="0"/>
      <w:marTop w:val="0"/>
      <w:marBottom w:val="0"/>
      <w:divBdr>
        <w:top w:val="none" w:sz="0" w:space="0" w:color="auto"/>
        <w:left w:val="none" w:sz="0" w:space="0" w:color="auto"/>
        <w:bottom w:val="none" w:sz="0" w:space="0" w:color="auto"/>
        <w:right w:val="none" w:sz="0" w:space="0" w:color="auto"/>
      </w:divBdr>
    </w:div>
    <w:div w:id="90782587">
      <w:bodyDiv w:val="1"/>
      <w:marLeft w:val="0"/>
      <w:marRight w:val="0"/>
      <w:marTop w:val="0"/>
      <w:marBottom w:val="0"/>
      <w:divBdr>
        <w:top w:val="none" w:sz="0" w:space="0" w:color="auto"/>
        <w:left w:val="none" w:sz="0" w:space="0" w:color="auto"/>
        <w:bottom w:val="none" w:sz="0" w:space="0" w:color="auto"/>
        <w:right w:val="none" w:sz="0" w:space="0" w:color="auto"/>
      </w:divBdr>
    </w:div>
    <w:div w:id="90853980">
      <w:bodyDiv w:val="1"/>
      <w:marLeft w:val="0"/>
      <w:marRight w:val="0"/>
      <w:marTop w:val="0"/>
      <w:marBottom w:val="0"/>
      <w:divBdr>
        <w:top w:val="none" w:sz="0" w:space="0" w:color="auto"/>
        <w:left w:val="none" w:sz="0" w:space="0" w:color="auto"/>
        <w:bottom w:val="none" w:sz="0" w:space="0" w:color="auto"/>
        <w:right w:val="none" w:sz="0" w:space="0" w:color="auto"/>
      </w:divBdr>
    </w:div>
    <w:div w:id="90899298">
      <w:bodyDiv w:val="1"/>
      <w:marLeft w:val="0"/>
      <w:marRight w:val="0"/>
      <w:marTop w:val="0"/>
      <w:marBottom w:val="0"/>
      <w:divBdr>
        <w:top w:val="none" w:sz="0" w:space="0" w:color="auto"/>
        <w:left w:val="none" w:sz="0" w:space="0" w:color="auto"/>
        <w:bottom w:val="none" w:sz="0" w:space="0" w:color="auto"/>
        <w:right w:val="none" w:sz="0" w:space="0" w:color="auto"/>
      </w:divBdr>
    </w:div>
    <w:div w:id="91098795">
      <w:bodyDiv w:val="1"/>
      <w:marLeft w:val="0"/>
      <w:marRight w:val="0"/>
      <w:marTop w:val="0"/>
      <w:marBottom w:val="0"/>
      <w:divBdr>
        <w:top w:val="none" w:sz="0" w:space="0" w:color="auto"/>
        <w:left w:val="none" w:sz="0" w:space="0" w:color="auto"/>
        <w:bottom w:val="none" w:sz="0" w:space="0" w:color="auto"/>
        <w:right w:val="none" w:sz="0" w:space="0" w:color="auto"/>
      </w:divBdr>
    </w:div>
    <w:div w:id="91124804">
      <w:bodyDiv w:val="1"/>
      <w:marLeft w:val="0"/>
      <w:marRight w:val="0"/>
      <w:marTop w:val="0"/>
      <w:marBottom w:val="0"/>
      <w:divBdr>
        <w:top w:val="none" w:sz="0" w:space="0" w:color="auto"/>
        <w:left w:val="none" w:sz="0" w:space="0" w:color="auto"/>
        <w:bottom w:val="none" w:sz="0" w:space="0" w:color="auto"/>
        <w:right w:val="none" w:sz="0" w:space="0" w:color="auto"/>
      </w:divBdr>
    </w:div>
    <w:div w:id="91246927">
      <w:bodyDiv w:val="1"/>
      <w:marLeft w:val="0"/>
      <w:marRight w:val="0"/>
      <w:marTop w:val="0"/>
      <w:marBottom w:val="0"/>
      <w:divBdr>
        <w:top w:val="none" w:sz="0" w:space="0" w:color="auto"/>
        <w:left w:val="none" w:sz="0" w:space="0" w:color="auto"/>
        <w:bottom w:val="none" w:sz="0" w:space="0" w:color="auto"/>
        <w:right w:val="none" w:sz="0" w:space="0" w:color="auto"/>
      </w:divBdr>
    </w:div>
    <w:div w:id="91439521">
      <w:bodyDiv w:val="1"/>
      <w:marLeft w:val="0"/>
      <w:marRight w:val="0"/>
      <w:marTop w:val="0"/>
      <w:marBottom w:val="0"/>
      <w:divBdr>
        <w:top w:val="none" w:sz="0" w:space="0" w:color="auto"/>
        <w:left w:val="none" w:sz="0" w:space="0" w:color="auto"/>
        <w:bottom w:val="none" w:sz="0" w:space="0" w:color="auto"/>
        <w:right w:val="none" w:sz="0" w:space="0" w:color="auto"/>
      </w:divBdr>
    </w:div>
    <w:div w:id="91626693">
      <w:bodyDiv w:val="1"/>
      <w:marLeft w:val="0"/>
      <w:marRight w:val="0"/>
      <w:marTop w:val="0"/>
      <w:marBottom w:val="0"/>
      <w:divBdr>
        <w:top w:val="none" w:sz="0" w:space="0" w:color="auto"/>
        <w:left w:val="none" w:sz="0" w:space="0" w:color="auto"/>
        <w:bottom w:val="none" w:sz="0" w:space="0" w:color="auto"/>
        <w:right w:val="none" w:sz="0" w:space="0" w:color="auto"/>
      </w:divBdr>
    </w:div>
    <w:div w:id="91896362">
      <w:bodyDiv w:val="1"/>
      <w:marLeft w:val="0"/>
      <w:marRight w:val="0"/>
      <w:marTop w:val="0"/>
      <w:marBottom w:val="0"/>
      <w:divBdr>
        <w:top w:val="none" w:sz="0" w:space="0" w:color="auto"/>
        <w:left w:val="none" w:sz="0" w:space="0" w:color="auto"/>
        <w:bottom w:val="none" w:sz="0" w:space="0" w:color="auto"/>
        <w:right w:val="none" w:sz="0" w:space="0" w:color="auto"/>
      </w:divBdr>
    </w:div>
    <w:div w:id="92215091">
      <w:bodyDiv w:val="1"/>
      <w:marLeft w:val="0"/>
      <w:marRight w:val="0"/>
      <w:marTop w:val="0"/>
      <w:marBottom w:val="0"/>
      <w:divBdr>
        <w:top w:val="none" w:sz="0" w:space="0" w:color="auto"/>
        <w:left w:val="none" w:sz="0" w:space="0" w:color="auto"/>
        <w:bottom w:val="none" w:sz="0" w:space="0" w:color="auto"/>
        <w:right w:val="none" w:sz="0" w:space="0" w:color="auto"/>
      </w:divBdr>
    </w:div>
    <w:div w:id="92359100">
      <w:bodyDiv w:val="1"/>
      <w:marLeft w:val="0"/>
      <w:marRight w:val="0"/>
      <w:marTop w:val="0"/>
      <w:marBottom w:val="0"/>
      <w:divBdr>
        <w:top w:val="none" w:sz="0" w:space="0" w:color="auto"/>
        <w:left w:val="none" w:sz="0" w:space="0" w:color="auto"/>
        <w:bottom w:val="none" w:sz="0" w:space="0" w:color="auto"/>
        <w:right w:val="none" w:sz="0" w:space="0" w:color="auto"/>
      </w:divBdr>
    </w:div>
    <w:div w:id="92477169">
      <w:bodyDiv w:val="1"/>
      <w:marLeft w:val="0"/>
      <w:marRight w:val="0"/>
      <w:marTop w:val="0"/>
      <w:marBottom w:val="0"/>
      <w:divBdr>
        <w:top w:val="none" w:sz="0" w:space="0" w:color="auto"/>
        <w:left w:val="none" w:sz="0" w:space="0" w:color="auto"/>
        <w:bottom w:val="none" w:sz="0" w:space="0" w:color="auto"/>
        <w:right w:val="none" w:sz="0" w:space="0" w:color="auto"/>
      </w:divBdr>
    </w:div>
    <w:div w:id="92480900">
      <w:bodyDiv w:val="1"/>
      <w:marLeft w:val="0"/>
      <w:marRight w:val="0"/>
      <w:marTop w:val="0"/>
      <w:marBottom w:val="0"/>
      <w:divBdr>
        <w:top w:val="none" w:sz="0" w:space="0" w:color="auto"/>
        <w:left w:val="none" w:sz="0" w:space="0" w:color="auto"/>
        <w:bottom w:val="none" w:sz="0" w:space="0" w:color="auto"/>
        <w:right w:val="none" w:sz="0" w:space="0" w:color="auto"/>
      </w:divBdr>
    </w:div>
    <w:div w:id="92484699">
      <w:bodyDiv w:val="1"/>
      <w:marLeft w:val="0"/>
      <w:marRight w:val="0"/>
      <w:marTop w:val="0"/>
      <w:marBottom w:val="0"/>
      <w:divBdr>
        <w:top w:val="none" w:sz="0" w:space="0" w:color="auto"/>
        <w:left w:val="none" w:sz="0" w:space="0" w:color="auto"/>
        <w:bottom w:val="none" w:sz="0" w:space="0" w:color="auto"/>
        <w:right w:val="none" w:sz="0" w:space="0" w:color="auto"/>
      </w:divBdr>
    </w:div>
    <w:div w:id="93016633">
      <w:bodyDiv w:val="1"/>
      <w:marLeft w:val="0"/>
      <w:marRight w:val="0"/>
      <w:marTop w:val="0"/>
      <w:marBottom w:val="0"/>
      <w:divBdr>
        <w:top w:val="none" w:sz="0" w:space="0" w:color="auto"/>
        <w:left w:val="none" w:sz="0" w:space="0" w:color="auto"/>
        <w:bottom w:val="none" w:sz="0" w:space="0" w:color="auto"/>
        <w:right w:val="none" w:sz="0" w:space="0" w:color="auto"/>
      </w:divBdr>
    </w:div>
    <w:div w:id="93063456">
      <w:bodyDiv w:val="1"/>
      <w:marLeft w:val="0"/>
      <w:marRight w:val="0"/>
      <w:marTop w:val="0"/>
      <w:marBottom w:val="0"/>
      <w:divBdr>
        <w:top w:val="none" w:sz="0" w:space="0" w:color="auto"/>
        <w:left w:val="none" w:sz="0" w:space="0" w:color="auto"/>
        <w:bottom w:val="none" w:sz="0" w:space="0" w:color="auto"/>
        <w:right w:val="none" w:sz="0" w:space="0" w:color="auto"/>
      </w:divBdr>
    </w:div>
    <w:div w:id="93088625">
      <w:bodyDiv w:val="1"/>
      <w:marLeft w:val="0"/>
      <w:marRight w:val="0"/>
      <w:marTop w:val="0"/>
      <w:marBottom w:val="0"/>
      <w:divBdr>
        <w:top w:val="none" w:sz="0" w:space="0" w:color="auto"/>
        <w:left w:val="none" w:sz="0" w:space="0" w:color="auto"/>
        <w:bottom w:val="none" w:sz="0" w:space="0" w:color="auto"/>
        <w:right w:val="none" w:sz="0" w:space="0" w:color="auto"/>
      </w:divBdr>
    </w:div>
    <w:div w:id="93136507">
      <w:bodyDiv w:val="1"/>
      <w:marLeft w:val="0"/>
      <w:marRight w:val="0"/>
      <w:marTop w:val="0"/>
      <w:marBottom w:val="0"/>
      <w:divBdr>
        <w:top w:val="none" w:sz="0" w:space="0" w:color="auto"/>
        <w:left w:val="none" w:sz="0" w:space="0" w:color="auto"/>
        <w:bottom w:val="none" w:sz="0" w:space="0" w:color="auto"/>
        <w:right w:val="none" w:sz="0" w:space="0" w:color="auto"/>
      </w:divBdr>
    </w:div>
    <w:div w:id="93215045">
      <w:bodyDiv w:val="1"/>
      <w:marLeft w:val="0"/>
      <w:marRight w:val="0"/>
      <w:marTop w:val="0"/>
      <w:marBottom w:val="0"/>
      <w:divBdr>
        <w:top w:val="none" w:sz="0" w:space="0" w:color="auto"/>
        <w:left w:val="none" w:sz="0" w:space="0" w:color="auto"/>
        <w:bottom w:val="none" w:sz="0" w:space="0" w:color="auto"/>
        <w:right w:val="none" w:sz="0" w:space="0" w:color="auto"/>
      </w:divBdr>
    </w:div>
    <w:div w:id="93327212">
      <w:bodyDiv w:val="1"/>
      <w:marLeft w:val="0"/>
      <w:marRight w:val="0"/>
      <w:marTop w:val="0"/>
      <w:marBottom w:val="0"/>
      <w:divBdr>
        <w:top w:val="none" w:sz="0" w:space="0" w:color="auto"/>
        <w:left w:val="none" w:sz="0" w:space="0" w:color="auto"/>
        <w:bottom w:val="none" w:sz="0" w:space="0" w:color="auto"/>
        <w:right w:val="none" w:sz="0" w:space="0" w:color="auto"/>
      </w:divBdr>
    </w:div>
    <w:div w:id="93400347">
      <w:bodyDiv w:val="1"/>
      <w:marLeft w:val="0"/>
      <w:marRight w:val="0"/>
      <w:marTop w:val="0"/>
      <w:marBottom w:val="0"/>
      <w:divBdr>
        <w:top w:val="none" w:sz="0" w:space="0" w:color="auto"/>
        <w:left w:val="none" w:sz="0" w:space="0" w:color="auto"/>
        <w:bottom w:val="none" w:sz="0" w:space="0" w:color="auto"/>
        <w:right w:val="none" w:sz="0" w:space="0" w:color="auto"/>
      </w:divBdr>
    </w:div>
    <w:div w:id="93400452">
      <w:bodyDiv w:val="1"/>
      <w:marLeft w:val="0"/>
      <w:marRight w:val="0"/>
      <w:marTop w:val="0"/>
      <w:marBottom w:val="0"/>
      <w:divBdr>
        <w:top w:val="none" w:sz="0" w:space="0" w:color="auto"/>
        <w:left w:val="none" w:sz="0" w:space="0" w:color="auto"/>
        <w:bottom w:val="none" w:sz="0" w:space="0" w:color="auto"/>
        <w:right w:val="none" w:sz="0" w:space="0" w:color="auto"/>
      </w:divBdr>
    </w:div>
    <w:div w:id="93793378">
      <w:bodyDiv w:val="1"/>
      <w:marLeft w:val="0"/>
      <w:marRight w:val="0"/>
      <w:marTop w:val="0"/>
      <w:marBottom w:val="0"/>
      <w:divBdr>
        <w:top w:val="none" w:sz="0" w:space="0" w:color="auto"/>
        <w:left w:val="none" w:sz="0" w:space="0" w:color="auto"/>
        <w:bottom w:val="none" w:sz="0" w:space="0" w:color="auto"/>
        <w:right w:val="none" w:sz="0" w:space="0" w:color="auto"/>
      </w:divBdr>
    </w:div>
    <w:div w:id="93945729">
      <w:bodyDiv w:val="1"/>
      <w:marLeft w:val="0"/>
      <w:marRight w:val="0"/>
      <w:marTop w:val="0"/>
      <w:marBottom w:val="0"/>
      <w:divBdr>
        <w:top w:val="none" w:sz="0" w:space="0" w:color="auto"/>
        <w:left w:val="none" w:sz="0" w:space="0" w:color="auto"/>
        <w:bottom w:val="none" w:sz="0" w:space="0" w:color="auto"/>
        <w:right w:val="none" w:sz="0" w:space="0" w:color="auto"/>
      </w:divBdr>
    </w:div>
    <w:div w:id="94137104">
      <w:bodyDiv w:val="1"/>
      <w:marLeft w:val="0"/>
      <w:marRight w:val="0"/>
      <w:marTop w:val="0"/>
      <w:marBottom w:val="0"/>
      <w:divBdr>
        <w:top w:val="none" w:sz="0" w:space="0" w:color="auto"/>
        <w:left w:val="none" w:sz="0" w:space="0" w:color="auto"/>
        <w:bottom w:val="none" w:sz="0" w:space="0" w:color="auto"/>
        <w:right w:val="none" w:sz="0" w:space="0" w:color="auto"/>
      </w:divBdr>
    </w:div>
    <w:div w:id="94178577">
      <w:bodyDiv w:val="1"/>
      <w:marLeft w:val="0"/>
      <w:marRight w:val="0"/>
      <w:marTop w:val="0"/>
      <w:marBottom w:val="0"/>
      <w:divBdr>
        <w:top w:val="none" w:sz="0" w:space="0" w:color="auto"/>
        <w:left w:val="none" w:sz="0" w:space="0" w:color="auto"/>
        <w:bottom w:val="none" w:sz="0" w:space="0" w:color="auto"/>
        <w:right w:val="none" w:sz="0" w:space="0" w:color="auto"/>
      </w:divBdr>
    </w:div>
    <w:div w:id="94592354">
      <w:bodyDiv w:val="1"/>
      <w:marLeft w:val="0"/>
      <w:marRight w:val="0"/>
      <w:marTop w:val="0"/>
      <w:marBottom w:val="0"/>
      <w:divBdr>
        <w:top w:val="none" w:sz="0" w:space="0" w:color="auto"/>
        <w:left w:val="none" w:sz="0" w:space="0" w:color="auto"/>
        <w:bottom w:val="none" w:sz="0" w:space="0" w:color="auto"/>
        <w:right w:val="none" w:sz="0" w:space="0" w:color="auto"/>
      </w:divBdr>
    </w:div>
    <w:div w:id="94642908">
      <w:bodyDiv w:val="1"/>
      <w:marLeft w:val="0"/>
      <w:marRight w:val="0"/>
      <w:marTop w:val="0"/>
      <w:marBottom w:val="0"/>
      <w:divBdr>
        <w:top w:val="none" w:sz="0" w:space="0" w:color="auto"/>
        <w:left w:val="none" w:sz="0" w:space="0" w:color="auto"/>
        <w:bottom w:val="none" w:sz="0" w:space="0" w:color="auto"/>
        <w:right w:val="none" w:sz="0" w:space="0" w:color="auto"/>
      </w:divBdr>
    </w:div>
    <w:div w:id="94712962">
      <w:bodyDiv w:val="1"/>
      <w:marLeft w:val="0"/>
      <w:marRight w:val="0"/>
      <w:marTop w:val="0"/>
      <w:marBottom w:val="0"/>
      <w:divBdr>
        <w:top w:val="none" w:sz="0" w:space="0" w:color="auto"/>
        <w:left w:val="none" w:sz="0" w:space="0" w:color="auto"/>
        <w:bottom w:val="none" w:sz="0" w:space="0" w:color="auto"/>
        <w:right w:val="none" w:sz="0" w:space="0" w:color="auto"/>
      </w:divBdr>
    </w:div>
    <w:div w:id="94983640">
      <w:bodyDiv w:val="1"/>
      <w:marLeft w:val="0"/>
      <w:marRight w:val="0"/>
      <w:marTop w:val="0"/>
      <w:marBottom w:val="0"/>
      <w:divBdr>
        <w:top w:val="none" w:sz="0" w:space="0" w:color="auto"/>
        <w:left w:val="none" w:sz="0" w:space="0" w:color="auto"/>
        <w:bottom w:val="none" w:sz="0" w:space="0" w:color="auto"/>
        <w:right w:val="none" w:sz="0" w:space="0" w:color="auto"/>
      </w:divBdr>
    </w:div>
    <w:div w:id="95098440">
      <w:bodyDiv w:val="1"/>
      <w:marLeft w:val="0"/>
      <w:marRight w:val="0"/>
      <w:marTop w:val="0"/>
      <w:marBottom w:val="0"/>
      <w:divBdr>
        <w:top w:val="none" w:sz="0" w:space="0" w:color="auto"/>
        <w:left w:val="none" w:sz="0" w:space="0" w:color="auto"/>
        <w:bottom w:val="none" w:sz="0" w:space="0" w:color="auto"/>
        <w:right w:val="none" w:sz="0" w:space="0" w:color="auto"/>
      </w:divBdr>
    </w:div>
    <w:div w:id="95177646">
      <w:bodyDiv w:val="1"/>
      <w:marLeft w:val="0"/>
      <w:marRight w:val="0"/>
      <w:marTop w:val="0"/>
      <w:marBottom w:val="0"/>
      <w:divBdr>
        <w:top w:val="none" w:sz="0" w:space="0" w:color="auto"/>
        <w:left w:val="none" w:sz="0" w:space="0" w:color="auto"/>
        <w:bottom w:val="none" w:sz="0" w:space="0" w:color="auto"/>
        <w:right w:val="none" w:sz="0" w:space="0" w:color="auto"/>
      </w:divBdr>
    </w:div>
    <w:div w:id="95180463">
      <w:bodyDiv w:val="1"/>
      <w:marLeft w:val="0"/>
      <w:marRight w:val="0"/>
      <w:marTop w:val="0"/>
      <w:marBottom w:val="0"/>
      <w:divBdr>
        <w:top w:val="none" w:sz="0" w:space="0" w:color="auto"/>
        <w:left w:val="none" w:sz="0" w:space="0" w:color="auto"/>
        <w:bottom w:val="none" w:sz="0" w:space="0" w:color="auto"/>
        <w:right w:val="none" w:sz="0" w:space="0" w:color="auto"/>
      </w:divBdr>
    </w:div>
    <w:div w:id="95751661">
      <w:bodyDiv w:val="1"/>
      <w:marLeft w:val="0"/>
      <w:marRight w:val="0"/>
      <w:marTop w:val="0"/>
      <w:marBottom w:val="0"/>
      <w:divBdr>
        <w:top w:val="none" w:sz="0" w:space="0" w:color="auto"/>
        <w:left w:val="none" w:sz="0" w:space="0" w:color="auto"/>
        <w:bottom w:val="none" w:sz="0" w:space="0" w:color="auto"/>
        <w:right w:val="none" w:sz="0" w:space="0" w:color="auto"/>
      </w:divBdr>
    </w:div>
    <w:div w:id="95754510">
      <w:bodyDiv w:val="1"/>
      <w:marLeft w:val="0"/>
      <w:marRight w:val="0"/>
      <w:marTop w:val="0"/>
      <w:marBottom w:val="0"/>
      <w:divBdr>
        <w:top w:val="none" w:sz="0" w:space="0" w:color="auto"/>
        <w:left w:val="none" w:sz="0" w:space="0" w:color="auto"/>
        <w:bottom w:val="none" w:sz="0" w:space="0" w:color="auto"/>
        <w:right w:val="none" w:sz="0" w:space="0" w:color="auto"/>
      </w:divBdr>
    </w:div>
    <w:div w:id="95909838">
      <w:bodyDiv w:val="1"/>
      <w:marLeft w:val="0"/>
      <w:marRight w:val="0"/>
      <w:marTop w:val="0"/>
      <w:marBottom w:val="0"/>
      <w:divBdr>
        <w:top w:val="none" w:sz="0" w:space="0" w:color="auto"/>
        <w:left w:val="none" w:sz="0" w:space="0" w:color="auto"/>
        <w:bottom w:val="none" w:sz="0" w:space="0" w:color="auto"/>
        <w:right w:val="none" w:sz="0" w:space="0" w:color="auto"/>
      </w:divBdr>
    </w:div>
    <w:div w:id="95947794">
      <w:bodyDiv w:val="1"/>
      <w:marLeft w:val="0"/>
      <w:marRight w:val="0"/>
      <w:marTop w:val="0"/>
      <w:marBottom w:val="0"/>
      <w:divBdr>
        <w:top w:val="none" w:sz="0" w:space="0" w:color="auto"/>
        <w:left w:val="none" w:sz="0" w:space="0" w:color="auto"/>
        <w:bottom w:val="none" w:sz="0" w:space="0" w:color="auto"/>
        <w:right w:val="none" w:sz="0" w:space="0" w:color="auto"/>
      </w:divBdr>
    </w:div>
    <w:div w:id="95952719">
      <w:bodyDiv w:val="1"/>
      <w:marLeft w:val="0"/>
      <w:marRight w:val="0"/>
      <w:marTop w:val="0"/>
      <w:marBottom w:val="0"/>
      <w:divBdr>
        <w:top w:val="none" w:sz="0" w:space="0" w:color="auto"/>
        <w:left w:val="none" w:sz="0" w:space="0" w:color="auto"/>
        <w:bottom w:val="none" w:sz="0" w:space="0" w:color="auto"/>
        <w:right w:val="none" w:sz="0" w:space="0" w:color="auto"/>
      </w:divBdr>
    </w:div>
    <w:div w:id="96100028">
      <w:bodyDiv w:val="1"/>
      <w:marLeft w:val="0"/>
      <w:marRight w:val="0"/>
      <w:marTop w:val="0"/>
      <w:marBottom w:val="0"/>
      <w:divBdr>
        <w:top w:val="none" w:sz="0" w:space="0" w:color="auto"/>
        <w:left w:val="none" w:sz="0" w:space="0" w:color="auto"/>
        <w:bottom w:val="none" w:sz="0" w:space="0" w:color="auto"/>
        <w:right w:val="none" w:sz="0" w:space="0" w:color="auto"/>
      </w:divBdr>
    </w:div>
    <w:div w:id="96214470">
      <w:bodyDiv w:val="1"/>
      <w:marLeft w:val="0"/>
      <w:marRight w:val="0"/>
      <w:marTop w:val="0"/>
      <w:marBottom w:val="0"/>
      <w:divBdr>
        <w:top w:val="none" w:sz="0" w:space="0" w:color="auto"/>
        <w:left w:val="none" w:sz="0" w:space="0" w:color="auto"/>
        <w:bottom w:val="none" w:sz="0" w:space="0" w:color="auto"/>
        <w:right w:val="none" w:sz="0" w:space="0" w:color="auto"/>
      </w:divBdr>
    </w:div>
    <w:div w:id="96222458">
      <w:bodyDiv w:val="1"/>
      <w:marLeft w:val="0"/>
      <w:marRight w:val="0"/>
      <w:marTop w:val="0"/>
      <w:marBottom w:val="0"/>
      <w:divBdr>
        <w:top w:val="none" w:sz="0" w:space="0" w:color="auto"/>
        <w:left w:val="none" w:sz="0" w:space="0" w:color="auto"/>
        <w:bottom w:val="none" w:sz="0" w:space="0" w:color="auto"/>
        <w:right w:val="none" w:sz="0" w:space="0" w:color="auto"/>
      </w:divBdr>
    </w:div>
    <w:div w:id="96676329">
      <w:bodyDiv w:val="1"/>
      <w:marLeft w:val="0"/>
      <w:marRight w:val="0"/>
      <w:marTop w:val="0"/>
      <w:marBottom w:val="0"/>
      <w:divBdr>
        <w:top w:val="none" w:sz="0" w:space="0" w:color="auto"/>
        <w:left w:val="none" w:sz="0" w:space="0" w:color="auto"/>
        <w:bottom w:val="none" w:sz="0" w:space="0" w:color="auto"/>
        <w:right w:val="none" w:sz="0" w:space="0" w:color="auto"/>
      </w:divBdr>
    </w:div>
    <w:div w:id="96994652">
      <w:bodyDiv w:val="1"/>
      <w:marLeft w:val="0"/>
      <w:marRight w:val="0"/>
      <w:marTop w:val="0"/>
      <w:marBottom w:val="0"/>
      <w:divBdr>
        <w:top w:val="none" w:sz="0" w:space="0" w:color="auto"/>
        <w:left w:val="none" w:sz="0" w:space="0" w:color="auto"/>
        <w:bottom w:val="none" w:sz="0" w:space="0" w:color="auto"/>
        <w:right w:val="none" w:sz="0" w:space="0" w:color="auto"/>
      </w:divBdr>
    </w:div>
    <w:div w:id="97020676">
      <w:bodyDiv w:val="1"/>
      <w:marLeft w:val="0"/>
      <w:marRight w:val="0"/>
      <w:marTop w:val="0"/>
      <w:marBottom w:val="0"/>
      <w:divBdr>
        <w:top w:val="none" w:sz="0" w:space="0" w:color="auto"/>
        <w:left w:val="none" w:sz="0" w:space="0" w:color="auto"/>
        <w:bottom w:val="none" w:sz="0" w:space="0" w:color="auto"/>
        <w:right w:val="none" w:sz="0" w:space="0" w:color="auto"/>
      </w:divBdr>
    </w:div>
    <w:div w:id="97025402">
      <w:bodyDiv w:val="1"/>
      <w:marLeft w:val="0"/>
      <w:marRight w:val="0"/>
      <w:marTop w:val="0"/>
      <w:marBottom w:val="0"/>
      <w:divBdr>
        <w:top w:val="none" w:sz="0" w:space="0" w:color="auto"/>
        <w:left w:val="none" w:sz="0" w:space="0" w:color="auto"/>
        <w:bottom w:val="none" w:sz="0" w:space="0" w:color="auto"/>
        <w:right w:val="none" w:sz="0" w:space="0" w:color="auto"/>
      </w:divBdr>
    </w:div>
    <w:div w:id="97144344">
      <w:bodyDiv w:val="1"/>
      <w:marLeft w:val="0"/>
      <w:marRight w:val="0"/>
      <w:marTop w:val="0"/>
      <w:marBottom w:val="0"/>
      <w:divBdr>
        <w:top w:val="none" w:sz="0" w:space="0" w:color="auto"/>
        <w:left w:val="none" w:sz="0" w:space="0" w:color="auto"/>
        <w:bottom w:val="none" w:sz="0" w:space="0" w:color="auto"/>
        <w:right w:val="none" w:sz="0" w:space="0" w:color="auto"/>
      </w:divBdr>
    </w:div>
    <w:div w:id="97144520">
      <w:bodyDiv w:val="1"/>
      <w:marLeft w:val="0"/>
      <w:marRight w:val="0"/>
      <w:marTop w:val="0"/>
      <w:marBottom w:val="0"/>
      <w:divBdr>
        <w:top w:val="none" w:sz="0" w:space="0" w:color="auto"/>
        <w:left w:val="none" w:sz="0" w:space="0" w:color="auto"/>
        <w:bottom w:val="none" w:sz="0" w:space="0" w:color="auto"/>
        <w:right w:val="none" w:sz="0" w:space="0" w:color="auto"/>
      </w:divBdr>
    </w:div>
    <w:div w:id="97332686">
      <w:bodyDiv w:val="1"/>
      <w:marLeft w:val="0"/>
      <w:marRight w:val="0"/>
      <w:marTop w:val="0"/>
      <w:marBottom w:val="0"/>
      <w:divBdr>
        <w:top w:val="none" w:sz="0" w:space="0" w:color="auto"/>
        <w:left w:val="none" w:sz="0" w:space="0" w:color="auto"/>
        <w:bottom w:val="none" w:sz="0" w:space="0" w:color="auto"/>
        <w:right w:val="none" w:sz="0" w:space="0" w:color="auto"/>
      </w:divBdr>
    </w:div>
    <w:div w:id="97333808">
      <w:bodyDiv w:val="1"/>
      <w:marLeft w:val="0"/>
      <w:marRight w:val="0"/>
      <w:marTop w:val="0"/>
      <w:marBottom w:val="0"/>
      <w:divBdr>
        <w:top w:val="none" w:sz="0" w:space="0" w:color="auto"/>
        <w:left w:val="none" w:sz="0" w:space="0" w:color="auto"/>
        <w:bottom w:val="none" w:sz="0" w:space="0" w:color="auto"/>
        <w:right w:val="none" w:sz="0" w:space="0" w:color="auto"/>
      </w:divBdr>
    </w:div>
    <w:div w:id="97410301">
      <w:bodyDiv w:val="1"/>
      <w:marLeft w:val="0"/>
      <w:marRight w:val="0"/>
      <w:marTop w:val="0"/>
      <w:marBottom w:val="0"/>
      <w:divBdr>
        <w:top w:val="none" w:sz="0" w:space="0" w:color="auto"/>
        <w:left w:val="none" w:sz="0" w:space="0" w:color="auto"/>
        <w:bottom w:val="none" w:sz="0" w:space="0" w:color="auto"/>
        <w:right w:val="none" w:sz="0" w:space="0" w:color="auto"/>
      </w:divBdr>
    </w:div>
    <w:div w:id="97455578">
      <w:bodyDiv w:val="1"/>
      <w:marLeft w:val="0"/>
      <w:marRight w:val="0"/>
      <w:marTop w:val="0"/>
      <w:marBottom w:val="0"/>
      <w:divBdr>
        <w:top w:val="none" w:sz="0" w:space="0" w:color="auto"/>
        <w:left w:val="none" w:sz="0" w:space="0" w:color="auto"/>
        <w:bottom w:val="none" w:sz="0" w:space="0" w:color="auto"/>
        <w:right w:val="none" w:sz="0" w:space="0" w:color="auto"/>
      </w:divBdr>
    </w:div>
    <w:div w:id="97603055">
      <w:bodyDiv w:val="1"/>
      <w:marLeft w:val="0"/>
      <w:marRight w:val="0"/>
      <w:marTop w:val="0"/>
      <w:marBottom w:val="0"/>
      <w:divBdr>
        <w:top w:val="none" w:sz="0" w:space="0" w:color="auto"/>
        <w:left w:val="none" w:sz="0" w:space="0" w:color="auto"/>
        <w:bottom w:val="none" w:sz="0" w:space="0" w:color="auto"/>
        <w:right w:val="none" w:sz="0" w:space="0" w:color="auto"/>
      </w:divBdr>
    </w:div>
    <w:div w:id="97724243">
      <w:bodyDiv w:val="1"/>
      <w:marLeft w:val="0"/>
      <w:marRight w:val="0"/>
      <w:marTop w:val="0"/>
      <w:marBottom w:val="0"/>
      <w:divBdr>
        <w:top w:val="none" w:sz="0" w:space="0" w:color="auto"/>
        <w:left w:val="none" w:sz="0" w:space="0" w:color="auto"/>
        <w:bottom w:val="none" w:sz="0" w:space="0" w:color="auto"/>
        <w:right w:val="none" w:sz="0" w:space="0" w:color="auto"/>
      </w:divBdr>
    </w:div>
    <w:div w:id="97874363">
      <w:bodyDiv w:val="1"/>
      <w:marLeft w:val="0"/>
      <w:marRight w:val="0"/>
      <w:marTop w:val="0"/>
      <w:marBottom w:val="0"/>
      <w:divBdr>
        <w:top w:val="none" w:sz="0" w:space="0" w:color="auto"/>
        <w:left w:val="none" w:sz="0" w:space="0" w:color="auto"/>
        <w:bottom w:val="none" w:sz="0" w:space="0" w:color="auto"/>
        <w:right w:val="none" w:sz="0" w:space="0" w:color="auto"/>
      </w:divBdr>
    </w:div>
    <w:div w:id="97917166">
      <w:bodyDiv w:val="1"/>
      <w:marLeft w:val="0"/>
      <w:marRight w:val="0"/>
      <w:marTop w:val="0"/>
      <w:marBottom w:val="0"/>
      <w:divBdr>
        <w:top w:val="none" w:sz="0" w:space="0" w:color="auto"/>
        <w:left w:val="none" w:sz="0" w:space="0" w:color="auto"/>
        <w:bottom w:val="none" w:sz="0" w:space="0" w:color="auto"/>
        <w:right w:val="none" w:sz="0" w:space="0" w:color="auto"/>
      </w:divBdr>
    </w:div>
    <w:div w:id="97991102">
      <w:bodyDiv w:val="1"/>
      <w:marLeft w:val="0"/>
      <w:marRight w:val="0"/>
      <w:marTop w:val="0"/>
      <w:marBottom w:val="0"/>
      <w:divBdr>
        <w:top w:val="none" w:sz="0" w:space="0" w:color="auto"/>
        <w:left w:val="none" w:sz="0" w:space="0" w:color="auto"/>
        <w:bottom w:val="none" w:sz="0" w:space="0" w:color="auto"/>
        <w:right w:val="none" w:sz="0" w:space="0" w:color="auto"/>
      </w:divBdr>
    </w:div>
    <w:div w:id="98139134">
      <w:bodyDiv w:val="1"/>
      <w:marLeft w:val="0"/>
      <w:marRight w:val="0"/>
      <w:marTop w:val="0"/>
      <w:marBottom w:val="0"/>
      <w:divBdr>
        <w:top w:val="none" w:sz="0" w:space="0" w:color="auto"/>
        <w:left w:val="none" w:sz="0" w:space="0" w:color="auto"/>
        <w:bottom w:val="none" w:sz="0" w:space="0" w:color="auto"/>
        <w:right w:val="none" w:sz="0" w:space="0" w:color="auto"/>
      </w:divBdr>
    </w:div>
    <w:div w:id="98373599">
      <w:bodyDiv w:val="1"/>
      <w:marLeft w:val="0"/>
      <w:marRight w:val="0"/>
      <w:marTop w:val="0"/>
      <w:marBottom w:val="0"/>
      <w:divBdr>
        <w:top w:val="none" w:sz="0" w:space="0" w:color="auto"/>
        <w:left w:val="none" w:sz="0" w:space="0" w:color="auto"/>
        <w:bottom w:val="none" w:sz="0" w:space="0" w:color="auto"/>
        <w:right w:val="none" w:sz="0" w:space="0" w:color="auto"/>
      </w:divBdr>
    </w:div>
    <w:div w:id="98374617">
      <w:bodyDiv w:val="1"/>
      <w:marLeft w:val="0"/>
      <w:marRight w:val="0"/>
      <w:marTop w:val="0"/>
      <w:marBottom w:val="0"/>
      <w:divBdr>
        <w:top w:val="none" w:sz="0" w:space="0" w:color="auto"/>
        <w:left w:val="none" w:sz="0" w:space="0" w:color="auto"/>
        <w:bottom w:val="none" w:sz="0" w:space="0" w:color="auto"/>
        <w:right w:val="none" w:sz="0" w:space="0" w:color="auto"/>
      </w:divBdr>
    </w:div>
    <w:div w:id="98454795">
      <w:bodyDiv w:val="1"/>
      <w:marLeft w:val="0"/>
      <w:marRight w:val="0"/>
      <w:marTop w:val="0"/>
      <w:marBottom w:val="0"/>
      <w:divBdr>
        <w:top w:val="none" w:sz="0" w:space="0" w:color="auto"/>
        <w:left w:val="none" w:sz="0" w:space="0" w:color="auto"/>
        <w:bottom w:val="none" w:sz="0" w:space="0" w:color="auto"/>
        <w:right w:val="none" w:sz="0" w:space="0" w:color="auto"/>
      </w:divBdr>
    </w:div>
    <w:div w:id="98988522">
      <w:bodyDiv w:val="1"/>
      <w:marLeft w:val="0"/>
      <w:marRight w:val="0"/>
      <w:marTop w:val="0"/>
      <w:marBottom w:val="0"/>
      <w:divBdr>
        <w:top w:val="none" w:sz="0" w:space="0" w:color="auto"/>
        <w:left w:val="none" w:sz="0" w:space="0" w:color="auto"/>
        <w:bottom w:val="none" w:sz="0" w:space="0" w:color="auto"/>
        <w:right w:val="none" w:sz="0" w:space="0" w:color="auto"/>
      </w:divBdr>
    </w:div>
    <w:div w:id="99032663">
      <w:bodyDiv w:val="1"/>
      <w:marLeft w:val="0"/>
      <w:marRight w:val="0"/>
      <w:marTop w:val="0"/>
      <w:marBottom w:val="0"/>
      <w:divBdr>
        <w:top w:val="none" w:sz="0" w:space="0" w:color="auto"/>
        <w:left w:val="none" w:sz="0" w:space="0" w:color="auto"/>
        <w:bottom w:val="none" w:sz="0" w:space="0" w:color="auto"/>
        <w:right w:val="none" w:sz="0" w:space="0" w:color="auto"/>
      </w:divBdr>
    </w:div>
    <w:div w:id="99036154">
      <w:bodyDiv w:val="1"/>
      <w:marLeft w:val="0"/>
      <w:marRight w:val="0"/>
      <w:marTop w:val="0"/>
      <w:marBottom w:val="0"/>
      <w:divBdr>
        <w:top w:val="none" w:sz="0" w:space="0" w:color="auto"/>
        <w:left w:val="none" w:sz="0" w:space="0" w:color="auto"/>
        <w:bottom w:val="none" w:sz="0" w:space="0" w:color="auto"/>
        <w:right w:val="none" w:sz="0" w:space="0" w:color="auto"/>
      </w:divBdr>
    </w:div>
    <w:div w:id="99179365">
      <w:bodyDiv w:val="1"/>
      <w:marLeft w:val="0"/>
      <w:marRight w:val="0"/>
      <w:marTop w:val="0"/>
      <w:marBottom w:val="0"/>
      <w:divBdr>
        <w:top w:val="none" w:sz="0" w:space="0" w:color="auto"/>
        <w:left w:val="none" w:sz="0" w:space="0" w:color="auto"/>
        <w:bottom w:val="none" w:sz="0" w:space="0" w:color="auto"/>
        <w:right w:val="none" w:sz="0" w:space="0" w:color="auto"/>
      </w:divBdr>
    </w:div>
    <w:div w:id="99226992">
      <w:bodyDiv w:val="1"/>
      <w:marLeft w:val="0"/>
      <w:marRight w:val="0"/>
      <w:marTop w:val="0"/>
      <w:marBottom w:val="0"/>
      <w:divBdr>
        <w:top w:val="none" w:sz="0" w:space="0" w:color="auto"/>
        <w:left w:val="none" w:sz="0" w:space="0" w:color="auto"/>
        <w:bottom w:val="none" w:sz="0" w:space="0" w:color="auto"/>
        <w:right w:val="none" w:sz="0" w:space="0" w:color="auto"/>
      </w:divBdr>
    </w:div>
    <w:div w:id="99378895">
      <w:bodyDiv w:val="1"/>
      <w:marLeft w:val="0"/>
      <w:marRight w:val="0"/>
      <w:marTop w:val="0"/>
      <w:marBottom w:val="0"/>
      <w:divBdr>
        <w:top w:val="none" w:sz="0" w:space="0" w:color="auto"/>
        <w:left w:val="none" w:sz="0" w:space="0" w:color="auto"/>
        <w:bottom w:val="none" w:sz="0" w:space="0" w:color="auto"/>
        <w:right w:val="none" w:sz="0" w:space="0" w:color="auto"/>
      </w:divBdr>
    </w:div>
    <w:div w:id="99499329">
      <w:bodyDiv w:val="1"/>
      <w:marLeft w:val="0"/>
      <w:marRight w:val="0"/>
      <w:marTop w:val="0"/>
      <w:marBottom w:val="0"/>
      <w:divBdr>
        <w:top w:val="none" w:sz="0" w:space="0" w:color="auto"/>
        <w:left w:val="none" w:sz="0" w:space="0" w:color="auto"/>
        <w:bottom w:val="none" w:sz="0" w:space="0" w:color="auto"/>
        <w:right w:val="none" w:sz="0" w:space="0" w:color="auto"/>
      </w:divBdr>
    </w:div>
    <w:div w:id="99573554">
      <w:bodyDiv w:val="1"/>
      <w:marLeft w:val="0"/>
      <w:marRight w:val="0"/>
      <w:marTop w:val="0"/>
      <w:marBottom w:val="0"/>
      <w:divBdr>
        <w:top w:val="none" w:sz="0" w:space="0" w:color="auto"/>
        <w:left w:val="none" w:sz="0" w:space="0" w:color="auto"/>
        <w:bottom w:val="none" w:sz="0" w:space="0" w:color="auto"/>
        <w:right w:val="none" w:sz="0" w:space="0" w:color="auto"/>
      </w:divBdr>
    </w:div>
    <w:div w:id="99766072">
      <w:bodyDiv w:val="1"/>
      <w:marLeft w:val="0"/>
      <w:marRight w:val="0"/>
      <w:marTop w:val="0"/>
      <w:marBottom w:val="0"/>
      <w:divBdr>
        <w:top w:val="none" w:sz="0" w:space="0" w:color="auto"/>
        <w:left w:val="none" w:sz="0" w:space="0" w:color="auto"/>
        <w:bottom w:val="none" w:sz="0" w:space="0" w:color="auto"/>
        <w:right w:val="none" w:sz="0" w:space="0" w:color="auto"/>
      </w:divBdr>
    </w:div>
    <w:div w:id="99766310">
      <w:bodyDiv w:val="1"/>
      <w:marLeft w:val="0"/>
      <w:marRight w:val="0"/>
      <w:marTop w:val="0"/>
      <w:marBottom w:val="0"/>
      <w:divBdr>
        <w:top w:val="none" w:sz="0" w:space="0" w:color="auto"/>
        <w:left w:val="none" w:sz="0" w:space="0" w:color="auto"/>
        <w:bottom w:val="none" w:sz="0" w:space="0" w:color="auto"/>
        <w:right w:val="none" w:sz="0" w:space="0" w:color="auto"/>
      </w:divBdr>
    </w:div>
    <w:div w:id="99768015">
      <w:bodyDiv w:val="1"/>
      <w:marLeft w:val="0"/>
      <w:marRight w:val="0"/>
      <w:marTop w:val="0"/>
      <w:marBottom w:val="0"/>
      <w:divBdr>
        <w:top w:val="none" w:sz="0" w:space="0" w:color="auto"/>
        <w:left w:val="none" w:sz="0" w:space="0" w:color="auto"/>
        <w:bottom w:val="none" w:sz="0" w:space="0" w:color="auto"/>
        <w:right w:val="none" w:sz="0" w:space="0" w:color="auto"/>
      </w:divBdr>
    </w:div>
    <w:div w:id="99882892">
      <w:bodyDiv w:val="1"/>
      <w:marLeft w:val="0"/>
      <w:marRight w:val="0"/>
      <w:marTop w:val="0"/>
      <w:marBottom w:val="0"/>
      <w:divBdr>
        <w:top w:val="none" w:sz="0" w:space="0" w:color="auto"/>
        <w:left w:val="none" w:sz="0" w:space="0" w:color="auto"/>
        <w:bottom w:val="none" w:sz="0" w:space="0" w:color="auto"/>
        <w:right w:val="none" w:sz="0" w:space="0" w:color="auto"/>
      </w:divBdr>
    </w:div>
    <w:div w:id="99955397">
      <w:bodyDiv w:val="1"/>
      <w:marLeft w:val="0"/>
      <w:marRight w:val="0"/>
      <w:marTop w:val="0"/>
      <w:marBottom w:val="0"/>
      <w:divBdr>
        <w:top w:val="none" w:sz="0" w:space="0" w:color="auto"/>
        <w:left w:val="none" w:sz="0" w:space="0" w:color="auto"/>
        <w:bottom w:val="none" w:sz="0" w:space="0" w:color="auto"/>
        <w:right w:val="none" w:sz="0" w:space="0" w:color="auto"/>
      </w:divBdr>
    </w:div>
    <w:div w:id="100028271">
      <w:bodyDiv w:val="1"/>
      <w:marLeft w:val="0"/>
      <w:marRight w:val="0"/>
      <w:marTop w:val="0"/>
      <w:marBottom w:val="0"/>
      <w:divBdr>
        <w:top w:val="none" w:sz="0" w:space="0" w:color="auto"/>
        <w:left w:val="none" w:sz="0" w:space="0" w:color="auto"/>
        <w:bottom w:val="none" w:sz="0" w:space="0" w:color="auto"/>
        <w:right w:val="none" w:sz="0" w:space="0" w:color="auto"/>
      </w:divBdr>
    </w:div>
    <w:div w:id="100033137">
      <w:bodyDiv w:val="1"/>
      <w:marLeft w:val="0"/>
      <w:marRight w:val="0"/>
      <w:marTop w:val="0"/>
      <w:marBottom w:val="0"/>
      <w:divBdr>
        <w:top w:val="none" w:sz="0" w:space="0" w:color="auto"/>
        <w:left w:val="none" w:sz="0" w:space="0" w:color="auto"/>
        <w:bottom w:val="none" w:sz="0" w:space="0" w:color="auto"/>
        <w:right w:val="none" w:sz="0" w:space="0" w:color="auto"/>
      </w:divBdr>
    </w:div>
    <w:div w:id="100343072">
      <w:bodyDiv w:val="1"/>
      <w:marLeft w:val="0"/>
      <w:marRight w:val="0"/>
      <w:marTop w:val="0"/>
      <w:marBottom w:val="0"/>
      <w:divBdr>
        <w:top w:val="none" w:sz="0" w:space="0" w:color="auto"/>
        <w:left w:val="none" w:sz="0" w:space="0" w:color="auto"/>
        <w:bottom w:val="none" w:sz="0" w:space="0" w:color="auto"/>
        <w:right w:val="none" w:sz="0" w:space="0" w:color="auto"/>
      </w:divBdr>
    </w:div>
    <w:div w:id="100608637">
      <w:bodyDiv w:val="1"/>
      <w:marLeft w:val="0"/>
      <w:marRight w:val="0"/>
      <w:marTop w:val="0"/>
      <w:marBottom w:val="0"/>
      <w:divBdr>
        <w:top w:val="none" w:sz="0" w:space="0" w:color="auto"/>
        <w:left w:val="none" w:sz="0" w:space="0" w:color="auto"/>
        <w:bottom w:val="none" w:sz="0" w:space="0" w:color="auto"/>
        <w:right w:val="none" w:sz="0" w:space="0" w:color="auto"/>
      </w:divBdr>
    </w:div>
    <w:div w:id="100611292">
      <w:bodyDiv w:val="1"/>
      <w:marLeft w:val="0"/>
      <w:marRight w:val="0"/>
      <w:marTop w:val="0"/>
      <w:marBottom w:val="0"/>
      <w:divBdr>
        <w:top w:val="none" w:sz="0" w:space="0" w:color="auto"/>
        <w:left w:val="none" w:sz="0" w:space="0" w:color="auto"/>
        <w:bottom w:val="none" w:sz="0" w:space="0" w:color="auto"/>
        <w:right w:val="none" w:sz="0" w:space="0" w:color="auto"/>
      </w:divBdr>
    </w:div>
    <w:div w:id="100687607">
      <w:bodyDiv w:val="1"/>
      <w:marLeft w:val="0"/>
      <w:marRight w:val="0"/>
      <w:marTop w:val="0"/>
      <w:marBottom w:val="0"/>
      <w:divBdr>
        <w:top w:val="none" w:sz="0" w:space="0" w:color="auto"/>
        <w:left w:val="none" w:sz="0" w:space="0" w:color="auto"/>
        <w:bottom w:val="none" w:sz="0" w:space="0" w:color="auto"/>
        <w:right w:val="none" w:sz="0" w:space="0" w:color="auto"/>
      </w:divBdr>
    </w:div>
    <w:div w:id="101152590">
      <w:bodyDiv w:val="1"/>
      <w:marLeft w:val="0"/>
      <w:marRight w:val="0"/>
      <w:marTop w:val="0"/>
      <w:marBottom w:val="0"/>
      <w:divBdr>
        <w:top w:val="none" w:sz="0" w:space="0" w:color="auto"/>
        <w:left w:val="none" w:sz="0" w:space="0" w:color="auto"/>
        <w:bottom w:val="none" w:sz="0" w:space="0" w:color="auto"/>
        <w:right w:val="none" w:sz="0" w:space="0" w:color="auto"/>
      </w:divBdr>
    </w:div>
    <w:div w:id="101338143">
      <w:bodyDiv w:val="1"/>
      <w:marLeft w:val="0"/>
      <w:marRight w:val="0"/>
      <w:marTop w:val="0"/>
      <w:marBottom w:val="0"/>
      <w:divBdr>
        <w:top w:val="none" w:sz="0" w:space="0" w:color="auto"/>
        <w:left w:val="none" w:sz="0" w:space="0" w:color="auto"/>
        <w:bottom w:val="none" w:sz="0" w:space="0" w:color="auto"/>
        <w:right w:val="none" w:sz="0" w:space="0" w:color="auto"/>
      </w:divBdr>
    </w:div>
    <w:div w:id="101388334">
      <w:bodyDiv w:val="1"/>
      <w:marLeft w:val="0"/>
      <w:marRight w:val="0"/>
      <w:marTop w:val="0"/>
      <w:marBottom w:val="0"/>
      <w:divBdr>
        <w:top w:val="none" w:sz="0" w:space="0" w:color="auto"/>
        <w:left w:val="none" w:sz="0" w:space="0" w:color="auto"/>
        <w:bottom w:val="none" w:sz="0" w:space="0" w:color="auto"/>
        <w:right w:val="none" w:sz="0" w:space="0" w:color="auto"/>
      </w:divBdr>
    </w:div>
    <w:div w:id="101803539">
      <w:bodyDiv w:val="1"/>
      <w:marLeft w:val="0"/>
      <w:marRight w:val="0"/>
      <w:marTop w:val="0"/>
      <w:marBottom w:val="0"/>
      <w:divBdr>
        <w:top w:val="none" w:sz="0" w:space="0" w:color="auto"/>
        <w:left w:val="none" w:sz="0" w:space="0" w:color="auto"/>
        <w:bottom w:val="none" w:sz="0" w:space="0" w:color="auto"/>
        <w:right w:val="none" w:sz="0" w:space="0" w:color="auto"/>
      </w:divBdr>
    </w:div>
    <w:div w:id="101808059">
      <w:bodyDiv w:val="1"/>
      <w:marLeft w:val="0"/>
      <w:marRight w:val="0"/>
      <w:marTop w:val="0"/>
      <w:marBottom w:val="0"/>
      <w:divBdr>
        <w:top w:val="none" w:sz="0" w:space="0" w:color="auto"/>
        <w:left w:val="none" w:sz="0" w:space="0" w:color="auto"/>
        <w:bottom w:val="none" w:sz="0" w:space="0" w:color="auto"/>
        <w:right w:val="none" w:sz="0" w:space="0" w:color="auto"/>
      </w:divBdr>
    </w:div>
    <w:div w:id="101808203">
      <w:bodyDiv w:val="1"/>
      <w:marLeft w:val="0"/>
      <w:marRight w:val="0"/>
      <w:marTop w:val="0"/>
      <w:marBottom w:val="0"/>
      <w:divBdr>
        <w:top w:val="none" w:sz="0" w:space="0" w:color="auto"/>
        <w:left w:val="none" w:sz="0" w:space="0" w:color="auto"/>
        <w:bottom w:val="none" w:sz="0" w:space="0" w:color="auto"/>
        <w:right w:val="none" w:sz="0" w:space="0" w:color="auto"/>
      </w:divBdr>
    </w:div>
    <w:div w:id="101844311">
      <w:bodyDiv w:val="1"/>
      <w:marLeft w:val="0"/>
      <w:marRight w:val="0"/>
      <w:marTop w:val="0"/>
      <w:marBottom w:val="0"/>
      <w:divBdr>
        <w:top w:val="none" w:sz="0" w:space="0" w:color="auto"/>
        <w:left w:val="none" w:sz="0" w:space="0" w:color="auto"/>
        <w:bottom w:val="none" w:sz="0" w:space="0" w:color="auto"/>
        <w:right w:val="none" w:sz="0" w:space="0" w:color="auto"/>
      </w:divBdr>
    </w:div>
    <w:div w:id="101847728">
      <w:bodyDiv w:val="1"/>
      <w:marLeft w:val="0"/>
      <w:marRight w:val="0"/>
      <w:marTop w:val="0"/>
      <w:marBottom w:val="0"/>
      <w:divBdr>
        <w:top w:val="none" w:sz="0" w:space="0" w:color="auto"/>
        <w:left w:val="none" w:sz="0" w:space="0" w:color="auto"/>
        <w:bottom w:val="none" w:sz="0" w:space="0" w:color="auto"/>
        <w:right w:val="none" w:sz="0" w:space="0" w:color="auto"/>
      </w:divBdr>
    </w:div>
    <w:div w:id="102576500">
      <w:bodyDiv w:val="1"/>
      <w:marLeft w:val="0"/>
      <w:marRight w:val="0"/>
      <w:marTop w:val="0"/>
      <w:marBottom w:val="0"/>
      <w:divBdr>
        <w:top w:val="none" w:sz="0" w:space="0" w:color="auto"/>
        <w:left w:val="none" w:sz="0" w:space="0" w:color="auto"/>
        <w:bottom w:val="none" w:sz="0" w:space="0" w:color="auto"/>
        <w:right w:val="none" w:sz="0" w:space="0" w:color="auto"/>
      </w:divBdr>
    </w:div>
    <w:div w:id="102649394">
      <w:bodyDiv w:val="1"/>
      <w:marLeft w:val="0"/>
      <w:marRight w:val="0"/>
      <w:marTop w:val="0"/>
      <w:marBottom w:val="0"/>
      <w:divBdr>
        <w:top w:val="none" w:sz="0" w:space="0" w:color="auto"/>
        <w:left w:val="none" w:sz="0" w:space="0" w:color="auto"/>
        <w:bottom w:val="none" w:sz="0" w:space="0" w:color="auto"/>
        <w:right w:val="none" w:sz="0" w:space="0" w:color="auto"/>
      </w:divBdr>
    </w:div>
    <w:div w:id="103041492">
      <w:bodyDiv w:val="1"/>
      <w:marLeft w:val="0"/>
      <w:marRight w:val="0"/>
      <w:marTop w:val="0"/>
      <w:marBottom w:val="0"/>
      <w:divBdr>
        <w:top w:val="none" w:sz="0" w:space="0" w:color="auto"/>
        <w:left w:val="none" w:sz="0" w:space="0" w:color="auto"/>
        <w:bottom w:val="none" w:sz="0" w:space="0" w:color="auto"/>
        <w:right w:val="none" w:sz="0" w:space="0" w:color="auto"/>
      </w:divBdr>
    </w:div>
    <w:div w:id="103228932">
      <w:bodyDiv w:val="1"/>
      <w:marLeft w:val="0"/>
      <w:marRight w:val="0"/>
      <w:marTop w:val="0"/>
      <w:marBottom w:val="0"/>
      <w:divBdr>
        <w:top w:val="none" w:sz="0" w:space="0" w:color="auto"/>
        <w:left w:val="none" w:sz="0" w:space="0" w:color="auto"/>
        <w:bottom w:val="none" w:sz="0" w:space="0" w:color="auto"/>
        <w:right w:val="none" w:sz="0" w:space="0" w:color="auto"/>
      </w:divBdr>
    </w:div>
    <w:div w:id="103691979">
      <w:bodyDiv w:val="1"/>
      <w:marLeft w:val="0"/>
      <w:marRight w:val="0"/>
      <w:marTop w:val="0"/>
      <w:marBottom w:val="0"/>
      <w:divBdr>
        <w:top w:val="none" w:sz="0" w:space="0" w:color="auto"/>
        <w:left w:val="none" w:sz="0" w:space="0" w:color="auto"/>
        <w:bottom w:val="none" w:sz="0" w:space="0" w:color="auto"/>
        <w:right w:val="none" w:sz="0" w:space="0" w:color="auto"/>
      </w:divBdr>
    </w:div>
    <w:div w:id="103773100">
      <w:bodyDiv w:val="1"/>
      <w:marLeft w:val="0"/>
      <w:marRight w:val="0"/>
      <w:marTop w:val="0"/>
      <w:marBottom w:val="0"/>
      <w:divBdr>
        <w:top w:val="none" w:sz="0" w:space="0" w:color="auto"/>
        <w:left w:val="none" w:sz="0" w:space="0" w:color="auto"/>
        <w:bottom w:val="none" w:sz="0" w:space="0" w:color="auto"/>
        <w:right w:val="none" w:sz="0" w:space="0" w:color="auto"/>
      </w:divBdr>
    </w:div>
    <w:div w:id="103773630">
      <w:bodyDiv w:val="1"/>
      <w:marLeft w:val="0"/>
      <w:marRight w:val="0"/>
      <w:marTop w:val="0"/>
      <w:marBottom w:val="0"/>
      <w:divBdr>
        <w:top w:val="none" w:sz="0" w:space="0" w:color="auto"/>
        <w:left w:val="none" w:sz="0" w:space="0" w:color="auto"/>
        <w:bottom w:val="none" w:sz="0" w:space="0" w:color="auto"/>
        <w:right w:val="none" w:sz="0" w:space="0" w:color="auto"/>
      </w:divBdr>
    </w:div>
    <w:div w:id="103964035">
      <w:bodyDiv w:val="1"/>
      <w:marLeft w:val="0"/>
      <w:marRight w:val="0"/>
      <w:marTop w:val="0"/>
      <w:marBottom w:val="0"/>
      <w:divBdr>
        <w:top w:val="none" w:sz="0" w:space="0" w:color="auto"/>
        <w:left w:val="none" w:sz="0" w:space="0" w:color="auto"/>
        <w:bottom w:val="none" w:sz="0" w:space="0" w:color="auto"/>
        <w:right w:val="none" w:sz="0" w:space="0" w:color="auto"/>
      </w:divBdr>
    </w:div>
    <w:div w:id="104005636">
      <w:bodyDiv w:val="1"/>
      <w:marLeft w:val="0"/>
      <w:marRight w:val="0"/>
      <w:marTop w:val="0"/>
      <w:marBottom w:val="0"/>
      <w:divBdr>
        <w:top w:val="none" w:sz="0" w:space="0" w:color="auto"/>
        <w:left w:val="none" w:sz="0" w:space="0" w:color="auto"/>
        <w:bottom w:val="none" w:sz="0" w:space="0" w:color="auto"/>
        <w:right w:val="none" w:sz="0" w:space="0" w:color="auto"/>
      </w:divBdr>
    </w:div>
    <w:div w:id="104273662">
      <w:bodyDiv w:val="1"/>
      <w:marLeft w:val="0"/>
      <w:marRight w:val="0"/>
      <w:marTop w:val="0"/>
      <w:marBottom w:val="0"/>
      <w:divBdr>
        <w:top w:val="none" w:sz="0" w:space="0" w:color="auto"/>
        <w:left w:val="none" w:sz="0" w:space="0" w:color="auto"/>
        <w:bottom w:val="none" w:sz="0" w:space="0" w:color="auto"/>
        <w:right w:val="none" w:sz="0" w:space="0" w:color="auto"/>
      </w:divBdr>
    </w:div>
    <w:div w:id="104346780">
      <w:bodyDiv w:val="1"/>
      <w:marLeft w:val="0"/>
      <w:marRight w:val="0"/>
      <w:marTop w:val="0"/>
      <w:marBottom w:val="0"/>
      <w:divBdr>
        <w:top w:val="none" w:sz="0" w:space="0" w:color="auto"/>
        <w:left w:val="none" w:sz="0" w:space="0" w:color="auto"/>
        <w:bottom w:val="none" w:sz="0" w:space="0" w:color="auto"/>
        <w:right w:val="none" w:sz="0" w:space="0" w:color="auto"/>
      </w:divBdr>
    </w:div>
    <w:div w:id="104467653">
      <w:bodyDiv w:val="1"/>
      <w:marLeft w:val="0"/>
      <w:marRight w:val="0"/>
      <w:marTop w:val="0"/>
      <w:marBottom w:val="0"/>
      <w:divBdr>
        <w:top w:val="none" w:sz="0" w:space="0" w:color="auto"/>
        <w:left w:val="none" w:sz="0" w:space="0" w:color="auto"/>
        <w:bottom w:val="none" w:sz="0" w:space="0" w:color="auto"/>
        <w:right w:val="none" w:sz="0" w:space="0" w:color="auto"/>
      </w:divBdr>
    </w:div>
    <w:div w:id="104663433">
      <w:bodyDiv w:val="1"/>
      <w:marLeft w:val="0"/>
      <w:marRight w:val="0"/>
      <w:marTop w:val="0"/>
      <w:marBottom w:val="0"/>
      <w:divBdr>
        <w:top w:val="none" w:sz="0" w:space="0" w:color="auto"/>
        <w:left w:val="none" w:sz="0" w:space="0" w:color="auto"/>
        <w:bottom w:val="none" w:sz="0" w:space="0" w:color="auto"/>
        <w:right w:val="none" w:sz="0" w:space="0" w:color="auto"/>
      </w:divBdr>
    </w:div>
    <w:div w:id="104734436">
      <w:bodyDiv w:val="1"/>
      <w:marLeft w:val="0"/>
      <w:marRight w:val="0"/>
      <w:marTop w:val="0"/>
      <w:marBottom w:val="0"/>
      <w:divBdr>
        <w:top w:val="none" w:sz="0" w:space="0" w:color="auto"/>
        <w:left w:val="none" w:sz="0" w:space="0" w:color="auto"/>
        <w:bottom w:val="none" w:sz="0" w:space="0" w:color="auto"/>
        <w:right w:val="none" w:sz="0" w:space="0" w:color="auto"/>
      </w:divBdr>
    </w:div>
    <w:div w:id="104807918">
      <w:bodyDiv w:val="1"/>
      <w:marLeft w:val="0"/>
      <w:marRight w:val="0"/>
      <w:marTop w:val="0"/>
      <w:marBottom w:val="0"/>
      <w:divBdr>
        <w:top w:val="none" w:sz="0" w:space="0" w:color="auto"/>
        <w:left w:val="none" w:sz="0" w:space="0" w:color="auto"/>
        <w:bottom w:val="none" w:sz="0" w:space="0" w:color="auto"/>
        <w:right w:val="none" w:sz="0" w:space="0" w:color="auto"/>
      </w:divBdr>
    </w:div>
    <w:div w:id="104815322">
      <w:bodyDiv w:val="1"/>
      <w:marLeft w:val="0"/>
      <w:marRight w:val="0"/>
      <w:marTop w:val="0"/>
      <w:marBottom w:val="0"/>
      <w:divBdr>
        <w:top w:val="none" w:sz="0" w:space="0" w:color="auto"/>
        <w:left w:val="none" w:sz="0" w:space="0" w:color="auto"/>
        <w:bottom w:val="none" w:sz="0" w:space="0" w:color="auto"/>
        <w:right w:val="none" w:sz="0" w:space="0" w:color="auto"/>
      </w:divBdr>
    </w:div>
    <w:div w:id="105270600">
      <w:bodyDiv w:val="1"/>
      <w:marLeft w:val="0"/>
      <w:marRight w:val="0"/>
      <w:marTop w:val="0"/>
      <w:marBottom w:val="0"/>
      <w:divBdr>
        <w:top w:val="none" w:sz="0" w:space="0" w:color="auto"/>
        <w:left w:val="none" w:sz="0" w:space="0" w:color="auto"/>
        <w:bottom w:val="none" w:sz="0" w:space="0" w:color="auto"/>
        <w:right w:val="none" w:sz="0" w:space="0" w:color="auto"/>
      </w:divBdr>
    </w:div>
    <w:div w:id="105278437">
      <w:bodyDiv w:val="1"/>
      <w:marLeft w:val="0"/>
      <w:marRight w:val="0"/>
      <w:marTop w:val="0"/>
      <w:marBottom w:val="0"/>
      <w:divBdr>
        <w:top w:val="none" w:sz="0" w:space="0" w:color="auto"/>
        <w:left w:val="none" w:sz="0" w:space="0" w:color="auto"/>
        <w:bottom w:val="none" w:sz="0" w:space="0" w:color="auto"/>
        <w:right w:val="none" w:sz="0" w:space="0" w:color="auto"/>
      </w:divBdr>
    </w:div>
    <w:div w:id="105347874">
      <w:bodyDiv w:val="1"/>
      <w:marLeft w:val="0"/>
      <w:marRight w:val="0"/>
      <w:marTop w:val="0"/>
      <w:marBottom w:val="0"/>
      <w:divBdr>
        <w:top w:val="none" w:sz="0" w:space="0" w:color="auto"/>
        <w:left w:val="none" w:sz="0" w:space="0" w:color="auto"/>
        <w:bottom w:val="none" w:sz="0" w:space="0" w:color="auto"/>
        <w:right w:val="none" w:sz="0" w:space="0" w:color="auto"/>
      </w:divBdr>
    </w:div>
    <w:div w:id="105540202">
      <w:bodyDiv w:val="1"/>
      <w:marLeft w:val="0"/>
      <w:marRight w:val="0"/>
      <w:marTop w:val="0"/>
      <w:marBottom w:val="0"/>
      <w:divBdr>
        <w:top w:val="none" w:sz="0" w:space="0" w:color="auto"/>
        <w:left w:val="none" w:sz="0" w:space="0" w:color="auto"/>
        <w:bottom w:val="none" w:sz="0" w:space="0" w:color="auto"/>
        <w:right w:val="none" w:sz="0" w:space="0" w:color="auto"/>
      </w:divBdr>
    </w:div>
    <w:div w:id="105582840">
      <w:bodyDiv w:val="1"/>
      <w:marLeft w:val="0"/>
      <w:marRight w:val="0"/>
      <w:marTop w:val="0"/>
      <w:marBottom w:val="0"/>
      <w:divBdr>
        <w:top w:val="none" w:sz="0" w:space="0" w:color="auto"/>
        <w:left w:val="none" w:sz="0" w:space="0" w:color="auto"/>
        <w:bottom w:val="none" w:sz="0" w:space="0" w:color="auto"/>
        <w:right w:val="none" w:sz="0" w:space="0" w:color="auto"/>
      </w:divBdr>
    </w:div>
    <w:div w:id="105583244">
      <w:bodyDiv w:val="1"/>
      <w:marLeft w:val="0"/>
      <w:marRight w:val="0"/>
      <w:marTop w:val="0"/>
      <w:marBottom w:val="0"/>
      <w:divBdr>
        <w:top w:val="none" w:sz="0" w:space="0" w:color="auto"/>
        <w:left w:val="none" w:sz="0" w:space="0" w:color="auto"/>
        <w:bottom w:val="none" w:sz="0" w:space="0" w:color="auto"/>
        <w:right w:val="none" w:sz="0" w:space="0" w:color="auto"/>
      </w:divBdr>
    </w:div>
    <w:div w:id="105733314">
      <w:bodyDiv w:val="1"/>
      <w:marLeft w:val="0"/>
      <w:marRight w:val="0"/>
      <w:marTop w:val="0"/>
      <w:marBottom w:val="0"/>
      <w:divBdr>
        <w:top w:val="none" w:sz="0" w:space="0" w:color="auto"/>
        <w:left w:val="none" w:sz="0" w:space="0" w:color="auto"/>
        <w:bottom w:val="none" w:sz="0" w:space="0" w:color="auto"/>
        <w:right w:val="none" w:sz="0" w:space="0" w:color="auto"/>
      </w:divBdr>
    </w:div>
    <w:div w:id="105850030">
      <w:bodyDiv w:val="1"/>
      <w:marLeft w:val="0"/>
      <w:marRight w:val="0"/>
      <w:marTop w:val="0"/>
      <w:marBottom w:val="0"/>
      <w:divBdr>
        <w:top w:val="none" w:sz="0" w:space="0" w:color="auto"/>
        <w:left w:val="none" w:sz="0" w:space="0" w:color="auto"/>
        <w:bottom w:val="none" w:sz="0" w:space="0" w:color="auto"/>
        <w:right w:val="none" w:sz="0" w:space="0" w:color="auto"/>
      </w:divBdr>
    </w:div>
    <w:div w:id="105933812">
      <w:bodyDiv w:val="1"/>
      <w:marLeft w:val="0"/>
      <w:marRight w:val="0"/>
      <w:marTop w:val="0"/>
      <w:marBottom w:val="0"/>
      <w:divBdr>
        <w:top w:val="none" w:sz="0" w:space="0" w:color="auto"/>
        <w:left w:val="none" w:sz="0" w:space="0" w:color="auto"/>
        <w:bottom w:val="none" w:sz="0" w:space="0" w:color="auto"/>
        <w:right w:val="none" w:sz="0" w:space="0" w:color="auto"/>
      </w:divBdr>
    </w:div>
    <w:div w:id="106240256">
      <w:bodyDiv w:val="1"/>
      <w:marLeft w:val="0"/>
      <w:marRight w:val="0"/>
      <w:marTop w:val="0"/>
      <w:marBottom w:val="0"/>
      <w:divBdr>
        <w:top w:val="none" w:sz="0" w:space="0" w:color="auto"/>
        <w:left w:val="none" w:sz="0" w:space="0" w:color="auto"/>
        <w:bottom w:val="none" w:sz="0" w:space="0" w:color="auto"/>
        <w:right w:val="none" w:sz="0" w:space="0" w:color="auto"/>
      </w:divBdr>
    </w:div>
    <w:div w:id="106314229">
      <w:bodyDiv w:val="1"/>
      <w:marLeft w:val="0"/>
      <w:marRight w:val="0"/>
      <w:marTop w:val="0"/>
      <w:marBottom w:val="0"/>
      <w:divBdr>
        <w:top w:val="none" w:sz="0" w:space="0" w:color="auto"/>
        <w:left w:val="none" w:sz="0" w:space="0" w:color="auto"/>
        <w:bottom w:val="none" w:sz="0" w:space="0" w:color="auto"/>
        <w:right w:val="none" w:sz="0" w:space="0" w:color="auto"/>
      </w:divBdr>
    </w:div>
    <w:div w:id="107092257">
      <w:bodyDiv w:val="1"/>
      <w:marLeft w:val="0"/>
      <w:marRight w:val="0"/>
      <w:marTop w:val="0"/>
      <w:marBottom w:val="0"/>
      <w:divBdr>
        <w:top w:val="none" w:sz="0" w:space="0" w:color="auto"/>
        <w:left w:val="none" w:sz="0" w:space="0" w:color="auto"/>
        <w:bottom w:val="none" w:sz="0" w:space="0" w:color="auto"/>
        <w:right w:val="none" w:sz="0" w:space="0" w:color="auto"/>
      </w:divBdr>
    </w:div>
    <w:div w:id="107241962">
      <w:bodyDiv w:val="1"/>
      <w:marLeft w:val="0"/>
      <w:marRight w:val="0"/>
      <w:marTop w:val="0"/>
      <w:marBottom w:val="0"/>
      <w:divBdr>
        <w:top w:val="none" w:sz="0" w:space="0" w:color="auto"/>
        <w:left w:val="none" w:sz="0" w:space="0" w:color="auto"/>
        <w:bottom w:val="none" w:sz="0" w:space="0" w:color="auto"/>
        <w:right w:val="none" w:sz="0" w:space="0" w:color="auto"/>
      </w:divBdr>
    </w:div>
    <w:div w:id="107431687">
      <w:bodyDiv w:val="1"/>
      <w:marLeft w:val="0"/>
      <w:marRight w:val="0"/>
      <w:marTop w:val="0"/>
      <w:marBottom w:val="0"/>
      <w:divBdr>
        <w:top w:val="none" w:sz="0" w:space="0" w:color="auto"/>
        <w:left w:val="none" w:sz="0" w:space="0" w:color="auto"/>
        <w:bottom w:val="none" w:sz="0" w:space="0" w:color="auto"/>
        <w:right w:val="none" w:sz="0" w:space="0" w:color="auto"/>
      </w:divBdr>
    </w:div>
    <w:div w:id="107434847">
      <w:bodyDiv w:val="1"/>
      <w:marLeft w:val="0"/>
      <w:marRight w:val="0"/>
      <w:marTop w:val="0"/>
      <w:marBottom w:val="0"/>
      <w:divBdr>
        <w:top w:val="none" w:sz="0" w:space="0" w:color="auto"/>
        <w:left w:val="none" w:sz="0" w:space="0" w:color="auto"/>
        <w:bottom w:val="none" w:sz="0" w:space="0" w:color="auto"/>
        <w:right w:val="none" w:sz="0" w:space="0" w:color="auto"/>
      </w:divBdr>
    </w:div>
    <w:div w:id="107818282">
      <w:bodyDiv w:val="1"/>
      <w:marLeft w:val="0"/>
      <w:marRight w:val="0"/>
      <w:marTop w:val="0"/>
      <w:marBottom w:val="0"/>
      <w:divBdr>
        <w:top w:val="none" w:sz="0" w:space="0" w:color="auto"/>
        <w:left w:val="none" w:sz="0" w:space="0" w:color="auto"/>
        <w:bottom w:val="none" w:sz="0" w:space="0" w:color="auto"/>
        <w:right w:val="none" w:sz="0" w:space="0" w:color="auto"/>
      </w:divBdr>
    </w:div>
    <w:div w:id="108357061">
      <w:bodyDiv w:val="1"/>
      <w:marLeft w:val="0"/>
      <w:marRight w:val="0"/>
      <w:marTop w:val="0"/>
      <w:marBottom w:val="0"/>
      <w:divBdr>
        <w:top w:val="none" w:sz="0" w:space="0" w:color="auto"/>
        <w:left w:val="none" w:sz="0" w:space="0" w:color="auto"/>
        <w:bottom w:val="none" w:sz="0" w:space="0" w:color="auto"/>
        <w:right w:val="none" w:sz="0" w:space="0" w:color="auto"/>
      </w:divBdr>
    </w:div>
    <w:div w:id="108475121">
      <w:bodyDiv w:val="1"/>
      <w:marLeft w:val="0"/>
      <w:marRight w:val="0"/>
      <w:marTop w:val="0"/>
      <w:marBottom w:val="0"/>
      <w:divBdr>
        <w:top w:val="none" w:sz="0" w:space="0" w:color="auto"/>
        <w:left w:val="none" w:sz="0" w:space="0" w:color="auto"/>
        <w:bottom w:val="none" w:sz="0" w:space="0" w:color="auto"/>
        <w:right w:val="none" w:sz="0" w:space="0" w:color="auto"/>
      </w:divBdr>
    </w:div>
    <w:div w:id="108478845">
      <w:bodyDiv w:val="1"/>
      <w:marLeft w:val="0"/>
      <w:marRight w:val="0"/>
      <w:marTop w:val="0"/>
      <w:marBottom w:val="0"/>
      <w:divBdr>
        <w:top w:val="none" w:sz="0" w:space="0" w:color="auto"/>
        <w:left w:val="none" w:sz="0" w:space="0" w:color="auto"/>
        <w:bottom w:val="none" w:sz="0" w:space="0" w:color="auto"/>
        <w:right w:val="none" w:sz="0" w:space="0" w:color="auto"/>
      </w:divBdr>
    </w:div>
    <w:div w:id="108666442">
      <w:bodyDiv w:val="1"/>
      <w:marLeft w:val="0"/>
      <w:marRight w:val="0"/>
      <w:marTop w:val="0"/>
      <w:marBottom w:val="0"/>
      <w:divBdr>
        <w:top w:val="none" w:sz="0" w:space="0" w:color="auto"/>
        <w:left w:val="none" w:sz="0" w:space="0" w:color="auto"/>
        <w:bottom w:val="none" w:sz="0" w:space="0" w:color="auto"/>
        <w:right w:val="none" w:sz="0" w:space="0" w:color="auto"/>
      </w:divBdr>
    </w:div>
    <w:div w:id="108934067">
      <w:bodyDiv w:val="1"/>
      <w:marLeft w:val="0"/>
      <w:marRight w:val="0"/>
      <w:marTop w:val="0"/>
      <w:marBottom w:val="0"/>
      <w:divBdr>
        <w:top w:val="none" w:sz="0" w:space="0" w:color="auto"/>
        <w:left w:val="none" w:sz="0" w:space="0" w:color="auto"/>
        <w:bottom w:val="none" w:sz="0" w:space="0" w:color="auto"/>
        <w:right w:val="none" w:sz="0" w:space="0" w:color="auto"/>
      </w:divBdr>
    </w:div>
    <w:div w:id="108935963">
      <w:bodyDiv w:val="1"/>
      <w:marLeft w:val="0"/>
      <w:marRight w:val="0"/>
      <w:marTop w:val="0"/>
      <w:marBottom w:val="0"/>
      <w:divBdr>
        <w:top w:val="none" w:sz="0" w:space="0" w:color="auto"/>
        <w:left w:val="none" w:sz="0" w:space="0" w:color="auto"/>
        <w:bottom w:val="none" w:sz="0" w:space="0" w:color="auto"/>
        <w:right w:val="none" w:sz="0" w:space="0" w:color="auto"/>
      </w:divBdr>
    </w:div>
    <w:div w:id="109202069">
      <w:bodyDiv w:val="1"/>
      <w:marLeft w:val="0"/>
      <w:marRight w:val="0"/>
      <w:marTop w:val="0"/>
      <w:marBottom w:val="0"/>
      <w:divBdr>
        <w:top w:val="none" w:sz="0" w:space="0" w:color="auto"/>
        <w:left w:val="none" w:sz="0" w:space="0" w:color="auto"/>
        <w:bottom w:val="none" w:sz="0" w:space="0" w:color="auto"/>
        <w:right w:val="none" w:sz="0" w:space="0" w:color="auto"/>
      </w:divBdr>
    </w:div>
    <w:div w:id="109320065">
      <w:bodyDiv w:val="1"/>
      <w:marLeft w:val="0"/>
      <w:marRight w:val="0"/>
      <w:marTop w:val="0"/>
      <w:marBottom w:val="0"/>
      <w:divBdr>
        <w:top w:val="none" w:sz="0" w:space="0" w:color="auto"/>
        <w:left w:val="none" w:sz="0" w:space="0" w:color="auto"/>
        <w:bottom w:val="none" w:sz="0" w:space="0" w:color="auto"/>
        <w:right w:val="none" w:sz="0" w:space="0" w:color="auto"/>
      </w:divBdr>
    </w:div>
    <w:div w:id="109738483">
      <w:bodyDiv w:val="1"/>
      <w:marLeft w:val="0"/>
      <w:marRight w:val="0"/>
      <w:marTop w:val="0"/>
      <w:marBottom w:val="0"/>
      <w:divBdr>
        <w:top w:val="none" w:sz="0" w:space="0" w:color="auto"/>
        <w:left w:val="none" w:sz="0" w:space="0" w:color="auto"/>
        <w:bottom w:val="none" w:sz="0" w:space="0" w:color="auto"/>
        <w:right w:val="none" w:sz="0" w:space="0" w:color="auto"/>
      </w:divBdr>
    </w:div>
    <w:div w:id="110170259">
      <w:bodyDiv w:val="1"/>
      <w:marLeft w:val="0"/>
      <w:marRight w:val="0"/>
      <w:marTop w:val="0"/>
      <w:marBottom w:val="0"/>
      <w:divBdr>
        <w:top w:val="none" w:sz="0" w:space="0" w:color="auto"/>
        <w:left w:val="none" w:sz="0" w:space="0" w:color="auto"/>
        <w:bottom w:val="none" w:sz="0" w:space="0" w:color="auto"/>
        <w:right w:val="none" w:sz="0" w:space="0" w:color="auto"/>
      </w:divBdr>
    </w:div>
    <w:div w:id="110440429">
      <w:bodyDiv w:val="1"/>
      <w:marLeft w:val="0"/>
      <w:marRight w:val="0"/>
      <w:marTop w:val="0"/>
      <w:marBottom w:val="0"/>
      <w:divBdr>
        <w:top w:val="none" w:sz="0" w:space="0" w:color="auto"/>
        <w:left w:val="none" w:sz="0" w:space="0" w:color="auto"/>
        <w:bottom w:val="none" w:sz="0" w:space="0" w:color="auto"/>
        <w:right w:val="none" w:sz="0" w:space="0" w:color="auto"/>
      </w:divBdr>
    </w:div>
    <w:div w:id="110631332">
      <w:bodyDiv w:val="1"/>
      <w:marLeft w:val="0"/>
      <w:marRight w:val="0"/>
      <w:marTop w:val="0"/>
      <w:marBottom w:val="0"/>
      <w:divBdr>
        <w:top w:val="none" w:sz="0" w:space="0" w:color="auto"/>
        <w:left w:val="none" w:sz="0" w:space="0" w:color="auto"/>
        <w:bottom w:val="none" w:sz="0" w:space="0" w:color="auto"/>
        <w:right w:val="none" w:sz="0" w:space="0" w:color="auto"/>
      </w:divBdr>
    </w:div>
    <w:div w:id="110713220">
      <w:bodyDiv w:val="1"/>
      <w:marLeft w:val="0"/>
      <w:marRight w:val="0"/>
      <w:marTop w:val="0"/>
      <w:marBottom w:val="0"/>
      <w:divBdr>
        <w:top w:val="none" w:sz="0" w:space="0" w:color="auto"/>
        <w:left w:val="none" w:sz="0" w:space="0" w:color="auto"/>
        <w:bottom w:val="none" w:sz="0" w:space="0" w:color="auto"/>
        <w:right w:val="none" w:sz="0" w:space="0" w:color="auto"/>
      </w:divBdr>
    </w:div>
    <w:div w:id="111479258">
      <w:bodyDiv w:val="1"/>
      <w:marLeft w:val="0"/>
      <w:marRight w:val="0"/>
      <w:marTop w:val="0"/>
      <w:marBottom w:val="0"/>
      <w:divBdr>
        <w:top w:val="none" w:sz="0" w:space="0" w:color="auto"/>
        <w:left w:val="none" w:sz="0" w:space="0" w:color="auto"/>
        <w:bottom w:val="none" w:sz="0" w:space="0" w:color="auto"/>
        <w:right w:val="none" w:sz="0" w:space="0" w:color="auto"/>
      </w:divBdr>
    </w:div>
    <w:div w:id="111557739">
      <w:bodyDiv w:val="1"/>
      <w:marLeft w:val="0"/>
      <w:marRight w:val="0"/>
      <w:marTop w:val="0"/>
      <w:marBottom w:val="0"/>
      <w:divBdr>
        <w:top w:val="none" w:sz="0" w:space="0" w:color="auto"/>
        <w:left w:val="none" w:sz="0" w:space="0" w:color="auto"/>
        <w:bottom w:val="none" w:sz="0" w:space="0" w:color="auto"/>
        <w:right w:val="none" w:sz="0" w:space="0" w:color="auto"/>
      </w:divBdr>
    </w:div>
    <w:div w:id="111561580">
      <w:bodyDiv w:val="1"/>
      <w:marLeft w:val="0"/>
      <w:marRight w:val="0"/>
      <w:marTop w:val="0"/>
      <w:marBottom w:val="0"/>
      <w:divBdr>
        <w:top w:val="none" w:sz="0" w:space="0" w:color="auto"/>
        <w:left w:val="none" w:sz="0" w:space="0" w:color="auto"/>
        <w:bottom w:val="none" w:sz="0" w:space="0" w:color="auto"/>
        <w:right w:val="none" w:sz="0" w:space="0" w:color="auto"/>
      </w:divBdr>
    </w:div>
    <w:div w:id="111873488">
      <w:bodyDiv w:val="1"/>
      <w:marLeft w:val="0"/>
      <w:marRight w:val="0"/>
      <w:marTop w:val="0"/>
      <w:marBottom w:val="0"/>
      <w:divBdr>
        <w:top w:val="none" w:sz="0" w:space="0" w:color="auto"/>
        <w:left w:val="none" w:sz="0" w:space="0" w:color="auto"/>
        <w:bottom w:val="none" w:sz="0" w:space="0" w:color="auto"/>
        <w:right w:val="none" w:sz="0" w:space="0" w:color="auto"/>
      </w:divBdr>
    </w:div>
    <w:div w:id="112136832">
      <w:bodyDiv w:val="1"/>
      <w:marLeft w:val="0"/>
      <w:marRight w:val="0"/>
      <w:marTop w:val="0"/>
      <w:marBottom w:val="0"/>
      <w:divBdr>
        <w:top w:val="none" w:sz="0" w:space="0" w:color="auto"/>
        <w:left w:val="none" w:sz="0" w:space="0" w:color="auto"/>
        <w:bottom w:val="none" w:sz="0" w:space="0" w:color="auto"/>
        <w:right w:val="none" w:sz="0" w:space="0" w:color="auto"/>
      </w:divBdr>
    </w:div>
    <w:div w:id="112212187">
      <w:bodyDiv w:val="1"/>
      <w:marLeft w:val="0"/>
      <w:marRight w:val="0"/>
      <w:marTop w:val="0"/>
      <w:marBottom w:val="0"/>
      <w:divBdr>
        <w:top w:val="none" w:sz="0" w:space="0" w:color="auto"/>
        <w:left w:val="none" w:sz="0" w:space="0" w:color="auto"/>
        <w:bottom w:val="none" w:sz="0" w:space="0" w:color="auto"/>
        <w:right w:val="none" w:sz="0" w:space="0" w:color="auto"/>
      </w:divBdr>
    </w:div>
    <w:div w:id="112214360">
      <w:bodyDiv w:val="1"/>
      <w:marLeft w:val="0"/>
      <w:marRight w:val="0"/>
      <w:marTop w:val="0"/>
      <w:marBottom w:val="0"/>
      <w:divBdr>
        <w:top w:val="none" w:sz="0" w:space="0" w:color="auto"/>
        <w:left w:val="none" w:sz="0" w:space="0" w:color="auto"/>
        <w:bottom w:val="none" w:sz="0" w:space="0" w:color="auto"/>
        <w:right w:val="none" w:sz="0" w:space="0" w:color="auto"/>
      </w:divBdr>
    </w:div>
    <w:div w:id="112329070">
      <w:bodyDiv w:val="1"/>
      <w:marLeft w:val="0"/>
      <w:marRight w:val="0"/>
      <w:marTop w:val="0"/>
      <w:marBottom w:val="0"/>
      <w:divBdr>
        <w:top w:val="none" w:sz="0" w:space="0" w:color="auto"/>
        <w:left w:val="none" w:sz="0" w:space="0" w:color="auto"/>
        <w:bottom w:val="none" w:sz="0" w:space="0" w:color="auto"/>
        <w:right w:val="none" w:sz="0" w:space="0" w:color="auto"/>
      </w:divBdr>
    </w:div>
    <w:div w:id="112556122">
      <w:bodyDiv w:val="1"/>
      <w:marLeft w:val="0"/>
      <w:marRight w:val="0"/>
      <w:marTop w:val="0"/>
      <w:marBottom w:val="0"/>
      <w:divBdr>
        <w:top w:val="none" w:sz="0" w:space="0" w:color="auto"/>
        <w:left w:val="none" w:sz="0" w:space="0" w:color="auto"/>
        <w:bottom w:val="none" w:sz="0" w:space="0" w:color="auto"/>
        <w:right w:val="none" w:sz="0" w:space="0" w:color="auto"/>
      </w:divBdr>
    </w:div>
    <w:div w:id="112598647">
      <w:bodyDiv w:val="1"/>
      <w:marLeft w:val="0"/>
      <w:marRight w:val="0"/>
      <w:marTop w:val="0"/>
      <w:marBottom w:val="0"/>
      <w:divBdr>
        <w:top w:val="none" w:sz="0" w:space="0" w:color="auto"/>
        <w:left w:val="none" w:sz="0" w:space="0" w:color="auto"/>
        <w:bottom w:val="none" w:sz="0" w:space="0" w:color="auto"/>
        <w:right w:val="none" w:sz="0" w:space="0" w:color="auto"/>
      </w:divBdr>
    </w:div>
    <w:div w:id="112671925">
      <w:bodyDiv w:val="1"/>
      <w:marLeft w:val="0"/>
      <w:marRight w:val="0"/>
      <w:marTop w:val="0"/>
      <w:marBottom w:val="0"/>
      <w:divBdr>
        <w:top w:val="none" w:sz="0" w:space="0" w:color="auto"/>
        <w:left w:val="none" w:sz="0" w:space="0" w:color="auto"/>
        <w:bottom w:val="none" w:sz="0" w:space="0" w:color="auto"/>
        <w:right w:val="none" w:sz="0" w:space="0" w:color="auto"/>
      </w:divBdr>
    </w:div>
    <w:div w:id="112678495">
      <w:bodyDiv w:val="1"/>
      <w:marLeft w:val="0"/>
      <w:marRight w:val="0"/>
      <w:marTop w:val="0"/>
      <w:marBottom w:val="0"/>
      <w:divBdr>
        <w:top w:val="none" w:sz="0" w:space="0" w:color="auto"/>
        <w:left w:val="none" w:sz="0" w:space="0" w:color="auto"/>
        <w:bottom w:val="none" w:sz="0" w:space="0" w:color="auto"/>
        <w:right w:val="none" w:sz="0" w:space="0" w:color="auto"/>
      </w:divBdr>
    </w:div>
    <w:div w:id="112872449">
      <w:bodyDiv w:val="1"/>
      <w:marLeft w:val="0"/>
      <w:marRight w:val="0"/>
      <w:marTop w:val="0"/>
      <w:marBottom w:val="0"/>
      <w:divBdr>
        <w:top w:val="none" w:sz="0" w:space="0" w:color="auto"/>
        <w:left w:val="none" w:sz="0" w:space="0" w:color="auto"/>
        <w:bottom w:val="none" w:sz="0" w:space="0" w:color="auto"/>
        <w:right w:val="none" w:sz="0" w:space="0" w:color="auto"/>
      </w:divBdr>
    </w:div>
    <w:div w:id="112984148">
      <w:bodyDiv w:val="1"/>
      <w:marLeft w:val="0"/>
      <w:marRight w:val="0"/>
      <w:marTop w:val="0"/>
      <w:marBottom w:val="0"/>
      <w:divBdr>
        <w:top w:val="none" w:sz="0" w:space="0" w:color="auto"/>
        <w:left w:val="none" w:sz="0" w:space="0" w:color="auto"/>
        <w:bottom w:val="none" w:sz="0" w:space="0" w:color="auto"/>
        <w:right w:val="none" w:sz="0" w:space="0" w:color="auto"/>
      </w:divBdr>
    </w:div>
    <w:div w:id="113250741">
      <w:bodyDiv w:val="1"/>
      <w:marLeft w:val="0"/>
      <w:marRight w:val="0"/>
      <w:marTop w:val="0"/>
      <w:marBottom w:val="0"/>
      <w:divBdr>
        <w:top w:val="none" w:sz="0" w:space="0" w:color="auto"/>
        <w:left w:val="none" w:sz="0" w:space="0" w:color="auto"/>
        <w:bottom w:val="none" w:sz="0" w:space="0" w:color="auto"/>
        <w:right w:val="none" w:sz="0" w:space="0" w:color="auto"/>
      </w:divBdr>
    </w:div>
    <w:div w:id="113451377">
      <w:bodyDiv w:val="1"/>
      <w:marLeft w:val="0"/>
      <w:marRight w:val="0"/>
      <w:marTop w:val="0"/>
      <w:marBottom w:val="0"/>
      <w:divBdr>
        <w:top w:val="none" w:sz="0" w:space="0" w:color="auto"/>
        <w:left w:val="none" w:sz="0" w:space="0" w:color="auto"/>
        <w:bottom w:val="none" w:sz="0" w:space="0" w:color="auto"/>
        <w:right w:val="none" w:sz="0" w:space="0" w:color="auto"/>
      </w:divBdr>
    </w:div>
    <w:div w:id="113642442">
      <w:bodyDiv w:val="1"/>
      <w:marLeft w:val="0"/>
      <w:marRight w:val="0"/>
      <w:marTop w:val="0"/>
      <w:marBottom w:val="0"/>
      <w:divBdr>
        <w:top w:val="none" w:sz="0" w:space="0" w:color="auto"/>
        <w:left w:val="none" w:sz="0" w:space="0" w:color="auto"/>
        <w:bottom w:val="none" w:sz="0" w:space="0" w:color="auto"/>
        <w:right w:val="none" w:sz="0" w:space="0" w:color="auto"/>
      </w:divBdr>
    </w:div>
    <w:div w:id="113985423">
      <w:bodyDiv w:val="1"/>
      <w:marLeft w:val="0"/>
      <w:marRight w:val="0"/>
      <w:marTop w:val="0"/>
      <w:marBottom w:val="0"/>
      <w:divBdr>
        <w:top w:val="none" w:sz="0" w:space="0" w:color="auto"/>
        <w:left w:val="none" w:sz="0" w:space="0" w:color="auto"/>
        <w:bottom w:val="none" w:sz="0" w:space="0" w:color="auto"/>
        <w:right w:val="none" w:sz="0" w:space="0" w:color="auto"/>
      </w:divBdr>
    </w:div>
    <w:div w:id="114370436">
      <w:bodyDiv w:val="1"/>
      <w:marLeft w:val="0"/>
      <w:marRight w:val="0"/>
      <w:marTop w:val="0"/>
      <w:marBottom w:val="0"/>
      <w:divBdr>
        <w:top w:val="none" w:sz="0" w:space="0" w:color="auto"/>
        <w:left w:val="none" w:sz="0" w:space="0" w:color="auto"/>
        <w:bottom w:val="none" w:sz="0" w:space="0" w:color="auto"/>
        <w:right w:val="none" w:sz="0" w:space="0" w:color="auto"/>
      </w:divBdr>
    </w:div>
    <w:div w:id="114639078">
      <w:bodyDiv w:val="1"/>
      <w:marLeft w:val="0"/>
      <w:marRight w:val="0"/>
      <w:marTop w:val="0"/>
      <w:marBottom w:val="0"/>
      <w:divBdr>
        <w:top w:val="none" w:sz="0" w:space="0" w:color="auto"/>
        <w:left w:val="none" w:sz="0" w:space="0" w:color="auto"/>
        <w:bottom w:val="none" w:sz="0" w:space="0" w:color="auto"/>
        <w:right w:val="none" w:sz="0" w:space="0" w:color="auto"/>
      </w:divBdr>
    </w:div>
    <w:div w:id="115216559">
      <w:bodyDiv w:val="1"/>
      <w:marLeft w:val="0"/>
      <w:marRight w:val="0"/>
      <w:marTop w:val="0"/>
      <w:marBottom w:val="0"/>
      <w:divBdr>
        <w:top w:val="none" w:sz="0" w:space="0" w:color="auto"/>
        <w:left w:val="none" w:sz="0" w:space="0" w:color="auto"/>
        <w:bottom w:val="none" w:sz="0" w:space="0" w:color="auto"/>
        <w:right w:val="none" w:sz="0" w:space="0" w:color="auto"/>
      </w:divBdr>
    </w:div>
    <w:div w:id="115686836">
      <w:bodyDiv w:val="1"/>
      <w:marLeft w:val="0"/>
      <w:marRight w:val="0"/>
      <w:marTop w:val="0"/>
      <w:marBottom w:val="0"/>
      <w:divBdr>
        <w:top w:val="none" w:sz="0" w:space="0" w:color="auto"/>
        <w:left w:val="none" w:sz="0" w:space="0" w:color="auto"/>
        <w:bottom w:val="none" w:sz="0" w:space="0" w:color="auto"/>
        <w:right w:val="none" w:sz="0" w:space="0" w:color="auto"/>
      </w:divBdr>
    </w:div>
    <w:div w:id="115947460">
      <w:bodyDiv w:val="1"/>
      <w:marLeft w:val="0"/>
      <w:marRight w:val="0"/>
      <w:marTop w:val="0"/>
      <w:marBottom w:val="0"/>
      <w:divBdr>
        <w:top w:val="none" w:sz="0" w:space="0" w:color="auto"/>
        <w:left w:val="none" w:sz="0" w:space="0" w:color="auto"/>
        <w:bottom w:val="none" w:sz="0" w:space="0" w:color="auto"/>
        <w:right w:val="none" w:sz="0" w:space="0" w:color="auto"/>
      </w:divBdr>
    </w:div>
    <w:div w:id="116065312">
      <w:bodyDiv w:val="1"/>
      <w:marLeft w:val="0"/>
      <w:marRight w:val="0"/>
      <w:marTop w:val="0"/>
      <w:marBottom w:val="0"/>
      <w:divBdr>
        <w:top w:val="none" w:sz="0" w:space="0" w:color="auto"/>
        <w:left w:val="none" w:sz="0" w:space="0" w:color="auto"/>
        <w:bottom w:val="none" w:sz="0" w:space="0" w:color="auto"/>
        <w:right w:val="none" w:sz="0" w:space="0" w:color="auto"/>
      </w:divBdr>
    </w:div>
    <w:div w:id="116879514">
      <w:bodyDiv w:val="1"/>
      <w:marLeft w:val="0"/>
      <w:marRight w:val="0"/>
      <w:marTop w:val="0"/>
      <w:marBottom w:val="0"/>
      <w:divBdr>
        <w:top w:val="none" w:sz="0" w:space="0" w:color="auto"/>
        <w:left w:val="none" w:sz="0" w:space="0" w:color="auto"/>
        <w:bottom w:val="none" w:sz="0" w:space="0" w:color="auto"/>
        <w:right w:val="none" w:sz="0" w:space="0" w:color="auto"/>
      </w:divBdr>
    </w:div>
    <w:div w:id="116998104">
      <w:bodyDiv w:val="1"/>
      <w:marLeft w:val="0"/>
      <w:marRight w:val="0"/>
      <w:marTop w:val="0"/>
      <w:marBottom w:val="0"/>
      <w:divBdr>
        <w:top w:val="none" w:sz="0" w:space="0" w:color="auto"/>
        <w:left w:val="none" w:sz="0" w:space="0" w:color="auto"/>
        <w:bottom w:val="none" w:sz="0" w:space="0" w:color="auto"/>
        <w:right w:val="none" w:sz="0" w:space="0" w:color="auto"/>
      </w:divBdr>
    </w:div>
    <w:div w:id="117140850">
      <w:bodyDiv w:val="1"/>
      <w:marLeft w:val="0"/>
      <w:marRight w:val="0"/>
      <w:marTop w:val="0"/>
      <w:marBottom w:val="0"/>
      <w:divBdr>
        <w:top w:val="none" w:sz="0" w:space="0" w:color="auto"/>
        <w:left w:val="none" w:sz="0" w:space="0" w:color="auto"/>
        <w:bottom w:val="none" w:sz="0" w:space="0" w:color="auto"/>
        <w:right w:val="none" w:sz="0" w:space="0" w:color="auto"/>
      </w:divBdr>
    </w:div>
    <w:div w:id="117378604">
      <w:bodyDiv w:val="1"/>
      <w:marLeft w:val="0"/>
      <w:marRight w:val="0"/>
      <w:marTop w:val="0"/>
      <w:marBottom w:val="0"/>
      <w:divBdr>
        <w:top w:val="none" w:sz="0" w:space="0" w:color="auto"/>
        <w:left w:val="none" w:sz="0" w:space="0" w:color="auto"/>
        <w:bottom w:val="none" w:sz="0" w:space="0" w:color="auto"/>
        <w:right w:val="none" w:sz="0" w:space="0" w:color="auto"/>
      </w:divBdr>
    </w:div>
    <w:div w:id="117455926">
      <w:bodyDiv w:val="1"/>
      <w:marLeft w:val="0"/>
      <w:marRight w:val="0"/>
      <w:marTop w:val="0"/>
      <w:marBottom w:val="0"/>
      <w:divBdr>
        <w:top w:val="none" w:sz="0" w:space="0" w:color="auto"/>
        <w:left w:val="none" w:sz="0" w:space="0" w:color="auto"/>
        <w:bottom w:val="none" w:sz="0" w:space="0" w:color="auto"/>
        <w:right w:val="none" w:sz="0" w:space="0" w:color="auto"/>
      </w:divBdr>
    </w:div>
    <w:div w:id="117456479">
      <w:bodyDiv w:val="1"/>
      <w:marLeft w:val="0"/>
      <w:marRight w:val="0"/>
      <w:marTop w:val="0"/>
      <w:marBottom w:val="0"/>
      <w:divBdr>
        <w:top w:val="none" w:sz="0" w:space="0" w:color="auto"/>
        <w:left w:val="none" w:sz="0" w:space="0" w:color="auto"/>
        <w:bottom w:val="none" w:sz="0" w:space="0" w:color="auto"/>
        <w:right w:val="none" w:sz="0" w:space="0" w:color="auto"/>
      </w:divBdr>
    </w:div>
    <w:div w:id="117769499">
      <w:bodyDiv w:val="1"/>
      <w:marLeft w:val="0"/>
      <w:marRight w:val="0"/>
      <w:marTop w:val="0"/>
      <w:marBottom w:val="0"/>
      <w:divBdr>
        <w:top w:val="none" w:sz="0" w:space="0" w:color="auto"/>
        <w:left w:val="none" w:sz="0" w:space="0" w:color="auto"/>
        <w:bottom w:val="none" w:sz="0" w:space="0" w:color="auto"/>
        <w:right w:val="none" w:sz="0" w:space="0" w:color="auto"/>
      </w:divBdr>
    </w:div>
    <w:div w:id="117795082">
      <w:bodyDiv w:val="1"/>
      <w:marLeft w:val="0"/>
      <w:marRight w:val="0"/>
      <w:marTop w:val="0"/>
      <w:marBottom w:val="0"/>
      <w:divBdr>
        <w:top w:val="none" w:sz="0" w:space="0" w:color="auto"/>
        <w:left w:val="none" w:sz="0" w:space="0" w:color="auto"/>
        <w:bottom w:val="none" w:sz="0" w:space="0" w:color="auto"/>
        <w:right w:val="none" w:sz="0" w:space="0" w:color="auto"/>
      </w:divBdr>
    </w:div>
    <w:div w:id="117800629">
      <w:bodyDiv w:val="1"/>
      <w:marLeft w:val="0"/>
      <w:marRight w:val="0"/>
      <w:marTop w:val="0"/>
      <w:marBottom w:val="0"/>
      <w:divBdr>
        <w:top w:val="none" w:sz="0" w:space="0" w:color="auto"/>
        <w:left w:val="none" w:sz="0" w:space="0" w:color="auto"/>
        <w:bottom w:val="none" w:sz="0" w:space="0" w:color="auto"/>
        <w:right w:val="none" w:sz="0" w:space="0" w:color="auto"/>
      </w:divBdr>
    </w:div>
    <w:div w:id="118113630">
      <w:bodyDiv w:val="1"/>
      <w:marLeft w:val="0"/>
      <w:marRight w:val="0"/>
      <w:marTop w:val="0"/>
      <w:marBottom w:val="0"/>
      <w:divBdr>
        <w:top w:val="none" w:sz="0" w:space="0" w:color="auto"/>
        <w:left w:val="none" w:sz="0" w:space="0" w:color="auto"/>
        <w:bottom w:val="none" w:sz="0" w:space="0" w:color="auto"/>
        <w:right w:val="none" w:sz="0" w:space="0" w:color="auto"/>
      </w:divBdr>
    </w:div>
    <w:div w:id="118257132">
      <w:bodyDiv w:val="1"/>
      <w:marLeft w:val="0"/>
      <w:marRight w:val="0"/>
      <w:marTop w:val="0"/>
      <w:marBottom w:val="0"/>
      <w:divBdr>
        <w:top w:val="none" w:sz="0" w:space="0" w:color="auto"/>
        <w:left w:val="none" w:sz="0" w:space="0" w:color="auto"/>
        <w:bottom w:val="none" w:sz="0" w:space="0" w:color="auto"/>
        <w:right w:val="none" w:sz="0" w:space="0" w:color="auto"/>
      </w:divBdr>
    </w:div>
    <w:div w:id="118844489">
      <w:bodyDiv w:val="1"/>
      <w:marLeft w:val="0"/>
      <w:marRight w:val="0"/>
      <w:marTop w:val="0"/>
      <w:marBottom w:val="0"/>
      <w:divBdr>
        <w:top w:val="none" w:sz="0" w:space="0" w:color="auto"/>
        <w:left w:val="none" w:sz="0" w:space="0" w:color="auto"/>
        <w:bottom w:val="none" w:sz="0" w:space="0" w:color="auto"/>
        <w:right w:val="none" w:sz="0" w:space="0" w:color="auto"/>
      </w:divBdr>
    </w:div>
    <w:div w:id="118845476">
      <w:bodyDiv w:val="1"/>
      <w:marLeft w:val="0"/>
      <w:marRight w:val="0"/>
      <w:marTop w:val="0"/>
      <w:marBottom w:val="0"/>
      <w:divBdr>
        <w:top w:val="none" w:sz="0" w:space="0" w:color="auto"/>
        <w:left w:val="none" w:sz="0" w:space="0" w:color="auto"/>
        <w:bottom w:val="none" w:sz="0" w:space="0" w:color="auto"/>
        <w:right w:val="none" w:sz="0" w:space="0" w:color="auto"/>
      </w:divBdr>
    </w:div>
    <w:div w:id="118885625">
      <w:bodyDiv w:val="1"/>
      <w:marLeft w:val="0"/>
      <w:marRight w:val="0"/>
      <w:marTop w:val="0"/>
      <w:marBottom w:val="0"/>
      <w:divBdr>
        <w:top w:val="none" w:sz="0" w:space="0" w:color="auto"/>
        <w:left w:val="none" w:sz="0" w:space="0" w:color="auto"/>
        <w:bottom w:val="none" w:sz="0" w:space="0" w:color="auto"/>
        <w:right w:val="none" w:sz="0" w:space="0" w:color="auto"/>
      </w:divBdr>
    </w:div>
    <w:div w:id="118956593">
      <w:bodyDiv w:val="1"/>
      <w:marLeft w:val="0"/>
      <w:marRight w:val="0"/>
      <w:marTop w:val="0"/>
      <w:marBottom w:val="0"/>
      <w:divBdr>
        <w:top w:val="none" w:sz="0" w:space="0" w:color="auto"/>
        <w:left w:val="none" w:sz="0" w:space="0" w:color="auto"/>
        <w:bottom w:val="none" w:sz="0" w:space="0" w:color="auto"/>
        <w:right w:val="none" w:sz="0" w:space="0" w:color="auto"/>
      </w:divBdr>
    </w:div>
    <w:div w:id="119228350">
      <w:bodyDiv w:val="1"/>
      <w:marLeft w:val="0"/>
      <w:marRight w:val="0"/>
      <w:marTop w:val="0"/>
      <w:marBottom w:val="0"/>
      <w:divBdr>
        <w:top w:val="none" w:sz="0" w:space="0" w:color="auto"/>
        <w:left w:val="none" w:sz="0" w:space="0" w:color="auto"/>
        <w:bottom w:val="none" w:sz="0" w:space="0" w:color="auto"/>
        <w:right w:val="none" w:sz="0" w:space="0" w:color="auto"/>
      </w:divBdr>
    </w:div>
    <w:div w:id="119341438">
      <w:bodyDiv w:val="1"/>
      <w:marLeft w:val="0"/>
      <w:marRight w:val="0"/>
      <w:marTop w:val="0"/>
      <w:marBottom w:val="0"/>
      <w:divBdr>
        <w:top w:val="none" w:sz="0" w:space="0" w:color="auto"/>
        <w:left w:val="none" w:sz="0" w:space="0" w:color="auto"/>
        <w:bottom w:val="none" w:sz="0" w:space="0" w:color="auto"/>
        <w:right w:val="none" w:sz="0" w:space="0" w:color="auto"/>
      </w:divBdr>
    </w:div>
    <w:div w:id="119349262">
      <w:bodyDiv w:val="1"/>
      <w:marLeft w:val="0"/>
      <w:marRight w:val="0"/>
      <w:marTop w:val="0"/>
      <w:marBottom w:val="0"/>
      <w:divBdr>
        <w:top w:val="none" w:sz="0" w:space="0" w:color="auto"/>
        <w:left w:val="none" w:sz="0" w:space="0" w:color="auto"/>
        <w:bottom w:val="none" w:sz="0" w:space="0" w:color="auto"/>
        <w:right w:val="none" w:sz="0" w:space="0" w:color="auto"/>
      </w:divBdr>
    </w:div>
    <w:div w:id="119422587">
      <w:bodyDiv w:val="1"/>
      <w:marLeft w:val="0"/>
      <w:marRight w:val="0"/>
      <w:marTop w:val="0"/>
      <w:marBottom w:val="0"/>
      <w:divBdr>
        <w:top w:val="none" w:sz="0" w:space="0" w:color="auto"/>
        <w:left w:val="none" w:sz="0" w:space="0" w:color="auto"/>
        <w:bottom w:val="none" w:sz="0" w:space="0" w:color="auto"/>
        <w:right w:val="none" w:sz="0" w:space="0" w:color="auto"/>
      </w:divBdr>
    </w:div>
    <w:div w:id="119811052">
      <w:bodyDiv w:val="1"/>
      <w:marLeft w:val="0"/>
      <w:marRight w:val="0"/>
      <w:marTop w:val="0"/>
      <w:marBottom w:val="0"/>
      <w:divBdr>
        <w:top w:val="none" w:sz="0" w:space="0" w:color="auto"/>
        <w:left w:val="none" w:sz="0" w:space="0" w:color="auto"/>
        <w:bottom w:val="none" w:sz="0" w:space="0" w:color="auto"/>
        <w:right w:val="none" w:sz="0" w:space="0" w:color="auto"/>
      </w:divBdr>
    </w:div>
    <w:div w:id="119884788">
      <w:bodyDiv w:val="1"/>
      <w:marLeft w:val="0"/>
      <w:marRight w:val="0"/>
      <w:marTop w:val="0"/>
      <w:marBottom w:val="0"/>
      <w:divBdr>
        <w:top w:val="none" w:sz="0" w:space="0" w:color="auto"/>
        <w:left w:val="none" w:sz="0" w:space="0" w:color="auto"/>
        <w:bottom w:val="none" w:sz="0" w:space="0" w:color="auto"/>
        <w:right w:val="none" w:sz="0" w:space="0" w:color="auto"/>
      </w:divBdr>
    </w:div>
    <w:div w:id="120154903">
      <w:bodyDiv w:val="1"/>
      <w:marLeft w:val="0"/>
      <w:marRight w:val="0"/>
      <w:marTop w:val="0"/>
      <w:marBottom w:val="0"/>
      <w:divBdr>
        <w:top w:val="none" w:sz="0" w:space="0" w:color="auto"/>
        <w:left w:val="none" w:sz="0" w:space="0" w:color="auto"/>
        <w:bottom w:val="none" w:sz="0" w:space="0" w:color="auto"/>
        <w:right w:val="none" w:sz="0" w:space="0" w:color="auto"/>
      </w:divBdr>
    </w:div>
    <w:div w:id="120196274">
      <w:bodyDiv w:val="1"/>
      <w:marLeft w:val="0"/>
      <w:marRight w:val="0"/>
      <w:marTop w:val="0"/>
      <w:marBottom w:val="0"/>
      <w:divBdr>
        <w:top w:val="none" w:sz="0" w:space="0" w:color="auto"/>
        <w:left w:val="none" w:sz="0" w:space="0" w:color="auto"/>
        <w:bottom w:val="none" w:sz="0" w:space="0" w:color="auto"/>
        <w:right w:val="none" w:sz="0" w:space="0" w:color="auto"/>
      </w:divBdr>
    </w:div>
    <w:div w:id="120196666">
      <w:bodyDiv w:val="1"/>
      <w:marLeft w:val="0"/>
      <w:marRight w:val="0"/>
      <w:marTop w:val="0"/>
      <w:marBottom w:val="0"/>
      <w:divBdr>
        <w:top w:val="none" w:sz="0" w:space="0" w:color="auto"/>
        <w:left w:val="none" w:sz="0" w:space="0" w:color="auto"/>
        <w:bottom w:val="none" w:sz="0" w:space="0" w:color="auto"/>
        <w:right w:val="none" w:sz="0" w:space="0" w:color="auto"/>
      </w:divBdr>
    </w:div>
    <w:div w:id="120199315">
      <w:bodyDiv w:val="1"/>
      <w:marLeft w:val="0"/>
      <w:marRight w:val="0"/>
      <w:marTop w:val="0"/>
      <w:marBottom w:val="0"/>
      <w:divBdr>
        <w:top w:val="none" w:sz="0" w:space="0" w:color="auto"/>
        <w:left w:val="none" w:sz="0" w:space="0" w:color="auto"/>
        <w:bottom w:val="none" w:sz="0" w:space="0" w:color="auto"/>
        <w:right w:val="none" w:sz="0" w:space="0" w:color="auto"/>
      </w:divBdr>
    </w:div>
    <w:div w:id="120391565">
      <w:bodyDiv w:val="1"/>
      <w:marLeft w:val="0"/>
      <w:marRight w:val="0"/>
      <w:marTop w:val="0"/>
      <w:marBottom w:val="0"/>
      <w:divBdr>
        <w:top w:val="none" w:sz="0" w:space="0" w:color="auto"/>
        <w:left w:val="none" w:sz="0" w:space="0" w:color="auto"/>
        <w:bottom w:val="none" w:sz="0" w:space="0" w:color="auto"/>
        <w:right w:val="none" w:sz="0" w:space="0" w:color="auto"/>
      </w:divBdr>
    </w:div>
    <w:div w:id="120468261">
      <w:bodyDiv w:val="1"/>
      <w:marLeft w:val="0"/>
      <w:marRight w:val="0"/>
      <w:marTop w:val="0"/>
      <w:marBottom w:val="0"/>
      <w:divBdr>
        <w:top w:val="none" w:sz="0" w:space="0" w:color="auto"/>
        <w:left w:val="none" w:sz="0" w:space="0" w:color="auto"/>
        <w:bottom w:val="none" w:sz="0" w:space="0" w:color="auto"/>
        <w:right w:val="none" w:sz="0" w:space="0" w:color="auto"/>
      </w:divBdr>
    </w:div>
    <w:div w:id="120612352">
      <w:bodyDiv w:val="1"/>
      <w:marLeft w:val="0"/>
      <w:marRight w:val="0"/>
      <w:marTop w:val="0"/>
      <w:marBottom w:val="0"/>
      <w:divBdr>
        <w:top w:val="none" w:sz="0" w:space="0" w:color="auto"/>
        <w:left w:val="none" w:sz="0" w:space="0" w:color="auto"/>
        <w:bottom w:val="none" w:sz="0" w:space="0" w:color="auto"/>
        <w:right w:val="none" w:sz="0" w:space="0" w:color="auto"/>
      </w:divBdr>
    </w:div>
    <w:div w:id="120617692">
      <w:bodyDiv w:val="1"/>
      <w:marLeft w:val="0"/>
      <w:marRight w:val="0"/>
      <w:marTop w:val="0"/>
      <w:marBottom w:val="0"/>
      <w:divBdr>
        <w:top w:val="none" w:sz="0" w:space="0" w:color="auto"/>
        <w:left w:val="none" w:sz="0" w:space="0" w:color="auto"/>
        <w:bottom w:val="none" w:sz="0" w:space="0" w:color="auto"/>
        <w:right w:val="none" w:sz="0" w:space="0" w:color="auto"/>
      </w:divBdr>
    </w:div>
    <w:div w:id="120808993">
      <w:bodyDiv w:val="1"/>
      <w:marLeft w:val="0"/>
      <w:marRight w:val="0"/>
      <w:marTop w:val="0"/>
      <w:marBottom w:val="0"/>
      <w:divBdr>
        <w:top w:val="none" w:sz="0" w:space="0" w:color="auto"/>
        <w:left w:val="none" w:sz="0" w:space="0" w:color="auto"/>
        <w:bottom w:val="none" w:sz="0" w:space="0" w:color="auto"/>
        <w:right w:val="none" w:sz="0" w:space="0" w:color="auto"/>
      </w:divBdr>
    </w:div>
    <w:div w:id="120850584">
      <w:bodyDiv w:val="1"/>
      <w:marLeft w:val="0"/>
      <w:marRight w:val="0"/>
      <w:marTop w:val="0"/>
      <w:marBottom w:val="0"/>
      <w:divBdr>
        <w:top w:val="none" w:sz="0" w:space="0" w:color="auto"/>
        <w:left w:val="none" w:sz="0" w:space="0" w:color="auto"/>
        <w:bottom w:val="none" w:sz="0" w:space="0" w:color="auto"/>
        <w:right w:val="none" w:sz="0" w:space="0" w:color="auto"/>
      </w:divBdr>
    </w:div>
    <w:div w:id="120920939">
      <w:bodyDiv w:val="1"/>
      <w:marLeft w:val="0"/>
      <w:marRight w:val="0"/>
      <w:marTop w:val="0"/>
      <w:marBottom w:val="0"/>
      <w:divBdr>
        <w:top w:val="none" w:sz="0" w:space="0" w:color="auto"/>
        <w:left w:val="none" w:sz="0" w:space="0" w:color="auto"/>
        <w:bottom w:val="none" w:sz="0" w:space="0" w:color="auto"/>
        <w:right w:val="none" w:sz="0" w:space="0" w:color="auto"/>
      </w:divBdr>
    </w:div>
    <w:div w:id="121004973">
      <w:bodyDiv w:val="1"/>
      <w:marLeft w:val="0"/>
      <w:marRight w:val="0"/>
      <w:marTop w:val="0"/>
      <w:marBottom w:val="0"/>
      <w:divBdr>
        <w:top w:val="none" w:sz="0" w:space="0" w:color="auto"/>
        <w:left w:val="none" w:sz="0" w:space="0" w:color="auto"/>
        <w:bottom w:val="none" w:sz="0" w:space="0" w:color="auto"/>
        <w:right w:val="none" w:sz="0" w:space="0" w:color="auto"/>
      </w:divBdr>
    </w:div>
    <w:div w:id="121194612">
      <w:bodyDiv w:val="1"/>
      <w:marLeft w:val="0"/>
      <w:marRight w:val="0"/>
      <w:marTop w:val="0"/>
      <w:marBottom w:val="0"/>
      <w:divBdr>
        <w:top w:val="none" w:sz="0" w:space="0" w:color="auto"/>
        <w:left w:val="none" w:sz="0" w:space="0" w:color="auto"/>
        <w:bottom w:val="none" w:sz="0" w:space="0" w:color="auto"/>
        <w:right w:val="none" w:sz="0" w:space="0" w:color="auto"/>
      </w:divBdr>
    </w:div>
    <w:div w:id="121461864">
      <w:bodyDiv w:val="1"/>
      <w:marLeft w:val="0"/>
      <w:marRight w:val="0"/>
      <w:marTop w:val="0"/>
      <w:marBottom w:val="0"/>
      <w:divBdr>
        <w:top w:val="none" w:sz="0" w:space="0" w:color="auto"/>
        <w:left w:val="none" w:sz="0" w:space="0" w:color="auto"/>
        <w:bottom w:val="none" w:sz="0" w:space="0" w:color="auto"/>
        <w:right w:val="none" w:sz="0" w:space="0" w:color="auto"/>
      </w:divBdr>
    </w:div>
    <w:div w:id="121727517">
      <w:bodyDiv w:val="1"/>
      <w:marLeft w:val="0"/>
      <w:marRight w:val="0"/>
      <w:marTop w:val="0"/>
      <w:marBottom w:val="0"/>
      <w:divBdr>
        <w:top w:val="none" w:sz="0" w:space="0" w:color="auto"/>
        <w:left w:val="none" w:sz="0" w:space="0" w:color="auto"/>
        <w:bottom w:val="none" w:sz="0" w:space="0" w:color="auto"/>
        <w:right w:val="none" w:sz="0" w:space="0" w:color="auto"/>
      </w:divBdr>
    </w:div>
    <w:div w:id="121853018">
      <w:bodyDiv w:val="1"/>
      <w:marLeft w:val="0"/>
      <w:marRight w:val="0"/>
      <w:marTop w:val="0"/>
      <w:marBottom w:val="0"/>
      <w:divBdr>
        <w:top w:val="none" w:sz="0" w:space="0" w:color="auto"/>
        <w:left w:val="none" w:sz="0" w:space="0" w:color="auto"/>
        <w:bottom w:val="none" w:sz="0" w:space="0" w:color="auto"/>
        <w:right w:val="none" w:sz="0" w:space="0" w:color="auto"/>
      </w:divBdr>
    </w:div>
    <w:div w:id="121966538">
      <w:bodyDiv w:val="1"/>
      <w:marLeft w:val="0"/>
      <w:marRight w:val="0"/>
      <w:marTop w:val="0"/>
      <w:marBottom w:val="0"/>
      <w:divBdr>
        <w:top w:val="none" w:sz="0" w:space="0" w:color="auto"/>
        <w:left w:val="none" w:sz="0" w:space="0" w:color="auto"/>
        <w:bottom w:val="none" w:sz="0" w:space="0" w:color="auto"/>
        <w:right w:val="none" w:sz="0" w:space="0" w:color="auto"/>
      </w:divBdr>
    </w:div>
    <w:div w:id="122046359">
      <w:bodyDiv w:val="1"/>
      <w:marLeft w:val="0"/>
      <w:marRight w:val="0"/>
      <w:marTop w:val="0"/>
      <w:marBottom w:val="0"/>
      <w:divBdr>
        <w:top w:val="none" w:sz="0" w:space="0" w:color="auto"/>
        <w:left w:val="none" w:sz="0" w:space="0" w:color="auto"/>
        <w:bottom w:val="none" w:sz="0" w:space="0" w:color="auto"/>
        <w:right w:val="none" w:sz="0" w:space="0" w:color="auto"/>
      </w:divBdr>
    </w:div>
    <w:div w:id="122121761">
      <w:bodyDiv w:val="1"/>
      <w:marLeft w:val="0"/>
      <w:marRight w:val="0"/>
      <w:marTop w:val="0"/>
      <w:marBottom w:val="0"/>
      <w:divBdr>
        <w:top w:val="none" w:sz="0" w:space="0" w:color="auto"/>
        <w:left w:val="none" w:sz="0" w:space="0" w:color="auto"/>
        <w:bottom w:val="none" w:sz="0" w:space="0" w:color="auto"/>
        <w:right w:val="none" w:sz="0" w:space="0" w:color="auto"/>
      </w:divBdr>
    </w:div>
    <w:div w:id="122310676">
      <w:bodyDiv w:val="1"/>
      <w:marLeft w:val="0"/>
      <w:marRight w:val="0"/>
      <w:marTop w:val="0"/>
      <w:marBottom w:val="0"/>
      <w:divBdr>
        <w:top w:val="none" w:sz="0" w:space="0" w:color="auto"/>
        <w:left w:val="none" w:sz="0" w:space="0" w:color="auto"/>
        <w:bottom w:val="none" w:sz="0" w:space="0" w:color="auto"/>
        <w:right w:val="none" w:sz="0" w:space="0" w:color="auto"/>
      </w:divBdr>
    </w:div>
    <w:div w:id="122582416">
      <w:bodyDiv w:val="1"/>
      <w:marLeft w:val="0"/>
      <w:marRight w:val="0"/>
      <w:marTop w:val="0"/>
      <w:marBottom w:val="0"/>
      <w:divBdr>
        <w:top w:val="none" w:sz="0" w:space="0" w:color="auto"/>
        <w:left w:val="none" w:sz="0" w:space="0" w:color="auto"/>
        <w:bottom w:val="none" w:sz="0" w:space="0" w:color="auto"/>
        <w:right w:val="none" w:sz="0" w:space="0" w:color="auto"/>
      </w:divBdr>
    </w:div>
    <w:div w:id="122582901">
      <w:bodyDiv w:val="1"/>
      <w:marLeft w:val="0"/>
      <w:marRight w:val="0"/>
      <w:marTop w:val="0"/>
      <w:marBottom w:val="0"/>
      <w:divBdr>
        <w:top w:val="none" w:sz="0" w:space="0" w:color="auto"/>
        <w:left w:val="none" w:sz="0" w:space="0" w:color="auto"/>
        <w:bottom w:val="none" w:sz="0" w:space="0" w:color="auto"/>
        <w:right w:val="none" w:sz="0" w:space="0" w:color="auto"/>
      </w:divBdr>
    </w:div>
    <w:div w:id="122971229">
      <w:bodyDiv w:val="1"/>
      <w:marLeft w:val="0"/>
      <w:marRight w:val="0"/>
      <w:marTop w:val="0"/>
      <w:marBottom w:val="0"/>
      <w:divBdr>
        <w:top w:val="none" w:sz="0" w:space="0" w:color="auto"/>
        <w:left w:val="none" w:sz="0" w:space="0" w:color="auto"/>
        <w:bottom w:val="none" w:sz="0" w:space="0" w:color="auto"/>
        <w:right w:val="none" w:sz="0" w:space="0" w:color="auto"/>
      </w:divBdr>
    </w:div>
    <w:div w:id="123087385">
      <w:bodyDiv w:val="1"/>
      <w:marLeft w:val="0"/>
      <w:marRight w:val="0"/>
      <w:marTop w:val="0"/>
      <w:marBottom w:val="0"/>
      <w:divBdr>
        <w:top w:val="none" w:sz="0" w:space="0" w:color="auto"/>
        <w:left w:val="none" w:sz="0" w:space="0" w:color="auto"/>
        <w:bottom w:val="none" w:sz="0" w:space="0" w:color="auto"/>
        <w:right w:val="none" w:sz="0" w:space="0" w:color="auto"/>
      </w:divBdr>
    </w:div>
    <w:div w:id="123231060">
      <w:bodyDiv w:val="1"/>
      <w:marLeft w:val="0"/>
      <w:marRight w:val="0"/>
      <w:marTop w:val="0"/>
      <w:marBottom w:val="0"/>
      <w:divBdr>
        <w:top w:val="none" w:sz="0" w:space="0" w:color="auto"/>
        <w:left w:val="none" w:sz="0" w:space="0" w:color="auto"/>
        <w:bottom w:val="none" w:sz="0" w:space="0" w:color="auto"/>
        <w:right w:val="none" w:sz="0" w:space="0" w:color="auto"/>
      </w:divBdr>
    </w:div>
    <w:div w:id="123233789">
      <w:bodyDiv w:val="1"/>
      <w:marLeft w:val="0"/>
      <w:marRight w:val="0"/>
      <w:marTop w:val="0"/>
      <w:marBottom w:val="0"/>
      <w:divBdr>
        <w:top w:val="none" w:sz="0" w:space="0" w:color="auto"/>
        <w:left w:val="none" w:sz="0" w:space="0" w:color="auto"/>
        <w:bottom w:val="none" w:sz="0" w:space="0" w:color="auto"/>
        <w:right w:val="none" w:sz="0" w:space="0" w:color="auto"/>
      </w:divBdr>
    </w:div>
    <w:div w:id="123619432">
      <w:bodyDiv w:val="1"/>
      <w:marLeft w:val="0"/>
      <w:marRight w:val="0"/>
      <w:marTop w:val="0"/>
      <w:marBottom w:val="0"/>
      <w:divBdr>
        <w:top w:val="none" w:sz="0" w:space="0" w:color="auto"/>
        <w:left w:val="none" w:sz="0" w:space="0" w:color="auto"/>
        <w:bottom w:val="none" w:sz="0" w:space="0" w:color="auto"/>
        <w:right w:val="none" w:sz="0" w:space="0" w:color="auto"/>
      </w:divBdr>
    </w:div>
    <w:div w:id="123931001">
      <w:bodyDiv w:val="1"/>
      <w:marLeft w:val="0"/>
      <w:marRight w:val="0"/>
      <w:marTop w:val="0"/>
      <w:marBottom w:val="0"/>
      <w:divBdr>
        <w:top w:val="none" w:sz="0" w:space="0" w:color="auto"/>
        <w:left w:val="none" w:sz="0" w:space="0" w:color="auto"/>
        <w:bottom w:val="none" w:sz="0" w:space="0" w:color="auto"/>
        <w:right w:val="none" w:sz="0" w:space="0" w:color="auto"/>
      </w:divBdr>
    </w:div>
    <w:div w:id="124010398">
      <w:bodyDiv w:val="1"/>
      <w:marLeft w:val="0"/>
      <w:marRight w:val="0"/>
      <w:marTop w:val="0"/>
      <w:marBottom w:val="0"/>
      <w:divBdr>
        <w:top w:val="none" w:sz="0" w:space="0" w:color="auto"/>
        <w:left w:val="none" w:sz="0" w:space="0" w:color="auto"/>
        <w:bottom w:val="none" w:sz="0" w:space="0" w:color="auto"/>
        <w:right w:val="none" w:sz="0" w:space="0" w:color="auto"/>
      </w:divBdr>
    </w:div>
    <w:div w:id="124126967">
      <w:bodyDiv w:val="1"/>
      <w:marLeft w:val="0"/>
      <w:marRight w:val="0"/>
      <w:marTop w:val="0"/>
      <w:marBottom w:val="0"/>
      <w:divBdr>
        <w:top w:val="none" w:sz="0" w:space="0" w:color="auto"/>
        <w:left w:val="none" w:sz="0" w:space="0" w:color="auto"/>
        <w:bottom w:val="none" w:sz="0" w:space="0" w:color="auto"/>
        <w:right w:val="none" w:sz="0" w:space="0" w:color="auto"/>
      </w:divBdr>
    </w:div>
    <w:div w:id="124322377">
      <w:bodyDiv w:val="1"/>
      <w:marLeft w:val="0"/>
      <w:marRight w:val="0"/>
      <w:marTop w:val="0"/>
      <w:marBottom w:val="0"/>
      <w:divBdr>
        <w:top w:val="none" w:sz="0" w:space="0" w:color="auto"/>
        <w:left w:val="none" w:sz="0" w:space="0" w:color="auto"/>
        <w:bottom w:val="none" w:sz="0" w:space="0" w:color="auto"/>
        <w:right w:val="none" w:sz="0" w:space="0" w:color="auto"/>
      </w:divBdr>
    </w:div>
    <w:div w:id="124398787">
      <w:bodyDiv w:val="1"/>
      <w:marLeft w:val="0"/>
      <w:marRight w:val="0"/>
      <w:marTop w:val="0"/>
      <w:marBottom w:val="0"/>
      <w:divBdr>
        <w:top w:val="none" w:sz="0" w:space="0" w:color="auto"/>
        <w:left w:val="none" w:sz="0" w:space="0" w:color="auto"/>
        <w:bottom w:val="none" w:sz="0" w:space="0" w:color="auto"/>
        <w:right w:val="none" w:sz="0" w:space="0" w:color="auto"/>
      </w:divBdr>
    </w:div>
    <w:div w:id="124541969">
      <w:bodyDiv w:val="1"/>
      <w:marLeft w:val="0"/>
      <w:marRight w:val="0"/>
      <w:marTop w:val="0"/>
      <w:marBottom w:val="0"/>
      <w:divBdr>
        <w:top w:val="none" w:sz="0" w:space="0" w:color="auto"/>
        <w:left w:val="none" w:sz="0" w:space="0" w:color="auto"/>
        <w:bottom w:val="none" w:sz="0" w:space="0" w:color="auto"/>
        <w:right w:val="none" w:sz="0" w:space="0" w:color="auto"/>
      </w:divBdr>
    </w:div>
    <w:div w:id="124665597">
      <w:bodyDiv w:val="1"/>
      <w:marLeft w:val="0"/>
      <w:marRight w:val="0"/>
      <w:marTop w:val="0"/>
      <w:marBottom w:val="0"/>
      <w:divBdr>
        <w:top w:val="none" w:sz="0" w:space="0" w:color="auto"/>
        <w:left w:val="none" w:sz="0" w:space="0" w:color="auto"/>
        <w:bottom w:val="none" w:sz="0" w:space="0" w:color="auto"/>
        <w:right w:val="none" w:sz="0" w:space="0" w:color="auto"/>
      </w:divBdr>
    </w:div>
    <w:div w:id="124927765">
      <w:bodyDiv w:val="1"/>
      <w:marLeft w:val="0"/>
      <w:marRight w:val="0"/>
      <w:marTop w:val="0"/>
      <w:marBottom w:val="0"/>
      <w:divBdr>
        <w:top w:val="none" w:sz="0" w:space="0" w:color="auto"/>
        <w:left w:val="none" w:sz="0" w:space="0" w:color="auto"/>
        <w:bottom w:val="none" w:sz="0" w:space="0" w:color="auto"/>
        <w:right w:val="none" w:sz="0" w:space="0" w:color="auto"/>
      </w:divBdr>
    </w:div>
    <w:div w:id="124935858">
      <w:bodyDiv w:val="1"/>
      <w:marLeft w:val="0"/>
      <w:marRight w:val="0"/>
      <w:marTop w:val="0"/>
      <w:marBottom w:val="0"/>
      <w:divBdr>
        <w:top w:val="none" w:sz="0" w:space="0" w:color="auto"/>
        <w:left w:val="none" w:sz="0" w:space="0" w:color="auto"/>
        <w:bottom w:val="none" w:sz="0" w:space="0" w:color="auto"/>
        <w:right w:val="none" w:sz="0" w:space="0" w:color="auto"/>
      </w:divBdr>
    </w:div>
    <w:div w:id="125049856">
      <w:bodyDiv w:val="1"/>
      <w:marLeft w:val="0"/>
      <w:marRight w:val="0"/>
      <w:marTop w:val="0"/>
      <w:marBottom w:val="0"/>
      <w:divBdr>
        <w:top w:val="none" w:sz="0" w:space="0" w:color="auto"/>
        <w:left w:val="none" w:sz="0" w:space="0" w:color="auto"/>
        <w:bottom w:val="none" w:sz="0" w:space="0" w:color="auto"/>
        <w:right w:val="none" w:sz="0" w:space="0" w:color="auto"/>
      </w:divBdr>
    </w:div>
    <w:div w:id="125050801">
      <w:bodyDiv w:val="1"/>
      <w:marLeft w:val="0"/>
      <w:marRight w:val="0"/>
      <w:marTop w:val="0"/>
      <w:marBottom w:val="0"/>
      <w:divBdr>
        <w:top w:val="none" w:sz="0" w:space="0" w:color="auto"/>
        <w:left w:val="none" w:sz="0" w:space="0" w:color="auto"/>
        <w:bottom w:val="none" w:sz="0" w:space="0" w:color="auto"/>
        <w:right w:val="none" w:sz="0" w:space="0" w:color="auto"/>
      </w:divBdr>
    </w:div>
    <w:div w:id="125239519">
      <w:bodyDiv w:val="1"/>
      <w:marLeft w:val="0"/>
      <w:marRight w:val="0"/>
      <w:marTop w:val="0"/>
      <w:marBottom w:val="0"/>
      <w:divBdr>
        <w:top w:val="none" w:sz="0" w:space="0" w:color="auto"/>
        <w:left w:val="none" w:sz="0" w:space="0" w:color="auto"/>
        <w:bottom w:val="none" w:sz="0" w:space="0" w:color="auto"/>
        <w:right w:val="none" w:sz="0" w:space="0" w:color="auto"/>
      </w:divBdr>
    </w:div>
    <w:div w:id="125243372">
      <w:bodyDiv w:val="1"/>
      <w:marLeft w:val="0"/>
      <w:marRight w:val="0"/>
      <w:marTop w:val="0"/>
      <w:marBottom w:val="0"/>
      <w:divBdr>
        <w:top w:val="none" w:sz="0" w:space="0" w:color="auto"/>
        <w:left w:val="none" w:sz="0" w:space="0" w:color="auto"/>
        <w:bottom w:val="none" w:sz="0" w:space="0" w:color="auto"/>
        <w:right w:val="none" w:sz="0" w:space="0" w:color="auto"/>
      </w:divBdr>
    </w:div>
    <w:div w:id="125390207">
      <w:bodyDiv w:val="1"/>
      <w:marLeft w:val="0"/>
      <w:marRight w:val="0"/>
      <w:marTop w:val="0"/>
      <w:marBottom w:val="0"/>
      <w:divBdr>
        <w:top w:val="none" w:sz="0" w:space="0" w:color="auto"/>
        <w:left w:val="none" w:sz="0" w:space="0" w:color="auto"/>
        <w:bottom w:val="none" w:sz="0" w:space="0" w:color="auto"/>
        <w:right w:val="none" w:sz="0" w:space="0" w:color="auto"/>
      </w:divBdr>
    </w:div>
    <w:div w:id="125589866">
      <w:bodyDiv w:val="1"/>
      <w:marLeft w:val="0"/>
      <w:marRight w:val="0"/>
      <w:marTop w:val="0"/>
      <w:marBottom w:val="0"/>
      <w:divBdr>
        <w:top w:val="none" w:sz="0" w:space="0" w:color="auto"/>
        <w:left w:val="none" w:sz="0" w:space="0" w:color="auto"/>
        <w:bottom w:val="none" w:sz="0" w:space="0" w:color="auto"/>
        <w:right w:val="none" w:sz="0" w:space="0" w:color="auto"/>
      </w:divBdr>
    </w:div>
    <w:div w:id="125780557">
      <w:bodyDiv w:val="1"/>
      <w:marLeft w:val="0"/>
      <w:marRight w:val="0"/>
      <w:marTop w:val="0"/>
      <w:marBottom w:val="0"/>
      <w:divBdr>
        <w:top w:val="none" w:sz="0" w:space="0" w:color="auto"/>
        <w:left w:val="none" w:sz="0" w:space="0" w:color="auto"/>
        <w:bottom w:val="none" w:sz="0" w:space="0" w:color="auto"/>
        <w:right w:val="none" w:sz="0" w:space="0" w:color="auto"/>
      </w:divBdr>
    </w:div>
    <w:div w:id="125785123">
      <w:bodyDiv w:val="1"/>
      <w:marLeft w:val="0"/>
      <w:marRight w:val="0"/>
      <w:marTop w:val="0"/>
      <w:marBottom w:val="0"/>
      <w:divBdr>
        <w:top w:val="none" w:sz="0" w:space="0" w:color="auto"/>
        <w:left w:val="none" w:sz="0" w:space="0" w:color="auto"/>
        <w:bottom w:val="none" w:sz="0" w:space="0" w:color="auto"/>
        <w:right w:val="none" w:sz="0" w:space="0" w:color="auto"/>
      </w:divBdr>
    </w:div>
    <w:div w:id="125860538">
      <w:bodyDiv w:val="1"/>
      <w:marLeft w:val="0"/>
      <w:marRight w:val="0"/>
      <w:marTop w:val="0"/>
      <w:marBottom w:val="0"/>
      <w:divBdr>
        <w:top w:val="none" w:sz="0" w:space="0" w:color="auto"/>
        <w:left w:val="none" w:sz="0" w:space="0" w:color="auto"/>
        <w:bottom w:val="none" w:sz="0" w:space="0" w:color="auto"/>
        <w:right w:val="none" w:sz="0" w:space="0" w:color="auto"/>
      </w:divBdr>
    </w:div>
    <w:div w:id="125899313">
      <w:bodyDiv w:val="1"/>
      <w:marLeft w:val="0"/>
      <w:marRight w:val="0"/>
      <w:marTop w:val="0"/>
      <w:marBottom w:val="0"/>
      <w:divBdr>
        <w:top w:val="none" w:sz="0" w:space="0" w:color="auto"/>
        <w:left w:val="none" w:sz="0" w:space="0" w:color="auto"/>
        <w:bottom w:val="none" w:sz="0" w:space="0" w:color="auto"/>
        <w:right w:val="none" w:sz="0" w:space="0" w:color="auto"/>
      </w:divBdr>
    </w:div>
    <w:div w:id="125902185">
      <w:bodyDiv w:val="1"/>
      <w:marLeft w:val="0"/>
      <w:marRight w:val="0"/>
      <w:marTop w:val="0"/>
      <w:marBottom w:val="0"/>
      <w:divBdr>
        <w:top w:val="none" w:sz="0" w:space="0" w:color="auto"/>
        <w:left w:val="none" w:sz="0" w:space="0" w:color="auto"/>
        <w:bottom w:val="none" w:sz="0" w:space="0" w:color="auto"/>
        <w:right w:val="none" w:sz="0" w:space="0" w:color="auto"/>
      </w:divBdr>
    </w:div>
    <w:div w:id="125976096">
      <w:bodyDiv w:val="1"/>
      <w:marLeft w:val="0"/>
      <w:marRight w:val="0"/>
      <w:marTop w:val="0"/>
      <w:marBottom w:val="0"/>
      <w:divBdr>
        <w:top w:val="none" w:sz="0" w:space="0" w:color="auto"/>
        <w:left w:val="none" w:sz="0" w:space="0" w:color="auto"/>
        <w:bottom w:val="none" w:sz="0" w:space="0" w:color="auto"/>
        <w:right w:val="none" w:sz="0" w:space="0" w:color="auto"/>
      </w:divBdr>
    </w:div>
    <w:div w:id="126053076">
      <w:bodyDiv w:val="1"/>
      <w:marLeft w:val="0"/>
      <w:marRight w:val="0"/>
      <w:marTop w:val="0"/>
      <w:marBottom w:val="0"/>
      <w:divBdr>
        <w:top w:val="none" w:sz="0" w:space="0" w:color="auto"/>
        <w:left w:val="none" w:sz="0" w:space="0" w:color="auto"/>
        <w:bottom w:val="none" w:sz="0" w:space="0" w:color="auto"/>
        <w:right w:val="none" w:sz="0" w:space="0" w:color="auto"/>
      </w:divBdr>
    </w:div>
    <w:div w:id="126239087">
      <w:bodyDiv w:val="1"/>
      <w:marLeft w:val="0"/>
      <w:marRight w:val="0"/>
      <w:marTop w:val="0"/>
      <w:marBottom w:val="0"/>
      <w:divBdr>
        <w:top w:val="none" w:sz="0" w:space="0" w:color="auto"/>
        <w:left w:val="none" w:sz="0" w:space="0" w:color="auto"/>
        <w:bottom w:val="none" w:sz="0" w:space="0" w:color="auto"/>
        <w:right w:val="none" w:sz="0" w:space="0" w:color="auto"/>
      </w:divBdr>
    </w:div>
    <w:div w:id="126431277">
      <w:bodyDiv w:val="1"/>
      <w:marLeft w:val="0"/>
      <w:marRight w:val="0"/>
      <w:marTop w:val="0"/>
      <w:marBottom w:val="0"/>
      <w:divBdr>
        <w:top w:val="none" w:sz="0" w:space="0" w:color="auto"/>
        <w:left w:val="none" w:sz="0" w:space="0" w:color="auto"/>
        <w:bottom w:val="none" w:sz="0" w:space="0" w:color="auto"/>
        <w:right w:val="none" w:sz="0" w:space="0" w:color="auto"/>
      </w:divBdr>
    </w:div>
    <w:div w:id="126627400">
      <w:bodyDiv w:val="1"/>
      <w:marLeft w:val="0"/>
      <w:marRight w:val="0"/>
      <w:marTop w:val="0"/>
      <w:marBottom w:val="0"/>
      <w:divBdr>
        <w:top w:val="none" w:sz="0" w:space="0" w:color="auto"/>
        <w:left w:val="none" w:sz="0" w:space="0" w:color="auto"/>
        <w:bottom w:val="none" w:sz="0" w:space="0" w:color="auto"/>
        <w:right w:val="none" w:sz="0" w:space="0" w:color="auto"/>
      </w:divBdr>
    </w:div>
    <w:div w:id="126632553">
      <w:bodyDiv w:val="1"/>
      <w:marLeft w:val="0"/>
      <w:marRight w:val="0"/>
      <w:marTop w:val="0"/>
      <w:marBottom w:val="0"/>
      <w:divBdr>
        <w:top w:val="none" w:sz="0" w:space="0" w:color="auto"/>
        <w:left w:val="none" w:sz="0" w:space="0" w:color="auto"/>
        <w:bottom w:val="none" w:sz="0" w:space="0" w:color="auto"/>
        <w:right w:val="none" w:sz="0" w:space="0" w:color="auto"/>
      </w:divBdr>
    </w:div>
    <w:div w:id="126702445">
      <w:bodyDiv w:val="1"/>
      <w:marLeft w:val="0"/>
      <w:marRight w:val="0"/>
      <w:marTop w:val="0"/>
      <w:marBottom w:val="0"/>
      <w:divBdr>
        <w:top w:val="none" w:sz="0" w:space="0" w:color="auto"/>
        <w:left w:val="none" w:sz="0" w:space="0" w:color="auto"/>
        <w:bottom w:val="none" w:sz="0" w:space="0" w:color="auto"/>
        <w:right w:val="none" w:sz="0" w:space="0" w:color="auto"/>
      </w:divBdr>
    </w:div>
    <w:div w:id="127360393">
      <w:bodyDiv w:val="1"/>
      <w:marLeft w:val="0"/>
      <w:marRight w:val="0"/>
      <w:marTop w:val="0"/>
      <w:marBottom w:val="0"/>
      <w:divBdr>
        <w:top w:val="none" w:sz="0" w:space="0" w:color="auto"/>
        <w:left w:val="none" w:sz="0" w:space="0" w:color="auto"/>
        <w:bottom w:val="none" w:sz="0" w:space="0" w:color="auto"/>
        <w:right w:val="none" w:sz="0" w:space="0" w:color="auto"/>
      </w:divBdr>
    </w:div>
    <w:div w:id="127362917">
      <w:bodyDiv w:val="1"/>
      <w:marLeft w:val="0"/>
      <w:marRight w:val="0"/>
      <w:marTop w:val="0"/>
      <w:marBottom w:val="0"/>
      <w:divBdr>
        <w:top w:val="none" w:sz="0" w:space="0" w:color="auto"/>
        <w:left w:val="none" w:sz="0" w:space="0" w:color="auto"/>
        <w:bottom w:val="none" w:sz="0" w:space="0" w:color="auto"/>
        <w:right w:val="none" w:sz="0" w:space="0" w:color="auto"/>
      </w:divBdr>
    </w:div>
    <w:div w:id="127478475">
      <w:bodyDiv w:val="1"/>
      <w:marLeft w:val="0"/>
      <w:marRight w:val="0"/>
      <w:marTop w:val="0"/>
      <w:marBottom w:val="0"/>
      <w:divBdr>
        <w:top w:val="none" w:sz="0" w:space="0" w:color="auto"/>
        <w:left w:val="none" w:sz="0" w:space="0" w:color="auto"/>
        <w:bottom w:val="none" w:sz="0" w:space="0" w:color="auto"/>
        <w:right w:val="none" w:sz="0" w:space="0" w:color="auto"/>
      </w:divBdr>
    </w:div>
    <w:div w:id="127629103">
      <w:bodyDiv w:val="1"/>
      <w:marLeft w:val="0"/>
      <w:marRight w:val="0"/>
      <w:marTop w:val="0"/>
      <w:marBottom w:val="0"/>
      <w:divBdr>
        <w:top w:val="none" w:sz="0" w:space="0" w:color="auto"/>
        <w:left w:val="none" w:sz="0" w:space="0" w:color="auto"/>
        <w:bottom w:val="none" w:sz="0" w:space="0" w:color="auto"/>
        <w:right w:val="none" w:sz="0" w:space="0" w:color="auto"/>
      </w:divBdr>
    </w:div>
    <w:div w:id="127867281">
      <w:bodyDiv w:val="1"/>
      <w:marLeft w:val="0"/>
      <w:marRight w:val="0"/>
      <w:marTop w:val="0"/>
      <w:marBottom w:val="0"/>
      <w:divBdr>
        <w:top w:val="none" w:sz="0" w:space="0" w:color="auto"/>
        <w:left w:val="none" w:sz="0" w:space="0" w:color="auto"/>
        <w:bottom w:val="none" w:sz="0" w:space="0" w:color="auto"/>
        <w:right w:val="none" w:sz="0" w:space="0" w:color="auto"/>
      </w:divBdr>
    </w:div>
    <w:div w:id="128018666">
      <w:bodyDiv w:val="1"/>
      <w:marLeft w:val="0"/>
      <w:marRight w:val="0"/>
      <w:marTop w:val="0"/>
      <w:marBottom w:val="0"/>
      <w:divBdr>
        <w:top w:val="none" w:sz="0" w:space="0" w:color="auto"/>
        <w:left w:val="none" w:sz="0" w:space="0" w:color="auto"/>
        <w:bottom w:val="none" w:sz="0" w:space="0" w:color="auto"/>
        <w:right w:val="none" w:sz="0" w:space="0" w:color="auto"/>
      </w:divBdr>
    </w:div>
    <w:div w:id="128517339">
      <w:bodyDiv w:val="1"/>
      <w:marLeft w:val="0"/>
      <w:marRight w:val="0"/>
      <w:marTop w:val="0"/>
      <w:marBottom w:val="0"/>
      <w:divBdr>
        <w:top w:val="none" w:sz="0" w:space="0" w:color="auto"/>
        <w:left w:val="none" w:sz="0" w:space="0" w:color="auto"/>
        <w:bottom w:val="none" w:sz="0" w:space="0" w:color="auto"/>
        <w:right w:val="none" w:sz="0" w:space="0" w:color="auto"/>
      </w:divBdr>
    </w:div>
    <w:div w:id="128598667">
      <w:bodyDiv w:val="1"/>
      <w:marLeft w:val="0"/>
      <w:marRight w:val="0"/>
      <w:marTop w:val="0"/>
      <w:marBottom w:val="0"/>
      <w:divBdr>
        <w:top w:val="none" w:sz="0" w:space="0" w:color="auto"/>
        <w:left w:val="none" w:sz="0" w:space="0" w:color="auto"/>
        <w:bottom w:val="none" w:sz="0" w:space="0" w:color="auto"/>
        <w:right w:val="none" w:sz="0" w:space="0" w:color="auto"/>
      </w:divBdr>
    </w:div>
    <w:div w:id="128980979">
      <w:bodyDiv w:val="1"/>
      <w:marLeft w:val="0"/>
      <w:marRight w:val="0"/>
      <w:marTop w:val="0"/>
      <w:marBottom w:val="0"/>
      <w:divBdr>
        <w:top w:val="none" w:sz="0" w:space="0" w:color="auto"/>
        <w:left w:val="none" w:sz="0" w:space="0" w:color="auto"/>
        <w:bottom w:val="none" w:sz="0" w:space="0" w:color="auto"/>
        <w:right w:val="none" w:sz="0" w:space="0" w:color="auto"/>
      </w:divBdr>
    </w:div>
    <w:div w:id="129060893">
      <w:bodyDiv w:val="1"/>
      <w:marLeft w:val="0"/>
      <w:marRight w:val="0"/>
      <w:marTop w:val="0"/>
      <w:marBottom w:val="0"/>
      <w:divBdr>
        <w:top w:val="none" w:sz="0" w:space="0" w:color="auto"/>
        <w:left w:val="none" w:sz="0" w:space="0" w:color="auto"/>
        <w:bottom w:val="none" w:sz="0" w:space="0" w:color="auto"/>
        <w:right w:val="none" w:sz="0" w:space="0" w:color="auto"/>
      </w:divBdr>
    </w:div>
    <w:div w:id="129177988">
      <w:bodyDiv w:val="1"/>
      <w:marLeft w:val="0"/>
      <w:marRight w:val="0"/>
      <w:marTop w:val="0"/>
      <w:marBottom w:val="0"/>
      <w:divBdr>
        <w:top w:val="none" w:sz="0" w:space="0" w:color="auto"/>
        <w:left w:val="none" w:sz="0" w:space="0" w:color="auto"/>
        <w:bottom w:val="none" w:sz="0" w:space="0" w:color="auto"/>
        <w:right w:val="none" w:sz="0" w:space="0" w:color="auto"/>
      </w:divBdr>
    </w:div>
    <w:div w:id="129248217">
      <w:bodyDiv w:val="1"/>
      <w:marLeft w:val="0"/>
      <w:marRight w:val="0"/>
      <w:marTop w:val="0"/>
      <w:marBottom w:val="0"/>
      <w:divBdr>
        <w:top w:val="none" w:sz="0" w:space="0" w:color="auto"/>
        <w:left w:val="none" w:sz="0" w:space="0" w:color="auto"/>
        <w:bottom w:val="none" w:sz="0" w:space="0" w:color="auto"/>
        <w:right w:val="none" w:sz="0" w:space="0" w:color="auto"/>
      </w:divBdr>
    </w:div>
    <w:div w:id="129326635">
      <w:bodyDiv w:val="1"/>
      <w:marLeft w:val="0"/>
      <w:marRight w:val="0"/>
      <w:marTop w:val="0"/>
      <w:marBottom w:val="0"/>
      <w:divBdr>
        <w:top w:val="none" w:sz="0" w:space="0" w:color="auto"/>
        <w:left w:val="none" w:sz="0" w:space="0" w:color="auto"/>
        <w:bottom w:val="none" w:sz="0" w:space="0" w:color="auto"/>
        <w:right w:val="none" w:sz="0" w:space="0" w:color="auto"/>
      </w:divBdr>
    </w:div>
    <w:div w:id="129439022">
      <w:bodyDiv w:val="1"/>
      <w:marLeft w:val="0"/>
      <w:marRight w:val="0"/>
      <w:marTop w:val="0"/>
      <w:marBottom w:val="0"/>
      <w:divBdr>
        <w:top w:val="none" w:sz="0" w:space="0" w:color="auto"/>
        <w:left w:val="none" w:sz="0" w:space="0" w:color="auto"/>
        <w:bottom w:val="none" w:sz="0" w:space="0" w:color="auto"/>
        <w:right w:val="none" w:sz="0" w:space="0" w:color="auto"/>
      </w:divBdr>
    </w:div>
    <w:div w:id="129637128">
      <w:bodyDiv w:val="1"/>
      <w:marLeft w:val="0"/>
      <w:marRight w:val="0"/>
      <w:marTop w:val="0"/>
      <w:marBottom w:val="0"/>
      <w:divBdr>
        <w:top w:val="none" w:sz="0" w:space="0" w:color="auto"/>
        <w:left w:val="none" w:sz="0" w:space="0" w:color="auto"/>
        <w:bottom w:val="none" w:sz="0" w:space="0" w:color="auto"/>
        <w:right w:val="none" w:sz="0" w:space="0" w:color="auto"/>
      </w:divBdr>
    </w:div>
    <w:div w:id="129904674">
      <w:bodyDiv w:val="1"/>
      <w:marLeft w:val="0"/>
      <w:marRight w:val="0"/>
      <w:marTop w:val="0"/>
      <w:marBottom w:val="0"/>
      <w:divBdr>
        <w:top w:val="none" w:sz="0" w:space="0" w:color="auto"/>
        <w:left w:val="none" w:sz="0" w:space="0" w:color="auto"/>
        <w:bottom w:val="none" w:sz="0" w:space="0" w:color="auto"/>
        <w:right w:val="none" w:sz="0" w:space="0" w:color="auto"/>
      </w:divBdr>
    </w:div>
    <w:div w:id="130173223">
      <w:bodyDiv w:val="1"/>
      <w:marLeft w:val="0"/>
      <w:marRight w:val="0"/>
      <w:marTop w:val="0"/>
      <w:marBottom w:val="0"/>
      <w:divBdr>
        <w:top w:val="none" w:sz="0" w:space="0" w:color="auto"/>
        <w:left w:val="none" w:sz="0" w:space="0" w:color="auto"/>
        <w:bottom w:val="none" w:sz="0" w:space="0" w:color="auto"/>
        <w:right w:val="none" w:sz="0" w:space="0" w:color="auto"/>
      </w:divBdr>
    </w:div>
    <w:div w:id="130638634">
      <w:bodyDiv w:val="1"/>
      <w:marLeft w:val="0"/>
      <w:marRight w:val="0"/>
      <w:marTop w:val="0"/>
      <w:marBottom w:val="0"/>
      <w:divBdr>
        <w:top w:val="none" w:sz="0" w:space="0" w:color="auto"/>
        <w:left w:val="none" w:sz="0" w:space="0" w:color="auto"/>
        <w:bottom w:val="none" w:sz="0" w:space="0" w:color="auto"/>
        <w:right w:val="none" w:sz="0" w:space="0" w:color="auto"/>
      </w:divBdr>
    </w:div>
    <w:div w:id="130906116">
      <w:bodyDiv w:val="1"/>
      <w:marLeft w:val="0"/>
      <w:marRight w:val="0"/>
      <w:marTop w:val="0"/>
      <w:marBottom w:val="0"/>
      <w:divBdr>
        <w:top w:val="none" w:sz="0" w:space="0" w:color="auto"/>
        <w:left w:val="none" w:sz="0" w:space="0" w:color="auto"/>
        <w:bottom w:val="none" w:sz="0" w:space="0" w:color="auto"/>
        <w:right w:val="none" w:sz="0" w:space="0" w:color="auto"/>
      </w:divBdr>
    </w:div>
    <w:div w:id="131027608">
      <w:bodyDiv w:val="1"/>
      <w:marLeft w:val="0"/>
      <w:marRight w:val="0"/>
      <w:marTop w:val="0"/>
      <w:marBottom w:val="0"/>
      <w:divBdr>
        <w:top w:val="none" w:sz="0" w:space="0" w:color="auto"/>
        <w:left w:val="none" w:sz="0" w:space="0" w:color="auto"/>
        <w:bottom w:val="none" w:sz="0" w:space="0" w:color="auto"/>
        <w:right w:val="none" w:sz="0" w:space="0" w:color="auto"/>
      </w:divBdr>
    </w:div>
    <w:div w:id="131556715">
      <w:bodyDiv w:val="1"/>
      <w:marLeft w:val="0"/>
      <w:marRight w:val="0"/>
      <w:marTop w:val="0"/>
      <w:marBottom w:val="0"/>
      <w:divBdr>
        <w:top w:val="none" w:sz="0" w:space="0" w:color="auto"/>
        <w:left w:val="none" w:sz="0" w:space="0" w:color="auto"/>
        <w:bottom w:val="none" w:sz="0" w:space="0" w:color="auto"/>
        <w:right w:val="none" w:sz="0" w:space="0" w:color="auto"/>
      </w:divBdr>
    </w:div>
    <w:div w:id="131673993">
      <w:bodyDiv w:val="1"/>
      <w:marLeft w:val="0"/>
      <w:marRight w:val="0"/>
      <w:marTop w:val="0"/>
      <w:marBottom w:val="0"/>
      <w:divBdr>
        <w:top w:val="none" w:sz="0" w:space="0" w:color="auto"/>
        <w:left w:val="none" w:sz="0" w:space="0" w:color="auto"/>
        <w:bottom w:val="none" w:sz="0" w:space="0" w:color="auto"/>
        <w:right w:val="none" w:sz="0" w:space="0" w:color="auto"/>
      </w:divBdr>
    </w:div>
    <w:div w:id="131674900">
      <w:bodyDiv w:val="1"/>
      <w:marLeft w:val="0"/>
      <w:marRight w:val="0"/>
      <w:marTop w:val="0"/>
      <w:marBottom w:val="0"/>
      <w:divBdr>
        <w:top w:val="none" w:sz="0" w:space="0" w:color="auto"/>
        <w:left w:val="none" w:sz="0" w:space="0" w:color="auto"/>
        <w:bottom w:val="none" w:sz="0" w:space="0" w:color="auto"/>
        <w:right w:val="none" w:sz="0" w:space="0" w:color="auto"/>
      </w:divBdr>
    </w:div>
    <w:div w:id="131867213">
      <w:bodyDiv w:val="1"/>
      <w:marLeft w:val="0"/>
      <w:marRight w:val="0"/>
      <w:marTop w:val="0"/>
      <w:marBottom w:val="0"/>
      <w:divBdr>
        <w:top w:val="none" w:sz="0" w:space="0" w:color="auto"/>
        <w:left w:val="none" w:sz="0" w:space="0" w:color="auto"/>
        <w:bottom w:val="none" w:sz="0" w:space="0" w:color="auto"/>
        <w:right w:val="none" w:sz="0" w:space="0" w:color="auto"/>
      </w:divBdr>
    </w:div>
    <w:div w:id="131944875">
      <w:bodyDiv w:val="1"/>
      <w:marLeft w:val="0"/>
      <w:marRight w:val="0"/>
      <w:marTop w:val="0"/>
      <w:marBottom w:val="0"/>
      <w:divBdr>
        <w:top w:val="none" w:sz="0" w:space="0" w:color="auto"/>
        <w:left w:val="none" w:sz="0" w:space="0" w:color="auto"/>
        <w:bottom w:val="none" w:sz="0" w:space="0" w:color="auto"/>
        <w:right w:val="none" w:sz="0" w:space="0" w:color="auto"/>
      </w:divBdr>
    </w:div>
    <w:div w:id="131946934">
      <w:bodyDiv w:val="1"/>
      <w:marLeft w:val="0"/>
      <w:marRight w:val="0"/>
      <w:marTop w:val="0"/>
      <w:marBottom w:val="0"/>
      <w:divBdr>
        <w:top w:val="none" w:sz="0" w:space="0" w:color="auto"/>
        <w:left w:val="none" w:sz="0" w:space="0" w:color="auto"/>
        <w:bottom w:val="none" w:sz="0" w:space="0" w:color="auto"/>
        <w:right w:val="none" w:sz="0" w:space="0" w:color="auto"/>
      </w:divBdr>
    </w:div>
    <w:div w:id="132062405">
      <w:bodyDiv w:val="1"/>
      <w:marLeft w:val="0"/>
      <w:marRight w:val="0"/>
      <w:marTop w:val="0"/>
      <w:marBottom w:val="0"/>
      <w:divBdr>
        <w:top w:val="none" w:sz="0" w:space="0" w:color="auto"/>
        <w:left w:val="none" w:sz="0" w:space="0" w:color="auto"/>
        <w:bottom w:val="none" w:sz="0" w:space="0" w:color="auto"/>
        <w:right w:val="none" w:sz="0" w:space="0" w:color="auto"/>
      </w:divBdr>
    </w:div>
    <w:div w:id="132253489">
      <w:bodyDiv w:val="1"/>
      <w:marLeft w:val="0"/>
      <w:marRight w:val="0"/>
      <w:marTop w:val="0"/>
      <w:marBottom w:val="0"/>
      <w:divBdr>
        <w:top w:val="none" w:sz="0" w:space="0" w:color="auto"/>
        <w:left w:val="none" w:sz="0" w:space="0" w:color="auto"/>
        <w:bottom w:val="none" w:sz="0" w:space="0" w:color="auto"/>
        <w:right w:val="none" w:sz="0" w:space="0" w:color="auto"/>
      </w:divBdr>
    </w:div>
    <w:div w:id="132407204">
      <w:bodyDiv w:val="1"/>
      <w:marLeft w:val="0"/>
      <w:marRight w:val="0"/>
      <w:marTop w:val="0"/>
      <w:marBottom w:val="0"/>
      <w:divBdr>
        <w:top w:val="none" w:sz="0" w:space="0" w:color="auto"/>
        <w:left w:val="none" w:sz="0" w:space="0" w:color="auto"/>
        <w:bottom w:val="none" w:sz="0" w:space="0" w:color="auto"/>
        <w:right w:val="none" w:sz="0" w:space="0" w:color="auto"/>
      </w:divBdr>
    </w:div>
    <w:div w:id="132722822">
      <w:bodyDiv w:val="1"/>
      <w:marLeft w:val="0"/>
      <w:marRight w:val="0"/>
      <w:marTop w:val="0"/>
      <w:marBottom w:val="0"/>
      <w:divBdr>
        <w:top w:val="none" w:sz="0" w:space="0" w:color="auto"/>
        <w:left w:val="none" w:sz="0" w:space="0" w:color="auto"/>
        <w:bottom w:val="none" w:sz="0" w:space="0" w:color="auto"/>
        <w:right w:val="none" w:sz="0" w:space="0" w:color="auto"/>
      </w:divBdr>
    </w:div>
    <w:div w:id="133331706">
      <w:bodyDiv w:val="1"/>
      <w:marLeft w:val="0"/>
      <w:marRight w:val="0"/>
      <w:marTop w:val="0"/>
      <w:marBottom w:val="0"/>
      <w:divBdr>
        <w:top w:val="none" w:sz="0" w:space="0" w:color="auto"/>
        <w:left w:val="none" w:sz="0" w:space="0" w:color="auto"/>
        <w:bottom w:val="none" w:sz="0" w:space="0" w:color="auto"/>
        <w:right w:val="none" w:sz="0" w:space="0" w:color="auto"/>
      </w:divBdr>
    </w:div>
    <w:div w:id="134109426">
      <w:bodyDiv w:val="1"/>
      <w:marLeft w:val="0"/>
      <w:marRight w:val="0"/>
      <w:marTop w:val="0"/>
      <w:marBottom w:val="0"/>
      <w:divBdr>
        <w:top w:val="none" w:sz="0" w:space="0" w:color="auto"/>
        <w:left w:val="none" w:sz="0" w:space="0" w:color="auto"/>
        <w:bottom w:val="none" w:sz="0" w:space="0" w:color="auto"/>
        <w:right w:val="none" w:sz="0" w:space="0" w:color="auto"/>
      </w:divBdr>
    </w:div>
    <w:div w:id="134416125">
      <w:bodyDiv w:val="1"/>
      <w:marLeft w:val="0"/>
      <w:marRight w:val="0"/>
      <w:marTop w:val="0"/>
      <w:marBottom w:val="0"/>
      <w:divBdr>
        <w:top w:val="none" w:sz="0" w:space="0" w:color="auto"/>
        <w:left w:val="none" w:sz="0" w:space="0" w:color="auto"/>
        <w:bottom w:val="none" w:sz="0" w:space="0" w:color="auto"/>
        <w:right w:val="none" w:sz="0" w:space="0" w:color="auto"/>
      </w:divBdr>
    </w:div>
    <w:div w:id="134638769">
      <w:bodyDiv w:val="1"/>
      <w:marLeft w:val="0"/>
      <w:marRight w:val="0"/>
      <w:marTop w:val="0"/>
      <w:marBottom w:val="0"/>
      <w:divBdr>
        <w:top w:val="none" w:sz="0" w:space="0" w:color="auto"/>
        <w:left w:val="none" w:sz="0" w:space="0" w:color="auto"/>
        <w:bottom w:val="none" w:sz="0" w:space="0" w:color="auto"/>
        <w:right w:val="none" w:sz="0" w:space="0" w:color="auto"/>
      </w:divBdr>
    </w:div>
    <w:div w:id="134954964">
      <w:bodyDiv w:val="1"/>
      <w:marLeft w:val="0"/>
      <w:marRight w:val="0"/>
      <w:marTop w:val="0"/>
      <w:marBottom w:val="0"/>
      <w:divBdr>
        <w:top w:val="none" w:sz="0" w:space="0" w:color="auto"/>
        <w:left w:val="none" w:sz="0" w:space="0" w:color="auto"/>
        <w:bottom w:val="none" w:sz="0" w:space="0" w:color="auto"/>
        <w:right w:val="none" w:sz="0" w:space="0" w:color="auto"/>
      </w:divBdr>
    </w:div>
    <w:div w:id="135266330">
      <w:bodyDiv w:val="1"/>
      <w:marLeft w:val="0"/>
      <w:marRight w:val="0"/>
      <w:marTop w:val="0"/>
      <w:marBottom w:val="0"/>
      <w:divBdr>
        <w:top w:val="none" w:sz="0" w:space="0" w:color="auto"/>
        <w:left w:val="none" w:sz="0" w:space="0" w:color="auto"/>
        <w:bottom w:val="none" w:sz="0" w:space="0" w:color="auto"/>
        <w:right w:val="none" w:sz="0" w:space="0" w:color="auto"/>
      </w:divBdr>
    </w:div>
    <w:div w:id="135266428">
      <w:bodyDiv w:val="1"/>
      <w:marLeft w:val="0"/>
      <w:marRight w:val="0"/>
      <w:marTop w:val="0"/>
      <w:marBottom w:val="0"/>
      <w:divBdr>
        <w:top w:val="none" w:sz="0" w:space="0" w:color="auto"/>
        <w:left w:val="none" w:sz="0" w:space="0" w:color="auto"/>
        <w:bottom w:val="none" w:sz="0" w:space="0" w:color="auto"/>
        <w:right w:val="none" w:sz="0" w:space="0" w:color="auto"/>
      </w:divBdr>
    </w:div>
    <w:div w:id="135605443">
      <w:bodyDiv w:val="1"/>
      <w:marLeft w:val="0"/>
      <w:marRight w:val="0"/>
      <w:marTop w:val="0"/>
      <w:marBottom w:val="0"/>
      <w:divBdr>
        <w:top w:val="none" w:sz="0" w:space="0" w:color="auto"/>
        <w:left w:val="none" w:sz="0" w:space="0" w:color="auto"/>
        <w:bottom w:val="none" w:sz="0" w:space="0" w:color="auto"/>
        <w:right w:val="none" w:sz="0" w:space="0" w:color="auto"/>
      </w:divBdr>
    </w:div>
    <w:div w:id="135683811">
      <w:bodyDiv w:val="1"/>
      <w:marLeft w:val="0"/>
      <w:marRight w:val="0"/>
      <w:marTop w:val="0"/>
      <w:marBottom w:val="0"/>
      <w:divBdr>
        <w:top w:val="none" w:sz="0" w:space="0" w:color="auto"/>
        <w:left w:val="none" w:sz="0" w:space="0" w:color="auto"/>
        <w:bottom w:val="none" w:sz="0" w:space="0" w:color="auto"/>
        <w:right w:val="none" w:sz="0" w:space="0" w:color="auto"/>
      </w:divBdr>
    </w:div>
    <w:div w:id="135800593">
      <w:bodyDiv w:val="1"/>
      <w:marLeft w:val="0"/>
      <w:marRight w:val="0"/>
      <w:marTop w:val="0"/>
      <w:marBottom w:val="0"/>
      <w:divBdr>
        <w:top w:val="none" w:sz="0" w:space="0" w:color="auto"/>
        <w:left w:val="none" w:sz="0" w:space="0" w:color="auto"/>
        <w:bottom w:val="none" w:sz="0" w:space="0" w:color="auto"/>
        <w:right w:val="none" w:sz="0" w:space="0" w:color="auto"/>
      </w:divBdr>
    </w:div>
    <w:div w:id="136193990">
      <w:bodyDiv w:val="1"/>
      <w:marLeft w:val="0"/>
      <w:marRight w:val="0"/>
      <w:marTop w:val="0"/>
      <w:marBottom w:val="0"/>
      <w:divBdr>
        <w:top w:val="none" w:sz="0" w:space="0" w:color="auto"/>
        <w:left w:val="none" w:sz="0" w:space="0" w:color="auto"/>
        <w:bottom w:val="none" w:sz="0" w:space="0" w:color="auto"/>
        <w:right w:val="none" w:sz="0" w:space="0" w:color="auto"/>
      </w:divBdr>
    </w:div>
    <w:div w:id="136532024">
      <w:bodyDiv w:val="1"/>
      <w:marLeft w:val="0"/>
      <w:marRight w:val="0"/>
      <w:marTop w:val="0"/>
      <w:marBottom w:val="0"/>
      <w:divBdr>
        <w:top w:val="none" w:sz="0" w:space="0" w:color="auto"/>
        <w:left w:val="none" w:sz="0" w:space="0" w:color="auto"/>
        <w:bottom w:val="none" w:sz="0" w:space="0" w:color="auto"/>
        <w:right w:val="none" w:sz="0" w:space="0" w:color="auto"/>
      </w:divBdr>
    </w:div>
    <w:div w:id="136579078">
      <w:bodyDiv w:val="1"/>
      <w:marLeft w:val="0"/>
      <w:marRight w:val="0"/>
      <w:marTop w:val="0"/>
      <w:marBottom w:val="0"/>
      <w:divBdr>
        <w:top w:val="none" w:sz="0" w:space="0" w:color="auto"/>
        <w:left w:val="none" w:sz="0" w:space="0" w:color="auto"/>
        <w:bottom w:val="none" w:sz="0" w:space="0" w:color="auto"/>
        <w:right w:val="none" w:sz="0" w:space="0" w:color="auto"/>
      </w:divBdr>
    </w:div>
    <w:div w:id="136729385">
      <w:bodyDiv w:val="1"/>
      <w:marLeft w:val="0"/>
      <w:marRight w:val="0"/>
      <w:marTop w:val="0"/>
      <w:marBottom w:val="0"/>
      <w:divBdr>
        <w:top w:val="none" w:sz="0" w:space="0" w:color="auto"/>
        <w:left w:val="none" w:sz="0" w:space="0" w:color="auto"/>
        <w:bottom w:val="none" w:sz="0" w:space="0" w:color="auto"/>
        <w:right w:val="none" w:sz="0" w:space="0" w:color="auto"/>
      </w:divBdr>
    </w:div>
    <w:div w:id="137234376">
      <w:bodyDiv w:val="1"/>
      <w:marLeft w:val="0"/>
      <w:marRight w:val="0"/>
      <w:marTop w:val="0"/>
      <w:marBottom w:val="0"/>
      <w:divBdr>
        <w:top w:val="none" w:sz="0" w:space="0" w:color="auto"/>
        <w:left w:val="none" w:sz="0" w:space="0" w:color="auto"/>
        <w:bottom w:val="none" w:sz="0" w:space="0" w:color="auto"/>
        <w:right w:val="none" w:sz="0" w:space="0" w:color="auto"/>
      </w:divBdr>
    </w:div>
    <w:div w:id="137382819">
      <w:bodyDiv w:val="1"/>
      <w:marLeft w:val="0"/>
      <w:marRight w:val="0"/>
      <w:marTop w:val="0"/>
      <w:marBottom w:val="0"/>
      <w:divBdr>
        <w:top w:val="none" w:sz="0" w:space="0" w:color="auto"/>
        <w:left w:val="none" w:sz="0" w:space="0" w:color="auto"/>
        <w:bottom w:val="none" w:sz="0" w:space="0" w:color="auto"/>
        <w:right w:val="none" w:sz="0" w:space="0" w:color="auto"/>
      </w:divBdr>
    </w:div>
    <w:div w:id="137571055">
      <w:bodyDiv w:val="1"/>
      <w:marLeft w:val="0"/>
      <w:marRight w:val="0"/>
      <w:marTop w:val="0"/>
      <w:marBottom w:val="0"/>
      <w:divBdr>
        <w:top w:val="none" w:sz="0" w:space="0" w:color="auto"/>
        <w:left w:val="none" w:sz="0" w:space="0" w:color="auto"/>
        <w:bottom w:val="none" w:sz="0" w:space="0" w:color="auto"/>
        <w:right w:val="none" w:sz="0" w:space="0" w:color="auto"/>
      </w:divBdr>
    </w:div>
    <w:div w:id="137764262">
      <w:bodyDiv w:val="1"/>
      <w:marLeft w:val="0"/>
      <w:marRight w:val="0"/>
      <w:marTop w:val="0"/>
      <w:marBottom w:val="0"/>
      <w:divBdr>
        <w:top w:val="none" w:sz="0" w:space="0" w:color="auto"/>
        <w:left w:val="none" w:sz="0" w:space="0" w:color="auto"/>
        <w:bottom w:val="none" w:sz="0" w:space="0" w:color="auto"/>
        <w:right w:val="none" w:sz="0" w:space="0" w:color="auto"/>
      </w:divBdr>
    </w:div>
    <w:div w:id="137764594">
      <w:bodyDiv w:val="1"/>
      <w:marLeft w:val="0"/>
      <w:marRight w:val="0"/>
      <w:marTop w:val="0"/>
      <w:marBottom w:val="0"/>
      <w:divBdr>
        <w:top w:val="none" w:sz="0" w:space="0" w:color="auto"/>
        <w:left w:val="none" w:sz="0" w:space="0" w:color="auto"/>
        <w:bottom w:val="none" w:sz="0" w:space="0" w:color="auto"/>
        <w:right w:val="none" w:sz="0" w:space="0" w:color="auto"/>
      </w:divBdr>
    </w:div>
    <w:div w:id="137767482">
      <w:bodyDiv w:val="1"/>
      <w:marLeft w:val="0"/>
      <w:marRight w:val="0"/>
      <w:marTop w:val="0"/>
      <w:marBottom w:val="0"/>
      <w:divBdr>
        <w:top w:val="none" w:sz="0" w:space="0" w:color="auto"/>
        <w:left w:val="none" w:sz="0" w:space="0" w:color="auto"/>
        <w:bottom w:val="none" w:sz="0" w:space="0" w:color="auto"/>
        <w:right w:val="none" w:sz="0" w:space="0" w:color="auto"/>
      </w:divBdr>
    </w:div>
    <w:div w:id="137843526">
      <w:bodyDiv w:val="1"/>
      <w:marLeft w:val="0"/>
      <w:marRight w:val="0"/>
      <w:marTop w:val="0"/>
      <w:marBottom w:val="0"/>
      <w:divBdr>
        <w:top w:val="none" w:sz="0" w:space="0" w:color="auto"/>
        <w:left w:val="none" w:sz="0" w:space="0" w:color="auto"/>
        <w:bottom w:val="none" w:sz="0" w:space="0" w:color="auto"/>
        <w:right w:val="none" w:sz="0" w:space="0" w:color="auto"/>
      </w:divBdr>
    </w:div>
    <w:div w:id="137917353">
      <w:bodyDiv w:val="1"/>
      <w:marLeft w:val="0"/>
      <w:marRight w:val="0"/>
      <w:marTop w:val="0"/>
      <w:marBottom w:val="0"/>
      <w:divBdr>
        <w:top w:val="none" w:sz="0" w:space="0" w:color="auto"/>
        <w:left w:val="none" w:sz="0" w:space="0" w:color="auto"/>
        <w:bottom w:val="none" w:sz="0" w:space="0" w:color="auto"/>
        <w:right w:val="none" w:sz="0" w:space="0" w:color="auto"/>
      </w:divBdr>
    </w:div>
    <w:div w:id="137964683">
      <w:bodyDiv w:val="1"/>
      <w:marLeft w:val="0"/>
      <w:marRight w:val="0"/>
      <w:marTop w:val="0"/>
      <w:marBottom w:val="0"/>
      <w:divBdr>
        <w:top w:val="none" w:sz="0" w:space="0" w:color="auto"/>
        <w:left w:val="none" w:sz="0" w:space="0" w:color="auto"/>
        <w:bottom w:val="none" w:sz="0" w:space="0" w:color="auto"/>
        <w:right w:val="none" w:sz="0" w:space="0" w:color="auto"/>
      </w:divBdr>
    </w:div>
    <w:div w:id="138233118">
      <w:bodyDiv w:val="1"/>
      <w:marLeft w:val="0"/>
      <w:marRight w:val="0"/>
      <w:marTop w:val="0"/>
      <w:marBottom w:val="0"/>
      <w:divBdr>
        <w:top w:val="none" w:sz="0" w:space="0" w:color="auto"/>
        <w:left w:val="none" w:sz="0" w:space="0" w:color="auto"/>
        <w:bottom w:val="none" w:sz="0" w:space="0" w:color="auto"/>
        <w:right w:val="none" w:sz="0" w:space="0" w:color="auto"/>
      </w:divBdr>
    </w:div>
    <w:div w:id="138543279">
      <w:bodyDiv w:val="1"/>
      <w:marLeft w:val="0"/>
      <w:marRight w:val="0"/>
      <w:marTop w:val="0"/>
      <w:marBottom w:val="0"/>
      <w:divBdr>
        <w:top w:val="none" w:sz="0" w:space="0" w:color="auto"/>
        <w:left w:val="none" w:sz="0" w:space="0" w:color="auto"/>
        <w:bottom w:val="none" w:sz="0" w:space="0" w:color="auto"/>
        <w:right w:val="none" w:sz="0" w:space="0" w:color="auto"/>
      </w:divBdr>
    </w:div>
    <w:div w:id="138619021">
      <w:bodyDiv w:val="1"/>
      <w:marLeft w:val="0"/>
      <w:marRight w:val="0"/>
      <w:marTop w:val="0"/>
      <w:marBottom w:val="0"/>
      <w:divBdr>
        <w:top w:val="none" w:sz="0" w:space="0" w:color="auto"/>
        <w:left w:val="none" w:sz="0" w:space="0" w:color="auto"/>
        <w:bottom w:val="none" w:sz="0" w:space="0" w:color="auto"/>
        <w:right w:val="none" w:sz="0" w:space="0" w:color="auto"/>
      </w:divBdr>
    </w:div>
    <w:div w:id="138688570">
      <w:bodyDiv w:val="1"/>
      <w:marLeft w:val="0"/>
      <w:marRight w:val="0"/>
      <w:marTop w:val="0"/>
      <w:marBottom w:val="0"/>
      <w:divBdr>
        <w:top w:val="none" w:sz="0" w:space="0" w:color="auto"/>
        <w:left w:val="none" w:sz="0" w:space="0" w:color="auto"/>
        <w:bottom w:val="none" w:sz="0" w:space="0" w:color="auto"/>
        <w:right w:val="none" w:sz="0" w:space="0" w:color="auto"/>
      </w:divBdr>
    </w:div>
    <w:div w:id="138885434">
      <w:bodyDiv w:val="1"/>
      <w:marLeft w:val="0"/>
      <w:marRight w:val="0"/>
      <w:marTop w:val="0"/>
      <w:marBottom w:val="0"/>
      <w:divBdr>
        <w:top w:val="none" w:sz="0" w:space="0" w:color="auto"/>
        <w:left w:val="none" w:sz="0" w:space="0" w:color="auto"/>
        <w:bottom w:val="none" w:sz="0" w:space="0" w:color="auto"/>
        <w:right w:val="none" w:sz="0" w:space="0" w:color="auto"/>
      </w:divBdr>
    </w:div>
    <w:div w:id="138962890">
      <w:bodyDiv w:val="1"/>
      <w:marLeft w:val="0"/>
      <w:marRight w:val="0"/>
      <w:marTop w:val="0"/>
      <w:marBottom w:val="0"/>
      <w:divBdr>
        <w:top w:val="none" w:sz="0" w:space="0" w:color="auto"/>
        <w:left w:val="none" w:sz="0" w:space="0" w:color="auto"/>
        <w:bottom w:val="none" w:sz="0" w:space="0" w:color="auto"/>
        <w:right w:val="none" w:sz="0" w:space="0" w:color="auto"/>
      </w:divBdr>
    </w:div>
    <w:div w:id="139076712">
      <w:bodyDiv w:val="1"/>
      <w:marLeft w:val="0"/>
      <w:marRight w:val="0"/>
      <w:marTop w:val="0"/>
      <w:marBottom w:val="0"/>
      <w:divBdr>
        <w:top w:val="none" w:sz="0" w:space="0" w:color="auto"/>
        <w:left w:val="none" w:sz="0" w:space="0" w:color="auto"/>
        <w:bottom w:val="none" w:sz="0" w:space="0" w:color="auto"/>
        <w:right w:val="none" w:sz="0" w:space="0" w:color="auto"/>
      </w:divBdr>
    </w:div>
    <w:div w:id="139274991">
      <w:bodyDiv w:val="1"/>
      <w:marLeft w:val="0"/>
      <w:marRight w:val="0"/>
      <w:marTop w:val="0"/>
      <w:marBottom w:val="0"/>
      <w:divBdr>
        <w:top w:val="none" w:sz="0" w:space="0" w:color="auto"/>
        <w:left w:val="none" w:sz="0" w:space="0" w:color="auto"/>
        <w:bottom w:val="none" w:sz="0" w:space="0" w:color="auto"/>
        <w:right w:val="none" w:sz="0" w:space="0" w:color="auto"/>
      </w:divBdr>
    </w:div>
    <w:div w:id="139461916">
      <w:bodyDiv w:val="1"/>
      <w:marLeft w:val="0"/>
      <w:marRight w:val="0"/>
      <w:marTop w:val="0"/>
      <w:marBottom w:val="0"/>
      <w:divBdr>
        <w:top w:val="none" w:sz="0" w:space="0" w:color="auto"/>
        <w:left w:val="none" w:sz="0" w:space="0" w:color="auto"/>
        <w:bottom w:val="none" w:sz="0" w:space="0" w:color="auto"/>
        <w:right w:val="none" w:sz="0" w:space="0" w:color="auto"/>
      </w:divBdr>
    </w:div>
    <w:div w:id="139618863">
      <w:bodyDiv w:val="1"/>
      <w:marLeft w:val="0"/>
      <w:marRight w:val="0"/>
      <w:marTop w:val="0"/>
      <w:marBottom w:val="0"/>
      <w:divBdr>
        <w:top w:val="none" w:sz="0" w:space="0" w:color="auto"/>
        <w:left w:val="none" w:sz="0" w:space="0" w:color="auto"/>
        <w:bottom w:val="none" w:sz="0" w:space="0" w:color="auto"/>
        <w:right w:val="none" w:sz="0" w:space="0" w:color="auto"/>
      </w:divBdr>
    </w:div>
    <w:div w:id="139662715">
      <w:bodyDiv w:val="1"/>
      <w:marLeft w:val="0"/>
      <w:marRight w:val="0"/>
      <w:marTop w:val="0"/>
      <w:marBottom w:val="0"/>
      <w:divBdr>
        <w:top w:val="none" w:sz="0" w:space="0" w:color="auto"/>
        <w:left w:val="none" w:sz="0" w:space="0" w:color="auto"/>
        <w:bottom w:val="none" w:sz="0" w:space="0" w:color="auto"/>
        <w:right w:val="none" w:sz="0" w:space="0" w:color="auto"/>
      </w:divBdr>
    </w:div>
    <w:div w:id="139881054">
      <w:bodyDiv w:val="1"/>
      <w:marLeft w:val="0"/>
      <w:marRight w:val="0"/>
      <w:marTop w:val="0"/>
      <w:marBottom w:val="0"/>
      <w:divBdr>
        <w:top w:val="none" w:sz="0" w:space="0" w:color="auto"/>
        <w:left w:val="none" w:sz="0" w:space="0" w:color="auto"/>
        <w:bottom w:val="none" w:sz="0" w:space="0" w:color="auto"/>
        <w:right w:val="none" w:sz="0" w:space="0" w:color="auto"/>
      </w:divBdr>
    </w:div>
    <w:div w:id="139924570">
      <w:bodyDiv w:val="1"/>
      <w:marLeft w:val="0"/>
      <w:marRight w:val="0"/>
      <w:marTop w:val="0"/>
      <w:marBottom w:val="0"/>
      <w:divBdr>
        <w:top w:val="none" w:sz="0" w:space="0" w:color="auto"/>
        <w:left w:val="none" w:sz="0" w:space="0" w:color="auto"/>
        <w:bottom w:val="none" w:sz="0" w:space="0" w:color="auto"/>
        <w:right w:val="none" w:sz="0" w:space="0" w:color="auto"/>
      </w:divBdr>
    </w:div>
    <w:div w:id="140004788">
      <w:bodyDiv w:val="1"/>
      <w:marLeft w:val="0"/>
      <w:marRight w:val="0"/>
      <w:marTop w:val="0"/>
      <w:marBottom w:val="0"/>
      <w:divBdr>
        <w:top w:val="none" w:sz="0" w:space="0" w:color="auto"/>
        <w:left w:val="none" w:sz="0" w:space="0" w:color="auto"/>
        <w:bottom w:val="none" w:sz="0" w:space="0" w:color="auto"/>
        <w:right w:val="none" w:sz="0" w:space="0" w:color="auto"/>
      </w:divBdr>
    </w:div>
    <w:div w:id="140081312">
      <w:bodyDiv w:val="1"/>
      <w:marLeft w:val="0"/>
      <w:marRight w:val="0"/>
      <w:marTop w:val="0"/>
      <w:marBottom w:val="0"/>
      <w:divBdr>
        <w:top w:val="none" w:sz="0" w:space="0" w:color="auto"/>
        <w:left w:val="none" w:sz="0" w:space="0" w:color="auto"/>
        <w:bottom w:val="none" w:sz="0" w:space="0" w:color="auto"/>
        <w:right w:val="none" w:sz="0" w:space="0" w:color="auto"/>
      </w:divBdr>
    </w:div>
    <w:div w:id="140391705">
      <w:bodyDiv w:val="1"/>
      <w:marLeft w:val="0"/>
      <w:marRight w:val="0"/>
      <w:marTop w:val="0"/>
      <w:marBottom w:val="0"/>
      <w:divBdr>
        <w:top w:val="none" w:sz="0" w:space="0" w:color="auto"/>
        <w:left w:val="none" w:sz="0" w:space="0" w:color="auto"/>
        <w:bottom w:val="none" w:sz="0" w:space="0" w:color="auto"/>
        <w:right w:val="none" w:sz="0" w:space="0" w:color="auto"/>
      </w:divBdr>
    </w:div>
    <w:div w:id="140587001">
      <w:bodyDiv w:val="1"/>
      <w:marLeft w:val="0"/>
      <w:marRight w:val="0"/>
      <w:marTop w:val="0"/>
      <w:marBottom w:val="0"/>
      <w:divBdr>
        <w:top w:val="none" w:sz="0" w:space="0" w:color="auto"/>
        <w:left w:val="none" w:sz="0" w:space="0" w:color="auto"/>
        <w:bottom w:val="none" w:sz="0" w:space="0" w:color="auto"/>
        <w:right w:val="none" w:sz="0" w:space="0" w:color="auto"/>
      </w:divBdr>
    </w:div>
    <w:div w:id="140852640">
      <w:bodyDiv w:val="1"/>
      <w:marLeft w:val="0"/>
      <w:marRight w:val="0"/>
      <w:marTop w:val="0"/>
      <w:marBottom w:val="0"/>
      <w:divBdr>
        <w:top w:val="none" w:sz="0" w:space="0" w:color="auto"/>
        <w:left w:val="none" w:sz="0" w:space="0" w:color="auto"/>
        <w:bottom w:val="none" w:sz="0" w:space="0" w:color="auto"/>
        <w:right w:val="none" w:sz="0" w:space="0" w:color="auto"/>
      </w:divBdr>
    </w:div>
    <w:div w:id="140855605">
      <w:bodyDiv w:val="1"/>
      <w:marLeft w:val="0"/>
      <w:marRight w:val="0"/>
      <w:marTop w:val="0"/>
      <w:marBottom w:val="0"/>
      <w:divBdr>
        <w:top w:val="none" w:sz="0" w:space="0" w:color="auto"/>
        <w:left w:val="none" w:sz="0" w:space="0" w:color="auto"/>
        <w:bottom w:val="none" w:sz="0" w:space="0" w:color="auto"/>
        <w:right w:val="none" w:sz="0" w:space="0" w:color="auto"/>
      </w:divBdr>
    </w:div>
    <w:div w:id="140968541">
      <w:bodyDiv w:val="1"/>
      <w:marLeft w:val="0"/>
      <w:marRight w:val="0"/>
      <w:marTop w:val="0"/>
      <w:marBottom w:val="0"/>
      <w:divBdr>
        <w:top w:val="none" w:sz="0" w:space="0" w:color="auto"/>
        <w:left w:val="none" w:sz="0" w:space="0" w:color="auto"/>
        <w:bottom w:val="none" w:sz="0" w:space="0" w:color="auto"/>
        <w:right w:val="none" w:sz="0" w:space="0" w:color="auto"/>
      </w:divBdr>
    </w:div>
    <w:div w:id="141238802">
      <w:bodyDiv w:val="1"/>
      <w:marLeft w:val="0"/>
      <w:marRight w:val="0"/>
      <w:marTop w:val="0"/>
      <w:marBottom w:val="0"/>
      <w:divBdr>
        <w:top w:val="none" w:sz="0" w:space="0" w:color="auto"/>
        <w:left w:val="none" w:sz="0" w:space="0" w:color="auto"/>
        <w:bottom w:val="none" w:sz="0" w:space="0" w:color="auto"/>
        <w:right w:val="none" w:sz="0" w:space="0" w:color="auto"/>
      </w:divBdr>
    </w:div>
    <w:div w:id="141432556">
      <w:bodyDiv w:val="1"/>
      <w:marLeft w:val="0"/>
      <w:marRight w:val="0"/>
      <w:marTop w:val="0"/>
      <w:marBottom w:val="0"/>
      <w:divBdr>
        <w:top w:val="none" w:sz="0" w:space="0" w:color="auto"/>
        <w:left w:val="none" w:sz="0" w:space="0" w:color="auto"/>
        <w:bottom w:val="none" w:sz="0" w:space="0" w:color="auto"/>
        <w:right w:val="none" w:sz="0" w:space="0" w:color="auto"/>
      </w:divBdr>
    </w:div>
    <w:div w:id="141511056">
      <w:bodyDiv w:val="1"/>
      <w:marLeft w:val="0"/>
      <w:marRight w:val="0"/>
      <w:marTop w:val="0"/>
      <w:marBottom w:val="0"/>
      <w:divBdr>
        <w:top w:val="none" w:sz="0" w:space="0" w:color="auto"/>
        <w:left w:val="none" w:sz="0" w:space="0" w:color="auto"/>
        <w:bottom w:val="none" w:sz="0" w:space="0" w:color="auto"/>
        <w:right w:val="none" w:sz="0" w:space="0" w:color="auto"/>
      </w:divBdr>
    </w:div>
    <w:div w:id="141579783">
      <w:bodyDiv w:val="1"/>
      <w:marLeft w:val="0"/>
      <w:marRight w:val="0"/>
      <w:marTop w:val="0"/>
      <w:marBottom w:val="0"/>
      <w:divBdr>
        <w:top w:val="none" w:sz="0" w:space="0" w:color="auto"/>
        <w:left w:val="none" w:sz="0" w:space="0" w:color="auto"/>
        <w:bottom w:val="none" w:sz="0" w:space="0" w:color="auto"/>
        <w:right w:val="none" w:sz="0" w:space="0" w:color="auto"/>
      </w:divBdr>
    </w:div>
    <w:div w:id="141579985">
      <w:bodyDiv w:val="1"/>
      <w:marLeft w:val="0"/>
      <w:marRight w:val="0"/>
      <w:marTop w:val="0"/>
      <w:marBottom w:val="0"/>
      <w:divBdr>
        <w:top w:val="none" w:sz="0" w:space="0" w:color="auto"/>
        <w:left w:val="none" w:sz="0" w:space="0" w:color="auto"/>
        <w:bottom w:val="none" w:sz="0" w:space="0" w:color="auto"/>
        <w:right w:val="none" w:sz="0" w:space="0" w:color="auto"/>
      </w:divBdr>
    </w:div>
    <w:div w:id="141624739">
      <w:bodyDiv w:val="1"/>
      <w:marLeft w:val="0"/>
      <w:marRight w:val="0"/>
      <w:marTop w:val="0"/>
      <w:marBottom w:val="0"/>
      <w:divBdr>
        <w:top w:val="none" w:sz="0" w:space="0" w:color="auto"/>
        <w:left w:val="none" w:sz="0" w:space="0" w:color="auto"/>
        <w:bottom w:val="none" w:sz="0" w:space="0" w:color="auto"/>
        <w:right w:val="none" w:sz="0" w:space="0" w:color="auto"/>
      </w:divBdr>
    </w:div>
    <w:div w:id="141626913">
      <w:bodyDiv w:val="1"/>
      <w:marLeft w:val="0"/>
      <w:marRight w:val="0"/>
      <w:marTop w:val="0"/>
      <w:marBottom w:val="0"/>
      <w:divBdr>
        <w:top w:val="none" w:sz="0" w:space="0" w:color="auto"/>
        <w:left w:val="none" w:sz="0" w:space="0" w:color="auto"/>
        <w:bottom w:val="none" w:sz="0" w:space="0" w:color="auto"/>
        <w:right w:val="none" w:sz="0" w:space="0" w:color="auto"/>
      </w:divBdr>
    </w:div>
    <w:div w:id="141774420">
      <w:bodyDiv w:val="1"/>
      <w:marLeft w:val="0"/>
      <w:marRight w:val="0"/>
      <w:marTop w:val="0"/>
      <w:marBottom w:val="0"/>
      <w:divBdr>
        <w:top w:val="none" w:sz="0" w:space="0" w:color="auto"/>
        <w:left w:val="none" w:sz="0" w:space="0" w:color="auto"/>
        <w:bottom w:val="none" w:sz="0" w:space="0" w:color="auto"/>
        <w:right w:val="none" w:sz="0" w:space="0" w:color="auto"/>
      </w:divBdr>
    </w:div>
    <w:div w:id="141774542">
      <w:bodyDiv w:val="1"/>
      <w:marLeft w:val="0"/>
      <w:marRight w:val="0"/>
      <w:marTop w:val="0"/>
      <w:marBottom w:val="0"/>
      <w:divBdr>
        <w:top w:val="none" w:sz="0" w:space="0" w:color="auto"/>
        <w:left w:val="none" w:sz="0" w:space="0" w:color="auto"/>
        <w:bottom w:val="none" w:sz="0" w:space="0" w:color="auto"/>
        <w:right w:val="none" w:sz="0" w:space="0" w:color="auto"/>
      </w:divBdr>
    </w:div>
    <w:div w:id="141847507">
      <w:bodyDiv w:val="1"/>
      <w:marLeft w:val="0"/>
      <w:marRight w:val="0"/>
      <w:marTop w:val="0"/>
      <w:marBottom w:val="0"/>
      <w:divBdr>
        <w:top w:val="none" w:sz="0" w:space="0" w:color="auto"/>
        <w:left w:val="none" w:sz="0" w:space="0" w:color="auto"/>
        <w:bottom w:val="none" w:sz="0" w:space="0" w:color="auto"/>
        <w:right w:val="none" w:sz="0" w:space="0" w:color="auto"/>
      </w:divBdr>
    </w:div>
    <w:div w:id="141847959">
      <w:bodyDiv w:val="1"/>
      <w:marLeft w:val="0"/>
      <w:marRight w:val="0"/>
      <w:marTop w:val="0"/>
      <w:marBottom w:val="0"/>
      <w:divBdr>
        <w:top w:val="none" w:sz="0" w:space="0" w:color="auto"/>
        <w:left w:val="none" w:sz="0" w:space="0" w:color="auto"/>
        <w:bottom w:val="none" w:sz="0" w:space="0" w:color="auto"/>
        <w:right w:val="none" w:sz="0" w:space="0" w:color="auto"/>
      </w:divBdr>
    </w:div>
    <w:div w:id="142240652">
      <w:bodyDiv w:val="1"/>
      <w:marLeft w:val="0"/>
      <w:marRight w:val="0"/>
      <w:marTop w:val="0"/>
      <w:marBottom w:val="0"/>
      <w:divBdr>
        <w:top w:val="none" w:sz="0" w:space="0" w:color="auto"/>
        <w:left w:val="none" w:sz="0" w:space="0" w:color="auto"/>
        <w:bottom w:val="none" w:sz="0" w:space="0" w:color="auto"/>
        <w:right w:val="none" w:sz="0" w:space="0" w:color="auto"/>
      </w:divBdr>
    </w:div>
    <w:div w:id="142434214">
      <w:bodyDiv w:val="1"/>
      <w:marLeft w:val="0"/>
      <w:marRight w:val="0"/>
      <w:marTop w:val="0"/>
      <w:marBottom w:val="0"/>
      <w:divBdr>
        <w:top w:val="none" w:sz="0" w:space="0" w:color="auto"/>
        <w:left w:val="none" w:sz="0" w:space="0" w:color="auto"/>
        <w:bottom w:val="none" w:sz="0" w:space="0" w:color="auto"/>
        <w:right w:val="none" w:sz="0" w:space="0" w:color="auto"/>
      </w:divBdr>
    </w:div>
    <w:div w:id="142544909">
      <w:bodyDiv w:val="1"/>
      <w:marLeft w:val="0"/>
      <w:marRight w:val="0"/>
      <w:marTop w:val="0"/>
      <w:marBottom w:val="0"/>
      <w:divBdr>
        <w:top w:val="none" w:sz="0" w:space="0" w:color="auto"/>
        <w:left w:val="none" w:sz="0" w:space="0" w:color="auto"/>
        <w:bottom w:val="none" w:sz="0" w:space="0" w:color="auto"/>
        <w:right w:val="none" w:sz="0" w:space="0" w:color="auto"/>
      </w:divBdr>
    </w:div>
    <w:div w:id="142625096">
      <w:bodyDiv w:val="1"/>
      <w:marLeft w:val="0"/>
      <w:marRight w:val="0"/>
      <w:marTop w:val="0"/>
      <w:marBottom w:val="0"/>
      <w:divBdr>
        <w:top w:val="none" w:sz="0" w:space="0" w:color="auto"/>
        <w:left w:val="none" w:sz="0" w:space="0" w:color="auto"/>
        <w:bottom w:val="none" w:sz="0" w:space="0" w:color="auto"/>
        <w:right w:val="none" w:sz="0" w:space="0" w:color="auto"/>
      </w:divBdr>
    </w:div>
    <w:div w:id="142815036">
      <w:bodyDiv w:val="1"/>
      <w:marLeft w:val="0"/>
      <w:marRight w:val="0"/>
      <w:marTop w:val="0"/>
      <w:marBottom w:val="0"/>
      <w:divBdr>
        <w:top w:val="none" w:sz="0" w:space="0" w:color="auto"/>
        <w:left w:val="none" w:sz="0" w:space="0" w:color="auto"/>
        <w:bottom w:val="none" w:sz="0" w:space="0" w:color="auto"/>
        <w:right w:val="none" w:sz="0" w:space="0" w:color="auto"/>
      </w:divBdr>
    </w:div>
    <w:div w:id="142892561">
      <w:bodyDiv w:val="1"/>
      <w:marLeft w:val="0"/>
      <w:marRight w:val="0"/>
      <w:marTop w:val="0"/>
      <w:marBottom w:val="0"/>
      <w:divBdr>
        <w:top w:val="none" w:sz="0" w:space="0" w:color="auto"/>
        <w:left w:val="none" w:sz="0" w:space="0" w:color="auto"/>
        <w:bottom w:val="none" w:sz="0" w:space="0" w:color="auto"/>
        <w:right w:val="none" w:sz="0" w:space="0" w:color="auto"/>
      </w:divBdr>
    </w:div>
    <w:div w:id="142938619">
      <w:bodyDiv w:val="1"/>
      <w:marLeft w:val="0"/>
      <w:marRight w:val="0"/>
      <w:marTop w:val="0"/>
      <w:marBottom w:val="0"/>
      <w:divBdr>
        <w:top w:val="none" w:sz="0" w:space="0" w:color="auto"/>
        <w:left w:val="none" w:sz="0" w:space="0" w:color="auto"/>
        <w:bottom w:val="none" w:sz="0" w:space="0" w:color="auto"/>
        <w:right w:val="none" w:sz="0" w:space="0" w:color="auto"/>
      </w:divBdr>
    </w:div>
    <w:div w:id="142966350">
      <w:bodyDiv w:val="1"/>
      <w:marLeft w:val="0"/>
      <w:marRight w:val="0"/>
      <w:marTop w:val="0"/>
      <w:marBottom w:val="0"/>
      <w:divBdr>
        <w:top w:val="none" w:sz="0" w:space="0" w:color="auto"/>
        <w:left w:val="none" w:sz="0" w:space="0" w:color="auto"/>
        <w:bottom w:val="none" w:sz="0" w:space="0" w:color="auto"/>
        <w:right w:val="none" w:sz="0" w:space="0" w:color="auto"/>
      </w:divBdr>
    </w:div>
    <w:div w:id="143393116">
      <w:bodyDiv w:val="1"/>
      <w:marLeft w:val="0"/>
      <w:marRight w:val="0"/>
      <w:marTop w:val="0"/>
      <w:marBottom w:val="0"/>
      <w:divBdr>
        <w:top w:val="none" w:sz="0" w:space="0" w:color="auto"/>
        <w:left w:val="none" w:sz="0" w:space="0" w:color="auto"/>
        <w:bottom w:val="none" w:sz="0" w:space="0" w:color="auto"/>
        <w:right w:val="none" w:sz="0" w:space="0" w:color="auto"/>
      </w:divBdr>
    </w:div>
    <w:div w:id="143477082">
      <w:bodyDiv w:val="1"/>
      <w:marLeft w:val="0"/>
      <w:marRight w:val="0"/>
      <w:marTop w:val="0"/>
      <w:marBottom w:val="0"/>
      <w:divBdr>
        <w:top w:val="none" w:sz="0" w:space="0" w:color="auto"/>
        <w:left w:val="none" w:sz="0" w:space="0" w:color="auto"/>
        <w:bottom w:val="none" w:sz="0" w:space="0" w:color="auto"/>
        <w:right w:val="none" w:sz="0" w:space="0" w:color="auto"/>
      </w:divBdr>
    </w:div>
    <w:div w:id="143619422">
      <w:bodyDiv w:val="1"/>
      <w:marLeft w:val="0"/>
      <w:marRight w:val="0"/>
      <w:marTop w:val="0"/>
      <w:marBottom w:val="0"/>
      <w:divBdr>
        <w:top w:val="none" w:sz="0" w:space="0" w:color="auto"/>
        <w:left w:val="none" w:sz="0" w:space="0" w:color="auto"/>
        <w:bottom w:val="none" w:sz="0" w:space="0" w:color="auto"/>
        <w:right w:val="none" w:sz="0" w:space="0" w:color="auto"/>
      </w:divBdr>
    </w:div>
    <w:div w:id="143745936">
      <w:bodyDiv w:val="1"/>
      <w:marLeft w:val="0"/>
      <w:marRight w:val="0"/>
      <w:marTop w:val="0"/>
      <w:marBottom w:val="0"/>
      <w:divBdr>
        <w:top w:val="none" w:sz="0" w:space="0" w:color="auto"/>
        <w:left w:val="none" w:sz="0" w:space="0" w:color="auto"/>
        <w:bottom w:val="none" w:sz="0" w:space="0" w:color="auto"/>
        <w:right w:val="none" w:sz="0" w:space="0" w:color="auto"/>
      </w:divBdr>
    </w:div>
    <w:div w:id="143854926">
      <w:bodyDiv w:val="1"/>
      <w:marLeft w:val="0"/>
      <w:marRight w:val="0"/>
      <w:marTop w:val="0"/>
      <w:marBottom w:val="0"/>
      <w:divBdr>
        <w:top w:val="none" w:sz="0" w:space="0" w:color="auto"/>
        <w:left w:val="none" w:sz="0" w:space="0" w:color="auto"/>
        <w:bottom w:val="none" w:sz="0" w:space="0" w:color="auto"/>
        <w:right w:val="none" w:sz="0" w:space="0" w:color="auto"/>
      </w:divBdr>
    </w:div>
    <w:div w:id="144248427">
      <w:bodyDiv w:val="1"/>
      <w:marLeft w:val="0"/>
      <w:marRight w:val="0"/>
      <w:marTop w:val="0"/>
      <w:marBottom w:val="0"/>
      <w:divBdr>
        <w:top w:val="none" w:sz="0" w:space="0" w:color="auto"/>
        <w:left w:val="none" w:sz="0" w:space="0" w:color="auto"/>
        <w:bottom w:val="none" w:sz="0" w:space="0" w:color="auto"/>
        <w:right w:val="none" w:sz="0" w:space="0" w:color="auto"/>
      </w:divBdr>
    </w:div>
    <w:div w:id="144325620">
      <w:bodyDiv w:val="1"/>
      <w:marLeft w:val="0"/>
      <w:marRight w:val="0"/>
      <w:marTop w:val="0"/>
      <w:marBottom w:val="0"/>
      <w:divBdr>
        <w:top w:val="none" w:sz="0" w:space="0" w:color="auto"/>
        <w:left w:val="none" w:sz="0" w:space="0" w:color="auto"/>
        <w:bottom w:val="none" w:sz="0" w:space="0" w:color="auto"/>
        <w:right w:val="none" w:sz="0" w:space="0" w:color="auto"/>
      </w:divBdr>
    </w:div>
    <w:div w:id="144784748">
      <w:bodyDiv w:val="1"/>
      <w:marLeft w:val="0"/>
      <w:marRight w:val="0"/>
      <w:marTop w:val="0"/>
      <w:marBottom w:val="0"/>
      <w:divBdr>
        <w:top w:val="none" w:sz="0" w:space="0" w:color="auto"/>
        <w:left w:val="none" w:sz="0" w:space="0" w:color="auto"/>
        <w:bottom w:val="none" w:sz="0" w:space="0" w:color="auto"/>
        <w:right w:val="none" w:sz="0" w:space="0" w:color="auto"/>
      </w:divBdr>
    </w:div>
    <w:div w:id="144863086">
      <w:bodyDiv w:val="1"/>
      <w:marLeft w:val="0"/>
      <w:marRight w:val="0"/>
      <w:marTop w:val="0"/>
      <w:marBottom w:val="0"/>
      <w:divBdr>
        <w:top w:val="none" w:sz="0" w:space="0" w:color="auto"/>
        <w:left w:val="none" w:sz="0" w:space="0" w:color="auto"/>
        <w:bottom w:val="none" w:sz="0" w:space="0" w:color="auto"/>
        <w:right w:val="none" w:sz="0" w:space="0" w:color="auto"/>
      </w:divBdr>
    </w:div>
    <w:div w:id="144975964">
      <w:bodyDiv w:val="1"/>
      <w:marLeft w:val="0"/>
      <w:marRight w:val="0"/>
      <w:marTop w:val="0"/>
      <w:marBottom w:val="0"/>
      <w:divBdr>
        <w:top w:val="none" w:sz="0" w:space="0" w:color="auto"/>
        <w:left w:val="none" w:sz="0" w:space="0" w:color="auto"/>
        <w:bottom w:val="none" w:sz="0" w:space="0" w:color="auto"/>
        <w:right w:val="none" w:sz="0" w:space="0" w:color="auto"/>
      </w:divBdr>
    </w:div>
    <w:div w:id="145320108">
      <w:bodyDiv w:val="1"/>
      <w:marLeft w:val="0"/>
      <w:marRight w:val="0"/>
      <w:marTop w:val="0"/>
      <w:marBottom w:val="0"/>
      <w:divBdr>
        <w:top w:val="none" w:sz="0" w:space="0" w:color="auto"/>
        <w:left w:val="none" w:sz="0" w:space="0" w:color="auto"/>
        <w:bottom w:val="none" w:sz="0" w:space="0" w:color="auto"/>
        <w:right w:val="none" w:sz="0" w:space="0" w:color="auto"/>
      </w:divBdr>
    </w:div>
    <w:div w:id="145361581">
      <w:bodyDiv w:val="1"/>
      <w:marLeft w:val="0"/>
      <w:marRight w:val="0"/>
      <w:marTop w:val="0"/>
      <w:marBottom w:val="0"/>
      <w:divBdr>
        <w:top w:val="none" w:sz="0" w:space="0" w:color="auto"/>
        <w:left w:val="none" w:sz="0" w:space="0" w:color="auto"/>
        <w:bottom w:val="none" w:sz="0" w:space="0" w:color="auto"/>
        <w:right w:val="none" w:sz="0" w:space="0" w:color="auto"/>
      </w:divBdr>
    </w:div>
    <w:div w:id="145627699">
      <w:bodyDiv w:val="1"/>
      <w:marLeft w:val="0"/>
      <w:marRight w:val="0"/>
      <w:marTop w:val="0"/>
      <w:marBottom w:val="0"/>
      <w:divBdr>
        <w:top w:val="none" w:sz="0" w:space="0" w:color="auto"/>
        <w:left w:val="none" w:sz="0" w:space="0" w:color="auto"/>
        <w:bottom w:val="none" w:sz="0" w:space="0" w:color="auto"/>
        <w:right w:val="none" w:sz="0" w:space="0" w:color="auto"/>
      </w:divBdr>
    </w:div>
    <w:div w:id="145634922">
      <w:bodyDiv w:val="1"/>
      <w:marLeft w:val="0"/>
      <w:marRight w:val="0"/>
      <w:marTop w:val="0"/>
      <w:marBottom w:val="0"/>
      <w:divBdr>
        <w:top w:val="none" w:sz="0" w:space="0" w:color="auto"/>
        <w:left w:val="none" w:sz="0" w:space="0" w:color="auto"/>
        <w:bottom w:val="none" w:sz="0" w:space="0" w:color="auto"/>
        <w:right w:val="none" w:sz="0" w:space="0" w:color="auto"/>
      </w:divBdr>
    </w:div>
    <w:div w:id="145826494">
      <w:bodyDiv w:val="1"/>
      <w:marLeft w:val="0"/>
      <w:marRight w:val="0"/>
      <w:marTop w:val="0"/>
      <w:marBottom w:val="0"/>
      <w:divBdr>
        <w:top w:val="none" w:sz="0" w:space="0" w:color="auto"/>
        <w:left w:val="none" w:sz="0" w:space="0" w:color="auto"/>
        <w:bottom w:val="none" w:sz="0" w:space="0" w:color="auto"/>
        <w:right w:val="none" w:sz="0" w:space="0" w:color="auto"/>
      </w:divBdr>
    </w:div>
    <w:div w:id="145896912">
      <w:bodyDiv w:val="1"/>
      <w:marLeft w:val="0"/>
      <w:marRight w:val="0"/>
      <w:marTop w:val="0"/>
      <w:marBottom w:val="0"/>
      <w:divBdr>
        <w:top w:val="none" w:sz="0" w:space="0" w:color="auto"/>
        <w:left w:val="none" w:sz="0" w:space="0" w:color="auto"/>
        <w:bottom w:val="none" w:sz="0" w:space="0" w:color="auto"/>
        <w:right w:val="none" w:sz="0" w:space="0" w:color="auto"/>
      </w:divBdr>
    </w:div>
    <w:div w:id="145899302">
      <w:bodyDiv w:val="1"/>
      <w:marLeft w:val="0"/>
      <w:marRight w:val="0"/>
      <w:marTop w:val="0"/>
      <w:marBottom w:val="0"/>
      <w:divBdr>
        <w:top w:val="none" w:sz="0" w:space="0" w:color="auto"/>
        <w:left w:val="none" w:sz="0" w:space="0" w:color="auto"/>
        <w:bottom w:val="none" w:sz="0" w:space="0" w:color="auto"/>
        <w:right w:val="none" w:sz="0" w:space="0" w:color="auto"/>
      </w:divBdr>
    </w:div>
    <w:div w:id="145973646">
      <w:bodyDiv w:val="1"/>
      <w:marLeft w:val="0"/>
      <w:marRight w:val="0"/>
      <w:marTop w:val="0"/>
      <w:marBottom w:val="0"/>
      <w:divBdr>
        <w:top w:val="none" w:sz="0" w:space="0" w:color="auto"/>
        <w:left w:val="none" w:sz="0" w:space="0" w:color="auto"/>
        <w:bottom w:val="none" w:sz="0" w:space="0" w:color="auto"/>
        <w:right w:val="none" w:sz="0" w:space="0" w:color="auto"/>
      </w:divBdr>
    </w:div>
    <w:div w:id="145975051">
      <w:bodyDiv w:val="1"/>
      <w:marLeft w:val="0"/>
      <w:marRight w:val="0"/>
      <w:marTop w:val="0"/>
      <w:marBottom w:val="0"/>
      <w:divBdr>
        <w:top w:val="none" w:sz="0" w:space="0" w:color="auto"/>
        <w:left w:val="none" w:sz="0" w:space="0" w:color="auto"/>
        <w:bottom w:val="none" w:sz="0" w:space="0" w:color="auto"/>
        <w:right w:val="none" w:sz="0" w:space="0" w:color="auto"/>
      </w:divBdr>
    </w:div>
    <w:div w:id="146019291">
      <w:bodyDiv w:val="1"/>
      <w:marLeft w:val="0"/>
      <w:marRight w:val="0"/>
      <w:marTop w:val="0"/>
      <w:marBottom w:val="0"/>
      <w:divBdr>
        <w:top w:val="none" w:sz="0" w:space="0" w:color="auto"/>
        <w:left w:val="none" w:sz="0" w:space="0" w:color="auto"/>
        <w:bottom w:val="none" w:sz="0" w:space="0" w:color="auto"/>
        <w:right w:val="none" w:sz="0" w:space="0" w:color="auto"/>
      </w:divBdr>
    </w:div>
    <w:div w:id="146165780">
      <w:bodyDiv w:val="1"/>
      <w:marLeft w:val="0"/>
      <w:marRight w:val="0"/>
      <w:marTop w:val="0"/>
      <w:marBottom w:val="0"/>
      <w:divBdr>
        <w:top w:val="none" w:sz="0" w:space="0" w:color="auto"/>
        <w:left w:val="none" w:sz="0" w:space="0" w:color="auto"/>
        <w:bottom w:val="none" w:sz="0" w:space="0" w:color="auto"/>
        <w:right w:val="none" w:sz="0" w:space="0" w:color="auto"/>
      </w:divBdr>
    </w:div>
    <w:div w:id="146628449">
      <w:bodyDiv w:val="1"/>
      <w:marLeft w:val="0"/>
      <w:marRight w:val="0"/>
      <w:marTop w:val="0"/>
      <w:marBottom w:val="0"/>
      <w:divBdr>
        <w:top w:val="none" w:sz="0" w:space="0" w:color="auto"/>
        <w:left w:val="none" w:sz="0" w:space="0" w:color="auto"/>
        <w:bottom w:val="none" w:sz="0" w:space="0" w:color="auto"/>
        <w:right w:val="none" w:sz="0" w:space="0" w:color="auto"/>
      </w:divBdr>
    </w:div>
    <w:div w:id="146678098">
      <w:bodyDiv w:val="1"/>
      <w:marLeft w:val="0"/>
      <w:marRight w:val="0"/>
      <w:marTop w:val="0"/>
      <w:marBottom w:val="0"/>
      <w:divBdr>
        <w:top w:val="none" w:sz="0" w:space="0" w:color="auto"/>
        <w:left w:val="none" w:sz="0" w:space="0" w:color="auto"/>
        <w:bottom w:val="none" w:sz="0" w:space="0" w:color="auto"/>
        <w:right w:val="none" w:sz="0" w:space="0" w:color="auto"/>
      </w:divBdr>
    </w:div>
    <w:div w:id="146896235">
      <w:bodyDiv w:val="1"/>
      <w:marLeft w:val="0"/>
      <w:marRight w:val="0"/>
      <w:marTop w:val="0"/>
      <w:marBottom w:val="0"/>
      <w:divBdr>
        <w:top w:val="none" w:sz="0" w:space="0" w:color="auto"/>
        <w:left w:val="none" w:sz="0" w:space="0" w:color="auto"/>
        <w:bottom w:val="none" w:sz="0" w:space="0" w:color="auto"/>
        <w:right w:val="none" w:sz="0" w:space="0" w:color="auto"/>
      </w:divBdr>
    </w:div>
    <w:div w:id="147017857">
      <w:bodyDiv w:val="1"/>
      <w:marLeft w:val="0"/>
      <w:marRight w:val="0"/>
      <w:marTop w:val="0"/>
      <w:marBottom w:val="0"/>
      <w:divBdr>
        <w:top w:val="none" w:sz="0" w:space="0" w:color="auto"/>
        <w:left w:val="none" w:sz="0" w:space="0" w:color="auto"/>
        <w:bottom w:val="none" w:sz="0" w:space="0" w:color="auto"/>
        <w:right w:val="none" w:sz="0" w:space="0" w:color="auto"/>
      </w:divBdr>
    </w:div>
    <w:div w:id="147063533">
      <w:bodyDiv w:val="1"/>
      <w:marLeft w:val="0"/>
      <w:marRight w:val="0"/>
      <w:marTop w:val="0"/>
      <w:marBottom w:val="0"/>
      <w:divBdr>
        <w:top w:val="none" w:sz="0" w:space="0" w:color="auto"/>
        <w:left w:val="none" w:sz="0" w:space="0" w:color="auto"/>
        <w:bottom w:val="none" w:sz="0" w:space="0" w:color="auto"/>
        <w:right w:val="none" w:sz="0" w:space="0" w:color="auto"/>
      </w:divBdr>
    </w:div>
    <w:div w:id="147090633">
      <w:bodyDiv w:val="1"/>
      <w:marLeft w:val="0"/>
      <w:marRight w:val="0"/>
      <w:marTop w:val="0"/>
      <w:marBottom w:val="0"/>
      <w:divBdr>
        <w:top w:val="none" w:sz="0" w:space="0" w:color="auto"/>
        <w:left w:val="none" w:sz="0" w:space="0" w:color="auto"/>
        <w:bottom w:val="none" w:sz="0" w:space="0" w:color="auto"/>
        <w:right w:val="none" w:sz="0" w:space="0" w:color="auto"/>
      </w:divBdr>
    </w:div>
    <w:div w:id="147287954">
      <w:bodyDiv w:val="1"/>
      <w:marLeft w:val="0"/>
      <w:marRight w:val="0"/>
      <w:marTop w:val="0"/>
      <w:marBottom w:val="0"/>
      <w:divBdr>
        <w:top w:val="none" w:sz="0" w:space="0" w:color="auto"/>
        <w:left w:val="none" w:sz="0" w:space="0" w:color="auto"/>
        <w:bottom w:val="none" w:sz="0" w:space="0" w:color="auto"/>
        <w:right w:val="none" w:sz="0" w:space="0" w:color="auto"/>
      </w:divBdr>
    </w:div>
    <w:div w:id="147554003">
      <w:bodyDiv w:val="1"/>
      <w:marLeft w:val="0"/>
      <w:marRight w:val="0"/>
      <w:marTop w:val="0"/>
      <w:marBottom w:val="0"/>
      <w:divBdr>
        <w:top w:val="none" w:sz="0" w:space="0" w:color="auto"/>
        <w:left w:val="none" w:sz="0" w:space="0" w:color="auto"/>
        <w:bottom w:val="none" w:sz="0" w:space="0" w:color="auto"/>
        <w:right w:val="none" w:sz="0" w:space="0" w:color="auto"/>
      </w:divBdr>
    </w:div>
    <w:div w:id="147942265">
      <w:bodyDiv w:val="1"/>
      <w:marLeft w:val="0"/>
      <w:marRight w:val="0"/>
      <w:marTop w:val="0"/>
      <w:marBottom w:val="0"/>
      <w:divBdr>
        <w:top w:val="none" w:sz="0" w:space="0" w:color="auto"/>
        <w:left w:val="none" w:sz="0" w:space="0" w:color="auto"/>
        <w:bottom w:val="none" w:sz="0" w:space="0" w:color="auto"/>
        <w:right w:val="none" w:sz="0" w:space="0" w:color="auto"/>
      </w:divBdr>
    </w:div>
    <w:div w:id="147984808">
      <w:bodyDiv w:val="1"/>
      <w:marLeft w:val="0"/>
      <w:marRight w:val="0"/>
      <w:marTop w:val="0"/>
      <w:marBottom w:val="0"/>
      <w:divBdr>
        <w:top w:val="none" w:sz="0" w:space="0" w:color="auto"/>
        <w:left w:val="none" w:sz="0" w:space="0" w:color="auto"/>
        <w:bottom w:val="none" w:sz="0" w:space="0" w:color="auto"/>
        <w:right w:val="none" w:sz="0" w:space="0" w:color="auto"/>
      </w:divBdr>
    </w:div>
    <w:div w:id="148257492">
      <w:bodyDiv w:val="1"/>
      <w:marLeft w:val="0"/>
      <w:marRight w:val="0"/>
      <w:marTop w:val="0"/>
      <w:marBottom w:val="0"/>
      <w:divBdr>
        <w:top w:val="none" w:sz="0" w:space="0" w:color="auto"/>
        <w:left w:val="none" w:sz="0" w:space="0" w:color="auto"/>
        <w:bottom w:val="none" w:sz="0" w:space="0" w:color="auto"/>
        <w:right w:val="none" w:sz="0" w:space="0" w:color="auto"/>
      </w:divBdr>
    </w:div>
    <w:div w:id="148443234">
      <w:bodyDiv w:val="1"/>
      <w:marLeft w:val="0"/>
      <w:marRight w:val="0"/>
      <w:marTop w:val="0"/>
      <w:marBottom w:val="0"/>
      <w:divBdr>
        <w:top w:val="none" w:sz="0" w:space="0" w:color="auto"/>
        <w:left w:val="none" w:sz="0" w:space="0" w:color="auto"/>
        <w:bottom w:val="none" w:sz="0" w:space="0" w:color="auto"/>
        <w:right w:val="none" w:sz="0" w:space="0" w:color="auto"/>
      </w:divBdr>
    </w:div>
    <w:div w:id="148443705">
      <w:bodyDiv w:val="1"/>
      <w:marLeft w:val="0"/>
      <w:marRight w:val="0"/>
      <w:marTop w:val="0"/>
      <w:marBottom w:val="0"/>
      <w:divBdr>
        <w:top w:val="none" w:sz="0" w:space="0" w:color="auto"/>
        <w:left w:val="none" w:sz="0" w:space="0" w:color="auto"/>
        <w:bottom w:val="none" w:sz="0" w:space="0" w:color="auto"/>
        <w:right w:val="none" w:sz="0" w:space="0" w:color="auto"/>
      </w:divBdr>
    </w:div>
    <w:div w:id="148449438">
      <w:bodyDiv w:val="1"/>
      <w:marLeft w:val="0"/>
      <w:marRight w:val="0"/>
      <w:marTop w:val="0"/>
      <w:marBottom w:val="0"/>
      <w:divBdr>
        <w:top w:val="none" w:sz="0" w:space="0" w:color="auto"/>
        <w:left w:val="none" w:sz="0" w:space="0" w:color="auto"/>
        <w:bottom w:val="none" w:sz="0" w:space="0" w:color="auto"/>
        <w:right w:val="none" w:sz="0" w:space="0" w:color="auto"/>
      </w:divBdr>
    </w:div>
    <w:div w:id="148595052">
      <w:bodyDiv w:val="1"/>
      <w:marLeft w:val="0"/>
      <w:marRight w:val="0"/>
      <w:marTop w:val="0"/>
      <w:marBottom w:val="0"/>
      <w:divBdr>
        <w:top w:val="none" w:sz="0" w:space="0" w:color="auto"/>
        <w:left w:val="none" w:sz="0" w:space="0" w:color="auto"/>
        <w:bottom w:val="none" w:sz="0" w:space="0" w:color="auto"/>
        <w:right w:val="none" w:sz="0" w:space="0" w:color="auto"/>
      </w:divBdr>
    </w:div>
    <w:div w:id="148641018">
      <w:bodyDiv w:val="1"/>
      <w:marLeft w:val="0"/>
      <w:marRight w:val="0"/>
      <w:marTop w:val="0"/>
      <w:marBottom w:val="0"/>
      <w:divBdr>
        <w:top w:val="none" w:sz="0" w:space="0" w:color="auto"/>
        <w:left w:val="none" w:sz="0" w:space="0" w:color="auto"/>
        <w:bottom w:val="none" w:sz="0" w:space="0" w:color="auto"/>
        <w:right w:val="none" w:sz="0" w:space="0" w:color="auto"/>
      </w:divBdr>
    </w:div>
    <w:div w:id="148644078">
      <w:bodyDiv w:val="1"/>
      <w:marLeft w:val="0"/>
      <w:marRight w:val="0"/>
      <w:marTop w:val="0"/>
      <w:marBottom w:val="0"/>
      <w:divBdr>
        <w:top w:val="none" w:sz="0" w:space="0" w:color="auto"/>
        <w:left w:val="none" w:sz="0" w:space="0" w:color="auto"/>
        <w:bottom w:val="none" w:sz="0" w:space="0" w:color="auto"/>
        <w:right w:val="none" w:sz="0" w:space="0" w:color="auto"/>
      </w:divBdr>
    </w:div>
    <w:div w:id="149057440">
      <w:bodyDiv w:val="1"/>
      <w:marLeft w:val="0"/>
      <w:marRight w:val="0"/>
      <w:marTop w:val="0"/>
      <w:marBottom w:val="0"/>
      <w:divBdr>
        <w:top w:val="none" w:sz="0" w:space="0" w:color="auto"/>
        <w:left w:val="none" w:sz="0" w:space="0" w:color="auto"/>
        <w:bottom w:val="none" w:sz="0" w:space="0" w:color="auto"/>
        <w:right w:val="none" w:sz="0" w:space="0" w:color="auto"/>
      </w:divBdr>
    </w:div>
    <w:div w:id="149292741">
      <w:bodyDiv w:val="1"/>
      <w:marLeft w:val="0"/>
      <w:marRight w:val="0"/>
      <w:marTop w:val="0"/>
      <w:marBottom w:val="0"/>
      <w:divBdr>
        <w:top w:val="none" w:sz="0" w:space="0" w:color="auto"/>
        <w:left w:val="none" w:sz="0" w:space="0" w:color="auto"/>
        <w:bottom w:val="none" w:sz="0" w:space="0" w:color="auto"/>
        <w:right w:val="none" w:sz="0" w:space="0" w:color="auto"/>
      </w:divBdr>
    </w:div>
    <w:div w:id="149372872">
      <w:bodyDiv w:val="1"/>
      <w:marLeft w:val="0"/>
      <w:marRight w:val="0"/>
      <w:marTop w:val="0"/>
      <w:marBottom w:val="0"/>
      <w:divBdr>
        <w:top w:val="none" w:sz="0" w:space="0" w:color="auto"/>
        <w:left w:val="none" w:sz="0" w:space="0" w:color="auto"/>
        <w:bottom w:val="none" w:sz="0" w:space="0" w:color="auto"/>
        <w:right w:val="none" w:sz="0" w:space="0" w:color="auto"/>
      </w:divBdr>
    </w:div>
    <w:div w:id="149444030">
      <w:bodyDiv w:val="1"/>
      <w:marLeft w:val="0"/>
      <w:marRight w:val="0"/>
      <w:marTop w:val="0"/>
      <w:marBottom w:val="0"/>
      <w:divBdr>
        <w:top w:val="none" w:sz="0" w:space="0" w:color="auto"/>
        <w:left w:val="none" w:sz="0" w:space="0" w:color="auto"/>
        <w:bottom w:val="none" w:sz="0" w:space="0" w:color="auto"/>
        <w:right w:val="none" w:sz="0" w:space="0" w:color="auto"/>
      </w:divBdr>
    </w:div>
    <w:div w:id="149491369">
      <w:bodyDiv w:val="1"/>
      <w:marLeft w:val="0"/>
      <w:marRight w:val="0"/>
      <w:marTop w:val="0"/>
      <w:marBottom w:val="0"/>
      <w:divBdr>
        <w:top w:val="none" w:sz="0" w:space="0" w:color="auto"/>
        <w:left w:val="none" w:sz="0" w:space="0" w:color="auto"/>
        <w:bottom w:val="none" w:sz="0" w:space="0" w:color="auto"/>
        <w:right w:val="none" w:sz="0" w:space="0" w:color="auto"/>
      </w:divBdr>
    </w:div>
    <w:div w:id="149685022">
      <w:bodyDiv w:val="1"/>
      <w:marLeft w:val="0"/>
      <w:marRight w:val="0"/>
      <w:marTop w:val="0"/>
      <w:marBottom w:val="0"/>
      <w:divBdr>
        <w:top w:val="none" w:sz="0" w:space="0" w:color="auto"/>
        <w:left w:val="none" w:sz="0" w:space="0" w:color="auto"/>
        <w:bottom w:val="none" w:sz="0" w:space="0" w:color="auto"/>
        <w:right w:val="none" w:sz="0" w:space="0" w:color="auto"/>
      </w:divBdr>
    </w:div>
    <w:div w:id="149904079">
      <w:bodyDiv w:val="1"/>
      <w:marLeft w:val="0"/>
      <w:marRight w:val="0"/>
      <w:marTop w:val="0"/>
      <w:marBottom w:val="0"/>
      <w:divBdr>
        <w:top w:val="none" w:sz="0" w:space="0" w:color="auto"/>
        <w:left w:val="none" w:sz="0" w:space="0" w:color="auto"/>
        <w:bottom w:val="none" w:sz="0" w:space="0" w:color="auto"/>
        <w:right w:val="none" w:sz="0" w:space="0" w:color="auto"/>
      </w:divBdr>
    </w:div>
    <w:div w:id="150100986">
      <w:bodyDiv w:val="1"/>
      <w:marLeft w:val="0"/>
      <w:marRight w:val="0"/>
      <w:marTop w:val="0"/>
      <w:marBottom w:val="0"/>
      <w:divBdr>
        <w:top w:val="none" w:sz="0" w:space="0" w:color="auto"/>
        <w:left w:val="none" w:sz="0" w:space="0" w:color="auto"/>
        <w:bottom w:val="none" w:sz="0" w:space="0" w:color="auto"/>
        <w:right w:val="none" w:sz="0" w:space="0" w:color="auto"/>
      </w:divBdr>
    </w:div>
    <w:div w:id="150143499">
      <w:bodyDiv w:val="1"/>
      <w:marLeft w:val="0"/>
      <w:marRight w:val="0"/>
      <w:marTop w:val="0"/>
      <w:marBottom w:val="0"/>
      <w:divBdr>
        <w:top w:val="none" w:sz="0" w:space="0" w:color="auto"/>
        <w:left w:val="none" w:sz="0" w:space="0" w:color="auto"/>
        <w:bottom w:val="none" w:sz="0" w:space="0" w:color="auto"/>
        <w:right w:val="none" w:sz="0" w:space="0" w:color="auto"/>
      </w:divBdr>
    </w:div>
    <w:div w:id="150293268">
      <w:bodyDiv w:val="1"/>
      <w:marLeft w:val="0"/>
      <w:marRight w:val="0"/>
      <w:marTop w:val="0"/>
      <w:marBottom w:val="0"/>
      <w:divBdr>
        <w:top w:val="none" w:sz="0" w:space="0" w:color="auto"/>
        <w:left w:val="none" w:sz="0" w:space="0" w:color="auto"/>
        <w:bottom w:val="none" w:sz="0" w:space="0" w:color="auto"/>
        <w:right w:val="none" w:sz="0" w:space="0" w:color="auto"/>
      </w:divBdr>
    </w:div>
    <w:div w:id="150492574">
      <w:bodyDiv w:val="1"/>
      <w:marLeft w:val="0"/>
      <w:marRight w:val="0"/>
      <w:marTop w:val="0"/>
      <w:marBottom w:val="0"/>
      <w:divBdr>
        <w:top w:val="none" w:sz="0" w:space="0" w:color="auto"/>
        <w:left w:val="none" w:sz="0" w:space="0" w:color="auto"/>
        <w:bottom w:val="none" w:sz="0" w:space="0" w:color="auto"/>
        <w:right w:val="none" w:sz="0" w:space="0" w:color="auto"/>
      </w:divBdr>
    </w:div>
    <w:div w:id="150603979">
      <w:bodyDiv w:val="1"/>
      <w:marLeft w:val="0"/>
      <w:marRight w:val="0"/>
      <w:marTop w:val="0"/>
      <w:marBottom w:val="0"/>
      <w:divBdr>
        <w:top w:val="none" w:sz="0" w:space="0" w:color="auto"/>
        <w:left w:val="none" w:sz="0" w:space="0" w:color="auto"/>
        <w:bottom w:val="none" w:sz="0" w:space="0" w:color="auto"/>
        <w:right w:val="none" w:sz="0" w:space="0" w:color="auto"/>
      </w:divBdr>
    </w:div>
    <w:div w:id="150605816">
      <w:bodyDiv w:val="1"/>
      <w:marLeft w:val="0"/>
      <w:marRight w:val="0"/>
      <w:marTop w:val="0"/>
      <w:marBottom w:val="0"/>
      <w:divBdr>
        <w:top w:val="none" w:sz="0" w:space="0" w:color="auto"/>
        <w:left w:val="none" w:sz="0" w:space="0" w:color="auto"/>
        <w:bottom w:val="none" w:sz="0" w:space="0" w:color="auto"/>
        <w:right w:val="none" w:sz="0" w:space="0" w:color="auto"/>
      </w:divBdr>
    </w:div>
    <w:div w:id="150682777">
      <w:bodyDiv w:val="1"/>
      <w:marLeft w:val="0"/>
      <w:marRight w:val="0"/>
      <w:marTop w:val="0"/>
      <w:marBottom w:val="0"/>
      <w:divBdr>
        <w:top w:val="none" w:sz="0" w:space="0" w:color="auto"/>
        <w:left w:val="none" w:sz="0" w:space="0" w:color="auto"/>
        <w:bottom w:val="none" w:sz="0" w:space="0" w:color="auto"/>
        <w:right w:val="none" w:sz="0" w:space="0" w:color="auto"/>
      </w:divBdr>
    </w:div>
    <w:div w:id="150683552">
      <w:bodyDiv w:val="1"/>
      <w:marLeft w:val="0"/>
      <w:marRight w:val="0"/>
      <w:marTop w:val="0"/>
      <w:marBottom w:val="0"/>
      <w:divBdr>
        <w:top w:val="none" w:sz="0" w:space="0" w:color="auto"/>
        <w:left w:val="none" w:sz="0" w:space="0" w:color="auto"/>
        <w:bottom w:val="none" w:sz="0" w:space="0" w:color="auto"/>
        <w:right w:val="none" w:sz="0" w:space="0" w:color="auto"/>
      </w:divBdr>
    </w:div>
    <w:div w:id="150684000">
      <w:bodyDiv w:val="1"/>
      <w:marLeft w:val="0"/>
      <w:marRight w:val="0"/>
      <w:marTop w:val="0"/>
      <w:marBottom w:val="0"/>
      <w:divBdr>
        <w:top w:val="none" w:sz="0" w:space="0" w:color="auto"/>
        <w:left w:val="none" w:sz="0" w:space="0" w:color="auto"/>
        <w:bottom w:val="none" w:sz="0" w:space="0" w:color="auto"/>
        <w:right w:val="none" w:sz="0" w:space="0" w:color="auto"/>
      </w:divBdr>
    </w:div>
    <w:div w:id="150798356">
      <w:bodyDiv w:val="1"/>
      <w:marLeft w:val="0"/>
      <w:marRight w:val="0"/>
      <w:marTop w:val="0"/>
      <w:marBottom w:val="0"/>
      <w:divBdr>
        <w:top w:val="none" w:sz="0" w:space="0" w:color="auto"/>
        <w:left w:val="none" w:sz="0" w:space="0" w:color="auto"/>
        <w:bottom w:val="none" w:sz="0" w:space="0" w:color="auto"/>
        <w:right w:val="none" w:sz="0" w:space="0" w:color="auto"/>
      </w:divBdr>
    </w:div>
    <w:div w:id="150871181">
      <w:bodyDiv w:val="1"/>
      <w:marLeft w:val="0"/>
      <w:marRight w:val="0"/>
      <w:marTop w:val="0"/>
      <w:marBottom w:val="0"/>
      <w:divBdr>
        <w:top w:val="none" w:sz="0" w:space="0" w:color="auto"/>
        <w:left w:val="none" w:sz="0" w:space="0" w:color="auto"/>
        <w:bottom w:val="none" w:sz="0" w:space="0" w:color="auto"/>
        <w:right w:val="none" w:sz="0" w:space="0" w:color="auto"/>
      </w:divBdr>
    </w:div>
    <w:div w:id="150952244">
      <w:bodyDiv w:val="1"/>
      <w:marLeft w:val="0"/>
      <w:marRight w:val="0"/>
      <w:marTop w:val="0"/>
      <w:marBottom w:val="0"/>
      <w:divBdr>
        <w:top w:val="none" w:sz="0" w:space="0" w:color="auto"/>
        <w:left w:val="none" w:sz="0" w:space="0" w:color="auto"/>
        <w:bottom w:val="none" w:sz="0" w:space="0" w:color="auto"/>
        <w:right w:val="none" w:sz="0" w:space="0" w:color="auto"/>
      </w:divBdr>
    </w:div>
    <w:div w:id="151525339">
      <w:bodyDiv w:val="1"/>
      <w:marLeft w:val="0"/>
      <w:marRight w:val="0"/>
      <w:marTop w:val="0"/>
      <w:marBottom w:val="0"/>
      <w:divBdr>
        <w:top w:val="none" w:sz="0" w:space="0" w:color="auto"/>
        <w:left w:val="none" w:sz="0" w:space="0" w:color="auto"/>
        <w:bottom w:val="none" w:sz="0" w:space="0" w:color="auto"/>
        <w:right w:val="none" w:sz="0" w:space="0" w:color="auto"/>
      </w:divBdr>
    </w:div>
    <w:div w:id="151527984">
      <w:bodyDiv w:val="1"/>
      <w:marLeft w:val="0"/>
      <w:marRight w:val="0"/>
      <w:marTop w:val="0"/>
      <w:marBottom w:val="0"/>
      <w:divBdr>
        <w:top w:val="none" w:sz="0" w:space="0" w:color="auto"/>
        <w:left w:val="none" w:sz="0" w:space="0" w:color="auto"/>
        <w:bottom w:val="none" w:sz="0" w:space="0" w:color="auto"/>
        <w:right w:val="none" w:sz="0" w:space="0" w:color="auto"/>
      </w:divBdr>
    </w:div>
    <w:div w:id="151993063">
      <w:bodyDiv w:val="1"/>
      <w:marLeft w:val="0"/>
      <w:marRight w:val="0"/>
      <w:marTop w:val="0"/>
      <w:marBottom w:val="0"/>
      <w:divBdr>
        <w:top w:val="none" w:sz="0" w:space="0" w:color="auto"/>
        <w:left w:val="none" w:sz="0" w:space="0" w:color="auto"/>
        <w:bottom w:val="none" w:sz="0" w:space="0" w:color="auto"/>
        <w:right w:val="none" w:sz="0" w:space="0" w:color="auto"/>
      </w:divBdr>
    </w:div>
    <w:div w:id="152065026">
      <w:bodyDiv w:val="1"/>
      <w:marLeft w:val="0"/>
      <w:marRight w:val="0"/>
      <w:marTop w:val="0"/>
      <w:marBottom w:val="0"/>
      <w:divBdr>
        <w:top w:val="none" w:sz="0" w:space="0" w:color="auto"/>
        <w:left w:val="none" w:sz="0" w:space="0" w:color="auto"/>
        <w:bottom w:val="none" w:sz="0" w:space="0" w:color="auto"/>
        <w:right w:val="none" w:sz="0" w:space="0" w:color="auto"/>
      </w:divBdr>
    </w:div>
    <w:div w:id="152457625">
      <w:bodyDiv w:val="1"/>
      <w:marLeft w:val="0"/>
      <w:marRight w:val="0"/>
      <w:marTop w:val="0"/>
      <w:marBottom w:val="0"/>
      <w:divBdr>
        <w:top w:val="none" w:sz="0" w:space="0" w:color="auto"/>
        <w:left w:val="none" w:sz="0" w:space="0" w:color="auto"/>
        <w:bottom w:val="none" w:sz="0" w:space="0" w:color="auto"/>
        <w:right w:val="none" w:sz="0" w:space="0" w:color="auto"/>
      </w:divBdr>
    </w:div>
    <w:div w:id="153112961">
      <w:bodyDiv w:val="1"/>
      <w:marLeft w:val="0"/>
      <w:marRight w:val="0"/>
      <w:marTop w:val="0"/>
      <w:marBottom w:val="0"/>
      <w:divBdr>
        <w:top w:val="none" w:sz="0" w:space="0" w:color="auto"/>
        <w:left w:val="none" w:sz="0" w:space="0" w:color="auto"/>
        <w:bottom w:val="none" w:sz="0" w:space="0" w:color="auto"/>
        <w:right w:val="none" w:sz="0" w:space="0" w:color="auto"/>
      </w:divBdr>
    </w:div>
    <w:div w:id="153255379">
      <w:bodyDiv w:val="1"/>
      <w:marLeft w:val="0"/>
      <w:marRight w:val="0"/>
      <w:marTop w:val="0"/>
      <w:marBottom w:val="0"/>
      <w:divBdr>
        <w:top w:val="none" w:sz="0" w:space="0" w:color="auto"/>
        <w:left w:val="none" w:sz="0" w:space="0" w:color="auto"/>
        <w:bottom w:val="none" w:sz="0" w:space="0" w:color="auto"/>
        <w:right w:val="none" w:sz="0" w:space="0" w:color="auto"/>
      </w:divBdr>
    </w:div>
    <w:div w:id="153300485">
      <w:bodyDiv w:val="1"/>
      <w:marLeft w:val="0"/>
      <w:marRight w:val="0"/>
      <w:marTop w:val="0"/>
      <w:marBottom w:val="0"/>
      <w:divBdr>
        <w:top w:val="none" w:sz="0" w:space="0" w:color="auto"/>
        <w:left w:val="none" w:sz="0" w:space="0" w:color="auto"/>
        <w:bottom w:val="none" w:sz="0" w:space="0" w:color="auto"/>
        <w:right w:val="none" w:sz="0" w:space="0" w:color="auto"/>
      </w:divBdr>
    </w:div>
    <w:div w:id="153305182">
      <w:bodyDiv w:val="1"/>
      <w:marLeft w:val="0"/>
      <w:marRight w:val="0"/>
      <w:marTop w:val="0"/>
      <w:marBottom w:val="0"/>
      <w:divBdr>
        <w:top w:val="none" w:sz="0" w:space="0" w:color="auto"/>
        <w:left w:val="none" w:sz="0" w:space="0" w:color="auto"/>
        <w:bottom w:val="none" w:sz="0" w:space="0" w:color="auto"/>
        <w:right w:val="none" w:sz="0" w:space="0" w:color="auto"/>
      </w:divBdr>
    </w:div>
    <w:div w:id="153448644">
      <w:bodyDiv w:val="1"/>
      <w:marLeft w:val="0"/>
      <w:marRight w:val="0"/>
      <w:marTop w:val="0"/>
      <w:marBottom w:val="0"/>
      <w:divBdr>
        <w:top w:val="none" w:sz="0" w:space="0" w:color="auto"/>
        <w:left w:val="none" w:sz="0" w:space="0" w:color="auto"/>
        <w:bottom w:val="none" w:sz="0" w:space="0" w:color="auto"/>
        <w:right w:val="none" w:sz="0" w:space="0" w:color="auto"/>
      </w:divBdr>
    </w:div>
    <w:div w:id="153568146">
      <w:bodyDiv w:val="1"/>
      <w:marLeft w:val="0"/>
      <w:marRight w:val="0"/>
      <w:marTop w:val="0"/>
      <w:marBottom w:val="0"/>
      <w:divBdr>
        <w:top w:val="none" w:sz="0" w:space="0" w:color="auto"/>
        <w:left w:val="none" w:sz="0" w:space="0" w:color="auto"/>
        <w:bottom w:val="none" w:sz="0" w:space="0" w:color="auto"/>
        <w:right w:val="none" w:sz="0" w:space="0" w:color="auto"/>
      </w:divBdr>
    </w:div>
    <w:div w:id="153575762">
      <w:bodyDiv w:val="1"/>
      <w:marLeft w:val="0"/>
      <w:marRight w:val="0"/>
      <w:marTop w:val="0"/>
      <w:marBottom w:val="0"/>
      <w:divBdr>
        <w:top w:val="none" w:sz="0" w:space="0" w:color="auto"/>
        <w:left w:val="none" w:sz="0" w:space="0" w:color="auto"/>
        <w:bottom w:val="none" w:sz="0" w:space="0" w:color="auto"/>
        <w:right w:val="none" w:sz="0" w:space="0" w:color="auto"/>
      </w:divBdr>
    </w:div>
    <w:div w:id="153689544">
      <w:bodyDiv w:val="1"/>
      <w:marLeft w:val="0"/>
      <w:marRight w:val="0"/>
      <w:marTop w:val="0"/>
      <w:marBottom w:val="0"/>
      <w:divBdr>
        <w:top w:val="none" w:sz="0" w:space="0" w:color="auto"/>
        <w:left w:val="none" w:sz="0" w:space="0" w:color="auto"/>
        <w:bottom w:val="none" w:sz="0" w:space="0" w:color="auto"/>
        <w:right w:val="none" w:sz="0" w:space="0" w:color="auto"/>
      </w:divBdr>
    </w:div>
    <w:div w:id="153954598">
      <w:bodyDiv w:val="1"/>
      <w:marLeft w:val="0"/>
      <w:marRight w:val="0"/>
      <w:marTop w:val="0"/>
      <w:marBottom w:val="0"/>
      <w:divBdr>
        <w:top w:val="none" w:sz="0" w:space="0" w:color="auto"/>
        <w:left w:val="none" w:sz="0" w:space="0" w:color="auto"/>
        <w:bottom w:val="none" w:sz="0" w:space="0" w:color="auto"/>
        <w:right w:val="none" w:sz="0" w:space="0" w:color="auto"/>
      </w:divBdr>
    </w:div>
    <w:div w:id="153955400">
      <w:bodyDiv w:val="1"/>
      <w:marLeft w:val="0"/>
      <w:marRight w:val="0"/>
      <w:marTop w:val="0"/>
      <w:marBottom w:val="0"/>
      <w:divBdr>
        <w:top w:val="none" w:sz="0" w:space="0" w:color="auto"/>
        <w:left w:val="none" w:sz="0" w:space="0" w:color="auto"/>
        <w:bottom w:val="none" w:sz="0" w:space="0" w:color="auto"/>
        <w:right w:val="none" w:sz="0" w:space="0" w:color="auto"/>
      </w:divBdr>
    </w:div>
    <w:div w:id="154075159">
      <w:bodyDiv w:val="1"/>
      <w:marLeft w:val="0"/>
      <w:marRight w:val="0"/>
      <w:marTop w:val="0"/>
      <w:marBottom w:val="0"/>
      <w:divBdr>
        <w:top w:val="none" w:sz="0" w:space="0" w:color="auto"/>
        <w:left w:val="none" w:sz="0" w:space="0" w:color="auto"/>
        <w:bottom w:val="none" w:sz="0" w:space="0" w:color="auto"/>
        <w:right w:val="none" w:sz="0" w:space="0" w:color="auto"/>
      </w:divBdr>
    </w:div>
    <w:div w:id="154731155">
      <w:bodyDiv w:val="1"/>
      <w:marLeft w:val="0"/>
      <w:marRight w:val="0"/>
      <w:marTop w:val="0"/>
      <w:marBottom w:val="0"/>
      <w:divBdr>
        <w:top w:val="none" w:sz="0" w:space="0" w:color="auto"/>
        <w:left w:val="none" w:sz="0" w:space="0" w:color="auto"/>
        <w:bottom w:val="none" w:sz="0" w:space="0" w:color="auto"/>
        <w:right w:val="none" w:sz="0" w:space="0" w:color="auto"/>
      </w:divBdr>
    </w:div>
    <w:div w:id="154731662">
      <w:bodyDiv w:val="1"/>
      <w:marLeft w:val="0"/>
      <w:marRight w:val="0"/>
      <w:marTop w:val="0"/>
      <w:marBottom w:val="0"/>
      <w:divBdr>
        <w:top w:val="none" w:sz="0" w:space="0" w:color="auto"/>
        <w:left w:val="none" w:sz="0" w:space="0" w:color="auto"/>
        <w:bottom w:val="none" w:sz="0" w:space="0" w:color="auto"/>
        <w:right w:val="none" w:sz="0" w:space="0" w:color="auto"/>
      </w:divBdr>
    </w:div>
    <w:div w:id="154731827">
      <w:bodyDiv w:val="1"/>
      <w:marLeft w:val="0"/>
      <w:marRight w:val="0"/>
      <w:marTop w:val="0"/>
      <w:marBottom w:val="0"/>
      <w:divBdr>
        <w:top w:val="none" w:sz="0" w:space="0" w:color="auto"/>
        <w:left w:val="none" w:sz="0" w:space="0" w:color="auto"/>
        <w:bottom w:val="none" w:sz="0" w:space="0" w:color="auto"/>
        <w:right w:val="none" w:sz="0" w:space="0" w:color="auto"/>
      </w:divBdr>
    </w:div>
    <w:div w:id="154952877">
      <w:bodyDiv w:val="1"/>
      <w:marLeft w:val="0"/>
      <w:marRight w:val="0"/>
      <w:marTop w:val="0"/>
      <w:marBottom w:val="0"/>
      <w:divBdr>
        <w:top w:val="none" w:sz="0" w:space="0" w:color="auto"/>
        <w:left w:val="none" w:sz="0" w:space="0" w:color="auto"/>
        <w:bottom w:val="none" w:sz="0" w:space="0" w:color="auto"/>
        <w:right w:val="none" w:sz="0" w:space="0" w:color="auto"/>
      </w:divBdr>
    </w:div>
    <w:div w:id="154997946">
      <w:bodyDiv w:val="1"/>
      <w:marLeft w:val="0"/>
      <w:marRight w:val="0"/>
      <w:marTop w:val="0"/>
      <w:marBottom w:val="0"/>
      <w:divBdr>
        <w:top w:val="none" w:sz="0" w:space="0" w:color="auto"/>
        <w:left w:val="none" w:sz="0" w:space="0" w:color="auto"/>
        <w:bottom w:val="none" w:sz="0" w:space="0" w:color="auto"/>
        <w:right w:val="none" w:sz="0" w:space="0" w:color="auto"/>
      </w:divBdr>
    </w:div>
    <w:div w:id="155194050">
      <w:bodyDiv w:val="1"/>
      <w:marLeft w:val="0"/>
      <w:marRight w:val="0"/>
      <w:marTop w:val="0"/>
      <w:marBottom w:val="0"/>
      <w:divBdr>
        <w:top w:val="none" w:sz="0" w:space="0" w:color="auto"/>
        <w:left w:val="none" w:sz="0" w:space="0" w:color="auto"/>
        <w:bottom w:val="none" w:sz="0" w:space="0" w:color="auto"/>
        <w:right w:val="none" w:sz="0" w:space="0" w:color="auto"/>
      </w:divBdr>
    </w:div>
    <w:div w:id="155457327">
      <w:bodyDiv w:val="1"/>
      <w:marLeft w:val="0"/>
      <w:marRight w:val="0"/>
      <w:marTop w:val="0"/>
      <w:marBottom w:val="0"/>
      <w:divBdr>
        <w:top w:val="none" w:sz="0" w:space="0" w:color="auto"/>
        <w:left w:val="none" w:sz="0" w:space="0" w:color="auto"/>
        <w:bottom w:val="none" w:sz="0" w:space="0" w:color="auto"/>
        <w:right w:val="none" w:sz="0" w:space="0" w:color="auto"/>
      </w:divBdr>
    </w:div>
    <w:div w:id="155540615">
      <w:bodyDiv w:val="1"/>
      <w:marLeft w:val="0"/>
      <w:marRight w:val="0"/>
      <w:marTop w:val="0"/>
      <w:marBottom w:val="0"/>
      <w:divBdr>
        <w:top w:val="none" w:sz="0" w:space="0" w:color="auto"/>
        <w:left w:val="none" w:sz="0" w:space="0" w:color="auto"/>
        <w:bottom w:val="none" w:sz="0" w:space="0" w:color="auto"/>
        <w:right w:val="none" w:sz="0" w:space="0" w:color="auto"/>
      </w:divBdr>
    </w:div>
    <w:div w:id="155653579">
      <w:bodyDiv w:val="1"/>
      <w:marLeft w:val="0"/>
      <w:marRight w:val="0"/>
      <w:marTop w:val="0"/>
      <w:marBottom w:val="0"/>
      <w:divBdr>
        <w:top w:val="none" w:sz="0" w:space="0" w:color="auto"/>
        <w:left w:val="none" w:sz="0" w:space="0" w:color="auto"/>
        <w:bottom w:val="none" w:sz="0" w:space="0" w:color="auto"/>
        <w:right w:val="none" w:sz="0" w:space="0" w:color="auto"/>
      </w:divBdr>
    </w:div>
    <w:div w:id="155807281">
      <w:bodyDiv w:val="1"/>
      <w:marLeft w:val="0"/>
      <w:marRight w:val="0"/>
      <w:marTop w:val="0"/>
      <w:marBottom w:val="0"/>
      <w:divBdr>
        <w:top w:val="none" w:sz="0" w:space="0" w:color="auto"/>
        <w:left w:val="none" w:sz="0" w:space="0" w:color="auto"/>
        <w:bottom w:val="none" w:sz="0" w:space="0" w:color="auto"/>
        <w:right w:val="none" w:sz="0" w:space="0" w:color="auto"/>
      </w:divBdr>
    </w:div>
    <w:div w:id="155921594">
      <w:bodyDiv w:val="1"/>
      <w:marLeft w:val="0"/>
      <w:marRight w:val="0"/>
      <w:marTop w:val="0"/>
      <w:marBottom w:val="0"/>
      <w:divBdr>
        <w:top w:val="none" w:sz="0" w:space="0" w:color="auto"/>
        <w:left w:val="none" w:sz="0" w:space="0" w:color="auto"/>
        <w:bottom w:val="none" w:sz="0" w:space="0" w:color="auto"/>
        <w:right w:val="none" w:sz="0" w:space="0" w:color="auto"/>
      </w:divBdr>
    </w:div>
    <w:div w:id="156041853">
      <w:bodyDiv w:val="1"/>
      <w:marLeft w:val="0"/>
      <w:marRight w:val="0"/>
      <w:marTop w:val="0"/>
      <w:marBottom w:val="0"/>
      <w:divBdr>
        <w:top w:val="none" w:sz="0" w:space="0" w:color="auto"/>
        <w:left w:val="none" w:sz="0" w:space="0" w:color="auto"/>
        <w:bottom w:val="none" w:sz="0" w:space="0" w:color="auto"/>
        <w:right w:val="none" w:sz="0" w:space="0" w:color="auto"/>
      </w:divBdr>
    </w:div>
    <w:div w:id="156044114">
      <w:bodyDiv w:val="1"/>
      <w:marLeft w:val="0"/>
      <w:marRight w:val="0"/>
      <w:marTop w:val="0"/>
      <w:marBottom w:val="0"/>
      <w:divBdr>
        <w:top w:val="none" w:sz="0" w:space="0" w:color="auto"/>
        <w:left w:val="none" w:sz="0" w:space="0" w:color="auto"/>
        <w:bottom w:val="none" w:sz="0" w:space="0" w:color="auto"/>
        <w:right w:val="none" w:sz="0" w:space="0" w:color="auto"/>
      </w:divBdr>
    </w:div>
    <w:div w:id="156385477">
      <w:bodyDiv w:val="1"/>
      <w:marLeft w:val="0"/>
      <w:marRight w:val="0"/>
      <w:marTop w:val="0"/>
      <w:marBottom w:val="0"/>
      <w:divBdr>
        <w:top w:val="none" w:sz="0" w:space="0" w:color="auto"/>
        <w:left w:val="none" w:sz="0" w:space="0" w:color="auto"/>
        <w:bottom w:val="none" w:sz="0" w:space="0" w:color="auto"/>
        <w:right w:val="none" w:sz="0" w:space="0" w:color="auto"/>
      </w:divBdr>
    </w:div>
    <w:div w:id="156696997">
      <w:bodyDiv w:val="1"/>
      <w:marLeft w:val="0"/>
      <w:marRight w:val="0"/>
      <w:marTop w:val="0"/>
      <w:marBottom w:val="0"/>
      <w:divBdr>
        <w:top w:val="none" w:sz="0" w:space="0" w:color="auto"/>
        <w:left w:val="none" w:sz="0" w:space="0" w:color="auto"/>
        <w:bottom w:val="none" w:sz="0" w:space="0" w:color="auto"/>
        <w:right w:val="none" w:sz="0" w:space="0" w:color="auto"/>
      </w:divBdr>
    </w:div>
    <w:div w:id="156844361">
      <w:bodyDiv w:val="1"/>
      <w:marLeft w:val="0"/>
      <w:marRight w:val="0"/>
      <w:marTop w:val="0"/>
      <w:marBottom w:val="0"/>
      <w:divBdr>
        <w:top w:val="none" w:sz="0" w:space="0" w:color="auto"/>
        <w:left w:val="none" w:sz="0" w:space="0" w:color="auto"/>
        <w:bottom w:val="none" w:sz="0" w:space="0" w:color="auto"/>
        <w:right w:val="none" w:sz="0" w:space="0" w:color="auto"/>
      </w:divBdr>
    </w:div>
    <w:div w:id="157111603">
      <w:bodyDiv w:val="1"/>
      <w:marLeft w:val="0"/>
      <w:marRight w:val="0"/>
      <w:marTop w:val="0"/>
      <w:marBottom w:val="0"/>
      <w:divBdr>
        <w:top w:val="none" w:sz="0" w:space="0" w:color="auto"/>
        <w:left w:val="none" w:sz="0" w:space="0" w:color="auto"/>
        <w:bottom w:val="none" w:sz="0" w:space="0" w:color="auto"/>
        <w:right w:val="none" w:sz="0" w:space="0" w:color="auto"/>
      </w:divBdr>
    </w:div>
    <w:div w:id="157115185">
      <w:bodyDiv w:val="1"/>
      <w:marLeft w:val="0"/>
      <w:marRight w:val="0"/>
      <w:marTop w:val="0"/>
      <w:marBottom w:val="0"/>
      <w:divBdr>
        <w:top w:val="none" w:sz="0" w:space="0" w:color="auto"/>
        <w:left w:val="none" w:sz="0" w:space="0" w:color="auto"/>
        <w:bottom w:val="none" w:sz="0" w:space="0" w:color="auto"/>
        <w:right w:val="none" w:sz="0" w:space="0" w:color="auto"/>
      </w:divBdr>
    </w:div>
    <w:div w:id="157229227">
      <w:bodyDiv w:val="1"/>
      <w:marLeft w:val="0"/>
      <w:marRight w:val="0"/>
      <w:marTop w:val="0"/>
      <w:marBottom w:val="0"/>
      <w:divBdr>
        <w:top w:val="none" w:sz="0" w:space="0" w:color="auto"/>
        <w:left w:val="none" w:sz="0" w:space="0" w:color="auto"/>
        <w:bottom w:val="none" w:sz="0" w:space="0" w:color="auto"/>
        <w:right w:val="none" w:sz="0" w:space="0" w:color="auto"/>
      </w:divBdr>
    </w:div>
    <w:div w:id="157311738">
      <w:bodyDiv w:val="1"/>
      <w:marLeft w:val="0"/>
      <w:marRight w:val="0"/>
      <w:marTop w:val="0"/>
      <w:marBottom w:val="0"/>
      <w:divBdr>
        <w:top w:val="none" w:sz="0" w:space="0" w:color="auto"/>
        <w:left w:val="none" w:sz="0" w:space="0" w:color="auto"/>
        <w:bottom w:val="none" w:sz="0" w:space="0" w:color="auto"/>
        <w:right w:val="none" w:sz="0" w:space="0" w:color="auto"/>
      </w:divBdr>
    </w:div>
    <w:div w:id="157354550">
      <w:bodyDiv w:val="1"/>
      <w:marLeft w:val="0"/>
      <w:marRight w:val="0"/>
      <w:marTop w:val="0"/>
      <w:marBottom w:val="0"/>
      <w:divBdr>
        <w:top w:val="none" w:sz="0" w:space="0" w:color="auto"/>
        <w:left w:val="none" w:sz="0" w:space="0" w:color="auto"/>
        <w:bottom w:val="none" w:sz="0" w:space="0" w:color="auto"/>
        <w:right w:val="none" w:sz="0" w:space="0" w:color="auto"/>
      </w:divBdr>
    </w:div>
    <w:div w:id="157889622">
      <w:bodyDiv w:val="1"/>
      <w:marLeft w:val="0"/>
      <w:marRight w:val="0"/>
      <w:marTop w:val="0"/>
      <w:marBottom w:val="0"/>
      <w:divBdr>
        <w:top w:val="none" w:sz="0" w:space="0" w:color="auto"/>
        <w:left w:val="none" w:sz="0" w:space="0" w:color="auto"/>
        <w:bottom w:val="none" w:sz="0" w:space="0" w:color="auto"/>
        <w:right w:val="none" w:sz="0" w:space="0" w:color="auto"/>
      </w:divBdr>
    </w:div>
    <w:div w:id="157960634">
      <w:bodyDiv w:val="1"/>
      <w:marLeft w:val="0"/>
      <w:marRight w:val="0"/>
      <w:marTop w:val="0"/>
      <w:marBottom w:val="0"/>
      <w:divBdr>
        <w:top w:val="none" w:sz="0" w:space="0" w:color="auto"/>
        <w:left w:val="none" w:sz="0" w:space="0" w:color="auto"/>
        <w:bottom w:val="none" w:sz="0" w:space="0" w:color="auto"/>
        <w:right w:val="none" w:sz="0" w:space="0" w:color="auto"/>
      </w:divBdr>
    </w:div>
    <w:div w:id="158036160">
      <w:bodyDiv w:val="1"/>
      <w:marLeft w:val="0"/>
      <w:marRight w:val="0"/>
      <w:marTop w:val="0"/>
      <w:marBottom w:val="0"/>
      <w:divBdr>
        <w:top w:val="none" w:sz="0" w:space="0" w:color="auto"/>
        <w:left w:val="none" w:sz="0" w:space="0" w:color="auto"/>
        <w:bottom w:val="none" w:sz="0" w:space="0" w:color="auto"/>
        <w:right w:val="none" w:sz="0" w:space="0" w:color="auto"/>
      </w:divBdr>
    </w:div>
    <w:div w:id="158153788">
      <w:bodyDiv w:val="1"/>
      <w:marLeft w:val="0"/>
      <w:marRight w:val="0"/>
      <w:marTop w:val="0"/>
      <w:marBottom w:val="0"/>
      <w:divBdr>
        <w:top w:val="none" w:sz="0" w:space="0" w:color="auto"/>
        <w:left w:val="none" w:sz="0" w:space="0" w:color="auto"/>
        <w:bottom w:val="none" w:sz="0" w:space="0" w:color="auto"/>
        <w:right w:val="none" w:sz="0" w:space="0" w:color="auto"/>
      </w:divBdr>
    </w:div>
    <w:div w:id="158157300">
      <w:bodyDiv w:val="1"/>
      <w:marLeft w:val="0"/>
      <w:marRight w:val="0"/>
      <w:marTop w:val="0"/>
      <w:marBottom w:val="0"/>
      <w:divBdr>
        <w:top w:val="none" w:sz="0" w:space="0" w:color="auto"/>
        <w:left w:val="none" w:sz="0" w:space="0" w:color="auto"/>
        <w:bottom w:val="none" w:sz="0" w:space="0" w:color="auto"/>
        <w:right w:val="none" w:sz="0" w:space="0" w:color="auto"/>
      </w:divBdr>
    </w:div>
    <w:div w:id="158229616">
      <w:bodyDiv w:val="1"/>
      <w:marLeft w:val="0"/>
      <w:marRight w:val="0"/>
      <w:marTop w:val="0"/>
      <w:marBottom w:val="0"/>
      <w:divBdr>
        <w:top w:val="none" w:sz="0" w:space="0" w:color="auto"/>
        <w:left w:val="none" w:sz="0" w:space="0" w:color="auto"/>
        <w:bottom w:val="none" w:sz="0" w:space="0" w:color="auto"/>
        <w:right w:val="none" w:sz="0" w:space="0" w:color="auto"/>
      </w:divBdr>
    </w:div>
    <w:div w:id="158691650">
      <w:bodyDiv w:val="1"/>
      <w:marLeft w:val="0"/>
      <w:marRight w:val="0"/>
      <w:marTop w:val="0"/>
      <w:marBottom w:val="0"/>
      <w:divBdr>
        <w:top w:val="none" w:sz="0" w:space="0" w:color="auto"/>
        <w:left w:val="none" w:sz="0" w:space="0" w:color="auto"/>
        <w:bottom w:val="none" w:sz="0" w:space="0" w:color="auto"/>
        <w:right w:val="none" w:sz="0" w:space="0" w:color="auto"/>
      </w:divBdr>
    </w:div>
    <w:div w:id="158738816">
      <w:bodyDiv w:val="1"/>
      <w:marLeft w:val="0"/>
      <w:marRight w:val="0"/>
      <w:marTop w:val="0"/>
      <w:marBottom w:val="0"/>
      <w:divBdr>
        <w:top w:val="none" w:sz="0" w:space="0" w:color="auto"/>
        <w:left w:val="none" w:sz="0" w:space="0" w:color="auto"/>
        <w:bottom w:val="none" w:sz="0" w:space="0" w:color="auto"/>
        <w:right w:val="none" w:sz="0" w:space="0" w:color="auto"/>
      </w:divBdr>
    </w:div>
    <w:div w:id="159008992">
      <w:bodyDiv w:val="1"/>
      <w:marLeft w:val="0"/>
      <w:marRight w:val="0"/>
      <w:marTop w:val="0"/>
      <w:marBottom w:val="0"/>
      <w:divBdr>
        <w:top w:val="none" w:sz="0" w:space="0" w:color="auto"/>
        <w:left w:val="none" w:sz="0" w:space="0" w:color="auto"/>
        <w:bottom w:val="none" w:sz="0" w:space="0" w:color="auto"/>
        <w:right w:val="none" w:sz="0" w:space="0" w:color="auto"/>
      </w:divBdr>
    </w:div>
    <w:div w:id="159272871">
      <w:bodyDiv w:val="1"/>
      <w:marLeft w:val="0"/>
      <w:marRight w:val="0"/>
      <w:marTop w:val="0"/>
      <w:marBottom w:val="0"/>
      <w:divBdr>
        <w:top w:val="none" w:sz="0" w:space="0" w:color="auto"/>
        <w:left w:val="none" w:sz="0" w:space="0" w:color="auto"/>
        <w:bottom w:val="none" w:sz="0" w:space="0" w:color="auto"/>
        <w:right w:val="none" w:sz="0" w:space="0" w:color="auto"/>
      </w:divBdr>
    </w:div>
    <w:div w:id="159279044">
      <w:bodyDiv w:val="1"/>
      <w:marLeft w:val="0"/>
      <w:marRight w:val="0"/>
      <w:marTop w:val="0"/>
      <w:marBottom w:val="0"/>
      <w:divBdr>
        <w:top w:val="none" w:sz="0" w:space="0" w:color="auto"/>
        <w:left w:val="none" w:sz="0" w:space="0" w:color="auto"/>
        <w:bottom w:val="none" w:sz="0" w:space="0" w:color="auto"/>
        <w:right w:val="none" w:sz="0" w:space="0" w:color="auto"/>
      </w:divBdr>
    </w:div>
    <w:div w:id="159540212">
      <w:bodyDiv w:val="1"/>
      <w:marLeft w:val="0"/>
      <w:marRight w:val="0"/>
      <w:marTop w:val="0"/>
      <w:marBottom w:val="0"/>
      <w:divBdr>
        <w:top w:val="none" w:sz="0" w:space="0" w:color="auto"/>
        <w:left w:val="none" w:sz="0" w:space="0" w:color="auto"/>
        <w:bottom w:val="none" w:sz="0" w:space="0" w:color="auto"/>
        <w:right w:val="none" w:sz="0" w:space="0" w:color="auto"/>
      </w:divBdr>
    </w:div>
    <w:div w:id="159542289">
      <w:bodyDiv w:val="1"/>
      <w:marLeft w:val="0"/>
      <w:marRight w:val="0"/>
      <w:marTop w:val="0"/>
      <w:marBottom w:val="0"/>
      <w:divBdr>
        <w:top w:val="none" w:sz="0" w:space="0" w:color="auto"/>
        <w:left w:val="none" w:sz="0" w:space="0" w:color="auto"/>
        <w:bottom w:val="none" w:sz="0" w:space="0" w:color="auto"/>
        <w:right w:val="none" w:sz="0" w:space="0" w:color="auto"/>
      </w:divBdr>
    </w:div>
    <w:div w:id="160119558">
      <w:bodyDiv w:val="1"/>
      <w:marLeft w:val="0"/>
      <w:marRight w:val="0"/>
      <w:marTop w:val="0"/>
      <w:marBottom w:val="0"/>
      <w:divBdr>
        <w:top w:val="none" w:sz="0" w:space="0" w:color="auto"/>
        <w:left w:val="none" w:sz="0" w:space="0" w:color="auto"/>
        <w:bottom w:val="none" w:sz="0" w:space="0" w:color="auto"/>
        <w:right w:val="none" w:sz="0" w:space="0" w:color="auto"/>
      </w:divBdr>
    </w:div>
    <w:div w:id="160126155">
      <w:bodyDiv w:val="1"/>
      <w:marLeft w:val="0"/>
      <w:marRight w:val="0"/>
      <w:marTop w:val="0"/>
      <w:marBottom w:val="0"/>
      <w:divBdr>
        <w:top w:val="none" w:sz="0" w:space="0" w:color="auto"/>
        <w:left w:val="none" w:sz="0" w:space="0" w:color="auto"/>
        <w:bottom w:val="none" w:sz="0" w:space="0" w:color="auto"/>
        <w:right w:val="none" w:sz="0" w:space="0" w:color="auto"/>
      </w:divBdr>
    </w:div>
    <w:div w:id="160394428">
      <w:bodyDiv w:val="1"/>
      <w:marLeft w:val="0"/>
      <w:marRight w:val="0"/>
      <w:marTop w:val="0"/>
      <w:marBottom w:val="0"/>
      <w:divBdr>
        <w:top w:val="none" w:sz="0" w:space="0" w:color="auto"/>
        <w:left w:val="none" w:sz="0" w:space="0" w:color="auto"/>
        <w:bottom w:val="none" w:sz="0" w:space="0" w:color="auto"/>
        <w:right w:val="none" w:sz="0" w:space="0" w:color="auto"/>
      </w:divBdr>
    </w:div>
    <w:div w:id="160586783">
      <w:bodyDiv w:val="1"/>
      <w:marLeft w:val="0"/>
      <w:marRight w:val="0"/>
      <w:marTop w:val="0"/>
      <w:marBottom w:val="0"/>
      <w:divBdr>
        <w:top w:val="none" w:sz="0" w:space="0" w:color="auto"/>
        <w:left w:val="none" w:sz="0" w:space="0" w:color="auto"/>
        <w:bottom w:val="none" w:sz="0" w:space="0" w:color="auto"/>
        <w:right w:val="none" w:sz="0" w:space="0" w:color="auto"/>
      </w:divBdr>
    </w:div>
    <w:div w:id="160780985">
      <w:bodyDiv w:val="1"/>
      <w:marLeft w:val="0"/>
      <w:marRight w:val="0"/>
      <w:marTop w:val="0"/>
      <w:marBottom w:val="0"/>
      <w:divBdr>
        <w:top w:val="none" w:sz="0" w:space="0" w:color="auto"/>
        <w:left w:val="none" w:sz="0" w:space="0" w:color="auto"/>
        <w:bottom w:val="none" w:sz="0" w:space="0" w:color="auto"/>
        <w:right w:val="none" w:sz="0" w:space="0" w:color="auto"/>
      </w:divBdr>
    </w:div>
    <w:div w:id="160851252">
      <w:bodyDiv w:val="1"/>
      <w:marLeft w:val="0"/>
      <w:marRight w:val="0"/>
      <w:marTop w:val="0"/>
      <w:marBottom w:val="0"/>
      <w:divBdr>
        <w:top w:val="none" w:sz="0" w:space="0" w:color="auto"/>
        <w:left w:val="none" w:sz="0" w:space="0" w:color="auto"/>
        <w:bottom w:val="none" w:sz="0" w:space="0" w:color="auto"/>
        <w:right w:val="none" w:sz="0" w:space="0" w:color="auto"/>
      </w:divBdr>
    </w:div>
    <w:div w:id="160970383">
      <w:bodyDiv w:val="1"/>
      <w:marLeft w:val="0"/>
      <w:marRight w:val="0"/>
      <w:marTop w:val="0"/>
      <w:marBottom w:val="0"/>
      <w:divBdr>
        <w:top w:val="none" w:sz="0" w:space="0" w:color="auto"/>
        <w:left w:val="none" w:sz="0" w:space="0" w:color="auto"/>
        <w:bottom w:val="none" w:sz="0" w:space="0" w:color="auto"/>
        <w:right w:val="none" w:sz="0" w:space="0" w:color="auto"/>
      </w:divBdr>
    </w:div>
    <w:div w:id="160970988">
      <w:bodyDiv w:val="1"/>
      <w:marLeft w:val="0"/>
      <w:marRight w:val="0"/>
      <w:marTop w:val="0"/>
      <w:marBottom w:val="0"/>
      <w:divBdr>
        <w:top w:val="none" w:sz="0" w:space="0" w:color="auto"/>
        <w:left w:val="none" w:sz="0" w:space="0" w:color="auto"/>
        <w:bottom w:val="none" w:sz="0" w:space="0" w:color="auto"/>
        <w:right w:val="none" w:sz="0" w:space="0" w:color="auto"/>
      </w:divBdr>
    </w:div>
    <w:div w:id="161090702">
      <w:bodyDiv w:val="1"/>
      <w:marLeft w:val="0"/>
      <w:marRight w:val="0"/>
      <w:marTop w:val="0"/>
      <w:marBottom w:val="0"/>
      <w:divBdr>
        <w:top w:val="none" w:sz="0" w:space="0" w:color="auto"/>
        <w:left w:val="none" w:sz="0" w:space="0" w:color="auto"/>
        <w:bottom w:val="none" w:sz="0" w:space="0" w:color="auto"/>
        <w:right w:val="none" w:sz="0" w:space="0" w:color="auto"/>
      </w:divBdr>
    </w:div>
    <w:div w:id="161311569">
      <w:bodyDiv w:val="1"/>
      <w:marLeft w:val="0"/>
      <w:marRight w:val="0"/>
      <w:marTop w:val="0"/>
      <w:marBottom w:val="0"/>
      <w:divBdr>
        <w:top w:val="none" w:sz="0" w:space="0" w:color="auto"/>
        <w:left w:val="none" w:sz="0" w:space="0" w:color="auto"/>
        <w:bottom w:val="none" w:sz="0" w:space="0" w:color="auto"/>
        <w:right w:val="none" w:sz="0" w:space="0" w:color="auto"/>
      </w:divBdr>
    </w:div>
    <w:div w:id="161896274">
      <w:bodyDiv w:val="1"/>
      <w:marLeft w:val="0"/>
      <w:marRight w:val="0"/>
      <w:marTop w:val="0"/>
      <w:marBottom w:val="0"/>
      <w:divBdr>
        <w:top w:val="none" w:sz="0" w:space="0" w:color="auto"/>
        <w:left w:val="none" w:sz="0" w:space="0" w:color="auto"/>
        <w:bottom w:val="none" w:sz="0" w:space="0" w:color="auto"/>
        <w:right w:val="none" w:sz="0" w:space="0" w:color="auto"/>
      </w:divBdr>
    </w:div>
    <w:div w:id="161967599">
      <w:bodyDiv w:val="1"/>
      <w:marLeft w:val="0"/>
      <w:marRight w:val="0"/>
      <w:marTop w:val="0"/>
      <w:marBottom w:val="0"/>
      <w:divBdr>
        <w:top w:val="none" w:sz="0" w:space="0" w:color="auto"/>
        <w:left w:val="none" w:sz="0" w:space="0" w:color="auto"/>
        <w:bottom w:val="none" w:sz="0" w:space="0" w:color="auto"/>
        <w:right w:val="none" w:sz="0" w:space="0" w:color="auto"/>
      </w:divBdr>
    </w:div>
    <w:div w:id="162016715">
      <w:bodyDiv w:val="1"/>
      <w:marLeft w:val="0"/>
      <w:marRight w:val="0"/>
      <w:marTop w:val="0"/>
      <w:marBottom w:val="0"/>
      <w:divBdr>
        <w:top w:val="none" w:sz="0" w:space="0" w:color="auto"/>
        <w:left w:val="none" w:sz="0" w:space="0" w:color="auto"/>
        <w:bottom w:val="none" w:sz="0" w:space="0" w:color="auto"/>
        <w:right w:val="none" w:sz="0" w:space="0" w:color="auto"/>
      </w:divBdr>
    </w:div>
    <w:div w:id="162205165">
      <w:bodyDiv w:val="1"/>
      <w:marLeft w:val="0"/>
      <w:marRight w:val="0"/>
      <w:marTop w:val="0"/>
      <w:marBottom w:val="0"/>
      <w:divBdr>
        <w:top w:val="none" w:sz="0" w:space="0" w:color="auto"/>
        <w:left w:val="none" w:sz="0" w:space="0" w:color="auto"/>
        <w:bottom w:val="none" w:sz="0" w:space="0" w:color="auto"/>
        <w:right w:val="none" w:sz="0" w:space="0" w:color="auto"/>
      </w:divBdr>
    </w:div>
    <w:div w:id="162670174">
      <w:bodyDiv w:val="1"/>
      <w:marLeft w:val="0"/>
      <w:marRight w:val="0"/>
      <w:marTop w:val="0"/>
      <w:marBottom w:val="0"/>
      <w:divBdr>
        <w:top w:val="none" w:sz="0" w:space="0" w:color="auto"/>
        <w:left w:val="none" w:sz="0" w:space="0" w:color="auto"/>
        <w:bottom w:val="none" w:sz="0" w:space="0" w:color="auto"/>
        <w:right w:val="none" w:sz="0" w:space="0" w:color="auto"/>
      </w:divBdr>
    </w:div>
    <w:div w:id="163130653">
      <w:bodyDiv w:val="1"/>
      <w:marLeft w:val="0"/>
      <w:marRight w:val="0"/>
      <w:marTop w:val="0"/>
      <w:marBottom w:val="0"/>
      <w:divBdr>
        <w:top w:val="none" w:sz="0" w:space="0" w:color="auto"/>
        <w:left w:val="none" w:sz="0" w:space="0" w:color="auto"/>
        <w:bottom w:val="none" w:sz="0" w:space="0" w:color="auto"/>
        <w:right w:val="none" w:sz="0" w:space="0" w:color="auto"/>
      </w:divBdr>
    </w:div>
    <w:div w:id="163250185">
      <w:bodyDiv w:val="1"/>
      <w:marLeft w:val="0"/>
      <w:marRight w:val="0"/>
      <w:marTop w:val="0"/>
      <w:marBottom w:val="0"/>
      <w:divBdr>
        <w:top w:val="none" w:sz="0" w:space="0" w:color="auto"/>
        <w:left w:val="none" w:sz="0" w:space="0" w:color="auto"/>
        <w:bottom w:val="none" w:sz="0" w:space="0" w:color="auto"/>
        <w:right w:val="none" w:sz="0" w:space="0" w:color="auto"/>
      </w:divBdr>
    </w:div>
    <w:div w:id="163277552">
      <w:bodyDiv w:val="1"/>
      <w:marLeft w:val="0"/>
      <w:marRight w:val="0"/>
      <w:marTop w:val="0"/>
      <w:marBottom w:val="0"/>
      <w:divBdr>
        <w:top w:val="none" w:sz="0" w:space="0" w:color="auto"/>
        <w:left w:val="none" w:sz="0" w:space="0" w:color="auto"/>
        <w:bottom w:val="none" w:sz="0" w:space="0" w:color="auto"/>
        <w:right w:val="none" w:sz="0" w:space="0" w:color="auto"/>
      </w:divBdr>
    </w:div>
    <w:div w:id="163521916">
      <w:bodyDiv w:val="1"/>
      <w:marLeft w:val="0"/>
      <w:marRight w:val="0"/>
      <w:marTop w:val="0"/>
      <w:marBottom w:val="0"/>
      <w:divBdr>
        <w:top w:val="none" w:sz="0" w:space="0" w:color="auto"/>
        <w:left w:val="none" w:sz="0" w:space="0" w:color="auto"/>
        <w:bottom w:val="none" w:sz="0" w:space="0" w:color="auto"/>
        <w:right w:val="none" w:sz="0" w:space="0" w:color="auto"/>
      </w:divBdr>
    </w:div>
    <w:div w:id="163788870">
      <w:bodyDiv w:val="1"/>
      <w:marLeft w:val="0"/>
      <w:marRight w:val="0"/>
      <w:marTop w:val="0"/>
      <w:marBottom w:val="0"/>
      <w:divBdr>
        <w:top w:val="none" w:sz="0" w:space="0" w:color="auto"/>
        <w:left w:val="none" w:sz="0" w:space="0" w:color="auto"/>
        <w:bottom w:val="none" w:sz="0" w:space="0" w:color="auto"/>
        <w:right w:val="none" w:sz="0" w:space="0" w:color="auto"/>
      </w:divBdr>
    </w:div>
    <w:div w:id="163863411">
      <w:bodyDiv w:val="1"/>
      <w:marLeft w:val="0"/>
      <w:marRight w:val="0"/>
      <w:marTop w:val="0"/>
      <w:marBottom w:val="0"/>
      <w:divBdr>
        <w:top w:val="none" w:sz="0" w:space="0" w:color="auto"/>
        <w:left w:val="none" w:sz="0" w:space="0" w:color="auto"/>
        <w:bottom w:val="none" w:sz="0" w:space="0" w:color="auto"/>
        <w:right w:val="none" w:sz="0" w:space="0" w:color="auto"/>
      </w:divBdr>
    </w:div>
    <w:div w:id="163937597">
      <w:bodyDiv w:val="1"/>
      <w:marLeft w:val="0"/>
      <w:marRight w:val="0"/>
      <w:marTop w:val="0"/>
      <w:marBottom w:val="0"/>
      <w:divBdr>
        <w:top w:val="none" w:sz="0" w:space="0" w:color="auto"/>
        <w:left w:val="none" w:sz="0" w:space="0" w:color="auto"/>
        <w:bottom w:val="none" w:sz="0" w:space="0" w:color="auto"/>
        <w:right w:val="none" w:sz="0" w:space="0" w:color="auto"/>
      </w:divBdr>
    </w:div>
    <w:div w:id="163976612">
      <w:bodyDiv w:val="1"/>
      <w:marLeft w:val="0"/>
      <w:marRight w:val="0"/>
      <w:marTop w:val="0"/>
      <w:marBottom w:val="0"/>
      <w:divBdr>
        <w:top w:val="none" w:sz="0" w:space="0" w:color="auto"/>
        <w:left w:val="none" w:sz="0" w:space="0" w:color="auto"/>
        <w:bottom w:val="none" w:sz="0" w:space="0" w:color="auto"/>
        <w:right w:val="none" w:sz="0" w:space="0" w:color="auto"/>
      </w:divBdr>
    </w:div>
    <w:div w:id="163984585">
      <w:bodyDiv w:val="1"/>
      <w:marLeft w:val="0"/>
      <w:marRight w:val="0"/>
      <w:marTop w:val="0"/>
      <w:marBottom w:val="0"/>
      <w:divBdr>
        <w:top w:val="none" w:sz="0" w:space="0" w:color="auto"/>
        <w:left w:val="none" w:sz="0" w:space="0" w:color="auto"/>
        <w:bottom w:val="none" w:sz="0" w:space="0" w:color="auto"/>
        <w:right w:val="none" w:sz="0" w:space="0" w:color="auto"/>
      </w:divBdr>
    </w:div>
    <w:div w:id="164243565">
      <w:bodyDiv w:val="1"/>
      <w:marLeft w:val="0"/>
      <w:marRight w:val="0"/>
      <w:marTop w:val="0"/>
      <w:marBottom w:val="0"/>
      <w:divBdr>
        <w:top w:val="none" w:sz="0" w:space="0" w:color="auto"/>
        <w:left w:val="none" w:sz="0" w:space="0" w:color="auto"/>
        <w:bottom w:val="none" w:sz="0" w:space="0" w:color="auto"/>
        <w:right w:val="none" w:sz="0" w:space="0" w:color="auto"/>
      </w:divBdr>
    </w:div>
    <w:div w:id="164632292">
      <w:bodyDiv w:val="1"/>
      <w:marLeft w:val="0"/>
      <w:marRight w:val="0"/>
      <w:marTop w:val="0"/>
      <w:marBottom w:val="0"/>
      <w:divBdr>
        <w:top w:val="none" w:sz="0" w:space="0" w:color="auto"/>
        <w:left w:val="none" w:sz="0" w:space="0" w:color="auto"/>
        <w:bottom w:val="none" w:sz="0" w:space="0" w:color="auto"/>
        <w:right w:val="none" w:sz="0" w:space="0" w:color="auto"/>
      </w:divBdr>
    </w:div>
    <w:div w:id="164899499">
      <w:bodyDiv w:val="1"/>
      <w:marLeft w:val="0"/>
      <w:marRight w:val="0"/>
      <w:marTop w:val="0"/>
      <w:marBottom w:val="0"/>
      <w:divBdr>
        <w:top w:val="none" w:sz="0" w:space="0" w:color="auto"/>
        <w:left w:val="none" w:sz="0" w:space="0" w:color="auto"/>
        <w:bottom w:val="none" w:sz="0" w:space="0" w:color="auto"/>
        <w:right w:val="none" w:sz="0" w:space="0" w:color="auto"/>
      </w:divBdr>
    </w:div>
    <w:div w:id="164901575">
      <w:bodyDiv w:val="1"/>
      <w:marLeft w:val="0"/>
      <w:marRight w:val="0"/>
      <w:marTop w:val="0"/>
      <w:marBottom w:val="0"/>
      <w:divBdr>
        <w:top w:val="none" w:sz="0" w:space="0" w:color="auto"/>
        <w:left w:val="none" w:sz="0" w:space="0" w:color="auto"/>
        <w:bottom w:val="none" w:sz="0" w:space="0" w:color="auto"/>
        <w:right w:val="none" w:sz="0" w:space="0" w:color="auto"/>
      </w:divBdr>
    </w:div>
    <w:div w:id="165097278">
      <w:bodyDiv w:val="1"/>
      <w:marLeft w:val="0"/>
      <w:marRight w:val="0"/>
      <w:marTop w:val="0"/>
      <w:marBottom w:val="0"/>
      <w:divBdr>
        <w:top w:val="none" w:sz="0" w:space="0" w:color="auto"/>
        <w:left w:val="none" w:sz="0" w:space="0" w:color="auto"/>
        <w:bottom w:val="none" w:sz="0" w:space="0" w:color="auto"/>
        <w:right w:val="none" w:sz="0" w:space="0" w:color="auto"/>
      </w:divBdr>
    </w:div>
    <w:div w:id="165098030">
      <w:bodyDiv w:val="1"/>
      <w:marLeft w:val="0"/>
      <w:marRight w:val="0"/>
      <w:marTop w:val="0"/>
      <w:marBottom w:val="0"/>
      <w:divBdr>
        <w:top w:val="none" w:sz="0" w:space="0" w:color="auto"/>
        <w:left w:val="none" w:sz="0" w:space="0" w:color="auto"/>
        <w:bottom w:val="none" w:sz="0" w:space="0" w:color="auto"/>
        <w:right w:val="none" w:sz="0" w:space="0" w:color="auto"/>
      </w:divBdr>
    </w:div>
    <w:div w:id="165437311">
      <w:bodyDiv w:val="1"/>
      <w:marLeft w:val="0"/>
      <w:marRight w:val="0"/>
      <w:marTop w:val="0"/>
      <w:marBottom w:val="0"/>
      <w:divBdr>
        <w:top w:val="none" w:sz="0" w:space="0" w:color="auto"/>
        <w:left w:val="none" w:sz="0" w:space="0" w:color="auto"/>
        <w:bottom w:val="none" w:sz="0" w:space="0" w:color="auto"/>
        <w:right w:val="none" w:sz="0" w:space="0" w:color="auto"/>
      </w:divBdr>
    </w:div>
    <w:div w:id="165484124">
      <w:bodyDiv w:val="1"/>
      <w:marLeft w:val="0"/>
      <w:marRight w:val="0"/>
      <w:marTop w:val="0"/>
      <w:marBottom w:val="0"/>
      <w:divBdr>
        <w:top w:val="none" w:sz="0" w:space="0" w:color="auto"/>
        <w:left w:val="none" w:sz="0" w:space="0" w:color="auto"/>
        <w:bottom w:val="none" w:sz="0" w:space="0" w:color="auto"/>
        <w:right w:val="none" w:sz="0" w:space="0" w:color="auto"/>
      </w:divBdr>
    </w:div>
    <w:div w:id="165944174">
      <w:bodyDiv w:val="1"/>
      <w:marLeft w:val="0"/>
      <w:marRight w:val="0"/>
      <w:marTop w:val="0"/>
      <w:marBottom w:val="0"/>
      <w:divBdr>
        <w:top w:val="none" w:sz="0" w:space="0" w:color="auto"/>
        <w:left w:val="none" w:sz="0" w:space="0" w:color="auto"/>
        <w:bottom w:val="none" w:sz="0" w:space="0" w:color="auto"/>
        <w:right w:val="none" w:sz="0" w:space="0" w:color="auto"/>
      </w:divBdr>
    </w:div>
    <w:div w:id="166097256">
      <w:bodyDiv w:val="1"/>
      <w:marLeft w:val="0"/>
      <w:marRight w:val="0"/>
      <w:marTop w:val="0"/>
      <w:marBottom w:val="0"/>
      <w:divBdr>
        <w:top w:val="none" w:sz="0" w:space="0" w:color="auto"/>
        <w:left w:val="none" w:sz="0" w:space="0" w:color="auto"/>
        <w:bottom w:val="none" w:sz="0" w:space="0" w:color="auto"/>
        <w:right w:val="none" w:sz="0" w:space="0" w:color="auto"/>
      </w:divBdr>
    </w:div>
    <w:div w:id="166408894">
      <w:bodyDiv w:val="1"/>
      <w:marLeft w:val="0"/>
      <w:marRight w:val="0"/>
      <w:marTop w:val="0"/>
      <w:marBottom w:val="0"/>
      <w:divBdr>
        <w:top w:val="none" w:sz="0" w:space="0" w:color="auto"/>
        <w:left w:val="none" w:sz="0" w:space="0" w:color="auto"/>
        <w:bottom w:val="none" w:sz="0" w:space="0" w:color="auto"/>
        <w:right w:val="none" w:sz="0" w:space="0" w:color="auto"/>
      </w:divBdr>
    </w:div>
    <w:div w:id="166480036">
      <w:bodyDiv w:val="1"/>
      <w:marLeft w:val="0"/>
      <w:marRight w:val="0"/>
      <w:marTop w:val="0"/>
      <w:marBottom w:val="0"/>
      <w:divBdr>
        <w:top w:val="none" w:sz="0" w:space="0" w:color="auto"/>
        <w:left w:val="none" w:sz="0" w:space="0" w:color="auto"/>
        <w:bottom w:val="none" w:sz="0" w:space="0" w:color="auto"/>
        <w:right w:val="none" w:sz="0" w:space="0" w:color="auto"/>
      </w:divBdr>
    </w:div>
    <w:div w:id="166676757">
      <w:bodyDiv w:val="1"/>
      <w:marLeft w:val="0"/>
      <w:marRight w:val="0"/>
      <w:marTop w:val="0"/>
      <w:marBottom w:val="0"/>
      <w:divBdr>
        <w:top w:val="none" w:sz="0" w:space="0" w:color="auto"/>
        <w:left w:val="none" w:sz="0" w:space="0" w:color="auto"/>
        <w:bottom w:val="none" w:sz="0" w:space="0" w:color="auto"/>
        <w:right w:val="none" w:sz="0" w:space="0" w:color="auto"/>
      </w:divBdr>
    </w:div>
    <w:div w:id="167407331">
      <w:bodyDiv w:val="1"/>
      <w:marLeft w:val="0"/>
      <w:marRight w:val="0"/>
      <w:marTop w:val="0"/>
      <w:marBottom w:val="0"/>
      <w:divBdr>
        <w:top w:val="none" w:sz="0" w:space="0" w:color="auto"/>
        <w:left w:val="none" w:sz="0" w:space="0" w:color="auto"/>
        <w:bottom w:val="none" w:sz="0" w:space="0" w:color="auto"/>
        <w:right w:val="none" w:sz="0" w:space="0" w:color="auto"/>
      </w:divBdr>
    </w:div>
    <w:div w:id="167839866">
      <w:bodyDiv w:val="1"/>
      <w:marLeft w:val="0"/>
      <w:marRight w:val="0"/>
      <w:marTop w:val="0"/>
      <w:marBottom w:val="0"/>
      <w:divBdr>
        <w:top w:val="none" w:sz="0" w:space="0" w:color="auto"/>
        <w:left w:val="none" w:sz="0" w:space="0" w:color="auto"/>
        <w:bottom w:val="none" w:sz="0" w:space="0" w:color="auto"/>
        <w:right w:val="none" w:sz="0" w:space="0" w:color="auto"/>
      </w:divBdr>
    </w:div>
    <w:div w:id="167870069">
      <w:bodyDiv w:val="1"/>
      <w:marLeft w:val="0"/>
      <w:marRight w:val="0"/>
      <w:marTop w:val="0"/>
      <w:marBottom w:val="0"/>
      <w:divBdr>
        <w:top w:val="none" w:sz="0" w:space="0" w:color="auto"/>
        <w:left w:val="none" w:sz="0" w:space="0" w:color="auto"/>
        <w:bottom w:val="none" w:sz="0" w:space="0" w:color="auto"/>
        <w:right w:val="none" w:sz="0" w:space="0" w:color="auto"/>
      </w:divBdr>
    </w:div>
    <w:div w:id="167912867">
      <w:bodyDiv w:val="1"/>
      <w:marLeft w:val="0"/>
      <w:marRight w:val="0"/>
      <w:marTop w:val="0"/>
      <w:marBottom w:val="0"/>
      <w:divBdr>
        <w:top w:val="none" w:sz="0" w:space="0" w:color="auto"/>
        <w:left w:val="none" w:sz="0" w:space="0" w:color="auto"/>
        <w:bottom w:val="none" w:sz="0" w:space="0" w:color="auto"/>
        <w:right w:val="none" w:sz="0" w:space="0" w:color="auto"/>
      </w:divBdr>
    </w:div>
    <w:div w:id="168297354">
      <w:bodyDiv w:val="1"/>
      <w:marLeft w:val="0"/>
      <w:marRight w:val="0"/>
      <w:marTop w:val="0"/>
      <w:marBottom w:val="0"/>
      <w:divBdr>
        <w:top w:val="none" w:sz="0" w:space="0" w:color="auto"/>
        <w:left w:val="none" w:sz="0" w:space="0" w:color="auto"/>
        <w:bottom w:val="none" w:sz="0" w:space="0" w:color="auto"/>
        <w:right w:val="none" w:sz="0" w:space="0" w:color="auto"/>
      </w:divBdr>
    </w:div>
    <w:div w:id="168302578">
      <w:bodyDiv w:val="1"/>
      <w:marLeft w:val="0"/>
      <w:marRight w:val="0"/>
      <w:marTop w:val="0"/>
      <w:marBottom w:val="0"/>
      <w:divBdr>
        <w:top w:val="none" w:sz="0" w:space="0" w:color="auto"/>
        <w:left w:val="none" w:sz="0" w:space="0" w:color="auto"/>
        <w:bottom w:val="none" w:sz="0" w:space="0" w:color="auto"/>
        <w:right w:val="none" w:sz="0" w:space="0" w:color="auto"/>
      </w:divBdr>
    </w:div>
    <w:div w:id="168372196">
      <w:bodyDiv w:val="1"/>
      <w:marLeft w:val="0"/>
      <w:marRight w:val="0"/>
      <w:marTop w:val="0"/>
      <w:marBottom w:val="0"/>
      <w:divBdr>
        <w:top w:val="none" w:sz="0" w:space="0" w:color="auto"/>
        <w:left w:val="none" w:sz="0" w:space="0" w:color="auto"/>
        <w:bottom w:val="none" w:sz="0" w:space="0" w:color="auto"/>
        <w:right w:val="none" w:sz="0" w:space="0" w:color="auto"/>
      </w:divBdr>
    </w:div>
    <w:div w:id="168443831">
      <w:bodyDiv w:val="1"/>
      <w:marLeft w:val="0"/>
      <w:marRight w:val="0"/>
      <w:marTop w:val="0"/>
      <w:marBottom w:val="0"/>
      <w:divBdr>
        <w:top w:val="none" w:sz="0" w:space="0" w:color="auto"/>
        <w:left w:val="none" w:sz="0" w:space="0" w:color="auto"/>
        <w:bottom w:val="none" w:sz="0" w:space="0" w:color="auto"/>
        <w:right w:val="none" w:sz="0" w:space="0" w:color="auto"/>
      </w:divBdr>
    </w:div>
    <w:div w:id="168452338">
      <w:bodyDiv w:val="1"/>
      <w:marLeft w:val="0"/>
      <w:marRight w:val="0"/>
      <w:marTop w:val="0"/>
      <w:marBottom w:val="0"/>
      <w:divBdr>
        <w:top w:val="none" w:sz="0" w:space="0" w:color="auto"/>
        <w:left w:val="none" w:sz="0" w:space="0" w:color="auto"/>
        <w:bottom w:val="none" w:sz="0" w:space="0" w:color="auto"/>
        <w:right w:val="none" w:sz="0" w:space="0" w:color="auto"/>
      </w:divBdr>
    </w:div>
    <w:div w:id="168640907">
      <w:bodyDiv w:val="1"/>
      <w:marLeft w:val="0"/>
      <w:marRight w:val="0"/>
      <w:marTop w:val="0"/>
      <w:marBottom w:val="0"/>
      <w:divBdr>
        <w:top w:val="none" w:sz="0" w:space="0" w:color="auto"/>
        <w:left w:val="none" w:sz="0" w:space="0" w:color="auto"/>
        <w:bottom w:val="none" w:sz="0" w:space="0" w:color="auto"/>
        <w:right w:val="none" w:sz="0" w:space="0" w:color="auto"/>
      </w:divBdr>
    </w:div>
    <w:div w:id="169217091">
      <w:bodyDiv w:val="1"/>
      <w:marLeft w:val="0"/>
      <w:marRight w:val="0"/>
      <w:marTop w:val="0"/>
      <w:marBottom w:val="0"/>
      <w:divBdr>
        <w:top w:val="none" w:sz="0" w:space="0" w:color="auto"/>
        <w:left w:val="none" w:sz="0" w:space="0" w:color="auto"/>
        <w:bottom w:val="none" w:sz="0" w:space="0" w:color="auto"/>
        <w:right w:val="none" w:sz="0" w:space="0" w:color="auto"/>
      </w:divBdr>
    </w:div>
    <w:div w:id="169219624">
      <w:bodyDiv w:val="1"/>
      <w:marLeft w:val="0"/>
      <w:marRight w:val="0"/>
      <w:marTop w:val="0"/>
      <w:marBottom w:val="0"/>
      <w:divBdr>
        <w:top w:val="none" w:sz="0" w:space="0" w:color="auto"/>
        <w:left w:val="none" w:sz="0" w:space="0" w:color="auto"/>
        <w:bottom w:val="none" w:sz="0" w:space="0" w:color="auto"/>
        <w:right w:val="none" w:sz="0" w:space="0" w:color="auto"/>
      </w:divBdr>
    </w:div>
    <w:div w:id="169294182">
      <w:bodyDiv w:val="1"/>
      <w:marLeft w:val="0"/>
      <w:marRight w:val="0"/>
      <w:marTop w:val="0"/>
      <w:marBottom w:val="0"/>
      <w:divBdr>
        <w:top w:val="none" w:sz="0" w:space="0" w:color="auto"/>
        <w:left w:val="none" w:sz="0" w:space="0" w:color="auto"/>
        <w:bottom w:val="none" w:sz="0" w:space="0" w:color="auto"/>
        <w:right w:val="none" w:sz="0" w:space="0" w:color="auto"/>
      </w:divBdr>
    </w:div>
    <w:div w:id="169565322">
      <w:bodyDiv w:val="1"/>
      <w:marLeft w:val="0"/>
      <w:marRight w:val="0"/>
      <w:marTop w:val="0"/>
      <w:marBottom w:val="0"/>
      <w:divBdr>
        <w:top w:val="none" w:sz="0" w:space="0" w:color="auto"/>
        <w:left w:val="none" w:sz="0" w:space="0" w:color="auto"/>
        <w:bottom w:val="none" w:sz="0" w:space="0" w:color="auto"/>
        <w:right w:val="none" w:sz="0" w:space="0" w:color="auto"/>
      </w:divBdr>
    </w:div>
    <w:div w:id="170024305">
      <w:bodyDiv w:val="1"/>
      <w:marLeft w:val="0"/>
      <w:marRight w:val="0"/>
      <w:marTop w:val="0"/>
      <w:marBottom w:val="0"/>
      <w:divBdr>
        <w:top w:val="none" w:sz="0" w:space="0" w:color="auto"/>
        <w:left w:val="none" w:sz="0" w:space="0" w:color="auto"/>
        <w:bottom w:val="none" w:sz="0" w:space="0" w:color="auto"/>
        <w:right w:val="none" w:sz="0" w:space="0" w:color="auto"/>
      </w:divBdr>
    </w:div>
    <w:div w:id="170024626">
      <w:bodyDiv w:val="1"/>
      <w:marLeft w:val="0"/>
      <w:marRight w:val="0"/>
      <w:marTop w:val="0"/>
      <w:marBottom w:val="0"/>
      <w:divBdr>
        <w:top w:val="none" w:sz="0" w:space="0" w:color="auto"/>
        <w:left w:val="none" w:sz="0" w:space="0" w:color="auto"/>
        <w:bottom w:val="none" w:sz="0" w:space="0" w:color="auto"/>
        <w:right w:val="none" w:sz="0" w:space="0" w:color="auto"/>
      </w:divBdr>
    </w:div>
    <w:div w:id="170683421">
      <w:bodyDiv w:val="1"/>
      <w:marLeft w:val="0"/>
      <w:marRight w:val="0"/>
      <w:marTop w:val="0"/>
      <w:marBottom w:val="0"/>
      <w:divBdr>
        <w:top w:val="none" w:sz="0" w:space="0" w:color="auto"/>
        <w:left w:val="none" w:sz="0" w:space="0" w:color="auto"/>
        <w:bottom w:val="none" w:sz="0" w:space="0" w:color="auto"/>
        <w:right w:val="none" w:sz="0" w:space="0" w:color="auto"/>
      </w:divBdr>
    </w:div>
    <w:div w:id="170804986">
      <w:bodyDiv w:val="1"/>
      <w:marLeft w:val="0"/>
      <w:marRight w:val="0"/>
      <w:marTop w:val="0"/>
      <w:marBottom w:val="0"/>
      <w:divBdr>
        <w:top w:val="none" w:sz="0" w:space="0" w:color="auto"/>
        <w:left w:val="none" w:sz="0" w:space="0" w:color="auto"/>
        <w:bottom w:val="none" w:sz="0" w:space="0" w:color="auto"/>
        <w:right w:val="none" w:sz="0" w:space="0" w:color="auto"/>
      </w:divBdr>
    </w:div>
    <w:div w:id="171336005">
      <w:bodyDiv w:val="1"/>
      <w:marLeft w:val="0"/>
      <w:marRight w:val="0"/>
      <w:marTop w:val="0"/>
      <w:marBottom w:val="0"/>
      <w:divBdr>
        <w:top w:val="none" w:sz="0" w:space="0" w:color="auto"/>
        <w:left w:val="none" w:sz="0" w:space="0" w:color="auto"/>
        <w:bottom w:val="none" w:sz="0" w:space="0" w:color="auto"/>
        <w:right w:val="none" w:sz="0" w:space="0" w:color="auto"/>
      </w:divBdr>
    </w:div>
    <w:div w:id="171535109">
      <w:bodyDiv w:val="1"/>
      <w:marLeft w:val="0"/>
      <w:marRight w:val="0"/>
      <w:marTop w:val="0"/>
      <w:marBottom w:val="0"/>
      <w:divBdr>
        <w:top w:val="none" w:sz="0" w:space="0" w:color="auto"/>
        <w:left w:val="none" w:sz="0" w:space="0" w:color="auto"/>
        <w:bottom w:val="none" w:sz="0" w:space="0" w:color="auto"/>
        <w:right w:val="none" w:sz="0" w:space="0" w:color="auto"/>
      </w:divBdr>
    </w:div>
    <w:div w:id="171604315">
      <w:bodyDiv w:val="1"/>
      <w:marLeft w:val="0"/>
      <w:marRight w:val="0"/>
      <w:marTop w:val="0"/>
      <w:marBottom w:val="0"/>
      <w:divBdr>
        <w:top w:val="none" w:sz="0" w:space="0" w:color="auto"/>
        <w:left w:val="none" w:sz="0" w:space="0" w:color="auto"/>
        <w:bottom w:val="none" w:sz="0" w:space="0" w:color="auto"/>
        <w:right w:val="none" w:sz="0" w:space="0" w:color="auto"/>
      </w:divBdr>
    </w:div>
    <w:div w:id="171604479">
      <w:bodyDiv w:val="1"/>
      <w:marLeft w:val="0"/>
      <w:marRight w:val="0"/>
      <w:marTop w:val="0"/>
      <w:marBottom w:val="0"/>
      <w:divBdr>
        <w:top w:val="none" w:sz="0" w:space="0" w:color="auto"/>
        <w:left w:val="none" w:sz="0" w:space="0" w:color="auto"/>
        <w:bottom w:val="none" w:sz="0" w:space="0" w:color="auto"/>
        <w:right w:val="none" w:sz="0" w:space="0" w:color="auto"/>
      </w:divBdr>
    </w:div>
    <w:div w:id="171721247">
      <w:bodyDiv w:val="1"/>
      <w:marLeft w:val="0"/>
      <w:marRight w:val="0"/>
      <w:marTop w:val="0"/>
      <w:marBottom w:val="0"/>
      <w:divBdr>
        <w:top w:val="none" w:sz="0" w:space="0" w:color="auto"/>
        <w:left w:val="none" w:sz="0" w:space="0" w:color="auto"/>
        <w:bottom w:val="none" w:sz="0" w:space="0" w:color="auto"/>
        <w:right w:val="none" w:sz="0" w:space="0" w:color="auto"/>
      </w:divBdr>
    </w:div>
    <w:div w:id="172064338">
      <w:bodyDiv w:val="1"/>
      <w:marLeft w:val="0"/>
      <w:marRight w:val="0"/>
      <w:marTop w:val="0"/>
      <w:marBottom w:val="0"/>
      <w:divBdr>
        <w:top w:val="none" w:sz="0" w:space="0" w:color="auto"/>
        <w:left w:val="none" w:sz="0" w:space="0" w:color="auto"/>
        <w:bottom w:val="none" w:sz="0" w:space="0" w:color="auto"/>
        <w:right w:val="none" w:sz="0" w:space="0" w:color="auto"/>
      </w:divBdr>
    </w:div>
    <w:div w:id="172425349">
      <w:bodyDiv w:val="1"/>
      <w:marLeft w:val="0"/>
      <w:marRight w:val="0"/>
      <w:marTop w:val="0"/>
      <w:marBottom w:val="0"/>
      <w:divBdr>
        <w:top w:val="none" w:sz="0" w:space="0" w:color="auto"/>
        <w:left w:val="none" w:sz="0" w:space="0" w:color="auto"/>
        <w:bottom w:val="none" w:sz="0" w:space="0" w:color="auto"/>
        <w:right w:val="none" w:sz="0" w:space="0" w:color="auto"/>
      </w:divBdr>
    </w:div>
    <w:div w:id="172455896">
      <w:bodyDiv w:val="1"/>
      <w:marLeft w:val="0"/>
      <w:marRight w:val="0"/>
      <w:marTop w:val="0"/>
      <w:marBottom w:val="0"/>
      <w:divBdr>
        <w:top w:val="none" w:sz="0" w:space="0" w:color="auto"/>
        <w:left w:val="none" w:sz="0" w:space="0" w:color="auto"/>
        <w:bottom w:val="none" w:sz="0" w:space="0" w:color="auto"/>
        <w:right w:val="none" w:sz="0" w:space="0" w:color="auto"/>
      </w:divBdr>
    </w:div>
    <w:div w:id="172494745">
      <w:bodyDiv w:val="1"/>
      <w:marLeft w:val="0"/>
      <w:marRight w:val="0"/>
      <w:marTop w:val="0"/>
      <w:marBottom w:val="0"/>
      <w:divBdr>
        <w:top w:val="none" w:sz="0" w:space="0" w:color="auto"/>
        <w:left w:val="none" w:sz="0" w:space="0" w:color="auto"/>
        <w:bottom w:val="none" w:sz="0" w:space="0" w:color="auto"/>
        <w:right w:val="none" w:sz="0" w:space="0" w:color="auto"/>
      </w:divBdr>
    </w:div>
    <w:div w:id="173082528">
      <w:bodyDiv w:val="1"/>
      <w:marLeft w:val="0"/>
      <w:marRight w:val="0"/>
      <w:marTop w:val="0"/>
      <w:marBottom w:val="0"/>
      <w:divBdr>
        <w:top w:val="none" w:sz="0" w:space="0" w:color="auto"/>
        <w:left w:val="none" w:sz="0" w:space="0" w:color="auto"/>
        <w:bottom w:val="none" w:sz="0" w:space="0" w:color="auto"/>
        <w:right w:val="none" w:sz="0" w:space="0" w:color="auto"/>
      </w:divBdr>
    </w:div>
    <w:div w:id="173112572">
      <w:bodyDiv w:val="1"/>
      <w:marLeft w:val="0"/>
      <w:marRight w:val="0"/>
      <w:marTop w:val="0"/>
      <w:marBottom w:val="0"/>
      <w:divBdr>
        <w:top w:val="none" w:sz="0" w:space="0" w:color="auto"/>
        <w:left w:val="none" w:sz="0" w:space="0" w:color="auto"/>
        <w:bottom w:val="none" w:sz="0" w:space="0" w:color="auto"/>
        <w:right w:val="none" w:sz="0" w:space="0" w:color="auto"/>
      </w:divBdr>
    </w:div>
    <w:div w:id="173152659">
      <w:bodyDiv w:val="1"/>
      <w:marLeft w:val="0"/>
      <w:marRight w:val="0"/>
      <w:marTop w:val="0"/>
      <w:marBottom w:val="0"/>
      <w:divBdr>
        <w:top w:val="none" w:sz="0" w:space="0" w:color="auto"/>
        <w:left w:val="none" w:sz="0" w:space="0" w:color="auto"/>
        <w:bottom w:val="none" w:sz="0" w:space="0" w:color="auto"/>
        <w:right w:val="none" w:sz="0" w:space="0" w:color="auto"/>
      </w:divBdr>
    </w:div>
    <w:div w:id="173233503">
      <w:bodyDiv w:val="1"/>
      <w:marLeft w:val="0"/>
      <w:marRight w:val="0"/>
      <w:marTop w:val="0"/>
      <w:marBottom w:val="0"/>
      <w:divBdr>
        <w:top w:val="none" w:sz="0" w:space="0" w:color="auto"/>
        <w:left w:val="none" w:sz="0" w:space="0" w:color="auto"/>
        <w:bottom w:val="none" w:sz="0" w:space="0" w:color="auto"/>
        <w:right w:val="none" w:sz="0" w:space="0" w:color="auto"/>
      </w:divBdr>
    </w:div>
    <w:div w:id="173308327">
      <w:bodyDiv w:val="1"/>
      <w:marLeft w:val="0"/>
      <w:marRight w:val="0"/>
      <w:marTop w:val="0"/>
      <w:marBottom w:val="0"/>
      <w:divBdr>
        <w:top w:val="none" w:sz="0" w:space="0" w:color="auto"/>
        <w:left w:val="none" w:sz="0" w:space="0" w:color="auto"/>
        <w:bottom w:val="none" w:sz="0" w:space="0" w:color="auto"/>
        <w:right w:val="none" w:sz="0" w:space="0" w:color="auto"/>
      </w:divBdr>
    </w:div>
    <w:div w:id="173346969">
      <w:bodyDiv w:val="1"/>
      <w:marLeft w:val="0"/>
      <w:marRight w:val="0"/>
      <w:marTop w:val="0"/>
      <w:marBottom w:val="0"/>
      <w:divBdr>
        <w:top w:val="none" w:sz="0" w:space="0" w:color="auto"/>
        <w:left w:val="none" w:sz="0" w:space="0" w:color="auto"/>
        <w:bottom w:val="none" w:sz="0" w:space="0" w:color="auto"/>
        <w:right w:val="none" w:sz="0" w:space="0" w:color="auto"/>
      </w:divBdr>
    </w:div>
    <w:div w:id="173350657">
      <w:bodyDiv w:val="1"/>
      <w:marLeft w:val="0"/>
      <w:marRight w:val="0"/>
      <w:marTop w:val="0"/>
      <w:marBottom w:val="0"/>
      <w:divBdr>
        <w:top w:val="none" w:sz="0" w:space="0" w:color="auto"/>
        <w:left w:val="none" w:sz="0" w:space="0" w:color="auto"/>
        <w:bottom w:val="none" w:sz="0" w:space="0" w:color="auto"/>
        <w:right w:val="none" w:sz="0" w:space="0" w:color="auto"/>
      </w:divBdr>
    </w:div>
    <w:div w:id="173419753">
      <w:bodyDiv w:val="1"/>
      <w:marLeft w:val="0"/>
      <w:marRight w:val="0"/>
      <w:marTop w:val="0"/>
      <w:marBottom w:val="0"/>
      <w:divBdr>
        <w:top w:val="none" w:sz="0" w:space="0" w:color="auto"/>
        <w:left w:val="none" w:sz="0" w:space="0" w:color="auto"/>
        <w:bottom w:val="none" w:sz="0" w:space="0" w:color="auto"/>
        <w:right w:val="none" w:sz="0" w:space="0" w:color="auto"/>
      </w:divBdr>
    </w:div>
    <w:div w:id="173544815">
      <w:bodyDiv w:val="1"/>
      <w:marLeft w:val="0"/>
      <w:marRight w:val="0"/>
      <w:marTop w:val="0"/>
      <w:marBottom w:val="0"/>
      <w:divBdr>
        <w:top w:val="none" w:sz="0" w:space="0" w:color="auto"/>
        <w:left w:val="none" w:sz="0" w:space="0" w:color="auto"/>
        <w:bottom w:val="none" w:sz="0" w:space="0" w:color="auto"/>
        <w:right w:val="none" w:sz="0" w:space="0" w:color="auto"/>
      </w:divBdr>
    </w:div>
    <w:div w:id="173689290">
      <w:bodyDiv w:val="1"/>
      <w:marLeft w:val="0"/>
      <w:marRight w:val="0"/>
      <w:marTop w:val="0"/>
      <w:marBottom w:val="0"/>
      <w:divBdr>
        <w:top w:val="none" w:sz="0" w:space="0" w:color="auto"/>
        <w:left w:val="none" w:sz="0" w:space="0" w:color="auto"/>
        <w:bottom w:val="none" w:sz="0" w:space="0" w:color="auto"/>
        <w:right w:val="none" w:sz="0" w:space="0" w:color="auto"/>
      </w:divBdr>
    </w:div>
    <w:div w:id="173695651">
      <w:bodyDiv w:val="1"/>
      <w:marLeft w:val="0"/>
      <w:marRight w:val="0"/>
      <w:marTop w:val="0"/>
      <w:marBottom w:val="0"/>
      <w:divBdr>
        <w:top w:val="none" w:sz="0" w:space="0" w:color="auto"/>
        <w:left w:val="none" w:sz="0" w:space="0" w:color="auto"/>
        <w:bottom w:val="none" w:sz="0" w:space="0" w:color="auto"/>
        <w:right w:val="none" w:sz="0" w:space="0" w:color="auto"/>
      </w:divBdr>
    </w:div>
    <w:div w:id="173767897">
      <w:bodyDiv w:val="1"/>
      <w:marLeft w:val="0"/>
      <w:marRight w:val="0"/>
      <w:marTop w:val="0"/>
      <w:marBottom w:val="0"/>
      <w:divBdr>
        <w:top w:val="none" w:sz="0" w:space="0" w:color="auto"/>
        <w:left w:val="none" w:sz="0" w:space="0" w:color="auto"/>
        <w:bottom w:val="none" w:sz="0" w:space="0" w:color="auto"/>
        <w:right w:val="none" w:sz="0" w:space="0" w:color="auto"/>
      </w:divBdr>
    </w:div>
    <w:div w:id="174223329">
      <w:bodyDiv w:val="1"/>
      <w:marLeft w:val="0"/>
      <w:marRight w:val="0"/>
      <w:marTop w:val="0"/>
      <w:marBottom w:val="0"/>
      <w:divBdr>
        <w:top w:val="none" w:sz="0" w:space="0" w:color="auto"/>
        <w:left w:val="none" w:sz="0" w:space="0" w:color="auto"/>
        <w:bottom w:val="none" w:sz="0" w:space="0" w:color="auto"/>
        <w:right w:val="none" w:sz="0" w:space="0" w:color="auto"/>
      </w:divBdr>
    </w:div>
    <w:div w:id="175118499">
      <w:bodyDiv w:val="1"/>
      <w:marLeft w:val="0"/>
      <w:marRight w:val="0"/>
      <w:marTop w:val="0"/>
      <w:marBottom w:val="0"/>
      <w:divBdr>
        <w:top w:val="none" w:sz="0" w:space="0" w:color="auto"/>
        <w:left w:val="none" w:sz="0" w:space="0" w:color="auto"/>
        <w:bottom w:val="none" w:sz="0" w:space="0" w:color="auto"/>
        <w:right w:val="none" w:sz="0" w:space="0" w:color="auto"/>
      </w:divBdr>
    </w:div>
    <w:div w:id="175310970">
      <w:bodyDiv w:val="1"/>
      <w:marLeft w:val="0"/>
      <w:marRight w:val="0"/>
      <w:marTop w:val="0"/>
      <w:marBottom w:val="0"/>
      <w:divBdr>
        <w:top w:val="none" w:sz="0" w:space="0" w:color="auto"/>
        <w:left w:val="none" w:sz="0" w:space="0" w:color="auto"/>
        <w:bottom w:val="none" w:sz="0" w:space="0" w:color="auto"/>
        <w:right w:val="none" w:sz="0" w:space="0" w:color="auto"/>
      </w:divBdr>
    </w:div>
    <w:div w:id="175535876">
      <w:bodyDiv w:val="1"/>
      <w:marLeft w:val="0"/>
      <w:marRight w:val="0"/>
      <w:marTop w:val="0"/>
      <w:marBottom w:val="0"/>
      <w:divBdr>
        <w:top w:val="none" w:sz="0" w:space="0" w:color="auto"/>
        <w:left w:val="none" w:sz="0" w:space="0" w:color="auto"/>
        <w:bottom w:val="none" w:sz="0" w:space="0" w:color="auto"/>
        <w:right w:val="none" w:sz="0" w:space="0" w:color="auto"/>
      </w:divBdr>
    </w:div>
    <w:div w:id="175578151">
      <w:bodyDiv w:val="1"/>
      <w:marLeft w:val="0"/>
      <w:marRight w:val="0"/>
      <w:marTop w:val="0"/>
      <w:marBottom w:val="0"/>
      <w:divBdr>
        <w:top w:val="none" w:sz="0" w:space="0" w:color="auto"/>
        <w:left w:val="none" w:sz="0" w:space="0" w:color="auto"/>
        <w:bottom w:val="none" w:sz="0" w:space="0" w:color="auto"/>
        <w:right w:val="none" w:sz="0" w:space="0" w:color="auto"/>
      </w:divBdr>
    </w:div>
    <w:div w:id="175661432">
      <w:bodyDiv w:val="1"/>
      <w:marLeft w:val="0"/>
      <w:marRight w:val="0"/>
      <w:marTop w:val="0"/>
      <w:marBottom w:val="0"/>
      <w:divBdr>
        <w:top w:val="none" w:sz="0" w:space="0" w:color="auto"/>
        <w:left w:val="none" w:sz="0" w:space="0" w:color="auto"/>
        <w:bottom w:val="none" w:sz="0" w:space="0" w:color="auto"/>
        <w:right w:val="none" w:sz="0" w:space="0" w:color="auto"/>
      </w:divBdr>
    </w:div>
    <w:div w:id="175927860">
      <w:bodyDiv w:val="1"/>
      <w:marLeft w:val="0"/>
      <w:marRight w:val="0"/>
      <w:marTop w:val="0"/>
      <w:marBottom w:val="0"/>
      <w:divBdr>
        <w:top w:val="none" w:sz="0" w:space="0" w:color="auto"/>
        <w:left w:val="none" w:sz="0" w:space="0" w:color="auto"/>
        <w:bottom w:val="none" w:sz="0" w:space="0" w:color="auto"/>
        <w:right w:val="none" w:sz="0" w:space="0" w:color="auto"/>
      </w:divBdr>
    </w:div>
    <w:div w:id="176163526">
      <w:bodyDiv w:val="1"/>
      <w:marLeft w:val="0"/>
      <w:marRight w:val="0"/>
      <w:marTop w:val="0"/>
      <w:marBottom w:val="0"/>
      <w:divBdr>
        <w:top w:val="none" w:sz="0" w:space="0" w:color="auto"/>
        <w:left w:val="none" w:sz="0" w:space="0" w:color="auto"/>
        <w:bottom w:val="none" w:sz="0" w:space="0" w:color="auto"/>
        <w:right w:val="none" w:sz="0" w:space="0" w:color="auto"/>
      </w:divBdr>
    </w:div>
    <w:div w:id="176576878">
      <w:bodyDiv w:val="1"/>
      <w:marLeft w:val="0"/>
      <w:marRight w:val="0"/>
      <w:marTop w:val="0"/>
      <w:marBottom w:val="0"/>
      <w:divBdr>
        <w:top w:val="none" w:sz="0" w:space="0" w:color="auto"/>
        <w:left w:val="none" w:sz="0" w:space="0" w:color="auto"/>
        <w:bottom w:val="none" w:sz="0" w:space="0" w:color="auto"/>
        <w:right w:val="none" w:sz="0" w:space="0" w:color="auto"/>
      </w:divBdr>
    </w:div>
    <w:div w:id="176702212">
      <w:bodyDiv w:val="1"/>
      <w:marLeft w:val="0"/>
      <w:marRight w:val="0"/>
      <w:marTop w:val="0"/>
      <w:marBottom w:val="0"/>
      <w:divBdr>
        <w:top w:val="none" w:sz="0" w:space="0" w:color="auto"/>
        <w:left w:val="none" w:sz="0" w:space="0" w:color="auto"/>
        <w:bottom w:val="none" w:sz="0" w:space="0" w:color="auto"/>
        <w:right w:val="none" w:sz="0" w:space="0" w:color="auto"/>
      </w:divBdr>
    </w:div>
    <w:div w:id="177232518">
      <w:bodyDiv w:val="1"/>
      <w:marLeft w:val="0"/>
      <w:marRight w:val="0"/>
      <w:marTop w:val="0"/>
      <w:marBottom w:val="0"/>
      <w:divBdr>
        <w:top w:val="none" w:sz="0" w:space="0" w:color="auto"/>
        <w:left w:val="none" w:sz="0" w:space="0" w:color="auto"/>
        <w:bottom w:val="none" w:sz="0" w:space="0" w:color="auto"/>
        <w:right w:val="none" w:sz="0" w:space="0" w:color="auto"/>
      </w:divBdr>
    </w:div>
    <w:div w:id="177236280">
      <w:bodyDiv w:val="1"/>
      <w:marLeft w:val="0"/>
      <w:marRight w:val="0"/>
      <w:marTop w:val="0"/>
      <w:marBottom w:val="0"/>
      <w:divBdr>
        <w:top w:val="none" w:sz="0" w:space="0" w:color="auto"/>
        <w:left w:val="none" w:sz="0" w:space="0" w:color="auto"/>
        <w:bottom w:val="none" w:sz="0" w:space="0" w:color="auto"/>
        <w:right w:val="none" w:sz="0" w:space="0" w:color="auto"/>
      </w:divBdr>
    </w:div>
    <w:div w:id="177427170">
      <w:bodyDiv w:val="1"/>
      <w:marLeft w:val="0"/>
      <w:marRight w:val="0"/>
      <w:marTop w:val="0"/>
      <w:marBottom w:val="0"/>
      <w:divBdr>
        <w:top w:val="none" w:sz="0" w:space="0" w:color="auto"/>
        <w:left w:val="none" w:sz="0" w:space="0" w:color="auto"/>
        <w:bottom w:val="none" w:sz="0" w:space="0" w:color="auto"/>
        <w:right w:val="none" w:sz="0" w:space="0" w:color="auto"/>
      </w:divBdr>
    </w:div>
    <w:div w:id="178083245">
      <w:bodyDiv w:val="1"/>
      <w:marLeft w:val="0"/>
      <w:marRight w:val="0"/>
      <w:marTop w:val="0"/>
      <w:marBottom w:val="0"/>
      <w:divBdr>
        <w:top w:val="none" w:sz="0" w:space="0" w:color="auto"/>
        <w:left w:val="none" w:sz="0" w:space="0" w:color="auto"/>
        <w:bottom w:val="none" w:sz="0" w:space="0" w:color="auto"/>
        <w:right w:val="none" w:sz="0" w:space="0" w:color="auto"/>
      </w:divBdr>
    </w:div>
    <w:div w:id="178394460">
      <w:bodyDiv w:val="1"/>
      <w:marLeft w:val="0"/>
      <w:marRight w:val="0"/>
      <w:marTop w:val="0"/>
      <w:marBottom w:val="0"/>
      <w:divBdr>
        <w:top w:val="none" w:sz="0" w:space="0" w:color="auto"/>
        <w:left w:val="none" w:sz="0" w:space="0" w:color="auto"/>
        <w:bottom w:val="none" w:sz="0" w:space="0" w:color="auto"/>
        <w:right w:val="none" w:sz="0" w:space="0" w:color="auto"/>
      </w:divBdr>
    </w:div>
    <w:div w:id="178399406">
      <w:bodyDiv w:val="1"/>
      <w:marLeft w:val="0"/>
      <w:marRight w:val="0"/>
      <w:marTop w:val="0"/>
      <w:marBottom w:val="0"/>
      <w:divBdr>
        <w:top w:val="none" w:sz="0" w:space="0" w:color="auto"/>
        <w:left w:val="none" w:sz="0" w:space="0" w:color="auto"/>
        <w:bottom w:val="none" w:sz="0" w:space="0" w:color="auto"/>
        <w:right w:val="none" w:sz="0" w:space="0" w:color="auto"/>
      </w:divBdr>
    </w:div>
    <w:div w:id="178470898">
      <w:bodyDiv w:val="1"/>
      <w:marLeft w:val="0"/>
      <w:marRight w:val="0"/>
      <w:marTop w:val="0"/>
      <w:marBottom w:val="0"/>
      <w:divBdr>
        <w:top w:val="none" w:sz="0" w:space="0" w:color="auto"/>
        <w:left w:val="none" w:sz="0" w:space="0" w:color="auto"/>
        <w:bottom w:val="none" w:sz="0" w:space="0" w:color="auto"/>
        <w:right w:val="none" w:sz="0" w:space="0" w:color="auto"/>
      </w:divBdr>
    </w:div>
    <w:div w:id="178660905">
      <w:bodyDiv w:val="1"/>
      <w:marLeft w:val="0"/>
      <w:marRight w:val="0"/>
      <w:marTop w:val="0"/>
      <w:marBottom w:val="0"/>
      <w:divBdr>
        <w:top w:val="none" w:sz="0" w:space="0" w:color="auto"/>
        <w:left w:val="none" w:sz="0" w:space="0" w:color="auto"/>
        <w:bottom w:val="none" w:sz="0" w:space="0" w:color="auto"/>
        <w:right w:val="none" w:sz="0" w:space="0" w:color="auto"/>
      </w:divBdr>
    </w:div>
    <w:div w:id="178811621">
      <w:bodyDiv w:val="1"/>
      <w:marLeft w:val="0"/>
      <w:marRight w:val="0"/>
      <w:marTop w:val="0"/>
      <w:marBottom w:val="0"/>
      <w:divBdr>
        <w:top w:val="none" w:sz="0" w:space="0" w:color="auto"/>
        <w:left w:val="none" w:sz="0" w:space="0" w:color="auto"/>
        <w:bottom w:val="none" w:sz="0" w:space="0" w:color="auto"/>
        <w:right w:val="none" w:sz="0" w:space="0" w:color="auto"/>
      </w:divBdr>
    </w:div>
    <w:div w:id="178854210">
      <w:bodyDiv w:val="1"/>
      <w:marLeft w:val="0"/>
      <w:marRight w:val="0"/>
      <w:marTop w:val="0"/>
      <w:marBottom w:val="0"/>
      <w:divBdr>
        <w:top w:val="none" w:sz="0" w:space="0" w:color="auto"/>
        <w:left w:val="none" w:sz="0" w:space="0" w:color="auto"/>
        <w:bottom w:val="none" w:sz="0" w:space="0" w:color="auto"/>
        <w:right w:val="none" w:sz="0" w:space="0" w:color="auto"/>
      </w:divBdr>
    </w:div>
    <w:div w:id="179010264">
      <w:bodyDiv w:val="1"/>
      <w:marLeft w:val="0"/>
      <w:marRight w:val="0"/>
      <w:marTop w:val="0"/>
      <w:marBottom w:val="0"/>
      <w:divBdr>
        <w:top w:val="none" w:sz="0" w:space="0" w:color="auto"/>
        <w:left w:val="none" w:sz="0" w:space="0" w:color="auto"/>
        <w:bottom w:val="none" w:sz="0" w:space="0" w:color="auto"/>
        <w:right w:val="none" w:sz="0" w:space="0" w:color="auto"/>
      </w:divBdr>
    </w:div>
    <w:div w:id="179054994">
      <w:bodyDiv w:val="1"/>
      <w:marLeft w:val="0"/>
      <w:marRight w:val="0"/>
      <w:marTop w:val="0"/>
      <w:marBottom w:val="0"/>
      <w:divBdr>
        <w:top w:val="none" w:sz="0" w:space="0" w:color="auto"/>
        <w:left w:val="none" w:sz="0" w:space="0" w:color="auto"/>
        <w:bottom w:val="none" w:sz="0" w:space="0" w:color="auto"/>
        <w:right w:val="none" w:sz="0" w:space="0" w:color="auto"/>
      </w:divBdr>
    </w:div>
    <w:div w:id="179319343">
      <w:bodyDiv w:val="1"/>
      <w:marLeft w:val="0"/>
      <w:marRight w:val="0"/>
      <w:marTop w:val="0"/>
      <w:marBottom w:val="0"/>
      <w:divBdr>
        <w:top w:val="none" w:sz="0" w:space="0" w:color="auto"/>
        <w:left w:val="none" w:sz="0" w:space="0" w:color="auto"/>
        <w:bottom w:val="none" w:sz="0" w:space="0" w:color="auto"/>
        <w:right w:val="none" w:sz="0" w:space="0" w:color="auto"/>
      </w:divBdr>
    </w:div>
    <w:div w:id="179397580">
      <w:bodyDiv w:val="1"/>
      <w:marLeft w:val="0"/>
      <w:marRight w:val="0"/>
      <w:marTop w:val="0"/>
      <w:marBottom w:val="0"/>
      <w:divBdr>
        <w:top w:val="none" w:sz="0" w:space="0" w:color="auto"/>
        <w:left w:val="none" w:sz="0" w:space="0" w:color="auto"/>
        <w:bottom w:val="none" w:sz="0" w:space="0" w:color="auto"/>
        <w:right w:val="none" w:sz="0" w:space="0" w:color="auto"/>
      </w:divBdr>
    </w:div>
    <w:div w:id="179466467">
      <w:bodyDiv w:val="1"/>
      <w:marLeft w:val="0"/>
      <w:marRight w:val="0"/>
      <w:marTop w:val="0"/>
      <w:marBottom w:val="0"/>
      <w:divBdr>
        <w:top w:val="none" w:sz="0" w:space="0" w:color="auto"/>
        <w:left w:val="none" w:sz="0" w:space="0" w:color="auto"/>
        <w:bottom w:val="none" w:sz="0" w:space="0" w:color="auto"/>
        <w:right w:val="none" w:sz="0" w:space="0" w:color="auto"/>
      </w:divBdr>
    </w:div>
    <w:div w:id="179467882">
      <w:bodyDiv w:val="1"/>
      <w:marLeft w:val="0"/>
      <w:marRight w:val="0"/>
      <w:marTop w:val="0"/>
      <w:marBottom w:val="0"/>
      <w:divBdr>
        <w:top w:val="none" w:sz="0" w:space="0" w:color="auto"/>
        <w:left w:val="none" w:sz="0" w:space="0" w:color="auto"/>
        <w:bottom w:val="none" w:sz="0" w:space="0" w:color="auto"/>
        <w:right w:val="none" w:sz="0" w:space="0" w:color="auto"/>
      </w:divBdr>
    </w:div>
    <w:div w:id="179897126">
      <w:bodyDiv w:val="1"/>
      <w:marLeft w:val="0"/>
      <w:marRight w:val="0"/>
      <w:marTop w:val="0"/>
      <w:marBottom w:val="0"/>
      <w:divBdr>
        <w:top w:val="none" w:sz="0" w:space="0" w:color="auto"/>
        <w:left w:val="none" w:sz="0" w:space="0" w:color="auto"/>
        <w:bottom w:val="none" w:sz="0" w:space="0" w:color="auto"/>
        <w:right w:val="none" w:sz="0" w:space="0" w:color="auto"/>
      </w:divBdr>
    </w:div>
    <w:div w:id="180096454">
      <w:bodyDiv w:val="1"/>
      <w:marLeft w:val="0"/>
      <w:marRight w:val="0"/>
      <w:marTop w:val="0"/>
      <w:marBottom w:val="0"/>
      <w:divBdr>
        <w:top w:val="none" w:sz="0" w:space="0" w:color="auto"/>
        <w:left w:val="none" w:sz="0" w:space="0" w:color="auto"/>
        <w:bottom w:val="none" w:sz="0" w:space="0" w:color="auto"/>
        <w:right w:val="none" w:sz="0" w:space="0" w:color="auto"/>
      </w:divBdr>
    </w:div>
    <w:div w:id="180172543">
      <w:bodyDiv w:val="1"/>
      <w:marLeft w:val="0"/>
      <w:marRight w:val="0"/>
      <w:marTop w:val="0"/>
      <w:marBottom w:val="0"/>
      <w:divBdr>
        <w:top w:val="none" w:sz="0" w:space="0" w:color="auto"/>
        <w:left w:val="none" w:sz="0" w:space="0" w:color="auto"/>
        <w:bottom w:val="none" w:sz="0" w:space="0" w:color="auto"/>
        <w:right w:val="none" w:sz="0" w:space="0" w:color="auto"/>
      </w:divBdr>
    </w:div>
    <w:div w:id="180289825">
      <w:bodyDiv w:val="1"/>
      <w:marLeft w:val="0"/>
      <w:marRight w:val="0"/>
      <w:marTop w:val="0"/>
      <w:marBottom w:val="0"/>
      <w:divBdr>
        <w:top w:val="none" w:sz="0" w:space="0" w:color="auto"/>
        <w:left w:val="none" w:sz="0" w:space="0" w:color="auto"/>
        <w:bottom w:val="none" w:sz="0" w:space="0" w:color="auto"/>
        <w:right w:val="none" w:sz="0" w:space="0" w:color="auto"/>
      </w:divBdr>
    </w:div>
    <w:div w:id="180634155">
      <w:bodyDiv w:val="1"/>
      <w:marLeft w:val="0"/>
      <w:marRight w:val="0"/>
      <w:marTop w:val="0"/>
      <w:marBottom w:val="0"/>
      <w:divBdr>
        <w:top w:val="none" w:sz="0" w:space="0" w:color="auto"/>
        <w:left w:val="none" w:sz="0" w:space="0" w:color="auto"/>
        <w:bottom w:val="none" w:sz="0" w:space="0" w:color="auto"/>
        <w:right w:val="none" w:sz="0" w:space="0" w:color="auto"/>
      </w:divBdr>
    </w:div>
    <w:div w:id="180705728">
      <w:bodyDiv w:val="1"/>
      <w:marLeft w:val="0"/>
      <w:marRight w:val="0"/>
      <w:marTop w:val="0"/>
      <w:marBottom w:val="0"/>
      <w:divBdr>
        <w:top w:val="none" w:sz="0" w:space="0" w:color="auto"/>
        <w:left w:val="none" w:sz="0" w:space="0" w:color="auto"/>
        <w:bottom w:val="none" w:sz="0" w:space="0" w:color="auto"/>
        <w:right w:val="none" w:sz="0" w:space="0" w:color="auto"/>
      </w:divBdr>
    </w:div>
    <w:div w:id="180899069">
      <w:bodyDiv w:val="1"/>
      <w:marLeft w:val="0"/>
      <w:marRight w:val="0"/>
      <w:marTop w:val="0"/>
      <w:marBottom w:val="0"/>
      <w:divBdr>
        <w:top w:val="none" w:sz="0" w:space="0" w:color="auto"/>
        <w:left w:val="none" w:sz="0" w:space="0" w:color="auto"/>
        <w:bottom w:val="none" w:sz="0" w:space="0" w:color="auto"/>
        <w:right w:val="none" w:sz="0" w:space="0" w:color="auto"/>
      </w:divBdr>
    </w:div>
    <w:div w:id="180901478">
      <w:bodyDiv w:val="1"/>
      <w:marLeft w:val="0"/>
      <w:marRight w:val="0"/>
      <w:marTop w:val="0"/>
      <w:marBottom w:val="0"/>
      <w:divBdr>
        <w:top w:val="none" w:sz="0" w:space="0" w:color="auto"/>
        <w:left w:val="none" w:sz="0" w:space="0" w:color="auto"/>
        <w:bottom w:val="none" w:sz="0" w:space="0" w:color="auto"/>
        <w:right w:val="none" w:sz="0" w:space="0" w:color="auto"/>
      </w:divBdr>
    </w:div>
    <w:div w:id="180975451">
      <w:bodyDiv w:val="1"/>
      <w:marLeft w:val="0"/>
      <w:marRight w:val="0"/>
      <w:marTop w:val="0"/>
      <w:marBottom w:val="0"/>
      <w:divBdr>
        <w:top w:val="none" w:sz="0" w:space="0" w:color="auto"/>
        <w:left w:val="none" w:sz="0" w:space="0" w:color="auto"/>
        <w:bottom w:val="none" w:sz="0" w:space="0" w:color="auto"/>
        <w:right w:val="none" w:sz="0" w:space="0" w:color="auto"/>
      </w:divBdr>
    </w:div>
    <w:div w:id="181012437">
      <w:bodyDiv w:val="1"/>
      <w:marLeft w:val="0"/>
      <w:marRight w:val="0"/>
      <w:marTop w:val="0"/>
      <w:marBottom w:val="0"/>
      <w:divBdr>
        <w:top w:val="none" w:sz="0" w:space="0" w:color="auto"/>
        <w:left w:val="none" w:sz="0" w:space="0" w:color="auto"/>
        <w:bottom w:val="none" w:sz="0" w:space="0" w:color="auto"/>
        <w:right w:val="none" w:sz="0" w:space="0" w:color="auto"/>
      </w:divBdr>
    </w:div>
    <w:div w:id="181016518">
      <w:bodyDiv w:val="1"/>
      <w:marLeft w:val="0"/>
      <w:marRight w:val="0"/>
      <w:marTop w:val="0"/>
      <w:marBottom w:val="0"/>
      <w:divBdr>
        <w:top w:val="none" w:sz="0" w:space="0" w:color="auto"/>
        <w:left w:val="none" w:sz="0" w:space="0" w:color="auto"/>
        <w:bottom w:val="none" w:sz="0" w:space="0" w:color="auto"/>
        <w:right w:val="none" w:sz="0" w:space="0" w:color="auto"/>
      </w:divBdr>
    </w:div>
    <w:div w:id="181088008">
      <w:bodyDiv w:val="1"/>
      <w:marLeft w:val="0"/>
      <w:marRight w:val="0"/>
      <w:marTop w:val="0"/>
      <w:marBottom w:val="0"/>
      <w:divBdr>
        <w:top w:val="none" w:sz="0" w:space="0" w:color="auto"/>
        <w:left w:val="none" w:sz="0" w:space="0" w:color="auto"/>
        <w:bottom w:val="none" w:sz="0" w:space="0" w:color="auto"/>
        <w:right w:val="none" w:sz="0" w:space="0" w:color="auto"/>
      </w:divBdr>
    </w:div>
    <w:div w:id="181405827">
      <w:bodyDiv w:val="1"/>
      <w:marLeft w:val="0"/>
      <w:marRight w:val="0"/>
      <w:marTop w:val="0"/>
      <w:marBottom w:val="0"/>
      <w:divBdr>
        <w:top w:val="none" w:sz="0" w:space="0" w:color="auto"/>
        <w:left w:val="none" w:sz="0" w:space="0" w:color="auto"/>
        <w:bottom w:val="none" w:sz="0" w:space="0" w:color="auto"/>
        <w:right w:val="none" w:sz="0" w:space="0" w:color="auto"/>
      </w:divBdr>
    </w:div>
    <w:div w:id="181406879">
      <w:bodyDiv w:val="1"/>
      <w:marLeft w:val="0"/>
      <w:marRight w:val="0"/>
      <w:marTop w:val="0"/>
      <w:marBottom w:val="0"/>
      <w:divBdr>
        <w:top w:val="none" w:sz="0" w:space="0" w:color="auto"/>
        <w:left w:val="none" w:sz="0" w:space="0" w:color="auto"/>
        <w:bottom w:val="none" w:sz="0" w:space="0" w:color="auto"/>
        <w:right w:val="none" w:sz="0" w:space="0" w:color="auto"/>
      </w:divBdr>
    </w:div>
    <w:div w:id="181743307">
      <w:bodyDiv w:val="1"/>
      <w:marLeft w:val="0"/>
      <w:marRight w:val="0"/>
      <w:marTop w:val="0"/>
      <w:marBottom w:val="0"/>
      <w:divBdr>
        <w:top w:val="none" w:sz="0" w:space="0" w:color="auto"/>
        <w:left w:val="none" w:sz="0" w:space="0" w:color="auto"/>
        <w:bottom w:val="none" w:sz="0" w:space="0" w:color="auto"/>
        <w:right w:val="none" w:sz="0" w:space="0" w:color="auto"/>
      </w:divBdr>
    </w:div>
    <w:div w:id="181751094">
      <w:bodyDiv w:val="1"/>
      <w:marLeft w:val="0"/>
      <w:marRight w:val="0"/>
      <w:marTop w:val="0"/>
      <w:marBottom w:val="0"/>
      <w:divBdr>
        <w:top w:val="none" w:sz="0" w:space="0" w:color="auto"/>
        <w:left w:val="none" w:sz="0" w:space="0" w:color="auto"/>
        <w:bottom w:val="none" w:sz="0" w:space="0" w:color="auto"/>
        <w:right w:val="none" w:sz="0" w:space="0" w:color="auto"/>
      </w:divBdr>
    </w:div>
    <w:div w:id="181936522">
      <w:bodyDiv w:val="1"/>
      <w:marLeft w:val="0"/>
      <w:marRight w:val="0"/>
      <w:marTop w:val="0"/>
      <w:marBottom w:val="0"/>
      <w:divBdr>
        <w:top w:val="none" w:sz="0" w:space="0" w:color="auto"/>
        <w:left w:val="none" w:sz="0" w:space="0" w:color="auto"/>
        <w:bottom w:val="none" w:sz="0" w:space="0" w:color="auto"/>
        <w:right w:val="none" w:sz="0" w:space="0" w:color="auto"/>
      </w:divBdr>
    </w:div>
    <w:div w:id="181941567">
      <w:bodyDiv w:val="1"/>
      <w:marLeft w:val="0"/>
      <w:marRight w:val="0"/>
      <w:marTop w:val="0"/>
      <w:marBottom w:val="0"/>
      <w:divBdr>
        <w:top w:val="none" w:sz="0" w:space="0" w:color="auto"/>
        <w:left w:val="none" w:sz="0" w:space="0" w:color="auto"/>
        <w:bottom w:val="none" w:sz="0" w:space="0" w:color="auto"/>
        <w:right w:val="none" w:sz="0" w:space="0" w:color="auto"/>
      </w:divBdr>
    </w:div>
    <w:div w:id="182209208">
      <w:bodyDiv w:val="1"/>
      <w:marLeft w:val="0"/>
      <w:marRight w:val="0"/>
      <w:marTop w:val="0"/>
      <w:marBottom w:val="0"/>
      <w:divBdr>
        <w:top w:val="none" w:sz="0" w:space="0" w:color="auto"/>
        <w:left w:val="none" w:sz="0" w:space="0" w:color="auto"/>
        <w:bottom w:val="none" w:sz="0" w:space="0" w:color="auto"/>
        <w:right w:val="none" w:sz="0" w:space="0" w:color="auto"/>
      </w:divBdr>
    </w:div>
    <w:div w:id="182210755">
      <w:bodyDiv w:val="1"/>
      <w:marLeft w:val="0"/>
      <w:marRight w:val="0"/>
      <w:marTop w:val="0"/>
      <w:marBottom w:val="0"/>
      <w:divBdr>
        <w:top w:val="none" w:sz="0" w:space="0" w:color="auto"/>
        <w:left w:val="none" w:sz="0" w:space="0" w:color="auto"/>
        <w:bottom w:val="none" w:sz="0" w:space="0" w:color="auto"/>
        <w:right w:val="none" w:sz="0" w:space="0" w:color="auto"/>
      </w:divBdr>
    </w:div>
    <w:div w:id="182478866">
      <w:bodyDiv w:val="1"/>
      <w:marLeft w:val="0"/>
      <w:marRight w:val="0"/>
      <w:marTop w:val="0"/>
      <w:marBottom w:val="0"/>
      <w:divBdr>
        <w:top w:val="none" w:sz="0" w:space="0" w:color="auto"/>
        <w:left w:val="none" w:sz="0" w:space="0" w:color="auto"/>
        <w:bottom w:val="none" w:sz="0" w:space="0" w:color="auto"/>
        <w:right w:val="none" w:sz="0" w:space="0" w:color="auto"/>
      </w:divBdr>
    </w:div>
    <w:div w:id="182592686">
      <w:bodyDiv w:val="1"/>
      <w:marLeft w:val="0"/>
      <w:marRight w:val="0"/>
      <w:marTop w:val="0"/>
      <w:marBottom w:val="0"/>
      <w:divBdr>
        <w:top w:val="none" w:sz="0" w:space="0" w:color="auto"/>
        <w:left w:val="none" w:sz="0" w:space="0" w:color="auto"/>
        <w:bottom w:val="none" w:sz="0" w:space="0" w:color="auto"/>
        <w:right w:val="none" w:sz="0" w:space="0" w:color="auto"/>
      </w:divBdr>
    </w:div>
    <w:div w:id="182593486">
      <w:bodyDiv w:val="1"/>
      <w:marLeft w:val="0"/>
      <w:marRight w:val="0"/>
      <w:marTop w:val="0"/>
      <w:marBottom w:val="0"/>
      <w:divBdr>
        <w:top w:val="none" w:sz="0" w:space="0" w:color="auto"/>
        <w:left w:val="none" w:sz="0" w:space="0" w:color="auto"/>
        <w:bottom w:val="none" w:sz="0" w:space="0" w:color="auto"/>
        <w:right w:val="none" w:sz="0" w:space="0" w:color="auto"/>
      </w:divBdr>
    </w:div>
    <w:div w:id="182718618">
      <w:bodyDiv w:val="1"/>
      <w:marLeft w:val="0"/>
      <w:marRight w:val="0"/>
      <w:marTop w:val="0"/>
      <w:marBottom w:val="0"/>
      <w:divBdr>
        <w:top w:val="none" w:sz="0" w:space="0" w:color="auto"/>
        <w:left w:val="none" w:sz="0" w:space="0" w:color="auto"/>
        <w:bottom w:val="none" w:sz="0" w:space="0" w:color="auto"/>
        <w:right w:val="none" w:sz="0" w:space="0" w:color="auto"/>
      </w:divBdr>
    </w:div>
    <w:div w:id="183128611">
      <w:bodyDiv w:val="1"/>
      <w:marLeft w:val="0"/>
      <w:marRight w:val="0"/>
      <w:marTop w:val="0"/>
      <w:marBottom w:val="0"/>
      <w:divBdr>
        <w:top w:val="none" w:sz="0" w:space="0" w:color="auto"/>
        <w:left w:val="none" w:sz="0" w:space="0" w:color="auto"/>
        <w:bottom w:val="none" w:sz="0" w:space="0" w:color="auto"/>
        <w:right w:val="none" w:sz="0" w:space="0" w:color="auto"/>
      </w:divBdr>
    </w:div>
    <w:div w:id="183322146">
      <w:bodyDiv w:val="1"/>
      <w:marLeft w:val="0"/>
      <w:marRight w:val="0"/>
      <w:marTop w:val="0"/>
      <w:marBottom w:val="0"/>
      <w:divBdr>
        <w:top w:val="none" w:sz="0" w:space="0" w:color="auto"/>
        <w:left w:val="none" w:sz="0" w:space="0" w:color="auto"/>
        <w:bottom w:val="none" w:sz="0" w:space="0" w:color="auto"/>
        <w:right w:val="none" w:sz="0" w:space="0" w:color="auto"/>
      </w:divBdr>
    </w:div>
    <w:div w:id="183370492">
      <w:bodyDiv w:val="1"/>
      <w:marLeft w:val="0"/>
      <w:marRight w:val="0"/>
      <w:marTop w:val="0"/>
      <w:marBottom w:val="0"/>
      <w:divBdr>
        <w:top w:val="none" w:sz="0" w:space="0" w:color="auto"/>
        <w:left w:val="none" w:sz="0" w:space="0" w:color="auto"/>
        <w:bottom w:val="none" w:sz="0" w:space="0" w:color="auto"/>
        <w:right w:val="none" w:sz="0" w:space="0" w:color="auto"/>
      </w:divBdr>
    </w:div>
    <w:div w:id="183520400">
      <w:bodyDiv w:val="1"/>
      <w:marLeft w:val="0"/>
      <w:marRight w:val="0"/>
      <w:marTop w:val="0"/>
      <w:marBottom w:val="0"/>
      <w:divBdr>
        <w:top w:val="none" w:sz="0" w:space="0" w:color="auto"/>
        <w:left w:val="none" w:sz="0" w:space="0" w:color="auto"/>
        <w:bottom w:val="none" w:sz="0" w:space="0" w:color="auto"/>
        <w:right w:val="none" w:sz="0" w:space="0" w:color="auto"/>
      </w:divBdr>
    </w:div>
    <w:div w:id="183790734">
      <w:bodyDiv w:val="1"/>
      <w:marLeft w:val="0"/>
      <w:marRight w:val="0"/>
      <w:marTop w:val="0"/>
      <w:marBottom w:val="0"/>
      <w:divBdr>
        <w:top w:val="none" w:sz="0" w:space="0" w:color="auto"/>
        <w:left w:val="none" w:sz="0" w:space="0" w:color="auto"/>
        <w:bottom w:val="none" w:sz="0" w:space="0" w:color="auto"/>
        <w:right w:val="none" w:sz="0" w:space="0" w:color="auto"/>
      </w:divBdr>
    </w:div>
    <w:div w:id="184177451">
      <w:bodyDiv w:val="1"/>
      <w:marLeft w:val="0"/>
      <w:marRight w:val="0"/>
      <w:marTop w:val="0"/>
      <w:marBottom w:val="0"/>
      <w:divBdr>
        <w:top w:val="none" w:sz="0" w:space="0" w:color="auto"/>
        <w:left w:val="none" w:sz="0" w:space="0" w:color="auto"/>
        <w:bottom w:val="none" w:sz="0" w:space="0" w:color="auto"/>
        <w:right w:val="none" w:sz="0" w:space="0" w:color="auto"/>
      </w:divBdr>
    </w:div>
    <w:div w:id="184247106">
      <w:bodyDiv w:val="1"/>
      <w:marLeft w:val="0"/>
      <w:marRight w:val="0"/>
      <w:marTop w:val="0"/>
      <w:marBottom w:val="0"/>
      <w:divBdr>
        <w:top w:val="none" w:sz="0" w:space="0" w:color="auto"/>
        <w:left w:val="none" w:sz="0" w:space="0" w:color="auto"/>
        <w:bottom w:val="none" w:sz="0" w:space="0" w:color="auto"/>
        <w:right w:val="none" w:sz="0" w:space="0" w:color="auto"/>
      </w:divBdr>
    </w:div>
    <w:div w:id="184295710">
      <w:bodyDiv w:val="1"/>
      <w:marLeft w:val="0"/>
      <w:marRight w:val="0"/>
      <w:marTop w:val="0"/>
      <w:marBottom w:val="0"/>
      <w:divBdr>
        <w:top w:val="none" w:sz="0" w:space="0" w:color="auto"/>
        <w:left w:val="none" w:sz="0" w:space="0" w:color="auto"/>
        <w:bottom w:val="none" w:sz="0" w:space="0" w:color="auto"/>
        <w:right w:val="none" w:sz="0" w:space="0" w:color="auto"/>
      </w:divBdr>
    </w:div>
    <w:div w:id="184371813">
      <w:bodyDiv w:val="1"/>
      <w:marLeft w:val="0"/>
      <w:marRight w:val="0"/>
      <w:marTop w:val="0"/>
      <w:marBottom w:val="0"/>
      <w:divBdr>
        <w:top w:val="none" w:sz="0" w:space="0" w:color="auto"/>
        <w:left w:val="none" w:sz="0" w:space="0" w:color="auto"/>
        <w:bottom w:val="none" w:sz="0" w:space="0" w:color="auto"/>
        <w:right w:val="none" w:sz="0" w:space="0" w:color="auto"/>
      </w:divBdr>
    </w:div>
    <w:div w:id="184444143">
      <w:bodyDiv w:val="1"/>
      <w:marLeft w:val="0"/>
      <w:marRight w:val="0"/>
      <w:marTop w:val="0"/>
      <w:marBottom w:val="0"/>
      <w:divBdr>
        <w:top w:val="none" w:sz="0" w:space="0" w:color="auto"/>
        <w:left w:val="none" w:sz="0" w:space="0" w:color="auto"/>
        <w:bottom w:val="none" w:sz="0" w:space="0" w:color="auto"/>
        <w:right w:val="none" w:sz="0" w:space="0" w:color="auto"/>
      </w:divBdr>
    </w:div>
    <w:div w:id="184516496">
      <w:bodyDiv w:val="1"/>
      <w:marLeft w:val="0"/>
      <w:marRight w:val="0"/>
      <w:marTop w:val="0"/>
      <w:marBottom w:val="0"/>
      <w:divBdr>
        <w:top w:val="none" w:sz="0" w:space="0" w:color="auto"/>
        <w:left w:val="none" w:sz="0" w:space="0" w:color="auto"/>
        <w:bottom w:val="none" w:sz="0" w:space="0" w:color="auto"/>
        <w:right w:val="none" w:sz="0" w:space="0" w:color="auto"/>
      </w:divBdr>
    </w:div>
    <w:div w:id="184641195">
      <w:bodyDiv w:val="1"/>
      <w:marLeft w:val="0"/>
      <w:marRight w:val="0"/>
      <w:marTop w:val="0"/>
      <w:marBottom w:val="0"/>
      <w:divBdr>
        <w:top w:val="none" w:sz="0" w:space="0" w:color="auto"/>
        <w:left w:val="none" w:sz="0" w:space="0" w:color="auto"/>
        <w:bottom w:val="none" w:sz="0" w:space="0" w:color="auto"/>
        <w:right w:val="none" w:sz="0" w:space="0" w:color="auto"/>
      </w:divBdr>
    </w:div>
    <w:div w:id="185170620">
      <w:bodyDiv w:val="1"/>
      <w:marLeft w:val="0"/>
      <w:marRight w:val="0"/>
      <w:marTop w:val="0"/>
      <w:marBottom w:val="0"/>
      <w:divBdr>
        <w:top w:val="none" w:sz="0" w:space="0" w:color="auto"/>
        <w:left w:val="none" w:sz="0" w:space="0" w:color="auto"/>
        <w:bottom w:val="none" w:sz="0" w:space="0" w:color="auto"/>
        <w:right w:val="none" w:sz="0" w:space="0" w:color="auto"/>
      </w:divBdr>
    </w:div>
    <w:div w:id="185485286">
      <w:bodyDiv w:val="1"/>
      <w:marLeft w:val="0"/>
      <w:marRight w:val="0"/>
      <w:marTop w:val="0"/>
      <w:marBottom w:val="0"/>
      <w:divBdr>
        <w:top w:val="none" w:sz="0" w:space="0" w:color="auto"/>
        <w:left w:val="none" w:sz="0" w:space="0" w:color="auto"/>
        <w:bottom w:val="none" w:sz="0" w:space="0" w:color="auto"/>
        <w:right w:val="none" w:sz="0" w:space="0" w:color="auto"/>
      </w:divBdr>
    </w:div>
    <w:div w:id="185946449">
      <w:bodyDiv w:val="1"/>
      <w:marLeft w:val="0"/>
      <w:marRight w:val="0"/>
      <w:marTop w:val="0"/>
      <w:marBottom w:val="0"/>
      <w:divBdr>
        <w:top w:val="none" w:sz="0" w:space="0" w:color="auto"/>
        <w:left w:val="none" w:sz="0" w:space="0" w:color="auto"/>
        <w:bottom w:val="none" w:sz="0" w:space="0" w:color="auto"/>
        <w:right w:val="none" w:sz="0" w:space="0" w:color="auto"/>
      </w:divBdr>
    </w:div>
    <w:div w:id="186060906">
      <w:bodyDiv w:val="1"/>
      <w:marLeft w:val="0"/>
      <w:marRight w:val="0"/>
      <w:marTop w:val="0"/>
      <w:marBottom w:val="0"/>
      <w:divBdr>
        <w:top w:val="none" w:sz="0" w:space="0" w:color="auto"/>
        <w:left w:val="none" w:sz="0" w:space="0" w:color="auto"/>
        <w:bottom w:val="none" w:sz="0" w:space="0" w:color="auto"/>
        <w:right w:val="none" w:sz="0" w:space="0" w:color="auto"/>
      </w:divBdr>
    </w:div>
    <w:div w:id="186061780">
      <w:bodyDiv w:val="1"/>
      <w:marLeft w:val="0"/>
      <w:marRight w:val="0"/>
      <w:marTop w:val="0"/>
      <w:marBottom w:val="0"/>
      <w:divBdr>
        <w:top w:val="none" w:sz="0" w:space="0" w:color="auto"/>
        <w:left w:val="none" w:sz="0" w:space="0" w:color="auto"/>
        <w:bottom w:val="none" w:sz="0" w:space="0" w:color="auto"/>
        <w:right w:val="none" w:sz="0" w:space="0" w:color="auto"/>
      </w:divBdr>
    </w:div>
    <w:div w:id="186258938">
      <w:bodyDiv w:val="1"/>
      <w:marLeft w:val="0"/>
      <w:marRight w:val="0"/>
      <w:marTop w:val="0"/>
      <w:marBottom w:val="0"/>
      <w:divBdr>
        <w:top w:val="none" w:sz="0" w:space="0" w:color="auto"/>
        <w:left w:val="none" w:sz="0" w:space="0" w:color="auto"/>
        <w:bottom w:val="none" w:sz="0" w:space="0" w:color="auto"/>
        <w:right w:val="none" w:sz="0" w:space="0" w:color="auto"/>
      </w:divBdr>
    </w:div>
    <w:div w:id="186259332">
      <w:bodyDiv w:val="1"/>
      <w:marLeft w:val="0"/>
      <w:marRight w:val="0"/>
      <w:marTop w:val="0"/>
      <w:marBottom w:val="0"/>
      <w:divBdr>
        <w:top w:val="none" w:sz="0" w:space="0" w:color="auto"/>
        <w:left w:val="none" w:sz="0" w:space="0" w:color="auto"/>
        <w:bottom w:val="none" w:sz="0" w:space="0" w:color="auto"/>
        <w:right w:val="none" w:sz="0" w:space="0" w:color="auto"/>
      </w:divBdr>
    </w:div>
    <w:div w:id="186480971">
      <w:bodyDiv w:val="1"/>
      <w:marLeft w:val="0"/>
      <w:marRight w:val="0"/>
      <w:marTop w:val="0"/>
      <w:marBottom w:val="0"/>
      <w:divBdr>
        <w:top w:val="none" w:sz="0" w:space="0" w:color="auto"/>
        <w:left w:val="none" w:sz="0" w:space="0" w:color="auto"/>
        <w:bottom w:val="none" w:sz="0" w:space="0" w:color="auto"/>
        <w:right w:val="none" w:sz="0" w:space="0" w:color="auto"/>
      </w:divBdr>
    </w:div>
    <w:div w:id="187061454">
      <w:bodyDiv w:val="1"/>
      <w:marLeft w:val="0"/>
      <w:marRight w:val="0"/>
      <w:marTop w:val="0"/>
      <w:marBottom w:val="0"/>
      <w:divBdr>
        <w:top w:val="none" w:sz="0" w:space="0" w:color="auto"/>
        <w:left w:val="none" w:sz="0" w:space="0" w:color="auto"/>
        <w:bottom w:val="none" w:sz="0" w:space="0" w:color="auto"/>
        <w:right w:val="none" w:sz="0" w:space="0" w:color="auto"/>
      </w:divBdr>
    </w:div>
    <w:div w:id="187137587">
      <w:bodyDiv w:val="1"/>
      <w:marLeft w:val="0"/>
      <w:marRight w:val="0"/>
      <w:marTop w:val="0"/>
      <w:marBottom w:val="0"/>
      <w:divBdr>
        <w:top w:val="none" w:sz="0" w:space="0" w:color="auto"/>
        <w:left w:val="none" w:sz="0" w:space="0" w:color="auto"/>
        <w:bottom w:val="none" w:sz="0" w:space="0" w:color="auto"/>
        <w:right w:val="none" w:sz="0" w:space="0" w:color="auto"/>
      </w:divBdr>
    </w:div>
    <w:div w:id="187257697">
      <w:bodyDiv w:val="1"/>
      <w:marLeft w:val="0"/>
      <w:marRight w:val="0"/>
      <w:marTop w:val="0"/>
      <w:marBottom w:val="0"/>
      <w:divBdr>
        <w:top w:val="none" w:sz="0" w:space="0" w:color="auto"/>
        <w:left w:val="none" w:sz="0" w:space="0" w:color="auto"/>
        <w:bottom w:val="none" w:sz="0" w:space="0" w:color="auto"/>
        <w:right w:val="none" w:sz="0" w:space="0" w:color="auto"/>
      </w:divBdr>
    </w:div>
    <w:div w:id="187332167">
      <w:bodyDiv w:val="1"/>
      <w:marLeft w:val="0"/>
      <w:marRight w:val="0"/>
      <w:marTop w:val="0"/>
      <w:marBottom w:val="0"/>
      <w:divBdr>
        <w:top w:val="none" w:sz="0" w:space="0" w:color="auto"/>
        <w:left w:val="none" w:sz="0" w:space="0" w:color="auto"/>
        <w:bottom w:val="none" w:sz="0" w:space="0" w:color="auto"/>
        <w:right w:val="none" w:sz="0" w:space="0" w:color="auto"/>
      </w:divBdr>
    </w:div>
    <w:div w:id="187450523">
      <w:bodyDiv w:val="1"/>
      <w:marLeft w:val="0"/>
      <w:marRight w:val="0"/>
      <w:marTop w:val="0"/>
      <w:marBottom w:val="0"/>
      <w:divBdr>
        <w:top w:val="none" w:sz="0" w:space="0" w:color="auto"/>
        <w:left w:val="none" w:sz="0" w:space="0" w:color="auto"/>
        <w:bottom w:val="none" w:sz="0" w:space="0" w:color="auto"/>
        <w:right w:val="none" w:sz="0" w:space="0" w:color="auto"/>
      </w:divBdr>
    </w:div>
    <w:div w:id="187564771">
      <w:bodyDiv w:val="1"/>
      <w:marLeft w:val="0"/>
      <w:marRight w:val="0"/>
      <w:marTop w:val="0"/>
      <w:marBottom w:val="0"/>
      <w:divBdr>
        <w:top w:val="none" w:sz="0" w:space="0" w:color="auto"/>
        <w:left w:val="none" w:sz="0" w:space="0" w:color="auto"/>
        <w:bottom w:val="none" w:sz="0" w:space="0" w:color="auto"/>
        <w:right w:val="none" w:sz="0" w:space="0" w:color="auto"/>
      </w:divBdr>
    </w:div>
    <w:div w:id="187644002">
      <w:bodyDiv w:val="1"/>
      <w:marLeft w:val="0"/>
      <w:marRight w:val="0"/>
      <w:marTop w:val="0"/>
      <w:marBottom w:val="0"/>
      <w:divBdr>
        <w:top w:val="none" w:sz="0" w:space="0" w:color="auto"/>
        <w:left w:val="none" w:sz="0" w:space="0" w:color="auto"/>
        <w:bottom w:val="none" w:sz="0" w:space="0" w:color="auto"/>
        <w:right w:val="none" w:sz="0" w:space="0" w:color="auto"/>
      </w:divBdr>
    </w:div>
    <w:div w:id="187913752">
      <w:bodyDiv w:val="1"/>
      <w:marLeft w:val="0"/>
      <w:marRight w:val="0"/>
      <w:marTop w:val="0"/>
      <w:marBottom w:val="0"/>
      <w:divBdr>
        <w:top w:val="none" w:sz="0" w:space="0" w:color="auto"/>
        <w:left w:val="none" w:sz="0" w:space="0" w:color="auto"/>
        <w:bottom w:val="none" w:sz="0" w:space="0" w:color="auto"/>
        <w:right w:val="none" w:sz="0" w:space="0" w:color="auto"/>
      </w:divBdr>
    </w:div>
    <w:div w:id="187959864">
      <w:bodyDiv w:val="1"/>
      <w:marLeft w:val="0"/>
      <w:marRight w:val="0"/>
      <w:marTop w:val="0"/>
      <w:marBottom w:val="0"/>
      <w:divBdr>
        <w:top w:val="none" w:sz="0" w:space="0" w:color="auto"/>
        <w:left w:val="none" w:sz="0" w:space="0" w:color="auto"/>
        <w:bottom w:val="none" w:sz="0" w:space="0" w:color="auto"/>
        <w:right w:val="none" w:sz="0" w:space="0" w:color="auto"/>
      </w:divBdr>
    </w:div>
    <w:div w:id="187986405">
      <w:bodyDiv w:val="1"/>
      <w:marLeft w:val="0"/>
      <w:marRight w:val="0"/>
      <w:marTop w:val="0"/>
      <w:marBottom w:val="0"/>
      <w:divBdr>
        <w:top w:val="none" w:sz="0" w:space="0" w:color="auto"/>
        <w:left w:val="none" w:sz="0" w:space="0" w:color="auto"/>
        <w:bottom w:val="none" w:sz="0" w:space="0" w:color="auto"/>
        <w:right w:val="none" w:sz="0" w:space="0" w:color="auto"/>
      </w:divBdr>
    </w:div>
    <w:div w:id="188222425">
      <w:bodyDiv w:val="1"/>
      <w:marLeft w:val="0"/>
      <w:marRight w:val="0"/>
      <w:marTop w:val="0"/>
      <w:marBottom w:val="0"/>
      <w:divBdr>
        <w:top w:val="none" w:sz="0" w:space="0" w:color="auto"/>
        <w:left w:val="none" w:sz="0" w:space="0" w:color="auto"/>
        <w:bottom w:val="none" w:sz="0" w:space="0" w:color="auto"/>
        <w:right w:val="none" w:sz="0" w:space="0" w:color="auto"/>
      </w:divBdr>
    </w:div>
    <w:div w:id="188379004">
      <w:bodyDiv w:val="1"/>
      <w:marLeft w:val="0"/>
      <w:marRight w:val="0"/>
      <w:marTop w:val="0"/>
      <w:marBottom w:val="0"/>
      <w:divBdr>
        <w:top w:val="none" w:sz="0" w:space="0" w:color="auto"/>
        <w:left w:val="none" w:sz="0" w:space="0" w:color="auto"/>
        <w:bottom w:val="none" w:sz="0" w:space="0" w:color="auto"/>
        <w:right w:val="none" w:sz="0" w:space="0" w:color="auto"/>
      </w:divBdr>
    </w:div>
    <w:div w:id="188421581">
      <w:bodyDiv w:val="1"/>
      <w:marLeft w:val="0"/>
      <w:marRight w:val="0"/>
      <w:marTop w:val="0"/>
      <w:marBottom w:val="0"/>
      <w:divBdr>
        <w:top w:val="none" w:sz="0" w:space="0" w:color="auto"/>
        <w:left w:val="none" w:sz="0" w:space="0" w:color="auto"/>
        <w:bottom w:val="none" w:sz="0" w:space="0" w:color="auto"/>
        <w:right w:val="none" w:sz="0" w:space="0" w:color="auto"/>
      </w:divBdr>
    </w:div>
    <w:div w:id="188570450">
      <w:bodyDiv w:val="1"/>
      <w:marLeft w:val="0"/>
      <w:marRight w:val="0"/>
      <w:marTop w:val="0"/>
      <w:marBottom w:val="0"/>
      <w:divBdr>
        <w:top w:val="none" w:sz="0" w:space="0" w:color="auto"/>
        <w:left w:val="none" w:sz="0" w:space="0" w:color="auto"/>
        <w:bottom w:val="none" w:sz="0" w:space="0" w:color="auto"/>
        <w:right w:val="none" w:sz="0" w:space="0" w:color="auto"/>
      </w:divBdr>
    </w:div>
    <w:div w:id="188684155">
      <w:bodyDiv w:val="1"/>
      <w:marLeft w:val="0"/>
      <w:marRight w:val="0"/>
      <w:marTop w:val="0"/>
      <w:marBottom w:val="0"/>
      <w:divBdr>
        <w:top w:val="none" w:sz="0" w:space="0" w:color="auto"/>
        <w:left w:val="none" w:sz="0" w:space="0" w:color="auto"/>
        <w:bottom w:val="none" w:sz="0" w:space="0" w:color="auto"/>
        <w:right w:val="none" w:sz="0" w:space="0" w:color="auto"/>
      </w:divBdr>
    </w:div>
    <w:div w:id="188691465">
      <w:bodyDiv w:val="1"/>
      <w:marLeft w:val="0"/>
      <w:marRight w:val="0"/>
      <w:marTop w:val="0"/>
      <w:marBottom w:val="0"/>
      <w:divBdr>
        <w:top w:val="none" w:sz="0" w:space="0" w:color="auto"/>
        <w:left w:val="none" w:sz="0" w:space="0" w:color="auto"/>
        <w:bottom w:val="none" w:sz="0" w:space="0" w:color="auto"/>
        <w:right w:val="none" w:sz="0" w:space="0" w:color="auto"/>
      </w:divBdr>
    </w:div>
    <w:div w:id="188836557">
      <w:bodyDiv w:val="1"/>
      <w:marLeft w:val="0"/>
      <w:marRight w:val="0"/>
      <w:marTop w:val="0"/>
      <w:marBottom w:val="0"/>
      <w:divBdr>
        <w:top w:val="none" w:sz="0" w:space="0" w:color="auto"/>
        <w:left w:val="none" w:sz="0" w:space="0" w:color="auto"/>
        <w:bottom w:val="none" w:sz="0" w:space="0" w:color="auto"/>
        <w:right w:val="none" w:sz="0" w:space="0" w:color="auto"/>
      </w:divBdr>
    </w:div>
    <w:div w:id="188876865">
      <w:bodyDiv w:val="1"/>
      <w:marLeft w:val="0"/>
      <w:marRight w:val="0"/>
      <w:marTop w:val="0"/>
      <w:marBottom w:val="0"/>
      <w:divBdr>
        <w:top w:val="none" w:sz="0" w:space="0" w:color="auto"/>
        <w:left w:val="none" w:sz="0" w:space="0" w:color="auto"/>
        <w:bottom w:val="none" w:sz="0" w:space="0" w:color="auto"/>
        <w:right w:val="none" w:sz="0" w:space="0" w:color="auto"/>
      </w:divBdr>
    </w:div>
    <w:div w:id="188958543">
      <w:bodyDiv w:val="1"/>
      <w:marLeft w:val="0"/>
      <w:marRight w:val="0"/>
      <w:marTop w:val="0"/>
      <w:marBottom w:val="0"/>
      <w:divBdr>
        <w:top w:val="none" w:sz="0" w:space="0" w:color="auto"/>
        <w:left w:val="none" w:sz="0" w:space="0" w:color="auto"/>
        <w:bottom w:val="none" w:sz="0" w:space="0" w:color="auto"/>
        <w:right w:val="none" w:sz="0" w:space="0" w:color="auto"/>
      </w:divBdr>
    </w:div>
    <w:div w:id="189152848">
      <w:bodyDiv w:val="1"/>
      <w:marLeft w:val="0"/>
      <w:marRight w:val="0"/>
      <w:marTop w:val="0"/>
      <w:marBottom w:val="0"/>
      <w:divBdr>
        <w:top w:val="none" w:sz="0" w:space="0" w:color="auto"/>
        <w:left w:val="none" w:sz="0" w:space="0" w:color="auto"/>
        <w:bottom w:val="none" w:sz="0" w:space="0" w:color="auto"/>
        <w:right w:val="none" w:sz="0" w:space="0" w:color="auto"/>
      </w:divBdr>
    </w:div>
    <w:div w:id="189491077">
      <w:bodyDiv w:val="1"/>
      <w:marLeft w:val="0"/>
      <w:marRight w:val="0"/>
      <w:marTop w:val="0"/>
      <w:marBottom w:val="0"/>
      <w:divBdr>
        <w:top w:val="none" w:sz="0" w:space="0" w:color="auto"/>
        <w:left w:val="none" w:sz="0" w:space="0" w:color="auto"/>
        <w:bottom w:val="none" w:sz="0" w:space="0" w:color="auto"/>
        <w:right w:val="none" w:sz="0" w:space="0" w:color="auto"/>
      </w:divBdr>
    </w:div>
    <w:div w:id="189606671">
      <w:bodyDiv w:val="1"/>
      <w:marLeft w:val="0"/>
      <w:marRight w:val="0"/>
      <w:marTop w:val="0"/>
      <w:marBottom w:val="0"/>
      <w:divBdr>
        <w:top w:val="none" w:sz="0" w:space="0" w:color="auto"/>
        <w:left w:val="none" w:sz="0" w:space="0" w:color="auto"/>
        <w:bottom w:val="none" w:sz="0" w:space="0" w:color="auto"/>
        <w:right w:val="none" w:sz="0" w:space="0" w:color="auto"/>
      </w:divBdr>
    </w:div>
    <w:div w:id="189682629">
      <w:bodyDiv w:val="1"/>
      <w:marLeft w:val="0"/>
      <w:marRight w:val="0"/>
      <w:marTop w:val="0"/>
      <w:marBottom w:val="0"/>
      <w:divBdr>
        <w:top w:val="none" w:sz="0" w:space="0" w:color="auto"/>
        <w:left w:val="none" w:sz="0" w:space="0" w:color="auto"/>
        <w:bottom w:val="none" w:sz="0" w:space="0" w:color="auto"/>
        <w:right w:val="none" w:sz="0" w:space="0" w:color="auto"/>
      </w:divBdr>
    </w:div>
    <w:div w:id="189687640">
      <w:bodyDiv w:val="1"/>
      <w:marLeft w:val="0"/>
      <w:marRight w:val="0"/>
      <w:marTop w:val="0"/>
      <w:marBottom w:val="0"/>
      <w:divBdr>
        <w:top w:val="none" w:sz="0" w:space="0" w:color="auto"/>
        <w:left w:val="none" w:sz="0" w:space="0" w:color="auto"/>
        <w:bottom w:val="none" w:sz="0" w:space="0" w:color="auto"/>
        <w:right w:val="none" w:sz="0" w:space="0" w:color="auto"/>
      </w:divBdr>
    </w:div>
    <w:div w:id="189802718">
      <w:bodyDiv w:val="1"/>
      <w:marLeft w:val="0"/>
      <w:marRight w:val="0"/>
      <w:marTop w:val="0"/>
      <w:marBottom w:val="0"/>
      <w:divBdr>
        <w:top w:val="none" w:sz="0" w:space="0" w:color="auto"/>
        <w:left w:val="none" w:sz="0" w:space="0" w:color="auto"/>
        <w:bottom w:val="none" w:sz="0" w:space="0" w:color="auto"/>
        <w:right w:val="none" w:sz="0" w:space="0" w:color="auto"/>
      </w:divBdr>
    </w:div>
    <w:div w:id="189879291">
      <w:bodyDiv w:val="1"/>
      <w:marLeft w:val="0"/>
      <w:marRight w:val="0"/>
      <w:marTop w:val="0"/>
      <w:marBottom w:val="0"/>
      <w:divBdr>
        <w:top w:val="none" w:sz="0" w:space="0" w:color="auto"/>
        <w:left w:val="none" w:sz="0" w:space="0" w:color="auto"/>
        <w:bottom w:val="none" w:sz="0" w:space="0" w:color="auto"/>
        <w:right w:val="none" w:sz="0" w:space="0" w:color="auto"/>
      </w:divBdr>
    </w:div>
    <w:div w:id="189924317">
      <w:bodyDiv w:val="1"/>
      <w:marLeft w:val="0"/>
      <w:marRight w:val="0"/>
      <w:marTop w:val="0"/>
      <w:marBottom w:val="0"/>
      <w:divBdr>
        <w:top w:val="none" w:sz="0" w:space="0" w:color="auto"/>
        <w:left w:val="none" w:sz="0" w:space="0" w:color="auto"/>
        <w:bottom w:val="none" w:sz="0" w:space="0" w:color="auto"/>
        <w:right w:val="none" w:sz="0" w:space="0" w:color="auto"/>
      </w:divBdr>
    </w:div>
    <w:div w:id="190266788">
      <w:bodyDiv w:val="1"/>
      <w:marLeft w:val="0"/>
      <w:marRight w:val="0"/>
      <w:marTop w:val="0"/>
      <w:marBottom w:val="0"/>
      <w:divBdr>
        <w:top w:val="none" w:sz="0" w:space="0" w:color="auto"/>
        <w:left w:val="none" w:sz="0" w:space="0" w:color="auto"/>
        <w:bottom w:val="none" w:sz="0" w:space="0" w:color="auto"/>
        <w:right w:val="none" w:sz="0" w:space="0" w:color="auto"/>
      </w:divBdr>
    </w:div>
    <w:div w:id="190608353">
      <w:bodyDiv w:val="1"/>
      <w:marLeft w:val="0"/>
      <w:marRight w:val="0"/>
      <w:marTop w:val="0"/>
      <w:marBottom w:val="0"/>
      <w:divBdr>
        <w:top w:val="none" w:sz="0" w:space="0" w:color="auto"/>
        <w:left w:val="none" w:sz="0" w:space="0" w:color="auto"/>
        <w:bottom w:val="none" w:sz="0" w:space="0" w:color="auto"/>
        <w:right w:val="none" w:sz="0" w:space="0" w:color="auto"/>
      </w:divBdr>
    </w:div>
    <w:div w:id="190652924">
      <w:bodyDiv w:val="1"/>
      <w:marLeft w:val="0"/>
      <w:marRight w:val="0"/>
      <w:marTop w:val="0"/>
      <w:marBottom w:val="0"/>
      <w:divBdr>
        <w:top w:val="none" w:sz="0" w:space="0" w:color="auto"/>
        <w:left w:val="none" w:sz="0" w:space="0" w:color="auto"/>
        <w:bottom w:val="none" w:sz="0" w:space="0" w:color="auto"/>
        <w:right w:val="none" w:sz="0" w:space="0" w:color="auto"/>
      </w:divBdr>
    </w:div>
    <w:div w:id="190841524">
      <w:bodyDiv w:val="1"/>
      <w:marLeft w:val="0"/>
      <w:marRight w:val="0"/>
      <w:marTop w:val="0"/>
      <w:marBottom w:val="0"/>
      <w:divBdr>
        <w:top w:val="none" w:sz="0" w:space="0" w:color="auto"/>
        <w:left w:val="none" w:sz="0" w:space="0" w:color="auto"/>
        <w:bottom w:val="none" w:sz="0" w:space="0" w:color="auto"/>
        <w:right w:val="none" w:sz="0" w:space="0" w:color="auto"/>
      </w:divBdr>
    </w:div>
    <w:div w:id="190846168">
      <w:bodyDiv w:val="1"/>
      <w:marLeft w:val="0"/>
      <w:marRight w:val="0"/>
      <w:marTop w:val="0"/>
      <w:marBottom w:val="0"/>
      <w:divBdr>
        <w:top w:val="none" w:sz="0" w:space="0" w:color="auto"/>
        <w:left w:val="none" w:sz="0" w:space="0" w:color="auto"/>
        <w:bottom w:val="none" w:sz="0" w:space="0" w:color="auto"/>
        <w:right w:val="none" w:sz="0" w:space="0" w:color="auto"/>
      </w:divBdr>
    </w:div>
    <w:div w:id="190996031">
      <w:bodyDiv w:val="1"/>
      <w:marLeft w:val="0"/>
      <w:marRight w:val="0"/>
      <w:marTop w:val="0"/>
      <w:marBottom w:val="0"/>
      <w:divBdr>
        <w:top w:val="none" w:sz="0" w:space="0" w:color="auto"/>
        <w:left w:val="none" w:sz="0" w:space="0" w:color="auto"/>
        <w:bottom w:val="none" w:sz="0" w:space="0" w:color="auto"/>
        <w:right w:val="none" w:sz="0" w:space="0" w:color="auto"/>
      </w:divBdr>
    </w:div>
    <w:div w:id="191266785">
      <w:bodyDiv w:val="1"/>
      <w:marLeft w:val="0"/>
      <w:marRight w:val="0"/>
      <w:marTop w:val="0"/>
      <w:marBottom w:val="0"/>
      <w:divBdr>
        <w:top w:val="none" w:sz="0" w:space="0" w:color="auto"/>
        <w:left w:val="none" w:sz="0" w:space="0" w:color="auto"/>
        <w:bottom w:val="none" w:sz="0" w:space="0" w:color="auto"/>
        <w:right w:val="none" w:sz="0" w:space="0" w:color="auto"/>
      </w:divBdr>
    </w:div>
    <w:div w:id="191843358">
      <w:bodyDiv w:val="1"/>
      <w:marLeft w:val="0"/>
      <w:marRight w:val="0"/>
      <w:marTop w:val="0"/>
      <w:marBottom w:val="0"/>
      <w:divBdr>
        <w:top w:val="none" w:sz="0" w:space="0" w:color="auto"/>
        <w:left w:val="none" w:sz="0" w:space="0" w:color="auto"/>
        <w:bottom w:val="none" w:sz="0" w:space="0" w:color="auto"/>
        <w:right w:val="none" w:sz="0" w:space="0" w:color="auto"/>
      </w:divBdr>
    </w:div>
    <w:div w:id="192153960">
      <w:bodyDiv w:val="1"/>
      <w:marLeft w:val="0"/>
      <w:marRight w:val="0"/>
      <w:marTop w:val="0"/>
      <w:marBottom w:val="0"/>
      <w:divBdr>
        <w:top w:val="none" w:sz="0" w:space="0" w:color="auto"/>
        <w:left w:val="none" w:sz="0" w:space="0" w:color="auto"/>
        <w:bottom w:val="none" w:sz="0" w:space="0" w:color="auto"/>
        <w:right w:val="none" w:sz="0" w:space="0" w:color="auto"/>
      </w:divBdr>
    </w:div>
    <w:div w:id="192309033">
      <w:bodyDiv w:val="1"/>
      <w:marLeft w:val="0"/>
      <w:marRight w:val="0"/>
      <w:marTop w:val="0"/>
      <w:marBottom w:val="0"/>
      <w:divBdr>
        <w:top w:val="none" w:sz="0" w:space="0" w:color="auto"/>
        <w:left w:val="none" w:sz="0" w:space="0" w:color="auto"/>
        <w:bottom w:val="none" w:sz="0" w:space="0" w:color="auto"/>
        <w:right w:val="none" w:sz="0" w:space="0" w:color="auto"/>
      </w:divBdr>
    </w:div>
    <w:div w:id="192349309">
      <w:bodyDiv w:val="1"/>
      <w:marLeft w:val="0"/>
      <w:marRight w:val="0"/>
      <w:marTop w:val="0"/>
      <w:marBottom w:val="0"/>
      <w:divBdr>
        <w:top w:val="none" w:sz="0" w:space="0" w:color="auto"/>
        <w:left w:val="none" w:sz="0" w:space="0" w:color="auto"/>
        <w:bottom w:val="none" w:sz="0" w:space="0" w:color="auto"/>
        <w:right w:val="none" w:sz="0" w:space="0" w:color="auto"/>
      </w:divBdr>
    </w:div>
    <w:div w:id="192572744">
      <w:bodyDiv w:val="1"/>
      <w:marLeft w:val="0"/>
      <w:marRight w:val="0"/>
      <w:marTop w:val="0"/>
      <w:marBottom w:val="0"/>
      <w:divBdr>
        <w:top w:val="none" w:sz="0" w:space="0" w:color="auto"/>
        <w:left w:val="none" w:sz="0" w:space="0" w:color="auto"/>
        <w:bottom w:val="none" w:sz="0" w:space="0" w:color="auto"/>
        <w:right w:val="none" w:sz="0" w:space="0" w:color="auto"/>
      </w:divBdr>
    </w:div>
    <w:div w:id="192689426">
      <w:bodyDiv w:val="1"/>
      <w:marLeft w:val="0"/>
      <w:marRight w:val="0"/>
      <w:marTop w:val="0"/>
      <w:marBottom w:val="0"/>
      <w:divBdr>
        <w:top w:val="none" w:sz="0" w:space="0" w:color="auto"/>
        <w:left w:val="none" w:sz="0" w:space="0" w:color="auto"/>
        <w:bottom w:val="none" w:sz="0" w:space="0" w:color="auto"/>
        <w:right w:val="none" w:sz="0" w:space="0" w:color="auto"/>
      </w:divBdr>
    </w:div>
    <w:div w:id="192808465">
      <w:bodyDiv w:val="1"/>
      <w:marLeft w:val="0"/>
      <w:marRight w:val="0"/>
      <w:marTop w:val="0"/>
      <w:marBottom w:val="0"/>
      <w:divBdr>
        <w:top w:val="none" w:sz="0" w:space="0" w:color="auto"/>
        <w:left w:val="none" w:sz="0" w:space="0" w:color="auto"/>
        <w:bottom w:val="none" w:sz="0" w:space="0" w:color="auto"/>
        <w:right w:val="none" w:sz="0" w:space="0" w:color="auto"/>
      </w:divBdr>
    </w:div>
    <w:div w:id="192815950">
      <w:bodyDiv w:val="1"/>
      <w:marLeft w:val="0"/>
      <w:marRight w:val="0"/>
      <w:marTop w:val="0"/>
      <w:marBottom w:val="0"/>
      <w:divBdr>
        <w:top w:val="none" w:sz="0" w:space="0" w:color="auto"/>
        <w:left w:val="none" w:sz="0" w:space="0" w:color="auto"/>
        <w:bottom w:val="none" w:sz="0" w:space="0" w:color="auto"/>
        <w:right w:val="none" w:sz="0" w:space="0" w:color="auto"/>
      </w:divBdr>
    </w:div>
    <w:div w:id="192889656">
      <w:bodyDiv w:val="1"/>
      <w:marLeft w:val="0"/>
      <w:marRight w:val="0"/>
      <w:marTop w:val="0"/>
      <w:marBottom w:val="0"/>
      <w:divBdr>
        <w:top w:val="none" w:sz="0" w:space="0" w:color="auto"/>
        <w:left w:val="none" w:sz="0" w:space="0" w:color="auto"/>
        <w:bottom w:val="none" w:sz="0" w:space="0" w:color="auto"/>
        <w:right w:val="none" w:sz="0" w:space="0" w:color="auto"/>
      </w:divBdr>
    </w:div>
    <w:div w:id="192960400">
      <w:bodyDiv w:val="1"/>
      <w:marLeft w:val="0"/>
      <w:marRight w:val="0"/>
      <w:marTop w:val="0"/>
      <w:marBottom w:val="0"/>
      <w:divBdr>
        <w:top w:val="none" w:sz="0" w:space="0" w:color="auto"/>
        <w:left w:val="none" w:sz="0" w:space="0" w:color="auto"/>
        <w:bottom w:val="none" w:sz="0" w:space="0" w:color="auto"/>
        <w:right w:val="none" w:sz="0" w:space="0" w:color="auto"/>
      </w:divBdr>
    </w:div>
    <w:div w:id="193200149">
      <w:bodyDiv w:val="1"/>
      <w:marLeft w:val="0"/>
      <w:marRight w:val="0"/>
      <w:marTop w:val="0"/>
      <w:marBottom w:val="0"/>
      <w:divBdr>
        <w:top w:val="none" w:sz="0" w:space="0" w:color="auto"/>
        <w:left w:val="none" w:sz="0" w:space="0" w:color="auto"/>
        <w:bottom w:val="none" w:sz="0" w:space="0" w:color="auto"/>
        <w:right w:val="none" w:sz="0" w:space="0" w:color="auto"/>
      </w:divBdr>
    </w:div>
    <w:div w:id="193226410">
      <w:bodyDiv w:val="1"/>
      <w:marLeft w:val="0"/>
      <w:marRight w:val="0"/>
      <w:marTop w:val="0"/>
      <w:marBottom w:val="0"/>
      <w:divBdr>
        <w:top w:val="none" w:sz="0" w:space="0" w:color="auto"/>
        <w:left w:val="none" w:sz="0" w:space="0" w:color="auto"/>
        <w:bottom w:val="none" w:sz="0" w:space="0" w:color="auto"/>
        <w:right w:val="none" w:sz="0" w:space="0" w:color="auto"/>
      </w:divBdr>
    </w:div>
    <w:div w:id="193465136">
      <w:bodyDiv w:val="1"/>
      <w:marLeft w:val="0"/>
      <w:marRight w:val="0"/>
      <w:marTop w:val="0"/>
      <w:marBottom w:val="0"/>
      <w:divBdr>
        <w:top w:val="none" w:sz="0" w:space="0" w:color="auto"/>
        <w:left w:val="none" w:sz="0" w:space="0" w:color="auto"/>
        <w:bottom w:val="none" w:sz="0" w:space="0" w:color="auto"/>
        <w:right w:val="none" w:sz="0" w:space="0" w:color="auto"/>
      </w:divBdr>
    </w:div>
    <w:div w:id="193691212">
      <w:bodyDiv w:val="1"/>
      <w:marLeft w:val="0"/>
      <w:marRight w:val="0"/>
      <w:marTop w:val="0"/>
      <w:marBottom w:val="0"/>
      <w:divBdr>
        <w:top w:val="none" w:sz="0" w:space="0" w:color="auto"/>
        <w:left w:val="none" w:sz="0" w:space="0" w:color="auto"/>
        <w:bottom w:val="none" w:sz="0" w:space="0" w:color="auto"/>
        <w:right w:val="none" w:sz="0" w:space="0" w:color="auto"/>
      </w:divBdr>
    </w:div>
    <w:div w:id="193813319">
      <w:bodyDiv w:val="1"/>
      <w:marLeft w:val="0"/>
      <w:marRight w:val="0"/>
      <w:marTop w:val="0"/>
      <w:marBottom w:val="0"/>
      <w:divBdr>
        <w:top w:val="none" w:sz="0" w:space="0" w:color="auto"/>
        <w:left w:val="none" w:sz="0" w:space="0" w:color="auto"/>
        <w:bottom w:val="none" w:sz="0" w:space="0" w:color="auto"/>
        <w:right w:val="none" w:sz="0" w:space="0" w:color="auto"/>
      </w:divBdr>
    </w:div>
    <w:div w:id="194001117">
      <w:bodyDiv w:val="1"/>
      <w:marLeft w:val="0"/>
      <w:marRight w:val="0"/>
      <w:marTop w:val="0"/>
      <w:marBottom w:val="0"/>
      <w:divBdr>
        <w:top w:val="none" w:sz="0" w:space="0" w:color="auto"/>
        <w:left w:val="none" w:sz="0" w:space="0" w:color="auto"/>
        <w:bottom w:val="none" w:sz="0" w:space="0" w:color="auto"/>
        <w:right w:val="none" w:sz="0" w:space="0" w:color="auto"/>
      </w:divBdr>
    </w:div>
    <w:div w:id="194006657">
      <w:bodyDiv w:val="1"/>
      <w:marLeft w:val="0"/>
      <w:marRight w:val="0"/>
      <w:marTop w:val="0"/>
      <w:marBottom w:val="0"/>
      <w:divBdr>
        <w:top w:val="none" w:sz="0" w:space="0" w:color="auto"/>
        <w:left w:val="none" w:sz="0" w:space="0" w:color="auto"/>
        <w:bottom w:val="none" w:sz="0" w:space="0" w:color="auto"/>
        <w:right w:val="none" w:sz="0" w:space="0" w:color="auto"/>
      </w:divBdr>
    </w:div>
    <w:div w:id="194193466">
      <w:bodyDiv w:val="1"/>
      <w:marLeft w:val="0"/>
      <w:marRight w:val="0"/>
      <w:marTop w:val="0"/>
      <w:marBottom w:val="0"/>
      <w:divBdr>
        <w:top w:val="none" w:sz="0" w:space="0" w:color="auto"/>
        <w:left w:val="none" w:sz="0" w:space="0" w:color="auto"/>
        <w:bottom w:val="none" w:sz="0" w:space="0" w:color="auto"/>
        <w:right w:val="none" w:sz="0" w:space="0" w:color="auto"/>
      </w:divBdr>
    </w:div>
    <w:div w:id="194275388">
      <w:bodyDiv w:val="1"/>
      <w:marLeft w:val="0"/>
      <w:marRight w:val="0"/>
      <w:marTop w:val="0"/>
      <w:marBottom w:val="0"/>
      <w:divBdr>
        <w:top w:val="none" w:sz="0" w:space="0" w:color="auto"/>
        <w:left w:val="none" w:sz="0" w:space="0" w:color="auto"/>
        <w:bottom w:val="none" w:sz="0" w:space="0" w:color="auto"/>
        <w:right w:val="none" w:sz="0" w:space="0" w:color="auto"/>
      </w:divBdr>
    </w:div>
    <w:div w:id="194392690">
      <w:bodyDiv w:val="1"/>
      <w:marLeft w:val="0"/>
      <w:marRight w:val="0"/>
      <w:marTop w:val="0"/>
      <w:marBottom w:val="0"/>
      <w:divBdr>
        <w:top w:val="none" w:sz="0" w:space="0" w:color="auto"/>
        <w:left w:val="none" w:sz="0" w:space="0" w:color="auto"/>
        <w:bottom w:val="none" w:sz="0" w:space="0" w:color="auto"/>
        <w:right w:val="none" w:sz="0" w:space="0" w:color="auto"/>
      </w:divBdr>
    </w:div>
    <w:div w:id="194580848">
      <w:bodyDiv w:val="1"/>
      <w:marLeft w:val="0"/>
      <w:marRight w:val="0"/>
      <w:marTop w:val="0"/>
      <w:marBottom w:val="0"/>
      <w:divBdr>
        <w:top w:val="none" w:sz="0" w:space="0" w:color="auto"/>
        <w:left w:val="none" w:sz="0" w:space="0" w:color="auto"/>
        <w:bottom w:val="none" w:sz="0" w:space="0" w:color="auto"/>
        <w:right w:val="none" w:sz="0" w:space="0" w:color="auto"/>
      </w:divBdr>
    </w:div>
    <w:div w:id="194656062">
      <w:bodyDiv w:val="1"/>
      <w:marLeft w:val="0"/>
      <w:marRight w:val="0"/>
      <w:marTop w:val="0"/>
      <w:marBottom w:val="0"/>
      <w:divBdr>
        <w:top w:val="none" w:sz="0" w:space="0" w:color="auto"/>
        <w:left w:val="none" w:sz="0" w:space="0" w:color="auto"/>
        <w:bottom w:val="none" w:sz="0" w:space="0" w:color="auto"/>
        <w:right w:val="none" w:sz="0" w:space="0" w:color="auto"/>
      </w:divBdr>
    </w:div>
    <w:div w:id="194733733">
      <w:bodyDiv w:val="1"/>
      <w:marLeft w:val="0"/>
      <w:marRight w:val="0"/>
      <w:marTop w:val="0"/>
      <w:marBottom w:val="0"/>
      <w:divBdr>
        <w:top w:val="none" w:sz="0" w:space="0" w:color="auto"/>
        <w:left w:val="none" w:sz="0" w:space="0" w:color="auto"/>
        <w:bottom w:val="none" w:sz="0" w:space="0" w:color="auto"/>
        <w:right w:val="none" w:sz="0" w:space="0" w:color="auto"/>
      </w:divBdr>
    </w:div>
    <w:div w:id="194781238">
      <w:bodyDiv w:val="1"/>
      <w:marLeft w:val="0"/>
      <w:marRight w:val="0"/>
      <w:marTop w:val="0"/>
      <w:marBottom w:val="0"/>
      <w:divBdr>
        <w:top w:val="none" w:sz="0" w:space="0" w:color="auto"/>
        <w:left w:val="none" w:sz="0" w:space="0" w:color="auto"/>
        <w:bottom w:val="none" w:sz="0" w:space="0" w:color="auto"/>
        <w:right w:val="none" w:sz="0" w:space="0" w:color="auto"/>
      </w:divBdr>
    </w:div>
    <w:div w:id="194972829">
      <w:bodyDiv w:val="1"/>
      <w:marLeft w:val="0"/>
      <w:marRight w:val="0"/>
      <w:marTop w:val="0"/>
      <w:marBottom w:val="0"/>
      <w:divBdr>
        <w:top w:val="none" w:sz="0" w:space="0" w:color="auto"/>
        <w:left w:val="none" w:sz="0" w:space="0" w:color="auto"/>
        <w:bottom w:val="none" w:sz="0" w:space="0" w:color="auto"/>
        <w:right w:val="none" w:sz="0" w:space="0" w:color="auto"/>
      </w:divBdr>
    </w:div>
    <w:div w:id="195120116">
      <w:bodyDiv w:val="1"/>
      <w:marLeft w:val="0"/>
      <w:marRight w:val="0"/>
      <w:marTop w:val="0"/>
      <w:marBottom w:val="0"/>
      <w:divBdr>
        <w:top w:val="none" w:sz="0" w:space="0" w:color="auto"/>
        <w:left w:val="none" w:sz="0" w:space="0" w:color="auto"/>
        <w:bottom w:val="none" w:sz="0" w:space="0" w:color="auto"/>
        <w:right w:val="none" w:sz="0" w:space="0" w:color="auto"/>
      </w:divBdr>
    </w:div>
    <w:div w:id="195123352">
      <w:bodyDiv w:val="1"/>
      <w:marLeft w:val="0"/>
      <w:marRight w:val="0"/>
      <w:marTop w:val="0"/>
      <w:marBottom w:val="0"/>
      <w:divBdr>
        <w:top w:val="none" w:sz="0" w:space="0" w:color="auto"/>
        <w:left w:val="none" w:sz="0" w:space="0" w:color="auto"/>
        <w:bottom w:val="none" w:sz="0" w:space="0" w:color="auto"/>
        <w:right w:val="none" w:sz="0" w:space="0" w:color="auto"/>
      </w:divBdr>
    </w:div>
    <w:div w:id="195192234">
      <w:bodyDiv w:val="1"/>
      <w:marLeft w:val="0"/>
      <w:marRight w:val="0"/>
      <w:marTop w:val="0"/>
      <w:marBottom w:val="0"/>
      <w:divBdr>
        <w:top w:val="none" w:sz="0" w:space="0" w:color="auto"/>
        <w:left w:val="none" w:sz="0" w:space="0" w:color="auto"/>
        <w:bottom w:val="none" w:sz="0" w:space="0" w:color="auto"/>
        <w:right w:val="none" w:sz="0" w:space="0" w:color="auto"/>
      </w:divBdr>
    </w:div>
    <w:div w:id="195434163">
      <w:bodyDiv w:val="1"/>
      <w:marLeft w:val="0"/>
      <w:marRight w:val="0"/>
      <w:marTop w:val="0"/>
      <w:marBottom w:val="0"/>
      <w:divBdr>
        <w:top w:val="none" w:sz="0" w:space="0" w:color="auto"/>
        <w:left w:val="none" w:sz="0" w:space="0" w:color="auto"/>
        <w:bottom w:val="none" w:sz="0" w:space="0" w:color="auto"/>
        <w:right w:val="none" w:sz="0" w:space="0" w:color="auto"/>
      </w:divBdr>
    </w:div>
    <w:div w:id="196041743">
      <w:bodyDiv w:val="1"/>
      <w:marLeft w:val="0"/>
      <w:marRight w:val="0"/>
      <w:marTop w:val="0"/>
      <w:marBottom w:val="0"/>
      <w:divBdr>
        <w:top w:val="none" w:sz="0" w:space="0" w:color="auto"/>
        <w:left w:val="none" w:sz="0" w:space="0" w:color="auto"/>
        <w:bottom w:val="none" w:sz="0" w:space="0" w:color="auto"/>
        <w:right w:val="none" w:sz="0" w:space="0" w:color="auto"/>
      </w:divBdr>
    </w:div>
    <w:div w:id="196162052">
      <w:bodyDiv w:val="1"/>
      <w:marLeft w:val="0"/>
      <w:marRight w:val="0"/>
      <w:marTop w:val="0"/>
      <w:marBottom w:val="0"/>
      <w:divBdr>
        <w:top w:val="none" w:sz="0" w:space="0" w:color="auto"/>
        <w:left w:val="none" w:sz="0" w:space="0" w:color="auto"/>
        <w:bottom w:val="none" w:sz="0" w:space="0" w:color="auto"/>
        <w:right w:val="none" w:sz="0" w:space="0" w:color="auto"/>
      </w:divBdr>
    </w:div>
    <w:div w:id="196164099">
      <w:bodyDiv w:val="1"/>
      <w:marLeft w:val="0"/>
      <w:marRight w:val="0"/>
      <w:marTop w:val="0"/>
      <w:marBottom w:val="0"/>
      <w:divBdr>
        <w:top w:val="none" w:sz="0" w:space="0" w:color="auto"/>
        <w:left w:val="none" w:sz="0" w:space="0" w:color="auto"/>
        <w:bottom w:val="none" w:sz="0" w:space="0" w:color="auto"/>
        <w:right w:val="none" w:sz="0" w:space="0" w:color="auto"/>
      </w:divBdr>
    </w:div>
    <w:div w:id="196164366">
      <w:bodyDiv w:val="1"/>
      <w:marLeft w:val="0"/>
      <w:marRight w:val="0"/>
      <w:marTop w:val="0"/>
      <w:marBottom w:val="0"/>
      <w:divBdr>
        <w:top w:val="none" w:sz="0" w:space="0" w:color="auto"/>
        <w:left w:val="none" w:sz="0" w:space="0" w:color="auto"/>
        <w:bottom w:val="none" w:sz="0" w:space="0" w:color="auto"/>
        <w:right w:val="none" w:sz="0" w:space="0" w:color="auto"/>
      </w:divBdr>
    </w:div>
    <w:div w:id="196359093">
      <w:bodyDiv w:val="1"/>
      <w:marLeft w:val="0"/>
      <w:marRight w:val="0"/>
      <w:marTop w:val="0"/>
      <w:marBottom w:val="0"/>
      <w:divBdr>
        <w:top w:val="none" w:sz="0" w:space="0" w:color="auto"/>
        <w:left w:val="none" w:sz="0" w:space="0" w:color="auto"/>
        <w:bottom w:val="none" w:sz="0" w:space="0" w:color="auto"/>
        <w:right w:val="none" w:sz="0" w:space="0" w:color="auto"/>
      </w:divBdr>
    </w:div>
    <w:div w:id="196896377">
      <w:bodyDiv w:val="1"/>
      <w:marLeft w:val="0"/>
      <w:marRight w:val="0"/>
      <w:marTop w:val="0"/>
      <w:marBottom w:val="0"/>
      <w:divBdr>
        <w:top w:val="none" w:sz="0" w:space="0" w:color="auto"/>
        <w:left w:val="none" w:sz="0" w:space="0" w:color="auto"/>
        <w:bottom w:val="none" w:sz="0" w:space="0" w:color="auto"/>
        <w:right w:val="none" w:sz="0" w:space="0" w:color="auto"/>
      </w:divBdr>
    </w:div>
    <w:div w:id="197161216">
      <w:bodyDiv w:val="1"/>
      <w:marLeft w:val="0"/>
      <w:marRight w:val="0"/>
      <w:marTop w:val="0"/>
      <w:marBottom w:val="0"/>
      <w:divBdr>
        <w:top w:val="none" w:sz="0" w:space="0" w:color="auto"/>
        <w:left w:val="none" w:sz="0" w:space="0" w:color="auto"/>
        <w:bottom w:val="none" w:sz="0" w:space="0" w:color="auto"/>
        <w:right w:val="none" w:sz="0" w:space="0" w:color="auto"/>
      </w:divBdr>
    </w:div>
    <w:div w:id="197277374">
      <w:bodyDiv w:val="1"/>
      <w:marLeft w:val="0"/>
      <w:marRight w:val="0"/>
      <w:marTop w:val="0"/>
      <w:marBottom w:val="0"/>
      <w:divBdr>
        <w:top w:val="none" w:sz="0" w:space="0" w:color="auto"/>
        <w:left w:val="none" w:sz="0" w:space="0" w:color="auto"/>
        <w:bottom w:val="none" w:sz="0" w:space="0" w:color="auto"/>
        <w:right w:val="none" w:sz="0" w:space="0" w:color="auto"/>
      </w:divBdr>
    </w:div>
    <w:div w:id="197355727">
      <w:bodyDiv w:val="1"/>
      <w:marLeft w:val="0"/>
      <w:marRight w:val="0"/>
      <w:marTop w:val="0"/>
      <w:marBottom w:val="0"/>
      <w:divBdr>
        <w:top w:val="none" w:sz="0" w:space="0" w:color="auto"/>
        <w:left w:val="none" w:sz="0" w:space="0" w:color="auto"/>
        <w:bottom w:val="none" w:sz="0" w:space="0" w:color="auto"/>
        <w:right w:val="none" w:sz="0" w:space="0" w:color="auto"/>
      </w:divBdr>
    </w:div>
    <w:div w:id="197403048">
      <w:bodyDiv w:val="1"/>
      <w:marLeft w:val="0"/>
      <w:marRight w:val="0"/>
      <w:marTop w:val="0"/>
      <w:marBottom w:val="0"/>
      <w:divBdr>
        <w:top w:val="none" w:sz="0" w:space="0" w:color="auto"/>
        <w:left w:val="none" w:sz="0" w:space="0" w:color="auto"/>
        <w:bottom w:val="none" w:sz="0" w:space="0" w:color="auto"/>
        <w:right w:val="none" w:sz="0" w:space="0" w:color="auto"/>
      </w:divBdr>
    </w:div>
    <w:div w:id="197474537">
      <w:bodyDiv w:val="1"/>
      <w:marLeft w:val="0"/>
      <w:marRight w:val="0"/>
      <w:marTop w:val="0"/>
      <w:marBottom w:val="0"/>
      <w:divBdr>
        <w:top w:val="none" w:sz="0" w:space="0" w:color="auto"/>
        <w:left w:val="none" w:sz="0" w:space="0" w:color="auto"/>
        <w:bottom w:val="none" w:sz="0" w:space="0" w:color="auto"/>
        <w:right w:val="none" w:sz="0" w:space="0" w:color="auto"/>
      </w:divBdr>
    </w:div>
    <w:div w:id="197620149">
      <w:bodyDiv w:val="1"/>
      <w:marLeft w:val="0"/>
      <w:marRight w:val="0"/>
      <w:marTop w:val="0"/>
      <w:marBottom w:val="0"/>
      <w:divBdr>
        <w:top w:val="none" w:sz="0" w:space="0" w:color="auto"/>
        <w:left w:val="none" w:sz="0" w:space="0" w:color="auto"/>
        <w:bottom w:val="none" w:sz="0" w:space="0" w:color="auto"/>
        <w:right w:val="none" w:sz="0" w:space="0" w:color="auto"/>
      </w:divBdr>
    </w:div>
    <w:div w:id="197671892">
      <w:bodyDiv w:val="1"/>
      <w:marLeft w:val="0"/>
      <w:marRight w:val="0"/>
      <w:marTop w:val="0"/>
      <w:marBottom w:val="0"/>
      <w:divBdr>
        <w:top w:val="none" w:sz="0" w:space="0" w:color="auto"/>
        <w:left w:val="none" w:sz="0" w:space="0" w:color="auto"/>
        <w:bottom w:val="none" w:sz="0" w:space="0" w:color="auto"/>
        <w:right w:val="none" w:sz="0" w:space="0" w:color="auto"/>
      </w:divBdr>
    </w:div>
    <w:div w:id="197814131">
      <w:bodyDiv w:val="1"/>
      <w:marLeft w:val="0"/>
      <w:marRight w:val="0"/>
      <w:marTop w:val="0"/>
      <w:marBottom w:val="0"/>
      <w:divBdr>
        <w:top w:val="none" w:sz="0" w:space="0" w:color="auto"/>
        <w:left w:val="none" w:sz="0" w:space="0" w:color="auto"/>
        <w:bottom w:val="none" w:sz="0" w:space="0" w:color="auto"/>
        <w:right w:val="none" w:sz="0" w:space="0" w:color="auto"/>
      </w:divBdr>
    </w:div>
    <w:div w:id="197818602">
      <w:bodyDiv w:val="1"/>
      <w:marLeft w:val="0"/>
      <w:marRight w:val="0"/>
      <w:marTop w:val="0"/>
      <w:marBottom w:val="0"/>
      <w:divBdr>
        <w:top w:val="none" w:sz="0" w:space="0" w:color="auto"/>
        <w:left w:val="none" w:sz="0" w:space="0" w:color="auto"/>
        <w:bottom w:val="none" w:sz="0" w:space="0" w:color="auto"/>
        <w:right w:val="none" w:sz="0" w:space="0" w:color="auto"/>
      </w:divBdr>
    </w:div>
    <w:div w:id="197935293">
      <w:bodyDiv w:val="1"/>
      <w:marLeft w:val="0"/>
      <w:marRight w:val="0"/>
      <w:marTop w:val="0"/>
      <w:marBottom w:val="0"/>
      <w:divBdr>
        <w:top w:val="none" w:sz="0" w:space="0" w:color="auto"/>
        <w:left w:val="none" w:sz="0" w:space="0" w:color="auto"/>
        <w:bottom w:val="none" w:sz="0" w:space="0" w:color="auto"/>
        <w:right w:val="none" w:sz="0" w:space="0" w:color="auto"/>
      </w:divBdr>
    </w:div>
    <w:div w:id="198126271">
      <w:bodyDiv w:val="1"/>
      <w:marLeft w:val="0"/>
      <w:marRight w:val="0"/>
      <w:marTop w:val="0"/>
      <w:marBottom w:val="0"/>
      <w:divBdr>
        <w:top w:val="none" w:sz="0" w:space="0" w:color="auto"/>
        <w:left w:val="none" w:sz="0" w:space="0" w:color="auto"/>
        <w:bottom w:val="none" w:sz="0" w:space="0" w:color="auto"/>
        <w:right w:val="none" w:sz="0" w:space="0" w:color="auto"/>
      </w:divBdr>
    </w:div>
    <w:div w:id="198201968">
      <w:bodyDiv w:val="1"/>
      <w:marLeft w:val="0"/>
      <w:marRight w:val="0"/>
      <w:marTop w:val="0"/>
      <w:marBottom w:val="0"/>
      <w:divBdr>
        <w:top w:val="none" w:sz="0" w:space="0" w:color="auto"/>
        <w:left w:val="none" w:sz="0" w:space="0" w:color="auto"/>
        <w:bottom w:val="none" w:sz="0" w:space="0" w:color="auto"/>
        <w:right w:val="none" w:sz="0" w:space="0" w:color="auto"/>
      </w:divBdr>
    </w:div>
    <w:div w:id="198277373">
      <w:bodyDiv w:val="1"/>
      <w:marLeft w:val="0"/>
      <w:marRight w:val="0"/>
      <w:marTop w:val="0"/>
      <w:marBottom w:val="0"/>
      <w:divBdr>
        <w:top w:val="none" w:sz="0" w:space="0" w:color="auto"/>
        <w:left w:val="none" w:sz="0" w:space="0" w:color="auto"/>
        <w:bottom w:val="none" w:sz="0" w:space="0" w:color="auto"/>
        <w:right w:val="none" w:sz="0" w:space="0" w:color="auto"/>
      </w:divBdr>
    </w:div>
    <w:div w:id="198587840">
      <w:bodyDiv w:val="1"/>
      <w:marLeft w:val="0"/>
      <w:marRight w:val="0"/>
      <w:marTop w:val="0"/>
      <w:marBottom w:val="0"/>
      <w:divBdr>
        <w:top w:val="none" w:sz="0" w:space="0" w:color="auto"/>
        <w:left w:val="none" w:sz="0" w:space="0" w:color="auto"/>
        <w:bottom w:val="none" w:sz="0" w:space="0" w:color="auto"/>
        <w:right w:val="none" w:sz="0" w:space="0" w:color="auto"/>
      </w:divBdr>
    </w:div>
    <w:div w:id="198661665">
      <w:bodyDiv w:val="1"/>
      <w:marLeft w:val="0"/>
      <w:marRight w:val="0"/>
      <w:marTop w:val="0"/>
      <w:marBottom w:val="0"/>
      <w:divBdr>
        <w:top w:val="none" w:sz="0" w:space="0" w:color="auto"/>
        <w:left w:val="none" w:sz="0" w:space="0" w:color="auto"/>
        <w:bottom w:val="none" w:sz="0" w:space="0" w:color="auto"/>
        <w:right w:val="none" w:sz="0" w:space="0" w:color="auto"/>
      </w:divBdr>
    </w:div>
    <w:div w:id="198710830">
      <w:bodyDiv w:val="1"/>
      <w:marLeft w:val="0"/>
      <w:marRight w:val="0"/>
      <w:marTop w:val="0"/>
      <w:marBottom w:val="0"/>
      <w:divBdr>
        <w:top w:val="none" w:sz="0" w:space="0" w:color="auto"/>
        <w:left w:val="none" w:sz="0" w:space="0" w:color="auto"/>
        <w:bottom w:val="none" w:sz="0" w:space="0" w:color="auto"/>
        <w:right w:val="none" w:sz="0" w:space="0" w:color="auto"/>
      </w:divBdr>
    </w:div>
    <w:div w:id="198783882">
      <w:bodyDiv w:val="1"/>
      <w:marLeft w:val="0"/>
      <w:marRight w:val="0"/>
      <w:marTop w:val="0"/>
      <w:marBottom w:val="0"/>
      <w:divBdr>
        <w:top w:val="none" w:sz="0" w:space="0" w:color="auto"/>
        <w:left w:val="none" w:sz="0" w:space="0" w:color="auto"/>
        <w:bottom w:val="none" w:sz="0" w:space="0" w:color="auto"/>
        <w:right w:val="none" w:sz="0" w:space="0" w:color="auto"/>
      </w:divBdr>
    </w:div>
    <w:div w:id="198981510">
      <w:bodyDiv w:val="1"/>
      <w:marLeft w:val="0"/>
      <w:marRight w:val="0"/>
      <w:marTop w:val="0"/>
      <w:marBottom w:val="0"/>
      <w:divBdr>
        <w:top w:val="none" w:sz="0" w:space="0" w:color="auto"/>
        <w:left w:val="none" w:sz="0" w:space="0" w:color="auto"/>
        <w:bottom w:val="none" w:sz="0" w:space="0" w:color="auto"/>
        <w:right w:val="none" w:sz="0" w:space="0" w:color="auto"/>
      </w:divBdr>
    </w:div>
    <w:div w:id="199169601">
      <w:bodyDiv w:val="1"/>
      <w:marLeft w:val="0"/>
      <w:marRight w:val="0"/>
      <w:marTop w:val="0"/>
      <w:marBottom w:val="0"/>
      <w:divBdr>
        <w:top w:val="none" w:sz="0" w:space="0" w:color="auto"/>
        <w:left w:val="none" w:sz="0" w:space="0" w:color="auto"/>
        <w:bottom w:val="none" w:sz="0" w:space="0" w:color="auto"/>
        <w:right w:val="none" w:sz="0" w:space="0" w:color="auto"/>
      </w:divBdr>
    </w:div>
    <w:div w:id="199248046">
      <w:bodyDiv w:val="1"/>
      <w:marLeft w:val="0"/>
      <w:marRight w:val="0"/>
      <w:marTop w:val="0"/>
      <w:marBottom w:val="0"/>
      <w:divBdr>
        <w:top w:val="none" w:sz="0" w:space="0" w:color="auto"/>
        <w:left w:val="none" w:sz="0" w:space="0" w:color="auto"/>
        <w:bottom w:val="none" w:sz="0" w:space="0" w:color="auto"/>
        <w:right w:val="none" w:sz="0" w:space="0" w:color="auto"/>
      </w:divBdr>
    </w:div>
    <w:div w:id="199360917">
      <w:bodyDiv w:val="1"/>
      <w:marLeft w:val="0"/>
      <w:marRight w:val="0"/>
      <w:marTop w:val="0"/>
      <w:marBottom w:val="0"/>
      <w:divBdr>
        <w:top w:val="none" w:sz="0" w:space="0" w:color="auto"/>
        <w:left w:val="none" w:sz="0" w:space="0" w:color="auto"/>
        <w:bottom w:val="none" w:sz="0" w:space="0" w:color="auto"/>
        <w:right w:val="none" w:sz="0" w:space="0" w:color="auto"/>
      </w:divBdr>
    </w:div>
    <w:div w:id="199436902">
      <w:bodyDiv w:val="1"/>
      <w:marLeft w:val="0"/>
      <w:marRight w:val="0"/>
      <w:marTop w:val="0"/>
      <w:marBottom w:val="0"/>
      <w:divBdr>
        <w:top w:val="none" w:sz="0" w:space="0" w:color="auto"/>
        <w:left w:val="none" w:sz="0" w:space="0" w:color="auto"/>
        <w:bottom w:val="none" w:sz="0" w:space="0" w:color="auto"/>
        <w:right w:val="none" w:sz="0" w:space="0" w:color="auto"/>
      </w:divBdr>
    </w:div>
    <w:div w:id="199780176">
      <w:bodyDiv w:val="1"/>
      <w:marLeft w:val="0"/>
      <w:marRight w:val="0"/>
      <w:marTop w:val="0"/>
      <w:marBottom w:val="0"/>
      <w:divBdr>
        <w:top w:val="none" w:sz="0" w:space="0" w:color="auto"/>
        <w:left w:val="none" w:sz="0" w:space="0" w:color="auto"/>
        <w:bottom w:val="none" w:sz="0" w:space="0" w:color="auto"/>
        <w:right w:val="none" w:sz="0" w:space="0" w:color="auto"/>
      </w:divBdr>
    </w:div>
    <w:div w:id="199897884">
      <w:bodyDiv w:val="1"/>
      <w:marLeft w:val="0"/>
      <w:marRight w:val="0"/>
      <w:marTop w:val="0"/>
      <w:marBottom w:val="0"/>
      <w:divBdr>
        <w:top w:val="none" w:sz="0" w:space="0" w:color="auto"/>
        <w:left w:val="none" w:sz="0" w:space="0" w:color="auto"/>
        <w:bottom w:val="none" w:sz="0" w:space="0" w:color="auto"/>
        <w:right w:val="none" w:sz="0" w:space="0" w:color="auto"/>
      </w:divBdr>
    </w:div>
    <w:div w:id="199904013">
      <w:bodyDiv w:val="1"/>
      <w:marLeft w:val="0"/>
      <w:marRight w:val="0"/>
      <w:marTop w:val="0"/>
      <w:marBottom w:val="0"/>
      <w:divBdr>
        <w:top w:val="none" w:sz="0" w:space="0" w:color="auto"/>
        <w:left w:val="none" w:sz="0" w:space="0" w:color="auto"/>
        <w:bottom w:val="none" w:sz="0" w:space="0" w:color="auto"/>
        <w:right w:val="none" w:sz="0" w:space="0" w:color="auto"/>
      </w:divBdr>
    </w:div>
    <w:div w:id="199980995">
      <w:bodyDiv w:val="1"/>
      <w:marLeft w:val="0"/>
      <w:marRight w:val="0"/>
      <w:marTop w:val="0"/>
      <w:marBottom w:val="0"/>
      <w:divBdr>
        <w:top w:val="none" w:sz="0" w:space="0" w:color="auto"/>
        <w:left w:val="none" w:sz="0" w:space="0" w:color="auto"/>
        <w:bottom w:val="none" w:sz="0" w:space="0" w:color="auto"/>
        <w:right w:val="none" w:sz="0" w:space="0" w:color="auto"/>
      </w:divBdr>
    </w:div>
    <w:div w:id="200096232">
      <w:bodyDiv w:val="1"/>
      <w:marLeft w:val="0"/>
      <w:marRight w:val="0"/>
      <w:marTop w:val="0"/>
      <w:marBottom w:val="0"/>
      <w:divBdr>
        <w:top w:val="none" w:sz="0" w:space="0" w:color="auto"/>
        <w:left w:val="none" w:sz="0" w:space="0" w:color="auto"/>
        <w:bottom w:val="none" w:sz="0" w:space="0" w:color="auto"/>
        <w:right w:val="none" w:sz="0" w:space="0" w:color="auto"/>
      </w:divBdr>
    </w:div>
    <w:div w:id="200170670">
      <w:bodyDiv w:val="1"/>
      <w:marLeft w:val="0"/>
      <w:marRight w:val="0"/>
      <w:marTop w:val="0"/>
      <w:marBottom w:val="0"/>
      <w:divBdr>
        <w:top w:val="none" w:sz="0" w:space="0" w:color="auto"/>
        <w:left w:val="none" w:sz="0" w:space="0" w:color="auto"/>
        <w:bottom w:val="none" w:sz="0" w:space="0" w:color="auto"/>
        <w:right w:val="none" w:sz="0" w:space="0" w:color="auto"/>
      </w:divBdr>
    </w:div>
    <w:div w:id="200438909">
      <w:bodyDiv w:val="1"/>
      <w:marLeft w:val="0"/>
      <w:marRight w:val="0"/>
      <w:marTop w:val="0"/>
      <w:marBottom w:val="0"/>
      <w:divBdr>
        <w:top w:val="none" w:sz="0" w:space="0" w:color="auto"/>
        <w:left w:val="none" w:sz="0" w:space="0" w:color="auto"/>
        <w:bottom w:val="none" w:sz="0" w:space="0" w:color="auto"/>
        <w:right w:val="none" w:sz="0" w:space="0" w:color="auto"/>
      </w:divBdr>
    </w:div>
    <w:div w:id="200441306">
      <w:bodyDiv w:val="1"/>
      <w:marLeft w:val="0"/>
      <w:marRight w:val="0"/>
      <w:marTop w:val="0"/>
      <w:marBottom w:val="0"/>
      <w:divBdr>
        <w:top w:val="none" w:sz="0" w:space="0" w:color="auto"/>
        <w:left w:val="none" w:sz="0" w:space="0" w:color="auto"/>
        <w:bottom w:val="none" w:sz="0" w:space="0" w:color="auto"/>
        <w:right w:val="none" w:sz="0" w:space="0" w:color="auto"/>
      </w:divBdr>
    </w:div>
    <w:div w:id="200746945">
      <w:bodyDiv w:val="1"/>
      <w:marLeft w:val="0"/>
      <w:marRight w:val="0"/>
      <w:marTop w:val="0"/>
      <w:marBottom w:val="0"/>
      <w:divBdr>
        <w:top w:val="none" w:sz="0" w:space="0" w:color="auto"/>
        <w:left w:val="none" w:sz="0" w:space="0" w:color="auto"/>
        <w:bottom w:val="none" w:sz="0" w:space="0" w:color="auto"/>
        <w:right w:val="none" w:sz="0" w:space="0" w:color="auto"/>
      </w:divBdr>
    </w:div>
    <w:div w:id="200827722">
      <w:bodyDiv w:val="1"/>
      <w:marLeft w:val="0"/>
      <w:marRight w:val="0"/>
      <w:marTop w:val="0"/>
      <w:marBottom w:val="0"/>
      <w:divBdr>
        <w:top w:val="none" w:sz="0" w:space="0" w:color="auto"/>
        <w:left w:val="none" w:sz="0" w:space="0" w:color="auto"/>
        <w:bottom w:val="none" w:sz="0" w:space="0" w:color="auto"/>
        <w:right w:val="none" w:sz="0" w:space="0" w:color="auto"/>
      </w:divBdr>
    </w:div>
    <w:div w:id="201014842">
      <w:bodyDiv w:val="1"/>
      <w:marLeft w:val="0"/>
      <w:marRight w:val="0"/>
      <w:marTop w:val="0"/>
      <w:marBottom w:val="0"/>
      <w:divBdr>
        <w:top w:val="none" w:sz="0" w:space="0" w:color="auto"/>
        <w:left w:val="none" w:sz="0" w:space="0" w:color="auto"/>
        <w:bottom w:val="none" w:sz="0" w:space="0" w:color="auto"/>
        <w:right w:val="none" w:sz="0" w:space="0" w:color="auto"/>
      </w:divBdr>
    </w:div>
    <w:div w:id="201022723">
      <w:bodyDiv w:val="1"/>
      <w:marLeft w:val="0"/>
      <w:marRight w:val="0"/>
      <w:marTop w:val="0"/>
      <w:marBottom w:val="0"/>
      <w:divBdr>
        <w:top w:val="none" w:sz="0" w:space="0" w:color="auto"/>
        <w:left w:val="none" w:sz="0" w:space="0" w:color="auto"/>
        <w:bottom w:val="none" w:sz="0" w:space="0" w:color="auto"/>
        <w:right w:val="none" w:sz="0" w:space="0" w:color="auto"/>
      </w:divBdr>
    </w:div>
    <w:div w:id="201406872">
      <w:bodyDiv w:val="1"/>
      <w:marLeft w:val="0"/>
      <w:marRight w:val="0"/>
      <w:marTop w:val="0"/>
      <w:marBottom w:val="0"/>
      <w:divBdr>
        <w:top w:val="none" w:sz="0" w:space="0" w:color="auto"/>
        <w:left w:val="none" w:sz="0" w:space="0" w:color="auto"/>
        <w:bottom w:val="none" w:sz="0" w:space="0" w:color="auto"/>
        <w:right w:val="none" w:sz="0" w:space="0" w:color="auto"/>
      </w:divBdr>
    </w:div>
    <w:div w:id="201478596">
      <w:bodyDiv w:val="1"/>
      <w:marLeft w:val="0"/>
      <w:marRight w:val="0"/>
      <w:marTop w:val="0"/>
      <w:marBottom w:val="0"/>
      <w:divBdr>
        <w:top w:val="none" w:sz="0" w:space="0" w:color="auto"/>
        <w:left w:val="none" w:sz="0" w:space="0" w:color="auto"/>
        <w:bottom w:val="none" w:sz="0" w:space="0" w:color="auto"/>
        <w:right w:val="none" w:sz="0" w:space="0" w:color="auto"/>
      </w:divBdr>
    </w:div>
    <w:div w:id="201527000">
      <w:bodyDiv w:val="1"/>
      <w:marLeft w:val="0"/>
      <w:marRight w:val="0"/>
      <w:marTop w:val="0"/>
      <w:marBottom w:val="0"/>
      <w:divBdr>
        <w:top w:val="none" w:sz="0" w:space="0" w:color="auto"/>
        <w:left w:val="none" w:sz="0" w:space="0" w:color="auto"/>
        <w:bottom w:val="none" w:sz="0" w:space="0" w:color="auto"/>
        <w:right w:val="none" w:sz="0" w:space="0" w:color="auto"/>
      </w:divBdr>
    </w:div>
    <w:div w:id="202057697">
      <w:bodyDiv w:val="1"/>
      <w:marLeft w:val="0"/>
      <w:marRight w:val="0"/>
      <w:marTop w:val="0"/>
      <w:marBottom w:val="0"/>
      <w:divBdr>
        <w:top w:val="none" w:sz="0" w:space="0" w:color="auto"/>
        <w:left w:val="none" w:sz="0" w:space="0" w:color="auto"/>
        <w:bottom w:val="none" w:sz="0" w:space="0" w:color="auto"/>
        <w:right w:val="none" w:sz="0" w:space="0" w:color="auto"/>
      </w:divBdr>
    </w:div>
    <w:div w:id="202210659">
      <w:bodyDiv w:val="1"/>
      <w:marLeft w:val="0"/>
      <w:marRight w:val="0"/>
      <w:marTop w:val="0"/>
      <w:marBottom w:val="0"/>
      <w:divBdr>
        <w:top w:val="none" w:sz="0" w:space="0" w:color="auto"/>
        <w:left w:val="none" w:sz="0" w:space="0" w:color="auto"/>
        <w:bottom w:val="none" w:sz="0" w:space="0" w:color="auto"/>
        <w:right w:val="none" w:sz="0" w:space="0" w:color="auto"/>
      </w:divBdr>
    </w:div>
    <w:div w:id="202332982">
      <w:bodyDiv w:val="1"/>
      <w:marLeft w:val="0"/>
      <w:marRight w:val="0"/>
      <w:marTop w:val="0"/>
      <w:marBottom w:val="0"/>
      <w:divBdr>
        <w:top w:val="none" w:sz="0" w:space="0" w:color="auto"/>
        <w:left w:val="none" w:sz="0" w:space="0" w:color="auto"/>
        <w:bottom w:val="none" w:sz="0" w:space="0" w:color="auto"/>
        <w:right w:val="none" w:sz="0" w:space="0" w:color="auto"/>
      </w:divBdr>
    </w:div>
    <w:div w:id="202404127">
      <w:bodyDiv w:val="1"/>
      <w:marLeft w:val="0"/>
      <w:marRight w:val="0"/>
      <w:marTop w:val="0"/>
      <w:marBottom w:val="0"/>
      <w:divBdr>
        <w:top w:val="none" w:sz="0" w:space="0" w:color="auto"/>
        <w:left w:val="none" w:sz="0" w:space="0" w:color="auto"/>
        <w:bottom w:val="none" w:sz="0" w:space="0" w:color="auto"/>
        <w:right w:val="none" w:sz="0" w:space="0" w:color="auto"/>
      </w:divBdr>
    </w:div>
    <w:div w:id="202406668">
      <w:bodyDiv w:val="1"/>
      <w:marLeft w:val="0"/>
      <w:marRight w:val="0"/>
      <w:marTop w:val="0"/>
      <w:marBottom w:val="0"/>
      <w:divBdr>
        <w:top w:val="none" w:sz="0" w:space="0" w:color="auto"/>
        <w:left w:val="none" w:sz="0" w:space="0" w:color="auto"/>
        <w:bottom w:val="none" w:sz="0" w:space="0" w:color="auto"/>
        <w:right w:val="none" w:sz="0" w:space="0" w:color="auto"/>
      </w:divBdr>
    </w:div>
    <w:div w:id="202641693">
      <w:bodyDiv w:val="1"/>
      <w:marLeft w:val="0"/>
      <w:marRight w:val="0"/>
      <w:marTop w:val="0"/>
      <w:marBottom w:val="0"/>
      <w:divBdr>
        <w:top w:val="none" w:sz="0" w:space="0" w:color="auto"/>
        <w:left w:val="none" w:sz="0" w:space="0" w:color="auto"/>
        <w:bottom w:val="none" w:sz="0" w:space="0" w:color="auto"/>
        <w:right w:val="none" w:sz="0" w:space="0" w:color="auto"/>
      </w:divBdr>
    </w:div>
    <w:div w:id="202792759">
      <w:bodyDiv w:val="1"/>
      <w:marLeft w:val="0"/>
      <w:marRight w:val="0"/>
      <w:marTop w:val="0"/>
      <w:marBottom w:val="0"/>
      <w:divBdr>
        <w:top w:val="none" w:sz="0" w:space="0" w:color="auto"/>
        <w:left w:val="none" w:sz="0" w:space="0" w:color="auto"/>
        <w:bottom w:val="none" w:sz="0" w:space="0" w:color="auto"/>
        <w:right w:val="none" w:sz="0" w:space="0" w:color="auto"/>
      </w:divBdr>
    </w:div>
    <w:div w:id="202836310">
      <w:bodyDiv w:val="1"/>
      <w:marLeft w:val="0"/>
      <w:marRight w:val="0"/>
      <w:marTop w:val="0"/>
      <w:marBottom w:val="0"/>
      <w:divBdr>
        <w:top w:val="none" w:sz="0" w:space="0" w:color="auto"/>
        <w:left w:val="none" w:sz="0" w:space="0" w:color="auto"/>
        <w:bottom w:val="none" w:sz="0" w:space="0" w:color="auto"/>
        <w:right w:val="none" w:sz="0" w:space="0" w:color="auto"/>
      </w:divBdr>
    </w:div>
    <w:div w:id="203255849">
      <w:bodyDiv w:val="1"/>
      <w:marLeft w:val="0"/>
      <w:marRight w:val="0"/>
      <w:marTop w:val="0"/>
      <w:marBottom w:val="0"/>
      <w:divBdr>
        <w:top w:val="none" w:sz="0" w:space="0" w:color="auto"/>
        <w:left w:val="none" w:sz="0" w:space="0" w:color="auto"/>
        <w:bottom w:val="none" w:sz="0" w:space="0" w:color="auto"/>
        <w:right w:val="none" w:sz="0" w:space="0" w:color="auto"/>
      </w:divBdr>
    </w:div>
    <w:div w:id="203372154">
      <w:bodyDiv w:val="1"/>
      <w:marLeft w:val="0"/>
      <w:marRight w:val="0"/>
      <w:marTop w:val="0"/>
      <w:marBottom w:val="0"/>
      <w:divBdr>
        <w:top w:val="none" w:sz="0" w:space="0" w:color="auto"/>
        <w:left w:val="none" w:sz="0" w:space="0" w:color="auto"/>
        <w:bottom w:val="none" w:sz="0" w:space="0" w:color="auto"/>
        <w:right w:val="none" w:sz="0" w:space="0" w:color="auto"/>
      </w:divBdr>
    </w:div>
    <w:div w:id="203836325">
      <w:bodyDiv w:val="1"/>
      <w:marLeft w:val="0"/>
      <w:marRight w:val="0"/>
      <w:marTop w:val="0"/>
      <w:marBottom w:val="0"/>
      <w:divBdr>
        <w:top w:val="none" w:sz="0" w:space="0" w:color="auto"/>
        <w:left w:val="none" w:sz="0" w:space="0" w:color="auto"/>
        <w:bottom w:val="none" w:sz="0" w:space="0" w:color="auto"/>
        <w:right w:val="none" w:sz="0" w:space="0" w:color="auto"/>
      </w:divBdr>
    </w:div>
    <w:div w:id="204025805">
      <w:bodyDiv w:val="1"/>
      <w:marLeft w:val="0"/>
      <w:marRight w:val="0"/>
      <w:marTop w:val="0"/>
      <w:marBottom w:val="0"/>
      <w:divBdr>
        <w:top w:val="none" w:sz="0" w:space="0" w:color="auto"/>
        <w:left w:val="none" w:sz="0" w:space="0" w:color="auto"/>
        <w:bottom w:val="none" w:sz="0" w:space="0" w:color="auto"/>
        <w:right w:val="none" w:sz="0" w:space="0" w:color="auto"/>
      </w:divBdr>
    </w:div>
    <w:div w:id="204104814">
      <w:bodyDiv w:val="1"/>
      <w:marLeft w:val="0"/>
      <w:marRight w:val="0"/>
      <w:marTop w:val="0"/>
      <w:marBottom w:val="0"/>
      <w:divBdr>
        <w:top w:val="none" w:sz="0" w:space="0" w:color="auto"/>
        <w:left w:val="none" w:sz="0" w:space="0" w:color="auto"/>
        <w:bottom w:val="none" w:sz="0" w:space="0" w:color="auto"/>
        <w:right w:val="none" w:sz="0" w:space="0" w:color="auto"/>
      </w:divBdr>
    </w:div>
    <w:div w:id="204562079">
      <w:bodyDiv w:val="1"/>
      <w:marLeft w:val="0"/>
      <w:marRight w:val="0"/>
      <w:marTop w:val="0"/>
      <w:marBottom w:val="0"/>
      <w:divBdr>
        <w:top w:val="none" w:sz="0" w:space="0" w:color="auto"/>
        <w:left w:val="none" w:sz="0" w:space="0" w:color="auto"/>
        <w:bottom w:val="none" w:sz="0" w:space="0" w:color="auto"/>
        <w:right w:val="none" w:sz="0" w:space="0" w:color="auto"/>
      </w:divBdr>
    </w:div>
    <w:div w:id="204756169">
      <w:bodyDiv w:val="1"/>
      <w:marLeft w:val="0"/>
      <w:marRight w:val="0"/>
      <w:marTop w:val="0"/>
      <w:marBottom w:val="0"/>
      <w:divBdr>
        <w:top w:val="none" w:sz="0" w:space="0" w:color="auto"/>
        <w:left w:val="none" w:sz="0" w:space="0" w:color="auto"/>
        <w:bottom w:val="none" w:sz="0" w:space="0" w:color="auto"/>
        <w:right w:val="none" w:sz="0" w:space="0" w:color="auto"/>
      </w:divBdr>
    </w:div>
    <w:div w:id="204756589">
      <w:bodyDiv w:val="1"/>
      <w:marLeft w:val="0"/>
      <w:marRight w:val="0"/>
      <w:marTop w:val="0"/>
      <w:marBottom w:val="0"/>
      <w:divBdr>
        <w:top w:val="none" w:sz="0" w:space="0" w:color="auto"/>
        <w:left w:val="none" w:sz="0" w:space="0" w:color="auto"/>
        <w:bottom w:val="none" w:sz="0" w:space="0" w:color="auto"/>
        <w:right w:val="none" w:sz="0" w:space="0" w:color="auto"/>
      </w:divBdr>
    </w:div>
    <w:div w:id="204878550">
      <w:bodyDiv w:val="1"/>
      <w:marLeft w:val="0"/>
      <w:marRight w:val="0"/>
      <w:marTop w:val="0"/>
      <w:marBottom w:val="0"/>
      <w:divBdr>
        <w:top w:val="none" w:sz="0" w:space="0" w:color="auto"/>
        <w:left w:val="none" w:sz="0" w:space="0" w:color="auto"/>
        <w:bottom w:val="none" w:sz="0" w:space="0" w:color="auto"/>
        <w:right w:val="none" w:sz="0" w:space="0" w:color="auto"/>
      </w:divBdr>
    </w:div>
    <w:div w:id="205335343">
      <w:bodyDiv w:val="1"/>
      <w:marLeft w:val="0"/>
      <w:marRight w:val="0"/>
      <w:marTop w:val="0"/>
      <w:marBottom w:val="0"/>
      <w:divBdr>
        <w:top w:val="none" w:sz="0" w:space="0" w:color="auto"/>
        <w:left w:val="none" w:sz="0" w:space="0" w:color="auto"/>
        <w:bottom w:val="none" w:sz="0" w:space="0" w:color="auto"/>
        <w:right w:val="none" w:sz="0" w:space="0" w:color="auto"/>
      </w:divBdr>
    </w:div>
    <w:div w:id="205879141">
      <w:bodyDiv w:val="1"/>
      <w:marLeft w:val="0"/>
      <w:marRight w:val="0"/>
      <w:marTop w:val="0"/>
      <w:marBottom w:val="0"/>
      <w:divBdr>
        <w:top w:val="none" w:sz="0" w:space="0" w:color="auto"/>
        <w:left w:val="none" w:sz="0" w:space="0" w:color="auto"/>
        <w:bottom w:val="none" w:sz="0" w:space="0" w:color="auto"/>
        <w:right w:val="none" w:sz="0" w:space="0" w:color="auto"/>
      </w:divBdr>
    </w:div>
    <w:div w:id="206261596">
      <w:bodyDiv w:val="1"/>
      <w:marLeft w:val="0"/>
      <w:marRight w:val="0"/>
      <w:marTop w:val="0"/>
      <w:marBottom w:val="0"/>
      <w:divBdr>
        <w:top w:val="none" w:sz="0" w:space="0" w:color="auto"/>
        <w:left w:val="none" w:sz="0" w:space="0" w:color="auto"/>
        <w:bottom w:val="none" w:sz="0" w:space="0" w:color="auto"/>
        <w:right w:val="none" w:sz="0" w:space="0" w:color="auto"/>
      </w:divBdr>
    </w:div>
    <w:div w:id="206262003">
      <w:bodyDiv w:val="1"/>
      <w:marLeft w:val="0"/>
      <w:marRight w:val="0"/>
      <w:marTop w:val="0"/>
      <w:marBottom w:val="0"/>
      <w:divBdr>
        <w:top w:val="none" w:sz="0" w:space="0" w:color="auto"/>
        <w:left w:val="none" w:sz="0" w:space="0" w:color="auto"/>
        <w:bottom w:val="none" w:sz="0" w:space="0" w:color="auto"/>
        <w:right w:val="none" w:sz="0" w:space="0" w:color="auto"/>
      </w:divBdr>
    </w:div>
    <w:div w:id="206265424">
      <w:bodyDiv w:val="1"/>
      <w:marLeft w:val="0"/>
      <w:marRight w:val="0"/>
      <w:marTop w:val="0"/>
      <w:marBottom w:val="0"/>
      <w:divBdr>
        <w:top w:val="none" w:sz="0" w:space="0" w:color="auto"/>
        <w:left w:val="none" w:sz="0" w:space="0" w:color="auto"/>
        <w:bottom w:val="none" w:sz="0" w:space="0" w:color="auto"/>
        <w:right w:val="none" w:sz="0" w:space="0" w:color="auto"/>
      </w:divBdr>
    </w:div>
    <w:div w:id="206379529">
      <w:bodyDiv w:val="1"/>
      <w:marLeft w:val="0"/>
      <w:marRight w:val="0"/>
      <w:marTop w:val="0"/>
      <w:marBottom w:val="0"/>
      <w:divBdr>
        <w:top w:val="none" w:sz="0" w:space="0" w:color="auto"/>
        <w:left w:val="none" w:sz="0" w:space="0" w:color="auto"/>
        <w:bottom w:val="none" w:sz="0" w:space="0" w:color="auto"/>
        <w:right w:val="none" w:sz="0" w:space="0" w:color="auto"/>
      </w:divBdr>
    </w:div>
    <w:div w:id="206720601">
      <w:bodyDiv w:val="1"/>
      <w:marLeft w:val="0"/>
      <w:marRight w:val="0"/>
      <w:marTop w:val="0"/>
      <w:marBottom w:val="0"/>
      <w:divBdr>
        <w:top w:val="none" w:sz="0" w:space="0" w:color="auto"/>
        <w:left w:val="none" w:sz="0" w:space="0" w:color="auto"/>
        <w:bottom w:val="none" w:sz="0" w:space="0" w:color="auto"/>
        <w:right w:val="none" w:sz="0" w:space="0" w:color="auto"/>
      </w:divBdr>
    </w:div>
    <w:div w:id="207036129">
      <w:bodyDiv w:val="1"/>
      <w:marLeft w:val="0"/>
      <w:marRight w:val="0"/>
      <w:marTop w:val="0"/>
      <w:marBottom w:val="0"/>
      <w:divBdr>
        <w:top w:val="none" w:sz="0" w:space="0" w:color="auto"/>
        <w:left w:val="none" w:sz="0" w:space="0" w:color="auto"/>
        <w:bottom w:val="none" w:sz="0" w:space="0" w:color="auto"/>
        <w:right w:val="none" w:sz="0" w:space="0" w:color="auto"/>
      </w:divBdr>
    </w:div>
    <w:div w:id="207104745">
      <w:bodyDiv w:val="1"/>
      <w:marLeft w:val="0"/>
      <w:marRight w:val="0"/>
      <w:marTop w:val="0"/>
      <w:marBottom w:val="0"/>
      <w:divBdr>
        <w:top w:val="none" w:sz="0" w:space="0" w:color="auto"/>
        <w:left w:val="none" w:sz="0" w:space="0" w:color="auto"/>
        <w:bottom w:val="none" w:sz="0" w:space="0" w:color="auto"/>
        <w:right w:val="none" w:sz="0" w:space="0" w:color="auto"/>
      </w:divBdr>
    </w:div>
    <w:div w:id="207380862">
      <w:bodyDiv w:val="1"/>
      <w:marLeft w:val="0"/>
      <w:marRight w:val="0"/>
      <w:marTop w:val="0"/>
      <w:marBottom w:val="0"/>
      <w:divBdr>
        <w:top w:val="none" w:sz="0" w:space="0" w:color="auto"/>
        <w:left w:val="none" w:sz="0" w:space="0" w:color="auto"/>
        <w:bottom w:val="none" w:sz="0" w:space="0" w:color="auto"/>
        <w:right w:val="none" w:sz="0" w:space="0" w:color="auto"/>
      </w:divBdr>
    </w:div>
    <w:div w:id="207500450">
      <w:bodyDiv w:val="1"/>
      <w:marLeft w:val="0"/>
      <w:marRight w:val="0"/>
      <w:marTop w:val="0"/>
      <w:marBottom w:val="0"/>
      <w:divBdr>
        <w:top w:val="none" w:sz="0" w:space="0" w:color="auto"/>
        <w:left w:val="none" w:sz="0" w:space="0" w:color="auto"/>
        <w:bottom w:val="none" w:sz="0" w:space="0" w:color="auto"/>
        <w:right w:val="none" w:sz="0" w:space="0" w:color="auto"/>
      </w:divBdr>
    </w:div>
    <w:div w:id="207571043">
      <w:bodyDiv w:val="1"/>
      <w:marLeft w:val="0"/>
      <w:marRight w:val="0"/>
      <w:marTop w:val="0"/>
      <w:marBottom w:val="0"/>
      <w:divBdr>
        <w:top w:val="none" w:sz="0" w:space="0" w:color="auto"/>
        <w:left w:val="none" w:sz="0" w:space="0" w:color="auto"/>
        <w:bottom w:val="none" w:sz="0" w:space="0" w:color="auto"/>
        <w:right w:val="none" w:sz="0" w:space="0" w:color="auto"/>
      </w:divBdr>
    </w:div>
    <w:div w:id="207763976">
      <w:bodyDiv w:val="1"/>
      <w:marLeft w:val="0"/>
      <w:marRight w:val="0"/>
      <w:marTop w:val="0"/>
      <w:marBottom w:val="0"/>
      <w:divBdr>
        <w:top w:val="none" w:sz="0" w:space="0" w:color="auto"/>
        <w:left w:val="none" w:sz="0" w:space="0" w:color="auto"/>
        <w:bottom w:val="none" w:sz="0" w:space="0" w:color="auto"/>
        <w:right w:val="none" w:sz="0" w:space="0" w:color="auto"/>
      </w:divBdr>
    </w:div>
    <w:div w:id="207883909">
      <w:bodyDiv w:val="1"/>
      <w:marLeft w:val="0"/>
      <w:marRight w:val="0"/>
      <w:marTop w:val="0"/>
      <w:marBottom w:val="0"/>
      <w:divBdr>
        <w:top w:val="none" w:sz="0" w:space="0" w:color="auto"/>
        <w:left w:val="none" w:sz="0" w:space="0" w:color="auto"/>
        <w:bottom w:val="none" w:sz="0" w:space="0" w:color="auto"/>
        <w:right w:val="none" w:sz="0" w:space="0" w:color="auto"/>
      </w:divBdr>
    </w:div>
    <w:div w:id="207885727">
      <w:bodyDiv w:val="1"/>
      <w:marLeft w:val="0"/>
      <w:marRight w:val="0"/>
      <w:marTop w:val="0"/>
      <w:marBottom w:val="0"/>
      <w:divBdr>
        <w:top w:val="none" w:sz="0" w:space="0" w:color="auto"/>
        <w:left w:val="none" w:sz="0" w:space="0" w:color="auto"/>
        <w:bottom w:val="none" w:sz="0" w:space="0" w:color="auto"/>
        <w:right w:val="none" w:sz="0" w:space="0" w:color="auto"/>
      </w:divBdr>
    </w:div>
    <w:div w:id="208032429">
      <w:bodyDiv w:val="1"/>
      <w:marLeft w:val="0"/>
      <w:marRight w:val="0"/>
      <w:marTop w:val="0"/>
      <w:marBottom w:val="0"/>
      <w:divBdr>
        <w:top w:val="none" w:sz="0" w:space="0" w:color="auto"/>
        <w:left w:val="none" w:sz="0" w:space="0" w:color="auto"/>
        <w:bottom w:val="none" w:sz="0" w:space="0" w:color="auto"/>
        <w:right w:val="none" w:sz="0" w:space="0" w:color="auto"/>
      </w:divBdr>
    </w:div>
    <w:div w:id="208226237">
      <w:bodyDiv w:val="1"/>
      <w:marLeft w:val="0"/>
      <w:marRight w:val="0"/>
      <w:marTop w:val="0"/>
      <w:marBottom w:val="0"/>
      <w:divBdr>
        <w:top w:val="none" w:sz="0" w:space="0" w:color="auto"/>
        <w:left w:val="none" w:sz="0" w:space="0" w:color="auto"/>
        <w:bottom w:val="none" w:sz="0" w:space="0" w:color="auto"/>
        <w:right w:val="none" w:sz="0" w:space="0" w:color="auto"/>
      </w:divBdr>
    </w:div>
    <w:div w:id="208420901">
      <w:bodyDiv w:val="1"/>
      <w:marLeft w:val="0"/>
      <w:marRight w:val="0"/>
      <w:marTop w:val="0"/>
      <w:marBottom w:val="0"/>
      <w:divBdr>
        <w:top w:val="none" w:sz="0" w:space="0" w:color="auto"/>
        <w:left w:val="none" w:sz="0" w:space="0" w:color="auto"/>
        <w:bottom w:val="none" w:sz="0" w:space="0" w:color="auto"/>
        <w:right w:val="none" w:sz="0" w:space="0" w:color="auto"/>
      </w:divBdr>
    </w:div>
    <w:div w:id="208421074">
      <w:bodyDiv w:val="1"/>
      <w:marLeft w:val="0"/>
      <w:marRight w:val="0"/>
      <w:marTop w:val="0"/>
      <w:marBottom w:val="0"/>
      <w:divBdr>
        <w:top w:val="none" w:sz="0" w:space="0" w:color="auto"/>
        <w:left w:val="none" w:sz="0" w:space="0" w:color="auto"/>
        <w:bottom w:val="none" w:sz="0" w:space="0" w:color="auto"/>
        <w:right w:val="none" w:sz="0" w:space="0" w:color="auto"/>
      </w:divBdr>
    </w:div>
    <w:div w:id="208421522">
      <w:bodyDiv w:val="1"/>
      <w:marLeft w:val="0"/>
      <w:marRight w:val="0"/>
      <w:marTop w:val="0"/>
      <w:marBottom w:val="0"/>
      <w:divBdr>
        <w:top w:val="none" w:sz="0" w:space="0" w:color="auto"/>
        <w:left w:val="none" w:sz="0" w:space="0" w:color="auto"/>
        <w:bottom w:val="none" w:sz="0" w:space="0" w:color="auto"/>
        <w:right w:val="none" w:sz="0" w:space="0" w:color="auto"/>
      </w:divBdr>
    </w:div>
    <w:div w:id="208734859">
      <w:bodyDiv w:val="1"/>
      <w:marLeft w:val="0"/>
      <w:marRight w:val="0"/>
      <w:marTop w:val="0"/>
      <w:marBottom w:val="0"/>
      <w:divBdr>
        <w:top w:val="none" w:sz="0" w:space="0" w:color="auto"/>
        <w:left w:val="none" w:sz="0" w:space="0" w:color="auto"/>
        <w:bottom w:val="none" w:sz="0" w:space="0" w:color="auto"/>
        <w:right w:val="none" w:sz="0" w:space="0" w:color="auto"/>
      </w:divBdr>
    </w:div>
    <w:div w:id="208762992">
      <w:bodyDiv w:val="1"/>
      <w:marLeft w:val="0"/>
      <w:marRight w:val="0"/>
      <w:marTop w:val="0"/>
      <w:marBottom w:val="0"/>
      <w:divBdr>
        <w:top w:val="none" w:sz="0" w:space="0" w:color="auto"/>
        <w:left w:val="none" w:sz="0" w:space="0" w:color="auto"/>
        <w:bottom w:val="none" w:sz="0" w:space="0" w:color="auto"/>
        <w:right w:val="none" w:sz="0" w:space="0" w:color="auto"/>
      </w:divBdr>
    </w:div>
    <w:div w:id="208809310">
      <w:bodyDiv w:val="1"/>
      <w:marLeft w:val="0"/>
      <w:marRight w:val="0"/>
      <w:marTop w:val="0"/>
      <w:marBottom w:val="0"/>
      <w:divBdr>
        <w:top w:val="none" w:sz="0" w:space="0" w:color="auto"/>
        <w:left w:val="none" w:sz="0" w:space="0" w:color="auto"/>
        <w:bottom w:val="none" w:sz="0" w:space="0" w:color="auto"/>
        <w:right w:val="none" w:sz="0" w:space="0" w:color="auto"/>
      </w:divBdr>
    </w:div>
    <w:div w:id="209271213">
      <w:bodyDiv w:val="1"/>
      <w:marLeft w:val="0"/>
      <w:marRight w:val="0"/>
      <w:marTop w:val="0"/>
      <w:marBottom w:val="0"/>
      <w:divBdr>
        <w:top w:val="none" w:sz="0" w:space="0" w:color="auto"/>
        <w:left w:val="none" w:sz="0" w:space="0" w:color="auto"/>
        <w:bottom w:val="none" w:sz="0" w:space="0" w:color="auto"/>
        <w:right w:val="none" w:sz="0" w:space="0" w:color="auto"/>
      </w:divBdr>
    </w:div>
    <w:div w:id="209344024">
      <w:bodyDiv w:val="1"/>
      <w:marLeft w:val="0"/>
      <w:marRight w:val="0"/>
      <w:marTop w:val="0"/>
      <w:marBottom w:val="0"/>
      <w:divBdr>
        <w:top w:val="none" w:sz="0" w:space="0" w:color="auto"/>
        <w:left w:val="none" w:sz="0" w:space="0" w:color="auto"/>
        <w:bottom w:val="none" w:sz="0" w:space="0" w:color="auto"/>
        <w:right w:val="none" w:sz="0" w:space="0" w:color="auto"/>
      </w:divBdr>
    </w:div>
    <w:div w:id="209415317">
      <w:bodyDiv w:val="1"/>
      <w:marLeft w:val="0"/>
      <w:marRight w:val="0"/>
      <w:marTop w:val="0"/>
      <w:marBottom w:val="0"/>
      <w:divBdr>
        <w:top w:val="none" w:sz="0" w:space="0" w:color="auto"/>
        <w:left w:val="none" w:sz="0" w:space="0" w:color="auto"/>
        <w:bottom w:val="none" w:sz="0" w:space="0" w:color="auto"/>
        <w:right w:val="none" w:sz="0" w:space="0" w:color="auto"/>
      </w:divBdr>
    </w:div>
    <w:div w:id="209462510">
      <w:bodyDiv w:val="1"/>
      <w:marLeft w:val="0"/>
      <w:marRight w:val="0"/>
      <w:marTop w:val="0"/>
      <w:marBottom w:val="0"/>
      <w:divBdr>
        <w:top w:val="none" w:sz="0" w:space="0" w:color="auto"/>
        <w:left w:val="none" w:sz="0" w:space="0" w:color="auto"/>
        <w:bottom w:val="none" w:sz="0" w:space="0" w:color="auto"/>
        <w:right w:val="none" w:sz="0" w:space="0" w:color="auto"/>
      </w:divBdr>
    </w:div>
    <w:div w:id="209584161">
      <w:bodyDiv w:val="1"/>
      <w:marLeft w:val="0"/>
      <w:marRight w:val="0"/>
      <w:marTop w:val="0"/>
      <w:marBottom w:val="0"/>
      <w:divBdr>
        <w:top w:val="none" w:sz="0" w:space="0" w:color="auto"/>
        <w:left w:val="none" w:sz="0" w:space="0" w:color="auto"/>
        <w:bottom w:val="none" w:sz="0" w:space="0" w:color="auto"/>
        <w:right w:val="none" w:sz="0" w:space="0" w:color="auto"/>
      </w:divBdr>
    </w:div>
    <w:div w:id="209851333">
      <w:bodyDiv w:val="1"/>
      <w:marLeft w:val="0"/>
      <w:marRight w:val="0"/>
      <w:marTop w:val="0"/>
      <w:marBottom w:val="0"/>
      <w:divBdr>
        <w:top w:val="none" w:sz="0" w:space="0" w:color="auto"/>
        <w:left w:val="none" w:sz="0" w:space="0" w:color="auto"/>
        <w:bottom w:val="none" w:sz="0" w:space="0" w:color="auto"/>
        <w:right w:val="none" w:sz="0" w:space="0" w:color="auto"/>
      </w:divBdr>
    </w:div>
    <w:div w:id="209851723">
      <w:bodyDiv w:val="1"/>
      <w:marLeft w:val="0"/>
      <w:marRight w:val="0"/>
      <w:marTop w:val="0"/>
      <w:marBottom w:val="0"/>
      <w:divBdr>
        <w:top w:val="none" w:sz="0" w:space="0" w:color="auto"/>
        <w:left w:val="none" w:sz="0" w:space="0" w:color="auto"/>
        <w:bottom w:val="none" w:sz="0" w:space="0" w:color="auto"/>
        <w:right w:val="none" w:sz="0" w:space="0" w:color="auto"/>
      </w:divBdr>
    </w:div>
    <w:div w:id="209852904">
      <w:bodyDiv w:val="1"/>
      <w:marLeft w:val="0"/>
      <w:marRight w:val="0"/>
      <w:marTop w:val="0"/>
      <w:marBottom w:val="0"/>
      <w:divBdr>
        <w:top w:val="none" w:sz="0" w:space="0" w:color="auto"/>
        <w:left w:val="none" w:sz="0" w:space="0" w:color="auto"/>
        <w:bottom w:val="none" w:sz="0" w:space="0" w:color="auto"/>
        <w:right w:val="none" w:sz="0" w:space="0" w:color="auto"/>
      </w:divBdr>
    </w:div>
    <w:div w:id="210073584">
      <w:bodyDiv w:val="1"/>
      <w:marLeft w:val="0"/>
      <w:marRight w:val="0"/>
      <w:marTop w:val="0"/>
      <w:marBottom w:val="0"/>
      <w:divBdr>
        <w:top w:val="none" w:sz="0" w:space="0" w:color="auto"/>
        <w:left w:val="none" w:sz="0" w:space="0" w:color="auto"/>
        <w:bottom w:val="none" w:sz="0" w:space="0" w:color="auto"/>
        <w:right w:val="none" w:sz="0" w:space="0" w:color="auto"/>
      </w:divBdr>
    </w:div>
    <w:div w:id="210113472">
      <w:bodyDiv w:val="1"/>
      <w:marLeft w:val="0"/>
      <w:marRight w:val="0"/>
      <w:marTop w:val="0"/>
      <w:marBottom w:val="0"/>
      <w:divBdr>
        <w:top w:val="none" w:sz="0" w:space="0" w:color="auto"/>
        <w:left w:val="none" w:sz="0" w:space="0" w:color="auto"/>
        <w:bottom w:val="none" w:sz="0" w:space="0" w:color="auto"/>
        <w:right w:val="none" w:sz="0" w:space="0" w:color="auto"/>
      </w:divBdr>
    </w:div>
    <w:div w:id="210383527">
      <w:bodyDiv w:val="1"/>
      <w:marLeft w:val="0"/>
      <w:marRight w:val="0"/>
      <w:marTop w:val="0"/>
      <w:marBottom w:val="0"/>
      <w:divBdr>
        <w:top w:val="none" w:sz="0" w:space="0" w:color="auto"/>
        <w:left w:val="none" w:sz="0" w:space="0" w:color="auto"/>
        <w:bottom w:val="none" w:sz="0" w:space="0" w:color="auto"/>
        <w:right w:val="none" w:sz="0" w:space="0" w:color="auto"/>
      </w:divBdr>
    </w:div>
    <w:div w:id="210502151">
      <w:bodyDiv w:val="1"/>
      <w:marLeft w:val="0"/>
      <w:marRight w:val="0"/>
      <w:marTop w:val="0"/>
      <w:marBottom w:val="0"/>
      <w:divBdr>
        <w:top w:val="none" w:sz="0" w:space="0" w:color="auto"/>
        <w:left w:val="none" w:sz="0" w:space="0" w:color="auto"/>
        <w:bottom w:val="none" w:sz="0" w:space="0" w:color="auto"/>
        <w:right w:val="none" w:sz="0" w:space="0" w:color="auto"/>
      </w:divBdr>
    </w:div>
    <w:div w:id="210653462">
      <w:bodyDiv w:val="1"/>
      <w:marLeft w:val="0"/>
      <w:marRight w:val="0"/>
      <w:marTop w:val="0"/>
      <w:marBottom w:val="0"/>
      <w:divBdr>
        <w:top w:val="none" w:sz="0" w:space="0" w:color="auto"/>
        <w:left w:val="none" w:sz="0" w:space="0" w:color="auto"/>
        <w:bottom w:val="none" w:sz="0" w:space="0" w:color="auto"/>
        <w:right w:val="none" w:sz="0" w:space="0" w:color="auto"/>
      </w:divBdr>
    </w:div>
    <w:div w:id="210921086">
      <w:bodyDiv w:val="1"/>
      <w:marLeft w:val="0"/>
      <w:marRight w:val="0"/>
      <w:marTop w:val="0"/>
      <w:marBottom w:val="0"/>
      <w:divBdr>
        <w:top w:val="none" w:sz="0" w:space="0" w:color="auto"/>
        <w:left w:val="none" w:sz="0" w:space="0" w:color="auto"/>
        <w:bottom w:val="none" w:sz="0" w:space="0" w:color="auto"/>
        <w:right w:val="none" w:sz="0" w:space="0" w:color="auto"/>
      </w:divBdr>
    </w:div>
    <w:div w:id="210967843">
      <w:bodyDiv w:val="1"/>
      <w:marLeft w:val="0"/>
      <w:marRight w:val="0"/>
      <w:marTop w:val="0"/>
      <w:marBottom w:val="0"/>
      <w:divBdr>
        <w:top w:val="none" w:sz="0" w:space="0" w:color="auto"/>
        <w:left w:val="none" w:sz="0" w:space="0" w:color="auto"/>
        <w:bottom w:val="none" w:sz="0" w:space="0" w:color="auto"/>
        <w:right w:val="none" w:sz="0" w:space="0" w:color="auto"/>
      </w:divBdr>
    </w:div>
    <w:div w:id="211620515">
      <w:bodyDiv w:val="1"/>
      <w:marLeft w:val="0"/>
      <w:marRight w:val="0"/>
      <w:marTop w:val="0"/>
      <w:marBottom w:val="0"/>
      <w:divBdr>
        <w:top w:val="none" w:sz="0" w:space="0" w:color="auto"/>
        <w:left w:val="none" w:sz="0" w:space="0" w:color="auto"/>
        <w:bottom w:val="none" w:sz="0" w:space="0" w:color="auto"/>
        <w:right w:val="none" w:sz="0" w:space="0" w:color="auto"/>
      </w:divBdr>
    </w:div>
    <w:div w:id="212036904">
      <w:bodyDiv w:val="1"/>
      <w:marLeft w:val="0"/>
      <w:marRight w:val="0"/>
      <w:marTop w:val="0"/>
      <w:marBottom w:val="0"/>
      <w:divBdr>
        <w:top w:val="none" w:sz="0" w:space="0" w:color="auto"/>
        <w:left w:val="none" w:sz="0" w:space="0" w:color="auto"/>
        <w:bottom w:val="none" w:sz="0" w:space="0" w:color="auto"/>
        <w:right w:val="none" w:sz="0" w:space="0" w:color="auto"/>
      </w:divBdr>
    </w:div>
    <w:div w:id="212039025">
      <w:bodyDiv w:val="1"/>
      <w:marLeft w:val="0"/>
      <w:marRight w:val="0"/>
      <w:marTop w:val="0"/>
      <w:marBottom w:val="0"/>
      <w:divBdr>
        <w:top w:val="none" w:sz="0" w:space="0" w:color="auto"/>
        <w:left w:val="none" w:sz="0" w:space="0" w:color="auto"/>
        <w:bottom w:val="none" w:sz="0" w:space="0" w:color="auto"/>
        <w:right w:val="none" w:sz="0" w:space="0" w:color="auto"/>
      </w:divBdr>
    </w:div>
    <w:div w:id="212085360">
      <w:bodyDiv w:val="1"/>
      <w:marLeft w:val="0"/>
      <w:marRight w:val="0"/>
      <w:marTop w:val="0"/>
      <w:marBottom w:val="0"/>
      <w:divBdr>
        <w:top w:val="none" w:sz="0" w:space="0" w:color="auto"/>
        <w:left w:val="none" w:sz="0" w:space="0" w:color="auto"/>
        <w:bottom w:val="none" w:sz="0" w:space="0" w:color="auto"/>
        <w:right w:val="none" w:sz="0" w:space="0" w:color="auto"/>
      </w:divBdr>
    </w:div>
    <w:div w:id="212157811">
      <w:bodyDiv w:val="1"/>
      <w:marLeft w:val="0"/>
      <w:marRight w:val="0"/>
      <w:marTop w:val="0"/>
      <w:marBottom w:val="0"/>
      <w:divBdr>
        <w:top w:val="none" w:sz="0" w:space="0" w:color="auto"/>
        <w:left w:val="none" w:sz="0" w:space="0" w:color="auto"/>
        <w:bottom w:val="none" w:sz="0" w:space="0" w:color="auto"/>
        <w:right w:val="none" w:sz="0" w:space="0" w:color="auto"/>
      </w:divBdr>
    </w:div>
    <w:div w:id="212347386">
      <w:bodyDiv w:val="1"/>
      <w:marLeft w:val="0"/>
      <w:marRight w:val="0"/>
      <w:marTop w:val="0"/>
      <w:marBottom w:val="0"/>
      <w:divBdr>
        <w:top w:val="none" w:sz="0" w:space="0" w:color="auto"/>
        <w:left w:val="none" w:sz="0" w:space="0" w:color="auto"/>
        <w:bottom w:val="none" w:sz="0" w:space="0" w:color="auto"/>
        <w:right w:val="none" w:sz="0" w:space="0" w:color="auto"/>
      </w:divBdr>
    </w:div>
    <w:div w:id="212623745">
      <w:bodyDiv w:val="1"/>
      <w:marLeft w:val="0"/>
      <w:marRight w:val="0"/>
      <w:marTop w:val="0"/>
      <w:marBottom w:val="0"/>
      <w:divBdr>
        <w:top w:val="none" w:sz="0" w:space="0" w:color="auto"/>
        <w:left w:val="none" w:sz="0" w:space="0" w:color="auto"/>
        <w:bottom w:val="none" w:sz="0" w:space="0" w:color="auto"/>
        <w:right w:val="none" w:sz="0" w:space="0" w:color="auto"/>
      </w:divBdr>
    </w:div>
    <w:div w:id="212740535">
      <w:bodyDiv w:val="1"/>
      <w:marLeft w:val="0"/>
      <w:marRight w:val="0"/>
      <w:marTop w:val="0"/>
      <w:marBottom w:val="0"/>
      <w:divBdr>
        <w:top w:val="none" w:sz="0" w:space="0" w:color="auto"/>
        <w:left w:val="none" w:sz="0" w:space="0" w:color="auto"/>
        <w:bottom w:val="none" w:sz="0" w:space="0" w:color="auto"/>
        <w:right w:val="none" w:sz="0" w:space="0" w:color="auto"/>
      </w:divBdr>
    </w:div>
    <w:div w:id="212815241">
      <w:bodyDiv w:val="1"/>
      <w:marLeft w:val="0"/>
      <w:marRight w:val="0"/>
      <w:marTop w:val="0"/>
      <w:marBottom w:val="0"/>
      <w:divBdr>
        <w:top w:val="none" w:sz="0" w:space="0" w:color="auto"/>
        <w:left w:val="none" w:sz="0" w:space="0" w:color="auto"/>
        <w:bottom w:val="none" w:sz="0" w:space="0" w:color="auto"/>
        <w:right w:val="none" w:sz="0" w:space="0" w:color="auto"/>
      </w:divBdr>
    </w:div>
    <w:div w:id="213080487">
      <w:bodyDiv w:val="1"/>
      <w:marLeft w:val="0"/>
      <w:marRight w:val="0"/>
      <w:marTop w:val="0"/>
      <w:marBottom w:val="0"/>
      <w:divBdr>
        <w:top w:val="none" w:sz="0" w:space="0" w:color="auto"/>
        <w:left w:val="none" w:sz="0" w:space="0" w:color="auto"/>
        <w:bottom w:val="none" w:sz="0" w:space="0" w:color="auto"/>
        <w:right w:val="none" w:sz="0" w:space="0" w:color="auto"/>
      </w:divBdr>
    </w:div>
    <w:div w:id="213127494">
      <w:bodyDiv w:val="1"/>
      <w:marLeft w:val="0"/>
      <w:marRight w:val="0"/>
      <w:marTop w:val="0"/>
      <w:marBottom w:val="0"/>
      <w:divBdr>
        <w:top w:val="none" w:sz="0" w:space="0" w:color="auto"/>
        <w:left w:val="none" w:sz="0" w:space="0" w:color="auto"/>
        <w:bottom w:val="none" w:sz="0" w:space="0" w:color="auto"/>
        <w:right w:val="none" w:sz="0" w:space="0" w:color="auto"/>
      </w:divBdr>
    </w:div>
    <w:div w:id="213273579">
      <w:bodyDiv w:val="1"/>
      <w:marLeft w:val="0"/>
      <w:marRight w:val="0"/>
      <w:marTop w:val="0"/>
      <w:marBottom w:val="0"/>
      <w:divBdr>
        <w:top w:val="none" w:sz="0" w:space="0" w:color="auto"/>
        <w:left w:val="none" w:sz="0" w:space="0" w:color="auto"/>
        <w:bottom w:val="none" w:sz="0" w:space="0" w:color="auto"/>
        <w:right w:val="none" w:sz="0" w:space="0" w:color="auto"/>
      </w:divBdr>
    </w:div>
    <w:div w:id="213539829">
      <w:bodyDiv w:val="1"/>
      <w:marLeft w:val="0"/>
      <w:marRight w:val="0"/>
      <w:marTop w:val="0"/>
      <w:marBottom w:val="0"/>
      <w:divBdr>
        <w:top w:val="none" w:sz="0" w:space="0" w:color="auto"/>
        <w:left w:val="none" w:sz="0" w:space="0" w:color="auto"/>
        <w:bottom w:val="none" w:sz="0" w:space="0" w:color="auto"/>
        <w:right w:val="none" w:sz="0" w:space="0" w:color="auto"/>
      </w:divBdr>
    </w:div>
    <w:div w:id="213664411">
      <w:bodyDiv w:val="1"/>
      <w:marLeft w:val="0"/>
      <w:marRight w:val="0"/>
      <w:marTop w:val="0"/>
      <w:marBottom w:val="0"/>
      <w:divBdr>
        <w:top w:val="none" w:sz="0" w:space="0" w:color="auto"/>
        <w:left w:val="none" w:sz="0" w:space="0" w:color="auto"/>
        <w:bottom w:val="none" w:sz="0" w:space="0" w:color="auto"/>
        <w:right w:val="none" w:sz="0" w:space="0" w:color="auto"/>
      </w:divBdr>
    </w:div>
    <w:div w:id="214049394">
      <w:bodyDiv w:val="1"/>
      <w:marLeft w:val="0"/>
      <w:marRight w:val="0"/>
      <w:marTop w:val="0"/>
      <w:marBottom w:val="0"/>
      <w:divBdr>
        <w:top w:val="none" w:sz="0" w:space="0" w:color="auto"/>
        <w:left w:val="none" w:sz="0" w:space="0" w:color="auto"/>
        <w:bottom w:val="none" w:sz="0" w:space="0" w:color="auto"/>
        <w:right w:val="none" w:sz="0" w:space="0" w:color="auto"/>
      </w:divBdr>
    </w:div>
    <w:div w:id="214438635">
      <w:bodyDiv w:val="1"/>
      <w:marLeft w:val="0"/>
      <w:marRight w:val="0"/>
      <w:marTop w:val="0"/>
      <w:marBottom w:val="0"/>
      <w:divBdr>
        <w:top w:val="none" w:sz="0" w:space="0" w:color="auto"/>
        <w:left w:val="none" w:sz="0" w:space="0" w:color="auto"/>
        <w:bottom w:val="none" w:sz="0" w:space="0" w:color="auto"/>
        <w:right w:val="none" w:sz="0" w:space="0" w:color="auto"/>
      </w:divBdr>
    </w:div>
    <w:div w:id="214463565">
      <w:bodyDiv w:val="1"/>
      <w:marLeft w:val="0"/>
      <w:marRight w:val="0"/>
      <w:marTop w:val="0"/>
      <w:marBottom w:val="0"/>
      <w:divBdr>
        <w:top w:val="none" w:sz="0" w:space="0" w:color="auto"/>
        <w:left w:val="none" w:sz="0" w:space="0" w:color="auto"/>
        <w:bottom w:val="none" w:sz="0" w:space="0" w:color="auto"/>
        <w:right w:val="none" w:sz="0" w:space="0" w:color="auto"/>
      </w:divBdr>
    </w:div>
    <w:div w:id="214775773">
      <w:bodyDiv w:val="1"/>
      <w:marLeft w:val="0"/>
      <w:marRight w:val="0"/>
      <w:marTop w:val="0"/>
      <w:marBottom w:val="0"/>
      <w:divBdr>
        <w:top w:val="none" w:sz="0" w:space="0" w:color="auto"/>
        <w:left w:val="none" w:sz="0" w:space="0" w:color="auto"/>
        <w:bottom w:val="none" w:sz="0" w:space="0" w:color="auto"/>
        <w:right w:val="none" w:sz="0" w:space="0" w:color="auto"/>
      </w:divBdr>
    </w:div>
    <w:div w:id="215046742">
      <w:bodyDiv w:val="1"/>
      <w:marLeft w:val="0"/>
      <w:marRight w:val="0"/>
      <w:marTop w:val="0"/>
      <w:marBottom w:val="0"/>
      <w:divBdr>
        <w:top w:val="none" w:sz="0" w:space="0" w:color="auto"/>
        <w:left w:val="none" w:sz="0" w:space="0" w:color="auto"/>
        <w:bottom w:val="none" w:sz="0" w:space="0" w:color="auto"/>
        <w:right w:val="none" w:sz="0" w:space="0" w:color="auto"/>
      </w:divBdr>
    </w:div>
    <w:div w:id="215288426">
      <w:bodyDiv w:val="1"/>
      <w:marLeft w:val="0"/>
      <w:marRight w:val="0"/>
      <w:marTop w:val="0"/>
      <w:marBottom w:val="0"/>
      <w:divBdr>
        <w:top w:val="none" w:sz="0" w:space="0" w:color="auto"/>
        <w:left w:val="none" w:sz="0" w:space="0" w:color="auto"/>
        <w:bottom w:val="none" w:sz="0" w:space="0" w:color="auto"/>
        <w:right w:val="none" w:sz="0" w:space="0" w:color="auto"/>
      </w:divBdr>
    </w:div>
    <w:div w:id="215508351">
      <w:bodyDiv w:val="1"/>
      <w:marLeft w:val="0"/>
      <w:marRight w:val="0"/>
      <w:marTop w:val="0"/>
      <w:marBottom w:val="0"/>
      <w:divBdr>
        <w:top w:val="none" w:sz="0" w:space="0" w:color="auto"/>
        <w:left w:val="none" w:sz="0" w:space="0" w:color="auto"/>
        <w:bottom w:val="none" w:sz="0" w:space="0" w:color="auto"/>
        <w:right w:val="none" w:sz="0" w:space="0" w:color="auto"/>
      </w:divBdr>
    </w:div>
    <w:div w:id="215514925">
      <w:bodyDiv w:val="1"/>
      <w:marLeft w:val="0"/>
      <w:marRight w:val="0"/>
      <w:marTop w:val="0"/>
      <w:marBottom w:val="0"/>
      <w:divBdr>
        <w:top w:val="none" w:sz="0" w:space="0" w:color="auto"/>
        <w:left w:val="none" w:sz="0" w:space="0" w:color="auto"/>
        <w:bottom w:val="none" w:sz="0" w:space="0" w:color="auto"/>
        <w:right w:val="none" w:sz="0" w:space="0" w:color="auto"/>
      </w:divBdr>
    </w:div>
    <w:div w:id="215625180">
      <w:bodyDiv w:val="1"/>
      <w:marLeft w:val="0"/>
      <w:marRight w:val="0"/>
      <w:marTop w:val="0"/>
      <w:marBottom w:val="0"/>
      <w:divBdr>
        <w:top w:val="none" w:sz="0" w:space="0" w:color="auto"/>
        <w:left w:val="none" w:sz="0" w:space="0" w:color="auto"/>
        <w:bottom w:val="none" w:sz="0" w:space="0" w:color="auto"/>
        <w:right w:val="none" w:sz="0" w:space="0" w:color="auto"/>
      </w:divBdr>
    </w:div>
    <w:div w:id="215632679">
      <w:bodyDiv w:val="1"/>
      <w:marLeft w:val="0"/>
      <w:marRight w:val="0"/>
      <w:marTop w:val="0"/>
      <w:marBottom w:val="0"/>
      <w:divBdr>
        <w:top w:val="none" w:sz="0" w:space="0" w:color="auto"/>
        <w:left w:val="none" w:sz="0" w:space="0" w:color="auto"/>
        <w:bottom w:val="none" w:sz="0" w:space="0" w:color="auto"/>
        <w:right w:val="none" w:sz="0" w:space="0" w:color="auto"/>
      </w:divBdr>
    </w:div>
    <w:div w:id="215819423">
      <w:bodyDiv w:val="1"/>
      <w:marLeft w:val="0"/>
      <w:marRight w:val="0"/>
      <w:marTop w:val="0"/>
      <w:marBottom w:val="0"/>
      <w:divBdr>
        <w:top w:val="none" w:sz="0" w:space="0" w:color="auto"/>
        <w:left w:val="none" w:sz="0" w:space="0" w:color="auto"/>
        <w:bottom w:val="none" w:sz="0" w:space="0" w:color="auto"/>
        <w:right w:val="none" w:sz="0" w:space="0" w:color="auto"/>
      </w:divBdr>
    </w:div>
    <w:div w:id="215968302">
      <w:bodyDiv w:val="1"/>
      <w:marLeft w:val="0"/>
      <w:marRight w:val="0"/>
      <w:marTop w:val="0"/>
      <w:marBottom w:val="0"/>
      <w:divBdr>
        <w:top w:val="none" w:sz="0" w:space="0" w:color="auto"/>
        <w:left w:val="none" w:sz="0" w:space="0" w:color="auto"/>
        <w:bottom w:val="none" w:sz="0" w:space="0" w:color="auto"/>
        <w:right w:val="none" w:sz="0" w:space="0" w:color="auto"/>
      </w:divBdr>
    </w:div>
    <w:div w:id="216170316">
      <w:bodyDiv w:val="1"/>
      <w:marLeft w:val="0"/>
      <w:marRight w:val="0"/>
      <w:marTop w:val="0"/>
      <w:marBottom w:val="0"/>
      <w:divBdr>
        <w:top w:val="none" w:sz="0" w:space="0" w:color="auto"/>
        <w:left w:val="none" w:sz="0" w:space="0" w:color="auto"/>
        <w:bottom w:val="none" w:sz="0" w:space="0" w:color="auto"/>
        <w:right w:val="none" w:sz="0" w:space="0" w:color="auto"/>
      </w:divBdr>
    </w:div>
    <w:div w:id="216287725">
      <w:bodyDiv w:val="1"/>
      <w:marLeft w:val="0"/>
      <w:marRight w:val="0"/>
      <w:marTop w:val="0"/>
      <w:marBottom w:val="0"/>
      <w:divBdr>
        <w:top w:val="none" w:sz="0" w:space="0" w:color="auto"/>
        <w:left w:val="none" w:sz="0" w:space="0" w:color="auto"/>
        <w:bottom w:val="none" w:sz="0" w:space="0" w:color="auto"/>
        <w:right w:val="none" w:sz="0" w:space="0" w:color="auto"/>
      </w:divBdr>
    </w:div>
    <w:div w:id="216357004">
      <w:bodyDiv w:val="1"/>
      <w:marLeft w:val="0"/>
      <w:marRight w:val="0"/>
      <w:marTop w:val="0"/>
      <w:marBottom w:val="0"/>
      <w:divBdr>
        <w:top w:val="none" w:sz="0" w:space="0" w:color="auto"/>
        <w:left w:val="none" w:sz="0" w:space="0" w:color="auto"/>
        <w:bottom w:val="none" w:sz="0" w:space="0" w:color="auto"/>
        <w:right w:val="none" w:sz="0" w:space="0" w:color="auto"/>
      </w:divBdr>
    </w:div>
    <w:div w:id="216746944">
      <w:bodyDiv w:val="1"/>
      <w:marLeft w:val="0"/>
      <w:marRight w:val="0"/>
      <w:marTop w:val="0"/>
      <w:marBottom w:val="0"/>
      <w:divBdr>
        <w:top w:val="none" w:sz="0" w:space="0" w:color="auto"/>
        <w:left w:val="none" w:sz="0" w:space="0" w:color="auto"/>
        <w:bottom w:val="none" w:sz="0" w:space="0" w:color="auto"/>
        <w:right w:val="none" w:sz="0" w:space="0" w:color="auto"/>
      </w:divBdr>
    </w:div>
    <w:div w:id="216938979">
      <w:bodyDiv w:val="1"/>
      <w:marLeft w:val="0"/>
      <w:marRight w:val="0"/>
      <w:marTop w:val="0"/>
      <w:marBottom w:val="0"/>
      <w:divBdr>
        <w:top w:val="none" w:sz="0" w:space="0" w:color="auto"/>
        <w:left w:val="none" w:sz="0" w:space="0" w:color="auto"/>
        <w:bottom w:val="none" w:sz="0" w:space="0" w:color="auto"/>
        <w:right w:val="none" w:sz="0" w:space="0" w:color="auto"/>
      </w:divBdr>
    </w:div>
    <w:div w:id="216940848">
      <w:bodyDiv w:val="1"/>
      <w:marLeft w:val="0"/>
      <w:marRight w:val="0"/>
      <w:marTop w:val="0"/>
      <w:marBottom w:val="0"/>
      <w:divBdr>
        <w:top w:val="none" w:sz="0" w:space="0" w:color="auto"/>
        <w:left w:val="none" w:sz="0" w:space="0" w:color="auto"/>
        <w:bottom w:val="none" w:sz="0" w:space="0" w:color="auto"/>
        <w:right w:val="none" w:sz="0" w:space="0" w:color="auto"/>
      </w:divBdr>
    </w:div>
    <w:div w:id="217010943">
      <w:bodyDiv w:val="1"/>
      <w:marLeft w:val="0"/>
      <w:marRight w:val="0"/>
      <w:marTop w:val="0"/>
      <w:marBottom w:val="0"/>
      <w:divBdr>
        <w:top w:val="none" w:sz="0" w:space="0" w:color="auto"/>
        <w:left w:val="none" w:sz="0" w:space="0" w:color="auto"/>
        <w:bottom w:val="none" w:sz="0" w:space="0" w:color="auto"/>
        <w:right w:val="none" w:sz="0" w:space="0" w:color="auto"/>
      </w:divBdr>
    </w:div>
    <w:div w:id="217085908">
      <w:bodyDiv w:val="1"/>
      <w:marLeft w:val="0"/>
      <w:marRight w:val="0"/>
      <w:marTop w:val="0"/>
      <w:marBottom w:val="0"/>
      <w:divBdr>
        <w:top w:val="none" w:sz="0" w:space="0" w:color="auto"/>
        <w:left w:val="none" w:sz="0" w:space="0" w:color="auto"/>
        <w:bottom w:val="none" w:sz="0" w:space="0" w:color="auto"/>
        <w:right w:val="none" w:sz="0" w:space="0" w:color="auto"/>
      </w:divBdr>
    </w:div>
    <w:div w:id="217204759">
      <w:bodyDiv w:val="1"/>
      <w:marLeft w:val="0"/>
      <w:marRight w:val="0"/>
      <w:marTop w:val="0"/>
      <w:marBottom w:val="0"/>
      <w:divBdr>
        <w:top w:val="none" w:sz="0" w:space="0" w:color="auto"/>
        <w:left w:val="none" w:sz="0" w:space="0" w:color="auto"/>
        <w:bottom w:val="none" w:sz="0" w:space="0" w:color="auto"/>
        <w:right w:val="none" w:sz="0" w:space="0" w:color="auto"/>
      </w:divBdr>
    </w:div>
    <w:div w:id="217278854">
      <w:bodyDiv w:val="1"/>
      <w:marLeft w:val="0"/>
      <w:marRight w:val="0"/>
      <w:marTop w:val="0"/>
      <w:marBottom w:val="0"/>
      <w:divBdr>
        <w:top w:val="none" w:sz="0" w:space="0" w:color="auto"/>
        <w:left w:val="none" w:sz="0" w:space="0" w:color="auto"/>
        <w:bottom w:val="none" w:sz="0" w:space="0" w:color="auto"/>
        <w:right w:val="none" w:sz="0" w:space="0" w:color="auto"/>
      </w:divBdr>
    </w:div>
    <w:div w:id="217518760">
      <w:bodyDiv w:val="1"/>
      <w:marLeft w:val="0"/>
      <w:marRight w:val="0"/>
      <w:marTop w:val="0"/>
      <w:marBottom w:val="0"/>
      <w:divBdr>
        <w:top w:val="none" w:sz="0" w:space="0" w:color="auto"/>
        <w:left w:val="none" w:sz="0" w:space="0" w:color="auto"/>
        <w:bottom w:val="none" w:sz="0" w:space="0" w:color="auto"/>
        <w:right w:val="none" w:sz="0" w:space="0" w:color="auto"/>
      </w:divBdr>
    </w:div>
    <w:div w:id="217674085">
      <w:bodyDiv w:val="1"/>
      <w:marLeft w:val="0"/>
      <w:marRight w:val="0"/>
      <w:marTop w:val="0"/>
      <w:marBottom w:val="0"/>
      <w:divBdr>
        <w:top w:val="none" w:sz="0" w:space="0" w:color="auto"/>
        <w:left w:val="none" w:sz="0" w:space="0" w:color="auto"/>
        <w:bottom w:val="none" w:sz="0" w:space="0" w:color="auto"/>
        <w:right w:val="none" w:sz="0" w:space="0" w:color="auto"/>
      </w:divBdr>
    </w:div>
    <w:div w:id="217791505">
      <w:bodyDiv w:val="1"/>
      <w:marLeft w:val="0"/>
      <w:marRight w:val="0"/>
      <w:marTop w:val="0"/>
      <w:marBottom w:val="0"/>
      <w:divBdr>
        <w:top w:val="none" w:sz="0" w:space="0" w:color="auto"/>
        <w:left w:val="none" w:sz="0" w:space="0" w:color="auto"/>
        <w:bottom w:val="none" w:sz="0" w:space="0" w:color="auto"/>
        <w:right w:val="none" w:sz="0" w:space="0" w:color="auto"/>
      </w:divBdr>
    </w:div>
    <w:div w:id="217864154">
      <w:bodyDiv w:val="1"/>
      <w:marLeft w:val="0"/>
      <w:marRight w:val="0"/>
      <w:marTop w:val="0"/>
      <w:marBottom w:val="0"/>
      <w:divBdr>
        <w:top w:val="none" w:sz="0" w:space="0" w:color="auto"/>
        <w:left w:val="none" w:sz="0" w:space="0" w:color="auto"/>
        <w:bottom w:val="none" w:sz="0" w:space="0" w:color="auto"/>
        <w:right w:val="none" w:sz="0" w:space="0" w:color="auto"/>
      </w:divBdr>
    </w:div>
    <w:div w:id="217933166">
      <w:bodyDiv w:val="1"/>
      <w:marLeft w:val="0"/>
      <w:marRight w:val="0"/>
      <w:marTop w:val="0"/>
      <w:marBottom w:val="0"/>
      <w:divBdr>
        <w:top w:val="none" w:sz="0" w:space="0" w:color="auto"/>
        <w:left w:val="none" w:sz="0" w:space="0" w:color="auto"/>
        <w:bottom w:val="none" w:sz="0" w:space="0" w:color="auto"/>
        <w:right w:val="none" w:sz="0" w:space="0" w:color="auto"/>
      </w:divBdr>
    </w:div>
    <w:div w:id="218174656">
      <w:bodyDiv w:val="1"/>
      <w:marLeft w:val="0"/>
      <w:marRight w:val="0"/>
      <w:marTop w:val="0"/>
      <w:marBottom w:val="0"/>
      <w:divBdr>
        <w:top w:val="none" w:sz="0" w:space="0" w:color="auto"/>
        <w:left w:val="none" w:sz="0" w:space="0" w:color="auto"/>
        <w:bottom w:val="none" w:sz="0" w:space="0" w:color="auto"/>
        <w:right w:val="none" w:sz="0" w:space="0" w:color="auto"/>
      </w:divBdr>
    </w:div>
    <w:div w:id="218631478">
      <w:bodyDiv w:val="1"/>
      <w:marLeft w:val="0"/>
      <w:marRight w:val="0"/>
      <w:marTop w:val="0"/>
      <w:marBottom w:val="0"/>
      <w:divBdr>
        <w:top w:val="none" w:sz="0" w:space="0" w:color="auto"/>
        <w:left w:val="none" w:sz="0" w:space="0" w:color="auto"/>
        <w:bottom w:val="none" w:sz="0" w:space="0" w:color="auto"/>
        <w:right w:val="none" w:sz="0" w:space="0" w:color="auto"/>
      </w:divBdr>
    </w:div>
    <w:div w:id="218710205">
      <w:bodyDiv w:val="1"/>
      <w:marLeft w:val="0"/>
      <w:marRight w:val="0"/>
      <w:marTop w:val="0"/>
      <w:marBottom w:val="0"/>
      <w:divBdr>
        <w:top w:val="none" w:sz="0" w:space="0" w:color="auto"/>
        <w:left w:val="none" w:sz="0" w:space="0" w:color="auto"/>
        <w:bottom w:val="none" w:sz="0" w:space="0" w:color="auto"/>
        <w:right w:val="none" w:sz="0" w:space="0" w:color="auto"/>
      </w:divBdr>
    </w:div>
    <w:div w:id="218975962">
      <w:bodyDiv w:val="1"/>
      <w:marLeft w:val="0"/>
      <w:marRight w:val="0"/>
      <w:marTop w:val="0"/>
      <w:marBottom w:val="0"/>
      <w:divBdr>
        <w:top w:val="none" w:sz="0" w:space="0" w:color="auto"/>
        <w:left w:val="none" w:sz="0" w:space="0" w:color="auto"/>
        <w:bottom w:val="none" w:sz="0" w:space="0" w:color="auto"/>
        <w:right w:val="none" w:sz="0" w:space="0" w:color="auto"/>
      </w:divBdr>
    </w:div>
    <w:div w:id="218979384">
      <w:bodyDiv w:val="1"/>
      <w:marLeft w:val="0"/>
      <w:marRight w:val="0"/>
      <w:marTop w:val="0"/>
      <w:marBottom w:val="0"/>
      <w:divBdr>
        <w:top w:val="none" w:sz="0" w:space="0" w:color="auto"/>
        <w:left w:val="none" w:sz="0" w:space="0" w:color="auto"/>
        <w:bottom w:val="none" w:sz="0" w:space="0" w:color="auto"/>
        <w:right w:val="none" w:sz="0" w:space="0" w:color="auto"/>
      </w:divBdr>
    </w:div>
    <w:div w:id="219023951">
      <w:bodyDiv w:val="1"/>
      <w:marLeft w:val="0"/>
      <w:marRight w:val="0"/>
      <w:marTop w:val="0"/>
      <w:marBottom w:val="0"/>
      <w:divBdr>
        <w:top w:val="none" w:sz="0" w:space="0" w:color="auto"/>
        <w:left w:val="none" w:sz="0" w:space="0" w:color="auto"/>
        <w:bottom w:val="none" w:sz="0" w:space="0" w:color="auto"/>
        <w:right w:val="none" w:sz="0" w:space="0" w:color="auto"/>
      </w:divBdr>
    </w:div>
    <w:div w:id="219052941">
      <w:bodyDiv w:val="1"/>
      <w:marLeft w:val="0"/>
      <w:marRight w:val="0"/>
      <w:marTop w:val="0"/>
      <w:marBottom w:val="0"/>
      <w:divBdr>
        <w:top w:val="none" w:sz="0" w:space="0" w:color="auto"/>
        <w:left w:val="none" w:sz="0" w:space="0" w:color="auto"/>
        <w:bottom w:val="none" w:sz="0" w:space="0" w:color="auto"/>
        <w:right w:val="none" w:sz="0" w:space="0" w:color="auto"/>
      </w:divBdr>
    </w:div>
    <w:div w:id="219756890">
      <w:bodyDiv w:val="1"/>
      <w:marLeft w:val="0"/>
      <w:marRight w:val="0"/>
      <w:marTop w:val="0"/>
      <w:marBottom w:val="0"/>
      <w:divBdr>
        <w:top w:val="none" w:sz="0" w:space="0" w:color="auto"/>
        <w:left w:val="none" w:sz="0" w:space="0" w:color="auto"/>
        <w:bottom w:val="none" w:sz="0" w:space="0" w:color="auto"/>
        <w:right w:val="none" w:sz="0" w:space="0" w:color="auto"/>
      </w:divBdr>
    </w:div>
    <w:div w:id="219943629">
      <w:bodyDiv w:val="1"/>
      <w:marLeft w:val="0"/>
      <w:marRight w:val="0"/>
      <w:marTop w:val="0"/>
      <w:marBottom w:val="0"/>
      <w:divBdr>
        <w:top w:val="none" w:sz="0" w:space="0" w:color="auto"/>
        <w:left w:val="none" w:sz="0" w:space="0" w:color="auto"/>
        <w:bottom w:val="none" w:sz="0" w:space="0" w:color="auto"/>
        <w:right w:val="none" w:sz="0" w:space="0" w:color="auto"/>
      </w:divBdr>
    </w:div>
    <w:div w:id="220018320">
      <w:bodyDiv w:val="1"/>
      <w:marLeft w:val="0"/>
      <w:marRight w:val="0"/>
      <w:marTop w:val="0"/>
      <w:marBottom w:val="0"/>
      <w:divBdr>
        <w:top w:val="none" w:sz="0" w:space="0" w:color="auto"/>
        <w:left w:val="none" w:sz="0" w:space="0" w:color="auto"/>
        <w:bottom w:val="none" w:sz="0" w:space="0" w:color="auto"/>
        <w:right w:val="none" w:sz="0" w:space="0" w:color="auto"/>
      </w:divBdr>
    </w:div>
    <w:div w:id="220139252">
      <w:bodyDiv w:val="1"/>
      <w:marLeft w:val="0"/>
      <w:marRight w:val="0"/>
      <w:marTop w:val="0"/>
      <w:marBottom w:val="0"/>
      <w:divBdr>
        <w:top w:val="none" w:sz="0" w:space="0" w:color="auto"/>
        <w:left w:val="none" w:sz="0" w:space="0" w:color="auto"/>
        <w:bottom w:val="none" w:sz="0" w:space="0" w:color="auto"/>
        <w:right w:val="none" w:sz="0" w:space="0" w:color="auto"/>
      </w:divBdr>
    </w:div>
    <w:div w:id="220362634">
      <w:bodyDiv w:val="1"/>
      <w:marLeft w:val="0"/>
      <w:marRight w:val="0"/>
      <w:marTop w:val="0"/>
      <w:marBottom w:val="0"/>
      <w:divBdr>
        <w:top w:val="none" w:sz="0" w:space="0" w:color="auto"/>
        <w:left w:val="none" w:sz="0" w:space="0" w:color="auto"/>
        <w:bottom w:val="none" w:sz="0" w:space="0" w:color="auto"/>
        <w:right w:val="none" w:sz="0" w:space="0" w:color="auto"/>
      </w:divBdr>
    </w:div>
    <w:div w:id="220481818">
      <w:bodyDiv w:val="1"/>
      <w:marLeft w:val="0"/>
      <w:marRight w:val="0"/>
      <w:marTop w:val="0"/>
      <w:marBottom w:val="0"/>
      <w:divBdr>
        <w:top w:val="none" w:sz="0" w:space="0" w:color="auto"/>
        <w:left w:val="none" w:sz="0" w:space="0" w:color="auto"/>
        <w:bottom w:val="none" w:sz="0" w:space="0" w:color="auto"/>
        <w:right w:val="none" w:sz="0" w:space="0" w:color="auto"/>
      </w:divBdr>
    </w:div>
    <w:div w:id="220748258">
      <w:bodyDiv w:val="1"/>
      <w:marLeft w:val="0"/>
      <w:marRight w:val="0"/>
      <w:marTop w:val="0"/>
      <w:marBottom w:val="0"/>
      <w:divBdr>
        <w:top w:val="none" w:sz="0" w:space="0" w:color="auto"/>
        <w:left w:val="none" w:sz="0" w:space="0" w:color="auto"/>
        <w:bottom w:val="none" w:sz="0" w:space="0" w:color="auto"/>
        <w:right w:val="none" w:sz="0" w:space="0" w:color="auto"/>
      </w:divBdr>
    </w:div>
    <w:div w:id="220866066">
      <w:bodyDiv w:val="1"/>
      <w:marLeft w:val="0"/>
      <w:marRight w:val="0"/>
      <w:marTop w:val="0"/>
      <w:marBottom w:val="0"/>
      <w:divBdr>
        <w:top w:val="none" w:sz="0" w:space="0" w:color="auto"/>
        <w:left w:val="none" w:sz="0" w:space="0" w:color="auto"/>
        <w:bottom w:val="none" w:sz="0" w:space="0" w:color="auto"/>
        <w:right w:val="none" w:sz="0" w:space="0" w:color="auto"/>
      </w:divBdr>
    </w:div>
    <w:div w:id="220948444">
      <w:bodyDiv w:val="1"/>
      <w:marLeft w:val="0"/>
      <w:marRight w:val="0"/>
      <w:marTop w:val="0"/>
      <w:marBottom w:val="0"/>
      <w:divBdr>
        <w:top w:val="none" w:sz="0" w:space="0" w:color="auto"/>
        <w:left w:val="none" w:sz="0" w:space="0" w:color="auto"/>
        <w:bottom w:val="none" w:sz="0" w:space="0" w:color="auto"/>
        <w:right w:val="none" w:sz="0" w:space="0" w:color="auto"/>
      </w:divBdr>
    </w:div>
    <w:div w:id="221597325">
      <w:bodyDiv w:val="1"/>
      <w:marLeft w:val="0"/>
      <w:marRight w:val="0"/>
      <w:marTop w:val="0"/>
      <w:marBottom w:val="0"/>
      <w:divBdr>
        <w:top w:val="none" w:sz="0" w:space="0" w:color="auto"/>
        <w:left w:val="none" w:sz="0" w:space="0" w:color="auto"/>
        <w:bottom w:val="none" w:sz="0" w:space="0" w:color="auto"/>
        <w:right w:val="none" w:sz="0" w:space="0" w:color="auto"/>
      </w:divBdr>
    </w:div>
    <w:div w:id="222253005">
      <w:bodyDiv w:val="1"/>
      <w:marLeft w:val="0"/>
      <w:marRight w:val="0"/>
      <w:marTop w:val="0"/>
      <w:marBottom w:val="0"/>
      <w:divBdr>
        <w:top w:val="none" w:sz="0" w:space="0" w:color="auto"/>
        <w:left w:val="none" w:sz="0" w:space="0" w:color="auto"/>
        <w:bottom w:val="none" w:sz="0" w:space="0" w:color="auto"/>
        <w:right w:val="none" w:sz="0" w:space="0" w:color="auto"/>
      </w:divBdr>
    </w:div>
    <w:div w:id="222257957">
      <w:bodyDiv w:val="1"/>
      <w:marLeft w:val="0"/>
      <w:marRight w:val="0"/>
      <w:marTop w:val="0"/>
      <w:marBottom w:val="0"/>
      <w:divBdr>
        <w:top w:val="none" w:sz="0" w:space="0" w:color="auto"/>
        <w:left w:val="none" w:sz="0" w:space="0" w:color="auto"/>
        <w:bottom w:val="none" w:sz="0" w:space="0" w:color="auto"/>
        <w:right w:val="none" w:sz="0" w:space="0" w:color="auto"/>
      </w:divBdr>
    </w:div>
    <w:div w:id="222378260">
      <w:bodyDiv w:val="1"/>
      <w:marLeft w:val="0"/>
      <w:marRight w:val="0"/>
      <w:marTop w:val="0"/>
      <w:marBottom w:val="0"/>
      <w:divBdr>
        <w:top w:val="none" w:sz="0" w:space="0" w:color="auto"/>
        <w:left w:val="none" w:sz="0" w:space="0" w:color="auto"/>
        <w:bottom w:val="none" w:sz="0" w:space="0" w:color="auto"/>
        <w:right w:val="none" w:sz="0" w:space="0" w:color="auto"/>
      </w:divBdr>
    </w:div>
    <w:div w:id="222568391">
      <w:bodyDiv w:val="1"/>
      <w:marLeft w:val="0"/>
      <w:marRight w:val="0"/>
      <w:marTop w:val="0"/>
      <w:marBottom w:val="0"/>
      <w:divBdr>
        <w:top w:val="none" w:sz="0" w:space="0" w:color="auto"/>
        <w:left w:val="none" w:sz="0" w:space="0" w:color="auto"/>
        <w:bottom w:val="none" w:sz="0" w:space="0" w:color="auto"/>
        <w:right w:val="none" w:sz="0" w:space="0" w:color="auto"/>
      </w:divBdr>
    </w:div>
    <w:div w:id="222645550">
      <w:bodyDiv w:val="1"/>
      <w:marLeft w:val="0"/>
      <w:marRight w:val="0"/>
      <w:marTop w:val="0"/>
      <w:marBottom w:val="0"/>
      <w:divBdr>
        <w:top w:val="none" w:sz="0" w:space="0" w:color="auto"/>
        <w:left w:val="none" w:sz="0" w:space="0" w:color="auto"/>
        <w:bottom w:val="none" w:sz="0" w:space="0" w:color="auto"/>
        <w:right w:val="none" w:sz="0" w:space="0" w:color="auto"/>
      </w:divBdr>
    </w:div>
    <w:div w:id="222722969">
      <w:bodyDiv w:val="1"/>
      <w:marLeft w:val="0"/>
      <w:marRight w:val="0"/>
      <w:marTop w:val="0"/>
      <w:marBottom w:val="0"/>
      <w:divBdr>
        <w:top w:val="none" w:sz="0" w:space="0" w:color="auto"/>
        <w:left w:val="none" w:sz="0" w:space="0" w:color="auto"/>
        <w:bottom w:val="none" w:sz="0" w:space="0" w:color="auto"/>
        <w:right w:val="none" w:sz="0" w:space="0" w:color="auto"/>
      </w:divBdr>
    </w:div>
    <w:div w:id="222908171">
      <w:bodyDiv w:val="1"/>
      <w:marLeft w:val="0"/>
      <w:marRight w:val="0"/>
      <w:marTop w:val="0"/>
      <w:marBottom w:val="0"/>
      <w:divBdr>
        <w:top w:val="none" w:sz="0" w:space="0" w:color="auto"/>
        <w:left w:val="none" w:sz="0" w:space="0" w:color="auto"/>
        <w:bottom w:val="none" w:sz="0" w:space="0" w:color="auto"/>
        <w:right w:val="none" w:sz="0" w:space="0" w:color="auto"/>
      </w:divBdr>
    </w:div>
    <w:div w:id="222912318">
      <w:bodyDiv w:val="1"/>
      <w:marLeft w:val="0"/>
      <w:marRight w:val="0"/>
      <w:marTop w:val="0"/>
      <w:marBottom w:val="0"/>
      <w:divBdr>
        <w:top w:val="none" w:sz="0" w:space="0" w:color="auto"/>
        <w:left w:val="none" w:sz="0" w:space="0" w:color="auto"/>
        <w:bottom w:val="none" w:sz="0" w:space="0" w:color="auto"/>
        <w:right w:val="none" w:sz="0" w:space="0" w:color="auto"/>
      </w:divBdr>
    </w:div>
    <w:div w:id="222915782">
      <w:bodyDiv w:val="1"/>
      <w:marLeft w:val="0"/>
      <w:marRight w:val="0"/>
      <w:marTop w:val="0"/>
      <w:marBottom w:val="0"/>
      <w:divBdr>
        <w:top w:val="none" w:sz="0" w:space="0" w:color="auto"/>
        <w:left w:val="none" w:sz="0" w:space="0" w:color="auto"/>
        <w:bottom w:val="none" w:sz="0" w:space="0" w:color="auto"/>
        <w:right w:val="none" w:sz="0" w:space="0" w:color="auto"/>
      </w:divBdr>
    </w:div>
    <w:div w:id="223376891">
      <w:bodyDiv w:val="1"/>
      <w:marLeft w:val="0"/>
      <w:marRight w:val="0"/>
      <w:marTop w:val="0"/>
      <w:marBottom w:val="0"/>
      <w:divBdr>
        <w:top w:val="none" w:sz="0" w:space="0" w:color="auto"/>
        <w:left w:val="none" w:sz="0" w:space="0" w:color="auto"/>
        <w:bottom w:val="none" w:sz="0" w:space="0" w:color="auto"/>
        <w:right w:val="none" w:sz="0" w:space="0" w:color="auto"/>
      </w:divBdr>
    </w:div>
    <w:div w:id="223611505">
      <w:bodyDiv w:val="1"/>
      <w:marLeft w:val="0"/>
      <w:marRight w:val="0"/>
      <w:marTop w:val="0"/>
      <w:marBottom w:val="0"/>
      <w:divBdr>
        <w:top w:val="none" w:sz="0" w:space="0" w:color="auto"/>
        <w:left w:val="none" w:sz="0" w:space="0" w:color="auto"/>
        <w:bottom w:val="none" w:sz="0" w:space="0" w:color="auto"/>
        <w:right w:val="none" w:sz="0" w:space="0" w:color="auto"/>
      </w:divBdr>
    </w:div>
    <w:div w:id="223680852">
      <w:bodyDiv w:val="1"/>
      <w:marLeft w:val="0"/>
      <w:marRight w:val="0"/>
      <w:marTop w:val="0"/>
      <w:marBottom w:val="0"/>
      <w:divBdr>
        <w:top w:val="none" w:sz="0" w:space="0" w:color="auto"/>
        <w:left w:val="none" w:sz="0" w:space="0" w:color="auto"/>
        <w:bottom w:val="none" w:sz="0" w:space="0" w:color="auto"/>
        <w:right w:val="none" w:sz="0" w:space="0" w:color="auto"/>
      </w:divBdr>
    </w:div>
    <w:div w:id="223956383">
      <w:bodyDiv w:val="1"/>
      <w:marLeft w:val="0"/>
      <w:marRight w:val="0"/>
      <w:marTop w:val="0"/>
      <w:marBottom w:val="0"/>
      <w:divBdr>
        <w:top w:val="none" w:sz="0" w:space="0" w:color="auto"/>
        <w:left w:val="none" w:sz="0" w:space="0" w:color="auto"/>
        <w:bottom w:val="none" w:sz="0" w:space="0" w:color="auto"/>
        <w:right w:val="none" w:sz="0" w:space="0" w:color="auto"/>
      </w:divBdr>
    </w:div>
    <w:div w:id="224031643">
      <w:bodyDiv w:val="1"/>
      <w:marLeft w:val="0"/>
      <w:marRight w:val="0"/>
      <w:marTop w:val="0"/>
      <w:marBottom w:val="0"/>
      <w:divBdr>
        <w:top w:val="none" w:sz="0" w:space="0" w:color="auto"/>
        <w:left w:val="none" w:sz="0" w:space="0" w:color="auto"/>
        <w:bottom w:val="none" w:sz="0" w:space="0" w:color="auto"/>
        <w:right w:val="none" w:sz="0" w:space="0" w:color="auto"/>
      </w:divBdr>
    </w:div>
    <w:div w:id="224142880">
      <w:bodyDiv w:val="1"/>
      <w:marLeft w:val="0"/>
      <w:marRight w:val="0"/>
      <w:marTop w:val="0"/>
      <w:marBottom w:val="0"/>
      <w:divBdr>
        <w:top w:val="none" w:sz="0" w:space="0" w:color="auto"/>
        <w:left w:val="none" w:sz="0" w:space="0" w:color="auto"/>
        <w:bottom w:val="none" w:sz="0" w:space="0" w:color="auto"/>
        <w:right w:val="none" w:sz="0" w:space="0" w:color="auto"/>
      </w:divBdr>
    </w:div>
    <w:div w:id="224797425">
      <w:bodyDiv w:val="1"/>
      <w:marLeft w:val="0"/>
      <w:marRight w:val="0"/>
      <w:marTop w:val="0"/>
      <w:marBottom w:val="0"/>
      <w:divBdr>
        <w:top w:val="none" w:sz="0" w:space="0" w:color="auto"/>
        <w:left w:val="none" w:sz="0" w:space="0" w:color="auto"/>
        <w:bottom w:val="none" w:sz="0" w:space="0" w:color="auto"/>
        <w:right w:val="none" w:sz="0" w:space="0" w:color="auto"/>
      </w:divBdr>
    </w:div>
    <w:div w:id="224798371">
      <w:bodyDiv w:val="1"/>
      <w:marLeft w:val="0"/>
      <w:marRight w:val="0"/>
      <w:marTop w:val="0"/>
      <w:marBottom w:val="0"/>
      <w:divBdr>
        <w:top w:val="none" w:sz="0" w:space="0" w:color="auto"/>
        <w:left w:val="none" w:sz="0" w:space="0" w:color="auto"/>
        <w:bottom w:val="none" w:sz="0" w:space="0" w:color="auto"/>
        <w:right w:val="none" w:sz="0" w:space="0" w:color="auto"/>
      </w:divBdr>
    </w:div>
    <w:div w:id="224877848">
      <w:bodyDiv w:val="1"/>
      <w:marLeft w:val="0"/>
      <w:marRight w:val="0"/>
      <w:marTop w:val="0"/>
      <w:marBottom w:val="0"/>
      <w:divBdr>
        <w:top w:val="none" w:sz="0" w:space="0" w:color="auto"/>
        <w:left w:val="none" w:sz="0" w:space="0" w:color="auto"/>
        <w:bottom w:val="none" w:sz="0" w:space="0" w:color="auto"/>
        <w:right w:val="none" w:sz="0" w:space="0" w:color="auto"/>
      </w:divBdr>
    </w:div>
    <w:div w:id="224992430">
      <w:bodyDiv w:val="1"/>
      <w:marLeft w:val="0"/>
      <w:marRight w:val="0"/>
      <w:marTop w:val="0"/>
      <w:marBottom w:val="0"/>
      <w:divBdr>
        <w:top w:val="none" w:sz="0" w:space="0" w:color="auto"/>
        <w:left w:val="none" w:sz="0" w:space="0" w:color="auto"/>
        <w:bottom w:val="none" w:sz="0" w:space="0" w:color="auto"/>
        <w:right w:val="none" w:sz="0" w:space="0" w:color="auto"/>
      </w:divBdr>
    </w:div>
    <w:div w:id="225339408">
      <w:bodyDiv w:val="1"/>
      <w:marLeft w:val="0"/>
      <w:marRight w:val="0"/>
      <w:marTop w:val="0"/>
      <w:marBottom w:val="0"/>
      <w:divBdr>
        <w:top w:val="none" w:sz="0" w:space="0" w:color="auto"/>
        <w:left w:val="none" w:sz="0" w:space="0" w:color="auto"/>
        <w:bottom w:val="none" w:sz="0" w:space="0" w:color="auto"/>
        <w:right w:val="none" w:sz="0" w:space="0" w:color="auto"/>
      </w:divBdr>
    </w:div>
    <w:div w:id="225339679">
      <w:bodyDiv w:val="1"/>
      <w:marLeft w:val="0"/>
      <w:marRight w:val="0"/>
      <w:marTop w:val="0"/>
      <w:marBottom w:val="0"/>
      <w:divBdr>
        <w:top w:val="none" w:sz="0" w:space="0" w:color="auto"/>
        <w:left w:val="none" w:sz="0" w:space="0" w:color="auto"/>
        <w:bottom w:val="none" w:sz="0" w:space="0" w:color="auto"/>
        <w:right w:val="none" w:sz="0" w:space="0" w:color="auto"/>
      </w:divBdr>
    </w:div>
    <w:div w:id="225386623">
      <w:bodyDiv w:val="1"/>
      <w:marLeft w:val="0"/>
      <w:marRight w:val="0"/>
      <w:marTop w:val="0"/>
      <w:marBottom w:val="0"/>
      <w:divBdr>
        <w:top w:val="none" w:sz="0" w:space="0" w:color="auto"/>
        <w:left w:val="none" w:sz="0" w:space="0" w:color="auto"/>
        <w:bottom w:val="none" w:sz="0" w:space="0" w:color="auto"/>
        <w:right w:val="none" w:sz="0" w:space="0" w:color="auto"/>
      </w:divBdr>
    </w:div>
    <w:div w:id="225461672">
      <w:bodyDiv w:val="1"/>
      <w:marLeft w:val="0"/>
      <w:marRight w:val="0"/>
      <w:marTop w:val="0"/>
      <w:marBottom w:val="0"/>
      <w:divBdr>
        <w:top w:val="none" w:sz="0" w:space="0" w:color="auto"/>
        <w:left w:val="none" w:sz="0" w:space="0" w:color="auto"/>
        <w:bottom w:val="none" w:sz="0" w:space="0" w:color="auto"/>
        <w:right w:val="none" w:sz="0" w:space="0" w:color="auto"/>
      </w:divBdr>
    </w:div>
    <w:div w:id="225529109">
      <w:bodyDiv w:val="1"/>
      <w:marLeft w:val="0"/>
      <w:marRight w:val="0"/>
      <w:marTop w:val="0"/>
      <w:marBottom w:val="0"/>
      <w:divBdr>
        <w:top w:val="none" w:sz="0" w:space="0" w:color="auto"/>
        <w:left w:val="none" w:sz="0" w:space="0" w:color="auto"/>
        <w:bottom w:val="none" w:sz="0" w:space="0" w:color="auto"/>
        <w:right w:val="none" w:sz="0" w:space="0" w:color="auto"/>
      </w:divBdr>
    </w:div>
    <w:div w:id="225533238">
      <w:bodyDiv w:val="1"/>
      <w:marLeft w:val="0"/>
      <w:marRight w:val="0"/>
      <w:marTop w:val="0"/>
      <w:marBottom w:val="0"/>
      <w:divBdr>
        <w:top w:val="none" w:sz="0" w:space="0" w:color="auto"/>
        <w:left w:val="none" w:sz="0" w:space="0" w:color="auto"/>
        <w:bottom w:val="none" w:sz="0" w:space="0" w:color="auto"/>
        <w:right w:val="none" w:sz="0" w:space="0" w:color="auto"/>
      </w:divBdr>
    </w:div>
    <w:div w:id="225796300">
      <w:bodyDiv w:val="1"/>
      <w:marLeft w:val="0"/>
      <w:marRight w:val="0"/>
      <w:marTop w:val="0"/>
      <w:marBottom w:val="0"/>
      <w:divBdr>
        <w:top w:val="none" w:sz="0" w:space="0" w:color="auto"/>
        <w:left w:val="none" w:sz="0" w:space="0" w:color="auto"/>
        <w:bottom w:val="none" w:sz="0" w:space="0" w:color="auto"/>
        <w:right w:val="none" w:sz="0" w:space="0" w:color="auto"/>
      </w:divBdr>
    </w:div>
    <w:div w:id="225802954">
      <w:bodyDiv w:val="1"/>
      <w:marLeft w:val="0"/>
      <w:marRight w:val="0"/>
      <w:marTop w:val="0"/>
      <w:marBottom w:val="0"/>
      <w:divBdr>
        <w:top w:val="none" w:sz="0" w:space="0" w:color="auto"/>
        <w:left w:val="none" w:sz="0" w:space="0" w:color="auto"/>
        <w:bottom w:val="none" w:sz="0" w:space="0" w:color="auto"/>
        <w:right w:val="none" w:sz="0" w:space="0" w:color="auto"/>
      </w:divBdr>
    </w:div>
    <w:div w:id="225803253">
      <w:bodyDiv w:val="1"/>
      <w:marLeft w:val="0"/>
      <w:marRight w:val="0"/>
      <w:marTop w:val="0"/>
      <w:marBottom w:val="0"/>
      <w:divBdr>
        <w:top w:val="none" w:sz="0" w:space="0" w:color="auto"/>
        <w:left w:val="none" w:sz="0" w:space="0" w:color="auto"/>
        <w:bottom w:val="none" w:sz="0" w:space="0" w:color="auto"/>
        <w:right w:val="none" w:sz="0" w:space="0" w:color="auto"/>
      </w:divBdr>
    </w:div>
    <w:div w:id="225921080">
      <w:bodyDiv w:val="1"/>
      <w:marLeft w:val="0"/>
      <w:marRight w:val="0"/>
      <w:marTop w:val="0"/>
      <w:marBottom w:val="0"/>
      <w:divBdr>
        <w:top w:val="none" w:sz="0" w:space="0" w:color="auto"/>
        <w:left w:val="none" w:sz="0" w:space="0" w:color="auto"/>
        <w:bottom w:val="none" w:sz="0" w:space="0" w:color="auto"/>
        <w:right w:val="none" w:sz="0" w:space="0" w:color="auto"/>
      </w:divBdr>
    </w:div>
    <w:div w:id="225990120">
      <w:bodyDiv w:val="1"/>
      <w:marLeft w:val="0"/>
      <w:marRight w:val="0"/>
      <w:marTop w:val="0"/>
      <w:marBottom w:val="0"/>
      <w:divBdr>
        <w:top w:val="none" w:sz="0" w:space="0" w:color="auto"/>
        <w:left w:val="none" w:sz="0" w:space="0" w:color="auto"/>
        <w:bottom w:val="none" w:sz="0" w:space="0" w:color="auto"/>
        <w:right w:val="none" w:sz="0" w:space="0" w:color="auto"/>
      </w:divBdr>
    </w:div>
    <w:div w:id="226034885">
      <w:bodyDiv w:val="1"/>
      <w:marLeft w:val="0"/>
      <w:marRight w:val="0"/>
      <w:marTop w:val="0"/>
      <w:marBottom w:val="0"/>
      <w:divBdr>
        <w:top w:val="none" w:sz="0" w:space="0" w:color="auto"/>
        <w:left w:val="none" w:sz="0" w:space="0" w:color="auto"/>
        <w:bottom w:val="none" w:sz="0" w:space="0" w:color="auto"/>
        <w:right w:val="none" w:sz="0" w:space="0" w:color="auto"/>
      </w:divBdr>
    </w:div>
    <w:div w:id="226260207">
      <w:bodyDiv w:val="1"/>
      <w:marLeft w:val="0"/>
      <w:marRight w:val="0"/>
      <w:marTop w:val="0"/>
      <w:marBottom w:val="0"/>
      <w:divBdr>
        <w:top w:val="none" w:sz="0" w:space="0" w:color="auto"/>
        <w:left w:val="none" w:sz="0" w:space="0" w:color="auto"/>
        <w:bottom w:val="none" w:sz="0" w:space="0" w:color="auto"/>
        <w:right w:val="none" w:sz="0" w:space="0" w:color="auto"/>
      </w:divBdr>
    </w:div>
    <w:div w:id="226380575">
      <w:bodyDiv w:val="1"/>
      <w:marLeft w:val="0"/>
      <w:marRight w:val="0"/>
      <w:marTop w:val="0"/>
      <w:marBottom w:val="0"/>
      <w:divBdr>
        <w:top w:val="none" w:sz="0" w:space="0" w:color="auto"/>
        <w:left w:val="none" w:sz="0" w:space="0" w:color="auto"/>
        <w:bottom w:val="none" w:sz="0" w:space="0" w:color="auto"/>
        <w:right w:val="none" w:sz="0" w:space="0" w:color="auto"/>
      </w:divBdr>
    </w:div>
    <w:div w:id="226647001">
      <w:bodyDiv w:val="1"/>
      <w:marLeft w:val="0"/>
      <w:marRight w:val="0"/>
      <w:marTop w:val="0"/>
      <w:marBottom w:val="0"/>
      <w:divBdr>
        <w:top w:val="none" w:sz="0" w:space="0" w:color="auto"/>
        <w:left w:val="none" w:sz="0" w:space="0" w:color="auto"/>
        <w:bottom w:val="none" w:sz="0" w:space="0" w:color="auto"/>
        <w:right w:val="none" w:sz="0" w:space="0" w:color="auto"/>
      </w:divBdr>
    </w:div>
    <w:div w:id="226838535">
      <w:bodyDiv w:val="1"/>
      <w:marLeft w:val="0"/>
      <w:marRight w:val="0"/>
      <w:marTop w:val="0"/>
      <w:marBottom w:val="0"/>
      <w:divBdr>
        <w:top w:val="none" w:sz="0" w:space="0" w:color="auto"/>
        <w:left w:val="none" w:sz="0" w:space="0" w:color="auto"/>
        <w:bottom w:val="none" w:sz="0" w:space="0" w:color="auto"/>
        <w:right w:val="none" w:sz="0" w:space="0" w:color="auto"/>
      </w:divBdr>
    </w:div>
    <w:div w:id="227348619">
      <w:bodyDiv w:val="1"/>
      <w:marLeft w:val="0"/>
      <w:marRight w:val="0"/>
      <w:marTop w:val="0"/>
      <w:marBottom w:val="0"/>
      <w:divBdr>
        <w:top w:val="none" w:sz="0" w:space="0" w:color="auto"/>
        <w:left w:val="none" w:sz="0" w:space="0" w:color="auto"/>
        <w:bottom w:val="none" w:sz="0" w:space="0" w:color="auto"/>
        <w:right w:val="none" w:sz="0" w:space="0" w:color="auto"/>
      </w:divBdr>
    </w:div>
    <w:div w:id="227495760">
      <w:bodyDiv w:val="1"/>
      <w:marLeft w:val="0"/>
      <w:marRight w:val="0"/>
      <w:marTop w:val="0"/>
      <w:marBottom w:val="0"/>
      <w:divBdr>
        <w:top w:val="none" w:sz="0" w:space="0" w:color="auto"/>
        <w:left w:val="none" w:sz="0" w:space="0" w:color="auto"/>
        <w:bottom w:val="none" w:sz="0" w:space="0" w:color="auto"/>
        <w:right w:val="none" w:sz="0" w:space="0" w:color="auto"/>
      </w:divBdr>
    </w:div>
    <w:div w:id="227620595">
      <w:bodyDiv w:val="1"/>
      <w:marLeft w:val="0"/>
      <w:marRight w:val="0"/>
      <w:marTop w:val="0"/>
      <w:marBottom w:val="0"/>
      <w:divBdr>
        <w:top w:val="none" w:sz="0" w:space="0" w:color="auto"/>
        <w:left w:val="none" w:sz="0" w:space="0" w:color="auto"/>
        <w:bottom w:val="none" w:sz="0" w:space="0" w:color="auto"/>
        <w:right w:val="none" w:sz="0" w:space="0" w:color="auto"/>
      </w:divBdr>
    </w:div>
    <w:div w:id="228078093">
      <w:bodyDiv w:val="1"/>
      <w:marLeft w:val="0"/>
      <w:marRight w:val="0"/>
      <w:marTop w:val="0"/>
      <w:marBottom w:val="0"/>
      <w:divBdr>
        <w:top w:val="none" w:sz="0" w:space="0" w:color="auto"/>
        <w:left w:val="none" w:sz="0" w:space="0" w:color="auto"/>
        <w:bottom w:val="none" w:sz="0" w:space="0" w:color="auto"/>
        <w:right w:val="none" w:sz="0" w:space="0" w:color="auto"/>
      </w:divBdr>
    </w:div>
    <w:div w:id="228150527">
      <w:bodyDiv w:val="1"/>
      <w:marLeft w:val="0"/>
      <w:marRight w:val="0"/>
      <w:marTop w:val="0"/>
      <w:marBottom w:val="0"/>
      <w:divBdr>
        <w:top w:val="none" w:sz="0" w:space="0" w:color="auto"/>
        <w:left w:val="none" w:sz="0" w:space="0" w:color="auto"/>
        <w:bottom w:val="none" w:sz="0" w:space="0" w:color="auto"/>
        <w:right w:val="none" w:sz="0" w:space="0" w:color="auto"/>
      </w:divBdr>
    </w:div>
    <w:div w:id="228155398">
      <w:bodyDiv w:val="1"/>
      <w:marLeft w:val="0"/>
      <w:marRight w:val="0"/>
      <w:marTop w:val="0"/>
      <w:marBottom w:val="0"/>
      <w:divBdr>
        <w:top w:val="none" w:sz="0" w:space="0" w:color="auto"/>
        <w:left w:val="none" w:sz="0" w:space="0" w:color="auto"/>
        <w:bottom w:val="none" w:sz="0" w:space="0" w:color="auto"/>
        <w:right w:val="none" w:sz="0" w:space="0" w:color="auto"/>
      </w:divBdr>
    </w:div>
    <w:div w:id="228350706">
      <w:bodyDiv w:val="1"/>
      <w:marLeft w:val="0"/>
      <w:marRight w:val="0"/>
      <w:marTop w:val="0"/>
      <w:marBottom w:val="0"/>
      <w:divBdr>
        <w:top w:val="none" w:sz="0" w:space="0" w:color="auto"/>
        <w:left w:val="none" w:sz="0" w:space="0" w:color="auto"/>
        <w:bottom w:val="none" w:sz="0" w:space="0" w:color="auto"/>
        <w:right w:val="none" w:sz="0" w:space="0" w:color="auto"/>
      </w:divBdr>
    </w:div>
    <w:div w:id="228462880">
      <w:bodyDiv w:val="1"/>
      <w:marLeft w:val="0"/>
      <w:marRight w:val="0"/>
      <w:marTop w:val="0"/>
      <w:marBottom w:val="0"/>
      <w:divBdr>
        <w:top w:val="none" w:sz="0" w:space="0" w:color="auto"/>
        <w:left w:val="none" w:sz="0" w:space="0" w:color="auto"/>
        <w:bottom w:val="none" w:sz="0" w:space="0" w:color="auto"/>
        <w:right w:val="none" w:sz="0" w:space="0" w:color="auto"/>
      </w:divBdr>
    </w:div>
    <w:div w:id="228732566">
      <w:bodyDiv w:val="1"/>
      <w:marLeft w:val="0"/>
      <w:marRight w:val="0"/>
      <w:marTop w:val="0"/>
      <w:marBottom w:val="0"/>
      <w:divBdr>
        <w:top w:val="none" w:sz="0" w:space="0" w:color="auto"/>
        <w:left w:val="none" w:sz="0" w:space="0" w:color="auto"/>
        <w:bottom w:val="none" w:sz="0" w:space="0" w:color="auto"/>
        <w:right w:val="none" w:sz="0" w:space="0" w:color="auto"/>
      </w:divBdr>
    </w:div>
    <w:div w:id="228738221">
      <w:bodyDiv w:val="1"/>
      <w:marLeft w:val="0"/>
      <w:marRight w:val="0"/>
      <w:marTop w:val="0"/>
      <w:marBottom w:val="0"/>
      <w:divBdr>
        <w:top w:val="none" w:sz="0" w:space="0" w:color="auto"/>
        <w:left w:val="none" w:sz="0" w:space="0" w:color="auto"/>
        <w:bottom w:val="none" w:sz="0" w:space="0" w:color="auto"/>
        <w:right w:val="none" w:sz="0" w:space="0" w:color="auto"/>
      </w:divBdr>
    </w:div>
    <w:div w:id="228805988">
      <w:bodyDiv w:val="1"/>
      <w:marLeft w:val="0"/>
      <w:marRight w:val="0"/>
      <w:marTop w:val="0"/>
      <w:marBottom w:val="0"/>
      <w:divBdr>
        <w:top w:val="none" w:sz="0" w:space="0" w:color="auto"/>
        <w:left w:val="none" w:sz="0" w:space="0" w:color="auto"/>
        <w:bottom w:val="none" w:sz="0" w:space="0" w:color="auto"/>
        <w:right w:val="none" w:sz="0" w:space="0" w:color="auto"/>
      </w:divBdr>
    </w:div>
    <w:div w:id="229196305">
      <w:bodyDiv w:val="1"/>
      <w:marLeft w:val="0"/>
      <w:marRight w:val="0"/>
      <w:marTop w:val="0"/>
      <w:marBottom w:val="0"/>
      <w:divBdr>
        <w:top w:val="none" w:sz="0" w:space="0" w:color="auto"/>
        <w:left w:val="none" w:sz="0" w:space="0" w:color="auto"/>
        <w:bottom w:val="none" w:sz="0" w:space="0" w:color="auto"/>
        <w:right w:val="none" w:sz="0" w:space="0" w:color="auto"/>
      </w:divBdr>
    </w:div>
    <w:div w:id="229274091">
      <w:bodyDiv w:val="1"/>
      <w:marLeft w:val="0"/>
      <w:marRight w:val="0"/>
      <w:marTop w:val="0"/>
      <w:marBottom w:val="0"/>
      <w:divBdr>
        <w:top w:val="none" w:sz="0" w:space="0" w:color="auto"/>
        <w:left w:val="none" w:sz="0" w:space="0" w:color="auto"/>
        <w:bottom w:val="none" w:sz="0" w:space="0" w:color="auto"/>
        <w:right w:val="none" w:sz="0" w:space="0" w:color="auto"/>
      </w:divBdr>
    </w:div>
    <w:div w:id="229510722">
      <w:bodyDiv w:val="1"/>
      <w:marLeft w:val="0"/>
      <w:marRight w:val="0"/>
      <w:marTop w:val="0"/>
      <w:marBottom w:val="0"/>
      <w:divBdr>
        <w:top w:val="none" w:sz="0" w:space="0" w:color="auto"/>
        <w:left w:val="none" w:sz="0" w:space="0" w:color="auto"/>
        <w:bottom w:val="none" w:sz="0" w:space="0" w:color="auto"/>
        <w:right w:val="none" w:sz="0" w:space="0" w:color="auto"/>
      </w:divBdr>
    </w:div>
    <w:div w:id="229851735">
      <w:bodyDiv w:val="1"/>
      <w:marLeft w:val="0"/>
      <w:marRight w:val="0"/>
      <w:marTop w:val="0"/>
      <w:marBottom w:val="0"/>
      <w:divBdr>
        <w:top w:val="none" w:sz="0" w:space="0" w:color="auto"/>
        <w:left w:val="none" w:sz="0" w:space="0" w:color="auto"/>
        <w:bottom w:val="none" w:sz="0" w:space="0" w:color="auto"/>
        <w:right w:val="none" w:sz="0" w:space="0" w:color="auto"/>
      </w:divBdr>
    </w:div>
    <w:div w:id="230425938">
      <w:bodyDiv w:val="1"/>
      <w:marLeft w:val="0"/>
      <w:marRight w:val="0"/>
      <w:marTop w:val="0"/>
      <w:marBottom w:val="0"/>
      <w:divBdr>
        <w:top w:val="none" w:sz="0" w:space="0" w:color="auto"/>
        <w:left w:val="none" w:sz="0" w:space="0" w:color="auto"/>
        <w:bottom w:val="none" w:sz="0" w:space="0" w:color="auto"/>
        <w:right w:val="none" w:sz="0" w:space="0" w:color="auto"/>
      </w:divBdr>
    </w:div>
    <w:div w:id="230428111">
      <w:bodyDiv w:val="1"/>
      <w:marLeft w:val="0"/>
      <w:marRight w:val="0"/>
      <w:marTop w:val="0"/>
      <w:marBottom w:val="0"/>
      <w:divBdr>
        <w:top w:val="none" w:sz="0" w:space="0" w:color="auto"/>
        <w:left w:val="none" w:sz="0" w:space="0" w:color="auto"/>
        <w:bottom w:val="none" w:sz="0" w:space="0" w:color="auto"/>
        <w:right w:val="none" w:sz="0" w:space="0" w:color="auto"/>
      </w:divBdr>
    </w:div>
    <w:div w:id="230699964">
      <w:bodyDiv w:val="1"/>
      <w:marLeft w:val="0"/>
      <w:marRight w:val="0"/>
      <w:marTop w:val="0"/>
      <w:marBottom w:val="0"/>
      <w:divBdr>
        <w:top w:val="none" w:sz="0" w:space="0" w:color="auto"/>
        <w:left w:val="none" w:sz="0" w:space="0" w:color="auto"/>
        <w:bottom w:val="none" w:sz="0" w:space="0" w:color="auto"/>
        <w:right w:val="none" w:sz="0" w:space="0" w:color="auto"/>
      </w:divBdr>
    </w:div>
    <w:div w:id="230778851">
      <w:bodyDiv w:val="1"/>
      <w:marLeft w:val="0"/>
      <w:marRight w:val="0"/>
      <w:marTop w:val="0"/>
      <w:marBottom w:val="0"/>
      <w:divBdr>
        <w:top w:val="none" w:sz="0" w:space="0" w:color="auto"/>
        <w:left w:val="none" w:sz="0" w:space="0" w:color="auto"/>
        <w:bottom w:val="none" w:sz="0" w:space="0" w:color="auto"/>
        <w:right w:val="none" w:sz="0" w:space="0" w:color="auto"/>
      </w:divBdr>
    </w:div>
    <w:div w:id="230894572">
      <w:bodyDiv w:val="1"/>
      <w:marLeft w:val="0"/>
      <w:marRight w:val="0"/>
      <w:marTop w:val="0"/>
      <w:marBottom w:val="0"/>
      <w:divBdr>
        <w:top w:val="none" w:sz="0" w:space="0" w:color="auto"/>
        <w:left w:val="none" w:sz="0" w:space="0" w:color="auto"/>
        <w:bottom w:val="none" w:sz="0" w:space="0" w:color="auto"/>
        <w:right w:val="none" w:sz="0" w:space="0" w:color="auto"/>
      </w:divBdr>
    </w:div>
    <w:div w:id="231543883">
      <w:bodyDiv w:val="1"/>
      <w:marLeft w:val="0"/>
      <w:marRight w:val="0"/>
      <w:marTop w:val="0"/>
      <w:marBottom w:val="0"/>
      <w:divBdr>
        <w:top w:val="none" w:sz="0" w:space="0" w:color="auto"/>
        <w:left w:val="none" w:sz="0" w:space="0" w:color="auto"/>
        <w:bottom w:val="none" w:sz="0" w:space="0" w:color="auto"/>
        <w:right w:val="none" w:sz="0" w:space="0" w:color="auto"/>
      </w:divBdr>
    </w:div>
    <w:div w:id="231811850">
      <w:bodyDiv w:val="1"/>
      <w:marLeft w:val="0"/>
      <w:marRight w:val="0"/>
      <w:marTop w:val="0"/>
      <w:marBottom w:val="0"/>
      <w:divBdr>
        <w:top w:val="none" w:sz="0" w:space="0" w:color="auto"/>
        <w:left w:val="none" w:sz="0" w:space="0" w:color="auto"/>
        <w:bottom w:val="none" w:sz="0" w:space="0" w:color="auto"/>
        <w:right w:val="none" w:sz="0" w:space="0" w:color="auto"/>
      </w:divBdr>
    </w:div>
    <w:div w:id="231816745">
      <w:bodyDiv w:val="1"/>
      <w:marLeft w:val="0"/>
      <w:marRight w:val="0"/>
      <w:marTop w:val="0"/>
      <w:marBottom w:val="0"/>
      <w:divBdr>
        <w:top w:val="none" w:sz="0" w:space="0" w:color="auto"/>
        <w:left w:val="none" w:sz="0" w:space="0" w:color="auto"/>
        <w:bottom w:val="none" w:sz="0" w:space="0" w:color="auto"/>
        <w:right w:val="none" w:sz="0" w:space="0" w:color="auto"/>
      </w:divBdr>
    </w:div>
    <w:div w:id="232012757">
      <w:bodyDiv w:val="1"/>
      <w:marLeft w:val="0"/>
      <w:marRight w:val="0"/>
      <w:marTop w:val="0"/>
      <w:marBottom w:val="0"/>
      <w:divBdr>
        <w:top w:val="none" w:sz="0" w:space="0" w:color="auto"/>
        <w:left w:val="none" w:sz="0" w:space="0" w:color="auto"/>
        <w:bottom w:val="none" w:sz="0" w:space="0" w:color="auto"/>
        <w:right w:val="none" w:sz="0" w:space="0" w:color="auto"/>
      </w:divBdr>
    </w:div>
    <w:div w:id="232081594">
      <w:bodyDiv w:val="1"/>
      <w:marLeft w:val="0"/>
      <w:marRight w:val="0"/>
      <w:marTop w:val="0"/>
      <w:marBottom w:val="0"/>
      <w:divBdr>
        <w:top w:val="none" w:sz="0" w:space="0" w:color="auto"/>
        <w:left w:val="none" w:sz="0" w:space="0" w:color="auto"/>
        <w:bottom w:val="none" w:sz="0" w:space="0" w:color="auto"/>
        <w:right w:val="none" w:sz="0" w:space="0" w:color="auto"/>
      </w:divBdr>
    </w:div>
    <w:div w:id="232129127">
      <w:bodyDiv w:val="1"/>
      <w:marLeft w:val="0"/>
      <w:marRight w:val="0"/>
      <w:marTop w:val="0"/>
      <w:marBottom w:val="0"/>
      <w:divBdr>
        <w:top w:val="none" w:sz="0" w:space="0" w:color="auto"/>
        <w:left w:val="none" w:sz="0" w:space="0" w:color="auto"/>
        <w:bottom w:val="none" w:sz="0" w:space="0" w:color="auto"/>
        <w:right w:val="none" w:sz="0" w:space="0" w:color="auto"/>
      </w:divBdr>
    </w:div>
    <w:div w:id="232129636">
      <w:bodyDiv w:val="1"/>
      <w:marLeft w:val="0"/>
      <w:marRight w:val="0"/>
      <w:marTop w:val="0"/>
      <w:marBottom w:val="0"/>
      <w:divBdr>
        <w:top w:val="none" w:sz="0" w:space="0" w:color="auto"/>
        <w:left w:val="none" w:sz="0" w:space="0" w:color="auto"/>
        <w:bottom w:val="none" w:sz="0" w:space="0" w:color="auto"/>
        <w:right w:val="none" w:sz="0" w:space="0" w:color="auto"/>
      </w:divBdr>
    </w:div>
    <w:div w:id="232130517">
      <w:bodyDiv w:val="1"/>
      <w:marLeft w:val="0"/>
      <w:marRight w:val="0"/>
      <w:marTop w:val="0"/>
      <w:marBottom w:val="0"/>
      <w:divBdr>
        <w:top w:val="none" w:sz="0" w:space="0" w:color="auto"/>
        <w:left w:val="none" w:sz="0" w:space="0" w:color="auto"/>
        <w:bottom w:val="none" w:sz="0" w:space="0" w:color="auto"/>
        <w:right w:val="none" w:sz="0" w:space="0" w:color="auto"/>
      </w:divBdr>
    </w:div>
    <w:div w:id="232161191">
      <w:bodyDiv w:val="1"/>
      <w:marLeft w:val="0"/>
      <w:marRight w:val="0"/>
      <w:marTop w:val="0"/>
      <w:marBottom w:val="0"/>
      <w:divBdr>
        <w:top w:val="none" w:sz="0" w:space="0" w:color="auto"/>
        <w:left w:val="none" w:sz="0" w:space="0" w:color="auto"/>
        <w:bottom w:val="none" w:sz="0" w:space="0" w:color="auto"/>
        <w:right w:val="none" w:sz="0" w:space="0" w:color="auto"/>
      </w:divBdr>
    </w:div>
    <w:div w:id="232206249">
      <w:bodyDiv w:val="1"/>
      <w:marLeft w:val="0"/>
      <w:marRight w:val="0"/>
      <w:marTop w:val="0"/>
      <w:marBottom w:val="0"/>
      <w:divBdr>
        <w:top w:val="none" w:sz="0" w:space="0" w:color="auto"/>
        <w:left w:val="none" w:sz="0" w:space="0" w:color="auto"/>
        <w:bottom w:val="none" w:sz="0" w:space="0" w:color="auto"/>
        <w:right w:val="none" w:sz="0" w:space="0" w:color="auto"/>
      </w:divBdr>
    </w:div>
    <w:div w:id="232395833">
      <w:bodyDiv w:val="1"/>
      <w:marLeft w:val="0"/>
      <w:marRight w:val="0"/>
      <w:marTop w:val="0"/>
      <w:marBottom w:val="0"/>
      <w:divBdr>
        <w:top w:val="none" w:sz="0" w:space="0" w:color="auto"/>
        <w:left w:val="none" w:sz="0" w:space="0" w:color="auto"/>
        <w:bottom w:val="none" w:sz="0" w:space="0" w:color="auto"/>
        <w:right w:val="none" w:sz="0" w:space="0" w:color="auto"/>
      </w:divBdr>
    </w:div>
    <w:div w:id="232396080">
      <w:bodyDiv w:val="1"/>
      <w:marLeft w:val="0"/>
      <w:marRight w:val="0"/>
      <w:marTop w:val="0"/>
      <w:marBottom w:val="0"/>
      <w:divBdr>
        <w:top w:val="none" w:sz="0" w:space="0" w:color="auto"/>
        <w:left w:val="none" w:sz="0" w:space="0" w:color="auto"/>
        <w:bottom w:val="none" w:sz="0" w:space="0" w:color="auto"/>
        <w:right w:val="none" w:sz="0" w:space="0" w:color="auto"/>
      </w:divBdr>
    </w:div>
    <w:div w:id="232468964">
      <w:bodyDiv w:val="1"/>
      <w:marLeft w:val="0"/>
      <w:marRight w:val="0"/>
      <w:marTop w:val="0"/>
      <w:marBottom w:val="0"/>
      <w:divBdr>
        <w:top w:val="none" w:sz="0" w:space="0" w:color="auto"/>
        <w:left w:val="none" w:sz="0" w:space="0" w:color="auto"/>
        <w:bottom w:val="none" w:sz="0" w:space="0" w:color="auto"/>
        <w:right w:val="none" w:sz="0" w:space="0" w:color="auto"/>
      </w:divBdr>
    </w:div>
    <w:div w:id="232470732">
      <w:bodyDiv w:val="1"/>
      <w:marLeft w:val="0"/>
      <w:marRight w:val="0"/>
      <w:marTop w:val="0"/>
      <w:marBottom w:val="0"/>
      <w:divBdr>
        <w:top w:val="none" w:sz="0" w:space="0" w:color="auto"/>
        <w:left w:val="none" w:sz="0" w:space="0" w:color="auto"/>
        <w:bottom w:val="none" w:sz="0" w:space="0" w:color="auto"/>
        <w:right w:val="none" w:sz="0" w:space="0" w:color="auto"/>
      </w:divBdr>
    </w:div>
    <w:div w:id="232544919">
      <w:bodyDiv w:val="1"/>
      <w:marLeft w:val="0"/>
      <w:marRight w:val="0"/>
      <w:marTop w:val="0"/>
      <w:marBottom w:val="0"/>
      <w:divBdr>
        <w:top w:val="none" w:sz="0" w:space="0" w:color="auto"/>
        <w:left w:val="none" w:sz="0" w:space="0" w:color="auto"/>
        <w:bottom w:val="none" w:sz="0" w:space="0" w:color="auto"/>
        <w:right w:val="none" w:sz="0" w:space="0" w:color="auto"/>
      </w:divBdr>
    </w:div>
    <w:div w:id="232545138">
      <w:bodyDiv w:val="1"/>
      <w:marLeft w:val="0"/>
      <w:marRight w:val="0"/>
      <w:marTop w:val="0"/>
      <w:marBottom w:val="0"/>
      <w:divBdr>
        <w:top w:val="none" w:sz="0" w:space="0" w:color="auto"/>
        <w:left w:val="none" w:sz="0" w:space="0" w:color="auto"/>
        <w:bottom w:val="none" w:sz="0" w:space="0" w:color="auto"/>
        <w:right w:val="none" w:sz="0" w:space="0" w:color="auto"/>
      </w:divBdr>
    </w:div>
    <w:div w:id="232549987">
      <w:bodyDiv w:val="1"/>
      <w:marLeft w:val="0"/>
      <w:marRight w:val="0"/>
      <w:marTop w:val="0"/>
      <w:marBottom w:val="0"/>
      <w:divBdr>
        <w:top w:val="none" w:sz="0" w:space="0" w:color="auto"/>
        <w:left w:val="none" w:sz="0" w:space="0" w:color="auto"/>
        <w:bottom w:val="none" w:sz="0" w:space="0" w:color="auto"/>
        <w:right w:val="none" w:sz="0" w:space="0" w:color="auto"/>
      </w:divBdr>
    </w:div>
    <w:div w:id="232592528">
      <w:bodyDiv w:val="1"/>
      <w:marLeft w:val="0"/>
      <w:marRight w:val="0"/>
      <w:marTop w:val="0"/>
      <w:marBottom w:val="0"/>
      <w:divBdr>
        <w:top w:val="none" w:sz="0" w:space="0" w:color="auto"/>
        <w:left w:val="none" w:sz="0" w:space="0" w:color="auto"/>
        <w:bottom w:val="none" w:sz="0" w:space="0" w:color="auto"/>
        <w:right w:val="none" w:sz="0" w:space="0" w:color="auto"/>
      </w:divBdr>
    </w:div>
    <w:div w:id="232618099">
      <w:bodyDiv w:val="1"/>
      <w:marLeft w:val="0"/>
      <w:marRight w:val="0"/>
      <w:marTop w:val="0"/>
      <w:marBottom w:val="0"/>
      <w:divBdr>
        <w:top w:val="none" w:sz="0" w:space="0" w:color="auto"/>
        <w:left w:val="none" w:sz="0" w:space="0" w:color="auto"/>
        <w:bottom w:val="none" w:sz="0" w:space="0" w:color="auto"/>
        <w:right w:val="none" w:sz="0" w:space="0" w:color="auto"/>
      </w:divBdr>
    </w:div>
    <w:div w:id="232663771">
      <w:bodyDiv w:val="1"/>
      <w:marLeft w:val="0"/>
      <w:marRight w:val="0"/>
      <w:marTop w:val="0"/>
      <w:marBottom w:val="0"/>
      <w:divBdr>
        <w:top w:val="none" w:sz="0" w:space="0" w:color="auto"/>
        <w:left w:val="none" w:sz="0" w:space="0" w:color="auto"/>
        <w:bottom w:val="none" w:sz="0" w:space="0" w:color="auto"/>
        <w:right w:val="none" w:sz="0" w:space="0" w:color="auto"/>
      </w:divBdr>
    </w:div>
    <w:div w:id="232935551">
      <w:bodyDiv w:val="1"/>
      <w:marLeft w:val="0"/>
      <w:marRight w:val="0"/>
      <w:marTop w:val="0"/>
      <w:marBottom w:val="0"/>
      <w:divBdr>
        <w:top w:val="none" w:sz="0" w:space="0" w:color="auto"/>
        <w:left w:val="none" w:sz="0" w:space="0" w:color="auto"/>
        <w:bottom w:val="none" w:sz="0" w:space="0" w:color="auto"/>
        <w:right w:val="none" w:sz="0" w:space="0" w:color="auto"/>
      </w:divBdr>
    </w:div>
    <w:div w:id="233004976">
      <w:bodyDiv w:val="1"/>
      <w:marLeft w:val="0"/>
      <w:marRight w:val="0"/>
      <w:marTop w:val="0"/>
      <w:marBottom w:val="0"/>
      <w:divBdr>
        <w:top w:val="none" w:sz="0" w:space="0" w:color="auto"/>
        <w:left w:val="none" w:sz="0" w:space="0" w:color="auto"/>
        <w:bottom w:val="none" w:sz="0" w:space="0" w:color="auto"/>
        <w:right w:val="none" w:sz="0" w:space="0" w:color="auto"/>
      </w:divBdr>
    </w:div>
    <w:div w:id="233050325">
      <w:bodyDiv w:val="1"/>
      <w:marLeft w:val="0"/>
      <w:marRight w:val="0"/>
      <w:marTop w:val="0"/>
      <w:marBottom w:val="0"/>
      <w:divBdr>
        <w:top w:val="none" w:sz="0" w:space="0" w:color="auto"/>
        <w:left w:val="none" w:sz="0" w:space="0" w:color="auto"/>
        <w:bottom w:val="none" w:sz="0" w:space="0" w:color="auto"/>
        <w:right w:val="none" w:sz="0" w:space="0" w:color="auto"/>
      </w:divBdr>
    </w:div>
    <w:div w:id="233511539">
      <w:bodyDiv w:val="1"/>
      <w:marLeft w:val="0"/>
      <w:marRight w:val="0"/>
      <w:marTop w:val="0"/>
      <w:marBottom w:val="0"/>
      <w:divBdr>
        <w:top w:val="none" w:sz="0" w:space="0" w:color="auto"/>
        <w:left w:val="none" w:sz="0" w:space="0" w:color="auto"/>
        <w:bottom w:val="none" w:sz="0" w:space="0" w:color="auto"/>
        <w:right w:val="none" w:sz="0" w:space="0" w:color="auto"/>
      </w:divBdr>
    </w:div>
    <w:div w:id="233978206">
      <w:bodyDiv w:val="1"/>
      <w:marLeft w:val="0"/>
      <w:marRight w:val="0"/>
      <w:marTop w:val="0"/>
      <w:marBottom w:val="0"/>
      <w:divBdr>
        <w:top w:val="none" w:sz="0" w:space="0" w:color="auto"/>
        <w:left w:val="none" w:sz="0" w:space="0" w:color="auto"/>
        <w:bottom w:val="none" w:sz="0" w:space="0" w:color="auto"/>
        <w:right w:val="none" w:sz="0" w:space="0" w:color="auto"/>
      </w:divBdr>
    </w:div>
    <w:div w:id="234166022">
      <w:bodyDiv w:val="1"/>
      <w:marLeft w:val="0"/>
      <w:marRight w:val="0"/>
      <w:marTop w:val="0"/>
      <w:marBottom w:val="0"/>
      <w:divBdr>
        <w:top w:val="none" w:sz="0" w:space="0" w:color="auto"/>
        <w:left w:val="none" w:sz="0" w:space="0" w:color="auto"/>
        <w:bottom w:val="none" w:sz="0" w:space="0" w:color="auto"/>
        <w:right w:val="none" w:sz="0" w:space="0" w:color="auto"/>
      </w:divBdr>
    </w:div>
    <w:div w:id="234516909">
      <w:bodyDiv w:val="1"/>
      <w:marLeft w:val="0"/>
      <w:marRight w:val="0"/>
      <w:marTop w:val="0"/>
      <w:marBottom w:val="0"/>
      <w:divBdr>
        <w:top w:val="none" w:sz="0" w:space="0" w:color="auto"/>
        <w:left w:val="none" w:sz="0" w:space="0" w:color="auto"/>
        <w:bottom w:val="none" w:sz="0" w:space="0" w:color="auto"/>
        <w:right w:val="none" w:sz="0" w:space="0" w:color="auto"/>
      </w:divBdr>
    </w:div>
    <w:div w:id="234558517">
      <w:bodyDiv w:val="1"/>
      <w:marLeft w:val="0"/>
      <w:marRight w:val="0"/>
      <w:marTop w:val="0"/>
      <w:marBottom w:val="0"/>
      <w:divBdr>
        <w:top w:val="none" w:sz="0" w:space="0" w:color="auto"/>
        <w:left w:val="none" w:sz="0" w:space="0" w:color="auto"/>
        <w:bottom w:val="none" w:sz="0" w:space="0" w:color="auto"/>
        <w:right w:val="none" w:sz="0" w:space="0" w:color="auto"/>
      </w:divBdr>
    </w:div>
    <w:div w:id="234626282">
      <w:bodyDiv w:val="1"/>
      <w:marLeft w:val="0"/>
      <w:marRight w:val="0"/>
      <w:marTop w:val="0"/>
      <w:marBottom w:val="0"/>
      <w:divBdr>
        <w:top w:val="none" w:sz="0" w:space="0" w:color="auto"/>
        <w:left w:val="none" w:sz="0" w:space="0" w:color="auto"/>
        <w:bottom w:val="none" w:sz="0" w:space="0" w:color="auto"/>
        <w:right w:val="none" w:sz="0" w:space="0" w:color="auto"/>
      </w:divBdr>
    </w:div>
    <w:div w:id="234750045">
      <w:bodyDiv w:val="1"/>
      <w:marLeft w:val="0"/>
      <w:marRight w:val="0"/>
      <w:marTop w:val="0"/>
      <w:marBottom w:val="0"/>
      <w:divBdr>
        <w:top w:val="none" w:sz="0" w:space="0" w:color="auto"/>
        <w:left w:val="none" w:sz="0" w:space="0" w:color="auto"/>
        <w:bottom w:val="none" w:sz="0" w:space="0" w:color="auto"/>
        <w:right w:val="none" w:sz="0" w:space="0" w:color="auto"/>
      </w:divBdr>
    </w:div>
    <w:div w:id="234822952">
      <w:bodyDiv w:val="1"/>
      <w:marLeft w:val="0"/>
      <w:marRight w:val="0"/>
      <w:marTop w:val="0"/>
      <w:marBottom w:val="0"/>
      <w:divBdr>
        <w:top w:val="none" w:sz="0" w:space="0" w:color="auto"/>
        <w:left w:val="none" w:sz="0" w:space="0" w:color="auto"/>
        <w:bottom w:val="none" w:sz="0" w:space="0" w:color="auto"/>
        <w:right w:val="none" w:sz="0" w:space="0" w:color="auto"/>
      </w:divBdr>
    </w:div>
    <w:div w:id="234895713">
      <w:bodyDiv w:val="1"/>
      <w:marLeft w:val="0"/>
      <w:marRight w:val="0"/>
      <w:marTop w:val="0"/>
      <w:marBottom w:val="0"/>
      <w:divBdr>
        <w:top w:val="none" w:sz="0" w:space="0" w:color="auto"/>
        <w:left w:val="none" w:sz="0" w:space="0" w:color="auto"/>
        <w:bottom w:val="none" w:sz="0" w:space="0" w:color="auto"/>
        <w:right w:val="none" w:sz="0" w:space="0" w:color="auto"/>
      </w:divBdr>
    </w:div>
    <w:div w:id="235088303">
      <w:bodyDiv w:val="1"/>
      <w:marLeft w:val="0"/>
      <w:marRight w:val="0"/>
      <w:marTop w:val="0"/>
      <w:marBottom w:val="0"/>
      <w:divBdr>
        <w:top w:val="none" w:sz="0" w:space="0" w:color="auto"/>
        <w:left w:val="none" w:sz="0" w:space="0" w:color="auto"/>
        <w:bottom w:val="none" w:sz="0" w:space="0" w:color="auto"/>
        <w:right w:val="none" w:sz="0" w:space="0" w:color="auto"/>
      </w:divBdr>
    </w:div>
    <w:div w:id="235211931">
      <w:bodyDiv w:val="1"/>
      <w:marLeft w:val="0"/>
      <w:marRight w:val="0"/>
      <w:marTop w:val="0"/>
      <w:marBottom w:val="0"/>
      <w:divBdr>
        <w:top w:val="none" w:sz="0" w:space="0" w:color="auto"/>
        <w:left w:val="none" w:sz="0" w:space="0" w:color="auto"/>
        <w:bottom w:val="none" w:sz="0" w:space="0" w:color="auto"/>
        <w:right w:val="none" w:sz="0" w:space="0" w:color="auto"/>
      </w:divBdr>
    </w:div>
    <w:div w:id="235358433">
      <w:bodyDiv w:val="1"/>
      <w:marLeft w:val="0"/>
      <w:marRight w:val="0"/>
      <w:marTop w:val="0"/>
      <w:marBottom w:val="0"/>
      <w:divBdr>
        <w:top w:val="none" w:sz="0" w:space="0" w:color="auto"/>
        <w:left w:val="none" w:sz="0" w:space="0" w:color="auto"/>
        <w:bottom w:val="none" w:sz="0" w:space="0" w:color="auto"/>
        <w:right w:val="none" w:sz="0" w:space="0" w:color="auto"/>
      </w:divBdr>
    </w:div>
    <w:div w:id="235408585">
      <w:bodyDiv w:val="1"/>
      <w:marLeft w:val="0"/>
      <w:marRight w:val="0"/>
      <w:marTop w:val="0"/>
      <w:marBottom w:val="0"/>
      <w:divBdr>
        <w:top w:val="none" w:sz="0" w:space="0" w:color="auto"/>
        <w:left w:val="none" w:sz="0" w:space="0" w:color="auto"/>
        <w:bottom w:val="none" w:sz="0" w:space="0" w:color="auto"/>
        <w:right w:val="none" w:sz="0" w:space="0" w:color="auto"/>
      </w:divBdr>
    </w:div>
    <w:div w:id="235554270">
      <w:bodyDiv w:val="1"/>
      <w:marLeft w:val="0"/>
      <w:marRight w:val="0"/>
      <w:marTop w:val="0"/>
      <w:marBottom w:val="0"/>
      <w:divBdr>
        <w:top w:val="none" w:sz="0" w:space="0" w:color="auto"/>
        <w:left w:val="none" w:sz="0" w:space="0" w:color="auto"/>
        <w:bottom w:val="none" w:sz="0" w:space="0" w:color="auto"/>
        <w:right w:val="none" w:sz="0" w:space="0" w:color="auto"/>
      </w:divBdr>
    </w:div>
    <w:div w:id="235943374">
      <w:bodyDiv w:val="1"/>
      <w:marLeft w:val="0"/>
      <w:marRight w:val="0"/>
      <w:marTop w:val="0"/>
      <w:marBottom w:val="0"/>
      <w:divBdr>
        <w:top w:val="none" w:sz="0" w:space="0" w:color="auto"/>
        <w:left w:val="none" w:sz="0" w:space="0" w:color="auto"/>
        <w:bottom w:val="none" w:sz="0" w:space="0" w:color="auto"/>
        <w:right w:val="none" w:sz="0" w:space="0" w:color="auto"/>
      </w:divBdr>
    </w:div>
    <w:div w:id="236018485">
      <w:bodyDiv w:val="1"/>
      <w:marLeft w:val="0"/>
      <w:marRight w:val="0"/>
      <w:marTop w:val="0"/>
      <w:marBottom w:val="0"/>
      <w:divBdr>
        <w:top w:val="none" w:sz="0" w:space="0" w:color="auto"/>
        <w:left w:val="none" w:sz="0" w:space="0" w:color="auto"/>
        <w:bottom w:val="none" w:sz="0" w:space="0" w:color="auto"/>
        <w:right w:val="none" w:sz="0" w:space="0" w:color="auto"/>
      </w:divBdr>
    </w:div>
    <w:div w:id="236284405">
      <w:bodyDiv w:val="1"/>
      <w:marLeft w:val="0"/>
      <w:marRight w:val="0"/>
      <w:marTop w:val="0"/>
      <w:marBottom w:val="0"/>
      <w:divBdr>
        <w:top w:val="none" w:sz="0" w:space="0" w:color="auto"/>
        <w:left w:val="none" w:sz="0" w:space="0" w:color="auto"/>
        <w:bottom w:val="none" w:sz="0" w:space="0" w:color="auto"/>
        <w:right w:val="none" w:sz="0" w:space="0" w:color="auto"/>
      </w:divBdr>
    </w:div>
    <w:div w:id="236329580">
      <w:bodyDiv w:val="1"/>
      <w:marLeft w:val="0"/>
      <w:marRight w:val="0"/>
      <w:marTop w:val="0"/>
      <w:marBottom w:val="0"/>
      <w:divBdr>
        <w:top w:val="none" w:sz="0" w:space="0" w:color="auto"/>
        <w:left w:val="none" w:sz="0" w:space="0" w:color="auto"/>
        <w:bottom w:val="none" w:sz="0" w:space="0" w:color="auto"/>
        <w:right w:val="none" w:sz="0" w:space="0" w:color="auto"/>
      </w:divBdr>
    </w:div>
    <w:div w:id="236676884">
      <w:bodyDiv w:val="1"/>
      <w:marLeft w:val="0"/>
      <w:marRight w:val="0"/>
      <w:marTop w:val="0"/>
      <w:marBottom w:val="0"/>
      <w:divBdr>
        <w:top w:val="none" w:sz="0" w:space="0" w:color="auto"/>
        <w:left w:val="none" w:sz="0" w:space="0" w:color="auto"/>
        <w:bottom w:val="none" w:sz="0" w:space="0" w:color="auto"/>
        <w:right w:val="none" w:sz="0" w:space="0" w:color="auto"/>
      </w:divBdr>
    </w:div>
    <w:div w:id="236717139">
      <w:bodyDiv w:val="1"/>
      <w:marLeft w:val="0"/>
      <w:marRight w:val="0"/>
      <w:marTop w:val="0"/>
      <w:marBottom w:val="0"/>
      <w:divBdr>
        <w:top w:val="none" w:sz="0" w:space="0" w:color="auto"/>
        <w:left w:val="none" w:sz="0" w:space="0" w:color="auto"/>
        <w:bottom w:val="none" w:sz="0" w:space="0" w:color="auto"/>
        <w:right w:val="none" w:sz="0" w:space="0" w:color="auto"/>
      </w:divBdr>
    </w:div>
    <w:div w:id="236745877">
      <w:bodyDiv w:val="1"/>
      <w:marLeft w:val="0"/>
      <w:marRight w:val="0"/>
      <w:marTop w:val="0"/>
      <w:marBottom w:val="0"/>
      <w:divBdr>
        <w:top w:val="none" w:sz="0" w:space="0" w:color="auto"/>
        <w:left w:val="none" w:sz="0" w:space="0" w:color="auto"/>
        <w:bottom w:val="none" w:sz="0" w:space="0" w:color="auto"/>
        <w:right w:val="none" w:sz="0" w:space="0" w:color="auto"/>
      </w:divBdr>
    </w:div>
    <w:div w:id="236746148">
      <w:bodyDiv w:val="1"/>
      <w:marLeft w:val="0"/>
      <w:marRight w:val="0"/>
      <w:marTop w:val="0"/>
      <w:marBottom w:val="0"/>
      <w:divBdr>
        <w:top w:val="none" w:sz="0" w:space="0" w:color="auto"/>
        <w:left w:val="none" w:sz="0" w:space="0" w:color="auto"/>
        <w:bottom w:val="none" w:sz="0" w:space="0" w:color="auto"/>
        <w:right w:val="none" w:sz="0" w:space="0" w:color="auto"/>
      </w:divBdr>
    </w:div>
    <w:div w:id="236791555">
      <w:bodyDiv w:val="1"/>
      <w:marLeft w:val="0"/>
      <w:marRight w:val="0"/>
      <w:marTop w:val="0"/>
      <w:marBottom w:val="0"/>
      <w:divBdr>
        <w:top w:val="none" w:sz="0" w:space="0" w:color="auto"/>
        <w:left w:val="none" w:sz="0" w:space="0" w:color="auto"/>
        <w:bottom w:val="none" w:sz="0" w:space="0" w:color="auto"/>
        <w:right w:val="none" w:sz="0" w:space="0" w:color="auto"/>
      </w:divBdr>
    </w:div>
    <w:div w:id="236793423">
      <w:bodyDiv w:val="1"/>
      <w:marLeft w:val="0"/>
      <w:marRight w:val="0"/>
      <w:marTop w:val="0"/>
      <w:marBottom w:val="0"/>
      <w:divBdr>
        <w:top w:val="none" w:sz="0" w:space="0" w:color="auto"/>
        <w:left w:val="none" w:sz="0" w:space="0" w:color="auto"/>
        <w:bottom w:val="none" w:sz="0" w:space="0" w:color="auto"/>
        <w:right w:val="none" w:sz="0" w:space="0" w:color="auto"/>
      </w:divBdr>
    </w:div>
    <w:div w:id="236942883">
      <w:bodyDiv w:val="1"/>
      <w:marLeft w:val="0"/>
      <w:marRight w:val="0"/>
      <w:marTop w:val="0"/>
      <w:marBottom w:val="0"/>
      <w:divBdr>
        <w:top w:val="none" w:sz="0" w:space="0" w:color="auto"/>
        <w:left w:val="none" w:sz="0" w:space="0" w:color="auto"/>
        <w:bottom w:val="none" w:sz="0" w:space="0" w:color="auto"/>
        <w:right w:val="none" w:sz="0" w:space="0" w:color="auto"/>
      </w:divBdr>
    </w:div>
    <w:div w:id="236986729">
      <w:bodyDiv w:val="1"/>
      <w:marLeft w:val="0"/>
      <w:marRight w:val="0"/>
      <w:marTop w:val="0"/>
      <w:marBottom w:val="0"/>
      <w:divBdr>
        <w:top w:val="none" w:sz="0" w:space="0" w:color="auto"/>
        <w:left w:val="none" w:sz="0" w:space="0" w:color="auto"/>
        <w:bottom w:val="none" w:sz="0" w:space="0" w:color="auto"/>
        <w:right w:val="none" w:sz="0" w:space="0" w:color="auto"/>
      </w:divBdr>
    </w:div>
    <w:div w:id="237522979">
      <w:bodyDiv w:val="1"/>
      <w:marLeft w:val="0"/>
      <w:marRight w:val="0"/>
      <w:marTop w:val="0"/>
      <w:marBottom w:val="0"/>
      <w:divBdr>
        <w:top w:val="none" w:sz="0" w:space="0" w:color="auto"/>
        <w:left w:val="none" w:sz="0" w:space="0" w:color="auto"/>
        <w:bottom w:val="none" w:sz="0" w:space="0" w:color="auto"/>
        <w:right w:val="none" w:sz="0" w:space="0" w:color="auto"/>
      </w:divBdr>
    </w:div>
    <w:div w:id="237642751">
      <w:bodyDiv w:val="1"/>
      <w:marLeft w:val="0"/>
      <w:marRight w:val="0"/>
      <w:marTop w:val="0"/>
      <w:marBottom w:val="0"/>
      <w:divBdr>
        <w:top w:val="none" w:sz="0" w:space="0" w:color="auto"/>
        <w:left w:val="none" w:sz="0" w:space="0" w:color="auto"/>
        <w:bottom w:val="none" w:sz="0" w:space="0" w:color="auto"/>
        <w:right w:val="none" w:sz="0" w:space="0" w:color="auto"/>
      </w:divBdr>
    </w:div>
    <w:div w:id="237711083">
      <w:bodyDiv w:val="1"/>
      <w:marLeft w:val="0"/>
      <w:marRight w:val="0"/>
      <w:marTop w:val="0"/>
      <w:marBottom w:val="0"/>
      <w:divBdr>
        <w:top w:val="none" w:sz="0" w:space="0" w:color="auto"/>
        <w:left w:val="none" w:sz="0" w:space="0" w:color="auto"/>
        <w:bottom w:val="none" w:sz="0" w:space="0" w:color="auto"/>
        <w:right w:val="none" w:sz="0" w:space="0" w:color="auto"/>
      </w:divBdr>
    </w:div>
    <w:div w:id="237793360">
      <w:bodyDiv w:val="1"/>
      <w:marLeft w:val="0"/>
      <w:marRight w:val="0"/>
      <w:marTop w:val="0"/>
      <w:marBottom w:val="0"/>
      <w:divBdr>
        <w:top w:val="none" w:sz="0" w:space="0" w:color="auto"/>
        <w:left w:val="none" w:sz="0" w:space="0" w:color="auto"/>
        <w:bottom w:val="none" w:sz="0" w:space="0" w:color="auto"/>
        <w:right w:val="none" w:sz="0" w:space="0" w:color="auto"/>
      </w:divBdr>
    </w:div>
    <w:div w:id="237862343">
      <w:bodyDiv w:val="1"/>
      <w:marLeft w:val="0"/>
      <w:marRight w:val="0"/>
      <w:marTop w:val="0"/>
      <w:marBottom w:val="0"/>
      <w:divBdr>
        <w:top w:val="none" w:sz="0" w:space="0" w:color="auto"/>
        <w:left w:val="none" w:sz="0" w:space="0" w:color="auto"/>
        <w:bottom w:val="none" w:sz="0" w:space="0" w:color="auto"/>
        <w:right w:val="none" w:sz="0" w:space="0" w:color="auto"/>
      </w:divBdr>
    </w:div>
    <w:div w:id="237905401">
      <w:bodyDiv w:val="1"/>
      <w:marLeft w:val="0"/>
      <w:marRight w:val="0"/>
      <w:marTop w:val="0"/>
      <w:marBottom w:val="0"/>
      <w:divBdr>
        <w:top w:val="none" w:sz="0" w:space="0" w:color="auto"/>
        <w:left w:val="none" w:sz="0" w:space="0" w:color="auto"/>
        <w:bottom w:val="none" w:sz="0" w:space="0" w:color="auto"/>
        <w:right w:val="none" w:sz="0" w:space="0" w:color="auto"/>
      </w:divBdr>
    </w:div>
    <w:div w:id="238445261">
      <w:bodyDiv w:val="1"/>
      <w:marLeft w:val="0"/>
      <w:marRight w:val="0"/>
      <w:marTop w:val="0"/>
      <w:marBottom w:val="0"/>
      <w:divBdr>
        <w:top w:val="none" w:sz="0" w:space="0" w:color="auto"/>
        <w:left w:val="none" w:sz="0" w:space="0" w:color="auto"/>
        <w:bottom w:val="none" w:sz="0" w:space="0" w:color="auto"/>
        <w:right w:val="none" w:sz="0" w:space="0" w:color="auto"/>
      </w:divBdr>
    </w:div>
    <w:div w:id="238446187">
      <w:bodyDiv w:val="1"/>
      <w:marLeft w:val="0"/>
      <w:marRight w:val="0"/>
      <w:marTop w:val="0"/>
      <w:marBottom w:val="0"/>
      <w:divBdr>
        <w:top w:val="none" w:sz="0" w:space="0" w:color="auto"/>
        <w:left w:val="none" w:sz="0" w:space="0" w:color="auto"/>
        <w:bottom w:val="none" w:sz="0" w:space="0" w:color="auto"/>
        <w:right w:val="none" w:sz="0" w:space="0" w:color="auto"/>
      </w:divBdr>
    </w:div>
    <w:div w:id="238711265">
      <w:bodyDiv w:val="1"/>
      <w:marLeft w:val="0"/>
      <w:marRight w:val="0"/>
      <w:marTop w:val="0"/>
      <w:marBottom w:val="0"/>
      <w:divBdr>
        <w:top w:val="none" w:sz="0" w:space="0" w:color="auto"/>
        <w:left w:val="none" w:sz="0" w:space="0" w:color="auto"/>
        <w:bottom w:val="none" w:sz="0" w:space="0" w:color="auto"/>
        <w:right w:val="none" w:sz="0" w:space="0" w:color="auto"/>
      </w:divBdr>
    </w:div>
    <w:div w:id="238760049">
      <w:bodyDiv w:val="1"/>
      <w:marLeft w:val="0"/>
      <w:marRight w:val="0"/>
      <w:marTop w:val="0"/>
      <w:marBottom w:val="0"/>
      <w:divBdr>
        <w:top w:val="none" w:sz="0" w:space="0" w:color="auto"/>
        <w:left w:val="none" w:sz="0" w:space="0" w:color="auto"/>
        <w:bottom w:val="none" w:sz="0" w:space="0" w:color="auto"/>
        <w:right w:val="none" w:sz="0" w:space="0" w:color="auto"/>
      </w:divBdr>
    </w:div>
    <w:div w:id="238828915">
      <w:bodyDiv w:val="1"/>
      <w:marLeft w:val="0"/>
      <w:marRight w:val="0"/>
      <w:marTop w:val="0"/>
      <w:marBottom w:val="0"/>
      <w:divBdr>
        <w:top w:val="none" w:sz="0" w:space="0" w:color="auto"/>
        <w:left w:val="none" w:sz="0" w:space="0" w:color="auto"/>
        <w:bottom w:val="none" w:sz="0" w:space="0" w:color="auto"/>
        <w:right w:val="none" w:sz="0" w:space="0" w:color="auto"/>
      </w:divBdr>
    </w:div>
    <w:div w:id="238907187">
      <w:bodyDiv w:val="1"/>
      <w:marLeft w:val="0"/>
      <w:marRight w:val="0"/>
      <w:marTop w:val="0"/>
      <w:marBottom w:val="0"/>
      <w:divBdr>
        <w:top w:val="none" w:sz="0" w:space="0" w:color="auto"/>
        <w:left w:val="none" w:sz="0" w:space="0" w:color="auto"/>
        <w:bottom w:val="none" w:sz="0" w:space="0" w:color="auto"/>
        <w:right w:val="none" w:sz="0" w:space="0" w:color="auto"/>
      </w:divBdr>
    </w:div>
    <w:div w:id="239219220">
      <w:bodyDiv w:val="1"/>
      <w:marLeft w:val="0"/>
      <w:marRight w:val="0"/>
      <w:marTop w:val="0"/>
      <w:marBottom w:val="0"/>
      <w:divBdr>
        <w:top w:val="none" w:sz="0" w:space="0" w:color="auto"/>
        <w:left w:val="none" w:sz="0" w:space="0" w:color="auto"/>
        <w:bottom w:val="none" w:sz="0" w:space="0" w:color="auto"/>
        <w:right w:val="none" w:sz="0" w:space="0" w:color="auto"/>
      </w:divBdr>
    </w:div>
    <w:div w:id="239290057">
      <w:bodyDiv w:val="1"/>
      <w:marLeft w:val="0"/>
      <w:marRight w:val="0"/>
      <w:marTop w:val="0"/>
      <w:marBottom w:val="0"/>
      <w:divBdr>
        <w:top w:val="none" w:sz="0" w:space="0" w:color="auto"/>
        <w:left w:val="none" w:sz="0" w:space="0" w:color="auto"/>
        <w:bottom w:val="none" w:sz="0" w:space="0" w:color="auto"/>
        <w:right w:val="none" w:sz="0" w:space="0" w:color="auto"/>
      </w:divBdr>
    </w:div>
    <w:div w:id="239406365">
      <w:bodyDiv w:val="1"/>
      <w:marLeft w:val="0"/>
      <w:marRight w:val="0"/>
      <w:marTop w:val="0"/>
      <w:marBottom w:val="0"/>
      <w:divBdr>
        <w:top w:val="none" w:sz="0" w:space="0" w:color="auto"/>
        <w:left w:val="none" w:sz="0" w:space="0" w:color="auto"/>
        <w:bottom w:val="none" w:sz="0" w:space="0" w:color="auto"/>
        <w:right w:val="none" w:sz="0" w:space="0" w:color="auto"/>
      </w:divBdr>
    </w:div>
    <w:div w:id="239414780">
      <w:bodyDiv w:val="1"/>
      <w:marLeft w:val="0"/>
      <w:marRight w:val="0"/>
      <w:marTop w:val="0"/>
      <w:marBottom w:val="0"/>
      <w:divBdr>
        <w:top w:val="none" w:sz="0" w:space="0" w:color="auto"/>
        <w:left w:val="none" w:sz="0" w:space="0" w:color="auto"/>
        <w:bottom w:val="none" w:sz="0" w:space="0" w:color="auto"/>
        <w:right w:val="none" w:sz="0" w:space="0" w:color="auto"/>
      </w:divBdr>
    </w:div>
    <w:div w:id="239680136">
      <w:bodyDiv w:val="1"/>
      <w:marLeft w:val="0"/>
      <w:marRight w:val="0"/>
      <w:marTop w:val="0"/>
      <w:marBottom w:val="0"/>
      <w:divBdr>
        <w:top w:val="none" w:sz="0" w:space="0" w:color="auto"/>
        <w:left w:val="none" w:sz="0" w:space="0" w:color="auto"/>
        <w:bottom w:val="none" w:sz="0" w:space="0" w:color="auto"/>
        <w:right w:val="none" w:sz="0" w:space="0" w:color="auto"/>
      </w:divBdr>
    </w:div>
    <w:div w:id="239826565">
      <w:bodyDiv w:val="1"/>
      <w:marLeft w:val="0"/>
      <w:marRight w:val="0"/>
      <w:marTop w:val="0"/>
      <w:marBottom w:val="0"/>
      <w:divBdr>
        <w:top w:val="none" w:sz="0" w:space="0" w:color="auto"/>
        <w:left w:val="none" w:sz="0" w:space="0" w:color="auto"/>
        <w:bottom w:val="none" w:sz="0" w:space="0" w:color="auto"/>
        <w:right w:val="none" w:sz="0" w:space="0" w:color="auto"/>
      </w:divBdr>
    </w:div>
    <w:div w:id="240068711">
      <w:bodyDiv w:val="1"/>
      <w:marLeft w:val="0"/>
      <w:marRight w:val="0"/>
      <w:marTop w:val="0"/>
      <w:marBottom w:val="0"/>
      <w:divBdr>
        <w:top w:val="none" w:sz="0" w:space="0" w:color="auto"/>
        <w:left w:val="none" w:sz="0" w:space="0" w:color="auto"/>
        <w:bottom w:val="none" w:sz="0" w:space="0" w:color="auto"/>
        <w:right w:val="none" w:sz="0" w:space="0" w:color="auto"/>
      </w:divBdr>
    </w:div>
    <w:div w:id="240069187">
      <w:bodyDiv w:val="1"/>
      <w:marLeft w:val="0"/>
      <w:marRight w:val="0"/>
      <w:marTop w:val="0"/>
      <w:marBottom w:val="0"/>
      <w:divBdr>
        <w:top w:val="none" w:sz="0" w:space="0" w:color="auto"/>
        <w:left w:val="none" w:sz="0" w:space="0" w:color="auto"/>
        <w:bottom w:val="none" w:sz="0" w:space="0" w:color="auto"/>
        <w:right w:val="none" w:sz="0" w:space="0" w:color="auto"/>
      </w:divBdr>
    </w:div>
    <w:div w:id="240139588">
      <w:bodyDiv w:val="1"/>
      <w:marLeft w:val="0"/>
      <w:marRight w:val="0"/>
      <w:marTop w:val="0"/>
      <w:marBottom w:val="0"/>
      <w:divBdr>
        <w:top w:val="none" w:sz="0" w:space="0" w:color="auto"/>
        <w:left w:val="none" w:sz="0" w:space="0" w:color="auto"/>
        <w:bottom w:val="none" w:sz="0" w:space="0" w:color="auto"/>
        <w:right w:val="none" w:sz="0" w:space="0" w:color="auto"/>
      </w:divBdr>
    </w:div>
    <w:div w:id="240529229">
      <w:bodyDiv w:val="1"/>
      <w:marLeft w:val="0"/>
      <w:marRight w:val="0"/>
      <w:marTop w:val="0"/>
      <w:marBottom w:val="0"/>
      <w:divBdr>
        <w:top w:val="none" w:sz="0" w:space="0" w:color="auto"/>
        <w:left w:val="none" w:sz="0" w:space="0" w:color="auto"/>
        <w:bottom w:val="none" w:sz="0" w:space="0" w:color="auto"/>
        <w:right w:val="none" w:sz="0" w:space="0" w:color="auto"/>
      </w:divBdr>
    </w:div>
    <w:div w:id="240532479">
      <w:bodyDiv w:val="1"/>
      <w:marLeft w:val="0"/>
      <w:marRight w:val="0"/>
      <w:marTop w:val="0"/>
      <w:marBottom w:val="0"/>
      <w:divBdr>
        <w:top w:val="none" w:sz="0" w:space="0" w:color="auto"/>
        <w:left w:val="none" w:sz="0" w:space="0" w:color="auto"/>
        <w:bottom w:val="none" w:sz="0" w:space="0" w:color="auto"/>
        <w:right w:val="none" w:sz="0" w:space="0" w:color="auto"/>
      </w:divBdr>
    </w:div>
    <w:div w:id="240677176">
      <w:bodyDiv w:val="1"/>
      <w:marLeft w:val="0"/>
      <w:marRight w:val="0"/>
      <w:marTop w:val="0"/>
      <w:marBottom w:val="0"/>
      <w:divBdr>
        <w:top w:val="none" w:sz="0" w:space="0" w:color="auto"/>
        <w:left w:val="none" w:sz="0" w:space="0" w:color="auto"/>
        <w:bottom w:val="none" w:sz="0" w:space="0" w:color="auto"/>
        <w:right w:val="none" w:sz="0" w:space="0" w:color="auto"/>
      </w:divBdr>
    </w:div>
    <w:div w:id="240869537">
      <w:bodyDiv w:val="1"/>
      <w:marLeft w:val="0"/>
      <w:marRight w:val="0"/>
      <w:marTop w:val="0"/>
      <w:marBottom w:val="0"/>
      <w:divBdr>
        <w:top w:val="none" w:sz="0" w:space="0" w:color="auto"/>
        <w:left w:val="none" w:sz="0" w:space="0" w:color="auto"/>
        <w:bottom w:val="none" w:sz="0" w:space="0" w:color="auto"/>
        <w:right w:val="none" w:sz="0" w:space="0" w:color="auto"/>
      </w:divBdr>
    </w:div>
    <w:div w:id="240876893">
      <w:bodyDiv w:val="1"/>
      <w:marLeft w:val="0"/>
      <w:marRight w:val="0"/>
      <w:marTop w:val="0"/>
      <w:marBottom w:val="0"/>
      <w:divBdr>
        <w:top w:val="none" w:sz="0" w:space="0" w:color="auto"/>
        <w:left w:val="none" w:sz="0" w:space="0" w:color="auto"/>
        <w:bottom w:val="none" w:sz="0" w:space="0" w:color="auto"/>
        <w:right w:val="none" w:sz="0" w:space="0" w:color="auto"/>
      </w:divBdr>
    </w:div>
    <w:div w:id="241183371">
      <w:bodyDiv w:val="1"/>
      <w:marLeft w:val="0"/>
      <w:marRight w:val="0"/>
      <w:marTop w:val="0"/>
      <w:marBottom w:val="0"/>
      <w:divBdr>
        <w:top w:val="none" w:sz="0" w:space="0" w:color="auto"/>
        <w:left w:val="none" w:sz="0" w:space="0" w:color="auto"/>
        <w:bottom w:val="none" w:sz="0" w:space="0" w:color="auto"/>
        <w:right w:val="none" w:sz="0" w:space="0" w:color="auto"/>
      </w:divBdr>
    </w:div>
    <w:div w:id="241332706">
      <w:bodyDiv w:val="1"/>
      <w:marLeft w:val="0"/>
      <w:marRight w:val="0"/>
      <w:marTop w:val="0"/>
      <w:marBottom w:val="0"/>
      <w:divBdr>
        <w:top w:val="none" w:sz="0" w:space="0" w:color="auto"/>
        <w:left w:val="none" w:sz="0" w:space="0" w:color="auto"/>
        <w:bottom w:val="none" w:sz="0" w:space="0" w:color="auto"/>
        <w:right w:val="none" w:sz="0" w:space="0" w:color="auto"/>
      </w:divBdr>
    </w:div>
    <w:div w:id="241376266">
      <w:bodyDiv w:val="1"/>
      <w:marLeft w:val="0"/>
      <w:marRight w:val="0"/>
      <w:marTop w:val="0"/>
      <w:marBottom w:val="0"/>
      <w:divBdr>
        <w:top w:val="none" w:sz="0" w:space="0" w:color="auto"/>
        <w:left w:val="none" w:sz="0" w:space="0" w:color="auto"/>
        <w:bottom w:val="none" w:sz="0" w:space="0" w:color="auto"/>
        <w:right w:val="none" w:sz="0" w:space="0" w:color="auto"/>
      </w:divBdr>
    </w:div>
    <w:div w:id="241380624">
      <w:bodyDiv w:val="1"/>
      <w:marLeft w:val="0"/>
      <w:marRight w:val="0"/>
      <w:marTop w:val="0"/>
      <w:marBottom w:val="0"/>
      <w:divBdr>
        <w:top w:val="none" w:sz="0" w:space="0" w:color="auto"/>
        <w:left w:val="none" w:sz="0" w:space="0" w:color="auto"/>
        <w:bottom w:val="none" w:sz="0" w:space="0" w:color="auto"/>
        <w:right w:val="none" w:sz="0" w:space="0" w:color="auto"/>
      </w:divBdr>
    </w:div>
    <w:div w:id="241717042">
      <w:bodyDiv w:val="1"/>
      <w:marLeft w:val="0"/>
      <w:marRight w:val="0"/>
      <w:marTop w:val="0"/>
      <w:marBottom w:val="0"/>
      <w:divBdr>
        <w:top w:val="none" w:sz="0" w:space="0" w:color="auto"/>
        <w:left w:val="none" w:sz="0" w:space="0" w:color="auto"/>
        <w:bottom w:val="none" w:sz="0" w:space="0" w:color="auto"/>
        <w:right w:val="none" w:sz="0" w:space="0" w:color="auto"/>
      </w:divBdr>
    </w:div>
    <w:div w:id="241719873">
      <w:bodyDiv w:val="1"/>
      <w:marLeft w:val="0"/>
      <w:marRight w:val="0"/>
      <w:marTop w:val="0"/>
      <w:marBottom w:val="0"/>
      <w:divBdr>
        <w:top w:val="none" w:sz="0" w:space="0" w:color="auto"/>
        <w:left w:val="none" w:sz="0" w:space="0" w:color="auto"/>
        <w:bottom w:val="none" w:sz="0" w:space="0" w:color="auto"/>
        <w:right w:val="none" w:sz="0" w:space="0" w:color="auto"/>
      </w:divBdr>
    </w:div>
    <w:div w:id="241916765">
      <w:bodyDiv w:val="1"/>
      <w:marLeft w:val="0"/>
      <w:marRight w:val="0"/>
      <w:marTop w:val="0"/>
      <w:marBottom w:val="0"/>
      <w:divBdr>
        <w:top w:val="none" w:sz="0" w:space="0" w:color="auto"/>
        <w:left w:val="none" w:sz="0" w:space="0" w:color="auto"/>
        <w:bottom w:val="none" w:sz="0" w:space="0" w:color="auto"/>
        <w:right w:val="none" w:sz="0" w:space="0" w:color="auto"/>
      </w:divBdr>
    </w:div>
    <w:div w:id="241985058">
      <w:bodyDiv w:val="1"/>
      <w:marLeft w:val="0"/>
      <w:marRight w:val="0"/>
      <w:marTop w:val="0"/>
      <w:marBottom w:val="0"/>
      <w:divBdr>
        <w:top w:val="none" w:sz="0" w:space="0" w:color="auto"/>
        <w:left w:val="none" w:sz="0" w:space="0" w:color="auto"/>
        <w:bottom w:val="none" w:sz="0" w:space="0" w:color="auto"/>
        <w:right w:val="none" w:sz="0" w:space="0" w:color="auto"/>
      </w:divBdr>
    </w:div>
    <w:div w:id="242106436">
      <w:bodyDiv w:val="1"/>
      <w:marLeft w:val="0"/>
      <w:marRight w:val="0"/>
      <w:marTop w:val="0"/>
      <w:marBottom w:val="0"/>
      <w:divBdr>
        <w:top w:val="none" w:sz="0" w:space="0" w:color="auto"/>
        <w:left w:val="none" w:sz="0" w:space="0" w:color="auto"/>
        <w:bottom w:val="none" w:sz="0" w:space="0" w:color="auto"/>
        <w:right w:val="none" w:sz="0" w:space="0" w:color="auto"/>
      </w:divBdr>
    </w:div>
    <w:div w:id="242228731">
      <w:bodyDiv w:val="1"/>
      <w:marLeft w:val="0"/>
      <w:marRight w:val="0"/>
      <w:marTop w:val="0"/>
      <w:marBottom w:val="0"/>
      <w:divBdr>
        <w:top w:val="none" w:sz="0" w:space="0" w:color="auto"/>
        <w:left w:val="none" w:sz="0" w:space="0" w:color="auto"/>
        <w:bottom w:val="none" w:sz="0" w:space="0" w:color="auto"/>
        <w:right w:val="none" w:sz="0" w:space="0" w:color="auto"/>
      </w:divBdr>
    </w:div>
    <w:div w:id="242447492">
      <w:bodyDiv w:val="1"/>
      <w:marLeft w:val="0"/>
      <w:marRight w:val="0"/>
      <w:marTop w:val="0"/>
      <w:marBottom w:val="0"/>
      <w:divBdr>
        <w:top w:val="none" w:sz="0" w:space="0" w:color="auto"/>
        <w:left w:val="none" w:sz="0" w:space="0" w:color="auto"/>
        <w:bottom w:val="none" w:sz="0" w:space="0" w:color="auto"/>
        <w:right w:val="none" w:sz="0" w:space="0" w:color="auto"/>
      </w:divBdr>
    </w:div>
    <w:div w:id="242953180">
      <w:bodyDiv w:val="1"/>
      <w:marLeft w:val="0"/>
      <w:marRight w:val="0"/>
      <w:marTop w:val="0"/>
      <w:marBottom w:val="0"/>
      <w:divBdr>
        <w:top w:val="none" w:sz="0" w:space="0" w:color="auto"/>
        <w:left w:val="none" w:sz="0" w:space="0" w:color="auto"/>
        <w:bottom w:val="none" w:sz="0" w:space="0" w:color="auto"/>
        <w:right w:val="none" w:sz="0" w:space="0" w:color="auto"/>
      </w:divBdr>
    </w:div>
    <w:div w:id="243533048">
      <w:bodyDiv w:val="1"/>
      <w:marLeft w:val="0"/>
      <w:marRight w:val="0"/>
      <w:marTop w:val="0"/>
      <w:marBottom w:val="0"/>
      <w:divBdr>
        <w:top w:val="none" w:sz="0" w:space="0" w:color="auto"/>
        <w:left w:val="none" w:sz="0" w:space="0" w:color="auto"/>
        <w:bottom w:val="none" w:sz="0" w:space="0" w:color="auto"/>
        <w:right w:val="none" w:sz="0" w:space="0" w:color="auto"/>
      </w:divBdr>
    </w:div>
    <w:div w:id="243687976">
      <w:bodyDiv w:val="1"/>
      <w:marLeft w:val="0"/>
      <w:marRight w:val="0"/>
      <w:marTop w:val="0"/>
      <w:marBottom w:val="0"/>
      <w:divBdr>
        <w:top w:val="none" w:sz="0" w:space="0" w:color="auto"/>
        <w:left w:val="none" w:sz="0" w:space="0" w:color="auto"/>
        <w:bottom w:val="none" w:sz="0" w:space="0" w:color="auto"/>
        <w:right w:val="none" w:sz="0" w:space="0" w:color="auto"/>
      </w:divBdr>
    </w:div>
    <w:div w:id="243953536">
      <w:bodyDiv w:val="1"/>
      <w:marLeft w:val="0"/>
      <w:marRight w:val="0"/>
      <w:marTop w:val="0"/>
      <w:marBottom w:val="0"/>
      <w:divBdr>
        <w:top w:val="none" w:sz="0" w:space="0" w:color="auto"/>
        <w:left w:val="none" w:sz="0" w:space="0" w:color="auto"/>
        <w:bottom w:val="none" w:sz="0" w:space="0" w:color="auto"/>
        <w:right w:val="none" w:sz="0" w:space="0" w:color="auto"/>
      </w:divBdr>
    </w:div>
    <w:div w:id="244147922">
      <w:bodyDiv w:val="1"/>
      <w:marLeft w:val="0"/>
      <w:marRight w:val="0"/>
      <w:marTop w:val="0"/>
      <w:marBottom w:val="0"/>
      <w:divBdr>
        <w:top w:val="none" w:sz="0" w:space="0" w:color="auto"/>
        <w:left w:val="none" w:sz="0" w:space="0" w:color="auto"/>
        <w:bottom w:val="none" w:sz="0" w:space="0" w:color="auto"/>
        <w:right w:val="none" w:sz="0" w:space="0" w:color="auto"/>
      </w:divBdr>
    </w:div>
    <w:div w:id="244918445">
      <w:bodyDiv w:val="1"/>
      <w:marLeft w:val="0"/>
      <w:marRight w:val="0"/>
      <w:marTop w:val="0"/>
      <w:marBottom w:val="0"/>
      <w:divBdr>
        <w:top w:val="none" w:sz="0" w:space="0" w:color="auto"/>
        <w:left w:val="none" w:sz="0" w:space="0" w:color="auto"/>
        <w:bottom w:val="none" w:sz="0" w:space="0" w:color="auto"/>
        <w:right w:val="none" w:sz="0" w:space="0" w:color="auto"/>
      </w:divBdr>
    </w:div>
    <w:div w:id="245069399">
      <w:bodyDiv w:val="1"/>
      <w:marLeft w:val="0"/>
      <w:marRight w:val="0"/>
      <w:marTop w:val="0"/>
      <w:marBottom w:val="0"/>
      <w:divBdr>
        <w:top w:val="none" w:sz="0" w:space="0" w:color="auto"/>
        <w:left w:val="none" w:sz="0" w:space="0" w:color="auto"/>
        <w:bottom w:val="none" w:sz="0" w:space="0" w:color="auto"/>
        <w:right w:val="none" w:sz="0" w:space="0" w:color="auto"/>
      </w:divBdr>
    </w:div>
    <w:div w:id="245113960">
      <w:bodyDiv w:val="1"/>
      <w:marLeft w:val="0"/>
      <w:marRight w:val="0"/>
      <w:marTop w:val="0"/>
      <w:marBottom w:val="0"/>
      <w:divBdr>
        <w:top w:val="none" w:sz="0" w:space="0" w:color="auto"/>
        <w:left w:val="none" w:sz="0" w:space="0" w:color="auto"/>
        <w:bottom w:val="none" w:sz="0" w:space="0" w:color="auto"/>
        <w:right w:val="none" w:sz="0" w:space="0" w:color="auto"/>
      </w:divBdr>
    </w:div>
    <w:div w:id="245265889">
      <w:bodyDiv w:val="1"/>
      <w:marLeft w:val="0"/>
      <w:marRight w:val="0"/>
      <w:marTop w:val="0"/>
      <w:marBottom w:val="0"/>
      <w:divBdr>
        <w:top w:val="none" w:sz="0" w:space="0" w:color="auto"/>
        <w:left w:val="none" w:sz="0" w:space="0" w:color="auto"/>
        <w:bottom w:val="none" w:sz="0" w:space="0" w:color="auto"/>
        <w:right w:val="none" w:sz="0" w:space="0" w:color="auto"/>
      </w:divBdr>
    </w:div>
    <w:div w:id="245310159">
      <w:bodyDiv w:val="1"/>
      <w:marLeft w:val="0"/>
      <w:marRight w:val="0"/>
      <w:marTop w:val="0"/>
      <w:marBottom w:val="0"/>
      <w:divBdr>
        <w:top w:val="none" w:sz="0" w:space="0" w:color="auto"/>
        <w:left w:val="none" w:sz="0" w:space="0" w:color="auto"/>
        <w:bottom w:val="none" w:sz="0" w:space="0" w:color="auto"/>
        <w:right w:val="none" w:sz="0" w:space="0" w:color="auto"/>
      </w:divBdr>
    </w:div>
    <w:div w:id="245575187">
      <w:bodyDiv w:val="1"/>
      <w:marLeft w:val="0"/>
      <w:marRight w:val="0"/>
      <w:marTop w:val="0"/>
      <w:marBottom w:val="0"/>
      <w:divBdr>
        <w:top w:val="none" w:sz="0" w:space="0" w:color="auto"/>
        <w:left w:val="none" w:sz="0" w:space="0" w:color="auto"/>
        <w:bottom w:val="none" w:sz="0" w:space="0" w:color="auto"/>
        <w:right w:val="none" w:sz="0" w:space="0" w:color="auto"/>
      </w:divBdr>
    </w:div>
    <w:div w:id="245575747">
      <w:bodyDiv w:val="1"/>
      <w:marLeft w:val="0"/>
      <w:marRight w:val="0"/>
      <w:marTop w:val="0"/>
      <w:marBottom w:val="0"/>
      <w:divBdr>
        <w:top w:val="none" w:sz="0" w:space="0" w:color="auto"/>
        <w:left w:val="none" w:sz="0" w:space="0" w:color="auto"/>
        <w:bottom w:val="none" w:sz="0" w:space="0" w:color="auto"/>
        <w:right w:val="none" w:sz="0" w:space="0" w:color="auto"/>
      </w:divBdr>
    </w:div>
    <w:div w:id="245656572">
      <w:bodyDiv w:val="1"/>
      <w:marLeft w:val="0"/>
      <w:marRight w:val="0"/>
      <w:marTop w:val="0"/>
      <w:marBottom w:val="0"/>
      <w:divBdr>
        <w:top w:val="none" w:sz="0" w:space="0" w:color="auto"/>
        <w:left w:val="none" w:sz="0" w:space="0" w:color="auto"/>
        <w:bottom w:val="none" w:sz="0" w:space="0" w:color="auto"/>
        <w:right w:val="none" w:sz="0" w:space="0" w:color="auto"/>
      </w:divBdr>
    </w:div>
    <w:div w:id="245846456">
      <w:bodyDiv w:val="1"/>
      <w:marLeft w:val="0"/>
      <w:marRight w:val="0"/>
      <w:marTop w:val="0"/>
      <w:marBottom w:val="0"/>
      <w:divBdr>
        <w:top w:val="none" w:sz="0" w:space="0" w:color="auto"/>
        <w:left w:val="none" w:sz="0" w:space="0" w:color="auto"/>
        <w:bottom w:val="none" w:sz="0" w:space="0" w:color="auto"/>
        <w:right w:val="none" w:sz="0" w:space="0" w:color="auto"/>
      </w:divBdr>
    </w:div>
    <w:div w:id="245919562">
      <w:bodyDiv w:val="1"/>
      <w:marLeft w:val="0"/>
      <w:marRight w:val="0"/>
      <w:marTop w:val="0"/>
      <w:marBottom w:val="0"/>
      <w:divBdr>
        <w:top w:val="none" w:sz="0" w:space="0" w:color="auto"/>
        <w:left w:val="none" w:sz="0" w:space="0" w:color="auto"/>
        <w:bottom w:val="none" w:sz="0" w:space="0" w:color="auto"/>
        <w:right w:val="none" w:sz="0" w:space="0" w:color="auto"/>
      </w:divBdr>
    </w:div>
    <w:div w:id="246308614">
      <w:bodyDiv w:val="1"/>
      <w:marLeft w:val="0"/>
      <w:marRight w:val="0"/>
      <w:marTop w:val="0"/>
      <w:marBottom w:val="0"/>
      <w:divBdr>
        <w:top w:val="none" w:sz="0" w:space="0" w:color="auto"/>
        <w:left w:val="none" w:sz="0" w:space="0" w:color="auto"/>
        <w:bottom w:val="none" w:sz="0" w:space="0" w:color="auto"/>
        <w:right w:val="none" w:sz="0" w:space="0" w:color="auto"/>
      </w:divBdr>
    </w:div>
    <w:div w:id="246312385">
      <w:bodyDiv w:val="1"/>
      <w:marLeft w:val="0"/>
      <w:marRight w:val="0"/>
      <w:marTop w:val="0"/>
      <w:marBottom w:val="0"/>
      <w:divBdr>
        <w:top w:val="none" w:sz="0" w:space="0" w:color="auto"/>
        <w:left w:val="none" w:sz="0" w:space="0" w:color="auto"/>
        <w:bottom w:val="none" w:sz="0" w:space="0" w:color="auto"/>
        <w:right w:val="none" w:sz="0" w:space="0" w:color="auto"/>
      </w:divBdr>
    </w:div>
    <w:div w:id="246426313">
      <w:bodyDiv w:val="1"/>
      <w:marLeft w:val="0"/>
      <w:marRight w:val="0"/>
      <w:marTop w:val="0"/>
      <w:marBottom w:val="0"/>
      <w:divBdr>
        <w:top w:val="none" w:sz="0" w:space="0" w:color="auto"/>
        <w:left w:val="none" w:sz="0" w:space="0" w:color="auto"/>
        <w:bottom w:val="none" w:sz="0" w:space="0" w:color="auto"/>
        <w:right w:val="none" w:sz="0" w:space="0" w:color="auto"/>
      </w:divBdr>
    </w:div>
    <w:div w:id="246616688">
      <w:bodyDiv w:val="1"/>
      <w:marLeft w:val="0"/>
      <w:marRight w:val="0"/>
      <w:marTop w:val="0"/>
      <w:marBottom w:val="0"/>
      <w:divBdr>
        <w:top w:val="none" w:sz="0" w:space="0" w:color="auto"/>
        <w:left w:val="none" w:sz="0" w:space="0" w:color="auto"/>
        <w:bottom w:val="none" w:sz="0" w:space="0" w:color="auto"/>
        <w:right w:val="none" w:sz="0" w:space="0" w:color="auto"/>
      </w:divBdr>
    </w:div>
    <w:div w:id="246621473">
      <w:bodyDiv w:val="1"/>
      <w:marLeft w:val="0"/>
      <w:marRight w:val="0"/>
      <w:marTop w:val="0"/>
      <w:marBottom w:val="0"/>
      <w:divBdr>
        <w:top w:val="none" w:sz="0" w:space="0" w:color="auto"/>
        <w:left w:val="none" w:sz="0" w:space="0" w:color="auto"/>
        <w:bottom w:val="none" w:sz="0" w:space="0" w:color="auto"/>
        <w:right w:val="none" w:sz="0" w:space="0" w:color="auto"/>
      </w:divBdr>
    </w:div>
    <w:div w:id="246773322">
      <w:bodyDiv w:val="1"/>
      <w:marLeft w:val="0"/>
      <w:marRight w:val="0"/>
      <w:marTop w:val="0"/>
      <w:marBottom w:val="0"/>
      <w:divBdr>
        <w:top w:val="none" w:sz="0" w:space="0" w:color="auto"/>
        <w:left w:val="none" w:sz="0" w:space="0" w:color="auto"/>
        <w:bottom w:val="none" w:sz="0" w:space="0" w:color="auto"/>
        <w:right w:val="none" w:sz="0" w:space="0" w:color="auto"/>
      </w:divBdr>
    </w:div>
    <w:div w:id="247155532">
      <w:bodyDiv w:val="1"/>
      <w:marLeft w:val="0"/>
      <w:marRight w:val="0"/>
      <w:marTop w:val="0"/>
      <w:marBottom w:val="0"/>
      <w:divBdr>
        <w:top w:val="none" w:sz="0" w:space="0" w:color="auto"/>
        <w:left w:val="none" w:sz="0" w:space="0" w:color="auto"/>
        <w:bottom w:val="none" w:sz="0" w:space="0" w:color="auto"/>
        <w:right w:val="none" w:sz="0" w:space="0" w:color="auto"/>
      </w:divBdr>
    </w:div>
    <w:div w:id="247428306">
      <w:bodyDiv w:val="1"/>
      <w:marLeft w:val="0"/>
      <w:marRight w:val="0"/>
      <w:marTop w:val="0"/>
      <w:marBottom w:val="0"/>
      <w:divBdr>
        <w:top w:val="none" w:sz="0" w:space="0" w:color="auto"/>
        <w:left w:val="none" w:sz="0" w:space="0" w:color="auto"/>
        <w:bottom w:val="none" w:sz="0" w:space="0" w:color="auto"/>
        <w:right w:val="none" w:sz="0" w:space="0" w:color="auto"/>
      </w:divBdr>
    </w:div>
    <w:div w:id="247616665">
      <w:bodyDiv w:val="1"/>
      <w:marLeft w:val="0"/>
      <w:marRight w:val="0"/>
      <w:marTop w:val="0"/>
      <w:marBottom w:val="0"/>
      <w:divBdr>
        <w:top w:val="none" w:sz="0" w:space="0" w:color="auto"/>
        <w:left w:val="none" w:sz="0" w:space="0" w:color="auto"/>
        <w:bottom w:val="none" w:sz="0" w:space="0" w:color="auto"/>
        <w:right w:val="none" w:sz="0" w:space="0" w:color="auto"/>
      </w:divBdr>
    </w:div>
    <w:div w:id="247662225">
      <w:bodyDiv w:val="1"/>
      <w:marLeft w:val="0"/>
      <w:marRight w:val="0"/>
      <w:marTop w:val="0"/>
      <w:marBottom w:val="0"/>
      <w:divBdr>
        <w:top w:val="none" w:sz="0" w:space="0" w:color="auto"/>
        <w:left w:val="none" w:sz="0" w:space="0" w:color="auto"/>
        <w:bottom w:val="none" w:sz="0" w:space="0" w:color="auto"/>
        <w:right w:val="none" w:sz="0" w:space="0" w:color="auto"/>
      </w:divBdr>
    </w:div>
    <w:div w:id="247738112">
      <w:bodyDiv w:val="1"/>
      <w:marLeft w:val="0"/>
      <w:marRight w:val="0"/>
      <w:marTop w:val="0"/>
      <w:marBottom w:val="0"/>
      <w:divBdr>
        <w:top w:val="none" w:sz="0" w:space="0" w:color="auto"/>
        <w:left w:val="none" w:sz="0" w:space="0" w:color="auto"/>
        <w:bottom w:val="none" w:sz="0" w:space="0" w:color="auto"/>
        <w:right w:val="none" w:sz="0" w:space="0" w:color="auto"/>
      </w:divBdr>
    </w:div>
    <w:div w:id="247811361">
      <w:bodyDiv w:val="1"/>
      <w:marLeft w:val="0"/>
      <w:marRight w:val="0"/>
      <w:marTop w:val="0"/>
      <w:marBottom w:val="0"/>
      <w:divBdr>
        <w:top w:val="none" w:sz="0" w:space="0" w:color="auto"/>
        <w:left w:val="none" w:sz="0" w:space="0" w:color="auto"/>
        <w:bottom w:val="none" w:sz="0" w:space="0" w:color="auto"/>
        <w:right w:val="none" w:sz="0" w:space="0" w:color="auto"/>
      </w:divBdr>
    </w:div>
    <w:div w:id="247883225">
      <w:bodyDiv w:val="1"/>
      <w:marLeft w:val="0"/>
      <w:marRight w:val="0"/>
      <w:marTop w:val="0"/>
      <w:marBottom w:val="0"/>
      <w:divBdr>
        <w:top w:val="none" w:sz="0" w:space="0" w:color="auto"/>
        <w:left w:val="none" w:sz="0" w:space="0" w:color="auto"/>
        <w:bottom w:val="none" w:sz="0" w:space="0" w:color="auto"/>
        <w:right w:val="none" w:sz="0" w:space="0" w:color="auto"/>
      </w:divBdr>
    </w:div>
    <w:div w:id="248121569">
      <w:bodyDiv w:val="1"/>
      <w:marLeft w:val="0"/>
      <w:marRight w:val="0"/>
      <w:marTop w:val="0"/>
      <w:marBottom w:val="0"/>
      <w:divBdr>
        <w:top w:val="none" w:sz="0" w:space="0" w:color="auto"/>
        <w:left w:val="none" w:sz="0" w:space="0" w:color="auto"/>
        <w:bottom w:val="none" w:sz="0" w:space="0" w:color="auto"/>
        <w:right w:val="none" w:sz="0" w:space="0" w:color="auto"/>
      </w:divBdr>
    </w:div>
    <w:div w:id="248127471">
      <w:bodyDiv w:val="1"/>
      <w:marLeft w:val="0"/>
      <w:marRight w:val="0"/>
      <w:marTop w:val="0"/>
      <w:marBottom w:val="0"/>
      <w:divBdr>
        <w:top w:val="none" w:sz="0" w:space="0" w:color="auto"/>
        <w:left w:val="none" w:sz="0" w:space="0" w:color="auto"/>
        <w:bottom w:val="none" w:sz="0" w:space="0" w:color="auto"/>
        <w:right w:val="none" w:sz="0" w:space="0" w:color="auto"/>
      </w:divBdr>
    </w:div>
    <w:div w:id="248589410">
      <w:bodyDiv w:val="1"/>
      <w:marLeft w:val="0"/>
      <w:marRight w:val="0"/>
      <w:marTop w:val="0"/>
      <w:marBottom w:val="0"/>
      <w:divBdr>
        <w:top w:val="none" w:sz="0" w:space="0" w:color="auto"/>
        <w:left w:val="none" w:sz="0" w:space="0" w:color="auto"/>
        <w:bottom w:val="none" w:sz="0" w:space="0" w:color="auto"/>
        <w:right w:val="none" w:sz="0" w:space="0" w:color="auto"/>
      </w:divBdr>
    </w:div>
    <w:div w:id="249779131">
      <w:bodyDiv w:val="1"/>
      <w:marLeft w:val="0"/>
      <w:marRight w:val="0"/>
      <w:marTop w:val="0"/>
      <w:marBottom w:val="0"/>
      <w:divBdr>
        <w:top w:val="none" w:sz="0" w:space="0" w:color="auto"/>
        <w:left w:val="none" w:sz="0" w:space="0" w:color="auto"/>
        <w:bottom w:val="none" w:sz="0" w:space="0" w:color="auto"/>
        <w:right w:val="none" w:sz="0" w:space="0" w:color="auto"/>
      </w:divBdr>
    </w:div>
    <w:div w:id="250088196">
      <w:bodyDiv w:val="1"/>
      <w:marLeft w:val="0"/>
      <w:marRight w:val="0"/>
      <w:marTop w:val="0"/>
      <w:marBottom w:val="0"/>
      <w:divBdr>
        <w:top w:val="none" w:sz="0" w:space="0" w:color="auto"/>
        <w:left w:val="none" w:sz="0" w:space="0" w:color="auto"/>
        <w:bottom w:val="none" w:sz="0" w:space="0" w:color="auto"/>
        <w:right w:val="none" w:sz="0" w:space="0" w:color="auto"/>
      </w:divBdr>
    </w:div>
    <w:div w:id="250090738">
      <w:bodyDiv w:val="1"/>
      <w:marLeft w:val="0"/>
      <w:marRight w:val="0"/>
      <w:marTop w:val="0"/>
      <w:marBottom w:val="0"/>
      <w:divBdr>
        <w:top w:val="none" w:sz="0" w:space="0" w:color="auto"/>
        <w:left w:val="none" w:sz="0" w:space="0" w:color="auto"/>
        <w:bottom w:val="none" w:sz="0" w:space="0" w:color="auto"/>
        <w:right w:val="none" w:sz="0" w:space="0" w:color="auto"/>
      </w:divBdr>
    </w:div>
    <w:div w:id="250359759">
      <w:bodyDiv w:val="1"/>
      <w:marLeft w:val="0"/>
      <w:marRight w:val="0"/>
      <w:marTop w:val="0"/>
      <w:marBottom w:val="0"/>
      <w:divBdr>
        <w:top w:val="none" w:sz="0" w:space="0" w:color="auto"/>
        <w:left w:val="none" w:sz="0" w:space="0" w:color="auto"/>
        <w:bottom w:val="none" w:sz="0" w:space="0" w:color="auto"/>
        <w:right w:val="none" w:sz="0" w:space="0" w:color="auto"/>
      </w:divBdr>
    </w:div>
    <w:div w:id="250428436">
      <w:bodyDiv w:val="1"/>
      <w:marLeft w:val="0"/>
      <w:marRight w:val="0"/>
      <w:marTop w:val="0"/>
      <w:marBottom w:val="0"/>
      <w:divBdr>
        <w:top w:val="none" w:sz="0" w:space="0" w:color="auto"/>
        <w:left w:val="none" w:sz="0" w:space="0" w:color="auto"/>
        <w:bottom w:val="none" w:sz="0" w:space="0" w:color="auto"/>
        <w:right w:val="none" w:sz="0" w:space="0" w:color="auto"/>
      </w:divBdr>
    </w:div>
    <w:div w:id="250508789">
      <w:bodyDiv w:val="1"/>
      <w:marLeft w:val="0"/>
      <w:marRight w:val="0"/>
      <w:marTop w:val="0"/>
      <w:marBottom w:val="0"/>
      <w:divBdr>
        <w:top w:val="none" w:sz="0" w:space="0" w:color="auto"/>
        <w:left w:val="none" w:sz="0" w:space="0" w:color="auto"/>
        <w:bottom w:val="none" w:sz="0" w:space="0" w:color="auto"/>
        <w:right w:val="none" w:sz="0" w:space="0" w:color="auto"/>
      </w:divBdr>
    </w:div>
    <w:div w:id="250546112">
      <w:bodyDiv w:val="1"/>
      <w:marLeft w:val="0"/>
      <w:marRight w:val="0"/>
      <w:marTop w:val="0"/>
      <w:marBottom w:val="0"/>
      <w:divBdr>
        <w:top w:val="none" w:sz="0" w:space="0" w:color="auto"/>
        <w:left w:val="none" w:sz="0" w:space="0" w:color="auto"/>
        <w:bottom w:val="none" w:sz="0" w:space="0" w:color="auto"/>
        <w:right w:val="none" w:sz="0" w:space="0" w:color="auto"/>
      </w:divBdr>
    </w:div>
    <w:div w:id="250626759">
      <w:bodyDiv w:val="1"/>
      <w:marLeft w:val="0"/>
      <w:marRight w:val="0"/>
      <w:marTop w:val="0"/>
      <w:marBottom w:val="0"/>
      <w:divBdr>
        <w:top w:val="none" w:sz="0" w:space="0" w:color="auto"/>
        <w:left w:val="none" w:sz="0" w:space="0" w:color="auto"/>
        <w:bottom w:val="none" w:sz="0" w:space="0" w:color="auto"/>
        <w:right w:val="none" w:sz="0" w:space="0" w:color="auto"/>
      </w:divBdr>
    </w:div>
    <w:div w:id="250891900">
      <w:bodyDiv w:val="1"/>
      <w:marLeft w:val="0"/>
      <w:marRight w:val="0"/>
      <w:marTop w:val="0"/>
      <w:marBottom w:val="0"/>
      <w:divBdr>
        <w:top w:val="none" w:sz="0" w:space="0" w:color="auto"/>
        <w:left w:val="none" w:sz="0" w:space="0" w:color="auto"/>
        <w:bottom w:val="none" w:sz="0" w:space="0" w:color="auto"/>
        <w:right w:val="none" w:sz="0" w:space="0" w:color="auto"/>
      </w:divBdr>
    </w:div>
    <w:div w:id="250941222">
      <w:bodyDiv w:val="1"/>
      <w:marLeft w:val="0"/>
      <w:marRight w:val="0"/>
      <w:marTop w:val="0"/>
      <w:marBottom w:val="0"/>
      <w:divBdr>
        <w:top w:val="none" w:sz="0" w:space="0" w:color="auto"/>
        <w:left w:val="none" w:sz="0" w:space="0" w:color="auto"/>
        <w:bottom w:val="none" w:sz="0" w:space="0" w:color="auto"/>
        <w:right w:val="none" w:sz="0" w:space="0" w:color="auto"/>
      </w:divBdr>
    </w:div>
    <w:div w:id="251158977">
      <w:bodyDiv w:val="1"/>
      <w:marLeft w:val="0"/>
      <w:marRight w:val="0"/>
      <w:marTop w:val="0"/>
      <w:marBottom w:val="0"/>
      <w:divBdr>
        <w:top w:val="none" w:sz="0" w:space="0" w:color="auto"/>
        <w:left w:val="none" w:sz="0" w:space="0" w:color="auto"/>
        <w:bottom w:val="none" w:sz="0" w:space="0" w:color="auto"/>
        <w:right w:val="none" w:sz="0" w:space="0" w:color="auto"/>
      </w:divBdr>
    </w:div>
    <w:div w:id="251277646">
      <w:bodyDiv w:val="1"/>
      <w:marLeft w:val="0"/>
      <w:marRight w:val="0"/>
      <w:marTop w:val="0"/>
      <w:marBottom w:val="0"/>
      <w:divBdr>
        <w:top w:val="none" w:sz="0" w:space="0" w:color="auto"/>
        <w:left w:val="none" w:sz="0" w:space="0" w:color="auto"/>
        <w:bottom w:val="none" w:sz="0" w:space="0" w:color="auto"/>
        <w:right w:val="none" w:sz="0" w:space="0" w:color="auto"/>
      </w:divBdr>
    </w:div>
    <w:div w:id="251403824">
      <w:bodyDiv w:val="1"/>
      <w:marLeft w:val="0"/>
      <w:marRight w:val="0"/>
      <w:marTop w:val="0"/>
      <w:marBottom w:val="0"/>
      <w:divBdr>
        <w:top w:val="none" w:sz="0" w:space="0" w:color="auto"/>
        <w:left w:val="none" w:sz="0" w:space="0" w:color="auto"/>
        <w:bottom w:val="none" w:sz="0" w:space="0" w:color="auto"/>
        <w:right w:val="none" w:sz="0" w:space="0" w:color="auto"/>
      </w:divBdr>
    </w:div>
    <w:div w:id="251860320">
      <w:bodyDiv w:val="1"/>
      <w:marLeft w:val="0"/>
      <w:marRight w:val="0"/>
      <w:marTop w:val="0"/>
      <w:marBottom w:val="0"/>
      <w:divBdr>
        <w:top w:val="none" w:sz="0" w:space="0" w:color="auto"/>
        <w:left w:val="none" w:sz="0" w:space="0" w:color="auto"/>
        <w:bottom w:val="none" w:sz="0" w:space="0" w:color="auto"/>
        <w:right w:val="none" w:sz="0" w:space="0" w:color="auto"/>
      </w:divBdr>
    </w:div>
    <w:div w:id="251865572">
      <w:bodyDiv w:val="1"/>
      <w:marLeft w:val="0"/>
      <w:marRight w:val="0"/>
      <w:marTop w:val="0"/>
      <w:marBottom w:val="0"/>
      <w:divBdr>
        <w:top w:val="none" w:sz="0" w:space="0" w:color="auto"/>
        <w:left w:val="none" w:sz="0" w:space="0" w:color="auto"/>
        <w:bottom w:val="none" w:sz="0" w:space="0" w:color="auto"/>
        <w:right w:val="none" w:sz="0" w:space="0" w:color="auto"/>
      </w:divBdr>
    </w:div>
    <w:div w:id="252251790">
      <w:bodyDiv w:val="1"/>
      <w:marLeft w:val="0"/>
      <w:marRight w:val="0"/>
      <w:marTop w:val="0"/>
      <w:marBottom w:val="0"/>
      <w:divBdr>
        <w:top w:val="none" w:sz="0" w:space="0" w:color="auto"/>
        <w:left w:val="none" w:sz="0" w:space="0" w:color="auto"/>
        <w:bottom w:val="none" w:sz="0" w:space="0" w:color="auto"/>
        <w:right w:val="none" w:sz="0" w:space="0" w:color="auto"/>
      </w:divBdr>
    </w:div>
    <w:div w:id="252326439">
      <w:bodyDiv w:val="1"/>
      <w:marLeft w:val="0"/>
      <w:marRight w:val="0"/>
      <w:marTop w:val="0"/>
      <w:marBottom w:val="0"/>
      <w:divBdr>
        <w:top w:val="none" w:sz="0" w:space="0" w:color="auto"/>
        <w:left w:val="none" w:sz="0" w:space="0" w:color="auto"/>
        <w:bottom w:val="none" w:sz="0" w:space="0" w:color="auto"/>
        <w:right w:val="none" w:sz="0" w:space="0" w:color="auto"/>
      </w:divBdr>
    </w:div>
    <w:div w:id="252393791">
      <w:bodyDiv w:val="1"/>
      <w:marLeft w:val="0"/>
      <w:marRight w:val="0"/>
      <w:marTop w:val="0"/>
      <w:marBottom w:val="0"/>
      <w:divBdr>
        <w:top w:val="none" w:sz="0" w:space="0" w:color="auto"/>
        <w:left w:val="none" w:sz="0" w:space="0" w:color="auto"/>
        <w:bottom w:val="none" w:sz="0" w:space="0" w:color="auto"/>
        <w:right w:val="none" w:sz="0" w:space="0" w:color="auto"/>
      </w:divBdr>
    </w:div>
    <w:div w:id="252399053">
      <w:bodyDiv w:val="1"/>
      <w:marLeft w:val="0"/>
      <w:marRight w:val="0"/>
      <w:marTop w:val="0"/>
      <w:marBottom w:val="0"/>
      <w:divBdr>
        <w:top w:val="none" w:sz="0" w:space="0" w:color="auto"/>
        <w:left w:val="none" w:sz="0" w:space="0" w:color="auto"/>
        <w:bottom w:val="none" w:sz="0" w:space="0" w:color="auto"/>
        <w:right w:val="none" w:sz="0" w:space="0" w:color="auto"/>
      </w:divBdr>
    </w:div>
    <w:div w:id="252589782">
      <w:bodyDiv w:val="1"/>
      <w:marLeft w:val="0"/>
      <w:marRight w:val="0"/>
      <w:marTop w:val="0"/>
      <w:marBottom w:val="0"/>
      <w:divBdr>
        <w:top w:val="none" w:sz="0" w:space="0" w:color="auto"/>
        <w:left w:val="none" w:sz="0" w:space="0" w:color="auto"/>
        <w:bottom w:val="none" w:sz="0" w:space="0" w:color="auto"/>
        <w:right w:val="none" w:sz="0" w:space="0" w:color="auto"/>
      </w:divBdr>
    </w:div>
    <w:div w:id="252738431">
      <w:bodyDiv w:val="1"/>
      <w:marLeft w:val="0"/>
      <w:marRight w:val="0"/>
      <w:marTop w:val="0"/>
      <w:marBottom w:val="0"/>
      <w:divBdr>
        <w:top w:val="none" w:sz="0" w:space="0" w:color="auto"/>
        <w:left w:val="none" w:sz="0" w:space="0" w:color="auto"/>
        <w:bottom w:val="none" w:sz="0" w:space="0" w:color="auto"/>
        <w:right w:val="none" w:sz="0" w:space="0" w:color="auto"/>
      </w:divBdr>
    </w:div>
    <w:div w:id="253053845">
      <w:bodyDiv w:val="1"/>
      <w:marLeft w:val="0"/>
      <w:marRight w:val="0"/>
      <w:marTop w:val="0"/>
      <w:marBottom w:val="0"/>
      <w:divBdr>
        <w:top w:val="none" w:sz="0" w:space="0" w:color="auto"/>
        <w:left w:val="none" w:sz="0" w:space="0" w:color="auto"/>
        <w:bottom w:val="none" w:sz="0" w:space="0" w:color="auto"/>
        <w:right w:val="none" w:sz="0" w:space="0" w:color="auto"/>
      </w:divBdr>
    </w:div>
    <w:div w:id="253056193">
      <w:bodyDiv w:val="1"/>
      <w:marLeft w:val="0"/>
      <w:marRight w:val="0"/>
      <w:marTop w:val="0"/>
      <w:marBottom w:val="0"/>
      <w:divBdr>
        <w:top w:val="none" w:sz="0" w:space="0" w:color="auto"/>
        <w:left w:val="none" w:sz="0" w:space="0" w:color="auto"/>
        <w:bottom w:val="none" w:sz="0" w:space="0" w:color="auto"/>
        <w:right w:val="none" w:sz="0" w:space="0" w:color="auto"/>
      </w:divBdr>
    </w:div>
    <w:div w:id="253175786">
      <w:bodyDiv w:val="1"/>
      <w:marLeft w:val="0"/>
      <w:marRight w:val="0"/>
      <w:marTop w:val="0"/>
      <w:marBottom w:val="0"/>
      <w:divBdr>
        <w:top w:val="none" w:sz="0" w:space="0" w:color="auto"/>
        <w:left w:val="none" w:sz="0" w:space="0" w:color="auto"/>
        <w:bottom w:val="none" w:sz="0" w:space="0" w:color="auto"/>
        <w:right w:val="none" w:sz="0" w:space="0" w:color="auto"/>
      </w:divBdr>
    </w:div>
    <w:div w:id="253317761">
      <w:bodyDiv w:val="1"/>
      <w:marLeft w:val="0"/>
      <w:marRight w:val="0"/>
      <w:marTop w:val="0"/>
      <w:marBottom w:val="0"/>
      <w:divBdr>
        <w:top w:val="none" w:sz="0" w:space="0" w:color="auto"/>
        <w:left w:val="none" w:sz="0" w:space="0" w:color="auto"/>
        <w:bottom w:val="none" w:sz="0" w:space="0" w:color="auto"/>
        <w:right w:val="none" w:sz="0" w:space="0" w:color="auto"/>
      </w:divBdr>
    </w:div>
    <w:div w:id="253440181">
      <w:bodyDiv w:val="1"/>
      <w:marLeft w:val="0"/>
      <w:marRight w:val="0"/>
      <w:marTop w:val="0"/>
      <w:marBottom w:val="0"/>
      <w:divBdr>
        <w:top w:val="none" w:sz="0" w:space="0" w:color="auto"/>
        <w:left w:val="none" w:sz="0" w:space="0" w:color="auto"/>
        <w:bottom w:val="none" w:sz="0" w:space="0" w:color="auto"/>
        <w:right w:val="none" w:sz="0" w:space="0" w:color="auto"/>
      </w:divBdr>
    </w:div>
    <w:div w:id="253442750">
      <w:bodyDiv w:val="1"/>
      <w:marLeft w:val="0"/>
      <w:marRight w:val="0"/>
      <w:marTop w:val="0"/>
      <w:marBottom w:val="0"/>
      <w:divBdr>
        <w:top w:val="none" w:sz="0" w:space="0" w:color="auto"/>
        <w:left w:val="none" w:sz="0" w:space="0" w:color="auto"/>
        <w:bottom w:val="none" w:sz="0" w:space="0" w:color="auto"/>
        <w:right w:val="none" w:sz="0" w:space="0" w:color="auto"/>
      </w:divBdr>
    </w:div>
    <w:div w:id="253516245">
      <w:bodyDiv w:val="1"/>
      <w:marLeft w:val="0"/>
      <w:marRight w:val="0"/>
      <w:marTop w:val="0"/>
      <w:marBottom w:val="0"/>
      <w:divBdr>
        <w:top w:val="none" w:sz="0" w:space="0" w:color="auto"/>
        <w:left w:val="none" w:sz="0" w:space="0" w:color="auto"/>
        <w:bottom w:val="none" w:sz="0" w:space="0" w:color="auto"/>
        <w:right w:val="none" w:sz="0" w:space="0" w:color="auto"/>
      </w:divBdr>
    </w:div>
    <w:div w:id="253709256">
      <w:bodyDiv w:val="1"/>
      <w:marLeft w:val="0"/>
      <w:marRight w:val="0"/>
      <w:marTop w:val="0"/>
      <w:marBottom w:val="0"/>
      <w:divBdr>
        <w:top w:val="none" w:sz="0" w:space="0" w:color="auto"/>
        <w:left w:val="none" w:sz="0" w:space="0" w:color="auto"/>
        <w:bottom w:val="none" w:sz="0" w:space="0" w:color="auto"/>
        <w:right w:val="none" w:sz="0" w:space="0" w:color="auto"/>
      </w:divBdr>
    </w:div>
    <w:div w:id="254020102">
      <w:bodyDiv w:val="1"/>
      <w:marLeft w:val="0"/>
      <w:marRight w:val="0"/>
      <w:marTop w:val="0"/>
      <w:marBottom w:val="0"/>
      <w:divBdr>
        <w:top w:val="none" w:sz="0" w:space="0" w:color="auto"/>
        <w:left w:val="none" w:sz="0" w:space="0" w:color="auto"/>
        <w:bottom w:val="none" w:sz="0" w:space="0" w:color="auto"/>
        <w:right w:val="none" w:sz="0" w:space="0" w:color="auto"/>
      </w:divBdr>
    </w:div>
    <w:div w:id="254100500">
      <w:bodyDiv w:val="1"/>
      <w:marLeft w:val="0"/>
      <w:marRight w:val="0"/>
      <w:marTop w:val="0"/>
      <w:marBottom w:val="0"/>
      <w:divBdr>
        <w:top w:val="none" w:sz="0" w:space="0" w:color="auto"/>
        <w:left w:val="none" w:sz="0" w:space="0" w:color="auto"/>
        <w:bottom w:val="none" w:sz="0" w:space="0" w:color="auto"/>
        <w:right w:val="none" w:sz="0" w:space="0" w:color="auto"/>
      </w:divBdr>
    </w:div>
    <w:div w:id="254246674">
      <w:bodyDiv w:val="1"/>
      <w:marLeft w:val="0"/>
      <w:marRight w:val="0"/>
      <w:marTop w:val="0"/>
      <w:marBottom w:val="0"/>
      <w:divBdr>
        <w:top w:val="none" w:sz="0" w:space="0" w:color="auto"/>
        <w:left w:val="none" w:sz="0" w:space="0" w:color="auto"/>
        <w:bottom w:val="none" w:sz="0" w:space="0" w:color="auto"/>
        <w:right w:val="none" w:sz="0" w:space="0" w:color="auto"/>
      </w:divBdr>
    </w:div>
    <w:div w:id="254558944">
      <w:bodyDiv w:val="1"/>
      <w:marLeft w:val="0"/>
      <w:marRight w:val="0"/>
      <w:marTop w:val="0"/>
      <w:marBottom w:val="0"/>
      <w:divBdr>
        <w:top w:val="none" w:sz="0" w:space="0" w:color="auto"/>
        <w:left w:val="none" w:sz="0" w:space="0" w:color="auto"/>
        <w:bottom w:val="none" w:sz="0" w:space="0" w:color="auto"/>
        <w:right w:val="none" w:sz="0" w:space="0" w:color="auto"/>
      </w:divBdr>
    </w:div>
    <w:div w:id="254825759">
      <w:bodyDiv w:val="1"/>
      <w:marLeft w:val="0"/>
      <w:marRight w:val="0"/>
      <w:marTop w:val="0"/>
      <w:marBottom w:val="0"/>
      <w:divBdr>
        <w:top w:val="none" w:sz="0" w:space="0" w:color="auto"/>
        <w:left w:val="none" w:sz="0" w:space="0" w:color="auto"/>
        <w:bottom w:val="none" w:sz="0" w:space="0" w:color="auto"/>
        <w:right w:val="none" w:sz="0" w:space="0" w:color="auto"/>
      </w:divBdr>
    </w:div>
    <w:div w:id="254944905">
      <w:bodyDiv w:val="1"/>
      <w:marLeft w:val="0"/>
      <w:marRight w:val="0"/>
      <w:marTop w:val="0"/>
      <w:marBottom w:val="0"/>
      <w:divBdr>
        <w:top w:val="none" w:sz="0" w:space="0" w:color="auto"/>
        <w:left w:val="none" w:sz="0" w:space="0" w:color="auto"/>
        <w:bottom w:val="none" w:sz="0" w:space="0" w:color="auto"/>
        <w:right w:val="none" w:sz="0" w:space="0" w:color="auto"/>
      </w:divBdr>
    </w:div>
    <w:div w:id="255023859">
      <w:bodyDiv w:val="1"/>
      <w:marLeft w:val="0"/>
      <w:marRight w:val="0"/>
      <w:marTop w:val="0"/>
      <w:marBottom w:val="0"/>
      <w:divBdr>
        <w:top w:val="none" w:sz="0" w:space="0" w:color="auto"/>
        <w:left w:val="none" w:sz="0" w:space="0" w:color="auto"/>
        <w:bottom w:val="none" w:sz="0" w:space="0" w:color="auto"/>
        <w:right w:val="none" w:sz="0" w:space="0" w:color="auto"/>
      </w:divBdr>
    </w:div>
    <w:div w:id="255141774">
      <w:bodyDiv w:val="1"/>
      <w:marLeft w:val="0"/>
      <w:marRight w:val="0"/>
      <w:marTop w:val="0"/>
      <w:marBottom w:val="0"/>
      <w:divBdr>
        <w:top w:val="none" w:sz="0" w:space="0" w:color="auto"/>
        <w:left w:val="none" w:sz="0" w:space="0" w:color="auto"/>
        <w:bottom w:val="none" w:sz="0" w:space="0" w:color="auto"/>
        <w:right w:val="none" w:sz="0" w:space="0" w:color="auto"/>
      </w:divBdr>
    </w:div>
    <w:div w:id="255283684">
      <w:bodyDiv w:val="1"/>
      <w:marLeft w:val="0"/>
      <w:marRight w:val="0"/>
      <w:marTop w:val="0"/>
      <w:marBottom w:val="0"/>
      <w:divBdr>
        <w:top w:val="none" w:sz="0" w:space="0" w:color="auto"/>
        <w:left w:val="none" w:sz="0" w:space="0" w:color="auto"/>
        <w:bottom w:val="none" w:sz="0" w:space="0" w:color="auto"/>
        <w:right w:val="none" w:sz="0" w:space="0" w:color="auto"/>
      </w:divBdr>
    </w:div>
    <w:div w:id="255286783">
      <w:bodyDiv w:val="1"/>
      <w:marLeft w:val="0"/>
      <w:marRight w:val="0"/>
      <w:marTop w:val="0"/>
      <w:marBottom w:val="0"/>
      <w:divBdr>
        <w:top w:val="none" w:sz="0" w:space="0" w:color="auto"/>
        <w:left w:val="none" w:sz="0" w:space="0" w:color="auto"/>
        <w:bottom w:val="none" w:sz="0" w:space="0" w:color="auto"/>
        <w:right w:val="none" w:sz="0" w:space="0" w:color="auto"/>
      </w:divBdr>
    </w:div>
    <w:div w:id="255402950">
      <w:bodyDiv w:val="1"/>
      <w:marLeft w:val="0"/>
      <w:marRight w:val="0"/>
      <w:marTop w:val="0"/>
      <w:marBottom w:val="0"/>
      <w:divBdr>
        <w:top w:val="none" w:sz="0" w:space="0" w:color="auto"/>
        <w:left w:val="none" w:sz="0" w:space="0" w:color="auto"/>
        <w:bottom w:val="none" w:sz="0" w:space="0" w:color="auto"/>
        <w:right w:val="none" w:sz="0" w:space="0" w:color="auto"/>
      </w:divBdr>
    </w:div>
    <w:div w:id="255409517">
      <w:bodyDiv w:val="1"/>
      <w:marLeft w:val="0"/>
      <w:marRight w:val="0"/>
      <w:marTop w:val="0"/>
      <w:marBottom w:val="0"/>
      <w:divBdr>
        <w:top w:val="none" w:sz="0" w:space="0" w:color="auto"/>
        <w:left w:val="none" w:sz="0" w:space="0" w:color="auto"/>
        <w:bottom w:val="none" w:sz="0" w:space="0" w:color="auto"/>
        <w:right w:val="none" w:sz="0" w:space="0" w:color="auto"/>
      </w:divBdr>
    </w:div>
    <w:div w:id="255987761">
      <w:bodyDiv w:val="1"/>
      <w:marLeft w:val="0"/>
      <w:marRight w:val="0"/>
      <w:marTop w:val="0"/>
      <w:marBottom w:val="0"/>
      <w:divBdr>
        <w:top w:val="none" w:sz="0" w:space="0" w:color="auto"/>
        <w:left w:val="none" w:sz="0" w:space="0" w:color="auto"/>
        <w:bottom w:val="none" w:sz="0" w:space="0" w:color="auto"/>
        <w:right w:val="none" w:sz="0" w:space="0" w:color="auto"/>
      </w:divBdr>
    </w:div>
    <w:div w:id="256182446">
      <w:bodyDiv w:val="1"/>
      <w:marLeft w:val="0"/>
      <w:marRight w:val="0"/>
      <w:marTop w:val="0"/>
      <w:marBottom w:val="0"/>
      <w:divBdr>
        <w:top w:val="none" w:sz="0" w:space="0" w:color="auto"/>
        <w:left w:val="none" w:sz="0" w:space="0" w:color="auto"/>
        <w:bottom w:val="none" w:sz="0" w:space="0" w:color="auto"/>
        <w:right w:val="none" w:sz="0" w:space="0" w:color="auto"/>
      </w:divBdr>
    </w:div>
    <w:div w:id="256212152">
      <w:bodyDiv w:val="1"/>
      <w:marLeft w:val="0"/>
      <w:marRight w:val="0"/>
      <w:marTop w:val="0"/>
      <w:marBottom w:val="0"/>
      <w:divBdr>
        <w:top w:val="none" w:sz="0" w:space="0" w:color="auto"/>
        <w:left w:val="none" w:sz="0" w:space="0" w:color="auto"/>
        <w:bottom w:val="none" w:sz="0" w:space="0" w:color="auto"/>
        <w:right w:val="none" w:sz="0" w:space="0" w:color="auto"/>
      </w:divBdr>
    </w:div>
    <w:div w:id="256334505">
      <w:bodyDiv w:val="1"/>
      <w:marLeft w:val="0"/>
      <w:marRight w:val="0"/>
      <w:marTop w:val="0"/>
      <w:marBottom w:val="0"/>
      <w:divBdr>
        <w:top w:val="none" w:sz="0" w:space="0" w:color="auto"/>
        <w:left w:val="none" w:sz="0" w:space="0" w:color="auto"/>
        <w:bottom w:val="none" w:sz="0" w:space="0" w:color="auto"/>
        <w:right w:val="none" w:sz="0" w:space="0" w:color="auto"/>
      </w:divBdr>
    </w:div>
    <w:div w:id="256451766">
      <w:bodyDiv w:val="1"/>
      <w:marLeft w:val="0"/>
      <w:marRight w:val="0"/>
      <w:marTop w:val="0"/>
      <w:marBottom w:val="0"/>
      <w:divBdr>
        <w:top w:val="none" w:sz="0" w:space="0" w:color="auto"/>
        <w:left w:val="none" w:sz="0" w:space="0" w:color="auto"/>
        <w:bottom w:val="none" w:sz="0" w:space="0" w:color="auto"/>
        <w:right w:val="none" w:sz="0" w:space="0" w:color="auto"/>
      </w:divBdr>
    </w:div>
    <w:div w:id="256526890">
      <w:bodyDiv w:val="1"/>
      <w:marLeft w:val="0"/>
      <w:marRight w:val="0"/>
      <w:marTop w:val="0"/>
      <w:marBottom w:val="0"/>
      <w:divBdr>
        <w:top w:val="none" w:sz="0" w:space="0" w:color="auto"/>
        <w:left w:val="none" w:sz="0" w:space="0" w:color="auto"/>
        <w:bottom w:val="none" w:sz="0" w:space="0" w:color="auto"/>
        <w:right w:val="none" w:sz="0" w:space="0" w:color="auto"/>
      </w:divBdr>
    </w:div>
    <w:div w:id="256639004">
      <w:bodyDiv w:val="1"/>
      <w:marLeft w:val="0"/>
      <w:marRight w:val="0"/>
      <w:marTop w:val="0"/>
      <w:marBottom w:val="0"/>
      <w:divBdr>
        <w:top w:val="none" w:sz="0" w:space="0" w:color="auto"/>
        <w:left w:val="none" w:sz="0" w:space="0" w:color="auto"/>
        <w:bottom w:val="none" w:sz="0" w:space="0" w:color="auto"/>
        <w:right w:val="none" w:sz="0" w:space="0" w:color="auto"/>
      </w:divBdr>
    </w:div>
    <w:div w:id="256984606">
      <w:bodyDiv w:val="1"/>
      <w:marLeft w:val="0"/>
      <w:marRight w:val="0"/>
      <w:marTop w:val="0"/>
      <w:marBottom w:val="0"/>
      <w:divBdr>
        <w:top w:val="none" w:sz="0" w:space="0" w:color="auto"/>
        <w:left w:val="none" w:sz="0" w:space="0" w:color="auto"/>
        <w:bottom w:val="none" w:sz="0" w:space="0" w:color="auto"/>
        <w:right w:val="none" w:sz="0" w:space="0" w:color="auto"/>
      </w:divBdr>
    </w:div>
    <w:div w:id="257032282">
      <w:bodyDiv w:val="1"/>
      <w:marLeft w:val="0"/>
      <w:marRight w:val="0"/>
      <w:marTop w:val="0"/>
      <w:marBottom w:val="0"/>
      <w:divBdr>
        <w:top w:val="none" w:sz="0" w:space="0" w:color="auto"/>
        <w:left w:val="none" w:sz="0" w:space="0" w:color="auto"/>
        <w:bottom w:val="none" w:sz="0" w:space="0" w:color="auto"/>
        <w:right w:val="none" w:sz="0" w:space="0" w:color="auto"/>
      </w:divBdr>
    </w:div>
    <w:div w:id="257494753">
      <w:bodyDiv w:val="1"/>
      <w:marLeft w:val="0"/>
      <w:marRight w:val="0"/>
      <w:marTop w:val="0"/>
      <w:marBottom w:val="0"/>
      <w:divBdr>
        <w:top w:val="none" w:sz="0" w:space="0" w:color="auto"/>
        <w:left w:val="none" w:sz="0" w:space="0" w:color="auto"/>
        <w:bottom w:val="none" w:sz="0" w:space="0" w:color="auto"/>
        <w:right w:val="none" w:sz="0" w:space="0" w:color="auto"/>
      </w:divBdr>
    </w:div>
    <w:div w:id="257517987">
      <w:bodyDiv w:val="1"/>
      <w:marLeft w:val="0"/>
      <w:marRight w:val="0"/>
      <w:marTop w:val="0"/>
      <w:marBottom w:val="0"/>
      <w:divBdr>
        <w:top w:val="none" w:sz="0" w:space="0" w:color="auto"/>
        <w:left w:val="none" w:sz="0" w:space="0" w:color="auto"/>
        <w:bottom w:val="none" w:sz="0" w:space="0" w:color="auto"/>
        <w:right w:val="none" w:sz="0" w:space="0" w:color="auto"/>
      </w:divBdr>
    </w:div>
    <w:div w:id="257641784">
      <w:bodyDiv w:val="1"/>
      <w:marLeft w:val="0"/>
      <w:marRight w:val="0"/>
      <w:marTop w:val="0"/>
      <w:marBottom w:val="0"/>
      <w:divBdr>
        <w:top w:val="none" w:sz="0" w:space="0" w:color="auto"/>
        <w:left w:val="none" w:sz="0" w:space="0" w:color="auto"/>
        <w:bottom w:val="none" w:sz="0" w:space="0" w:color="auto"/>
        <w:right w:val="none" w:sz="0" w:space="0" w:color="auto"/>
      </w:divBdr>
    </w:div>
    <w:div w:id="257753804">
      <w:bodyDiv w:val="1"/>
      <w:marLeft w:val="0"/>
      <w:marRight w:val="0"/>
      <w:marTop w:val="0"/>
      <w:marBottom w:val="0"/>
      <w:divBdr>
        <w:top w:val="none" w:sz="0" w:space="0" w:color="auto"/>
        <w:left w:val="none" w:sz="0" w:space="0" w:color="auto"/>
        <w:bottom w:val="none" w:sz="0" w:space="0" w:color="auto"/>
        <w:right w:val="none" w:sz="0" w:space="0" w:color="auto"/>
      </w:divBdr>
    </w:div>
    <w:div w:id="257759335">
      <w:bodyDiv w:val="1"/>
      <w:marLeft w:val="0"/>
      <w:marRight w:val="0"/>
      <w:marTop w:val="0"/>
      <w:marBottom w:val="0"/>
      <w:divBdr>
        <w:top w:val="none" w:sz="0" w:space="0" w:color="auto"/>
        <w:left w:val="none" w:sz="0" w:space="0" w:color="auto"/>
        <w:bottom w:val="none" w:sz="0" w:space="0" w:color="auto"/>
        <w:right w:val="none" w:sz="0" w:space="0" w:color="auto"/>
      </w:divBdr>
    </w:div>
    <w:div w:id="257908250">
      <w:bodyDiv w:val="1"/>
      <w:marLeft w:val="0"/>
      <w:marRight w:val="0"/>
      <w:marTop w:val="0"/>
      <w:marBottom w:val="0"/>
      <w:divBdr>
        <w:top w:val="none" w:sz="0" w:space="0" w:color="auto"/>
        <w:left w:val="none" w:sz="0" w:space="0" w:color="auto"/>
        <w:bottom w:val="none" w:sz="0" w:space="0" w:color="auto"/>
        <w:right w:val="none" w:sz="0" w:space="0" w:color="auto"/>
      </w:divBdr>
    </w:div>
    <w:div w:id="258031260">
      <w:bodyDiv w:val="1"/>
      <w:marLeft w:val="0"/>
      <w:marRight w:val="0"/>
      <w:marTop w:val="0"/>
      <w:marBottom w:val="0"/>
      <w:divBdr>
        <w:top w:val="none" w:sz="0" w:space="0" w:color="auto"/>
        <w:left w:val="none" w:sz="0" w:space="0" w:color="auto"/>
        <w:bottom w:val="none" w:sz="0" w:space="0" w:color="auto"/>
        <w:right w:val="none" w:sz="0" w:space="0" w:color="auto"/>
      </w:divBdr>
    </w:div>
    <w:div w:id="258098269">
      <w:bodyDiv w:val="1"/>
      <w:marLeft w:val="0"/>
      <w:marRight w:val="0"/>
      <w:marTop w:val="0"/>
      <w:marBottom w:val="0"/>
      <w:divBdr>
        <w:top w:val="none" w:sz="0" w:space="0" w:color="auto"/>
        <w:left w:val="none" w:sz="0" w:space="0" w:color="auto"/>
        <w:bottom w:val="none" w:sz="0" w:space="0" w:color="auto"/>
        <w:right w:val="none" w:sz="0" w:space="0" w:color="auto"/>
      </w:divBdr>
    </w:div>
    <w:div w:id="258415757">
      <w:bodyDiv w:val="1"/>
      <w:marLeft w:val="0"/>
      <w:marRight w:val="0"/>
      <w:marTop w:val="0"/>
      <w:marBottom w:val="0"/>
      <w:divBdr>
        <w:top w:val="none" w:sz="0" w:space="0" w:color="auto"/>
        <w:left w:val="none" w:sz="0" w:space="0" w:color="auto"/>
        <w:bottom w:val="none" w:sz="0" w:space="0" w:color="auto"/>
        <w:right w:val="none" w:sz="0" w:space="0" w:color="auto"/>
      </w:divBdr>
    </w:div>
    <w:div w:id="258608208">
      <w:bodyDiv w:val="1"/>
      <w:marLeft w:val="0"/>
      <w:marRight w:val="0"/>
      <w:marTop w:val="0"/>
      <w:marBottom w:val="0"/>
      <w:divBdr>
        <w:top w:val="none" w:sz="0" w:space="0" w:color="auto"/>
        <w:left w:val="none" w:sz="0" w:space="0" w:color="auto"/>
        <w:bottom w:val="none" w:sz="0" w:space="0" w:color="auto"/>
        <w:right w:val="none" w:sz="0" w:space="0" w:color="auto"/>
      </w:divBdr>
    </w:div>
    <w:div w:id="258803630">
      <w:bodyDiv w:val="1"/>
      <w:marLeft w:val="0"/>
      <w:marRight w:val="0"/>
      <w:marTop w:val="0"/>
      <w:marBottom w:val="0"/>
      <w:divBdr>
        <w:top w:val="none" w:sz="0" w:space="0" w:color="auto"/>
        <w:left w:val="none" w:sz="0" w:space="0" w:color="auto"/>
        <w:bottom w:val="none" w:sz="0" w:space="0" w:color="auto"/>
        <w:right w:val="none" w:sz="0" w:space="0" w:color="auto"/>
      </w:divBdr>
    </w:div>
    <w:div w:id="258874772">
      <w:bodyDiv w:val="1"/>
      <w:marLeft w:val="0"/>
      <w:marRight w:val="0"/>
      <w:marTop w:val="0"/>
      <w:marBottom w:val="0"/>
      <w:divBdr>
        <w:top w:val="none" w:sz="0" w:space="0" w:color="auto"/>
        <w:left w:val="none" w:sz="0" w:space="0" w:color="auto"/>
        <w:bottom w:val="none" w:sz="0" w:space="0" w:color="auto"/>
        <w:right w:val="none" w:sz="0" w:space="0" w:color="auto"/>
      </w:divBdr>
    </w:div>
    <w:div w:id="258875748">
      <w:bodyDiv w:val="1"/>
      <w:marLeft w:val="0"/>
      <w:marRight w:val="0"/>
      <w:marTop w:val="0"/>
      <w:marBottom w:val="0"/>
      <w:divBdr>
        <w:top w:val="none" w:sz="0" w:space="0" w:color="auto"/>
        <w:left w:val="none" w:sz="0" w:space="0" w:color="auto"/>
        <w:bottom w:val="none" w:sz="0" w:space="0" w:color="auto"/>
        <w:right w:val="none" w:sz="0" w:space="0" w:color="auto"/>
      </w:divBdr>
    </w:div>
    <w:div w:id="259065467">
      <w:bodyDiv w:val="1"/>
      <w:marLeft w:val="0"/>
      <w:marRight w:val="0"/>
      <w:marTop w:val="0"/>
      <w:marBottom w:val="0"/>
      <w:divBdr>
        <w:top w:val="none" w:sz="0" w:space="0" w:color="auto"/>
        <w:left w:val="none" w:sz="0" w:space="0" w:color="auto"/>
        <w:bottom w:val="none" w:sz="0" w:space="0" w:color="auto"/>
        <w:right w:val="none" w:sz="0" w:space="0" w:color="auto"/>
      </w:divBdr>
    </w:div>
    <w:div w:id="259411219">
      <w:bodyDiv w:val="1"/>
      <w:marLeft w:val="0"/>
      <w:marRight w:val="0"/>
      <w:marTop w:val="0"/>
      <w:marBottom w:val="0"/>
      <w:divBdr>
        <w:top w:val="none" w:sz="0" w:space="0" w:color="auto"/>
        <w:left w:val="none" w:sz="0" w:space="0" w:color="auto"/>
        <w:bottom w:val="none" w:sz="0" w:space="0" w:color="auto"/>
        <w:right w:val="none" w:sz="0" w:space="0" w:color="auto"/>
      </w:divBdr>
    </w:div>
    <w:div w:id="259526858">
      <w:bodyDiv w:val="1"/>
      <w:marLeft w:val="0"/>
      <w:marRight w:val="0"/>
      <w:marTop w:val="0"/>
      <w:marBottom w:val="0"/>
      <w:divBdr>
        <w:top w:val="none" w:sz="0" w:space="0" w:color="auto"/>
        <w:left w:val="none" w:sz="0" w:space="0" w:color="auto"/>
        <w:bottom w:val="none" w:sz="0" w:space="0" w:color="auto"/>
        <w:right w:val="none" w:sz="0" w:space="0" w:color="auto"/>
      </w:divBdr>
    </w:div>
    <w:div w:id="259535065">
      <w:bodyDiv w:val="1"/>
      <w:marLeft w:val="0"/>
      <w:marRight w:val="0"/>
      <w:marTop w:val="0"/>
      <w:marBottom w:val="0"/>
      <w:divBdr>
        <w:top w:val="none" w:sz="0" w:space="0" w:color="auto"/>
        <w:left w:val="none" w:sz="0" w:space="0" w:color="auto"/>
        <w:bottom w:val="none" w:sz="0" w:space="0" w:color="auto"/>
        <w:right w:val="none" w:sz="0" w:space="0" w:color="auto"/>
      </w:divBdr>
    </w:div>
    <w:div w:id="259726085">
      <w:bodyDiv w:val="1"/>
      <w:marLeft w:val="0"/>
      <w:marRight w:val="0"/>
      <w:marTop w:val="0"/>
      <w:marBottom w:val="0"/>
      <w:divBdr>
        <w:top w:val="none" w:sz="0" w:space="0" w:color="auto"/>
        <w:left w:val="none" w:sz="0" w:space="0" w:color="auto"/>
        <w:bottom w:val="none" w:sz="0" w:space="0" w:color="auto"/>
        <w:right w:val="none" w:sz="0" w:space="0" w:color="auto"/>
      </w:divBdr>
    </w:div>
    <w:div w:id="259801895">
      <w:bodyDiv w:val="1"/>
      <w:marLeft w:val="0"/>
      <w:marRight w:val="0"/>
      <w:marTop w:val="0"/>
      <w:marBottom w:val="0"/>
      <w:divBdr>
        <w:top w:val="none" w:sz="0" w:space="0" w:color="auto"/>
        <w:left w:val="none" w:sz="0" w:space="0" w:color="auto"/>
        <w:bottom w:val="none" w:sz="0" w:space="0" w:color="auto"/>
        <w:right w:val="none" w:sz="0" w:space="0" w:color="auto"/>
      </w:divBdr>
    </w:div>
    <w:div w:id="259994368">
      <w:bodyDiv w:val="1"/>
      <w:marLeft w:val="0"/>
      <w:marRight w:val="0"/>
      <w:marTop w:val="0"/>
      <w:marBottom w:val="0"/>
      <w:divBdr>
        <w:top w:val="none" w:sz="0" w:space="0" w:color="auto"/>
        <w:left w:val="none" w:sz="0" w:space="0" w:color="auto"/>
        <w:bottom w:val="none" w:sz="0" w:space="0" w:color="auto"/>
        <w:right w:val="none" w:sz="0" w:space="0" w:color="auto"/>
      </w:divBdr>
    </w:div>
    <w:div w:id="260451637">
      <w:bodyDiv w:val="1"/>
      <w:marLeft w:val="0"/>
      <w:marRight w:val="0"/>
      <w:marTop w:val="0"/>
      <w:marBottom w:val="0"/>
      <w:divBdr>
        <w:top w:val="none" w:sz="0" w:space="0" w:color="auto"/>
        <w:left w:val="none" w:sz="0" w:space="0" w:color="auto"/>
        <w:bottom w:val="none" w:sz="0" w:space="0" w:color="auto"/>
        <w:right w:val="none" w:sz="0" w:space="0" w:color="auto"/>
      </w:divBdr>
    </w:div>
    <w:div w:id="260452842">
      <w:bodyDiv w:val="1"/>
      <w:marLeft w:val="0"/>
      <w:marRight w:val="0"/>
      <w:marTop w:val="0"/>
      <w:marBottom w:val="0"/>
      <w:divBdr>
        <w:top w:val="none" w:sz="0" w:space="0" w:color="auto"/>
        <w:left w:val="none" w:sz="0" w:space="0" w:color="auto"/>
        <w:bottom w:val="none" w:sz="0" w:space="0" w:color="auto"/>
        <w:right w:val="none" w:sz="0" w:space="0" w:color="auto"/>
      </w:divBdr>
    </w:div>
    <w:div w:id="260526973">
      <w:bodyDiv w:val="1"/>
      <w:marLeft w:val="0"/>
      <w:marRight w:val="0"/>
      <w:marTop w:val="0"/>
      <w:marBottom w:val="0"/>
      <w:divBdr>
        <w:top w:val="none" w:sz="0" w:space="0" w:color="auto"/>
        <w:left w:val="none" w:sz="0" w:space="0" w:color="auto"/>
        <w:bottom w:val="none" w:sz="0" w:space="0" w:color="auto"/>
        <w:right w:val="none" w:sz="0" w:space="0" w:color="auto"/>
      </w:divBdr>
    </w:div>
    <w:div w:id="260988624">
      <w:bodyDiv w:val="1"/>
      <w:marLeft w:val="0"/>
      <w:marRight w:val="0"/>
      <w:marTop w:val="0"/>
      <w:marBottom w:val="0"/>
      <w:divBdr>
        <w:top w:val="none" w:sz="0" w:space="0" w:color="auto"/>
        <w:left w:val="none" w:sz="0" w:space="0" w:color="auto"/>
        <w:bottom w:val="none" w:sz="0" w:space="0" w:color="auto"/>
        <w:right w:val="none" w:sz="0" w:space="0" w:color="auto"/>
      </w:divBdr>
    </w:div>
    <w:div w:id="260995087">
      <w:bodyDiv w:val="1"/>
      <w:marLeft w:val="0"/>
      <w:marRight w:val="0"/>
      <w:marTop w:val="0"/>
      <w:marBottom w:val="0"/>
      <w:divBdr>
        <w:top w:val="none" w:sz="0" w:space="0" w:color="auto"/>
        <w:left w:val="none" w:sz="0" w:space="0" w:color="auto"/>
        <w:bottom w:val="none" w:sz="0" w:space="0" w:color="auto"/>
        <w:right w:val="none" w:sz="0" w:space="0" w:color="auto"/>
      </w:divBdr>
    </w:div>
    <w:div w:id="261038647">
      <w:bodyDiv w:val="1"/>
      <w:marLeft w:val="0"/>
      <w:marRight w:val="0"/>
      <w:marTop w:val="0"/>
      <w:marBottom w:val="0"/>
      <w:divBdr>
        <w:top w:val="none" w:sz="0" w:space="0" w:color="auto"/>
        <w:left w:val="none" w:sz="0" w:space="0" w:color="auto"/>
        <w:bottom w:val="none" w:sz="0" w:space="0" w:color="auto"/>
        <w:right w:val="none" w:sz="0" w:space="0" w:color="auto"/>
      </w:divBdr>
    </w:div>
    <w:div w:id="261182009">
      <w:bodyDiv w:val="1"/>
      <w:marLeft w:val="0"/>
      <w:marRight w:val="0"/>
      <w:marTop w:val="0"/>
      <w:marBottom w:val="0"/>
      <w:divBdr>
        <w:top w:val="none" w:sz="0" w:space="0" w:color="auto"/>
        <w:left w:val="none" w:sz="0" w:space="0" w:color="auto"/>
        <w:bottom w:val="none" w:sz="0" w:space="0" w:color="auto"/>
        <w:right w:val="none" w:sz="0" w:space="0" w:color="auto"/>
      </w:divBdr>
    </w:div>
    <w:div w:id="261377684">
      <w:bodyDiv w:val="1"/>
      <w:marLeft w:val="0"/>
      <w:marRight w:val="0"/>
      <w:marTop w:val="0"/>
      <w:marBottom w:val="0"/>
      <w:divBdr>
        <w:top w:val="none" w:sz="0" w:space="0" w:color="auto"/>
        <w:left w:val="none" w:sz="0" w:space="0" w:color="auto"/>
        <w:bottom w:val="none" w:sz="0" w:space="0" w:color="auto"/>
        <w:right w:val="none" w:sz="0" w:space="0" w:color="auto"/>
      </w:divBdr>
    </w:div>
    <w:div w:id="261497925">
      <w:bodyDiv w:val="1"/>
      <w:marLeft w:val="0"/>
      <w:marRight w:val="0"/>
      <w:marTop w:val="0"/>
      <w:marBottom w:val="0"/>
      <w:divBdr>
        <w:top w:val="none" w:sz="0" w:space="0" w:color="auto"/>
        <w:left w:val="none" w:sz="0" w:space="0" w:color="auto"/>
        <w:bottom w:val="none" w:sz="0" w:space="0" w:color="auto"/>
        <w:right w:val="none" w:sz="0" w:space="0" w:color="auto"/>
      </w:divBdr>
    </w:div>
    <w:div w:id="261688924">
      <w:bodyDiv w:val="1"/>
      <w:marLeft w:val="0"/>
      <w:marRight w:val="0"/>
      <w:marTop w:val="0"/>
      <w:marBottom w:val="0"/>
      <w:divBdr>
        <w:top w:val="none" w:sz="0" w:space="0" w:color="auto"/>
        <w:left w:val="none" w:sz="0" w:space="0" w:color="auto"/>
        <w:bottom w:val="none" w:sz="0" w:space="0" w:color="auto"/>
        <w:right w:val="none" w:sz="0" w:space="0" w:color="auto"/>
      </w:divBdr>
    </w:div>
    <w:div w:id="261689285">
      <w:bodyDiv w:val="1"/>
      <w:marLeft w:val="0"/>
      <w:marRight w:val="0"/>
      <w:marTop w:val="0"/>
      <w:marBottom w:val="0"/>
      <w:divBdr>
        <w:top w:val="none" w:sz="0" w:space="0" w:color="auto"/>
        <w:left w:val="none" w:sz="0" w:space="0" w:color="auto"/>
        <w:bottom w:val="none" w:sz="0" w:space="0" w:color="auto"/>
        <w:right w:val="none" w:sz="0" w:space="0" w:color="auto"/>
      </w:divBdr>
    </w:div>
    <w:div w:id="261762510">
      <w:bodyDiv w:val="1"/>
      <w:marLeft w:val="0"/>
      <w:marRight w:val="0"/>
      <w:marTop w:val="0"/>
      <w:marBottom w:val="0"/>
      <w:divBdr>
        <w:top w:val="none" w:sz="0" w:space="0" w:color="auto"/>
        <w:left w:val="none" w:sz="0" w:space="0" w:color="auto"/>
        <w:bottom w:val="none" w:sz="0" w:space="0" w:color="auto"/>
        <w:right w:val="none" w:sz="0" w:space="0" w:color="auto"/>
      </w:divBdr>
    </w:div>
    <w:div w:id="261763135">
      <w:bodyDiv w:val="1"/>
      <w:marLeft w:val="0"/>
      <w:marRight w:val="0"/>
      <w:marTop w:val="0"/>
      <w:marBottom w:val="0"/>
      <w:divBdr>
        <w:top w:val="none" w:sz="0" w:space="0" w:color="auto"/>
        <w:left w:val="none" w:sz="0" w:space="0" w:color="auto"/>
        <w:bottom w:val="none" w:sz="0" w:space="0" w:color="auto"/>
        <w:right w:val="none" w:sz="0" w:space="0" w:color="auto"/>
      </w:divBdr>
    </w:div>
    <w:div w:id="261840354">
      <w:bodyDiv w:val="1"/>
      <w:marLeft w:val="0"/>
      <w:marRight w:val="0"/>
      <w:marTop w:val="0"/>
      <w:marBottom w:val="0"/>
      <w:divBdr>
        <w:top w:val="none" w:sz="0" w:space="0" w:color="auto"/>
        <w:left w:val="none" w:sz="0" w:space="0" w:color="auto"/>
        <w:bottom w:val="none" w:sz="0" w:space="0" w:color="auto"/>
        <w:right w:val="none" w:sz="0" w:space="0" w:color="auto"/>
      </w:divBdr>
    </w:div>
    <w:div w:id="261956478">
      <w:bodyDiv w:val="1"/>
      <w:marLeft w:val="0"/>
      <w:marRight w:val="0"/>
      <w:marTop w:val="0"/>
      <w:marBottom w:val="0"/>
      <w:divBdr>
        <w:top w:val="none" w:sz="0" w:space="0" w:color="auto"/>
        <w:left w:val="none" w:sz="0" w:space="0" w:color="auto"/>
        <w:bottom w:val="none" w:sz="0" w:space="0" w:color="auto"/>
        <w:right w:val="none" w:sz="0" w:space="0" w:color="auto"/>
      </w:divBdr>
    </w:div>
    <w:div w:id="262224264">
      <w:bodyDiv w:val="1"/>
      <w:marLeft w:val="0"/>
      <w:marRight w:val="0"/>
      <w:marTop w:val="0"/>
      <w:marBottom w:val="0"/>
      <w:divBdr>
        <w:top w:val="none" w:sz="0" w:space="0" w:color="auto"/>
        <w:left w:val="none" w:sz="0" w:space="0" w:color="auto"/>
        <w:bottom w:val="none" w:sz="0" w:space="0" w:color="auto"/>
        <w:right w:val="none" w:sz="0" w:space="0" w:color="auto"/>
      </w:divBdr>
    </w:div>
    <w:div w:id="262232442">
      <w:bodyDiv w:val="1"/>
      <w:marLeft w:val="0"/>
      <w:marRight w:val="0"/>
      <w:marTop w:val="0"/>
      <w:marBottom w:val="0"/>
      <w:divBdr>
        <w:top w:val="none" w:sz="0" w:space="0" w:color="auto"/>
        <w:left w:val="none" w:sz="0" w:space="0" w:color="auto"/>
        <w:bottom w:val="none" w:sz="0" w:space="0" w:color="auto"/>
        <w:right w:val="none" w:sz="0" w:space="0" w:color="auto"/>
      </w:divBdr>
    </w:div>
    <w:div w:id="262417811">
      <w:bodyDiv w:val="1"/>
      <w:marLeft w:val="0"/>
      <w:marRight w:val="0"/>
      <w:marTop w:val="0"/>
      <w:marBottom w:val="0"/>
      <w:divBdr>
        <w:top w:val="none" w:sz="0" w:space="0" w:color="auto"/>
        <w:left w:val="none" w:sz="0" w:space="0" w:color="auto"/>
        <w:bottom w:val="none" w:sz="0" w:space="0" w:color="auto"/>
        <w:right w:val="none" w:sz="0" w:space="0" w:color="auto"/>
      </w:divBdr>
    </w:div>
    <w:div w:id="262880139">
      <w:bodyDiv w:val="1"/>
      <w:marLeft w:val="0"/>
      <w:marRight w:val="0"/>
      <w:marTop w:val="0"/>
      <w:marBottom w:val="0"/>
      <w:divBdr>
        <w:top w:val="none" w:sz="0" w:space="0" w:color="auto"/>
        <w:left w:val="none" w:sz="0" w:space="0" w:color="auto"/>
        <w:bottom w:val="none" w:sz="0" w:space="0" w:color="auto"/>
        <w:right w:val="none" w:sz="0" w:space="0" w:color="auto"/>
      </w:divBdr>
    </w:div>
    <w:div w:id="263001697">
      <w:bodyDiv w:val="1"/>
      <w:marLeft w:val="0"/>
      <w:marRight w:val="0"/>
      <w:marTop w:val="0"/>
      <w:marBottom w:val="0"/>
      <w:divBdr>
        <w:top w:val="none" w:sz="0" w:space="0" w:color="auto"/>
        <w:left w:val="none" w:sz="0" w:space="0" w:color="auto"/>
        <w:bottom w:val="none" w:sz="0" w:space="0" w:color="auto"/>
        <w:right w:val="none" w:sz="0" w:space="0" w:color="auto"/>
      </w:divBdr>
    </w:div>
    <w:div w:id="263075407">
      <w:bodyDiv w:val="1"/>
      <w:marLeft w:val="0"/>
      <w:marRight w:val="0"/>
      <w:marTop w:val="0"/>
      <w:marBottom w:val="0"/>
      <w:divBdr>
        <w:top w:val="none" w:sz="0" w:space="0" w:color="auto"/>
        <w:left w:val="none" w:sz="0" w:space="0" w:color="auto"/>
        <w:bottom w:val="none" w:sz="0" w:space="0" w:color="auto"/>
        <w:right w:val="none" w:sz="0" w:space="0" w:color="auto"/>
      </w:divBdr>
    </w:div>
    <w:div w:id="263149053">
      <w:bodyDiv w:val="1"/>
      <w:marLeft w:val="0"/>
      <w:marRight w:val="0"/>
      <w:marTop w:val="0"/>
      <w:marBottom w:val="0"/>
      <w:divBdr>
        <w:top w:val="none" w:sz="0" w:space="0" w:color="auto"/>
        <w:left w:val="none" w:sz="0" w:space="0" w:color="auto"/>
        <w:bottom w:val="none" w:sz="0" w:space="0" w:color="auto"/>
        <w:right w:val="none" w:sz="0" w:space="0" w:color="auto"/>
      </w:divBdr>
    </w:div>
    <w:div w:id="263271443">
      <w:bodyDiv w:val="1"/>
      <w:marLeft w:val="0"/>
      <w:marRight w:val="0"/>
      <w:marTop w:val="0"/>
      <w:marBottom w:val="0"/>
      <w:divBdr>
        <w:top w:val="none" w:sz="0" w:space="0" w:color="auto"/>
        <w:left w:val="none" w:sz="0" w:space="0" w:color="auto"/>
        <w:bottom w:val="none" w:sz="0" w:space="0" w:color="auto"/>
        <w:right w:val="none" w:sz="0" w:space="0" w:color="auto"/>
      </w:divBdr>
    </w:div>
    <w:div w:id="263658981">
      <w:bodyDiv w:val="1"/>
      <w:marLeft w:val="0"/>
      <w:marRight w:val="0"/>
      <w:marTop w:val="0"/>
      <w:marBottom w:val="0"/>
      <w:divBdr>
        <w:top w:val="none" w:sz="0" w:space="0" w:color="auto"/>
        <w:left w:val="none" w:sz="0" w:space="0" w:color="auto"/>
        <w:bottom w:val="none" w:sz="0" w:space="0" w:color="auto"/>
        <w:right w:val="none" w:sz="0" w:space="0" w:color="auto"/>
      </w:divBdr>
    </w:div>
    <w:div w:id="263802367">
      <w:bodyDiv w:val="1"/>
      <w:marLeft w:val="0"/>
      <w:marRight w:val="0"/>
      <w:marTop w:val="0"/>
      <w:marBottom w:val="0"/>
      <w:divBdr>
        <w:top w:val="none" w:sz="0" w:space="0" w:color="auto"/>
        <w:left w:val="none" w:sz="0" w:space="0" w:color="auto"/>
        <w:bottom w:val="none" w:sz="0" w:space="0" w:color="auto"/>
        <w:right w:val="none" w:sz="0" w:space="0" w:color="auto"/>
      </w:divBdr>
    </w:div>
    <w:div w:id="263877793">
      <w:bodyDiv w:val="1"/>
      <w:marLeft w:val="0"/>
      <w:marRight w:val="0"/>
      <w:marTop w:val="0"/>
      <w:marBottom w:val="0"/>
      <w:divBdr>
        <w:top w:val="none" w:sz="0" w:space="0" w:color="auto"/>
        <w:left w:val="none" w:sz="0" w:space="0" w:color="auto"/>
        <w:bottom w:val="none" w:sz="0" w:space="0" w:color="auto"/>
        <w:right w:val="none" w:sz="0" w:space="0" w:color="auto"/>
      </w:divBdr>
    </w:div>
    <w:div w:id="264312734">
      <w:bodyDiv w:val="1"/>
      <w:marLeft w:val="0"/>
      <w:marRight w:val="0"/>
      <w:marTop w:val="0"/>
      <w:marBottom w:val="0"/>
      <w:divBdr>
        <w:top w:val="none" w:sz="0" w:space="0" w:color="auto"/>
        <w:left w:val="none" w:sz="0" w:space="0" w:color="auto"/>
        <w:bottom w:val="none" w:sz="0" w:space="0" w:color="auto"/>
        <w:right w:val="none" w:sz="0" w:space="0" w:color="auto"/>
      </w:divBdr>
    </w:div>
    <w:div w:id="264457772">
      <w:bodyDiv w:val="1"/>
      <w:marLeft w:val="0"/>
      <w:marRight w:val="0"/>
      <w:marTop w:val="0"/>
      <w:marBottom w:val="0"/>
      <w:divBdr>
        <w:top w:val="none" w:sz="0" w:space="0" w:color="auto"/>
        <w:left w:val="none" w:sz="0" w:space="0" w:color="auto"/>
        <w:bottom w:val="none" w:sz="0" w:space="0" w:color="auto"/>
        <w:right w:val="none" w:sz="0" w:space="0" w:color="auto"/>
      </w:divBdr>
    </w:div>
    <w:div w:id="264654276">
      <w:bodyDiv w:val="1"/>
      <w:marLeft w:val="0"/>
      <w:marRight w:val="0"/>
      <w:marTop w:val="0"/>
      <w:marBottom w:val="0"/>
      <w:divBdr>
        <w:top w:val="none" w:sz="0" w:space="0" w:color="auto"/>
        <w:left w:val="none" w:sz="0" w:space="0" w:color="auto"/>
        <w:bottom w:val="none" w:sz="0" w:space="0" w:color="auto"/>
        <w:right w:val="none" w:sz="0" w:space="0" w:color="auto"/>
      </w:divBdr>
    </w:div>
    <w:div w:id="264844142">
      <w:bodyDiv w:val="1"/>
      <w:marLeft w:val="0"/>
      <w:marRight w:val="0"/>
      <w:marTop w:val="0"/>
      <w:marBottom w:val="0"/>
      <w:divBdr>
        <w:top w:val="none" w:sz="0" w:space="0" w:color="auto"/>
        <w:left w:val="none" w:sz="0" w:space="0" w:color="auto"/>
        <w:bottom w:val="none" w:sz="0" w:space="0" w:color="auto"/>
        <w:right w:val="none" w:sz="0" w:space="0" w:color="auto"/>
      </w:divBdr>
    </w:div>
    <w:div w:id="264923190">
      <w:bodyDiv w:val="1"/>
      <w:marLeft w:val="0"/>
      <w:marRight w:val="0"/>
      <w:marTop w:val="0"/>
      <w:marBottom w:val="0"/>
      <w:divBdr>
        <w:top w:val="none" w:sz="0" w:space="0" w:color="auto"/>
        <w:left w:val="none" w:sz="0" w:space="0" w:color="auto"/>
        <w:bottom w:val="none" w:sz="0" w:space="0" w:color="auto"/>
        <w:right w:val="none" w:sz="0" w:space="0" w:color="auto"/>
      </w:divBdr>
    </w:div>
    <w:div w:id="264970179">
      <w:bodyDiv w:val="1"/>
      <w:marLeft w:val="0"/>
      <w:marRight w:val="0"/>
      <w:marTop w:val="0"/>
      <w:marBottom w:val="0"/>
      <w:divBdr>
        <w:top w:val="none" w:sz="0" w:space="0" w:color="auto"/>
        <w:left w:val="none" w:sz="0" w:space="0" w:color="auto"/>
        <w:bottom w:val="none" w:sz="0" w:space="0" w:color="auto"/>
        <w:right w:val="none" w:sz="0" w:space="0" w:color="auto"/>
      </w:divBdr>
    </w:div>
    <w:div w:id="264970645">
      <w:bodyDiv w:val="1"/>
      <w:marLeft w:val="0"/>
      <w:marRight w:val="0"/>
      <w:marTop w:val="0"/>
      <w:marBottom w:val="0"/>
      <w:divBdr>
        <w:top w:val="none" w:sz="0" w:space="0" w:color="auto"/>
        <w:left w:val="none" w:sz="0" w:space="0" w:color="auto"/>
        <w:bottom w:val="none" w:sz="0" w:space="0" w:color="auto"/>
        <w:right w:val="none" w:sz="0" w:space="0" w:color="auto"/>
      </w:divBdr>
    </w:div>
    <w:div w:id="265162754">
      <w:bodyDiv w:val="1"/>
      <w:marLeft w:val="0"/>
      <w:marRight w:val="0"/>
      <w:marTop w:val="0"/>
      <w:marBottom w:val="0"/>
      <w:divBdr>
        <w:top w:val="none" w:sz="0" w:space="0" w:color="auto"/>
        <w:left w:val="none" w:sz="0" w:space="0" w:color="auto"/>
        <w:bottom w:val="none" w:sz="0" w:space="0" w:color="auto"/>
        <w:right w:val="none" w:sz="0" w:space="0" w:color="auto"/>
      </w:divBdr>
    </w:div>
    <w:div w:id="265231189">
      <w:bodyDiv w:val="1"/>
      <w:marLeft w:val="0"/>
      <w:marRight w:val="0"/>
      <w:marTop w:val="0"/>
      <w:marBottom w:val="0"/>
      <w:divBdr>
        <w:top w:val="none" w:sz="0" w:space="0" w:color="auto"/>
        <w:left w:val="none" w:sz="0" w:space="0" w:color="auto"/>
        <w:bottom w:val="none" w:sz="0" w:space="0" w:color="auto"/>
        <w:right w:val="none" w:sz="0" w:space="0" w:color="auto"/>
      </w:divBdr>
    </w:div>
    <w:div w:id="265385129">
      <w:bodyDiv w:val="1"/>
      <w:marLeft w:val="0"/>
      <w:marRight w:val="0"/>
      <w:marTop w:val="0"/>
      <w:marBottom w:val="0"/>
      <w:divBdr>
        <w:top w:val="none" w:sz="0" w:space="0" w:color="auto"/>
        <w:left w:val="none" w:sz="0" w:space="0" w:color="auto"/>
        <w:bottom w:val="none" w:sz="0" w:space="0" w:color="auto"/>
        <w:right w:val="none" w:sz="0" w:space="0" w:color="auto"/>
      </w:divBdr>
    </w:div>
    <w:div w:id="265385916">
      <w:bodyDiv w:val="1"/>
      <w:marLeft w:val="0"/>
      <w:marRight w:val="0"/>
      <w:marTop w:val="0"/>
      <w:marBottom w:val="0"/>
      <w:divBdr>
        <w:top w:val="none" w:sz="0" w:space="0" w:color="auto"/>
        <w:left w:val="none" w:sz="0" w:space="0" w:color="auto"/>
        <w:bottom w:val="none" w:sz="0" w:space="0" w:color="auto"/>
        <w:right w:val="none" w:sz="0" w:space="0" w:color="auto"/>
      </w:divBdr>
    </w:div>
    <w:div w:id="265694223">
      <w:bodyDiv w:val="1"/>
      <w:marLeft w:val="0"/>
      <w:marRight w:val="0"/>
      <w:marTop w:val="0"/>
      <w:marBottom w:val="0"/>
      <w:divBdr>
        <w:top w:val="none" w:sz="0" w:space="0" w:color="auto"/>
        <w:left w:val="none" w:sz="0" w:space="0" w:color="auto"/>
        <w:bottom w:val="none" w:sz="0" w:space="0" w:color="auto"/>
        <w:right w:val="none" w:sz="0" w:space="0" w:color="auto"/>
      </w:divBdr>
    </w:div>
    <w:div w:id="265961161">
      <w:bodyDiv w:val="1"/>
      <w:marLeft w:val="0"/>
      <w:marRight w:val="0"/>
      <w:marTop w:val="0"/>
      <w:marBottom w:val="0"/>
      <w:divBdr>
        <w:top w:val="none" w:sz="0" w:space="0" w:color="auto"/>
        <w:left w:val="none" w:sz="0" w:space="0" w:color="auto"/>
        <w:bottom w:val="none" w:sz="0" w:space="0" w:color="auto"/>
        <w:right w:val="none" w:sz="0" w:space="0" w:color="auto"/>
      </w:divBdr>
    </w:div>
    <w:div w:id="266237573">
      <w:bodyDiv w:val="1"/>
      <w:marLeft w:val="0"/>
      <w:marRight w:val="0"/>
      <w:marTop w:val="0"/>
      <w:marBottom w:val="0"/>
      <w:divBdr>
        <w:top w:val="none" w:sz="0" w:space="0" w:color="auto"/>
        <w:left w:val="none" w:sz="0" w:space="0" w:color="auto"/>
        <w:bottom w:val="none" w:sz="0" w:space="0" w:color="auto"/>
        <w:right w:val="none" w:sz="0" w:space="0" w:color="auto"/>
      </w:divBdr>
    </w:div>
    <w:div w:id="266431087">
      <w:bodyDiv w:val="1"/>
      <w:marLeft w:val="0"/>
      <w:marRight w:val="0"/>
      <w:marTop w:val="0"/>
      <w:marBottom w:val="0"/>
      <w:divBdr>
        <w:top w:val="none" w:sz="0" w:space="0" w:color="auto"/>
        <w:left w:val="none" w:sz="0" w:space="0" w:color="auto"/>
        <w:bottom w:val="none" w:sz="0" w:space="0" w:color="auto"/>
        <w:right w:val="none" w:sz="0" w:space="0" w:color="auto"/>
      </w:divBdr>
    </w:div>
    <w:div w:id="266471423">
      <w:bodyDiv w:val="1"/>
      <w:marLeft w:val="0"/>
      <w:marRight w:val="0"/>
      <w:marTop w:val="0"/>
      <w:marBottom w:val="0"/>
      <w:divBdr>
        <w:top w:val="none" w:sz="0" w:space="0" w:color="auto"/>
        <w:left w:val="none" w:sz="0" w:space="0" w:color="auto"/>
        <w:bottom w:val="none" w:sz="0" w:space="0" w:color="auto"/>
        <w:right w:val="none" w:sz="0" w:space="0" w:color="auto"/>
      </w:divBdr>
    </w:div>
    <w:div w:id="266475226">
      <w:bodyDiv w:val="1"/>
      <w:marLeft w:val="0"/>
      <w:marRight w:val="0"/>
      <w:marTop w:val="0"/>
      <w:marBottom w:val="0"/>
      <w:divBdr>
        <w:top w:val="none" w:sz="0" w:space="0" w:color="auto"/>
        <w:left w:val="none" w:sz="0" w:space="0" w:color="auto"/>
        <w:bottom w:val="none" w:sz="0" w:space="0" w:color="auto"/>
        <w:right w:val="none" w:sz="0" w:space="0" w:color="auto"/>
      </w:divBdr>
    </w:div>
    <w:div w:id="267009572">
      <w:bodyDiv w:val="1"/>
      <w:marLeft w:val="0"/>
      <w:marRight w:val="0"/>
      <w:marTop w:val="0"/>
      <w:marBottom w:val="0"/>
      <w:divBdr>
        <w:top w:val="none" w:sz="0" w:space="0" w:color="auto"/>
        <w:left w:val="none" w:sz="0" w:space="0" w:color="auto"/>
        <w:bottom w:val="none" w:sz="0" w:space="0" w:color="auto"/>
        <w:right w:val="none" w:sz="0" w:space="0" w:color="auto"/>
      </w:divBdr>
    </w:div>
    <w:div w:id="267154940">
      <w:bodyDiv w:val="1"/>
      <w:marLeft w:val="0"/>
      <w:marRight w:val="0"/>
      <w:marTop w:val="0"/>
      <w:marBottom w:val="0"/>
      <w:divBdr>
        <w:top w:val="none" w:sz="0" w:space="0" w:color="auto"/>
        <w:left w:val="none" w:sz="0" w:space="0" w:color="auto"/>
        <w:bottom w:val="none" w:sz="0" w:space="0" w:color="auto"/>
        <w:right w:val="none" w:sz="0" w:space="0" w:color="auto"/>
      </w:divBdr>
    </w:div>
    <w:div w:id="267203912">
      <w:bodyDiv w:val="1"/>
      <w:marLeft w:val="0"/>
      <w:marRight w:val="0"/>
      <w:marTop w:val="0"/>
      <w:marBottom w:val="0"/>
      <w:divBdr>
        <w:top w:val="none" w:sz="0" w:space="0" w:color="auto"/>
        <w:left w:val="none" w:sz="0" w:space="0" w:color="auto"/>
        <w:bottom w:val="none" w:sz="0" w:space="0" w:color="auto"/>
        <w:right w:val="none" w:sz="0" w:space="0" w:color="auto"/>
      </w:divBdr>
    </w:div>
    <w:div w:id="267280314">
      <w:bodyDiv w:val="1"/>
      <w:marLeft w:val="0"/>
      <w:marRight w:val="0"/>
      <w:marTop w:val="0"/>
      <w:marBottom w:val="0"/>
      <w:divBdr>
        <w:top w:val="none" w:sz="0" w:space="0" w:color="auto"/>
        <w:left w:val="none" w:sz="0" w:space="0" w:color="auto"/>
        <w:bottom w:val="none" w:sz="0" w:space="0" w:color="auto"/>
        <w:right w:val="none" w:sz="0" w:space="0" w:color="auto"/>
      </w:divBdr>
    </w:div>
    <w:div w:id="267540619">
      <w:bodyDiv w:val="1"/>
      <w:marLeft w:val="0"/>
      <w:marRight w:val="0"/>
      <w:marTop w:val="0"/>
      <w:marBottom w:val="0"/>
      <w:divBdr>
        <w:top w:val="none" w:sz="0" w:space="0" w:color="auto"/>
        <w:left w:val="none" w:sz="0" w:space="0" w:color="auto"/>
        <w:bottom w:val="none" w:sz="0" w:space="0" w:color="auto"/>
        <w:right w:val="none" w:sz="0" w:space="0" w:color="auto"/>
      </w:divBdr>
    </w:div>
    <w:div w:id="267859154">
      <w:bodyDiv w:val="1"/>
      <w:marLeft w:val="0"/>
      <w:marRight w:val="0"/>
      <w:marTop w:val="0"/>
      <w:marBottom w:val="0"/>
      <w:divBdr>
        <w:top w:val="none" w:sz="0" w:space="0" w:color="auto"/>
        <w:left w:val="none" w:sz="0" w:space="0" w:color="auto"/>
        <w:bottom w:val="none" w:sz="0" w:space="0" w:color="auto"/>
        <w:right w:val="none" w:sz="0" w:space="0" w:color="auto"/>
      </w:divBdr>
    </w:div>
    <w:div w:id="268045569">
      <w:bodyDiv w:val="1"/>
      <w:marLeft w:val="0"/>
      <w:marRight w:val="0"/>
      <w:marTop w:val="0"/>
      <w:marBottom w:val="0"/>
      <w:divBdr>
        <w:top w:val="none" w:sz="0" w:space="0" w:color="auto"/>
        <w:left w:val="none" w:sz="0" w:space="0" w:color="auto"/>
        <w:bottom w:val="none" w:sz="0" w:space="0" w:color="auto"/>
        <w:right w:val="none" w:sz="0" w:space="0" w:color="auto"/>
      </w:divBdr>
    </w:div>
    <w:div w:id="268515232">
      <w:bodyDiv w:val="1"/>
      <w:marLeft w:val="0"/>
      <w:marRight w:val="0"/>
      <w:marTop w:val="0"/>
      <w:marBottom w:val="0"/>
      <w:divBdr>
        <w:top w:val="none" w:sz="0" w:space="0" w:color="auto"/>
        <w:left w:val="none" w:sz="0" w:space="0" w:color="auto"/>
        <w:bottom w:val="none" w:sz="0" w:space="0" w:color="auto"/>
        <w:right w:val="none" w:sz="0" w:space="0" w:color="auto"/>
      </w:divBdr>
    </w:div>
    <w:div w:id="268780685">
      <w:bodyDiv w:val="1"/>
      <w:marLeft w:val="0"/>
      <w:marRight w:val="0"/>
      <w:marTop w:val="0"/>
      <w:marBottom w:val="0"/>
      <w:divBdr>
        <w:top w:val="none" w:sz="0" w:space="0" w:color="auto"/>
        <w:left w:val="none" w:sz="0" w:space="0" w:color="auto"/>
        <w:bottom w:val="none" w:sz="0" w:space="0" w:color="auto"/>
        <w:right w:val="none" w:sz="0" w:space="0" w:color="auto"/>
      </w:divBdr>
    </w:div>
    <w:div w:id="269044503">
      <w:bodyDiv w:val="1"/>
      <w:marLeft w:val="0"/>
      <w:marRight w:val="0"/>
      <w:marTop w:val="0"/>
      <w:marBottom w:val="0"/>
      <w:divBdr>
        <w:top w:val="none" w:sz="0" w:space="0" w:color="auto"/>
        <w:left w:val="none" w:sz="0" w:space="0" w:color="auto"/>
        <w:bottom w:val="none" w:sz="0" w:space="0" w:color="auto"/>
        <w:right w:val="none" w:sz="0" w:space="0" w:color="auto"/>
      </w:divBdr>
    </w:div>
    <w:div w:id="269048403">
      <w:bodyDiv w:val="1"/>
      <w:marLeft w:val="0"/>
      <w:marRight w:val="0"/>
      <w:marTop w:val="0"/>
      <w:marBottom w:val="0"/>
      <w:divBdr>
        <w:top w:val="none" w:sz="0" w:space="0" w:color="auto"/>
        <w:left w:val="none" w:sz="0" w:space="0" w:color="auto"/>
        <w:bottom w:val="none" w:sz="0" w:space="0" w:color="auto"/>
        <w:right w:val="none" w:sz="0" w:space="0" w:color="auto"/>
      </w:divBdr>
    </w:div>
    <w:div w:id="269049371">
      <w:bodyDiv w:val="1"/>
      <w:marLeft w:val="0"/>
      <w:marRight w:val="0"/>
      <w:marTop w:val="0"/>
      <w:marBottom w:val="0"/>
      <w:divBdr>
        <w:top w:val="none" w:sz="0" w:space="0" w:color="auto"/>
        <w:left w:val="none" w:sz="0" w:space="0" w:color="auto"/>
        <w:bottom w:val="none" w:sz="0" w:space="0" w:color="auto"/>
        <w:right w:val="none" w:sz="0" w:space="0" w:color="auto"/>
      </w:divBdr>
    </w:div>
    <w:div w:id="269319064">
      <w:bodyDiv w:val="1"/>
      <w:marLeft w:val="0"/>
      <w:marRight w:val="0"/>
      <w:marTop w:val="0"/>
      <w:marBottom w:val="0"/>
      <w:divBdr>
        <w:top w:val="none" w:sz="0" w:space="0" w:color="auto"/>
        <w:left w:val="none" w:sz="0" w:space="0" w:color="auto"/>
        <w:bottom w:val="none" w:sz="0" w:space="0" w:color="auto"/>
        <w:right w:val="none" w:sz="0" w:space="0" w:color="auto"/>
      </w:divBdr>
    </w:div>
    <w:div w:id="269557503">
      <w:bodyDiv w:val="1"/>
      <w:marLeft w:val="0"/>
      <w:marRight w:val="0"/>
      <w:marTop w:val="0"/>
      <w:marBottom w:val="0"/>
      <w:divBdr>
        <w:top w:val="none" w:sz="0" w:space="0" w:color="auto"/>
        <w:left w:val="none" w:sz="0" w:space="0" w:color="auto"/>
        <w:bottom w:val="none" w:sz="0" w:space="0" w:color="auto"/>
        <w:right w:val="none" w:sz="0" w:space="0" w:color="auto"/>
      </w:divBdr>
    </w:div>
    <w:div w:id="269632449">
      <w:bodyDiv w:val="1"/>
      <w:marLeft w:val="0"/>
      <w:marRight w:val="0"/>
      <w:marTop w:val="0"/>
      <w:marBottom w:val="0"/>
      <w:divBdr>
        <w:top w:val="none" w:sz="0" w:space="0" w:color="auto"/>
        <w:left w:val="none" w:sz="0" w:space="0" w:color="auto"/>
        <w:bottom w:val="none" w:sz="0" w:space="0" w:color="auto"/>
        <w:right w:val="none" w:sz="0" w:space="0" w:color="auto"/>
      </w:divBdr>
    </w:div>
    <w:div w:id="269709022">
      <w:bodyDiv w:val="1"/>
      <w:marLeft w:val="0"/>
      <w:marRight w:val="0"/>
      <w:marTop w:val="0"/>
      <w:marBottom w:val="0"/>
      <w:divBdr>
        <w:top w:val="none" w:sz="0" w:space="0" w:color="auto"/>
        <w:left w:val="none" w:sz="0" w:space="0" w:color="auto"/>
        <w:bottom w:val="none" w:sz="0" w:space="0" w:color="auto"/>
        <w:right w:val="none" w:sz="0" w:space="0" w:color="auto"/>
      </w:divBdr>
    </w:div>
    <w:div w:id="269750892">
      <w:bodyDiv w:val="1"/>
      <w:marLeft w:val="0"/>
      <w:marRight w:val="0"/>
      <w:marTop w:val="0"/>
      <w:marBottom w:val="0"/>
      <w:divBdr>
        <w:top w:val="none" w:sz="0" w:space="0" w:color="auto"/>
        <w:left w:val="none" w:sz="0" w:space="0" w:color="auto"/>
        <w:bottom w:val="none" w:sz="0" w:space="0" w:color="auto"/>
        <w:right w:val="none" w:sz="0" w:space="0" w:color="auto"/>
      </w:divBdr>
    </w:div>
    <w:div w:id="269974409">
      <w:bodyDiv w:val="1"/>
      <w:marLeft w:val="0"/>
      <w:marRight w:val="0"/>
      <w:marTop w:val="0"/>
      <w:marBottom w:val="0"/>
      <w:divBdr>
        <w:top w:val="none" w:sz="0" w:space="0" w:color="auto"/>
        <w:left w:val="none" w:sz="0" w:space="0" w:color="auto"/>
        <w:bottom w:val="none" w:sz="0" w:space="0" w:color="auto"/>
        <w:right w:val="none" w:sz="0" w:space="0" w:color="auto"/>
      </w:divBdr>
    </w:div>
    <w:div w:id="270012308">
      <w:bodyDiv w:val="1"/>
      <w:marLeft w:val="0"/>
      <w:marRight w:val="0"/>
      <w:marTop w:val="0"/>
      <w:marBottom w:val="0"/>
      <w:divBdr>
        <w:top w:val="none" w:sz="0" w:space="0" w:color="auto"/>
        <w:left w:val="none" w:sz="0" w:space="0" w:color="auto"/>
        <w:bottom w:val="none" w:sz="0" w:space="0" w:color="auto"/>
        <w:right w:val="none" w:sz="0" w:space="0" w:color="auto"/>
      </w:divBdr>
    </w:div>
    <w:div w:id="270431272">
      <w:bodyDiv w:val="1"/>
      <w:marLeft w:val="0"/>
      <w:marRight w:val="0"/>
      <w:marTop w:val="0"/>
      <w:marBottom w:val="0"/>
      <w:divBdr>
        <w:top w:val="none" w:sz="0" w:space="0" w:color="auto"/>
        <w:left w:val="none" w:sz="0" w:space="0" w:color="auto"/>
        <w:bottom w:val="none" w:sz="0" w:space="0" w:color="auto"/>
        <w:right w:val="none" w:sz="0" w:space="0" w:color="auto"/>
      </w:divBdr>
    </w:div>
    <w:div w:id="270433692">
      <w:bodyDiv w:val="1"/>
      <w:marLeft w:val="0"/>
      <w:marRight w:val="0"/>
      <w:marTop w:val="0"/>
      <w:marBottom w:val="0"/>
      <w:divBdr>
        <w:top w:val="none" w:sz="0" w:space="0" w:color="auto"/>
        <w:left w:val="none" w:sz="0" w:space="0" w:color="auto"/>
        <w:bottom w:val="none" w:sz="0" w:space="0" w:color="auto"/>
        <w:right w:val="none" w:sz="0" w:space="0" w:color="auto"/>
      </w:divBdr>
    </w:div>
    <w:div w:id="270473103">
      <w:bodyDiv w:val="1"/>
      <w:marLeft w:val="0"/>
      <w:marRight w:val="0"/>
      <w:marTop w:val="0"/>
      <w:marBottom w:val="0"/>
      <w:divBdr>
        <w:top w:val="none" w:sz="0" w:space="0" w:color="auto"/>
        <w:left w:val="none" w:sz="0" w:space="0" w:color="auto"/>
        <w:bottom w:val="none" w:sz="0" w:space="0" w:color="auto"/>
        <w:right w:val="none" w:sz="0" w:space="0" w:color="auto"/>
      </w:divBdr>
    </w:div>
    <w:div w:id="270745855">
      <w:bodyDiv w:val="1"/>
      <w:marLeft w:val="0"/>
      <w:marRight w:val="0"/>
      <w:marTop w:val="0"/>
      <w:marBottom w:val="0"/>
      <w:divBdr>
        <w:top w:val="none" w:sz="0" w:space="0" w:color="auto"/>
        <w:left w:val="none" w:sz="0" w:space="0" w:color="auto"/>
        <w:bottom w:val="none" w:sz="0" w:space="0" w:color="auto"/>
        <w:right w:val="none" w:sz="0" w:space="0" w:color="auto"/>
      </w:divBdr>
    </w:div>
    <w:div w:id="270820428">
      <w:bodyDiv w:val="1"/>
      <w:marLeft w:val="0"/>
      <w:marRight w:val="0"/>
      <w:marTop w:val="0"/>
      <w:marBottom w:val="0"/>
      <w:divBdr>
        <w:top w:val="none" w:sz="0" w:space="0" w:color="auto"/>
        <w:left w:val="none" w:sz="0" w:space="0" w:color="auto"/>
        <w:bottom w:val="none" w:sz="0" w:space="0" w:color="auto"/>
        <w:right w:val="none" w:sz="0" w:space="0" w:color="auto"/>
      </w:divBdr>
    </w:div>
    <w:div w:id="270825432">
      <w:bodyDiv w:val="1"/>
      <w:marLeft w:val="0"/>
      <w:marRight w:val="0"/>
      <w:marTop w:val="0"/>
      <w:marBottom w:val="0"/>
      <w:divBdr>
        <w:top w:val="none" w:sz="0" w:space="0" w:color="auto"/>
        <w:left w:val="none" w:sz="0" w:space="0" w:color="auto"/>
        <w:bottom w:val="none" w:sz="0" w:space="0" w:color="auto"/>
        <w:right w:val="none" w:sz="0" w:space="0" w:color="auto"/>
      </w:divBdr>
    </w:div>
    <w:div w:id="271013150">
      <w:bodyDiv w:val="1"/>
      <w:marLeft w:val="0"/>
      <w:marRight w:val="0"/>
      <w:marTop w:val="0"/>
      <w:marBottom w:val="0"/>
      <w:divBdr>
        <w:top w:val="none" w:sz="0" w:space="0" w:color="auto"/>
        <w:left w:val="none" w:sz="0" w:space="0" w:color="auto"/>
        <w:bottom w:val="none" w:sz="0" w:space="0" w:color="auto"/>
        <w:right w:val="none" w:sz="0" w:space="0" w:color="auto"/>
      </w:divBdr>
    </w:div>
    <w:div w:id="271209592">
      <w:bodyDiv w:val="1"/>
      <w:marLeft w:val="0"/>
      <w:marRight w:val="0"/>
      <w:marTop w:val="0"/>
      <w:marBottom w:val="0"/>
      <w:divBdr>
        <w:top w:val="none" w:sz="0" w:space="0" w:color="auto"/>
        <w:left w:val="none" w:sz="0" w:space="0" w:color="auto"/>
        <w:bottom w:val="none" w:sz="0" w:space="0" w:color="auto"/>
        <w:right w:val="none" w:sz="0" w:space="0" w:color="auto"/>
      </w:divBdr>
    </w:div>
    <w:div w:id="271323219">
      <w:bodyDiv w:val="1"/>
      <w:marLeft w:val="0"/>
      <w:marRight w:val="0"/>
      <w:marTop w:val="0"/>
      <w:marBottom w:val="0"/>
      <w:divBdr>
        <w:top w:val="none" w:sz="0" w:space="0" w:color="auto"/>
        <w:left w:val="none" w:sz="0" w:space="0" w:color="auto"/>
        <w:bottom w:val="none" w:sz="0" w:space="0" w:color="auto"/>
        <w:right w:val="none" w:sz="0" w:space="0" w:color="auto"/>
      </w:divBdr>
    </w:div>
    <w:div w:id="271789027">
      <w:bodyDiv w:val="1"/>
      <w:marLeft w:val="0"/>
      <w:marRight w:val="0"/>
      <w:marTop w:val="0"/>
      <w:marBottom w:val="0"/>
      <w:divBdr>
        <w:top w:val="none" w:sz="0" w:space="0" w:color="auto"/>
        <w:left w:val="none" w:sz="0" w:space="0" w:color="auto"/>
        <w:bottom w:val="none" w:sz="0" w:space="0" w:color="auto"/>
        <w:right w:val="none" w:sz="0" w:space="0" w:color="auto"/>
      </w:divBdr>
    </w:div>
    <w:div w:id="271934491">
      <w:bodyDiv w:val="1"/>
      <w:marLeft w:val="0"/>
      <w:marRight w:val="0"/>
      <w:marTop w:val="0"/>
      <w:marBottom w:val="0"/>
      <w:divBdr>
        <w:top w:val="none" w:sz="0" w:space="0" w:color="auto"/>
        <w:left w:val="none" w:sz="0" w:space="0" w:color="auto"/>
        <w:bottom w:val="none" w:sz="0" w:space="0" w:color="auto"/>
        <w:right w:val="none" w:sz="0" w:space="0" w:color="auto"/>
      </w:divBdr>
    </w:div>
    <w:div w:id="271938459">
      <w:bodyDiv w:val="1"/>
      <w:marLeft w:val="0"/>
      <w:marRight w:val="0"/>
      <w:marTop w:val="0"/>
      <w:marBottom w:val="0"/>
      <w:divBdr>
        <w:top w:val="none" w:sz="0" w:space="0" w:color="auto"/>
        <w:left w:val="none" w:sz="0" w:space="0" w:color="auto"/>
        <w:bottom w:val="none" w:sz="0" w:space="0" w:color="auto"/>
        <w:right w:val="none" w:sz="0" w:space="0" w:color="auto"/>
      </w:divBdr>
    </w:div>
    <w:div w:id="272253509">
      <w:bodyDiv w:val="1"/>
      <w:marLeft w:val="0"/>
      <w:marRight w:val="0"/>
      <w:marTop w:val="0"/>
      <w:marBottom w:val="0"/>
      <w:divBdr>
        <w:top w:val="none" w:sz="0" w:space="0" w:color="auto"/>
        <w:left w:val="none" w:sz="0" w:space="0" w:color="auto"/>
        <w:bottom w:val="none" w:sz="0" w:space="0" w:color="auto"/>
        <w:right w:val="none" w:sz="0" w:space="0" w:color="auto"/>
      </w:divBdr>
    </w:div>
    <w:div w:id="272369802">
      <w:bodyDiv w:val="1"/>
      <w:marLeft w:val="0"/>
      <w:marRight w:val="0"/>
      <w:marTop w:val="0"/>
      <w:marBottom w:val="0"/>
      <w:divBdr>
        <w:top w:val="none" w:sz="0" w:space="0" w:color="auto"/>
        <w:left w:val="none" w:sz="0" w:space="0" w:color="auto"/>
        <w:bottom w:val="none" w:sz="0" w:space="0" w:color="auto"/>
        <w:right w:val="none" w:sz="0" w:space="0" w:color="auto"/>
      </w:divBdr>
    </w:div>
    <w:div w:id="272371782">
      <w:bodyDiv w:val="1"/>
      <w:marLeft w:val="0"/>
      <w:marRight w:val="0"/>
      <w:marTop w:val="0"/>
      <w:marBottom w:val="0"/>
      <w:divBdr>
        <w:top w:val="none" w:sz="0" w:space="0" w:color="auto"/>
        <w:left w:val="none" w:sz="0" w:space="0" w:color="auto"/>
        <w:bottom w:val="none" w:sz="0" w:space="0" w:color="auto"/>
        <w:right w:val="none" w:sz="0" w:space="0" w:color="auto"/>
      </w:divBdr>
    </w:div>
    <w:div w:id="272514650">
      <w:bodyDiv w:val="1"/>
      <w:marLeft w:val="0"/>
      <w:marRight w:val="0"/>
      <w:marTop w:val="0"/>
      <w:marBottom w:val="0"/>
      <w:divBdr>
        <w:top w:val="none" w:sz="0" w:space="0" w:color="auto"/>
        <w:left w:val="none" w:sz="0" w:space="0" w:color="auto"/>
        <w:bottom w:val="none" w:sz="0" w:space="0" w:color="auto"/>
        <w:right w:val="none" w:sz="0" w:space="0" w:color="auto"/>
      </w:divBdr>
    </w:div>
    <w:div w:id="272521636">
      <w:bodyDiv w:val="1"/>
      <w:marLeft w:val="0"/>
      <w:marRight w:val="0"/>
      <w:marTop w:val="0"/>
      <w:marBottom w:val="0"/>
      <w:divBdr>
        <w:top w:val="none" w:sz="0" w:space="0" w:color="auto"/>
        <w:left w:val="none" w:sz="0" w:space="0" w:color="auto"/>
        <w:bottom w:val="none" w:sz="0" w:space="0" w:color="auto"/>
        <w:right w:val="none" w:sz="0" w:space="0" w:color="auto"/>
      </w:divBdr>
    </w:div>
    <w:div w:id="272522173">
      <w:bodyDiv w:val="1"/>
      <w:marLeft w:val="0"/>
      <w:marRight w:val="0"/>
      <w:marTop w:val="0"/>
      <w:marBottom w:val="0"/>
      <w:divBdr>
        <w:top w:val="none" w:sz="0" w:space="0" w:color="auto"/>
        <w:left w:val="none" w:sz="0" w:space="0" w:color="auto"/>
        <w:bottom w:val="none" w:sz="0" w:space="0" w:color="auto"/>
        <w:right w:val="none" w:sz="0" w:space="0" w:color="auto"/>
      </w:divBdr>
    </w:div>
    <w:div w:id="272827559">
      <w:bodyDiv w:val="1"/>
      <w:marLeft w:val="0"/>
      <w:marRight w:val="0"/>
      <w:marTop w:val="0"/>
      <w:marBottom w:val="0"/>
      <w:divBdr>
        <w:top w:val="none" w:sz="0" w:space="0" w:color="auto"/>
        <w:left w:val="none" w:sz="0" w:space="0" w:color="auto"/>
        <w:bottom w:val="none" w:sz="0" w:space="0" w:color="auto"/>
        <w:right w:val="none" w:sz="0" w:space="0" w:color="auto"/>
      </w:divBdr>
    </w:div>
    <w:div w:id="272903207">
      <w:bodyDiv w:val="1"/>
      <w:marLeft w:val="0"/>
      <w:marRight w:val="0"/>
      <w:marTop w:val="0"/>
      <w:marBottom w:val="0"/>
      <w:divBdr>
        <w:top w:val="none" w:sz="0" w:space="0" w:color="auto"/>
        <w:left w:val="none" w:sz="0" w:space="0" w:color="auto"/>
        <w:bottom w:val="none" w:sz="0" w:space="0" w:color="auto"/>
        <w:right w:val="none" w:sz="0" w:space="0" w:color="auto"/>
      </w:divBdr>
    </w:div>
    <w:div w:id="273248093">
      <w:bodyDiv w:val="1"/>
      <w:marLeft w:val="0"/>
      <w:marRight w:val="0"/>
      <w:marTop w:val="0"/>
      <w:marBottom w:val="0"/>
      <w:divBdr>
        <w:top w:val="none" w:sz="0" w:space="0" w:color="auto"/>
        <w:left w:val="none" w:sz="0" w:space="0" w:color="auto"/>
        <w:bottom w:val="none" w:sz="0" w:space="0" w:color="auto"/>
        <w:right w:val="none" w:sz="0" w:space="0" w:color="auto"/>
      </w:divBdr>
    </w:div>
    <w:div w:id="273294476">
      <w:bodyDiv w:val="1"/>
      <w:marLeft w:val="0"/>
      <w:marRight w:val="0"/>
      <w:marTop w:val="0"/>
      <w:marBottom w:val="0"/>
      <w:divBdr>
        <w:top w:val="none" w:sz="0" w:space="0" w:color="auto"/>
        <w:left w:val="none" w:sz="0" w:space="0" w:color="auto"/>
        <w:bottom w:val="none" w:sz="0" w:space="0" w:color="auto"/>
        <w:right w:val="none" w:sz="0" w:space="0" w:color="auto"/>
      </w:divBdr>
    </w:div>
    <w:div w:id="273445439">
      <w:bodyDiv w:val="1"/>
      <w:marLeft w:val="0"/>
      <w:marRight w:val="0"/>
      <w:marTop w:val="0"/>
      <w:marBottom w:val="0"/>
      <w:divBdr>
        <w:top w:val="none" w:sz="0" w:space="0" w:color="auto"/>
        <w:left w:val="none" w:sz="0" w:space="0" w:color="auto"/>
        <w:bottom w:val="none" w:sz="0" w:space="0" w:color="auto"/>
        <w:right w:val="none" w:sz="0" w:space="0" w:color="auto"/>
      </w:divBdr>
    </w:div>
    <w:div w:id="273637625">
      <w:bodyDiv w:val="1"/>
      <w:marLeft w:val="0"/>
      <w:marRight w:val="0"/>
      <w:marTop w:val="0"/>
      <w:marBottom w:val="0"/>
      <w:divBdr>
        <w:top w:val="none" w:sz="0" w:space="0" w:color="auto"/>
        <w:left w:val="none" w:sz="0" w:space="0" w:color="auto"/>
        <w:bottom w:val="none" w:sz="0" w:space="0" w:color="auto"/>
        <w:right w:val="none" w:sz="0" w:space="0" w:color="auto"/>
      </w:divBdr>
    </w:div>
    <w:div w:id="273681486">
      <w:bodyDiv w:val="1"/>
      <w:marLeft w:val="0"/>
      <w:marRight w:val="0"/>
      <w:marTop w:val="0"/>
      <w:marBottom w:val="0"/>
      <w:divBdr>
        <w:top w:val="none" w:sz="0" w:space="0" w:color="auto"/>
        <w:left w:val="none" w:sz="0" w:space="0" w:color="auto"/>
        <w:bottom w:val="none" w:sz="0" w:space="0" w:color="auto"/>
        <w:right w:val="none" w:sz="0" w:space="0" w:color="auto"/>
      </w:divBdr>
    </w:div>
    <w:div w:id="273828229">
      <w:bodyDiv w:val="1"/>
      <w:marLeft w:val="0"/>
      <w:marRight w:val="0"/>
      <w:marTop w:val="0"/>
      <w:marBottom w:val="0"/>
      <w:divBdr>
        <w:top w:val="none" w:sz="0" w:space="0" w:color="auto"/>
        <w:left w:val="none" w:sz="0" w:space="0" w:color="auto"/>
        <w:bottom w:val="none" w:sz="0" w:space="0" w:color="auto"/>
        <w:right w:val="none" w:sz="0" w:space="0" w:color="auto"/>
      </w:divBdr>
    </w:div>
    <w:div w:id="273876180">
      <w:bodyDiv w:val="1"/>
      <w:marLeft w:val="0"/>
      <w:marRight w:val="0"/>
      <w:marTop w:val="0"/>
      <w:marBottom w:val="0"/>
      <w:divBdr>
        <w:top w:val="none" w:sz="0" w:space="0" w:color="auto"/>
        <w:left w:val="none" w:sz="0" w:space="0" w:color="auto"/>
        <w:bottom w:val="none" w:sz="0" w:space="0" w:color="auto"/>
        <w:right w:val="none" w:sz="0" w:space="0" w:color="auto"/>
      </w:divBdr>
    </w:div>
    <w:div w:id="274213746">
      <w:bodyDiv w:val="1"/>
      <w:marLeft w:val="0"/>
      <w:marRight w:val="0"/>
      <w:marTop w:val="0"/>
      <w:marBottom w:val="0"/>
      <w:divBdr>
        <w:top w:val="none" w:sz="0" w:space="0" w:color="auto"/>
        <w:left w:val="none" w:sz="0" w:space="0" w:color="auto"/>
        <w:bottom w:val="none" w:sz="0" w:space="0" w:color="auto"/>
        <w:right w:val="none" w:sz="0" w:space="0" w:color="auto"/>
      </w:divBdr>
    </w:div>
    <w:div w:id="274293828">
      <w:bodyDiv w:val="1"/>
      <w:marLeft w:val="0"/>
      <w:marRight w:val="0"/>
      <w:marTop w:val="0"/>
      <w:marBottom w:val="0"/>
      <w:divBdr>
        <w:top w:val="none" w:sz="0" w:space="0" w:color="auto"/>
        <w:left w:val="none" w:sz="0" w:space="0" w:color="auto"/>
        <w:bottom w:val="none" w:sz="0" w:space="0" w:color="auto"/>
        <w:right w:val="none" w:sz="0" w:space="0" w:color="auto"/>
      </w:divBdr>
    </w:div>
    <w:div w:id="274333808">
      <w:bodyDiv w:val="1"/>
      <w:marLeft w:val="0"/>
      <w:marRight w:val="0"/>
      <w:marTop w:val="0"/>
      <w:marBottom w:val="0"/>
      <w:divBdr>
        <w:top w:val="none" w:sz="0" w:space="0" w:color="auto"/>
        <w:left w:val="none" w:sz="0" w:space="0" w:color="auto"/>
        <w:bottom w:val="none" w:sz="0" w:space="0" w:color="auto"/>
        <w:right w:val="none" w:sz="0" w:space="0" w:color="auto"/>
      </w:divBdr>
    </w:div>
    <w:div w:id="274336718">
      <w:bodyDiv w:val="1"/>
      <w:marLeft w:val="0"/>
      <w:marRight w:val="0"/>
      <w:marTop w:val="0"/>
      <w:marBottom w:val="0"/>
      <w:divBdr>
        <w:top w:val="none" w:sz="0" w:space="0" w:color="auto"/>
        <w:left w:val="none" w:sz="0" w:space="0" w:color="auto"/>
        <w:bottom w:val="none" w:sz="0" w:space="0" w:color="auto"/>
        <w:right w:val="none" w:sz="0" w:space="0" w:color="auto"/>
      </w:divBdr>
    </w:div>
    <w:div w:id="274752112">
      <w:bodyDiv w:val="1"/>
      <w:marLeft w:val="0"/>
      <w:marRight w:val="0"/>
      <w:marTop w:val="0"/>
      <w:marBottom w:val="0"/>
      <w:divBdr>
        <w:top w:val="none" w:sz="0" w:space="0" w:color="auto"/>
        <w:left w:val="none" w:sz="0" w:space="0" w:color="auto"/>
        <w:bottom w:val="none" w:sz="0" w:space="0" w:color="auto"/>
        <w:right w:val="none" w:sz="0" w:space="0" w:color="auto"/>
      </w:divBdr>
    </w:div>
    <w:div w:id="274753253">
      <w:bodyDiv w:val="1"/>
      <w:marLeft w:val="0"/>
      <w:marRight w:val="0"/>
      <w:marTop w:val="0"/>
      <w:marBottom w:val="0"/>
      <w:divBdr>
        <w:top w:val="none" w:sz="0" w:space="0" w:color="auto"/>
        <w:left w:val="none" w:sz="0" w:space="0" w:color="auto"/>
        <w:bottom w:val="none" w:sz="0" w:space="0" w:color="auto"/>
        <w:right w:val="none" w:sz="0" w:space="0" w:color="auto"/>
      </w:divBdr>
    </w:div>
    <w:div w:id="274798161">
      <w:bodyDiv w:val="1"/>
      <w:marLeft w:val="0"/>
      <w:marRight w:val="0"/>
      <w:marTop w:val="0"/>
      <w:marBottom w:val="0"/>
      <w:divBdr>
        <w:top w:val="none" w:sz="0" w:space="0" w:color="auto"/>
        <w:left w:val="none" w:sz="0" w:space="0" w:color="auto"/>
        <w:bottom w:val="none" w:sz="0" w:space="0" w:color="auto"/>
        <w:right w:val="none" w:sz="0" w:space="0" w:color="auto"/>
      </w:divBdr>
    </w:div>
    <w:div w:id="275135964">
      <w:bodyDiv w:val="1"/>
      <w:marLeft w:val="0"/>
      <w:marRight w:val="0"/>
      <w:marTop w:val="0"/>
      <w:marBottom w:val="0"/>
      <w:divBdr>
        <w:top w:val="none" w:sz="0" w:space="0" w:color="auto"/>
        <w:left w:val="none" w:sz="0" w:space="0" w:color="auto"/>
        <w:bottom w:val="none" w:sz="0" w:space="0" w:color="auto"/>
        <w:right w:val="none" w:sz="0" w:space="0" w:color="auto"/>
      </w:divBdr>
    </w:div>
    <w:div w:id="275336527">
      <w:bodyDiv w:val="1"/>
      <w:marLeft w:val="0"/>
      <w:marRight w:val="0"/>
      <w:marTop w:val="0"/>
      <w:marBottom w:val="0"/>
      <w:divBdr>
        <w:top w:val="none" w:sz="0" w:space="0" w:color="auto"/>
        <w:left w:val="none" w:sz="0" w:space="0" w:color="auto"/>
        <w:bottom w:val="none" w:sz="0" w:space="0" w:color="auto"/>
        <w:right w:val="none" w:sz="0" w:space="0" w:color="auto"/>
      </w:divBdr>
    </w:div>
    <w:div w:id="275524766">
      <w:bodyDiv w:val="1"/>
      <w:marLeft w:val="0"/>
      <w:marRight w:val="0"/>
      <w:marTop w:val="0"/>
      <w:marBottom w:val="0"/>
      <w:divBdr>
        <w:top w:val="none" w:sz="0" w:space="0" w:color="auto"/>
        <w:left w:val="none" w:sz="0" w:space="0" w:color="auto"/>
        <w:bottom w:val="none" w:sz="0" w:space="0" w:color="auto"/>
        <w:right w:val="none" w:sz="0" w:space="0" w:color="auto"/>
      </w:divBdr>
    </w:div>
    <w:div w:id="275600367">
      <w:bodyDiv w:val="1"/>
      <w:marLeft w:val="0"/>
      <w:marRight w:val="0"/>
      <w:marTop w:val="0"/>
      <w:marBottom w:val="0"/>
      <w:divBdr>
        <w:top w:val="none" w:sz="0" w:space="0" w:color="auto"/>
        <w:left w:val="none" w:sz="0" w:space="0" w:color="auto"/>
        <w:bottom w:val="none" w:sz="0" w:space="0" w:color="auto"/>
        <w:right w:val="none" w:sz="0" w:space="0" w:color="auto"/>
      </w:divBdr>
    </w:div>
    <w:div w:id="275601261">
      <w:bodyDiv w:val="1"/>
      <w:marLeft w:val="0"/>
      <w:marRight w:val="0"/>
      <w:marTop w:val="0"/>
      <w:marBottom w:val="0"/>
      <w:divBdr>
        <w:top w:val="none" w:sz="0" w:space="0" w:color="auto"/>
        <w:left w:val="none" w:sz="0" w:space="0" w:color="auto"/>
        <w:bottom w:val="none" w:sz="0" w:space="0" w:color="auto"/>
        <w:right w:val="none" w:sz="0" w:space="0" w:color="auto"/>
      </w:divBdr>
    </w:div>
    <w:div w:id="275675642">
      <w:bodyDiv w:val="1"/>
      <w:marLeft w:val="0"/>
      <w:marRight w:val="0"/>
      <w:marTop w:val="0"/>
      <w:marBottom w:val="0"/>
      <w:divBdr>
        <w:top w:val="none" w:sz="0" w:space="0" w:color="auto"/>
        <w:left w:val="none" w:sz="0" w:space="0" w:color="auto"/>
        <w:bottom w:val="none" w:sz="0" w:space="0" w:color="auto"/>
        <w:right w:val="none" w:sz="0" w:space="0" w:color="auto"/>
      </w:divBdr>
    </w:div>
    <w:div w:id="275871153">
      <w:bodyDiv w:val="1"/>
      <w:marLeft w:val="0"/>
      <w:marRight w:val="0"/>
      <w:marTop w:val="0"/>
      <w:marBottom w:val="0"/>
      <w:divBdr>
        <w:top w:val="none" w:sz="0" w:space="0" w:color="auto"/>
        <w:left w:val="none" w:sz="0" w:space="0" w:color="auto"/>
        <w:bottom w:val="none" w:sz="0" w:space="0" w:color="auto"/>
        <w:right w:val="none" w:sz="0" w:space="0" w:color="auto"/>
      </w:divBdr>
    </w:div>
    <w:div w:id="275911719">
      <w:bodyDiv w:val="1"/>
      <w:marLeft w:val="0"/>
      <w:marRight w:val="0"/>
      <w:marTop w:val="0"/>
      <w:marBottom w:val="0"/>
      <w:divBdr>
        <w:top w:val="none" w:sz="0" w:space="0" w:color="auto"/>
        <w:left w:val="none" w:sz="0" w:space="0" w:color="auto"/>
        <w:bottom w:val="none" w:sz="0" w:space="0" w:color="auto"/>
        <w:right w:val="none" w:sz="0" w:space="0" w:color="auto"/>
      </w:divBdr>
    </w:div>
    <w:div w:id="275917678">
      <w:bodyDiv w:val="1"/>
      <w:marLeft w:val="0"/>
      <w:marRight w:val="0"/>
      <w:marTop w:val="0"/>
      <w:marBottom w:val="0"/>
      <w:divBdr>
        <w:top w:val="none" w:sz="0" w:space="0" w:color="auto"/>
        <w:left w:val="none" w:sz="0" w:space="0" w:color="auto"/>
        <w:bottom w:val="none" w:sz="0" w:space="0" w:color="auto"/>
        <w:right w:val="none" w:sz="0" w:space="0" w:color="auto"/>
      </w:divBdr>
    </w:div>
    <w:div w:id="275988118">
      <w:bodyDiv w:val="1"/>
      <w:marLeft w:val="0"/>
      <w:marRight w:val="0"/>
      <w:marTop w:val="0"/>
      <w:marBottom w:val="0"/>
      <w:divBdr>
        <w:top w:val="none" w:sz="0" w:space="0" w:color="auto"/>
        <w:left w:val="none" w:sz="0" w:space="0" w:color="auto"/>
        <w:bottom w:val="none" w:sz="0" w:space="0" w:color="auto"/>
        <w:right w:val="none" w:sz="0" w:space="0" w:color="auto"/>
      </w:divBdr>
    </w:div>
    <w:div w:id="275991446">
      <w:bodyDiv w:val="1"/>
      <w:marLeft w:val="0"/>
      <w:marRight w:val="0"/>
      <w:marTop w:val="0"/>
      <w:marBottom w:val="0"/>
      <w:divBdr>
        <w:top w:val="none" w:sz="0" w:space="0" w:color="auto"/>
        <w:left w:val="none" w:sz="0" w:space="0" w:color="auto"/>
        <w:bottom w:val="none" w:sz="0" w:space="0" w:color="auto"/>
        <w:right w:val="none" w:sz="0" w:space="0" w:color="auto"/>
      </w:divBdr>
    </w:div>
    <w:div w:id="276105790">
      <w:bodyDiv w:val="1"/>
      <w:marLeft w:val="0"/>
      <w:marRight w:val="0"/>
      <w:marTop w:val="0"/>
      <w:marBottom w:val="0"/>
      <w:divBdr>
        <w:top w:val="none" w:sz="0" w:space="0" w:color="auto"/>
        <w:left w:val="none" w:sz="0" w:space="0" w:color="auto"/>
        <w:bottom w:val="none" w:sz="0" w:space="0" w:color="auto"/>
        <w:right w:val="none" w:sz="0" w:space="0" w:color="auto"/>
      </w:divBdr>
    </w:div>
    <w:div w:id="276186373">
      <w:bodyDiv w:val="1"/>
      <w:marLeft w:val="0"/>
      <w:marRight w:val="0"/>
      <w:marTop w:val="0"/>
      <w:marBottom w:val="0"/>
      <w:divBdr>
        <w:top w:val="none" w:sz="0" w:space="0" w:color="auto"/>
        <w:left w:val="none" w:sz="0" w:space="0" w:color="auto"/>
        <w:bottom w:val="none" w:sz="0" w:space="0" w:color="auto"/>
        <w:right w:val="none" w:sz="0" w:space="0" w:color="auto"/>
      </w:divBdr>
    </w:div>
    <w:div w:id="276572655">
      <w:bodyDiv w:val="1"/>
      <w:marLeft w:val="0"/>
      <w:marRight w:val="0"/>
      <w:marTop w:val="0"/>
      <w:marBottom w:val="0"/>
      <w:divBdr>
        <w:top w:val="none" w:sz="0" w:space="0" w:color="auto"/>
        <w:left w:val="none" w:sz="0" w:space="0" w:color="auto"/>
        <w:bottom w:val="none" w:sz="0" w:space="0" w:color="auto"/>
        <w:right w:val="none" w:sz="0" w:space="0" w:color="auto"/>
      </w:divBdr>
    </w:div>
    <w:div w:id="276640150">
      <w:bodyDiv w:val="1"/>
      <w:marLeft w:val="0"/>
      <w:marRight w:val="0"/>
      <w:marTop w:val="0"/>
      <w:marBottom w:val="0"/>
      <w:divBdr>
        <w:top w:val="none" w:sz="0" w:space="0" w:color="auto"/>
        <w:left w:val="none" w:sz="0" w:space="0" w:color="auto"/>
        <w:bottom w:val="none" w:sz="0" w:space="0" w:color="auto"/>
        <w:right w:val="none" w:sz="0" w:space="0" w:color="auto"/>
      </w:divBdr>
    </w:div>
    <w:div w:id="277106746">
      <w:bodyDiv w:val="1"/>
      <w:marLeft w:val="0"/>
      <w:marRight w:val="0"/>
      <w:marTop w:val="0"/>
      <w:marBottom w:val="0"/>
      <w:divBdr>
        <w:top w:val="none" w:sz="0" w:space="0" w:color="auto"/>
        <w:left w:val="none" w:sz="0" w:space="0" w:color="auto"/>
        <w:bottom w:val="none" w:sz="0" w:space="0" w:color="auto"/>
        <w:right w:val="none" w:sz="0" w:space="0" w:color="auto"/>
      </w:divBdr>
    </w:div>
    <w:div w:id="277373084">
      <w:bodyDiv w:val="1"/>
      <w:marLeft w:val="0"/>
      <w:marRight w:val="0"/>
      <w:marTop w:val="0"/>
      <w:marBottom w:val="0"/>
      <w:divBdr>
        <w:top w:val="none" w:sz="0" w:space="0" w:color="auto"/>
        <w:left w:val="none" w:sz="0" w:space="0" w:color="auto"/>
        <w:bottom w:val="none" w:sz="0" w:space="0" w:color="auto"/>
        <w:right w:val="none" w:sz="0" w:space="0" w:color="auto"/>
      </w:divBdr>
    </w:div>
    <w:div w:id="277488291">
      <w:bodyDiv w:val="1"/>
      <w:marLeft w:val="0"/>
      <w:marRight w:val="0"/>
      <w:marTop w:val="0"/>
      <w:marBottom w:val="0"/>
      <w:divBdr>
        <w:top w:val="none" w:sz="0" w:space="0" w:color="auto"/>
        <w:left w:val="none" w:sz="0" w:space="0" w:color="auto"/>
        <w:bottom w:val="none" w:sz="0" w:space="0" w:color="auto"/>
        <w:right w:val="none" w:sz="0" w:space="0" w:color="auto"/>
      </w:divBdr>
    </w:div>
    <w:div w:id="277488465">
      <w:bodyDiv w:val="1"/>
      <w:marLeft w:val="0"/>
      <w:marRight w:val="0"/>
      <w:marTop w:val="0"/>
      <w:marBottom w:val="0"/>
      <w:divBdr>
        <w:top w:val="none" w:sz="0" w:space="0" w:color="auto"/>
        <w:left w:val="none" w:sz="0" w:space="0" w:color="auto"/>
        <w:bottom w:val="none" w:sz="0" w:space="0" w:color="auto"/>
        <w:right w:val="none" w:sz="0" w:space="0" w:color="auto"/>
      </w:divBdr>
    </w:div>
    <w:div w:id="277688192">
      <w:bodyDiv w:val="1"/>
      <w:marLeft w:val="0"/>
      <w:marRight w:val="0"/>
      <w:marTop w:val="0"/>
      <w:marBottom w:val="0"/>
      <w:divBdr>
        <w:top w:val="none" w:sz="0" w:space="0" w:color="auto"/>
        <w:left w:val="none" w:sz="0" w:space="0" w:color="auto"/>
        <w:bottom w:val="none" w:sz="0" w:space="0" w:color="auto"/>
        <w:right w:val="none" w:sz="0" w:space="0" w:color="auto"/>
      </w:divBdr>
    </w:div>
    <w:div w:id="277950935">
      <w:bodyDiv w:val="1"/>
      <w:marLeft w:val="0"/>
      <w:marRight w:val="0"/>
      <w:marTop w:val="0"/>
      <w:marBottom w:val="0"/>
      <w:divBdr>
        <w:top w:val="none" w:sz="0" w:space="0" w:color="auto"/>
        <w:left w:val="none" w:sz="0" w:space="0" w:color="auto"/>
        <w:bottom w:val="none" w:sz="0" w:space="0" w:color="auto"/>
        <w:right w:val="none" w:sz="0" w:space="0" w:color="auto"/>
      </w:divBdr>
    </w:div>
    <w:div w:id="278218134">
      <w:bodyDiv w:val="1"/>
      <w:marLeft w:val="0"/>
      <w:marRight w:val="0"/>
      <w:marTop w:val="0"/>
      <w:marBottom w:val="0"/>
      <w:divBdr>
        <w:top w:val="none" w:sz="0" w:space="0" w:color="auto"/>
        <w:left w:val="none" w:sz="0" w:space="0" w:color="auto"/>
        <w:bottom w:val="none" w:sz="0" w:space="0" w:color="auto"/>
        <w:right w:val="none" w:sz="0" w:space="0" w:color="auto"/>
      </w:divBdr>
    </w:div>
    <w:div w:id="278219018">
      <w:bodyDiv w:val="1"/>
      <w:marLeft w:val="0"/>
      <w:marRight w:val="0"/>
      <w:marTop w:val="0"/>
      <w:marBottom w:val="0"/>
      <w:divBdr>
        <w:top w:val="none" w:sz="0" w:space="0" w:color="auto"/>
        <w:left w:val="none" w:sz="0" w:space="0" w:color="auto"/>
        <w:bottom w:val="none" w:sz="0" w:space="0" w:color="auto"/>
        <w:right w:val="none" w:sz="0" w:space="0" w:color="auto"/>
      </w:divBdr>
    </w:div>
    <w:div w:id="278490898">
      <w:bodyDiv w:val="1"/>
      <w:marLeft w:val="0"/>
      <w:marRight w:val="0"/>
      <w:marTop w:val="0"/>
      <w:marBottom w:val="0"/>
      <w:divBdr>
        <w:top w:val="none" w:sz="0" w:space="0" w:color="auto"/>
        <w:left w:val="none" w:sz="0" w:space="0" w:color="auto"/>
        <w:bottom w:val="none" w:sz="0" w:space="0" w:color="auto"/>
        <w:right w:val="none" w:sz="0" w:space="0" w:color="auto"/>
      </w:divBdr>
    </w:div>
    <w:div w:id="278680689">
      <w:bodyDiv w:val="1"/>
      <w:marLeft w:val="0"/>
      <w:marRight w:val="0"/>
      <w:marTop w:val="0"/>
      <w:marBottom w:val="0"/>
      <w:divBdr>
        <w:top w:val="none" w:sz="0" w:space="0" w:color="auto"/>
        <w:left w:val="none" w:sz="0" w:space="0" w:color="auto"/>
        <w:bottom w:val="none" w:sz="0" w:space="0" w:color="auto"/>
        <w:right w:val="none" w:sz="0" w:space="0" w:color="auto"/>
      </w:divBdr>
    </w:div>
    <w:div w:id="278682901">
      <w:bodyDiv w:val="1"/>
      <w:marLeft w:val="0"/>
      <w:marRight w:val="0"/>
      <w:marTop w:val="0"/>
      <w:marBottom w:val="0"/>
      <w:divBdr>
        <w:top w:val="none" w:sz="0" w:space="0" w:color="auto"/>
        <w:left w:val="none" w:sz="0" w:space="0" w:color="auto"/>
        <w:bottom w:val="none" w:sz="0" w:space="0" w:color="auto"/>
        <w:right w:val="none" w:sz="0" w:space="0" w:color="auto"/>
      </w:divBdr>
    </w:div>
    <w:div w:id="278729712">
      <w:bodyDiv w:val="1"/>
      <w:marLeft w:val="0"/>
      <w:marRight w:val="0"/>
      <w:marTop w:val="0"/>
      <w:marBottom w:val="0"/>
      <w:divBdr>
        <w:top w:val="none" w:sz="0" w:space="0" w:color="auto"/>
        <w:left w:val="none" w:sz="0" w:space="0" w:color="auto"/>
        <w:bottom w:val="none" w:sz="0" w:space="0" w:color="auto"/>
        <w:right w:val="none" w:sz="0" w:space="0" w:color="auto"/>
      </w:divBdr>
    </w:div>
    <w:div w:id="278755367">
      <w:bodyDiv w:val="1"/>
      <w:marLeft w:val="0"/>
      <w:marRight w:val="0"/>
      <w:marTop w:val="0"/>
      <w:marBottom w:val="0"/>
      <w:divBdr>
        <w:top w:val="none" w:sz="0" w:space="0" w:color="auto"/>
        <w:left w:val="none" w:sz="0" w:space="0" w:color="auto"/>
        <w:bottom w:val="none" w:sz="0" w:space="0" w:color="auto"/>
        <w:right w:val="none" w:sz="0" w:space="0" w:color="auto"/>
      </w:divBdr>
    </w:div>
    <w:div w:id="279118340">
      <w:bodyDiv w:val="1"/>
      <w:marLeft w:val="0"/>
      <w:marRight w:val="0"/>
      <w:marTop w:val="0"/>
      <w:marBottom w:val="0"/>
      <w:divBdr>
        <w:top w:val="none" w:sz="0" w:space="0" w:color="auto"/>
        <w:left w:val="none" w:sz="0" w:space="0" w:color="auto"/>
        <w:bottom w:val="none" w:sz="0" w:space="0" w:color="auto"/>
        <w:right w:val="none" w:sz="0" w:space="0" w:color="auto"/>
      </w:divBdr>
    </w:div>
    <w:div w:id="279343810">
      <w:bodyDiv w:val="1"/>
      <w:marLeft w:val="0"/>
      <w:marRight w:val="0"/>
      <w:marTop w:val="0"/>
      <w:marBottom w:val="0"/>
      <w:divBdr>
        <w:top w:val="none" w:sz="0" w:space="0" w:color="auto"/>
        <w:left w:val="none" w:sz="0" w:space="0" w:color="auto"/>
        <w:bottom w:val="none" w:sz="0" w:space="0" w:color="auto"/>
        <w:right w:val="none" w:sz="0" w:space="0" w:color="auto"/>
      </w:divBdr>
    </w:div>
    <w:div w:id="279995637">
      <w:bodyDiv w:val="1"/>
      <w:marLeft w:val="0"/>
      <w:marRight w:val="0"/>
      <w:marTop w:val="0"/>
      <w:marBottom w:val="0"/>
      <w:divBdr>
        <w:top w:val="none" w:sz="0" w:space="0" w:color="auto"/>
        <w:left w:val="none" w:sz="0" w:space="0" w:color="auto"/>
        <w:bottom w:val="none" w:sz="0" w:space="0" w:color="auto"/>
        <w:right w:val="none" w:sz="0" w:space="0" w:color="auto"/>
      </w:divBdr>
    </w:div>
    <w:div w:id="279998529">
      <w:bodyDiv w:val="1"/>
      <w:marLeft w:val="0"/>
      <w:marRight w:val="0"/>
      <w:marTop w:val="0"/>
      <w:marBottom w:val="0"/>
      <w:divBdr>
        <w:top w:val="none" w:sz="0" w:space="0" w:color="auto"/>
        <w:left w:val="none" w:sz="0" w:space="0" w:color="auto"/>
        <w:bottom w:val="none" w:sz="0" w:space="0" w:color="auto"/>
        <w:right w:val="none" w:sz="0" w:space="0" w:color="auto"/>
      </w:divBdr>
    </w:div>
    <w:div w:id="280184607">
      <w:bodyDiv w:val="1"/>
      <w:marLeft w:val="0"/>
      <w:marRight w:val="0"/>
      <w:marTop w:val="0"/>
      <w:marBottom w:val="0"/>
      <w:divBdr>
        <w:top w:val="none" w:sz="0" w:space="0" w:color="auto"/>
        <w:left w:val="none" w:sz="0" w:space="0" w:color="auto"/>
        <w:bottom w:val="none" w:sz="0" w:space="0" w:color="auto"/>
        <w:right w:val="none" w:sz="0" w:space="0" w:color="auto"/>
      </w:divBdr>
    </w:div>
    <w:div w:id="280499655">
      <w:bodyDiv w:val="1"/>
      <w:marLeft w:val="0"/>
      <w:marRight w:val="0"/>
      <w:marTop w:val="0"/>
      <w:marBottom w:val="0"/>
      <w:divBdr>
        <w:top w:val="none" w:sz="0" w:space="0" w:color="auto"/>
        <w:left w:val="none" w:sz="0" w:space="0" w:color="auto"/>
        <w:bottom w:val="none" w:sz="0" w:space="0" w:color="auto"/>
        <w:right w:val="none" w:sz="0" w:space="0" w:color="auto"/>
      </w:divBdr>
    </w:div>
    <w:div w:id="280695707">
      <w:bodyDiv w:val="1"/>
      <w:marLeft w:val="0"/>
      <w:marRight w:val="0"/>
      <w:marTop w:val="0"/>
      <w:marBottom w:val="0"/>
      <w:divBdr>
        <w:top w:val="none" w:sz="0" w:space="0" w:color="auto"/>
        <w:left w:val="none" w:sz="0" w:space="0" w:color="auto"/>
        <w:bottom w:val="none" w:sz="0" w:space="0" w:color="auto"/>
        <w:right w:val="none" w:sz="0" w:space="0" w:color="auto"/>
      </w:divBdr>
    </w:div>
    <w:div w:id="280765882">
      <w:bodyDiv w:val="1"/>
      <w:marLeft w:val="0"/>
      <w:marRight w:val="0"/>
      <w:marTop w:val="0"/>
      <w:marBottom w:val="0"/>
      <w:divBdr>
        <w:top w:val="none" w:sz="0" w:space="0" w:color="auto"/>
        <w:left w:val="none" w:sz="0" w:space="0" w:color="auto"/>
        <w:bottom w:val="none" w:sz="0" w:space="0" w:color="auto"/>
        <w:right w:val="none" w:sz="0" w:space="0" w:color="auto"/>
      </w:divBdr>
    </w:div>
    <w:div w:id="280772916">
      <w:bodyDiv w:val="1"/>
      <w:marLeft w:val="0"/>
      <w:marRight w:val="0"/>
      <w:marTop w:val="0"/>
      <w:marBottom w:val="0"/>
      <w:divBdr>
        <w:top w:val="none" w:sz="0" w:space="0" w:color="auto"/>
        <w:left w:val="none" w:sz="0" w:space="0" w:color="auto"/>
        <w:bottom w:val="none" w:sz="0" w:space="0" w:color="auto"/>
        <w:right w:val="none" w:sz="0" w:space="0" w:color="auto"/>
      </w:divBdr>
    </w:div>
    <w:div w:id="281040427">
      <w:bodyDiv w:val="1"/>
      <w:marLeft w:val="0"/>
      <w:marRight w:val="0"/>
      <w:marTop w:val="0"/>
      <w:marBottom w:val="0"/>
      <w:divBdr>
        <w:top w:val="none" w:sz="0" w:space="0" w:color="auto"/>
        <w:left w:val="none" w:sz="0" w:space="0" w:color="auto"/>
        <w:bottom w:val="none" w:sz="0" w:space="0" w:color="auto"/>
        <w:right w:val="none" w:sz="0" w:space="0" w:color="auto"/>
      </w:divBdr>
    </w:div>
    <w:div w:id="281612273">
      <w:bodyDiv w:val="1"/>
      <w:marLeft w:val="0"/>
      <w:marRight w:val="0"/>
      <w:marTop w:val="0"/>
      <w:marBottom w:val="0"/>
      <w:divBdr>
        <w:top w:val="none" w:sz="0" w:space="0" w:color="auto"/>
        <w:left w:val="none" w:sz="0" w:space="0" w:color="auto"/>
        <w:bottom w:val="none" w:sz="0" w:space="0" w:color="auto"/>
        <w:right w:val="none" w:sz="0" w:space="0" w:color="auto"/>
      </w:divBdr>
    </w:div>
    <w:div w:id="281613093">
      <w:bodyDiv w:val="1"/>
      <w:marLeft w:val="0"/>
      <w:marRight w:val="0"/>
      <w:marTop w:val="0"/>
      <w:marBottom w:val="0"/>
      <w:divBdr>
        <w:top w:val="none" w:sz="0" w:space="0" w:color="auto"/>
        <w:left w:val="none" w:sz="0" w:space="0" w:color="auto"/>
        <w:bottom w:val="none" w:sz="0" w:space="0" w:color="auto"/>
        <w:right w:val="none" w:sz="0" w:space="0" w:color="auto"/>
      </w:divBdr>
    </w:div>
    <w:div w:id="281693907">
      <w:bodyDiv w:val="1"/>
      <w:marLeft w:val="0"/>
      <w:marRight w:val="0"/>
      <w:marTop w:val="0"/>
      <w:marBottom w:val="0"/>
      <w:divBdr>
        <w:top w:val="none" w:sz="0" w:space="0" w:color="auto"/>
        <w:left w:val="none" w:sz="0" w:space="0" w:color="auto"/>
        <w:bottom w:val="none" w:sz="0" w:space="0" w:color="auto"/>
        <w:right w:val="none" w:sz="0" w:space="0" w:color="auto"/>
      </w:divBdr>
    </w:div>
    <w:div w:id="281883605">
      <w:bodyDiv w:val="1"/>
      <w:marLeft w:val="0"/>
      <w:marRight w:val="0"/>
      <w:marTop w:val="0"/>
      <w:marBottom w:val="0"/>
      <w:divBdr>
        <w:top w:val="none" w:sz="0" w:space="0" w:color="auto"/>
        <w:left w:val="none" w:sz="0" w:space="0" w:color="auto"/>
        <w:bottom w:val="none" w:sz="0" w:space="0" w:color="auto"/>
        <w:right w:val="none" w:sz="0" w:space="0" w:color="auto"/>
      </w:divBdr>
    </w:div>
    <w:div w:id="282228771">
      <w:bodyDiv w:val="1"/>
      <w:marLeft w:val="0"/>
      <w:marRight w:val="0"/>
      <w:marTop w:val="0"/>
      <w:marBottom w:val="0"/>
      <w:divBdr>
        <w:top w:val="none" w:sz="0" w:space="0" w:color="auto"/>
        <w:left w:val="none" w:sz="0" w:space="0" w:color="auto"/>
        <w:bottom w:val="none" w:sz="0" w:space="0" w:color="auto"/>
        <w:right w:val="none" w:sz="0" w:space="0" w:color="auto"/>
      </w:divBdr>
    </w:div>
    <w:div w:id="282273428">
      <w:bodyDiv w:val="1"/>
      <w:marLeft w:val="0"/>
      <w:marRight w:val="0"/>
      <w:marTop w:val="0"/>
      <w:marBottom w:val="0"/>
      <w:divBdr>
        <w:top w:val="none" w:sz="0" w:space="0" w:color="auto"/>
        <w:left w:val="none" w:sz="0" w:space="0" w:color="auto"/>
        <w:bottom w:val="none" w:sz="0" w:space="0" w:color="auto"/>
        <w:right w:val="none" w:sz="0" w:space="0" w:color="auto"/>
      </w:divBdr>
    </w:div>
    <w:div w:id="282345711">
      <w:bodyDiv w:val="1"/>
      <w:marLeft w:val="0"/>
      <w:marRight w:val="0"/>
      <w:marTop w:val="0"/>
      <w:marBottom w:val="0"/>
      <w:divBdr>
        <w:top w:val="none" w:sz="0" w:space="0" w:color="auto"/>
        <w:left w:val="none" w:sz="0" w:space="0" w:color="auto"/>
        <w:bottom w:val="none" w:sz="0" w:space="0" w:color="auto"/>
        <w:right w:val="none" w:sz="0" w:space="0" w:color="auto"/>
      </w:divBdr>
    </w:div>
    <w:div w:id="282421342">
      <w:bodyDiv w:val="1"/>
      <w:marLeft w:val="0"/>
      <w:marRight w:val="0"/>
      <w:marTop w:val="0"/>
      <w:marBottom w:val="0"/>
      <w:divBdr>
        <w:top w:val="none" w:sz="0" w:space="0" w:color="auto"/>
        <w:left w:val="none" w:sz="0" w:space="0" w:color="auto"/>
        <w:bottom w:val="none" w:sz="0" w:space="0" w:color="auto"/>
        <w:right w:val="none" w:sz="0" w:space="0" w:color="auto"/>
      </w:divBdr>
    </w:div>
    <w:div w:id="282539064">
      <w:bodyDiv w:val="1"/>
      <w:marLeft w:val="0"/>
      <w:marRight w:val="0"/>
      <w:marTop w:val="0"/>
      <w:marBottom w:val="0"/>
      <w:divBdr>
        <w:top w:val="none" w:sz="0" w:space="0" w:color="auto"/>
        <w:left w:val="none" w:sz="0" w:space="0" w:color="auto"/>
        <w:bottom w:val="none" w:sz="0" w:space="0" w:color="auto"/>
        <w:right w:val="none" w:sz="0" w:space="0" w:color="auto"/>
      </w:divBdr>
    </w:div>
    <w:div w:id="282542703">
      <w:bodyDiv w:val="1"/>
      <w:marLeft w:val="0"/>
      <w:marRight w:val="0"/>
      <w:marTop w:val="0"/>
      <w:marBottom w:val="0"/>
      <w:divBdr>
        <w:top w:val="none" w:sz="0" w:space="0" w:color="auto"/>
        <w:left w:val="none" w:sz="0" w:space="0" w:color="auto"/>
        <w:bottom w:val="none" w:sz="0" w:space="0" w:color="auto"/>
        <w:right w:val="none" w:sz="0" w:space="0" w:color="auto"/>
      </w:divBdr>
    </w:div>
    <w:div w:id="282544005">
      <w:bodyDiv w:val="1"/>
      <w:marLeft w:val="0"/>
      <w:marRight w:val="0"/>
      <w:marTop w:val="0"/>
      <w:marBottom w:val="0"/>
      <w:divBdr>
        <w:top w:val="none" w:sz="0" w:space="0" w:color="auto"/>
        <w:left w:val="none" w:sz="0" w:space="0" w:color="auto"/>
        <w:bottom w:val="none" w:sz="0" w:space="0" w:color="auto"/>
        <w:right w:val="none" w:sz="0" w:space="0" w:color="auto"/>
      </w:divBdr>
    </w:div>
    <w:div w:id="282660853">
      <w:bodyDiv w:val="1"/>
      <w:marLeft w:val="0"/>
      <w:marRight w:val="0"/>
      <w:marTop w:val="0"/>
      <w:marBottom w:val="0"/>
      <w:divBdr>
        <w:top w:val="none" w:sz="0" w:space="0" w:color="auto"/>
        <w:left w:val="none" w:sz="0" w:space="0" w:color="auto"/>
        <w:bottom w:val="none" w:sz="0" w:space="0" w:color="auto"/>
        <w:right w:val="none" w:sz="0" w:space="0" w:color="auto"/>
      </w:divBdr>
    </w:div>
    <w:div w:id="282928865">
      <w:bodyDiv w:val="1"/>
      <w:marLeft w:val="0"/>
      <w:marRight w:val="0"/>
      <w:marTop w:val="0"/>
      <w:marBottom w:val="0"/>
      <w:divBdr>
        <w:top w:val="none" w:sz="0" w:space="0" w:color="auto"/>
        <w:left w:val="none" w:sz="0" w:space="0" w:color="auto"/>
        <w:bottom w:val="none" w:sz="0" w:space="0" w:color="auto"/>
        <w:right w:val="none" w:sz="0" w:space="0" w:color="auto"/>
      </w:divBdr>
    </w:div>
    <w:div w:id="283003205">
      <w:bodyDiv w:val="1"/>
      <w:marLeft w:val="0"/>
      <w:marRight w:val="0"/>
      <w:marTop w:val="0"/>
      <w:marBottom w:val="0"/>
      <w:divBdr>
        <w:top w:val="none" w:sz="0" w:space="0" w:color="auto"/>
        <w:left w:val="none" w:sz="0" w:space="0" w:color="auto"/>
        <w:bottom w:val="none" w:sz="0" w:space="0" w:color="auto"/>
        <w:right w:val="none" w:sz="0" w:space="0" w:color="auto"/>
      </w:divBdr>
    </w:div>
    <w:div w:id="283004482">
      <w:bodyDiv w:val="1"/>
      <w:marLeft w:val="0"/>
      <w:marRight w:val="0"/>
      <w:marTop w:val="0"/>
      <w:marBottom w:val="0"/>
      <w:divBdr>
        <w:top w:val="none" w:sz="0" w:space="0" w:color="auto"/>
        <w:left w:val="none" w:sz="0" w:space="0" w:color="auto"/>
        <w:bottom w:val="none" w:sz="0" w:space="0" w:color="auto"/>
        <w:right w:val="none" w:sz="0" w:space="0" w:color="auto"/>
      </w:divBdr>
    </w:div>
    <w:div w:id="283076132">
      <w:bodyDiv w:val="1"/>
      <w:marLeft w:val="0"/>
      <w:marRight w:val="0"/>
      <w:marTop w:val="0"/>
      <w:marBottom w:val="0"/>
      <w:divBdr>
        <w:top w:val="none" w:sz="0" w:space="0" w:color="auto"/>
        <w:left w:val="none" w:sz="0" w:space="0" w:color="auto"/>
        <w:bottom w:val="none" w:sz="0" w:space="0" w:color="auto"/>
        <w:right w:val="none" w:sz="0" w:space="0" w:color="auto"/>
      </w:divBdr>
    </w:div>
    <w:div w:id="283463127">
      <w:bodyDiv w:val="1"/>
      <w:marLeft w:val="0"/>
      <w:marRight w:val="0"/>
      <w:marTop w:val="0"/>
      <w:marBottom w:val="0"/>
      <w:divBdr>
        <w:top w:val="none" w:sz="0" w:space="0" w:color="auto"/>
        <w:left w:val="none" w:sz="0" w:space="0" w:color="auto"/>
        <w:bottom w:val="none" w:sz="0" w:space="0" w:color="auto"/>
        <w:right w:val="none" w:sz="0" w:space="0" w:color="auto"/>
      </w:divBdr>
    </w:div>
    <w:div w:id="283540215">
      <w:bodyDiv w:val="1"/>
      <w:marLeft w:val="0"/>
      <w:marRight w:val="0"/>
      <w:marTop w:val="0"/>
      <w:marBottom w:val="0"/>
      <w:divBdr>
        <w:top w:val="none" w:sz="0" w:space="0" w:color="auto"/>
        <w:left w:val="none" w:sz="0" w:space="0" w:color="auto"/>
        <w:bottom w:val="none" w:sz="0" w:space="0" w:color="auto"/>
        <w:right w:val="none" w:sz="0" w:space="0" w:color="auto"/>
      </w:divBdr>
    </w:div>
    <w:div w:id="283772473">
      <w:bodyDiv w:val="1"/>
      <w:marLeft w:val="0"/>
      <w:marRight w:val="0"/>
      <w:marTop w:val="0"/>
      <w:marBottom w:val="0"/>
      <w:divBdr>
        <w:top w:val="none" w:sz="0" w:space="0" w:color="auto"/>
        <w:left w:val="none" w:sz="0" w:space="0" w:color="auto"/>
        <w:bottom w:val="none" w:sz="0" w:space="0" w:color="auto"/>
        <w:right w:val="none" w:sz="0" w:space="0" w:color="auto"/>
      </w:divBdr>
    </w:div>
    <w:div w:id="283851406">
      <w:bodyDiv w:val="1"/>
      <w:marLeft w:val="0"/>
      <w:marRight w:val="0"/>
      <w:marTop w:val="0"/>
      <w:marBottom w:val="0"/>
      <w:divBdr>
        <w:top w:val="none" w:sz="0" w:space="0" w:color="auto"/>
        <w:left w:val="none" w:sz="0" w:space="0" w:color="auto"/>
        <w:bottom w:val="none" w:sz="0" w:space="0" w:color="auto"/>
        <w:right w:val="none" w:sz="0" w:space="0" w:color="auto"/>
      </w:divBdr>
    </w:div>
    <w:div w:id="284427175">
      <w:bodyDiv w:val="1"/>
      <w:marLeft w:val="0"/>
      <w:marRight w:val="0"/>
      <w:marTop w:val="0"/>
      <w:marBottom w:val="0"/>
      <w:divBdr>
        <w:top w:val="none" w:sz="0" w:space="0" w:color="auto"/>
        <w:left w:val="none" w:sz="0" w:space="0" w:color="auto"/>
        <w:bottom w:val="none" w:sz="0" w:space="0" w:color="auto"/>
        <w:right w:val="none" w:sz="0" w:space="0" w:color="auto"/>
      </w:divBdr>
    </w:div>
    <w:div w:id="284625999">
      <w:bodyDiv w:val="1"/>
      <w:marLeft w:val="0"/>
      <w:marRight w:val="0"/>
      <w:marTop w:val="0"/>
      <w:marBottom w:val="0"/>
      <w:divBdr>
        <w:top w:val="none" w:sz="0" w:space="0" w:color="auto"/>
        <w:left w:val="none" w:sz="0" w:space="0" w:color="auto"/>
        <w:bottom w:val="none" w:sz="0" w:space="0" w:color="auto"/>
        <w:right w:val="none" w:sz="0" w:space="0" w:color="auto"/>
      </w:divBdr>
    </w:div>
    <w:div w:id="284850427">
      <w:bodyDiv w:val="1"/>
      <w:marLeft w:val="0"/>
      <w:marRight w:val="0"/>
      <w:marTop w:val="0"/>
      <w:marBottom w:val="0"/>
      <w:divBdr>
        <w:top w:val="none" w:sz="0" w:space="0" w:color="auto"/>
        <w:left w:val="none" w:sz="0" w:space="0" w:color="auto"/>
        <w:bottom w:val="none" w:sz="0" w:space="0" w:color="auto"/>
        <w:right w:val="none" w:sz="0" w:space="0" w:color="auto"/>
      </w:divBdr>
    </w:div>
    <w:div w:id="285048273">
      <w:bodyDiv w:val="1"/>
      <w:marLeft w:val="0"/>
      <w:marRight w:val="0"/>
      <w:marTop w:val="0"/>
      <w:marBottom w:val="0"/>
      <w:divBdr>
        <w:top w:val="none" w:sz="0" w:space="0" w:color="auto"/>
        <w:left w:val="none" w:sz="0" w:space="0" w:color="auto"/>
        <w:bottom w:val="none" w:sz="0" w:space="0" w:color="auto"/>
        <w:right w:val="none" w:sz="0" w:space="0" w:color="auto"/>
      </w:divBdr>
    </w:div>
    <w:div w:id="285698831">
      <w:bodyDiv w:val="1"/>
      <w:marLeft w:val="0"/>
      <w:marRight w:val="0"/>
      <w:marTop w:val="0"/>
      <w:marBottom w:val="0"/>
      <w:divBdr>
        <w:top w:val="none" w:sz="0" w:space="0" w:color="auto"/>
        <w:left w:val="none" w:sz="0" w:space="0" w:color="auto"/>
        <w:bottom w:val="none" w:sz="0" w:space="0" w:color="auto"/>
        <w:right w:val="none" w:sz="0" w:space="0" w:color="auto"/>
      </w:divBdr>
    </w:div>
    <w:div w:id="285700356">
      <w:bodyDiv w:val="1"/>
      <w:marLeft w:val="0"/>
      <w:marRight w:val="0"/>
      <w:marTop w:val="0"/>
      <w:marBottom w:val="0"/>
      <w:divBdr>
        <w:top w:val="none" w:sz="0" w:space="0" w:color="auto"/>
        <w:left w:val="none" w:sz="0" w:space="0" w:color="auto"/>
        <w:bottom w:val="none" w:sz="0" w:space="0" w:color="auto"/>
        <w:right w:val="none" w:sz="0" w:space="0" w:color="auto"/>
      </w:divBdr>
    </w:div>
    <w:div w:id="285742211">
      <w:bodyDiv w:val="1"/>
      <w:marLeft w:val="0"/>
      <w:marRight w:val="0"/>
      <w:marTop w:val="0"/>
      <w:marBottom w:val="0"/>
      <w:divBdr>
        <w:top w:val="none" w:sz="0" w:space="0" w:color="auto"/>
        <w:left w:val="none" w:sz="0" w:space="0" w:color="auto"/>
        <w:bottom w:val="none" w:sz="0" w:space="0" w:color="auto"/>
        <w:right w:val="none" w:sz="0" w:space="0" w:color="auto"/>
      </w:divBdr>
    </w:div>
    <w:div w:id="286008086">
      <w:bodyDiv w:val="1"/>
      <w:marLeft w:val="0"/>
      <w:marRight w:val="0"/>
      <w:marTop w:val="0"/>
      <w:marBottom w:val="0"/>
      <w:divBdr>
        <w:top w:val="none" w:sz="0" w:space="0" w:color="auto"/>
        <w:left w:val="none" w:sz="0" w:space="0" w:color="auto"/>
        <w:bottom w:val="none" w:sz="0" w:space="0" w:color="auto"/>
        <w:right w:val="none" w:sz="0" w:space="0" w:color="auto"/>
      </w:divBdr>
    </w:div>
    <w:div w:id="286012713">
      <w:bodyDiv w:val="1"/>
      <w:marLeft w:val="0"/>
      <w:marRight w:val="0"/>
      <w:marTop w:val="0"/>
      <w:marBottom w:val="0"/>
      <w:divBdr>
        <w:top w:val="none" w:sz="0" w:space="0" w:color="auto"/>
        <w:left w:val="none" w:sz="0" w:space="0" w:color="auto"/>
        <w:bottom w:val="none" w:sz="0" w:space="0" w:color="auto"/>
        <w:right w:val="none" w:sz="0" w:space="0" w:color="auto"/>
      </w:divBdr>
    </w:div>
    <w:div w:id="286202307">
      <w:bodyDiv w:val="1"/>
      <w:marLeft w:val="0"/>
      <w:marRight w:val="0"/>
      <w:marTop w:val="0"/>
      <w:marBottom w:val="0"/>
      <w:divBdr>
        <w:top w:val="none" w:sz="0" w:space="0" w:color="auto"/>
        <w:left w:val="none" w:sz="0" w:space="0" w:color="auto"/>
        <w:bottom w:val="none" w:sz="0" w:space="0" w:color="auto"/>
        <w:right w:val="none" w:sz="0" w:space="0" w:color="auto"/>
      </w:divBdr>
    </w:div>
    <w:div w:id="286278843">
      <w:bodyDiv w:val="1"/>
      <w:marLeft w:val="0"/>
      <w:marRight w:val="0"/>
      <w:marTop w:val="0"/>
      <w:marBottom w:val="0"/>
      <w:divBdr>
        <w:top w:val="none" w:sz="0" w:space="0" w:color="auto"/>
        <w:left w:val="none" w:sz="0" w:space="0" w:color="auto"/>
        <w:bottom w:val="none" w:sz="0" w:space="0" w:color="auto"/>
        <w:right w:val="none" w:sz="0" w:space="0" w:color="auto"/>
      </w:divBdr>
    </w:div>
    <w:div w:id="286282899">
      <w:bodyDiv w:val="1"/>
      <w:marLeft w:val="0"/>
      <w:marRight w:val="0"/>
      <w:marTop w:val="0"/>
      <w:marBottom w:val="0"/>
      <w:divBdr>
        <w:top w:val="none" w:sz="0" w:space="0" w:color="auto"/>
        <w:left w:val="none" w:sz="0" w:space="0" w:color="auto"/>
        <w:bottom w:val="none" w:sz="0" w:space="0" w:color="auto"/>
        <w:right w:val="none" w:sz="0" w:space="0" w:color="auto"/>
      </w:divBdr>
    </w:div>
    <w:div w:id="286549502">
      <w:bodyDiv w:val="1"/>
      <w:marLeft w:val="0"/>
      <w:marRight w:val="0"/>
      <w:marTop w:val="0"/>
      <w:marBottom w:val="0"/>
      <w:divBdr>
        <w:top w:val="none" w:sz="0" w:space="0" w:color="auto"/>
        <w:left w:val="none" w:sz="0" w:space="0" w:color="auto"/>
        <w:bottom w:val="none" w:sz="0" w:space="0" w:color="auto"/>
        <w:right w:val="none" w:sz="0" w:space="0" w:color="auto"/>
      </w:divBdr>
    </w:div>
    <w:div w:id="286936223">
      <w:bodyDiv w:val="1"/>
      <w:marLeft w:val="0"/>
      <w:marRight w:val="0"/>
      <w:marTop w:val="0"/>
      <w:marBottom w:val="0"/>
      <w:divBdr>
        <w:top w:val="none" w:sz="0" w:space="0" w:color="auto"/>
        <w:left w:val="none" w:sz="0" w:space="0" w:color="auto"/>
        <w:bottom w:val="none" w:sz="0" w:space="0" w:color="auto"/>
        <w:right w:val="none" w:sz="0" w:space="0" w:color="auto"/>
      </w:divBdr>
    </w:div>
    <w:div w:id="287008534">
      <w:bodyDiv w:val="1"/>
      <w:marLeft w:val="0"/>
      <w:marRight w:val="0"/>
      <w:marTop w:val="0"/>
      <w:marBottom w:val="0"/>
      <w:divBdr>
        <w:top w:val="none" w:sz="0" w:space="0" w:color="auto"/>
        <w:left w:val="none" w:sz="0" w:space="0" w:color="auto"/>
        <w:bottom w:val="none" w:sz="0" w:space="0" w:color="auto"/>
        <w:right w:val="none" w:sz="0" w:space="0" w:color="auto"/>
      </w:divBdr>
    </w:div>
    <w:div w:id="287131903">
      <w:bodyDiv w:val="1"/>
      <w:marLeft w:val="0"/>
      <w:marRight w:val="0"/>
      <w:marTop w:val="0"/>
      <w:marBottom w:val="0"/>
      <w:divBdr>
        <w:top w:val="none" w:sz="0" w:space="0" w:color="auto"/>
        <w:left w:val="none" w:sz="0" w:space="0" w:color="auto"/>
        <w:bottom w:val="none" w:sz="0" w:space="0" w:color="auto"/>
        <w:right w:val="none" w:sz="0" w:space="0" w:color="auto"/>
      </w:divBdr>
    </w:div>
    <w:div w:id="287198768">
      <w:bodyDiv w:val="1"/>
      <w:marLeft w:val="0"/>
      <w:marRight w:val="0"/>
      <w:marTop w:val="0"/>
      <w:marBottom w:val="0"/>
      <w:divBdr>
        <w:top w:val="none" w:sz="0" w:space="0" w:color="auto"/>
        <w:left w:val="none" w:sz="0" w:space="0" w:color="auto"/>
        <w:bottom w:val="none" w:sz="0" w:space="0" w:color="auto"/>
        <w:right w:val="none" w:sz="0" w:space="0" w:color="auto"/>
      </w:divBdr>
    </w:div>
    <w:div w:id="287200324">
      <w:bodyDiv w:val="1"/>
      <w:marLeft w:val="0"/>
      <w:marRight w:val="0"/>
      <w:marTop w:val="0"/>
      <w:marBottom w:val="0"/>
      <w:divBdr>
        <w:top w:val="none" w:sz="0" w:space="0" w:color="auto"/>
        <w:left w:val="none" w:sz="0" w:space="0" w:color="auto"/>
        <w:bottom w:val="none" w:sz="0" w:space="0" w:color="auto"/>
        <w:right w:val="none" w:sz="0" w:space="0" w:color="auto"/>
      </w:divBdr>
    </w:div>
    <w:div w:id="287323309">
      <w:bodyDiv w:val="1"/>
      <w:marLeft w:val="0"/>
      <w:marRight w:val="0"/>
      <w:marTop w:val="0"/>
      <w:marBottom w:val="0"/>
      <w:divBdr>
        <w:top w:val="none" w:sz="0" w:space="0" w:color="auto"/>
        <w:left w:val="none" w:sz="0" w:space="0" w:color="auto"/>
        <w:bottom w:val="none" w:sz="0" w:space="0" w:color="auto"/>
        <w:right w:val="none" w:sz="0" w:space="0" w:color="auto"/>
      </w:divBdr>
    </w:div>
    <w:div w:id="287660532">
      <w:bodyDiv w:val="1"/>
      <w:marLeft w:val="0"/>
      <w:marRight w:val="0"/>
      <w:marTop w:val="0"/>
      <w:marBottom w:val="0"/>
      <w:divBdr>
        <w:top w:val="none" w:sz="0" w:space="0" w:color="auto"/>
        <w:left w:val="none" w:sz="0" w:space="0" w:color="auto"/>
        <w:bottom w:val="none" w:sz="0" w:space="0" w:color="auto"/>
        <w:right w:val="none" w:sz="0" w:space="0" w:color="auto"/>
      </w:divBdr>
    </w:div>
    <w:div w:id="287666044">
      <w:bodyDiv w:val="1"/>
      <w:marLeft w:val="0"/>
      <w:marRight w:val="0"/>
      <w:marTop w:val="0"/>
      <w:marBottom w:val="0"/>
      <w:divBdr>
        <w:top w:val="none" w:sz="0" w:space="0" w:color="auto"/>
        <w:left w:val="none" w:sz="0" w:space="0" w:color="auto"/>
        <w:bottom w:val="none" w:sz="0" w:space="0" w:color="auto"/>
        <w:right w:val="none" w:sz="0" w:space="0" w:color="auto"/>
      </w:divBdr>
    </w:div>
    <w:div w:id="287709912">
      <w:bodyDiv w:val="1"/>
      <w:marLeft w:val="0"/>
      <w:marRight w:val="0"/>
      <w:marTop w:val="0"/>
      <w:marBottom w:val="0"/>
      <w:divBdr>
        <w:top w:val="none" w:sz="0" w:space="0" w:color="auto"/>
        <w:left w:val="none" w:sz="0" w:space="0" w:color="auto"/>
        <w:bottom w:val="none" w:sz="0" w:space="0" w:color="auto"/>
        <w:right w:val="none" w:sz="0" w:space="0" w:color="auto"/>
      </w:divBdr>
    </w:div>
    <w:div w:id="287974492">
      <w:bodyDiv w:val="1"/>
      <w:marLeft w:val="0"/>
      <w:marRight w:val="0"/>
      <w:marTop w:val="0"/>
      <w:marBottom w:val="0"/>
      <w:divBdr>
        <w:top w:val="none" w:sz="0" w:space="0" w:color="auto"/>
        <w:left w:val="none" w:sz="0" w:space="0" w:color="auto"/>
        <w:bottom w:val="none" w:sz="0" w:space="0" w:color="auto"/>
        <w:right w:val="none" w:sz="0" w:space="0" w:color="auto"/>
      </w:divBdr>
    </w:div>
    <w:div w:id="288125419">
      <w:bodyDiv w:val="1"/>
      <w:marLeft w:val="0"/>
      <w:marRight w:val="0"/>
      <w:marTop w:val="0"/>
      <w:marBottom w:val="0"/>
      <w:divBdr>
        <w:top w:val="none" w:sz="0" w:space="0" w:color="auto"/>
        <w:left w:val="none" w:sz="0" w:space="0" w:color="auto"/>
        <w:bottom w:val="none" w:sz="0" w:space="0" w:color="auto"/>
        <w:right w:val="none" w:sz="0" w:space="0" w:color="auto"/>
      </w:divBdr>
    </w:div>
    <w:div w:id="288245711">
      <w:bodyDiv w:val="1"/>
      <w:marLeft w:val="0"/>
      <w:marRight w:val="0"/>
      <w:marTop w:val="0"/>
      <w:marBottom w:val="0"/>
      <w:divBdr>
        <w:top w:val="none" w:sz="0" w:space="0" w:color="auto"/>
        <w:left w:val="none" w:sz="0" w:space="0" w:color="auto"/>
        <w:bottom w:val="none" w:sz="0" w:space="0" w:color="auto"/>
        <w:right w:val="none" w:sz="0" w:space="0" w:color="auto"/>
      </w:divBdr>
    </w:div>
    <w:div w:id="288515159">
      <w:bodyDiv w:val="1"/>
      <w:marLeft w:val="0"/>
      <w:marRight w:val="0"/>
      <w:marTop w:val="0"/>
      <w:marBottom w:val="0"/>
      <w:divBdr>
        <w:top w:val="none" w:sz="0" w:space="0" w:color="auto"/>
        <w:left w:val="none" w:sz="0" w:space="0" w:color="auto"/>
        <w:bottom w:val="none" w:sz="0" w:space="0" w:color="auto"/>
        <w:right w:val="none" w:sz="0" w:space="0" w:color="auto"/>
      </w:divBdr>
    </w:div>
    <w:div w:id="288970837">
      <w:bodyDiv w:val="1"/>
      <w:marLeft w:val="0"/>
      <w:marRight w:val="0"/>
      <w:marTop w:val="0"/>
      <w:marBottom w:val="0"/>
      <w:divBdr>
        <w:top w:val="none" w:sz="0" w:space="0" w:color="auto"/>
        <w:left w:val="none" w:sz="0" w:space="0" w:color="auto"/>
        <w:bottom w:val="none" w:sz="0" w:space="0" w:color="auto"/>
        <w:right w:val="none" w:sz="0" w:space="0" w:color="auto"/>
      </w:divBdr>
    </w:div>
    <w:div w:id="289091000">
      <w:bodyDiv w:val="1"/>
      <w:marLeft w:val="0"/>
      <w:marRight w:val="0"/>
      <w:marTop w:val="0"/>
      <w:marBottom w:val="0"/>
      <w:divBdr>
        <w:top w:val="none" w:sz="0" w:space="0" w:color="auto"/>
        <w:left w:val="none" w:sz="0" w:space="0" w:color="auto"/>
        <w:bottom w:val="none" w:sz="0" w:space="0" w:color="auto"/>
        <w:right w:val="none" w:sz="0" w:space="0" w:color="auto"/>
      </w:divBdr>
    </w:div>
    <w:div w:id="289097235">
      <w:bodyDiv w:val="1"/>
      <w:marLeft w:val="0"/>
      <w:marRight w:val="0"/>
      <w:marTop w:val="0"/>
      <w:marBottom w:val="0"/>
      <w:divBdr>
        <w:top w:val="none" w:sz="0" w:space="0" w:color="auto"/>
        <w:left w:val="none" w:sz="0" w:space="0" w:color="auto"/>
        <w:bottom w:val="none" w:sz="0" w:space="0" w:color="auto"/>
        <w:right w:val="none" w:sz="0" w:space="0" w:color="auto"/>
      </w:divBdr>
    </w:div>
    <w:div w:id="289167171">
      <w:bodyDiv w:val="1"/>
      <w:marLeft w:val="0"/>
      <w:marRight w:val="0"/>
      <w:marTop w:val="0"/>
      <w:marBottom w:val="0"/>
      <w:divBdr>
        <w:top w:val="none" w:sz="0" w:space="0" w:color="auto"/>
        <w:left w:val="none" w:sz="0" w:space="0" w:color="auto"/>
        <w:bottom w:val="none" w:sz="0" w:space="0" w:color="auto"/>
        <w:right w:val="none" w:sz="0" w:space="0" w:color="auto"/>
      </w:divBdr>
    </w:div>
    <w:div w:id="289210720">
      <w:bodyDiv w:val="1"/>
      <w:marLeft w:val="0"/>
      <w:marRight w:val="0"/>
      <w:marTop w:val="0"/>
      <w:marBottom w:val="0"/>
      <w:divBdr>
        <w:top w:val="none" w:sz="0" w:space="0" w:color="auto"/>
        <w:left w:val="none" w:sz="0" w:space="0" w:color="auto"/>
        <w:bottom w:val="none" w:sz="0" w:space="0" w:color="auto"/>
        <w:right w:val="none" w:sz="0" w:space="0" w:color="auto"/>
      </w:divBdr>
    </w:div>
    <w:div w:id="289360655">
      <w:bodyDiv w:val="1"/>
      <w:marLeft w:val="0"/>
      <w:marRight w:val="0"/>
      <w:marTop w:val="0"/>
      <w:marBottom w:val="0"/>
      <w:divBdr>
        <w:top w:val="none" w:sz="0" w:space="0" w:color="auto"/>
        <w:left w:val="none" w:sz="0" w:space="0" w:color="auto"/>
        <w:bottom w:val="none" w:sz="0" w:space="0" w:color="auto"/>
        <w:right w:val="none" w:sz="0" w:space="0" w:color="auto"/>
      </w:divBdr>
    </w:div>
    <w:div w:id="289745430">
      <w:bodyDiv w:val="1"/>
      <w:marLeft w:val="0"/>
      <w:marRight w:val="0"/>
      <w:marTop w:val="0"/>
      <w:marBottom w:val="0"/>
      <w:divBdr>
        <w:top w:val="none" w:sz="0" w:space="0" w:color="auto"/>
        <w:left w:val="none" w:sz="0" w:space="0" w:color="auto"/>
        <w:bottom w:val="none" w:sz="0" w:space="0" w:color="auto"/>
        <w:right w:val="none" w:sz="0" w:space="0" w:color="auto"/>
      </w:divBdr>
    </w:div>
    <w:div w:id="289824457">
      <w:bodyDiv w:val="1"/>
      <w:marLeft w:val="0"/>
      <w:marRight w:val="0"/>
      <w:marTop w:val="0"/>
      <w:marBottom w:val="0"/>
      <w:divBdr>
        <w:top w:val="none" w:sz="0" w:space="0" w:color="auto"/>
        <w:left w:val="none" w:sz="0" w:space="0" w:color="auto"/>
        <w:bottom w:val="none" w:sz="0" w:space="0" w:color="auto"/>
        <w:right w:val="none" w:sz="0" w:space="0" w:color="auto"/>
      </w:divBdr>
    </w:div>
    <w:div w:id="289939319">
      <w:bodyDiv w:val="1"/>
      <w:marLeft w:val="0"/>
      <w:marRight w:val="0"/>
      <w:marTop w:val="0"/>
      <w:marBottom w:val="0"/>
      <w:divBdr>
        <w:top w:val="none" w:sz="0" w:space="0" w:color="auto"/>
        <w:left w:val="none" w:sz="0" w:space="0" w:color="auto"/>
        <w:bottom w:val="none" w:sz="0" w:space="0" w:color="auto"/>
        <w:right w:val="none" w:sz="0" w:space="0" w:color="auto"/>
      </w:divBdr>
    </w:div>
    <w:div w:id="290014051">
      <w:bodyDiv w:val="1"/>
      <w:marLeft w:val="0"/>
      <w:marRight w:val="0"/>
      <w:marTop w:val="0"/>
      <w:marBottom w:val="0"/>
      <w:divBdr>
        <w:top w:val="none" w:sz="0" w:space="0" w:color="auto"/>
        <w:left w:val="none" w:sz="0" w:space="0" w:color="auto"/>
        <w:bottom w:val="none" w:sz="0" w:space="0" w:color="auto"/>
        <w:right w:val="none" w:sz="0" w:space="0" w:color="auto"/>
      </w:divBdr>
    </w:div>
    <w:div w:id="290286399">
      <w:bodyDiv w:val="1"/>
      <w:marLeft w:val="0"/>
      <w:marRight w:val="0"/>
      <w:marTop w:val="0"/>
      <w:marBottom w:val="0"/>
      <w:divBdr>
        <w:top w:val="none" w:sz="0" w:space="0" w:color="auto"/>
        <w:left w:val="none" w:sz="0" w:space="0" w:color="auto"/>
        <w:bottom w:val="none" w:sz="0" w:space="0" w:color="auto"/>
        <w:right w:val="none" w:sz="0" w:space="0" w:color="auto"/>
      </w:divBdr>
    </w:div>
    <w:div w:id="290593392">
      <w:bodyDiv w:val="1"/>
      <w:marLeft w:val="0"/>
      <w:marRight w:val="0"/>
      <w:marTop w:val="0"/>
      <w:marBottom w:val="0"/>
      <w:divBdr>
        <w:top w:val="none" w:sz="0" w:space="0" w:color="auto"/>
        <w:left w:val="none" w:sz="0" w:space="0" w:color="auto"/>
        <w:bottom w:val="none" w:sz="0" w:space="0" w:color="auto"/>
        <w:right w:val="none" w:sz="0" w:space="0" w:color="auto"/>
      </w:divBdr>
    </w:div>
    <w:div w:id="290718385">
      <w:bodyDiv w:val="1"/>
      <w:marLeft w:val="0"/>
      <w:marRight w:val="0"/>
      <w:marTop w:val="0"/>
      <w:marBottom w:val="0"/>
      <w:divBdr>
        <w:top w:val="none" w:sz="0" w:space="0" w:color="auto"/>
        <w:left w:val="none" w:sz="0" w:space="0" w:color="auto"/>
        <w:bottom w:val="none" w:sz="0" w:space="0" w:color="auto"/>
        <w:right w:val="none" w:sz="0" w:space="0" w:color="auto"/>
      </w:divBdr>
    </w:div>
    <w:div w:id="290748611">
      <w:bodyDiv w:val="1"/>
      <w:marLeft w:val="0"/>
      <w:marRight w:val="0"/>
      <w:marTop w:val="0"/>
      <w:marBottom w:val="0"/>
      <w:divBdr>
        <w:top w:val="none" w:sz="0" w:space="0" w:color="auto"/>
        <w:left w:val="none" w:sz="0" w:space="0" w:color="auto"/>
        <w:bottom w:val="none" w:sz="0" w:space="0" w:color="auto"/>
        <w:right w:val="none" w:sz="0" w:space="0" w:color="auto"/>
      </w:divBdr>
    </w:div>
    <w:div w:id="291792358">
      <w:bodyDiv w:val="1"/>
      <w:marLeft w:val="0"/>
      <w:marRight w:val="0"/>
      <w:marTop w:val="0"/>
      <w:marBottom w:val="0"/>
      <w:divBdr>
        <w:top w:val="none" w:sz="0" w:space="0" w:color="auto"/>
        <w:left w:val="none" w:sz="0" w:space="0" w:color="auto"/>
        <w:bottom w:val="none" w:sz="0" w:space="0" w:color="auto"/>
        <w:right w:val="none" w:sz="0" w:space="0" w:color="auto"/>
      </w:divBdr>
    </w:div>
    <w:div w:id="292098475">
      <w:bodyDiv w:val="1"/>
      <w:marLeft w:val="0"/>
      <w:marRight w:val="0"/>
      <w:marTop w:val="0"/>
      <w:marBottom w:val="0"/>
      <w:divBdr>
        <w:top w:val="none" w:sz="0" w:space="0" w:color="auto"/>
        <w:left w:val="none" w:sz="0" w:space="0" w:color="auto"/>
        <w:bottom w:val="none" w:sz="0" w:space="0" w:color="auto"/>
        <w:right w:val="none" w:sz="0" w:space="0" w:color="auto"/>
      </w:divBdr>
    </w:div>
    <w:div w:id="292101629">
      <w:bodyDiv w:val="1"/>
      <w:marLeft w:val="0"/>
      <w:marRight w:val="0"/>
      <w:marTop w:val="0"/>
      <w:marBottom w:val="0"/>
      <w:divBdr>
        <w:top w:val="none" w:sz="0" w:space="0" w:color="auto"/>
        <w:left w:val="none" w:sz="0" w:space="0" w:color="auto"/>
        <w:bottom w:val="none" w:sz="0" w:space="0" w:color="auto"/>
        <w:right w:val="none" w:sz="0" w:space="0" w:color="auto"/>
      </w:divBdr>
    </w:div>
    <w:div w:id="292105361">
      <w:bodyDiv w:val="1"/>
      <w:marLeft w:val="0"/>
      <w:marRight w:val="0"/>
      <w:marTop w:val="0"/>
      <w:marBottom w:val="0"/>
      <w:divBdr>
        <w:top w:val="none" w:sz="0" w:space="0" w:color="auto"/>
        <w:left w:val="none" w:sz="0" w:space="0" w:color="auto"/>
        <w:bottom w:val="none" w:sz="0" w:space="0" w:color="auto"/>
        <w:right w:val="none" w:sz="0" w:space="0" w:color="auto"/>
      </w:divBdr>
    </w:div>
    <w:div w:id="292251494">
      <w:bodyDiv w:val="1"/>
      <w:marLeft w:val="0"/>
      <w:marRight w:val="0"/>
      <w:marTop w:val="0"/>
      <w:marBottom w:val="0"/>
      <w:divBdr>
        <w:top w:val="none" w:sz="0" w:space="0" w:color="auto"/>
        <w:left w:val="none" w:sz="0" w:space="0" w:color="auto"/>
        <w:bottom w:val="none" w:sz="0" w:space="0" w:color="auto"/>
        <w:right w:val="none" w:sz="0" w:space="0" w:color="auto"/>
      </w:divBdr>
    </w:div>
    <w:div w:id="292291208">
      <w:bodyDiv w:val="1"/>
      <w:marLeft w:val="0"/>
      <w:marRight w:val="0"/>
      <w:marTop w:val="0"/>
      <w:marBottom w:val="0"/>
      <w:divBdr>
        <w:top w:val="none" w:sz="0" w:space="0" w:color="auto"/>
        <w:left w:val="none" w:sz="0" w:space="0" w:color="auto"/>
        <w:bottom w:val="none" w:sz="0" w:space="0" w:color="auto"/>
        <w:right w:val="none" w:sz="0" w:space="0" w:color="auto"/>
      </w:divBdr>
    </w:div>
    <w:div w:id="292516512">
      <w:bodyDiv w:val="1"/>
      <w:marLeft w:val="0"/>
      <w:marRight w:val="0"/>
      <w:marTop w:val="0"/>
      <w:marBottom w:val="0"/>
      <w:divBdr>
        <w:top w:val="none" w:sz="0" w:space="0" w:color="auto"/>
        <w:left w:val="none" w:sz="0" w:space="0" w:color="auto"/>
        <w:bottom w:val="none" w:sz="0" w:space="0" w:color="auto"/>
        <w:right w:val="none" w:sz="0" w:space="0" w:color="auto"/>
      </w:divBdr>
    </w:div>
    <w:div w:id="292906450">
      <w:bodyDiv w:val="1"/>
      <w:marLeft w:val="0"/>
      <w:marRight w:val="0"/>
      <w:marTop w:val="0"/>
      <w:marBottom w:val="0"/>
      <w:divBdr>
        <w:top w:val="none" w:sz="0" w:space="0" w:color="auto"/>
        <w:left w:val="none" w:sz="0" w:space="0" w:color="auto"/>
        <w:bottom w:val="none" w:sz="0" w:space="0" w:color="auto"/>
        <w:right w:val="none" w:sz="0" w:space="0" w:color="auto"/>
      </w:divBdr>
    </w:div>
    <w:div w:id="293027930">
      <w:bodyDiv w:val="1"/>
      <w:marLeft w:val="0"/>
      <w:marRight w:val="0"/>
      <w:marTop w:val="0"/>
      <w:marBottom w:val="0"/>
      <w:divBdr>
        <w:top w:val="none" w:sz="0" w:space="0" w:color="auto"/>
        <w:left w:val="none" w:sz="0" w:space="0" w:color="auto"/>
        <w:bottom w:val="none" w:sz="0" w:space="0" w:color="auto"/>
        <w:right w:val="none" w:sz="0" w:space="0" w:color="auto"/>
      </w:divBdr>
    </w:div>
    <w:div w:id="293221354">
      <w:bodyDiv w:val="1"/>
      <w:marLeft w:val="0"/>
      <w:marRight w:val="0"/>
      <w:marTop w:val="0"/>
      <w:marBottom w:val="0"/>
      <w:divBdr>
        <w:top w:val="none" w:sz="0" w:space="0" w:color="auto"/>
        <w:left w:val="none" w:sz="0" w:space="0" w:color="auto"/>
        <w:bottom w:val="none" w:sz="0" w:space="0" w:color="auto"/>
        <w:right w:val="none" w:sz="0" w:space="0" w:color="auto"/>
      </w:divBdr>
    </w:div>
    <w:div w:id="293485456">
      <w:bodyDiv w:val="1"/>
      <w:marLeft w:val="0"/>
      <w:marRight w:val="0"/>
      <w:marTop w:val="0"/>
      <w:marBottom w:val="0"/>
      <w:divBdr>
        <w:top w:val="none" w:sz="0" w:space="0" w:color="auto"/>
        <w:left w:val="none" w:sz="0" w:space="0" w:color="auto"/>
        <w:bottom w:val="none" w:sz="0" w:space="0" w:color="auto"/>
        <w:right w:val="none" w:sz="0" w:space="0" w:color="auto"/>
      </w:divBdr>
    </w:div>
    <w:div w:id="293487653">
      <w:bodyDiv w:val="1"/>
      <w:marLeft w:val="0"/>
      <w:marRight w:val="0"/>
      <w:marTop w:val="0"/>
      <w:marBottom w:val="0"/>
      <w:divBdr>
        <w:top w:val="none" w:sz="0" w:space="0" w:color="auto"/>
        <w:left w:val="none" w:sz="0" w:space="0" w:color="auto"/>
        <w:bottom w:val="none" w:sz="0" w:space="0" w:color="auto"/>
        <w:right w:val="none" w:sz="0" w:space="0" w:color="auto"/>
      </w:divBdr>
    </w:div>
    <w:div w:id="293682450">
      <w:bodyDiv w:val="1"/>
      <w:marLeft w:val="0"/>
      <w:marRight w:val="0"/>
      <w:marTop w:val="0"/>
      <w:marBottom w:val="0"/>
      <w:divBdr>
        <w:top w:val="none" w:sz="0" w:space="0" w:color="auto"/>
        <w:left w:val="none" w:sz="0" w:space="0" w:color="auto"/>
        <w:bottom w:val="none" w:sz="0" w:space="0" w:color="auto"/>
        <w:right w:val="none" w:sz="0" w:space="0" w:color="auto"/>
      </w:divBdr>
    </w:div>
    <w:div w:id="293754180">
      <w:bodyDiv w:val="1"/>
      <w:marLeft w:val="0"/>
      <w:marRight w:val="0"/>
      <w:marTop w:val="0"/>
      <w:marBottom w:val="0"/>
      <w:divBdr>
        <w:top w:val="none" w:sz="0" w:space="0" w:color="auto"/>
        <w:left w:val="none" w:sz="0" w:space="0" w:color="auto"/>
        <w:bottom w:val="none" w:sz="0" w:space="0" w:color="auto"/>
        <w:right w:val="none" w:sz="0" w:space="0" w:color="auto"/>
      </w:divBdr>
    </w:div>
    <w:div w:id="293755893">
      <w:bodyDiv w:val="1"/>
      <w:marLeft w:val="0"/>
      <w:marRight w:val="0"/>
      <w:marTop w:val="0"/>
      <w:marBottom w:val="0"/>
      <w:divBdr>
        <w:top w:val="none" w:sz="0" w:space="0" w:color="auto"/>
        <w:left w:val="none" w:sz="0" w:space="0" w:color="auto"/>
        <w:bottom w:val="none" w:sz="0" w:space="0" w:color="auto"/>
        <w:right w:val="none" w:sz="0" w:space="0" w:color="auto"/>
      </w:divBdr>
    </w:div>
    <w:div w:id="293803021">
      <w:bodyDiv w:val="1"/>
      <w:marLeft w:val="0"/>
      <w:marRight w:val="0"/>
      <w:marTop w:val="0"/>
      <w:marBottom w:val="0"/>
      <w:divBdr>
        <w:top w:val="none" w:sz="0" w:space="0" w:color="auto"/>
        <w:left w:val="none" w:sz="0" w:space="0" w:color="auto"/>
        <w:bottom w:val="none" w:sz="0" w:space="0" w:color="auto"/>
        <w:right w:val="none" w:sz="0" w:space="0" w:color="auto"/>
      </w:divBdr>
    </w:div>
    <w:div w:id="294022069">
      <w:bodyDiv w:val="1"/>
      <w:marLeft w:val="0"/>
      <w:marRight w:val="0"/>
      <w:marTop w:val="0"/>
      <w:marBottom w:val="0"/>
      <w:divBdr>
        <w:top w:val="none" w:sz="0" w:space="0" w:color="auto"/>
        <w:left w:val="none" w:sz="0" w:space="0" w:color="auto"/>
        <w:bottom w:val="none" w:sz="0" w:space="0" w:color="auto"/>
        <w:right w:val="none" w:sz="0" w:space="0" w:color="auto"/>
      </w:divBdr>
    </w:div>
    <w:div w:id="294140409">
      <w:bodyDiv w:val="1"/>
      <w:marLeft w:val="0"/>
      <w:marRight w:val="0"/>
      <w:marTop w:val="0"/>
      <w:marBottom w:val="0"/>
      <w:divBdr>
        <w:top w:val="none" w:sz="0" w:space="0" w:color="auto"/>
        <w:left w:val="none" w:sz="0" w:space="0" w:color="auto"/>
        <w:bottom w:val="none" w:sz="0" w:space="0" w:color="auto"/>
        <w:right w:val="none" w:sz="0" w:space="0" w:color="auto"/>
      </w:divBdr>
    </w:div>
    <w:div w:id="294332866">
      <w:bodyDiv w:val="1"/>
      <w:marLeft w:val="0"/>
      <w:marRight w:val="0"/>
      <w:marTop w:val="0"/>
      <w:marBottom w:val="0"/>
      <w:divBdr>
        <w:top w:val="none" w:sz="0" w:space="0" w:color="auto"/>
        <w:left w:val="none" w:sz="0" w:space="0" w:color="auto"/>
        <w:bottom w:val="none" w:sz="0" w:space="0" w:color="auto"/>
        <w:right w:val="none" w:sz="0" w:space="0" w:color="auto"/>
      </w:divBdr>
    </w:div>
    <w:div w:id="294411332">
      <w:bodyDiv w:val="1"/>
      <w:marLeft w:val="0"/>
      <w:marRight w:val="0"/>
      <w:marTop w:val="0"/>
      <w:marBottom w:val="0"/>
      <w:divBdr>
        <w:top w:val="none" w:sz="0" w:space="0" w:color="auto"/>
        <w:left w:val="none" w:sz="0" w:space="0" w:color="auto"/>
        <w:bottom w:val="none" w:sz="0" w:space="0" w:color="auto"/>
        <w:right w:val="none" w:sz="0" w:space="0" w:color="auto"/>
      </w:divBdr>
    </w:div>
    <w:div w:id="294603475">
      <w:bodyDiv w:val="1"/>
      <w:marLeft w:val="0"/>
      <w:marRight w:val="0"/>
      <w:marTop w:val="0"/>
      <w:marBottom w:val="0"/>
      <w:divBdr>
        <w:top w:val="none" w:sz="0" w:space="0" w:color="auto"/>
        <w:left w:val="none" w:sz="0" w:space="0" w:color="auto"/>
        <w:bottom w:val="none" w:sz="0" w:space="0" w:color="auto"/>
        <w:right w:val="none" w:sz="0" w:space="0" w:color="auto"/>
      </w:divBdr>
    </w:div>
    <w:div w:id="294719478">
      <w:bodyDiv w:val="1"/>
      <w:marLeft w:val="0"/>
      <w:marRight w:val="0"/>
      <w:marTop w:val="0"/>
      <w:marBottom w:val="0"/>
      <w:divBdr>
        <w:top w:val="none" w:sz="0" w:space="0" w:color="auto"/>
        <w:left w:val="none" w:sz="0" w:space="0" w:color="auto"/>
        <w:bottom w:val="none" w:sz="0" w:space="0" w:color="auto"/>
        <w:right w:val="none" w:sz="0" w:space="0" w:color="auto"/>
      </w:divBdr>
    </w:div>
    <w:div w:id="294990246">
      <w:bodyDiv w:val="1"/>
      <w:marLeft w:val="0"/>
      <w:marRight w:val="0"/>
      <w:marTop w:val="0"/>
      <w:marBottom w:val="0"/>
      <w:divBdr>
        <w:top w:val="none" w:sz="0" w:space="0" w:color="auto"/>
        <w:left w:val="none" w:sz="0" w:space="0" w:color="auto"/>
        <w:bottom w:val="none" w:sz="0" w:space="0" w:color="auto"/>
        <w:right w:val="none" w:sz="0" w:space="0" w:color="auto"/>
      </w:divBdr>
    </w:div>
    <w:div w:id="295111235">
      <w:bodyDiv w:val="1"/>
      <w:marLeft w:val="0"/>
      <w:marRight w:val="0"/>
      <w:marTop w:val="0"/>
      <w:marBottom w:val="0"/>
      <w:divBdr>
        <w:top w:val="none" w:sz="0" w:space="0" w:color="auto"/>
        <w:left w:val="none" w:sz="0" w:space="0" w:color="auto"/>
        <w:bottom w:val="none" w:sz="0" w:space="0" w:color="auto"/>
        <w:right w:val="none" w:sz="0" w:space="0" w:color="auto"/>
      </w:divBdr>
    </w:div>
    <w:div w:id="295137503">
      <w:bodyDiv w:val="1"/>
      <w:marLeft w:val="0"/>
      <w:marRight w:val="0"/>
      <w:marTop w:val="0"/>
      <w:marBottom w:val="0"/>
      <w:divBdr>
        <w:top w:val="none" w:sz="0" w:space="0" w:color="auto"/>
        <w:left w:val="none" w:sz="0" w:space="0" w:color="auto"/>
        <w:bottom w:val="none" w:sz="0" w:space="0" w:color="auto"/>
        <w:right w:val="none" w:sz="0" w:space="0" w:color="auto"/>
      </w:divBdr>
    </w:div>
    <w:div w:id="295137651">
      <w:bodyDiv w:val="1"/>
      <w:marLeft w:val="0"/>
      <w:marRight w:val="0"/>
      <w:marTop w:val="0"/>
      <w:marBottom w:val="0"/>
      <w:divBdr>
        <w:top w:val="none" w:sz="0" w:space="0" w:color="auto"/>
        <w:left w:val="none" w:sz="0" w:space="0" w:color="auto"/>
        <w:bottom w:val="none" w:sz="0" w:space="0" w:color="auto"/>
        <w:right w:val="none" w:sz="0" w:space="0" w:color="auto"/>
      </w:divBdr>
    </w:div>
    <w:div w:id="295139342">
      <w:bodyDiv w:val="1"/>
      <w:marLeft w:val="0"/>
      <w:marRight w:val="0"/>
      <w:marTop w:val="0"/>
      <w:marBottom w:val="0"/>
      <w:divBdr>
        <w:top w:val="none" w:sz="0" w:space="0" w:color="auto"/>
        <w:left w:val="none" w:sz="0" w:space="0" w:color="auto"/>
        <w:bottom w:val="none" w:sz="0" w:space="0" w:color="auto"/>
        <w:right w:val="none" w:sz="0" w:space="0" w:color="auto"/>
      </w:divBdr>
    </w:div>
    <w:div w:id="295140698">
      <w:bodyDiv w:val="1"/>
      <w:marLeft w:val="0"/>
      <w:marRight w:val="0"/>
      <w:marTop w:val="0"/>
      <w:marBottom w:val="0"/>
      <w:divBdr>
        <w:top w:val="none" w:sz="0" w:space="0" w:color="auto"/>
        <w:left w:val="none" w:sz="0" w:space="0" w:color="auto"/>
        <w:bottom w:val="none" w:sz="0" w:space="0" w:color="auto"/>
        <w:right w:val="none" w:sz="0" w:space="0" w:color="auto"/>
      </w:divBdr>
    </w:div>
    <w:div w:id="295181889">
      <w:bodyDiv w:val="1"/>
      <w:marLeft w:val="0"/>
      <w:marRight w:val="0"/>
      <w:marTop w:val="0"/>
      <w:marBottom w:val="0"/>
      <w:divBdr>
        <w:top w:val="none" w:sz="0" w:space="0" w:color="auto"/>
        <w:left w:val="none" w:sz="0" w:space="0" w:color="auto"/>
        <w:bottom w:val="none" w:sz="0" w:space="0" w:color="auto"/>
        <w:right w:val="none" w:sz="0" w:space="0" w:color="auto"/>
      </w:divBdr>
    </w:div>
    <w:div w:id="295452799">
      <w:bodyDiv w:val="1"/>
      <w:marLeft w:val="0"/>
      <w:marRight w:val="0"/>
      <w:marTop w:val="0"/>
      <w:marBottom w:val="0"/>
      <w:divBdr>
        <w:top w:val="none" w:sz="0" w:space="0" w:color="auto"/>
        <w:left w:val="none" w:sz="0" w:space="0" w:color="auto"/>
        <w:bottom w:val="none" w:sz="0" w:space="0" w:color="auto"/>
        <w:right w:val="none" w:sz="0" w:space="0" w:color="auto"/>
      </w:divBdr>
    </w:div>
    <w:div w:id="295454460">
      <w:bodyDiv w:val="1"/>
      <w:marLeft w:val="0"/>
      <w:marRight w:val="0"/>
      <w:marTop w:val="0"/>
      <w:marBottom w:val="0"/>
      <w:divBdr>
        <w:top w:val="none" w:sz="0" w:space="0" w:color="auto"/>
        <w:left w:val="none" w:sz="0" w:space="0" w:color="auto"/>
        <w:bottom w:val="none" w:sz="0" w:space="0" w:color="auto"/>
        <w:right w:val="none" w:sz="0" w:space="0" w:color="auto"/>
      </w:divBdr>
    </w:div>
    <w:div w:id="295644576">
      <w:bodyDiv w:val="1"/>
      <w:marLeft w:val="0"/>
      <w:marRight w:val="0"/>
      <w:marTop w:val="0"/>
      <w:marBottom w:val="0"/>
      <w:divBdr>
        <w:top w:val="none" w:sz="0" w:space="0" w:color="auto"/>
        <w:left w:val="none" w:sz="0" w:space="0" w:color="auto"/>
        <w:bottom w:val="none" w:sz="0" w:space="0" w:color="auto"/>
        <w:right w:val="none" w:sz="0" w:space="0" w:color="auto"/>
      </w:divBdr>
    </w:div>
    <w:div w:id="295839598">
      <w:bodyDiv w:val="1"/>
      <w:marLeft w:val="0"/>
      <w:marRight w:val="0"/>
      <w:marTop w:val="0"/>
      <w:marBottom w:val="0"/>
      <w:divBdr>
        <w:top w:val="none" w:sz="0" w:space="0" w:color="auto"/>
        <w:left w:val="none" w:sz="0" w:space="0" w:color="auto"/>
        <w:bottom w:val="none" w:sz="0" w:space="0" w:color="auto"/>
        <w:right w:val="none" w:sz="0" w:space="0" w:color="auto"/>
      </w:divBdr>
    </w:div>
    <w:div w:id="296450021">
      <w:bodyDiv w:val="1"/>
      <w:marLeft w:val="0"/>
      <w:marRight w:val="0"/>
      <w:marTop w:val="0"/>
      <w:marBottom w:val="0"/>
      <w:divBdr>
        <w:top w:val="none" w:sz="0" w:space="0" w:color="auto"/>
        <w:left w:val="none" w:sz="0" w:space="0" w:color="auto"/>
        <w:bottom w:val="none" w:sz="0" w:space="0" w:color="auto"/>
        <w:right w:val="none" w:sz="0" w:space="0" w:color="auto"/>
      </w:divBdr>
    </w:div>
    <w:div w:id="296569956">
      <w:bodyDiv w:val="1"/>
      <w:marLeft w:val="0"/>
      <w:marRight w:val="0"/>
      <w:marTop w:val="0"/>
      <w:marBottom w:val="0"/>
      <w:divBdr>
        <w:top w:val="none" w:sz="0" w:space="0" w:color="auto"/>
        <w:left w:val="none" w:sz="0" w:space="0" w:color="auto"/>
        <w:bottom w:val="none" w:sz="0" w:space="0" w:color="auto"/>
        <w:right w:val="none" w:sz="0" w:space="0" w:color="auto"/>
      </w:divBdr>
    </w:div>
    <w:div w:id="296645852">
      <w:bodyDiv w:val="1"/>
      <w:marLeft w:val="0"/>
      <w:marRight w:val="0"/>
      <w:marTop w:val="0"/>
      <w:marBottom w:val="0"/>
      <w:divBdr>
        <w:top w:val="none" w:sz="0" w:space="0" w:color="auto"/>
        <w:left w:val="none" w:sz="0" w:space="0" w:color="auto"/>
        <w:bottom w:val="none" w:sz="0" w:space="0" w:color="auto"/>
        <w:right w:val="none" w:sz="0" w:space="0" w:color="auto"/>
      </w:divBdr>
    </w:div>
    <w:div w:id="296762073">
      <w:bodyDiv w:val="1"/>
      <w:marLeft w:val="0"/>
      <w:marRight w:val="0"/>
      <w:marTop w:val="0"/>
      <w:marBottom w:val="0"/>
      <w:divBdr>
        <w:top w:val="none" w:sz="0" w:space="0" w:color="auto"/>
        <w:left w:val="none" w:sz="0" w:space="0" w:color="auto"/>
        <w:bottom w:val="none" w:sz="0" w:space="0" w:color="auto"/>
        <w:right w:val="none" w:sz="0" w:space="0" w:color="auto"/>
      </w:divBdr>
    </w:div>
    <w:div w:id="296960230">
      <w:bodyDiv w:val="1"/>
      <w:marLeft w:val="0"/>
      <w:marRight w:val="0"/>
      <w:marTop w:val="0"/>
      <w:marBottom w:val="0"/>
      <w:divBdr>
        <w:top w:val="none" w:sz="0" w:space="0" w:color="auto"/>
        <w:left w:val="none" w:sz="0" w:space="0" w:color="auto"/>
        <w:bottom w:val="none" w:sz="0" w:space="0" w:color="auto"/>
        <w:right w:val="none" w:sz="0" w:space="0" w:color="auto"/>
      </w:divBdr>
    </w:div>
    <w:div w:id="297223320">
      <w:bodyDiv w:val="1"/>
      <w:marLeft w:val="0"/>
      <w:marRight w:val="0"/>
      <w:marTop w:val="0"/>
      <w:marBottom w:val="0"/>
      <w:divBdr>
        <w:top w:val="none" w:sz="0" w:space="0" w:color="auto"/>
        <w:left w:val="none" w:sz="0" w:space="0" w:color="auto"/>
        <w:bottom w:val="none" w:sz="0" w:space="0" w:color="auto"/>
        <w:right w:val="none" w:sz="0" w:space="0" w:color="auto"/>
      </w:divBdr>
    </w:div>
    <w:div w:id="297301831">
      <w:bodyDiv w:val="1"/>
      <w:marLeft w:val="0"/>
      <w:marRight w:val="0"/>
      <w:marTop w:val="0"/>
      <w:marBottom w:val="0"/>
      <w:divBdr>
        <w:top w:val="none" w:sz="0" w:space="0" w:color="auto"/>
        <w:left w:val="none" w:sz="0" w:space="0" w:color="auto"/>
        <w:bottom w:val="none" w:sz="0" w:space="0" w:color="auto"/>
        <w:right w:val="none" w:sz="0" w:space="0" w:color="auto"/>
      </w:divBdr>
    </w:div>
    <w:div w:id="297345456">
      <w:bodyDiv w:val="1"/>
      <w:marLeft w:val="0"/>
      <w:marRight w:val="0"/>
      <w:marTop w:val="0"/>
      <w:marBottom w:val="0"/>
      <w:divBdr>
        <w:top w:val="none" w:sz="0" w:space="0" w:color="auto"/>
        <w:left w:val="none" w:sz="0" w:space="0" w:color="auto"/>
        <w:bottom w:val="none" w:sz="0" w:space="0" w:color="auto"/>
        <w:right w:val="none" w:sz="0" w:space="0" w:color="auto"/>
      </w:divBdr>
    </w:div>
    <w:div w:id="297420717">
      <w:bodyDiv w:val="1"/>
      <w:marLeft w:val="0"/>
      <w:marRight w:val="0"/>
      <w:marTop w:val="0"/>
      <w:marBottom w:val="0"/>
      <w:divBdr>
        <w:top w:val="none" w:sz="0" w:space="0" w:color="auto"/>
        <w:left w:val="none" w:sz="0" w:space="0" w:color="auto"/>
        <w:bottom w:val="none" w:sz="0" w:space="0" w:color="auto"/>
        <w:right w:val="none" w:sz="0" w:space="0" w:color="auto"/>
      </w:divBdr>
    </w:div>
    <w:div w:id="297533509">
      <w:bodyDiv w:val="1"/>
      <w:marLeft w:val="0"/>
      <w:marRight w:val="0"/>
      <w:marTop w:val="0"/>
      <w:marBottom w:val="0"/>
      <w:divBdr>
        <w:top w:val="none" w:sz="0" w:space="0" w:color="auto"/>
        <w:left w:val="none" w:sz="0" w:space="0" w:color="auto"/>
        <w:bottom w:val="none" w:sz="0" w:space="0" w:color="auto"/>
        <w:right w:val="none" w:sz="0" w:space="0" w:color="auto"/>
      </w:divBdr>
    </w:div>
    <w:div w:id="297615664">
      <w:bodyDiv w:val="1"/>
      <w:marLeft w:val="0"/>
      <w:marRight w:val="0"/>
      <w:marTop w:val="0"/>
      <w:marBottom w:val="0"/>
      <w:divBdr>
        <w:top w:val="none" w:sz="0" w:space="0" w:color="auto"/>
        <w:left w:val="none" w:sz="0" w:space="0" w:color="auto"/>
        <w:bottom w:val="none" w:sz="0" w:space="0" w:color="auto"/>
        <w:right w:val="none" w:sz="0" w:space="0" w:color="auto"/>
      </w:divBdr>
    </w:div>
    <w:div w:id="297761759">
      <w:bodyDiv w:val="1"/>
      <w:marLeft w:val="0"/>
      <w:marRight w:val="0"/>
      <w:marTop w:val="0"/>
      <w:marBottom w:val="0"/>
      <w:divBdr>
        <w:top w:val="none" w:sz="0" w:space="0" w:color="auto"/>
        <w:left w:val="none" w:sz="0" w:space="0" w:color="auto"/>
        <w:bottom w:val="none" w:sz="0" w:space="0" w:color="auto"/>
        <w:right w:val="none" w:sz="0" w:space="0" w:color="auto"/>
      </w:divBdr>
    </w:div>
    <w:div w:id="298072596">
      <w:bodyDiv w:val="1"/>
      <w:marLeft w:val="0"/>
      <w:marRight w:val="0"/>
      <w:marTop w:val="0"/>
      <w:marBottom w:val="0"/>
      <w:divBdr>
        <w:top w:val="none" w:sz="0" w:space="0" w:color="auto"/>
        <w:left w:val="none" w:sz="0" w:space="0" w:color="auto"/>
        <w:bottom w:val="none" w:sz="0" w:space="0" w:color="auto"/>
        <w:right w:val="none" w:sz="0" w:space="0" w:color="auto"/>
      </w:divBdr>
    </w:div>
    <w:div w:id="298150863">
      <w:bodyDiv w:val="1"/>
      <w:marLeft w:val="0"/>
      <w:marRight w:val="0"/>
      <w:marTop w:val="0"/>
      <w:marBottom w:val="0"/>
      <w:divBdr>
        <w:top w:val="none" w:sz="0" w:space="0" w:color="auto"/>
        <w:left w:val="none" w:sz="0" w:space="0" w:color="auto"/>
        <w:bottom w:val="none" w:sz="0" w:space="0" w:color="auto"/>
        <w:right w:val="none" w:sz="0" w:space="0" w:color="auto"/>
      </w:divBdr>
    </w:div>
    <w:div w:id="298151753">
      <w:bodyDiv w:val="1"/>
      <w:marLeft w:val="0"/>
      <w:marRight w:val="0"/>
      <w:marTop w:val="0"/>
      <w:marBottom w:val="0"/>
      <w:divBdr>
        <w:top w:val="none" w:sz="0" w:space="0" w:color="auto"/>
        <w:left w:val="none" w:sz="0" w:space="0" w:color="auto"/>
        <w:bottom w:val="none" w:sz="0" w:space="0" w:color="auto"/>
        <w:right w:val="none" w:sz="0" w:space="0" w:color="auto"/>
      </w:divBdr>
    </w:div>
    <w:div w:id="298416789">
      <w:bodyDiv w:val="1"/>
      <w:marLeft w:val="0"/>
      <w:marRight w:val="0"/>
      <w:marTop w:val="0"/>
      <w:marBottom w:val="0"/>
      <w:divBdr>
        <w:top w:val="none" w:sz="0" w:space="0" w:color="auto"/>
        <w:left w:val="none" w:sz="0" w:space="0" w:color="auto"/>
        <w:bottom w:val="none" w:sz="0" w:space="0" w:color="auto"/>
        <w:right w:val="none" w:sz="0" w:space="0" w:color="auto"/>
      </w:divBdr>
    </w:div>
    <w:div w:id="298460402">
      <w:bodyDiv w:val="1"/>
      <w:marLeft w:val="0"/>
      <w:marRight w:val="0"/>
      <w:marTop w:val="0"/>
      <w:marBottom w:val="0"/>
      <w:divBdr>
        <w:top w:val="none" w:sz="0" w:space="0" w:color="auto"/>
        <w:left w:val="none" w:sz="0" w:space="0" w:color="auto"/>
        <w:bottom w:val="none" w:sz="0" w:space="0" w:color="auto"/>
        <w:right w:val="none" w:sz="0" w:space="0" w:color="auto"/>
      </w:divBdr>
    </w:div>
    <w:div w:id="298532609">
      <w:bodyDiv w:val="1"/>
      <w:marLeft w:val="0"/>
      <w:marRight w:val="0"/>
      <w:marTop w:val="0"/>
      <w:marBottom w:val="0"/>
      <w:divBdr>
        <w:top w:val="none" w:sz="0" w:space="0" w:color="auto"/>
        <w:left w:val="none" w:sz="0" w:space="0" w:color="auto"/>
        <w:bottom w:val="none" w:sz="0" w:space="0" w:color="auto"/>
        <w:right w:val="none" w:sz="0" w:space="0" w:color="auto"/>
      </w:divBdr>
    </w:div>
    <w:div w:id="298613938">
      <w:bodyDiv w:val="1"/>
      <w:marLeft w:val="0"/>
      <w:marRight w:val="0"/>
      <w:marTop w:val="0"/>
      <w:marBottom w:val="0"/>
      <w:divBdr>
        <w:top w:val="none" w:sz="0" w:space="0" w:color="auto"/>
        <w:left w:val="none" w:sz="0" w:space="0" w:color="auto"/>
        <w:bottom w:val="none" w:sz="0" w:space="0" w:color="auto"/>
        <w:right w:val="none" w:sz="0" w:space="0" w:color="auto"/>
      </w:divBdr>
    </w:div>
    <w:div w:id="298731215">
      <w:bodyDiv w:val="1"/>
      <w:marLeft w:val="0"/>
      <w:marRight w:val="0"/>
      <w:marTop w:val="0"/>
      <w:marBottom w:val="0"/>
      <w:divBdr>
        <w:top w:val="none" w:sz="0" w:space="0" w:color="auto"/>
        <w:left w:val="none" w:sz="0" w:space="0" w:color="auto"/>
        <w:bottom w:val="none" w:sz="0" w:space="0" w:color="auto"/>
        <w:right w:val="none" w:sz="0" w:space="0" w:color="auto"/>
      </w:divBdr>
    </w:div>
    <w:div w:id="299262937">
      <w:bodyDiv w:val="1"/>
      <w:marLeft w:val="0"/>
      <w:marRight w:val="0"/>
      <w:marTop w:val="0"/>
      <w:marBottom w:val="0"/>
      <w:divBdr>
        <w:top w:val="none" w:sz="0" w:space="0" w:color="auto"/>
        <w:left w:val="none" w:sz="0" w:space="0" w:color="auto"/>
        <w:bottom w:val="none" w:sz="0" w:space="0" w:color="auto"/>
        <w:right w:val="none" w:sz="0" w:space="0" w:color="auto"/>
      </w:divBdr>
    </w:div>
    <w:div w:id="299920336">
      <w:bodyDiv w:val="1"/>
      <w:marLeft w:val="0"/>
      <w:marRight w:val="0"/>
      <w:marTop w:val="0"/>
      <w:marBottom w:val="0"/>
      <w:divBdr>
        <w:top w:val="none" w:sz="0" w:space="0" w:color="auto"/>
        <w:left w:val="none" w:sz="0" w:space="0" w:color="auto"/>
        <w:bottom w:val="none" w:sz="0" w:space="0" w:color="auto"/>
        <w:right w:val="none" w:sz="0" w:space="0" w:color="auto"/>
      </w:divBdr>
    </w:div>
    <w:div w:id="299922673">
      <w:bodyDiv w:val="1"/>
      <w:marLeft w:val="0"/>
      <w:marRight w:val="0"/>
      <w:marTop w:val="0"/>
      <w:marBottom w:val="0"/>
      <w:divBdr>
        <w:top w:val="none" w:sz="0" w:space="0" w:color="auto"/>
        <w:left w:val="none" w:sz="0" w:space="0" w:color="auto"/>
        <w:bottom w:val="none" w:sz="0" w:space="0" w:color="auto"/>
        <w:right w:val="none" w:sz="0" w:space="0" w:color="auto"/>
      </w:divBdr>
    </w:div>
    <w:div w:id="300114744">
      <w:bodyDiv w:val="1"/>
      <w:marLeft w:val="0"/>
      <w:marRight w:val="0"/>
      <w:marTop w:val="0"/>
      <w:marBottom w:val="0"/>
      <w:divBdr>
        <w:top w:val="none" w:sz="0" w:space="0" w:color="auto"/>
        <w:left w:val="none" w:sz="0" w:space="0" w:color="auto"/>
        <w:bottom w:val="none" w:sz="0" w:space="0" w:color="auto"/>
        <w:right w:val="none" w:sz="0" w:space="0" w:color="auto"/>
      </w:divBdr>
    </w:div>
    <w:div w:id="300160993">
      <w:bodyDiv w:val="1"/>
      <w:marLeft w:val="0"/>
      <w:marRight w:val="0"/>
      <w:marTop w:val="0"/>
      <w:marBottom w:val="0"/>
      <w:divBdr>
        <w:top w:val="none" w:sz="0" w:space="0" w:color="auto"/>
        <w:left w:val="none" w:sz="0" w:space="0" w:color="auto"/>
        <w:bottom w:val="none" w:sz="0" w:space="0" w:color="auto"/>
        <w:right w:val="none" w:sz="0" w:space="0" w:color="auto"/>
      </w:divBdr>
    </w:div>
    <w:div w:id="300185738">
      <w:bodyDiv w:val="1"/>
      <w:marLeft w:val="0"/>
      <w:marRight w:val="0"/>
      <w:marTop w:val="0"/>
      <w:marBottom w:val="0"/>
      <w:divBdr>
        <w:top w:val="none" w:sz="0" w:space="0" w:color="auto"/>
        <w:left w:val="none" w:sz="0" w:space="0" w:color="auto"/>
        <w:bottom w:val="none" w:sz="0" w:space="0" w:color="auto"/>
        <w:right w:val="none" w:sz="0" w:space="0" w:color="auto"/>
      </w:divBdr>
    </w:div>
    <w:div w:id="300305907">
      <w:bodyDiv w:val="1"/>
      <w:marLeft w:val="0"/>
      <w:marRight w:val="0"/>
      <w:marTop w:val="0"/>
      <w:marBottom w:val="0"/>
      <w:divBdr>
        <w:top w:val="none" w:sz="0" w:space="0" w:color="auto"/>
        <w:left w:val="none" w:sz="0" w:space="0" w:color="auto"/>
        <w:bottom w:val="none" w:sz="0" w:space="0" w:color="auto"/>
        <w:right w:val="none" w:sz="0" w:space="0" w:color="auto"/>
      </w:divBdr>
    </w:div>
    <w:div w:id="300379662">
      <w:bodyDiv w:val="1"/>
      <w:marLeft w:val="0"/>
      <w:marRight w:val="0"/>
      <w:marTop w:val="0"/>
      <w:marBottom w:val="0"/>
      <w:divBdr>
        <w:top w:val="none" w:sz="0" w:space="0" w:color="auto"/>
        <w:left w:val="none" w:sz="0" w:space="0" w:color="auto"/>
        <w:bottom w:val="none" w:sz="0" w:space="0" w:color="auto"/>
        <w:right w:val="none" w:sz="0" w:space="0" w:color="auto"/>
      </w:divBdr>
    </w:div>
    <w:div w:id="300690822">
      <w:bodyDiv w:val="1"/>
      <w:marLeft w:val="0"/>
      <w:marRight w:val="0"/>
      <w:marTop w:val="0"/>
      <w:marBottom w:val="0"/>
      <w:divBdr>
        <w:top w:val="none" w:sz="0" w:space="0" w:color="auto"/>
        <w:left w:val="none" w:sz="0" w:space="0" w:color="auto"/>
        <w:bottom w:val="none" w:sz="0" w:space="0" w:color="auto"/>
        <w:right w:val="none" w:sz="0" w:space="0" w:color="auto"/>
      </w:divBdr>
    </w:div>
    <w:div w:id="300695292">
      <w:bodyDiv w:val="1"/>
      <w:marLeft w:val="0"/>
      <w:marRight w:val="0"/>
      <w:marTop w:val="0"/>
      <w:marBottom w:val="0"/>
      <w:divBdr>
        <w:top w:val="none" w:sz="0" w:space="0" w:color="auto"/>
        <w:left w:val="none" w:sz="0" w:space="0" w:color="auto"/>
        <w:bottom w:val="none" w:sz="0" w:space="0" w:color="auto"/>
        <w:right w:val="none" w:sz="0" w:space="0" w:color="auto"/>
      </w:divBdr>
    </w:div>
    <w:div w:id="300768604">
      <w:bodyDiv w:val="1"/>
      <w:marLeft w:val="0"/>
      <w:marRight w:val="0"/>
      <w:marTop w:val="0"/>
      <w:marBottom w:val="0"/>
      <w:divBdr>
        <w:top w:val="none" w:sz="0" w:space="0" w:color="auto"/>
        <w:left w:val="none" w:sz="0" w:space="0" w:color="auto"/>
        <w:bottom w:val="none" w:sz="0" w:space="0" w:color="auto"/>
        <w:right w:val="none" w:sz="0" w:space="0" w:color="auto"/>
      </w:divBdr>
    </w:div>
    <w:div w:id="300888420">
      <w:bodyDiv w:val="1"/>
      <w:marLeft w:val="0"/>
      <w:marRight w:val="0"/>
      <w:marTop w:val="0"/>
      <w:marBottom w:val="0"/>
      <w:divBdr>
        <w:top w:val="none" w:sz="0" w:space="0" w:color="auto"/>
        <w:left w:val="none" w:sz="0" w:space="0" w:color="auto"/>
        <w:bottom w:val="none" w:sz="0" w:space="0" w:color="auto"/>
        <w:right w:val="none" w:sz="0" w:space="0" w:color="auto"/>
      </w:divBdr>
    </w:div>
    <w:div w:id="300959838">
      <w:bodyDiv w:val="1"/>
      <w:marLeft w:val="0"/>
      <w:marRight w:val="0"/>
      <w:marTop w:val="0"/>
      <w:marBottom w:val="0"/>
      <w:divBdr>
        <w:top w:val="none" w:sz="0" w:space="0" w:color="auto"/>
        <w:left w:val="none" w:sz="0" w:space="0" w:color="auto"/>
        <w:bottom w:val="none" w:sz="0" w:space="0" w:color="auto"/>
        <w:right w:val="none" w:sz="0" w:space="0" w:color="auto"/>
      </w:divBdr>
    </w:div>
    <w:div w:id="301007648">
      <w:bodyDiv w:val="1"/>
      <w:marLeft w:val="0"/>
      <w:marRight w:val="0"/>
      <w:marTop w:val="0"/>
      <w:marBottom w:val="0"/>
      <w:divBdr>
        <w:top w:val="none" w:sz="0" w:space="0" w:color="auto"/>
        <w:left w:val="none" w:sz="0" w:space="0" w:color="auto"/>
        <w:bottom w:val="none" w:sz="0" w:space="0" w:color="auto"/>
        <w:right w:val="none" w:sz="0" w:space="0" w:color="auto"/>
      </w:divBdr>
    </w:div>
    <w:div w:id="301428691">
      <w:bodyDiv w:val="1"/>
      <w:marLeft w:val="0"/>
      <w:marRight w:val="0"/>
      <w:marTop w:val="0"/>
      <w:marBottom w:val="0"/>
      <w:divBdr>
        <w:top w:val="none" w:sz="0" w:space="0" w:color="auto"/>
        <w:left w:val="none" w:sz="0" w:space="0" w:color="auto"/>
        <w:bottom w:val="none" w:sz="0" w:space="0" w:color="auto"/>
        <w:right w:val="none" w:sz="0" w:space="0" w:color="auto"/>
      </w:divBdr>
    </w:div>
    <w:div w:id="301885651">
      <w:bodyDiv w:val="1"/>
      <w:marLeft w:val="0"/>
      <w:marRight w:val="0"/>
      <w:marTop w:val="0"/>
      <w:marBottom w:val="0"/>
      <w:divBdr>
        <w:top w:val="none" w:sz="0" w:space="0" w:color="auto"/>
        <w:left w:val="none" w:sz="0" w:space="0" w:color="auto"/>
        <w:bottom w:val="none" w:sz="0" w:space="0" w:color="auto"/>
        <w:right w:val="none" w:sz="0" w:space="0" w:color="auto"/>
      </w:divBdr>
    </w:div>
    <w:div w:id="302126372">
      <w:bodyDiv w:val="1"/>
      <w:marLeft w:val="0"/>
      <w:marRight w:val="0"/>
      <w:marTop w:val="0"/>
      <w:marBottom w:val="0"/>
      <w:divBdr>
        <w:top w:val="none" w:sz="0" w:space="0" w:color="auto"/>
        <w:left w:val="none" w:sz="0" w:space="0" w:color="auto"/>
        <w:bottom w:val="none" w:sz="0" w:space="0" w:color="auto"/>
        <w:right w:val="none" w:sz="0" w:space="0" w:color="auto"/>
      </w:divBdr>
    </w:div>
    <w:div w:id="302321629">
      <w:bodyDiv w:val="1"/>
      <w:marLeft w:val="0"/>
      <w:marRight w:val="0"/>
      <w:marTop w:val="0"/>
      <w:marBottom w:val="0"/>
      <w:divBdr>
        <w:top w:val="none" w:sz="0" w:space="0" w:color="auto"/>
        <w:left w:val="none" w:sz="0" w:space="0" w:color="auto"/>
        <w:bottom w:val="none" w:sz="0" w:space="0" w:color="auto"/>
        <w:right w:val="none" w:sz="0" w:space="0" w:color="auto"/>
      </w:divBdr>
    </w:div>
    <w:div w:id="302396896">
      <w:bodyDiv w:val="1"/>
      <w:marLeft w:val="0"/>
      <w:marRight w:val="0"/>
      <w:marTop w:val="0"/>
      <w:marBottom w:val="0"/>
      <w:divBdr>
        <w:top w:val="none" w:sz="0" w:space="0" w:color="auto"/>
        <w:left w:val="none" w:sz="0" w:space="0" w:color="auto"/>
        <w:bottom w:val="none" w:sz="0" w:space="0" w:color="auto"/>
        <w:right w:val="none" w:sz="0" w:space="0" w:color="auto"/>
      </w:divBdr>
    </w:div>
    <w:div w:id="302396969">
      <w:bodyDiv w:val="1"/>
      <w:marLeft w:val="0"/>
      <w:marRight w:val="0"/>
      <w:marTop w:val="0"/>
      <w:marBottom w:val="0"/>
      <w:divBdr>
        <w:top w:val="none" w:sz="0" w:space="0" w:color="auto"/>
        <w:left w:val="none" w:sz="0" w:space="0" w:color="auto"/>
        <w:bottom w:val="none" w:sz="0" w:space="0" w:color="auto"/>
        <w:right w:val="none" w:sz="0" w:space="0" w:color="auto"/>
      </w:divBdr>
    </w:div>
    <w:div w:id="302737397">
      <w:bodyDiv w:val="1"/>
      <w:marLeft w:val="0"/>
      <w:marRight w:val="0"/>
      <w:marTop w:val="0"/>
      <w:marBottom w:val="0"/>
      <w:divBdr>
        <w:top w:val="none" w:sz="0" w:space="0" w:color="auto"/>
        <w:left w:val="none" w:sz="0" w:space="0" w:color="auto"/>
        <w:bottom w:val="none" w:sz="0" w:space="0" w:color="auto"/>
        <w:right w:val="none" w:sz="0" w:space="0" w:color="auto"/>
      </w:divBdr>
    </w:div>
    <w:div w:id="303044884">
      <w:bodyDiv w:val="1"/>
      <w:marLeft w:val="0"/>
      <w:marRight w:val="0"/>
      <w:marTop w:val="0"/>
      <w:marBottom w:val="0"/>
      <w:divBdr>
        <w:top w:val="none" w:sz="0" w:space="0" w:color="auto"/>
        <w:left w:val="none" w:sz="0" w:space="0" w:color="auto"/>
        <w:bottom w:val="none" w:sz="0" w:space="0" w:color="auto"/>
        <w:right w:val="none" w:sz="0" w:space="0" w:color="auto"/>
      </w:divBdr>
    </w:div>
    <w:div w:id="303051739">
      <w:bodyDiv w:val="1"/>
      <w:marLeft w:val="0"/>
      <w:marRight w:val="0"/>
      <w:marTop w:val="0"/>
      <w:marBottom w:val="0"/>
      <w:divBdr>
        <w:top w:val="none" w:sz="0" w:space="0" w:color="auto"/>
        <w:left w:val="none" w:sz="0" w:space="0" w:color="auto"/>
        <w:bottom w:val="none" w:sz="0" w:space="0" w:color="auto"/>
        <w:right w:val="none" w:sz="0" w:space="0" w:color="auto"/>
      </w:divBdr>
    </w:div>
    <w:div w:id="303317492">
      <w:bodyDiv w:val="1"/>
      <w:marLeft w:val="0"/>
      <w:marRight w:val="0"/>
      <w:marTop w:val="0"/>
      <w:marBottom w:val="0"/>
      <w:divBdr>
        <w:top w:val="none" w:sz="0" w:space="0" w:color="auto"/>
        <w:left w:val="none" w:sz="0" w:space="0" w:color="auto"/>
        <w:bottom w:val="none" w:sz="0" w:space="0" w:color="auto"/>
        <w:right w:val="none" w:sz="0" w:space="0" w:color="auto"/>
      </w:divBdr>
    </w:div>
    <w:div w:id="303433733">
      <w:bodyDiv w:val="1"/>
      <w:marLeft w:val="0"/>
      <w:marRight w:val="0"/>
      <w:marTop w:val="0"/>
      <w:marBottom w:val="0"/>
      <w:divBdr>
        <w:top w:val="none" w:sz="0" w:space="0" w:color="auto"/>
        <w:left w:val="none" w:sz="0" w:space="0" w:color="auto"/>
        <w:bottom w:val="none" w:sz="0" w:space="0" w:color="auto"/>
        <w:right w:val="none" w:sz="0" w:space="0" w:color="auto"/>
      </w:divBdr>
    </w:div>
    <w:div w:id="303509036">
      <w:bodyDiv w:val="1"/>
      <w:marLeft w:val="0"/>
      <w:marRight w:val="0"/>
      <w:marTop w:val="0"/>
      <w:marBottom w:val="0"/>
      <w:divBdr>
        <w:top w:val="none" w:sz="0" w:space="0" w:color="auto"/>
        <w:left w:val="none" w:sz="0" w:space="0" w:color="auto"/>
        <w:bottom w:val="none" w:sz="0" w:space="0" w:color="auto"/>
        <w:right w:val="none" w:sz="0" w:space="0" w:color="auto"/>
      </w:divBdr>
    </w:div>
    <w:div w:id="303581041">
      <w:bodyDiv w:val="1"/>
      <w:marLeft w:val="0"/>
      <w:marRight w:val="0"/>
      <w:marTop w:val="0"/>
      <w:marBottom w:val="0"/>
      <w:divBdr>
        <w:top w:val="none" w:sz="0" w:space="0" w:color="auto"/>
        <w:left w:val="none" w:sz="0" w:space="0" w:color="auto"/>
        <w:bottom w:val="none" w:sz="0" w:space="0" w:color="auto"/>
        <w:right w:val="none" w:sz="0" w:space="0" w:color="auto"/>
      </w:divBdr>
    </w:div>
    <w:div w:id="303587803">
      <w:bodyDiv w:val="1"/>
      <w:marLeft w:val="0"/>
      <w:marRight w:val="0"/>
      <w:marTop w:val="0"/>
      <w:marBottom w:val="0"/>
      <w:divBdr>
        <w:top w:val="none" w:sz="0" w:space="0" w:color="auto"/>
        <w:left w:val="none" w:sz="0" w:space="0" w:color="auto"/>
        <w:bottom w:val="none" w:sz="0" w:space="0" w:color="auto"/>
        <w:right w:val="none" w:sz="0" w:space="0" w:color="auto"/>
      </w:divBdr>
    </w:div>
    <w:div w:id="303703471">
      <w:bodyDiv w:val="1"/>
      <w:marLeft w:val="0"/>
      <w:marRight w:val="0"/>
      <w:marTop w:val="0"/>
      <w:marBottom w:val="0"/>
      <w:divBdr>
        <w:top w:val="none" w:sz="0" w:space="0" w:color="auto"/>
        <w:left w:val="none" w:sz="0" w:space="0" w:color="auto"/>
        <w:bottom w:val="none" w:sz="0" w:space="0" w:color="auto"/>
        <w:right w:val="none" w:sz="0" w:space="0" w:color="auto"/>
      </w:divBdr>
    </w:div>
    <w:div w:id="303849951">
      <w:bodyDiv w:val="1"/>
      <w:marLeft w:val="0"/>
      <w:marRight w:val="0"/>
      <w:marTop w:val="0"/>
      <w:marBottom w:val="0"/>
      <w:divBdr>
        <w:top w:val="none" w:sz="0" w:space="0" w:color="auto"/>
        <w:left w:val="none" w:sz="0" w:space="0" w:color="auto"/>
        <w:bottom w:val="none" w:sz="0" w:space="0" w:color="auto"/>
        <w:right w:val="none" w:sz="0" w:space="0" w:color="auto"/>
      </w:divBdr>
    </w:div>
    <w:div w:id="303854896">
      <w:bodyDiv w:val="1"/>
      <w:marLeft w:val="0"/>
      <w:marRight w:val="0"/>
      <w:marTop w:val="0"/>
      <w:marBottom w:val="0"/>
      <w:divBdr>
        <w:top w:val="none" w:sz="0" w:space="0" w:color="auto"/>
        <w:left w:val="none" w:sz="0" w:space="0" w:color="auto"/>
        <w:bottom w:val="none" w:sz="0" w:space="0" w:color="auto"/>
        <w:right w:val="none" w:sz="0" w:space="0" w:color="auto"/>
      </w:divBdr>
    </w:div>
    <w:div w:id="303897747">
      <w:bodyDiv w:val="1"/>
      <w:marLeft w:val="0"/>
      <w:marRight w:val="0"/>
      <w:marTop w:val="0"/>
      <w:marBottom w:val="0"/>
      <w:divBdr>
        <w:top w:val="none" w:sz="0" w:space="0" w:color="auto"/>
        <w:left w:val="none" w:sz="0" w:space="0" w:color="auto"/>
        <w:bottom w:val="none" w:sz="0" w:space="0" w:color="auto"/>
        <w:right w:val="none" w:sz="0" w:space="0" w:color="auto"/>
      </w:divBdr>
    </w:div>
    <w:div w:id="303969651">
      <w:bodyDiv w:val="1"/>
      <w:marLeft w:val="0"/>
      <w:marRight w:val="0"/>
      <w:marTop w:val="0"/>
      <w:marBottom w:val="0"/>
      <w:divBdr>
        <w:top w:val="none" w:sz="0" w:space="0" w:color="auto"/>
        <w:left w:val="none" w:sz="0" w:space="0" w:color="auto"/>
        <w:bottom w:val="none" w:sz="0" w:space="0" w:color="auto"/>
        <w:right w:val="none" w:sz="0" w:space="0" w:color="auto"/>
      </w:divBdr>
    </w:div>
    <w:div w:id="304313025">
      <w:bodyDiv w:val="1"/>
      <w:marLeft w:val="0"/>
      <w:marRight w:val="0"/>
      <w:marTop w:val="0"/>
      <w:marBottom w:val="0"/>
      <w:divBdr>
        <w:top w:val="none" w:sz="0" w:space="0" w:color="auto"/>
        <w:left w:val="none" w:sz="0" w:space="0" w:color="auto"/>
        <w:bottom w:val="none" w:sz="0" w:space="0" w:color="auto"/>
        <w:right w:val="none" w:sz="0" w:space="0" w:color="auto"/>
      </w:divBdr>
    </w:div>
    <w:div w:id="304625003">
      <w:bodyDiv w:val="1"/>
      <w:marLeft w:val="0"/>
      <w:marRight w:val="0"/>
      <w:marTop w:val="0"/>
      <w:marBottom w:val="0"/>
      <w:divBdr>
        <w:top w:val="none" w:sz="0" w:space="0" w:color="auto"/>
        <w:left w:val="none" w:sz="0" w:space="0" w:color="auto"/>
        <w:bottom w:val="none" w:sz="0" w:space="0" w:color="auto"/>
        <w:right w:val="none" w:sz="0" w:space="0" w:color="auto"/>
      </w:divBdr>
    </w:div>
    <w:div w:id="304742825">
      <w:bodyDiv w:val="1"/>
      <w:marLeft w:val="0"/>
      <w:marRight w:val="0"/>
      <w:marTop w:val="0"/>
      <w:marBottom w:val="0"/>
      <w:divBdr>
        <w:top w:val="none" w:sz="0" w:space="0" w:color="auto"/>
        <w:left w:val="none" w:sz="0" w:space="0" w:color="auto"/>
        <w:bottom w:val="none" w:sz="0" w:space="0" w:color="auto"/>
        <w:right w:val="none" w:sz="0" w:space="0" w:color="auto"/>
      </w:divBdr>
    </w:div>
    <w:div w:id="304742965">
      <w:bodyDiv w:val="1"/>
      <w:marLeft w:val="0"/>
      <w:marRight w:val="0"/>
      <w:marTop w:val="0"/>
      <w:marBottom w:val="0"/>
      <w:divBdr>
        <w:top w:val="none" w:sz="0" w:space="0" w:color="auto"/>
        <w:left w:val="none" w:sz="0" w:space="0" w:color="auto"/>
        <w:bottom w:val="none" w:sz="0" w:space="0" w:color="auto"/>
        <w:right w:val="none" w:sz="0" w:space="0" w:color="auto"/>
      </w:divBdr>
    </w:div>
    <w:div w:id="304822602">
      <w:bodyDiv w:val="1"/>
      <w:marLeft w:val="0"/>
      <w:marRight w:val="0"/>
      <w:marTop w:val="0"/>
      <w:marBottom w:val="0"/>
      <w:divBdr>
        <w:top w:val="none" w:sz="0" w:space="0" w:color="auto"/>
        <w:left w:val="none" w:sz="0" w:space="0" w:color="auto"/>
        <w:bottom w:val="none" w:sz="0" w:space="0" w:color="auto"/>
        <w:right w:val="none" w:sz="0" w:space="0" w:color="auto"/>
      </w:divBdr>
    </w:div>
    <w:div w:id="304898187">
      <w:bodyDiv w:val="1"/>
      <w:marLeft w:val="0"/>
      <w:marRight w:val="0"/>
      <w:marTop w:val="0"/>
      <w:marBottom w:val="0"/>
      <w:divBdr>
        <w:top w:val="none" w:sz="0" w:space="0" w:color="auto"/>
        <w:left w:val="none" w:sz="0" w:space="0" w:color="auto"/>
        <w:bottom w:val="none" w:sz="0" w:space="0" w:color="auto"/>
        <w:right w:val="none" w:sz="0" w:space="0" w:color="auto"/>
      </w:divBdr>
    </w:div>
    <w:div w:id="304942333">
      <w:bodyDiv w:val="1"/>
      <w:marLeft w:val="0"/>
      <w:marRight w:val="0"/>
      <w:marTop w:val="0"/>
      <w:marBottom w:val="0"/>
      <w:divBdr>
        <w:top w:val="none" w:sz="0" w:space="0" w:color="auto"/>
        <w:left w:val="none" w:sz="0" w:space="0" w:color="auto"/>
        <w:bottom w:val="none" w:sz="0" w:space="0" w:color="auto"/>
        <w:right w:val="none" w:sz="0" w:space="0" w:color="auto"/>
      </w:divBdr>
    </w:div>
    <w:div w:id="304967073">
      <w:bodyDiv w:val="1"/>
      <w:marLeft w:val="0"/>
      <w:marRight w:val="0"/>
      <w:marTop w:val="0"/>
      <w:marBottom w:val="0"/>
      <w:divBdr>
        <w:top w:val="none" w:sz="0" w:space="0" w:color="auto"/>
        <w:left w:val="none" w:sz="0" w:space="0" w:color="auto"/>
        <w:bottom w:val="none" w:sz="0" w:space="0" w:color="auto"/>
        <w:right w:val="none" w:sz="0" w:space="0" w:color="auto"/>
      </w:divBdr>
    </w:div>
    <w:div w:id="305470443">
      <w:bodyDiv w:val="1"/>
      <w:marLeft w:val="0"/>
      <w:marRight w:val="0"/>
      <w:marTop w:val="0"/>
      <w:marBottom w:val="0"/>
      <w:divBdr>
        <w:top w:val="none" w:sz="0" w:space="0" w:color="auto"/>
        <w:left w:val="none" w:sz="0" w:space="0" w:color="auto"/>
        <w:bottom w:val="none" w:sz="0" w:space="0" w:color="auto"/>
        <w:right w:val="none" w:sz="0" w:space="0" w:color="auto"/>
      </w:divBdr>
    </w:div>
    <w:div w:id="305477862">
      <w:bodyDiv w:val="1"/>
      <w:marLeft w:val="0"/>
      <w:marRight w:val="0"/>
      <w:marTop w:val="0"/>
      <w:marBottom w:val="0"/>
      <w:divBdr>
        <w:top w:val="none" w:sz="0" w:space="0" w:color="auto"/>
        <w:left w:val="none" w:sz="0" w:space="0" w:color="auto"/>
        <w:bottom w:val="none" w:sz="0" w:space="0" w:color="auto"/>
        <w:right w:val="none" w:sz="0" w:space="0" w:color="auto"/>
      </w:divBdr>
    </w:div>
    <w:div w:id="305551257">
      <w:bodyDiv w:val="1"/>
      <w:marLeft w:val="0"/>
      <w:marRight w:val="0"/>
      <w:marTop w:val="0"/>
      <w:marBottom w:val="0"/>
      <w:divBdr>
        <w:top w:val="none" w:sz="0" w:space="0" w:color="auto"/>
        <w:left w:val="none" w:sz="0" w:space="0" w:color="auto"/>
        <w:bottom w:val="none" w:sz="0" w:space="0" w:color="auto"/>
        <w:right w:val="none" w:sz="0" w:space="0" w:color="auto"/>
      </w:divBdr>
    </w:div>
    <w:div w:id="305747699">
      <w:bodyDiv w:val="1"/>
      <w:marLeft w:val="0"/>
      <w:marRight w:val="0"/>
      <w:marTop w:val="0"/>
      <w:marBottom w:val="0"/>
      <w:divBdr>
        <w:top w:val="none" w:sz="0" w:space="0" w:color="auto"/>
        <w:left w:val="none" w:sz="0" w:space="0" w:color="auto"/>
        <w:bottom w:val="none" w:sz="0" w:space="0" w:color="auto"/>
        <w:right w:val="none" w:sz="0" w:space="0" w:color="auto"/>
      </w:divBdr>
    </w:div>
    <w:div w:id="305747838">
      <w:bodyDiv w:val="1"/>
      <w:marLeft w:val="0"/>
      <w:marRight w:val="0"/>
      <w:marTop w:val="0"/>
      <w:marBottom w:val="0"/>
      <w:divBdr>
        <w:top w:val="none" w:sz="0" w:space="0" w:color="auto"/>
        <w:left w:val="none" w:sz="0" w:space="0" w:color="auto"/>
        <w:bottom w:val="none" w:sz="0" w:space="0" w:color="auto"/>
        <w:right w:val="none" w:sz="0" w:space="0" w:color="auto"/>
      </w:divBdr>
    </w:div>
    <w:div w:id="306017500">
      <w:bodyDiv w:val="1"/>
      <w:marLeft w:val="0"/>
      <w:marRight w:val="0"/>
      <w:marTop w:val="0"/>
      <w:marBottom w:val="0"/>
      <w:divBdr>
        <w:top w:val="none" w:sz="0" w:space="0" w:color="auto"/>
        <w:left w:val="none" w:sz="0" w:space="0" w:color="auto"/>
        <w:bottom w:val="none" w:sz="0" w:space="0" w:color="auto"/>
        <w:right w:val="none" w:sz="0" w:space="0" w:color="auto"/>
      </w:divBdr>
    </w:div>
    <w:div w:id="306131390">
      <w:bodyDiv w:val="1"/>
      <w:marLeft w:val="0"/>
      <w:marRight w:val="0"/>
      <w:marTop w:val="0"/>
      <w:marBottom w:val="0"/>
      <w:divBdr>
        <w:top w:val="none" w:sz="0" w:space="0" w:color="auto"/>
        <w:left w:val="none" w:sz="0" w:space="0" w:color="auto"/>
        <w:bottom w:val="none" w:sz="0" w:space="0" w:color="auto"/>
        <w:right w:val="none" w:sz="0" w:space="0" w:color="auto"/>
      </w:divBdr>
    </w:div>
    <w:div w:id="306327372">
      <w:bodyDiv w:val="1"/>
      <w:marLeft w:val="0"/>
      <w:marRight w:val="0"/>
      <w:marTop w:val="0"/>
      <w:marBottom w:val="0"/>
      <w:divBdr>
        <w:top w:val="none" w:sz="0" w:space="0" w:color="auto"/>
        <w:left w:val="none" w:sz="0" w:space="0" w:color="auto"/>
        <w:bottom w:val="none" w:sz="0" w:space="0" w:color="auto"/>
        <w:right w:val="none" w:sz="0" w:space="0" w:color="auto"/>
      </w:divBdr>
    </w:div>
    <w:div w:id="306395370">
      <w:bodyDiv w:val="1"/>
      <w:marLeft w:val="0"/>
      <w:marRight w:val="0"/>
      <w:marTop w:val="0"/>
      <w:marBottom w:val="0"/>
      <w:divBdr>
        <w:top w:val="none" w:sz="0" w:space="0" w:color="auto"/>
        <w:left w:val="none" w:sz="0" w:space="0" w:color="auto"/>
        <w:bottom w:val="none" w:sz="0" w:space="0" w:color="auto"/>
        <w:right w:val="none" w:sz="0" w:space="0" w:color="auto"/>
      </w:divBdr>
    </w:div>
    <w:div w:id="306517878">
      <w:bodyDiv w:val="1"/>
      <w:marLeft w:val="0"/>
      <w:marRight w:val="0"/>
      <w:marTop w:val="0"/>
      <w:marBottom w:val="0"/>
      <w:divBdr>
        <w:top w:val="none" w:sz="0" w:space="0" w:color="auto"/>
        <w:left w:val="none" w:sz="0" w:space="0" w:color="auto"/>
        <w:bottom w:val="none" w:sz="0" w:space="0" w:color="auto"/>
        <w:right w:val="none" w:sz="0" w:space="0" w:color="auto"/>
      </w:divBdr>
    </w:div>
    <w:div w:id="306595080">
      <w:bodyDiv w:val="1"/>
      <w:marLeft w:val="0"/>
      <w:marRight w:val="0"/>
      <w:marTop w:val="0"/>
      <w:marBottom w:val="0"/>
      <w:divBdr>
        <w:top w:val="none" w:sz="0" w:space="0" w:color="auto"/>
        <w:left w:val="none" w:sz="0" w:space="0" w:color="auto"/>
        <w:bottom w:val="none" w:sz="0" w:space="0" w:color="auto"/>
        <w:right w:val="none" w:sz="0" w:space="0" w:color="auto"/>
      </w:divBdr>
    </w:div>
    <w:div w:id="306739066">
      <w:bodyDiv w:val="1"/>
      <w:marLeft w:val="0"/>
      <w:marRight w:val="0"/>
      <w:marTop w:val="0"/>
      <w:marBottom w:val="0"/>
      <w:divBdr>
        <w:top w:val="none" w:sz="0" w:space="0" w:color="auto"/>
        <w:left w:val="none" w:sz="0" w:space="0" w:color="auto"/>
        <w:bottom w:val="none" w:sz="0" w:space="0" w:color="auto"/>
        <w:right w:val="none" w:sz="0" w:space="0" w:color="auto"/>
      </w:divBdr>
    </w:div>
    <w:div w:id="306856758">
      <w:bodyDiv w:val="1"/>
      <w:marLeft w:val="0"/>
      <w:marRight w:val="0"/>
      <w:marTop w:val="0"/>
      <w:marBottom w:val="0"/>
      <w:divBdr>
        <w:top w:val="none" w:sz="0" w:space="0" w:color="auto"/>
        <w:left w:val="none" w:sz="0" w:space="0" w:color="auto"/>
        <w:bottom w:val="none" w:sz="0" w:space="0" w:color="auto"/>
        <w:right w:val="none" w:sz="0" w:space="0" w:color="auto"/>
      </w:divBdr>
    </w:div>
    <w:div w:id="306935747">
      <w:bodyDiv w:val="1"/>
      <w:marLeft w:val="0"/>
      <w:marRight w:val="0"/>
      <w:marTop w:val="0"/>
      <w:marBottom w:val="0"/>
      <w:divBdr>
        <w:top w:val="none" w:sz="0" w:space="0" w:color="auto"/>
        <w:left w:val="none" w:sz="0" w:space="0" w:color="auto"/>
        <w:bottom w:val="none" w:sz="0" w:space="0" w:color="auto"/>
        <w:right w:val="none" w:sz="0" w:space="0" w:color="auto"/>
      </w:divBdr>
    </w:div>
    <w:div w:id="307366467">
      <w:bodyDiv w:val="1"/>
      <w:marLeft w:val="0"/>
      <w:marRight w:val="0"/>
      <w:marTop w:val="0"/>
      <w:marBottom w:val="0"/>
      <w:divBdr>
        <w:top w:val="none" w:sz="0" w:space="0" w:color="auto"/>
        <w:left w:val="none" w:sz="0" w:space="0" w:color="auto"/>
        <w:bottom w:val="none" w:sz="0" w:space="0" w:color="auto"/>
        <w:right w:val="none" w:sz="0" w:space="0" w:color="auto"/>
      </w:divBdr>
    </w:div>
    <w:div w:id="307439983">
      <w:bodyDiv w:val="1"/>
      <w:marLeft w:val="0"/>
      <w:marRight w:val="0"/>
      <w:marTop w:val="0"/>
      <w:marBottom w:val="0"/>
      <w:divBdr>
        <w:top w:val="none" w:sz="0" w:space="0" w:color="auto"/>
        <w:left w:val="none" w:sz="0" w:space="0" w:color="auto"/>
        <w:bottom w:val="none" w:sz="0" w:space="0" w:color="auto"/>
        <w:right w:val="none" w:sz="0" w:space="0" w:color="auto"/>
      </w:divBdr>
    </w:div>
    <w:div w:id="307519630">
      <w:bodyDiv w:val="1"/>
      <w:marLeft w:val="0"/>
      <w:marRight w:val="0"/>
      <w:marTop w:val="0"/>
      <w:marBottom w:val="0"/>
      <w:divBdr>
        <w:top w:val="none" w:sz="0" w:space="0" w:color="auto"/>
        <w:left w:val="none" w:sz="0" w:space="0" w:color="auto"/>
        <w:bottom w:val="none" w:sz="0" w:space="0" w:color="auto"/>
        <w:right w:val="none" w:sz="0" w:space="0" w:color="auto"/>
      </w:divBdr>
    </w:div>
    <w:div w:id="308167021">
      <w:bodyDiv w:val="1"/>
      <w:marLeft w:val="0"/>
      <w:marRight w:val="0"/>
      <w:marTop w:val="0"/>
      <w:marBottom w:val="0"/>
      <w:divBdr>
        <w:top w:val="none" w:sz="0" w:space="0" w:color="auto"/>
        <w:left w:val="none" w:sz="0" w:space="0" w:color="auto"/>
        <w:bottom w:val="none" w:sz="0" w:space="0" w:color="auto"/>
        <w:right w:val="none" w:sz="0" w:space="0" w:color="auto"/>
      </w:divBdr>
    </w:div>
    <w:div w:id="308244623">
      <w:bodyDiv w:val="1"/>
      <w:marLeft w:val="0"/>
      <w:marRight w:val="0"/>
      <w:marTop w:val="0"/>
      <w:marBottom w:val="0"/>
      <w:divBdr>
        <w:top w:val="none" w:sz="0" w:space="0" w:color="auto"/>
        <w:left w:val="none" w:sz="0" w:space="0" w:color="auto"/>
        <w:bottom w:val="none" w:sz="0" w:space="0" w:color="auto"/>
        <w:right w:val="none" w:sz="0" w:space="0" w:color="auto"/>
      </w:divBdr>
    </w:div>
    <w:div w:id="308288547">
      <w:bodyDiv w:val="1"/>
      <w:marLeft w:val="0"/>
      <w:marRight w:val="0"/>
      <w:marTop w:val="0"/>
      <w:marBottom w:val="0"/>
      <w:divBdr>
        <w:top w:val="none" w:sz="0" w:space="0" w:color="auto"/>
        <w:left w:val="none" w:sz="0" w:space="0" w:color="auto"/>
        <w:bottom w:val="none" w:sz="0" w:space="0" w:color="auto"/>
        <w:right w:val="none" w:sz="0" w:space="0" w:color="auto"/>
      </w:divBdr>
    </w:div>
    <w:div w:id="308362239">
      <w:bodyDiv w:val="1"/>
      <w:marLeft w:val="0"/>
      <w:marRight w:val="0"/>
      <w:marTop w:val="0"/>
      <w:marBottom w:val="0"/>
      <w:divBdr>
        <w:top w:val="none" w:sz="0" w:space="0" w:color="auto"/>
        <w:left w:val="none" w:sz="0" w:space="0" w:color="auto"/>
        <w:bottom w:val="none" w:sz="0" w:space="0" w:color="auto"/>
        <w:right w:val="none" w:sz="0" w:space="0" w:color="auto"/>
      </w:divBdr>
    </w:div>
    <w:div w:id="308435703">
      <w:bodyDiv w:val="1"/>
      <w:marLeft w:val="0"/>
      <w:marRight w:val="0"/>
      <w:marTop w:val="0"/>
      <w:marBottom w:val="0"/>
      <w:divBdr>
        <w:top w:val="none" w:sz="0" w:space="0" w:color="auto"/>
        <w:left w:val="none" w:sz="0" w:space="0" w:color="auto"/>
        <w:bottom w:val="none" w:sz="0" w:space="0" w:color="auto"/>
        <w:right w:val="none" w:sz="0" w:space="0" w:color="auto"/>
      </w:divBdr>
    </w:div>
    <w:div w:id="308484000">
      <w:bodyDiv w:val="1"/>
      <w:marLeft w:val="0"/>
      <w:marRight w:val="0"/>
      <w:marTop w:val="0"/>
      <w:marBottom w:val="0"/>
      <w:divBdr>
        <w:top w:val="none" w:sz="0" w:space="0" w:color="auto"/>
        <w:left w:val="none" w:sz="0" w:space="0" w:color="auto"/>
        <w:bottom w:val="none" w:sz="0" w:space="0" w:color="auto"/>
        <w:right w:val="none" w:sz="0" w:space="0" w:color="auto"/>
      </w:divBdr>
    </w:div>
    <w:div w:id="308633167">
      <w:bodyDiv w:val="1"/>
      <w:marLeft w:val="0"/>
      <w:marRight w:val="0"/>
      <w:marTop w:val="0"/>
      <w:marBottom w:val="0"/>
      <w:divBdr>
        <w:top w:val="none" w:sz="0" w:space="0" w:color="auto"/>
        <w:left w:val="none" w:sz="0" w:space="0" w:color="auto"/>
        <w:bottom w:val="none" w:sz="0" w:space="0" w:color="auto"/>
        <w:right w:val="none" w:sz="0" w:space="0" w:color="auto"/>
      </w:divBdr>
    </w:div>
    <w:div w:id="308706795">
      <w:bodyDiv w:val="1"/>
      <w:marLeft w:val="0"/>
      <w:marRight w:val="0"/>
      <w:marTop w:val="0"/>
      <w:marBottom w:val="0"/>
      <w:divBdr>
        <w:top w:val="none" w:sz="0" w:space="0" w:color="auto"/>
        <w:left w:val="none" w:sz="0" w:space="0" w:color="auto"/>
        <w:bottom w:val="none" w:sz="0" w:space="0" w:color="auto"/>
        <w:right w:val="none" w:sz="0" w:space="0" w:color="auto"/>
      </w:divBdr>
    </w:div>
    <w:div w:id="309098378">
      <w:bodyDiv w:val="1"/>
      <w:marLeft w:val="0"/>
      <w:marRight w:val="0"/>
      <w:marTop w:val="0"/>
      <w:marBottom w:val="0"/>
      <w:divBdr>
        <w:top w:val="none" w:sz="0" w:space="0" w:color="auto"/>
        <w:left w:val="none" w:sz="0" w:space="0" w:color="auto"/>
        <w:bottom w:val="none" w:sz="0" w:space="0" w:color="auto"/>
        <w:right w:val="none" w:sz="0" w:space="0" w:color="auto"/>
      </w:divBdr>
    </w:div>
    <w:div w:id="309099972">
      <w:bodyDiv w:val="1"/>
      <w:marLeft w:val="0"/>
      <w:marRight w:val="0"/>
      <w:marTop w:val="0"/>
      <w:marBottom w:val="0"/>
      <w:divBdr>
        <w:top w:val="none" w:sz="0" w:space="0" w:color="auto"/>
        <w:left w:val="none" w:sz="0" w:space="0" w:color="auto"/>
        <w:bottom w:val="none" w:sz="0" w:space="0" w:color="auto"/>
        <w:right w:val="none" w:sz="0" w:space="0" w:color="auto"/>
      </w:divBdr>
    </w:div>
    <w:div w:id="309293645">
      <w:bodyDiv w:val="1"/>
      <w:marLeft w:val="0"/>
      <w:marRight w:val="0"/>
      <w:marTop w:val="0"/>
      <w:marBottom w:val="0"/>
      <w:divBdr>
        <w:top w:val="none" w:sz="0" w:space="0" w:color="auto"/>
        <w:left w:val="none" w:sz="0" w:space="0" w:color="auto"/>
        <w:bottom w:val="none" w:sz="0" w:space="0" w:color="auto"/>
        <w:right w:val="none" w:sz="0" w:space="0" w:color="auto"/>
      </w:divBdr>
    </w:div>
    <w:div w:id="309334716">
      <w:bodyDiv w:val="1"/>
      <w:marLeft w:val="0"/>
      <w:marRight w:val="0"/>
      <w:marTop w:val="0"/>
      <w:marBottom w:val="0"/>
      <w:divBdr>
        <w:top w:val="none" w:sz="0" w:space="0" w:color="auto"/>
        <w:left w:val="none" w:sz="0" w:space="0" w:color="auto"/>
        <w:bottom w:val="none" w:sz="0" w:space="0" w:color="auto"/>
        <w:right w:val="none" w:sz="0" w:space="0" w:color="auto"/>
      </w:divBdr>
    </w:div>
    <w:div w:id="309410860">
      <w:bodyDiv w:val="1"/>
      <w:marLeft w:val="0"/>
      <w:marRight w:val="0"/>
      <w:marTop w:val="0"/>
      <w:marBottom w:val="0"/>
      <w:divBdr>
        <w:top w:val="none" w:sz="0" w:space="0" w:color="auto"/>
        <w:left w:val="none" w:sz="0" w:space="0" w:color="auto"/>
        <w:bottom w:val="none" w:sz="0" w:space="0" w:color="auto"/>
        <w:right w:val="none" w:sz="0" w:space="0" w:color="auto"/>
      </w:divBdr>
    </w:div>
    <w:div w:id="309553305">
      <w:bodyDiv w:val="1"/>
      <w:marLeft w:val="0"/>
      <w:marRight w:val="0"/>
      <w:marTop w:val="0"/>
      <w:marBottom w:val="0"/>
      <w:divBdr>
        <w:top w:val="none" w:sz="0" w:space="0" w:color="auto"/>
        <w:left w:val="none" w:sz="0" w:space="0" w:color="auto"/>
        <w:bottom w:val="none" w:sz="0" w:space="0" w:color="auto"/>
        <w:right w:val="none" w:sz="0" w:space="0" w:color="auto"/>
      </w:divBdr>
    </w:div>
    <w:div w:id="310015924">
      <w:bodyDiv w:val="1"/>
      <w:marLeft w:val="0"/>
      <w:marRight w:val="0"/>
      <w:marTop w:val="0"/>
      <w:marBottom w:val="0"/>
      <w:divBdr>
        <w:top w:val="none" w:sz="0" w:space="0" w:color="auto"/>
        <w:left w:val="none" w:sz="0" w:space="0" w:color="auto"/>
        <w:bottom w:val="none" w:sz="0" w:space="0" w:color="auto"/>
        <w:right w:val="none" w:sz="0" w:space="0" w:color="auto"/>
      </w:divBdr>
    </w:div>
    <w:div w:id="310446889">
      <w:bodyDiv w:val="1"/>
      <w:marLeft w:val="0"/>
      <w:marRight w:val="0"/>
      <w:marTop w:val="0"/>
      <w:marBottom w:val="0"/>
      <w:divBdr>
        <w:top w:val="none" w:sz="0" w:space="0" w:color="auto"/>
        <w:left w:val="none" w:sz="0" w:space="0" w:color="auto"/>
        <w:bottom w:val="none" w:sz="0" w:space="0" w:color="auto"/>
        <w:right w:val="none" w:sz="0" w:space="0" w:color="auto"/>
      </w:divBdr>
    </w:div>
    <w:div w:id="310449841">
      <w:bodyDiv w:val="1"/>
      <w:marLeft w:val="0"/>
      <w:marRight w:val="0"/>
      <w:marTop w:val="0"/>
      <w:marBottom w:val="0"/>
      <w:divBdr>
        <w:top w:val="none" w:sz="0" w:space="0" w:color="auto"/>
        <w:left w:val="none" w:sz="0" w:space="0" w:color="auto"/>
        <w:bottom w:val="none" w:sz="0" w:space="0" w:color="auto"/>
        <w:right w:val="none" w:sz="0" w:space="0" w:color="auto"/>
      </w:divBdr>
    </w:div>
    <w:div w:id="310717832">
      <w:bodyDiv w:val="1"/>
      <w:marLeft w:val="0"/>
      <w:marRight w:val="0"/>
      <w:marTop w:val="0"/>
      <w:marBottom w:val="0"/>
      <w:divBdr>
        <w:top w:val="none" w:sz="0" w:space="0" w:color="auto"/>
        <w:left w:val="none" w:sz="0" w:space="0" w:color="auto"/>
        <w:bottom w:val="none" w:sz="0" w:space="0" w:color="auto"/>
        <w:right w:val="none" w:sz="0" w:space="0" w:color="auto"/>
      </w:divBdr>
    </w:div>
    <w:div w:id="310796129">
      <w:bodyDiv w:val="1"/>
      <w:marLeft w:val="0"/>
      <w:marRight w:val="0"/>
      <w:marTop w:val="0"/>
      <w:marBottom w:val="0"/>
      <w:divBdr>
        <w:top w:val="none" w:sz="0" w:space="0" w:color="auto"/>
        <w:left w:val="none" w:sz="0" w:space="0" w:color="auto"/>
        <w:bottom w:val="none" w:sz="0" w:space="0" w:color="auto"/>
        <w:right w:val="none" w:sz="0" w:space="0" w:color="auto"/>
      </w:divBdr>
    </w:div>
    <w:div w:id="310838926">
      <w:bodyDiv w:val="1"/>
      <w:marLeft w:val="0"/>
      <w:marRight w:val="0"/>
      <w:marTop w:val="0"/>
      <w:marBottom w:val="0"/>
      <w:divBdr>
        <w:top w:val="none" w:sz="0" w:space="0" w:color="auto"/>
        <w:left w:val="none" w:sz="0" w:space="0" w:color="auto"/>
        <w:bottom w:val="none" w:sz="0" w:space="0" w:color="auto"/>
        <w:right w:val="none" w:sz="0" w:space="0" w:color="auto"/>
      </w:divBdr>
    </w:div>
    <w:div w:id="310907921">
      <w:bodyDiv w:val="1"/>
      <w:marLeft w:val="0"/>
      <w:marRight w:val="0"/>
      <w:marTop w:val="0"/>
      <w:marBottom w:val="0"/>
      <w:divBdr>
        <w:top w:val="none" w:sz="0" w:space="0" w:color="auto"/>
        <w:left w:val="none" w:sz="0" w:space="0" w:color="auto"/>
        <w:bottom w:val="none" w:sz="0" w:space="0" w:color="auto"/>
        <w:right w:val="none" w:sz="0" w:space="0" w:color="auto"/>
      </w:divBdr>
    </w:div>
    <w:div w:id="310987939">
      <w:bodyDiv w:val="1"/>
      <w:marLeft w:val="0"/>
      <w:marRight w:val="0"/>
      <w:marTop w:val="0"/>
      <w:marBottom w:val="0"/>
      <w:divBdr>
        <w:top w:val="none" w:sz="0" w:space="0" w:color="auto"/>
        <w:left w:val="none" w:sz="0" w:space="0" w:color="auto"/>
        <w:bottom w:val="none" w:sz="0" w:space="0" w:color="auto"/>
        <w:right w:val="none" w:sz="0" w:space="0" w:color="auto"/>
      </w:divBdr>
    </w:div>
    <w:div w:id="311297091">
      <w:bodyDiv w:val="1"/>
      <w:marLeft w:val="0"/>
      <w:marRight w:val="0"/>
      <w:marTop w:val="0"/>
      <w:marBottom w:val="0"/>
      <w:divBdr>
        <w:top w:val="none" w:sz="0" w:space="0" w:color="auto"/>
        <w:left w:val="none" w:sz="0" w:space="0" w:color="auto"/>
        <w:bottom w:val="none" w:sz="0" w:space="0" w:color="auto"/>
        <w:right w:val="none" w:sz="0" w:space="0" w:color="auto"/>
      </w:divBdr>
    </w:div>
    <w:div w:id="311642796">
      <w:bodyDiv w:val="1"/>
      <w:marLeft w:val="0"/>
      <w:marRight w:val="0"/>
      <w:marTop w:val="0"/>
      <w:marBottom w:val="0"/>
      <w:divBdr>
        <w:top w:val="none" w:sz="0" w:space="0" w:color="auto"/>
        <w:left w:val="none" w:sz="0" w:space="0" w:color="auto"/>
        <w:bottom w:val="none" w:sz="0" w:space="0" w:color="auto"/>
        <w:right w:val="none" w:sz="0" w:space="0" w:color="auto"/>
      </w:divBdr>
    </w:div>
    <w:div w:id="312611257">
      <w:bodyDiv w:val="1"/>
      <w:marLeft w:val="0"/>
      <w:marRight w:val="0"/>
      <w:marTop w:val="0"/>
      <w:marBottom w:val="0"/>
      <w:divBdr>
        <w:top w:val="none" w:sz="0" w:space="0" w:color="auto"/>
        <w:left w:val="none" w:sz="0" w:space="0" w:color="auto"/>
        <w:bottom w:val="none" w:sz="0" w:space="0" w:color="auto"/>
        <w:right w:val="none" w:sz="0" w:space="0" w:color="auto"/>
      </w:divBdr>
    </w:div>
    <w:div w:id="312834664">
      <w:bodyDiv w:val="1"/>
      <w:marLeft w:val="0"/>
      <w:marRight w:val="0"/>
      <w:marTop w:val="0"/>
      <w:marBottom w:val="0"/>
      <w:divBdr>
        <w:top w:val="none" w:sz="0" w:space="0" w:color="auto"/>
        <w:left w:val="none" w:sz="0" w:space="0" w:color="auto"/>
        <w:bottom w:val="none" w:sz="0" w:space="0" w:color="auto"/>
        <w:right w:val="none" w:sz="0" w:space="0" w:color="auto"/>
      </w:divBdr>
    </w:div>
    <w:div w:id="312880405">
      <w:bodyDiv w:val="1"/>
      <w:marLeft w:val="0"/>
      <w:marRight w:val="0"/>
      <w:marTop w:val="0"/>
      <w:marBottom w:val="0"/>
      <w:divBdr>
        <w:top w:val="none" w:sz="0" w:space="0" w:color="auto"/>
        <w:left w:val="none" w:sz="0" w:space="0" w:color="auto"/>
        <w:bottom w:val="none" w:sz="0" w:space="0" w:color="auto"/>
        <w:right w:val="none" w:sz="0" w:space="0" w:color="auto"/>
      </w:divBdr>
    </w:div>
    <w:div w:id="312880565">
      <w:bodyDiv w:val="1"/>
      <w:marLeft w:val="0"/>
      <w:marRight w:val="0"/>
      <w:marTop w:val="0"/>
      <w:marBottom w:val="0"/>
      <w:divBdr>
        <w:top w:val="none" w:sz="0" w:space="0" w:color="auto"/>
        <w:left w:val="none" w:sz="0" w:space="0" w:color="auto"/>
        <w:bottom w:val="none" w:sz="0" w:space="0" w:color="auto"/>
        <w:right w:val="none" w:sz="0" w:space="0" w:color="auto"/>
      </w:divBdr>
    </w:div>
    <w:div w:id="313065694">
      <w:bodyDiv w:val="1"/>
      <w:marLeft w:val="0"/>
      <w:marRight w:val="0"/>
      <w:marTop w:val="0"/>
      <w:marBottom w:val="0"/>
      <w:divBdr>
        <w:top w:val="none" w:sz="0" w:space="0" w:color="auto"/>
        <w:left w:val="none" w:sz="0" w:space="0" w:color="auto"/>
        <w:bottom w:val="none" w:sz="0" w:space="0" w:color="auto"/>
        <w:right w:val="none" w:sz="0" w:space="0" w:color="auto"/>
      </w:divBdr>
    </w:div>
    <w:div w:id="313221710">
      <w:bodyDiv w:val="1"/>
      <w:marLeft w:val="0"/>
      <w:marRight w:val="0"/>
      <w:marTop w:val="0"/>
      <w:marBottom w:val="0"/>
      <w:divBdr>
        <w:top w:val="none" w:sz="0" w:space="0" w:color="auto"/>
        <w:left w:val="none" w:sz="0" w:space="0" w:color="auto"/>
        <w:bottom w:val="none" w:sz="0" w:space="0" w:color="auto"/>
        <w:right w:val="none" w:sz="0" w:space="0" w:color="auto"/>
      </w:divBdr>
    </w:div>
    <w:div w:id="313267294">
      <w:bodyDiv w:val="1"/>
      <w:marLeft w:val="0"/>
      <w:marRight w:val="0"/>
      <w:marTop w:val="0"/>
      <w:marBottom w:val="0"/>
      <w:divBdr>
        <w:top w:val="none" w:sz="0" w:space="0" w:color="auto"/>
        <w:left w:val="none" w:sz="0" w:space="0" w:color="auto"/>
        <w:bottom w:val="none" w:sz="0" w:space="0" w:color="auto"/>
        <w:right w:val="none" w:sz="0" w:space="0" w:color="auto"/>
      </w:divBdr>
    </w:div>
    <w:div w:id="313416285">
      <w:bodyDiv w:val="1"/>
      <w:marLeft w:val="0"/>
      <w:marRight w:val="0"/>
      <w:marTop w:val="0"/>
      <w:marBottom w:val="0"/>
      <w:divBdr>
        <w:top w:val="none" w:sz="0" w:space="0" w:color="auto"/>
        <w:left w:val="none" w:sz="0" w:space="0" w:color="auto"/>
        <w:bottom w:val="none" w:sz="0" w:space="0" w:color="auto"/>
        <w:right w:val="none" w:sz="0" w:space="0" w:color="auto"/>
      </w:divBdr>
    </w:div>
    <w:div w:id="313728183">
      <w:bodyDiv w:val="1"/>
      <w:marLeft w:val="0"/>
      <w:marRight w:val="0"/>
      <w:marTop w:val="0"/>
      <w:marBottom w:val="0"/>
      <w:divBdr>
        <w:top w:val="none" w:sz="0" w:space="0" w:color="auto"/>
        <w:left w:val="none" w:sz="0" w:space="0" w:color="auto"/>
        <w:bottom w:val="none" w:sz="0" w:space="0" w:color="auto"/>
        <w:right w:val="none" w:sz="0" w:space="0" w:color="auto"/>
      </w:divBdr>
    </w:div>
    <w:div w:id="313880109">
      <w:bodyDiv w:val="1"/>
      <w:marLeft w:val="0"/>
      <w:marRight w:val="0"/>
      <w:marTop w:val="0"/>
      <w:marBottom w:val="0"/>
      <w:divBdr>
        <w:top w:val="none" w:sz="0" w:space="0" w:color="auto"/>
        <w:left w:val="none" w:sz="0" w:space="0" w:color="auto"/>
        <w:bottom w:val="none" w:sz="0" w:space="0" w:color="auto"/>
        <w:right w:val="none" w:sz="0" w:space="0" w:color="auto"/>
      </w:divBdr>
    </w:div>
    <w:div w:id="313997245">
      <w:bodyDiv w:val="1"/>
      <w:marLeft w:val="0"/>
      <w:marRight w:val="0"/>
      <w:marTop w:val="0"/>
      <w:marBottom w:val="0"/>
      <w:divBdr>
        <w:top w:val="none" w:sz="0" w:space="0" w:color="auto"/>
        <w:left w:val="none" w:sz="0" w:space="0" w:color="auto"/>
        <w:bottom w:val="none" w:sz="0" w:space="0" w:color="auto"/>
        <w:right w:val="none" w:sz="0" w:space="0" w:color="auto"/>
      </w:divBdr>
    </w:div>
    <w:div w:id="314379431">
      <w:bodyDiv w:val="1"/>
      <w:marLeft w:val="0"/>
      <w:marRight w:val="0"/>
      <w:marTop w:val="0"/>
      <w:marBottom w:val="0"/>
      <w:divBdr>
        <w:top w:val="none" w:sz="0" w:space="0" w:color="auto"/>
        <w:left w:val="none" w:sz="0" w:space="0" w:color="auto"/>
        <w:bottom w:val="none" w:sz="0" w:space="0" w:color="auto"/>
        <w:right w:val="none" w:sz="0" w:space="0" w:color="auto"/>
      </w:divBdr>
    </w:div>
    <w:div w:id="314383145">
      <w:bodyDiv w:val="1"/>
      <w:marLeft w:val="0"/>
      <w:marRight w:val="0"/>
      <w:marTop w:val="0"/>
      <w:marBottom w:val="0"/>
      <w:divBdr>
        <w:top w:val="none" w:sz="0" w:space="0" w:color="auto"/>
        <w:left w:val="none" w:sz="0" w:space="0" w:color="auto"/>
        <w:bottom w:val="none" w:sz="0" w:space="0" w:color="auto"/>
        <w:right w:val="none" w:sz="0" w:space="0" w:color="auto"/>
      </w:divBdr>
    </w:div>
    <w:div w:id="314459689">
      <w:bodyDiv w:val="1"/>
      <w:marLeft w:val="0"/>
      <w:marRight w:val="0"/>
      <w:marTop w:val="0"/>
      <w:marBottom w:val="0"/>
      <w:divBdr>
        <w:top w:val="none" w:sz="0" w:space="0" w:color="auto"/>
        <w:left w:val="none" w:sz="0" w:space="0" w:color="auto"/>
        <w:bottom w:val="none" w:sz="0" w:space="0" w:color="auto"/>
        <w:right w:val="none" w:sz="0" w:space="0" w:color="auto"/>
      </w:divBdr>
    </w:div>
    <w:div w:id="314991138">
      <w:bodyDiv w:val="1"/>
      <w:marLeft w:val="0"/>
      <w:marRight w:val="0"/>
      <w:marTop w:val="0"/>
      <w:marBottom w:val="0"/>
      <w:divBdr>
        <w:top w:val="none" w:sz="0" w:space="0" w:color="auto"/>
        <w:left w:val="none" w:sz="0" w:space="0" w:color="auto"/>
        <w:bottom w:val="none" w:sz="0" w:space="0" w:color="auto"/>
        <w:right w:val="none" w:sz="0" w:space="0" w:color="auto"/>
      </w:divBdr>
    </w:div>
    <w:div w:id="314995553">
      <w:bodyDiv w:val="1"/>
      <w:marLeft w:val="0"/>
      <w:marRight w:val="0"/>
      <w:marTop w:val="0"/>
      <w:marBottom w:val="0"/>
      <w:divBdr>
        <w:top w:val="none" w:sz="0" w:space="0" w:color="auto"/>
        <w:left w:val="none" w:sz="0" w:space="0" w:color="auto"/>
        <w:bottom w:val="none" w:sz="0" w:space="0" w:color="auto"/>
        <w:right w:val="none" w:sz="0" w:space="0" w:color="auto"/>
      </w:divBdr>
    </w:div>
    <w:div w:id="314995798">
      <w:bodyDiv w:val="1"/>
      <w:marLeft w:val="0"/>
      <w:marRight w:val="0"/>
      <w:marTop w:val="0"/>
      <w:marBottom w:val="0"/>
      <w:divBdr>
        <w:top w:val="none" w:sz="0" w:space="0" w:color="auto"/>
        <w:left w:val="none" w:sz="0" w:space="0" w:color="auto"/>
        <w:bottom w:val="none" w:sz="0" w:space="0" w:color="auto"/>
        <w:right w:val="none" w:sz="0" w:space="0" w:color="auto"/>
      </w:divBdr>
    </w:div>
    <w:div w:id="315032270">
      <w:bodyDiv w:val="1"/>
      <w:marLeft w:val="0"/>
      <w:marRight w:val="0"/>
      <w:marTop w:val="0"/>
      <w:marBottom w:val="0"/>
      <w:divBdr>
        <w:top w:val="none" w:sz="0" w:space="0" w:color="auto"/>
        <w:left w:val="none" w:sz="0" w:space="0" w:color="auto"/>
        <w:bottom w:val="none" w:sz="0" w:space="0" w:color="auto"/>
        <w:right w:val="none" w:sz="0" w:space="0" w:color="auto"/>
      </w:divBdr>
    </w:div>
    <w:div w:id="315300497">
      <w:bodyDiv w:val="1"/>
      <w:marLeft w:val="0"/>
      <w:marRight w:val="0"/>
      <w:marTop w:val="0"/>
      <w:marBottom w:val="0"/>
      <w:divBdr>
        <w:top w:val="none" w:sz="0" w:space="0" w:color="auto"/>
        <w:left w:val="none" w:sz="0" w:space="0" w:color="auto"/>
        <w:bottom w:val="none" w:sz="0" w:space="0" w:color="auto"/>
        <w:right w:val="none" w:sz="0" w:space="0" w:color="auto"/>
      </w:divBdr>
    </w:div>
    <w:div w:id="315302852">
      <w:bodyDiv w:val="1"/>
      <w:marLeft w:val="0"/>
      <w:marRight w:val="0"/>
      <w:marTop w:val="0"/>
      <w:marBottom w:val="0"/>
      <w:divBdr>
        <w:top w:val="none" w:sz="0" w:space="0" w:color="auto"/>
        <w:left w:val="none" w:sz="0" w:space="0" w:color="auto"/>
        <w:bottom w:val="none" w:sz="0" w:space="0" w:color="auto"/>
        <w:right w:val="none" w:sz="0" w:space="0" w:color="auto"/>
      </w:divBdr>
    </w:div>
    <w:div w:id="315454565">
      <w:bodyDiv w:val="1"/>
      <w:marLeft w:val="0"/>
      <w:marRight w:val="0"/>
      <w:marTop w:val="0"/>
      <w:marBottom w:val="0"/>
      <w:divBdr>
        <w:top w:val="none" w:sz="0" w:space="0" w:color="auto"/>
        <w:left w:val="none" w:sz="0" w:space="0" w:color="auto"/>
        <w:bottom w:val="none" w:sz="0" w:space="0" w:color="auto"/>
        <w:right w:val="none" w:sz="0" w:space="0" w:color="auto"/>
      </w:divBdr>
    </w:div>
    <w:div w:id="315500914">
      <w:bodyDiv w:val="1"/>
      <w:marLeft w:val="0"/>
      <w:marRight w:val="0"/>
      <w:marTop w:val="0"/>
      <w:marBottom w:val="0"/>
      <w:divBdr>
        <w:top w:val="none" w:sz="0" w:space="0" w:color="auto"/>
        <w:left w:val="none" w:sz="0" w:space="0" w:color="auto"/>
        <w:bottom w:val="none" w:sz="0" w:space="0" w:color="auto"/>
        <w:right w:val="none" w:sz="0" w:space="0" w:color="auto"/>
      </w:divBdr>
    </w:div>
    <w:div w:id="315689177">
      <w:bodyDiv w:val="1"/>
      <w:marLeft w:val="0"/>
      <w:marRight w:val="0"/>
      <w:marTop w:val="0"/>
      <w:marBottom w:val="0"/>
      <w:divBdr>
        <w:top w:val="none" w:sz="0" w:space="0" w:color="auto"/>
        <w:left w:val="none" w:sz="0" w:space="0" w:color="auto"/>
        <w:bottom w:val="none" w:sz="0" w:space="0" w:color="auto"/>
        <w:right w:val="none" w:sz="0" w:space="0" w:color="auto"/>
      </w:divBdr>
    </w:div>
    <w:div w:id="315761982">
      <w:bodyDiv w:val="1"/>
      <w:marLeft w:val="0"/>
      <w:marRight w:val="0"/>
      <w:marTop w:val="0"/>
      <w:marBottom w:val="0"/>
      <w:divBdr>
        <w:top w:val="none" w:sz="0" w:space="0" w:color="auto"/>
        <w:left w:val="none" w:sz="0" w:space="0" w:color="auto"/>
        <w:bottom w:val="none" w:sz="0" w:space="0" w:color="auto"/>
        <w:right w:val="none" w:sz="0" w:space="0" w:color="auto"/>
      </w:divBdr>
    </w:div>
    <w:div w:id="315842577">
      <w:bodyDiv w:val="1"/>
      <w:marLeft w:val="0"/>
      <w:marRight w:val="0"/>
      <w:marTop w:val="0"/>
      <w:marBottom w:val="0"/>
      <w:divBdr>
        <w:top w:val="none" w:sz="0" w:space="0" w:color="auto"/>
        <w:left w:val="none" w:sz="0" w:space="0" w:color="auto"/>
        <w:bottom w:val="none" w:sz="0" w:space="0" w:color="auto"/>
        <w:right w:val="none" w:sz="0" w:space="0" w:color="auto"/>
      </w:divBdr>
    </w:div>
    <w:div w:id="316157142">
      <w:bodyDiv w:val="1"/>
      <w:marLeft w:val="0"/>
      <w:marRight w:val="0"/>
      <w:marTop w:val="0"/>
      <w:marBottom w:val="0"/>
      <w:divBdr>
        <w:top w:val="none" w:sz="0" w:space="0" w:color="auto"/>
        <w:left w:val="none" w:sz="0" w:space="0" w:color="auto"/>
        <w:bottom w:val="none" w:sz="0" w:space="0" w:color="auto"/>
        <w:right w:val="none" w:sz="0" w:space="0" w:color="auto"/>
      </w:divBdr>
    </w:div>
    <w:div w:id="316349151">
      <w:bodyDiv w:val="1"/>
      <w:marLeft w:val="0"/>
      <w:marRight w:val="0"/>
      <w:marTop w:val="0"/>
      <w:marBottom w:val="0"/>
      <w:divBdr>
        <w:top w:val="none" w:sz="0" w:space="0" w:color="auto"/>
        <w:left w:val="none" w:sz="0" w:space="0" w:color="auto"/>
        <w:bottom w:val="none" w:sz="0" w:space="0" w:color="auto"/>
        <w:right w:val="none" w:sz="0" w:space="0" w:color="auto"/>
      </w:divBdr>
    </w:div>
    <w:div w:id="316619648">
      <w:bodyDiv w:val="1"/>
      <w:marLeft w:val="0"/>
      <w:marRight w:val="0"/>
      <w:marTop w:val="0"/>
      <w:marBottom w:val="0"/>
      <w:divBdr>
        <w:top w:val="none" w:sz="0" w:space="0" w:color="auto"/>
        <w:left w:val="none" w:sz="0" w:space="0" w:color="auto"/>
        <w:bottom w:val="none" w:sz="0" w:space="0" w:color="auto"/>
        <w:right w:val="none" w:sz="0" w:space="0" w:color="auto"/>
      </w:divBdr>
    </w:div>
    <w:div w:id="316687108">
      <w:bodyDiv w:val="1"/>
      <w:marLeft w:val="0"/>
      <w:marRight w:val="0"/>
      <w:marTop w:val="0"/>
      <w:marBottom w:val="0"/>
      <w:divBdr>
        <w:top w:val="none" w:sz="0" w:space="0" w:color="auto"/>
        <w:left w:val="none" w:sz="0" w:space="0" w:color="auto"/>
        <w:bottom w:val="none" w:sz="0" w:space="0" w:color="auto"/>
        <w:right w:val="none" w:sz="0" w:space="0" w:color="auto"/>
      </w:divBdr>
    </w:div>
    <w:div w:id="316687803">
      <w:bodyDiv w:val="1"/>
      <w:marLeft w:val="0"/>
      <w:marRight w:val="0"/>
      <w:marTop w:val="0"/>
      <w:marBottom w:val="0"/>
      <w:divBdr>
        <w:top w:val="none" w:sz="0" w:space="0" w:color="auto"/>
        <w:left w:val="none" w:sz="0" w:space="0" w:color="auto"/>
        <w:bottom w:val="none" w:sz="0" w:space="0" w:color="auto"/>
        <w:right w:val="none" w:sz="0" w:space="0" w:color="auto"/>
      </w:divBdr>
    </w:div>
    <w:div w:id="316806566">
      <w:bodyDiv w:val="1"/>
      <w:marLeft w:val="0"/>
      <w:marRight w:val="0"/>
      <w:marTop w:val="0"/>
      <w:marBottom w:val="0"/>
      <w:divBdr>
        <w:top w:val="none" w:sz="0" w:space="0" w:color="auto"/>
        <w:left w:val="none" w:sz="0" w:space="0" w:color="auto"/>
        <w:bottom w:val="none" w:sz="0" w:space="0" w:color="auto"/>
        <w:right w:val="none" w:sz="0" w:space="0" w:color="auto"/>
      </w:divBdr>
    </w:div>
    <w:div w:id="316806891">
      <w:bodyDiv w:val="1"/>
      <w:marLeft w:val="0"/>
      <w:marRight w:val="0"/>
      <w:marTop w:val="0"/>
      <w:marBottom w:val="0"/>
      <w:divBdr>
        <w:top w:val="none" w:sz="0" w:space="0" w:color="auto"/>
        <w:left w:val="none" w:sz="0" w:space="0" w:color="auto"/>
        <w:bottom w:val="none" w:sz="0" w:space="0" w:color="auto"/>
        <w:right w:val="none" w:sz="0" w:space="0" w:color="auto"/>
      </w:divBdr>
    </w:div>
    <w:div w:id="316887297">
      <w:bodyDiv w:val="1"/>
      <w:marLeft w:val="0"/>
      <w:marRight w:val="0"/>
      <w:marTop w:val="0"/>
      <w:marBottom w:val="0"/>
      <w:divBdr>
        <w:top w:val="none" w:sz="0" w:space="0" w:color="auto"/>
        <w:left w:val="none" w:sz="0" w:space="0" w:color="auto"/>
        <w:bottom w:val="none" w:sz="0" w:space="0" w:color="auto"/>
        <w:right w:val="none" w:sz="0" w:space="0" w:color="auto"/>
      </w:divBdr>
    </w:div>
    <w:div w:id="317072943">
      <w:bodyDiv w:val="1"/>
      <w:marLeft w:val="0"/>
      <w:marRight w:val="0"/>
      <w:marTop w:val="0"/>
      <w:marBottom w:val="0"/>
      <w:divBdr>
        <w:top w:val="none" w:sz="0" w:space="0" w:color="auto"/>
        <w:left w:val="none" w:sz="0" w:space="0" w:color="auto"/>
        <w:bottom w:val="none" w:sz="0" w:space="0" w:color="auto"/>
        <w:right w:val="none" w:sz="0" w:space="0" w:color="auto"/>
      </w:divBdr>
    </w:div>
    <w:div w:id="317074351">
      <w:bodyDiv w:val="1"/>
      <w:marLeft w:val="0"/>
      <w:marRight w:val="0"/>
      <w:marTop w:val="0"/>
      <w:marBottom w:val="0"/>
      <w:divBdr>
        <w:top w:val="none" w:sz="0" w:space="0" w:color="auto"/>
        <w:left w:val="none" w:sz="0" w:space="0" w:color="auto"/>
        <w:bottom w:val="none" w:sz="0" w:space="0" w:color="auto"/>
        <w:right w:val="none" w:sz="0" w:space="0" w:color="auto"/>
      </w:divBdr>
    </w:div>
    <w:div w:id="317226064">
      <w:bodyDiv w:val="1"/>
      <w:marLeft w:val="0"/>
      <w:marRight w:val="0"/>
      <w:marTop w:val="0"/>
      <w:marBottom w:val="0"/>
      <w:divBdr>
        <w:top w:val="none" w:sz="0" w:space="0" w:color="auto"/>
        <w:left w:val="none" w:sz="0" w:space="0" w:color="auto"/>
        <w:bottom w:val="none" w:sz="0" w:space="0" w:color="auto"/>
        <w:right w:val="none" w:sz="0" w:space="0" w:color="auto"/>
      </w:divBdr>
    </w:div>
    <w:div w:id="317459394">
      <w:bodyDiv w:val="1"/>
      <w:marLeft w:val="0"/>
      <w:marRight w:val="0"/>
      <w:marTop w:val="0"/>
      <w:marBottom w:val="0"/>
      <w:divBdr>
        <w:top w:val="none" w:sz="0" w:space="0" w:color="auto"/>
        <w:left w:val="none" w:sz="0" w:space="0" w:color="auto"/>
        <w:bottom w:val="none" w:sz="0" w:space="0" w:color="auto"/>
        <w:right w:val="none" w:sz="0" w:space="0" w:color="auto"/>
      </w:divBdr>
    </w:div>
    <w:div w:id="317659389">
      <w:bodyDiv w:val="1"/>
      <w:marLeft w:val="0"/>
      <w:marRight w:val="0"/>
      <w:marTop w:val="0"/>
      <w:marBottom w:val="0"/>
      <w:divBdr>
        <w:top w:val="none" w:sz="0" w:space="0" w:color="auto"/>
        <w:left w:val="none" w:sz="0" w:space="0" w:color="auto"/>
        <w:bottom w:val="none" w:sz="0" w:space="0" w:color="auto"/>
        <w:right w:val="none" w:sz="0" w:space="0" w:color="auto"/>
      </w:divBdr>
    </w:div>
    <w:div w:id="317729294">
      <w:bodyDiv w:val="1"/>
      <w:marLeft w:val="0"/>
      <w:marRight w:val="0"/>
      <w:marTop w:val="0"/>
      <w:marBottom w:val="0"/>
      <w:divBdr>
        <w:top w:val="none" w:sz="0" w:space="0" w:color="auto"/>
        <w:left w:val="none" w:sz="0" w:space="0" w:color="auto"/>
        <w:bottom w:val="none" w:sz="0" w:space="0" w:color="auto"/>
        <w:right w:val="none" w:sz="0" w:space="0" w:color="auto"/>
      </w:divBdr>
    </w:div>
    <w:div w:id="317811194">
      <w:bodyDiv w:val="1"/>
      <w:marLeft w:val="0"/>
      <w:marRight w:val="0"/>
      <w:marTop w:val="0"/>
      <w:marBottom w:val="0"/>
      <w:divBdr>
        <w:top w:val="none" w:sz="0" w:space="0" w:color="auto"/>
        <w:left w:val="none" w:sz="0" w:space="0" w:color="auto"/>
        <w:bottom w:val="none" w:sz="0" w:space="0" w:color="auto"/>
        <w:right w:val="none" w:sz="0" w:space="0" w:color="auto"/>
      </w:divBdr>
    </w:div>
    <w:div w:id="317881621">
      <w:bodyDiv w:val="1"/>
      <w:marLeft w:val="0"/>
      <w:marRight w:val="0"/>
      <w:marTop w:val="0"/>
      <w:marBottom w:val="0"/>
      <w:divBdr>
        <w:top w:val="none" w:sz="0" w:space="0" w:color="auto"/>
        <w:left w:val="none" w:sz="0" w:space="0" w:color="auto"/>
        <w:bottom w:val="none" w:sz="0" w:space="0" w:color="auto"/>
        <w:right w:val="none" w:sz="0" w:space="0" w:color="auto"/>
      </w:divBdr>
    </w:div>
    <w:div w:id="318076983">
      <w:bodyDiv w:val="1"/>
      <w:marLeft w:val="0"/>
      <w:marRight w:val="0"/>
      <w:marTop w:val="0"/>
      <w:marBottom w:val="0"/>
      <w:divBdr>
        <w:top w:val="none" w:sz="0" w:space="0" w:color="auto"/>
        <w:left w:val="none" w:sz="0" w:space="0" w:color="auto"/>
        <w:bottom w:val="none" w:sz="0" w:space="0" w:color="auto"/>
        <w:right w:val="none" w:sz="0" w:space="0" w:color="auto"/>
      </w:divBdr>
    </w:div>
    <w:div w:id="318122735">
      <w:bodyDiv w:val="1"/>
      <w:marLeft w:val="0"/>
      <w:marRight w:val="0"/>
      <w:marTop w:val="0"/>
      <w:marBottom w:val="0"/>
      <w:divBdr>
        <w:top w:val="none" w:sz="0" w:space="0" w:color="auto"/>
        <w:left w:val="none" w:sz="0" w:space="0" w:color="auto"/>
        <w:bottom w:val="none" w:sz="0" w:space="0" w:color="auto"/>
        <w:right w:val="none" w:sz="0" w:space="0" w:color="auto"/>
      </w:divBdr>
    </w:div>
    <w:div w:id="318192822">
      <w:bodyDiv w:val="1"/>
      <w:marLeft w:val="0"/>
      <w:marRight w:val="0"/>
      <w:marTop w:val="0"/>
      <w:marBottom w:val="0"/>
      <w:divBdr>
        <w:top w:val="none" w:sz="0" w:space="0" w:color="auto"/>
        <w:left w:val="none" w:sz="0" w:space="0" w:color="auto"/>
        <w:bottom w:val="none" w:sz="0" w:space="0" w:color="auto"/>
        <w:right w:val="none" w:sz="0" w:space="0" w:color="auto"/>
      </w:divBdr>
    </w:div>
    <w:div w:id="318273138">
      <w:bodyDiv w:val="1"/>
      <w:marLeft w:val="0"/>
      <w:marRight w:val="0"/>
      <w:marTop w:val="0"/>
      <w:marBottom w:val="0"/>
      <w:divBdr>
        <w:top w:val="none" w:sz="0" w:space="0" w:color="auto"/>
        <w:left w:val="none" w:sz="0" w:space="0" w:color="auto"/>
        <w:bottom w:val="none" w:sz="0" w:space="0" w:color="auto"/>
        <w:right w:val="none" w:sz="0" w:space="0" w:color="auto"/>
      </w:divBdr>
    </w:div>
    <w:div w:id="318460244">
      <w:bodyDiv w:val="1"/>
      <w:marLeft w:val="0"/>
      <w:marRight w:val="0"/>
      <w:marTop w:val="0"/>
      <w:marBottom w:val="0"/>
      <w:divBdr>
        <w:top w:val="none" w:sz="0" w:space="0" w:color="auto"/>
        <w:left w:val="none" w:sz="0" w:space="0" w:color="auto"/>
        <w:bottom w:val="none" w:sz="0" w:space="0" w:color="auto"/>
        <w:right w:val="none" w:sz="0" w:space="0" w:color="auto"/>
      </w:divBdr>
    </w:div>
    <w:div w:id="318463251">
      <w:bodyDiv w:val="1"/>
      <w:marLeft w:val="0"/>
      <w:marRight w:val="0"/>
      <w:marTop w:val="0"/>
      <w:marBottom w:val="0"/>
      <w:divBdr>
        <w:top w:val="none" w:sz="0" w:space="0" w:color="auto"/>
        <w:left w:val="none" w:sz="0" w:space="0" w:color="auto"/>
        <w:bottom w:val="none" w:sz="0" w:space="0" w:color="auto"/>
        <w:right w:val="none" w:sz="0" w:space="0" w:color="auto"/>
      </w:divBdr>
    </w:div>
    <w:div w:id="318651998">
      <w:bodyDiv w:val="1"/>
      <w:marLeft w:val="0"/>
      <w:marRight w:val="0"/>
      <w:marTop w:val="0"/>
      <w:marBottom w:val="0"/>
      <w:divBdr>
        <w:top w:val="none" w:sz="0" w:space="0" w:color="auto"/>
        <w:left w:val="none" w:sz="0" w:space="0" w:color="auto"/>
        <w:bottom w:val="none" w:sz="0" w:space="0" w:color="auto"/>
        <w:right w:val="none" w:sz="0" w:space="0" w:color="auto"/>
      </w:divBdr>
    </w:div>
    <w:div w:id="319040235">
      <w:bodyDiv w:val="1"/>
      <w:marLeft w:val="0"/>
      <w:marRight w:val="0"/>
      <w:marTop w:val="0"/>
      <w:marBottom w:val="0"/>
      <w:divBdr>
        <w:top w:val="none" w:sz="0" w:space="0" w:color="auto"/>
        <w:left w:val="none" w:sz="0" w:space="0" w:color="auto"/>
        <w:bottom w:val="none" w:sz="0" w:space="0" w:color="auto"/>
        <w:right w:val="none" w:sz="0" w:space="0" w:color="auto"/>
      </w:divBdr>
    </w:div>
    <w:div w:id="319307695">
      <w:bodyDiv w:val="1"/>
      <w:marLeft w:val="0"/>
      <w:marRight w:val="0"/>
      <w:marTop w:val="0"/>
      <w:marBottom w:val="0"/>
      <w:divBdr>
        <w:top w:val="none" w:sz="0" w:space="0" w:color="auto"/>
        <w:left w:val="none" w:sz="0" w:space="0" w:color="auto"/>
        <w:bottom w:val="none" w:sz="0" w:space="0" w:color="auto"/>
        <w:right w:val="none" w:sz="0" w:space="0" w:color="auto"/>
      </w:divBdr>
    </w:div>
    <w:div w:id="319315562">
      <w:bodyDiv w:val="1"/>
      <w:marLeft w:val="0"/>
      <w:marRight w:val="0"/>
      <w:marTop w:val="0"/>
      <w:marBottom w:val="0"/>
      <w:divBdr>
        <w:top w:val="none" w:sz="0" w:space="0" w:color="auto"/>
        <w:left w:val="none" w:sz="0" w:space="0" w:color="auto"/>
        <w:bottom w:val="none" w:sz="0" w:space="0" w:color="auto"/>
        <w:right w:val="none" w:sz="0" w:space="0" w:color="auto"/>
      </w:divBdr>
    </w:div>
    <w:div w:id="319387539">
      <w:bodyDiv w:val="1"/>
      <w:marLeft w:val="0"/>
      <w:marRight w:val="0"/>
      <w:marTop w:val="0"/>
      <w:marBottom w:val="0"/>
      <w:divBdr>
        <w:top w:val="none" w:sz="0" w:space="0" w:color="auto"/>
        <w:left w:val="none" w:sz="0" w:space="0" w:color="auto"/>
        <w:bottom w:val="none" w:sz="0" w:space="0" w:color="auto"/>
        <w:right w:val="none" w:sz="0" w:space="0" w:color="auto"/>
      </w:divBdr>
    </w:div>
    <w:div w:id="319505193">
      <w:bodyDiv w:val="1"/>
      <w:marLeft w:val="0"/>
      <w:marRight w:val="0"/>
      <w:marTop w:val="0"/>
      <w:marBottom w:val="0"/>
      <w:divBdr>
        <w:top w:val="none" w:sz="0" w:space="0" w:color="auto"/>
        <w:left w:val="none" w:sz="0" w:space="0" w:color="auto"/>
        <w:bottom w:val="none" w:sz="0" w:space="0" w:color="auto"/>
        <w:right w:val="none" w:sz="0" w:space="0" w:color="auto"/>
      </w:divBdr>
    </w:div>
    <w:div w:id="319508113">
      <w:bodyDiv w:val="1"/>
      <w:marLeft w:val="0"/>
      <w:marRight w:val="0"/>
      <w:marTop w:val="0"/>
      <w:marBottom w:val="0"/>
      <w:divBdr>
        <w:top w:val="none" w:sz="0" w:space="0" w:color="auto"/>
        <w:left w:val="none" w:sz="0" w:space="0" w:color="auto"/>
        <w:bottom w:val="none" w:sz="0" w:space="0" w:color="auto"/>
        <w:right w:val="none" w:sz="0" w:space="0" w:color="auto"/>
      </w:divBdr>
    </w:div>
    <w:div w:id="319693240">
      <w:bodyDiv w:val="1"/>
      <w:marLeft w:val="0"/>
      <w:marRight w:val="0"/>
      <w:marTop w:val="0"/>
      <w:marBottom w:val="0"/>
      <w:divBdr>
        <w:top w:val="none" w:sz="0" w:space="0" w:color="auto"/>
        <w:left w:val="none" w:sz="0" w:space="0" w:color="auto"/>
        <w:bottom w:val="none" w:sz="0" w:space="0" w:color="auto"/>
        <w:right w:val="none" w:sz="0" w:space="0" w:color="auto"/>
      </w:divBdr>
    </w:div>
    <w:div w:id="319699846">
      <w:bodyDiv w:val="1"/>
      <w:marLeft w:val="0"/>
      <w:marRight w:val="0"/>
      <w:marTop w:val="0"/>
      <w:marBottom w:val="0"/>
      <w:divBdr>
        <w:top w:val="none" w:sz="0" w:space="0" w:color="auto"/>
        <w:left w:val="none" w:sz="0" w:space="0" w:color="auto"/>
        <w:bottom w:val="none" w:sz="0" w:space="0" w:color="auto"/>
        <w:right w:val="none" w:sz="0" w:space="0" w:color="auto"/>
      </w:divBdr>
    </w:div>
    <w:div w:id="319971383">
      <w:bodyDiv w:val="1"/>
      <w:marLeft w:val="0"/>
      <w:marRight w:val="0"/>
      <w:marTop w:val="0"/>
      <w:marBottom w:val="0"/>
      <w:divBdr>
        <w:top w:val="none" w:sz="0" w:space="0" w:color="auto"/>
        <w:left w:val="none" w:sz="0" w:space="0" w:color="auto"/>
        <w:bottom w:val="none" w:sz="0" w:space="0" w:color="auto"/>
        <w:right w:val="none" w:sz="0" w:space="0" w:color="auto"/>
      </w:divBdr>
    </w:div>
    <w:div w:id="320040927">
      <w:bodyDiv w:val="1"/>
      <w:marLeft w:val="0"/>
      <w:marRight w:val="0"/>
      <w:marTop w:val="0"/>
      <w:marBottom w:val="0"/>
      <w:divBdr>
        <w:top w:val="none" w:sz="0" w:space="0" w:color="auto"/>
        <w:left w:val="none" w:sz="0" w:space="0" w:color="auto"/>
        <w:bottom w:val="none" w:sz="0" w:space="0" w:color="auto"/>
        <w:right w:val="none" w:sz="0" w:space="0" w:color="auto"/>
      </w:divBdr>
    </w:div>
    <w:div w:id="320432138">
      <w:bodyDiv w:val="1"/>
      <w:marLeft w:val="0"/>
      <w:marRight w:val="0"/>
      <w:marTop w:val="0"/>
      <w:marBottom w:val="0"/>
      <w:divBdr>
        <w:top w:val="none" w:sz="0" w:space="0" w:color="auto"/>
        <w:left w:val="none" w:sz="0" w:space="0" w:color="auto"/>
        <w:bottom w:val="none" w:sz="0" w:space="0" w:color="auto"/>
        <w:right w:val="none" w:sz="0" w:space="0" w:color="auto"/>
      </w:divBdr>
    </w:div>
    <w:div w:id="320546035">
      <w:bodyDiv w:val="1"/>
      <w:marLeft w:val="0"/>
      <w:marRight w:val="0"/>
      <w:marTop w:val="0"/>
      <w:marBottom w:val="0"/>
      <w:divBdr>
        <w:top w:val="none" w:sz="0" w:space="0" w:color="auto"/>
        <w:left w:val="none" w:sz="0" w:space="0" w:color="auto"/>
        <w:bottom w:val="none" w:sz="0" w:space="0" w:color="auto"/>
        <w:right w:val="none" w:sz="0" w:space="0" w:color="auto"/>
      </w:divBdr>
    </w:div>
    <w:div w:id="320697765">
      <w:bodyDiv w:val="1"/>
      <w:marLeft w:val="0"/>
      <w:marRight w:val="0"/>
      <w:marTop w:val="0"/>
      <w:marBottom w:val="0"/>
      <w:divBdr>
        <w:top w:val="none" w:sz="0" w:space="0" w:color="auto"/>
        <w:left w:val="none" w:sz="0" w:space="0" w:color="auto"/>
        <w:bottom w:val="none" w:sz="0" w:space="0" w:color="auto"/>
        <w:right w:val="none" w:sz="0" w:space="0" w:color="auto"/>
      </w:divBdr>
    </w:div>
    <w:div w:id="321013372">
      <w:bodyDiv w:val="1"/>
      <w:marLeft w:val="0"/>
      <w:marRight w:val="0"/>
      <w:marTop w:val="0"/>
      <w:marBottom w:val="0"/>
      <w:divBdr>
        <w:top w:val="none" w:sz="0" w:space="0" w:color="auto"/>
        <w:left w:val="none" w:sz="0" w:space="0" w:color="auto"/>
        <w:bottom w:val="none" w:sz="0" w:space="0" w:color="auto"/>
        <w:right w:val="none" w:sz="0" w:space="0" w:color="auto"/>
      </w:divBdr>
    </w:div>
    <w:div w:id="321082044">
      <w:bodyDiv w:val="1"/>
      <w:marLeft w:val="0"/>
      <w:marRight w:val="0"/>
      <w:marTop w:val="0"/>
      <w:marBottom w:val="0"/>
      <w:divBdr>
        <w:top w:val="none" w:sz="0" w:space="0" w:color="auto"/>
        <w:left w:val="none" w:sz="0" w:space="0" w:color="auto"/>
        <w:bottom w:val="none" w:sz="0" w:space="0" w:color="auto"/>
        <w:right w:val="none" w:sz="0" w:space="0" w:color="auto"/>
      </w:divBdr>
    </w:div>
    <w:div w:id="321668219">
      <w:bodyDiv w:val="1"/>
      <w:marLeft w:val="0"/>
      <w:marRight w:val="0"/>
      <w:marTop w:val="0"/>
      <w:marBottom w:val="0"/>
      <w:divBdr>
        <w:top w:val="none" w:sz="0" w:space="0" w:color="auto"/>
        <w:left w:val="none" w:sz="0" w:space="0" w:color="auto"/>
        <w:bottom w:val="none" w:sz="0" w:space="0" w:color="auto"/>
        <w:right w:val="none" w:sz="0" w:space="0" w:color="auto"/>
      </w:divBdr>
    </w:div>
    <w:div w:id="321812354">
      <w:bodyDiv w:val="1"/>
      <w:marLeft w:val="0"/>
      <w:marRight w:val="0"/>
      <w:marTop w:val="0"/>
      <w:marBottom w:val="0"/>
      <w:divBdr>
        <w:top w:val="none" w:sz="0" w:space="0" w:color="auto"/>
        <w:left w:val="none" w:sz="0" w:space="0" w:color="auto"/>
        <w:bottom w:val="none" w:sz="0" w:space="0" w:color="auto"/>
        <w:right w:val="none" w:sz="0" w:space="0" w:color="auto"/>
      </w:divBdr>
    </w:div>
    <w:div w:id="321858216">
      <w:bodyDiv w:val="1"/>
      <w:marLeft w:val="0"/>
      <w:marRight w:val="0"/>
      <w:marTop w:val="0"/>
      <w:marBottom w:val="0"/>
      <w:divBdr>
        <w:top w:val="none" w:sz="0" w:space="0" w:color="auto"/>
        <w:left w:val="none" w:sz="0" w:space="0" w:color="auto"/>
        <w:bottom w:val="none" w:sz="0" w:space="0" w:color="auto"/>
        <w:right w:val="none" w:sz="0" w:space="0" w:color="auto"/>
      </w:divBdr>
    </w:div>
    <w:div w:id="322006010">
      <w:bodyDiv w:val="1"/>
      <w:marLeft w:val="0"/>
      <w:marRight w:val="0"/>
      <w:marTop w:val="0"/>
      <w:marBottom w:val="0"/>
      <w:divBdr>
        <w:top w:val="none" w:sz="0" w:space="0" w:color="auto"/>
        <w:left w:val="none" w:sz="0" w:space="0" w:color="auto"/>
        <w:bottom w:val="none" w:sz="0" w:space="0" w:color="auto"/>
        <w:right w:val="none" w:sz="0" w:space="0" w:color="auto"/>
      </w:divBdr>
    </w:div>
    <w:div w:id="322314153">
      <w:bodyDiv w:val="1"/>
      <w:marLeft w:val="0"/>
      <w:marRight w:val="0"/>
      <w:marTop w:val="0"/>
      <w:marBottom w:val="0"/>
      <w:divBdr>
        <w:top w:val="none" w:sz="0" w:space="0" w:color="auto"/>
        <w:left w:val="none" w:sz="0" w:space="0" w:color="auto"/>
        <w:bottom w:val="none" w:sz="0" w:space="0" w:color="auto"/>
        <w:right w:val="none" w:sz="0" w:space="0" w:color="auto"/>
      </w:divBdr>
    </w:div>
    <w:div w:id="322316983">
      <w:bodyDiv w:val="1"/>
      <w:marLeft w:val="0"/>
      <w:marRight w:val="0"/>
      <w:marTop w:val="0"/>
      <w:marBottom w:val="0"/>
      <w:divBdr>
        <w:top w:val="none" w:sz="0" w:space="0" w:color="auto"/>
        <w:left w:val="none" w:sz="0" w:space="0" w:color="auto"/>
        <w:bottom w:val="none" w:sz="0" w:space="0" w:color="auto"/>
        <w:right w:val="none" w:sz="0" w:space="0" w:color="auto"/>
      </w:divBdr>
    </w:div>
    <w:div w:id="322390101">
      <w:bodyDiv w:val="1"/>
      <w:marLeft w:val="0"/>
      <w:marRight w:val="0"/>
      <w:marTop w:val="0"/>
      <w:marBottom w:val="0"/>
      <w:divBdr>
        <w:top w:val="none" w:sz="0" w:space="0" w:color="auto"/>
        <w:left w:val="none" w:sz="0" w:space="0" w:color="auto"/>
        <w:bottom w:val="none" w:sz="0" w:space="0" w:color="auto"/>
        <w:right w:val="none" w:sz="0" w:space="0" w:color="auto"/>
      </w:divBdr>
    </w:div>
    <w:div w:id="322396278">
      <w:bodyDiv w:val="1"/>
      <w:marLeft w:val="0"/>
      <w:marRight w:val="0"/>
      <w:marTop w:val="0"/>
      <w:marBottom w:val="0"/>
      <w:divBdr>
        <w:top w:val="none" w:sz="0" w:space="0" w:color="auto"/>
        <w:left w:val="none" w:sz="0" w:space="0" w:color="auto"/>
        <w:bottom w:val="none" w:sz="0" w:space="0" w:color="auto"/>
        <w:right w:val="none" w:sz="0" w:space="0" w:color="auto"/>
      </w:divBdr>
    </w:div>
    <w:div w:id="322438075">
      <w:bodyDiv w:val="1"/>
      <w:marLeft w:val="0"/>
      <w:marRight w:val="0"/>
      <w:marTop w:val="0"/>
      <w:marBottom w:val="0"/>
      <w:divBdr>
        <w:top w:val="none" w:sz="0" w:space="0" w:color="auto"/>
        <w:left w:val="none" w:sz="0" w:space="0" w:color="auto"/>
        <w:bottom w:val="none" w:sz="0" w:space="0" w:color="auto"/>
        <w:right w:val="none" w:sz="0" w:space="0" w:color="auto"/>
      </w:divBdr>
    </w:div>
    <w:div w:id="322927777">
      <w:bodyDiv w:val="1"/>
      <w:marLeft w:val="0"/>
      <w:marRight w:val="0"/>
      <w:marTop w:val="0"/>
      <w:marBottom w:val="0"/>
      <w:divBdr>
        <w:top w:val="none" w:sz="0" w:space="0" w:color="auto"/>
        <w:left w:val="none" w:sz="0" w:space="0" w:color="auto"/>
        <w:bottom w:val="none" w:sz="0" w:space="0" w:color="auto"/>
        <w:right w:val="none" w:sz="0" w:space="0" w:color="auto"/>
      </w:divBdr>
    </w:div>
    <w:div w:id="322976066">
      <w:bodyDiv w:val="1"/>
      <w:marLeft w:val="0"/>
      <w:marRight w:val="0"/>
      <w:marTop w:val="0"/>
      <w:marBottom w:val="0"/>
      <w:divBdr>
        <w:top w:val="none" w:sz="0" w:space="0" w:color="auto"/>
        <w:left w:val="none" w:sz="0" w:space="0" w:color="auto"/>
        <w:bottom w:val="none" w:sz="0" w:space="0" w:color="auto"/>
        <w:right w:val="none" w:sz="0" w:space="0" w:color="auto"/>
      </w:divBdr>
    </w:div>
    <w:div w:id="323050534">
      <w:bodyDiv w:val="1"/>
      <w:marLeft w:val="0"/>
      <w:marRight w:val="0"/>
      <w:marTop w:val="0"/>
      <w:marBottom w:val="0"/>
      <w:divBdr>
        <w:top w:val="none" w:sz="0" w:space="0" w:color="auto"/>
        <w:left w:val="none" w:sz="0" w:space="0" w:color="auto"/>
        <w:bottom w:val="none" w:sz="0" w:space="0" w:color="auto"/>
        <w:right w:val="none" w:sz="0" w:space="0" w:color="auto"/>
      </w:divBdr>
    </w:div>
    <w:div w:id="323163961">
      <w:bodyDiv w:val="1"/>
      <w:marLeft w:val="0"/>
      <w:marRight w:val="0"/>
      <w:marTop w:val="0"/>
      <w:marBottom w:val="0"/>
      <w:divBdr>
        <w:top w:val="none" w:sz="0" w:space="0" w:color="auto"/>
        <w:left w:val="none" w:sz="0" w:space="0" w:color="auto"/>
        <w:bottom w:val="none" w:sz="0" w:space="0" w:color="auto"/>
        <w:right w:val="none" w:sz="0" w:space="0" w:color="auto"/>
      </w:divBdr>
    </w:div>
    <w:div w:id="323168167">
      <w:bodyDiv w:val="1"/>
      <w:marLeft w:val="0"/>
      <w:marRight w:val="0"/>
      <w:marTop w:val="0"/>
      <w:marBottom w:val="0"/>
      <w:divBdr>
        <w:top w:val="none" w:sz="0" w:space="0" w:color="auto"/>
        <w:left w:val="none" w:sz="0" w:space="0" w:color="auto"/>
        <w:bottom w:val="none" w:sz="0" w:space="0" w:color="auto"/>
        <w:right w:val="none" w:sz="0" w:space="0" w:color="auto"/>
      </w:divBdr>
    </w:div>
    <w:div w:id="323243428">
      <w:bodyDiv w:val="1"/>
      <w:marLeft w:val="0"/>
      <w:marRight w:val="0"/>
      <w:marTop w:val="0"/>
      <w:marBottom w:val="0"/>
      <w:divBdr>
        <w:top w:val="none" w:sz="0" w:space="0" w:color="auto"/>
        <w:left w:val="none" w:sz="0" w:space="0" w:color="auto"/>
        <w:bottom w:val="none" w:sz="0" w:space="0" w:color="auto"/>
        <w:right w:val="none" w:sz="0" w:space="0" w:color="auto"/>
      </w:divBdr>
    </w:div>
    <w:div w:id="323514629">
      <w:bodyDiv w:val="1"/>
      <w:marLeft w:val="0"/>
      <w:marRight w:val="0"/>
      <w:marTop w:val="0"/>
      <w:marBottom w:val="0"/>
      <w:divBdr>
        <w:top w:val="none" w:sz="0" w:space="0" w:color="auto"/>
        <w:left w:val="none" w:sz="0" w:space="0" w:color="auto"/>
        <w:bottom w:val="none" w:sz="0" w:space="0" w:color="auto"/>
        <w:right w:val="none" w:sz="0" w:space="0" w:color="auto"/>
      </w:divBdr>
    </w:div>
    <w:div w:id="323775734">
      <w:bodyDiv w:val="1"/>
      <w:marLeft w:val="0"/>
      <w:marRight w:val="0"/>
      <w:marTop w:val="0"/>
      <w:marBottom w:val="0"/>
      <w:divBdr>
        <w:top w:val="none" w:sz="0" w:space="0" w:color="auto"/>
        <w:left w:val="none" w:sz="0" w:space="0" w:color="auto"/>
        <w:bottom w:val="none" w:sz="0" w:space="0" w:color="auto"/>
        <w:right w:val="none" w:sz="0" w:space="0" w:color="auto"/>
      </w:divBdr>
    </w:div>
    <w:div w:id="323901374">
      <w:bodyDiv w:val="1"/>
      <w:marLeft w:val="0"/>
      <w:marRight w:val="0"/>
      <w:marTop w:val="0"/>
      <w:marBottom w:val="0"/>
      <w:divBdr>
        <w:top w:val="none" w:sz="0" w:space="0" w:color="auto"/>
        <w:left w:val="none" w:sz="0" w:space="0" w:color="auto"/>
        <w:bottom w:val="none" w:sz="0" w:space="0" w:color="auto"/>
        <w:right w:val="none" w:sz="0" w:space="0" w:color="auto"/>
      </w:divBdr>
    </w:div>
    <w:div w:id="324012854">
      <w:bodyDiv w:val="1"/>
      <w:marLeft w:val="0"/>
      <w:marRight w:val="0"/>
      <w:marTop w:val="0"/>
      <w:marBottom w:val="0"/>
      <w:divBdr>
        <w:top w:val="none" w:sz="0" w:space="0" w:color="auto"/>
        <w:left w:val="none" w:sz="0" w:space="0" w:color="auto"/>
        <w:bottom w:val="none" w:sz="0" w:space="0" w:color="auto"/>
        <w:right w:val="none" w:sz="0" w:space="0" w:color="auto"/>
      </w:divBdr>
    </w:div>
    <w:div w:id="324087726">
      <w:bodyDiv w:val="1"/>
      <w:marLeft w:val="0"/>
      <w:marRight w:val="0"/>
      <w:marTop w:val="0"/>
      <w:marBottom w:val="0"/>
      <w:divBdr>
        <w:top w:val="none" w:sz="0" w:space="0" w:color="auto"/>
        <w:left w:val="none" w:sz="0" w:space="0" w:color="auto"/>
        <w:bottom w:val="none" w:sz="0" w:space="0" w:color="auto"/>
        <w:right w:val="none" w:sz="0" w:space="0" w:color="auto"/>
      </w:divBdr>
    </w:div>
    <w:div w:id="324089543">
      <w:bodyDiv w:val="1"/>
      <w:marLeft w:val="0"/>
      <w:marRight w:val="0"/>
      <w:marTop w:val="0"/>
      <w:marBottom w:val="0"/>
      <w:divBdr>
        <w:top w:val="none" w:sz="0" w:space="0" w:color="auto"/>
        <w:left w:val="none" w:sz="0" w:space="0" w:color="auto"/>
        <w:bottom w:val="none" w:sz="0" w:space="0" w:color="auto"/>
        <w:right w:val="none" w:sz="0" w:space="0" w:color="auto"/>
      </w:divBdr>
    </w:div>
    <w:div w:id="324431918">
      <w:bodyDiv w:val="1"/>
      <w:marLeft w:val="0"/>
      <w:marRight w:val="0"/>
      <w:marTop w:val="0"/>
      <w:marBottom w:val="0"/>
      <w:divBdr>
        <w:top w:val="none" w:sz="0" w:space="0" w:color="auto"/>
        <w:left w:val="none" w:sz="0" w:space="0" w:color="auto"/>
        <w:bottom w:val="none" w:sz="0" w:space="0" w:color="auto"/>
        <w:right w:val="none" w:sz="0" w:space="0" w:color="auto"/>
      </w:divBdr>
    </w:div>
    <w:div w:id="324481618">
      <w:bodyDiv w:val="1"/>
      <w:marLeft w:val="0"/>
      <w:marRight w:val="0"/>
      <w:marTop w:val="0"/>
      <w:marBottom w:val="0"/>
      <w:divBdr>
        <w:top w:val="none" w:sz="0" w:space="0" w:color="auto"/>
        <w:left w:val="none" w:sz="0" w:space="0" w:color="auto"/>
        <w:bottom w:val="none" w:sz="0" w:space="0" w:color="auto"/>
        <w:right w:val="none" w:sz="0" w:space="0" w:color="auto"/>
      </w:divBdr>
    </w:div>
    <w:div w:id="324548687">
      <w:bodyDiv w:val="1"/>
      <w:marLeft w:val="0"/>
      <w:marRight w:val="0"/>
      <w:marTop w:val="0"/>
      <w:marBottom w:val="0"/>
      <w:divBdr>
        <w:top w:val="none" w:sz="0" w:space="0" w:color="auto"/>
        <w:left w:val="none" w:sz="0" w:space="0" w:color="auto"/>
        <w:bottom w:val="none" w:sz="0" w:space="0" w:color="auto"/>
        <w:right w:val="none" w:sz="0" w:space="0" w:color="auto"/>
      </w:divBdr>
    </w:div>
    <w:div w:id="324556243">
      <w:bodyDiv w:val="1"/>
      <w:marLeft w:val="0"/>
      <w:marRight w:val="0"/>
      <w:marTop w:val="0"/>
      <w:marBottom w:val="0"/>
      <w:divBdr>
        <w:top w:val="none" w:sz="0" w:space="0" w:color="auto"/>
        <w:left w:val="none" w:sz="0" w:space="0" w:color="auto"/>
        <w:bottom w:val="none" w:sz="0" w:space="0" w:color="auto"/>
        <w:right w:val="none" w:sz="0" w:space="0" w:color="auto"/>
      </w:divBdr>
    </w:div>
    <w:div w:id="324817983">
      <w:bodyDiv w:val="1"/>
      <w:marLeft w:val="0"/>
      <w:marRight w:val="0"/>
      <w:marTop w:val="0"/>
      <w:marBottom w:val="0"/>
      <w:divBdr>
        <w:top w:val="none" w:sz="0" w:space="0" w:color="auto"/>
        <w:left w:val="none" w:sz="0" w:space="0" w:color="auto"/>
        <w:bottom w:val="none" w:sz="0" w:space="0" w:color="auto"/>
        <w:right w:val="none" w:sz="0" w:space="0" w:color="auto"/>
      </w:divBdr>
    </w:div>
    <w:div w:id="325017188">
      <w:bodyDiv w:val="1"/>
      <w:marLeft w:val="0"/>
      <w:marRight w:val="0"/>
      <w:marTop w:val="0"/>
      <w:marBottom w:val="0"/>
      <w:divBdr>
        <w:top w:val="none" w:sz="0" w:space="0" w:color="auto"/>
        <w:left w:val="none" w:sz="0" w:space="0" w:color="auto"/>
        <w:bottom w:val="none" w:sz="0" w:space="0" w:color="auto"/>
        <w:right w:val="none" w:sz="0" w:space="0" w:color="auto"/>
      </w:divBdr>
    </w:div>
    <w:div w:id="325403887">
      <w:bodyDiv w:val="1"/>
      <w:marLeft w:val="0"/>
      <w:marRight w:val="0"/>
      <w:marTop w:val="0"/>
      <w:marBottom w:val="0"/>
      <w:divBdr>
        <w:top w:val="none" w:sz="0" w:space="0" w:color="auto"/>
        <w:left w:val="none" w:sz="0" w:space="0" w:color="auto"/>
        <w:bottom w:val="none" w:sz="0" w:space="0" w:color="auto"/>
        <w:right w:val="none" w:sz="0" w:space="0" w:color="auto"/>
      </w:divBdr>
    </w:div>
    <w:div w:id="325473802">
      <w:bodyDiv w:val="1"/>
      <w:marLeft w:val="0"/>
      <w:marRight w:val="0"/>
      <w:marTop w:val="0"/>
      <w:marBottom w:val="0"/>
      <w:divBdr>
        <w:top w:val="none" w:sz="0" w:space="0" w:color="auto"/>
        <w:left w:val="none" w:sz="0" w:space="0" w:color="auto"/>
        <w:bottom w:val="none" w:sz="0" w:space="0" w:color="auto"/>
        <w:right w:val="none" w:sz="0" w:space="0" w:color="auto"/>
      </w:divBdr>
    </w:div>
    <w:div w:id="325744536">
      <w:bodyDiv w:val="1"/>
      <w:marLeft w:val="0"/>
      <w:marRight w:val="0"/>
      <w:marTop w:val="0"/>
      <w:marBottom w:val="0"/>
      <w:divBdr>
        <w:top w:val="none" w:sz="0" w:space="0" w:color="auto"/>
        <w:left w:val="none" w:sz="0" w:space="0" w:color="auto"/>
        <w:bottom w:val="none" w:sz="0" w:space="0" w:color="auto"/>
        <w:right w:val="none" w:sz="0" w:space="0" w:color="auto"/>
      </w:divBdr>
    </w:div>
    <w:div w:id="325745340">
      <w:bodyDiv w:val="1"/>
      <w:marLeft w:val="0"/>
      <w:marRight w:val="0"/>
      <w:marTop w:val="0"/>
      <w:marBottom w:val="0"/>
      <w:divBdr>
        <w:top w:val="none" w:sz="0" w:space="0" w:color="auto"/>
        <w:left w:val="none" w:sz="0" w:space="0" w:color="auto"/>
        <w:bottom w:val="none" w:sz="0" w:space="0" w:color="auto"/>
        <w:right w:val="none" w:sz="0" w:space="0" w:color="auto"/>
      </w:divBdr>
    </w:div>
    <w:div w:id="325793112">
      <w:bodyDiv w:val="1"/>
      <w:marLeft w:val="0"/>
      <w:marRight w:val="0"/>
      <w:marTop w:val="0"/>
      <w:marBottom w:val="0"/>
      <w:divBdr>
        <w:top w:val="none" w:sz="0" w:space="0" w:color="auto"/>
        <w:left w:val="none" w:sz="0" w:space="0" w:color="auto"/>
        <w:bottom w:val="none" w:sz="0" w:space="0" w:color="auto"/>
        <w:right w:val="none" w:sz="0" w:space="0" w:color="auto"/>
      </w:divBdr>
    </w:div>
    <w:div w:id="325866584">
      <w:bodyDiv w:val="1"/>
      <w:marLeft w:val="0"/>
      <w:marRight w:val="0"/>
      <w:marTop w:val="0"/>
      <w:marBottom w:val="0"/>
      <w:divBdr>
        <w:top w:val="none" w:sz="0" w:space="0" w:color="auto"/>
        <w:left w:val="none" w:sz="0" w:space="0" w:color="auto"/>
        <w:bottom w:val="none" w:sz="0" w:space="0" w:color="auto"/>
        <w:right w:val="none" w:sz="0" w:space="0" w:color="auto"/>
      </w:divBdr>
    </w:div>
    <w:div w:id="326057119">
      <w:bodyDiv w:val="1"/>
      <w:marLeft w:val="0"/>
      <w:marRight w:val="0"/>
      <w:marTop w:val="0"/>
      <w:marBottom w:val="0"/>
      <w:divBdr>
        <w:top w:val="none" w:sz="0" w:space="0" w:color="auto"/>
        <w:left w:val="none" w:sz="0" w:space="0" w:color="auto"/>
        <w:bottom w:val="none" w:sz="0" w:space="0" w:color="auto"/>
        <w:right w:val="none" w:sz="0" w:space="0" w:color="auto"/>
      </w:divBdr>
    </w:div>
    <w:div w:id="326246381">
      <w:bodyDiv w:val="1"/>
      <w:marLeft w:val="0"/>
      <w:marRight w:val="0"/>
      <w:marTop w:val="0"/>
      <w:marBottom w:val="0"/>
      <w:divBdr>
        <w:top w:val="none" w:sz="0" w:space="0" w:color="auto"/>
        <w:left w:val="none" w:sz="0" w:space="0" w:color="auto"/>
        <w:bottom w:val="none" w:sz="0" w:space="0" w:color="auto"/>
        <w:right w:val="none" w:sz="0" w:space="0" w:color="auto"/>
      </w:divBdr>
    </w:div>
    <w:div w:id="326520360">
      <w:bodyDiv w:val="1"/>
      <w:marLeft w:val="0"/>
      <w:marRight w:val="0"/>
      <w:marTop w:val="0"/>
      <w:marBottom w:val="0"/>
      <w:divBdr>
        <w:top w:val="none" w:sz="0" w:space="0" w:color="auto"/>
        <w:left w:val="none" w:sz="0" w:space="0" w:color="auto"/>
        <w:bottom w:val="none" w:sz="0" w:space="0" w:color="auto"/>
        <w:right w:val="none" w:sz="0" w:space="0" w:color="auto"/>
      </w:divBdr>
    </w:div>
    <w:div w:id="326521060">
      <w:bodyDiv w:val="1"/>
      <w:marLeft w:val="0"/>
      <w:marRight w:val="0"/>
      <w:marTop w:val="0"/>
      <w:marBottom w:val="0"/>
      <w:divBdr>
        <w:top w:val="none" w:sz="0" w:space="0" w:color="auto"/>
        <w:left w:val="none" w:sz="0" w:space="0" w:color="auto"/>
        <w:bottom w:val="none" w:sz="0" w:space="0" w:color="auto"/>
        <w:right w:val="none" w:sz="0" w:space="0" w:color="auto"/>
      </w:divBdr>
    </w:div>
    <w:div w:id="326522589">
      <w:bodyDiv w:val="1"/>
      <w:marLeft w:val="0"/>
      <w:marRight w:val="0"/>
      <w:marTop w:val="0"/>
      <w:marBottom w:val="0"/>
      <w:divBdr>
        <w:top w:val="none" w:sz="0" w:space="0" w:color="auto"/>
        <w:left w:val="none" w:sz="0" w:space="0" w:color="auto"/>
        <w:bottom w:val="none" w:sz="0" w:space="0" w:color="auto"/>
        <w:right w:val="none" w:sz="0" w:space="0" w:color="auto"/>
      </w:divBdr>
    </w:div>
    <w:div w:id="326638618">
      <w:bodyDiv w:val="1"/>
      <w:marLeft w:val="0"/>
      <w:marRight w:val="0"/>
      <w:marTop w:val="0"/>
      <w:marBottom w:val="0"/>
      <w:divBdr>
        <w:top w:val="none" w:sz="0" w:space="0" w:color="auto"/>
        <w:left w:val="none" w:sz="0" w:space="0" w:color="auto"/>
        <w:bottom w:val="none" w:sz="0" w:space="0" w:color="auto"/>
        <w:right w:val="none" w:sz="0" w:space="0" w:color="auto"/>
      </w:divBdr>
    </w:div>
    <w:div w:id="326713238">
      <w:bodyDiv w:val="1"/>
      <w:marLeft w:val="0"/>
      <w:marRight w:val="0"/>
      <w:marTop w:val="0"/>
      <w:marBottom w:val="0"/>
      <w:divBdr>
        <w:top w:val="none" w:sz="0" w:space="0" w:color="auto"/>
        <w:left w:val="none" w:sz="0" w:space="0" w:color="auto"/>
        <w:bottom w:val="none" w:sz="0" w:space="0" w:color="auto"/>
        <w:right w:val="none" w:sz="0" w:space="0" w:color="auto"/>
      </w:divBdr>
    </w:div>
    <w:div w:id="326981152">
      <w:bodyDiv w:val="1"/>
      <w:marLeft w:val="0"/>
      <w:marRight w:val="0"/>
      <w:marTop w:val="0"/>
      <w:marBottom w:val="0"/>
      <w:divBdr>
        <w:top w:val="none" w:sz="0" w:space="0" w:color="auto"/>
        <w:left w:val="none" w:sz="0" w:space="0" w:color="auto"/>
        <w:bottom w:val="none" w:sz="0" w:space="0" w:color="auto"/>
        <w:right w:val="none" w:sz="0" w:space="0" w:color="auto"/>
      </w:divBdr>
    </w:div>
    <w:div w:id="326984498">
      <w:bodyDiv w:val="1"/>
      <w:marLeft w:val="0"/>
      <w:marRight w:val="0"/>
      <w:marTop w:val="0"/>
      <w:marBottom w:val="0"/>
      <w:divBdr>
        <w:top w:val="none" w:sz="0" w:space="0" w:color="auto"/>
        <w:left w:val="none" w:sz="0" w:space="0" w:color="auto"/>
        <w:bottom w:val="none" w:sz="0" w:space="0" w:color="auto"/>
        <w:right w:val="none" w:sz="0" w:space="0" w:color="auto"/>
      </w:divBdr>
    </w:div>
    <w:div w:id="327174551">
      <w:bodyDiv w:val="1"/>
      <w:marLeft w:val="0"/>
      <w:marRight w:val="0"/>
      <w:marTop w:val="0"/>
      <w:marBottom w:val="0"/>
      <w:divBdr>
        <w:top w:val="none" w:sz="0" w:space="0" w:color="auto"/>
        <w:left w:val="none" w:sz="0" w:space="0" w:color="auto"/>
        <w:bottom w:val="none" w:sz="0" w:space="0" w:color="auto"/>
        <w:right w:val="none" w:sz="0" w:space="0" w:color="auto"/>
      </w:divBdr>
    </w:div>
    <w:div w:id="327175438">
      <w:bodyDiv w:val="1"/>
      <w:marLeft w:val="0"/>
      <w:marRight w:val="0"/>
      <w:marTop w:val="0"/>
      <w:marBottom w:val="0"/>
      <w:divBdr>
        <w:top w:val="none" w:sz="0" w:space="0" w:color="auto"/>
        <w:left w:val="none" w:sz="0" w:space="0" w:color="auto"/>
        <w:bottom w:val="none" w:sz="0" w:space="0" w:color="auto"/>
        <w:right w:val="none" w:sz="0" w:space="0" w:color="auto"/>
      </w:divBdr>
    </w:div>
    <w:div w:id="327363238">
      <w:bodyDiv w:val="1"/>
      <w:marLeft w:val="0"/>
      <w:marRight w:val="0"/>
      <w:marTop w:val="0"/>
      <w:marBottom w:val="0"/>
      <w:divBdr>
        <w:top w:val="none" w:sz="0" w:space="0" w:color="auto"/>
        <w:left w:val="none" w:sz="0" w:space="0" w:color="auto"/>
        <w:bottom w:val="none" w:sz="0" w:space="0" w:color="auto"/>
        <w:right w:val="none" w:sz="0" w:space="0" w:color="auto"/>
      </w:divBdr>
    </w:div>
    <w:div w:id="327441631">
      <w:bodyDiv w:val="1"/>
      <w:marLeft w:val="0"/>
      <w:marRight w:val="0"/>
      <w:marTop w:val="0"/>
      <w:marBottom w:val="0"/>
      <w:divBdr>
        <w:top w:val="none" w:sz="0" w:space="0" w:color="auto"/>
        <w:left w:val="none" w:sz="0" w:space="0" w:color="auto"/>
        <w:bottom w:val="none" w:sz="0" w:space="0" w:color="auto"/>
        <w:right w:val="none" w:sz="0" w:space="0" w:color="auto"/>
      </w:divBdr>
    </w:div>
    <w:div w:id="327682591">
      <w:bodyDiv w:val="1"/>
      <w:marLeft w:val="0"/>
      <w:marRight w:val="0"/>
      <w:marTop w:val="0"/>
      <w:marBottom w:val="0"/>
      <w:divBdr>
        <w:top w:val="none" w:sz="0" w:space="0" w:color="auto"/>
        <w:left w:val="none" w:sz="0" w:space="0" w:color="auto"/>
        <w:bottom w:val="none" w:sz="0" w:space="0" w:color="auto"/>
        <w:right w:val="none" w:sz="0" w:space="0" w:color="auto"/>
      </w:divBdr>
    </w:div>
    <w:div w:id="327683151">
      <w:bodyDiv w:val="1"/>
      <w:marLeft w:val="0"/>
      <w:marRight w:val="0"/>
      <w:marTop w:val="0"/>
      <w:marBottom w:val="0"/>
      <w:divBdr>
        <w:top w:val="none" w:sz="0" w:space="0" w:color="auto"/>
        <w:left w:val="none" w:sz="0" w:space="0" w:color="auto"/>
        <w:bottom w:val="none" w:sz="0" w:space="0" w:color="auto"/>
        <w:right w:val="none" w:sz="0" w:space="0" w:color="auto"/>
      </w:divBdr>
    </w:div>
    <w:div w:id="327834246">
      <w:bodyDiv w:val="1"/>
      <w:marLeft w:val="0"/>
      <w:marRight w:val="0"/>
      <w:marTop w:val="0"/>
      <w:marBottom w:val="0"/>
      <w:divBdr>
        <w:top w:val="none" w:sz="0" w:space="0" w:color="auto"/>
        <w:left w:val="none" w:sz="0" w:space="0" w:color="auto"/>
        <w:bottom w:val="none" w:sz="0" w:space="0" w:color="auto"/>
        <w:right w:val="none" w:sz="0" w:space="0" w:color="auto"/>
      </w:divBdr>
    </w:div>
    <w:div w:id="327946662">
      <w:bodyDiv w:val="1"/>
      <w:marLeft w:val="0"/>
      <w:marRight w:val="0"/>
      <w:marTop w:val="0"/>
      <w:marBottom w:val="0"/>
      <w:divBdr>
        <w:top w:val="none" w:sz="0" w:space="0" w:color="auto"/>
        <w:left w:val="none" w:sz="0" w:space="0" w:color="auto"/>
        <w:bottom w:val="none" w:sz="0" w:space="0" w:color="auto"/>
        <w:right w:val="none" w:sz="0" w:space="0" w:color="auto"/>
      </w:divBdr>
    </w:div>
    <w:div w:id="328141338">
      <w:bodyDiv w:val="1"/>
      <w:marLeft w:val="0"/>
      <w:marRight w:val="0"/>
      <w:marTop w:val="0"/>
      <w:marBottom w:val="0"/>
      <w:divBdr>
        <w:top w:val="none" w:sz="0" w:space="0" w:color="auto"/>
        <w:left w:val="none" w:sz="0" w:space="0" w:color="auto"/>
        <w:bottom w:val="none" w:sz="0" w:space="0" w:color="auto"/>
        <w:right w:val="none" w:sz="0" w:space="0" w:color="auto"/>
      </w:divBdr>
    </w:div>
    <w:div w:id="328364635">
      <w:bodyDiv w:val="1"/>
      <w:marLeft w:val="0"/>
      <w:marRight w:val="0"/>
      <w:marTop w:val="0"/>
      <w:marBottom w:val="0"/>
      <w:divBdr>
        <w:top w:val="none" w:sz="0" w:space="0" w:color="auto"/>
        <w:left w:val="none" w:sz="0" w:space="0" w:color="auto"/>
        <w:bottom w:val="none" w:sz="0" w:space="0" w:color="auto"/>
        <w:right w:val="none" w:sz="0" w:space="0" w:color="auto"/>
      </w:divBdr>
    </w:div>
    <w:div w:id="328562402">
      <w:bodyDiv w:val="1"/>
      <w:marLeft w:val="0"/>
      <w:marRight w:val="0"/>
      <w:marTop w:val="0"/>
      <w:marBottom w:val="0"/>
      <w:divBdr>
        <w:top w:val="none" w:sz="0" w:space="0" w:color="auto"/>
        <w:left w:val="none" w:sz="0" w:space="0" w:color="auto"/>
        <w:bottom w:val="none" w:sz="0" w:space="0" w:color="auto"/>
        <w:right w:val="none" w:sz="0" w:space="0" w:color="auto"/>
      </w:divBdr>
    </w:div>
    <w:div w:id="328563620">
      <w:bodyDiv w:val="1"/>
      <w:marLeft w:val="0"/>
      <w:marRight w:val="0"/>
      <w:marTop w:val="0"/>
      <w:marBottom w:val="0"/>
      <w:divBdr>
        <w:top w:val="none" w:sz="0" w:space="0" w:color="auto"/>
        <w:left w:val="none" w:sz="0" w:space="0" w:color="auto"/>
        <w:bottom w:val="none" w:sz="0" w:space="0" w:color="auto"/>
        <w:right w:val="none" w:sz="0" w:space="0" w:color="auto"/>
      </w:divBdr>
    </w:div>
    <w:div w:id="328678183">
      <w:bodyDiv w:val="1"/>
      <w:marLeft w:val="0"/>
      <w:marRight w:val="0"/>
      <w:marTop w:val="0"/>
      <w:marBottom w:val="0"/>
      <w:divBdr>
        <w:top w:val="none" w:sz="0" w:space="0" w:color="auto"/>
        <w:left w:val="none" w:sz="0" w:space="0" w:color="auto"/>
        <w:bottom w:val="none" w:sz="0" w:space="0" w:color="auto"/>
        <w:right w:val="none" w:sz="0" w:space="0" w:color="auto"/>
      </w:divBdr>
    </w:div>
    <w:div w:id="328875963">
      <w:bodyDiv w:val="1"/>
      <w:marLeft w:val="0"/>
      <w:marRight w:val="0"/>
      <w:marTop w:val="0"/>
      <w:marBottom w:val="0"/>
      <w:divBdr>
        <w:top w:val="none" w:sz="0" w:space="0" w:color="auto"/>
        <w:left w:val="none" w:sz="0" w:space="0" w:color="auto"/>
        <w:bottom w:val="none" w:sz="0" w:space="0" w:color="auto"/>
        <w:right w:val="none" w:sz="0" w:space="0" w:color="auto"/>
      </w:divBdr>
    </w:div>
    <w:div w:id="328945364">
      <w:bodyDiv w:val="1"/>
      <w:marLeft w:val="0"/>
      <w:marRight w:val="0"/>
      <w:marTop w:val="0"/>
      <w:marBottom w:val="0"/>
      <w:divBdr>
        <w:top w:val="none" w:sz="0" w:space="0" w:color="auto"/>
        <w:left w:val="none" w:sz="0" w:space="0" w:color="auto"/>
        <w:bottom w:val="none" w:sz="0" w:space="0" w:color="auto"/>
        <w:right w:val="none" w:sz="0" w:space="0" w:color="auto"/>
      </w:divBdr>
    </w:div>
    <w:div w:id="328993178">
      <w:bodyDiv w:val="1"/>
      <w:marLeft w:val="0"/>
      <w:marRight w:val="0"/>
      <w:marTop w:val="0"/>
      <w:marBottom w:val="0"/>
      <w:divBdr>
        <w:top w:val="none" w:sz="0" w:space="0" w:color="auto"/>
        <w:left w:val="none" w:sz="0" w:space="0" w:color="auto"/>
        <w:bottom w:val="none" w:sz="0" w:space="0" w:color="auto"/>
        <w:right w:val="none" w:sz="0" w:space="0" w:color="auto"/>
      </w:divBdr>
    </w:div>
    <w:div w:id="329145149">
      <w:bodyDiv w:val="1"/>
      <w:marLeft w:val="0"/>
      <w:marRight w:val="0"/>
      <w:marTop w:val="0"/>
      <w:marBottom w:val="0"/>
      <w:divBdr>
        <w:top w:val="none" w:sz="0" w:space="0" w:color="auto"/>
        <w:left w:val="none" w:sz="0" w:space="0" w:color="auto"/>
        <w:bottom w:val="none" w:sz="0" w:space="0" w:color="auto"/>
        <w:right w:val="none" w:sz="0" w:space="0" w:color="auto"/>
      </w:divBdr>
    </w:div>
    <w:div w:id="329218478">
      <w:bodyDiv w:val="1"/>
      <w:marLeft w:val="0"/>
      <w:marRight w:val="0"/>
      <w:marTop w:val="0"/>
      <w:marBottom w:val="0"/>
      <w:divBdr>
        <w:top w:val="none" w:sz="0" w:space="0" w:color="auto"/>
        <w:left w:val="none" w:sz="0" w:space="0" w:color="auto"/>
        <w:bottom w:val="none" w:sz="0" w:space="0" w:color="auto"/>
        <w:right w:val="none" w:sz="0" w:space="0" w:color="auto"/>
      </w:divBdr>
    </w:div>
    <w:div w:id="329601940">
      <w:bodyDiv w:val="1"/>
      <w:marLeft w:val="0"/>
      <w:marRight w:val="0"/>
      <w:marTop w:val="0"/>
      <w:marBottom w:val="0"/>
      <w:divBdr>
        <w:top w:val="none" w:sz="0" w:space="0" w:color="auto"/>
        <w:left w:val="none" w:sz="0" w:space="0" w:color="auto"/>
        <w:bottom w:val="none" w:sz="0" w:space="0" w:color="auto"/>
        <w:right w:val="none" w:sz="0" w:space="0" w:color="auto"/>
      </w:divBdr>
    </w:div>
    <w:div w:id="329986239">
      <w:bodyDiv w:val="1"/>
      <w:marLeft w:val="0"/>
      <w:marRight w:val="0"/>
      <w:marTop w:val="0"/>
      <w:marBottom w:val="0"/>
      <w:divBdr>
        <w:top w:val="none" w:sz="0" w:space="0" w:color="auto"/>
        <w:left w:val="none" w:sz="0" w:space="0" w:color="auto"/>
        <w:bottom w:val="none" w:sz="0" w:space="0" w:color="auto"/>
        <w:right w:val="none" w:sz="0" w:space="0" w:color="auto"/>
      </w:divBdr>
    </w:div>
    <w:div w:id="330105837">
      <w:bodyDiv w:val="1"/>
      <w:marLeft w:val="0"/>
      <w:marRight w:val="0"/>
      <w:marTop w:val="0"/>
      <w:marBottom w:val="0"/>
      <w:divBdr>
        <w:top w:val="none" w:sz="0" w:space="0" w:color="auto"/>
        <w:left w:val="none" w:sz="0" w:space="0" w:color="auto"/>
        <w:bottom w:val="none" w:sz="0" w:space="0" w:color="auto"/>
        <w:right w:val="none" w:sz="0" w:space="0" w:color="auto"/>
      </w:divBdr>
    </w:div>
    <w:div w:id="330302724">
      <w:bodyDiv w:val="1"/>
      <w:marLeft w:val="0"/>
      <w:marRight w:val="0"/>
      <w:marTop w:val="0"/>
      <w:marBottom w:val="0"/>
      <w:divBdr>
        <w:top w:val="none" w:sz="0" w:space="0" w:color="auto"/>
        <w:left w:val="none" w:sz="0" w:space="0" w:color="auto"/>
        <w:bottom w:val="none" w:sz="0" w:space="0" w:color="auto"/>
        <w:right w:val="none" w:sz="0" w:space="0" w:color="auto"/>
      </w:divBdr>
    </w:div>
    <w:div w:id="330528690">
      <w:bodyDiv w:val="1"/>
      <w:marLeft w:val="0"/>
      <w:marRight w:val="0"/>
      <w:marTop w:val="0"/>
      <w:marBottom w:val="0"/>
      <w:divBdr>
        <w:top w:val="none" w:sz="0" w:space="0" w:color="auto"/>
        <w:left w:val="none" w:sz="0" w:space="0" w:color="auto"/>
        <w:bottom w:val="none" w:sz="0" w:space="0" w:color="auto"/>
        <w:right w:val="none" w:sz="0" w:space="0" w:color="auto"/>
      </w:divBdr>
    </w:div>
    <w:div w:id="330529347">
      <w:bodyDiv w:val="1"/>
      <w:marLeft w:val="0"/>
      <w:marRight w:val="0"/>
      <w:marTop w:val="0"/>
      <w:marBottom w:val="0"/>
      <w:divBdr>
        <w:top w:val="none" w:sz="0" w:space="0" w:color="auto"/>
        <w:left w:val="none" w:sz="0" w:space="0" w:color="auto"/>
        <w:bottom w:val="none" w:sz="0" w:space="0" w:color="auto"/>
        <w:right w:val="none" w:sz="0" w:space="0" w:color="auto"/>
      </w:divBdr>
    </w:div>
    <w:div w:id="330715761">
      <w:bodyDiv w:val="1"/>
      <w:marLeft w:val="0"/>
      <w:marRight w:val="0"/>
      <w:marTop w:val="0"/>
      <w:marBottom w:val="0"/>
      <w:divBdr>
        <w:top w:val="none" w:sz="0" w:space="0" w:color="auto"/>
        <w:left w:val="none" w:sz="0" w:space="0" w:color="auto"/>
        <w:bottom w:val="none" w:sz="0" w:space="0" w:color="auto"/>
        <w:right w:val="none" w:sz="0" w:space="0" w:color="auto"/>
      </w:divBdr>
    </w:div>
    <w:div w:id="330841864">
      <w:bodyDiv w:val="1"/>
      <w:marLeft w:val="0"/>
      <w:marRight w:val="0"/>
      <w:marTop w:val="0"/>
      <w:marBottom w:val="0"/>
      <w:divBdr>
        <w:top w:val="none" w:sz="0" w:space="0" w:color="auto"/>
        <w:left w:val="none" w:sz="0" w:space="0" w:color="auto"/>
        <w:bottom w:val="none" w:sz="0" w:space="0" w:color="auto"/>
        <w:right w:val="none" w:sz="0" w:space="0" w:color="auto"/>
      </w:divBdr>
    </w:div>
    <w:div w:id="331219226">
      <w:bodyDiv w:val="1"/>
      <w:marLeft w:val="0"/>
      <w:marRight w:val="0"/>
      <w:marTop w:val="0"/>
      <w:marBottom w:val="0"/>
      <w:divBdr>
        <w:top w:val="none" w:sz="0" w:space="0" w:color="auto"/>
        <w:left w:val="none" w:sz="0" w:space="0" w:color="auto"/>
        <w:bottom w:val="none" w:sz="0" w:space="0" w:color="auto"/>
        <w:right w:val="none" w:sz="0" w:space="0" w:color="auto"/>
      </w:divBdr>
    </w:div>
    <w:div w:id="331495310">
      <w:bodyDiv w:val="1"/>
      <w:marLeft w:val="0"/>
      <w:marRight w:val="0"/>
      <w:marTop w:val="0"/>
      <w:marBottom w:val="0"/>
      <w:divBdr>
        <w:top w:val="none" w:sz="0" w:space="0" w:color="auto"/>
        <w:left w:val="none" w:sz="0" w:space="0" w:color="auto"/>
        <w:bottom w:val="none" w:sz="0" w:space="0" w:color="auto"/>
        <w:right w:val="none" w:sz="0" w:space="0" w:color="auto"/>
      </w:divBdr>
    </w:div>
    <w:div w:id="331496152">
      <w:bodyDiv w:val="1"/>
      <w:marLeft w:val="0"/>
      <w:marRight w:val="0"/>
      <w:marTop w:val="0"/>
      <w:marBottom w:val="0"/>
      <w:divBdr>
        <w:top w:val="none" w:sz="0" w:space="0" w:color="auto"/>
        <w:left w:val="none" w:sz="0" w:space="0" w:color="auto"/>
        <w:bottom w:val="none" w:sz="0" w:space="0" w:color="auto"/>
        <w:right w:val="none" w:sz="0" w:space="0" w:color="auto"/>
      </w:divBdr>
    </w:div>
    <w:div w:id="331567457">
      <w:bodyDiv w:val="1"/>
      <w:marLeft w:val="0"/>
      <w:marRight w:val="0"/>
      <w:marTop w:val="0"/>
      <w:marBottom w:val="0"/>
      <w:divBdr>
        <w:top w:val="none" w:sz="0" w:space="0" w:color="auto"/>
        <w:left w:val="none" w:sz="0" w:space="0" w:color="auto"/>
        <w:bottom w:val="none" w:sz="0" w:space="0" w:color="auto"/>
        <w:right w:val="none" w:sz="0" w:space="0" w:color="auto"/>
      </w:divBdr>
    </w:div>
    <w:div w:id="331568886">
      <w:bodyDiv w:val="1"/>
      <w:marLeft w:val="0"/>
      <w:marRight w:val="0"/>
      <w:marTop w:val="0"/>
      <w:marBottom w:val="0"/>
      <w:divBdr>
        <w:top w:val="none" w:sz="0" w:space="0" w:color="auto"/>
        <w:left w:val="none" w:sz="0" w:space="0" w:color="auto"/>
        <w:bottom w:val="none" w:sz="0" w:space="0" w:color="auto"/>
        <w:right w:val="none" w:sz="0" w:space="0" w:color="auto"/>
      </w:divBdr>
    </w:div>
    <w:div w:id="331683492">
      <w:bodyDiv w:val="1"/>
      <w:marLeft w:val="0"/>
      <w:marRight w:val="0"/>
      <w:marTop w:val="0"/>
      <w:marBottom w:val="0"/>
      <w:divBdr>
        <w:top w:val="none" w:sz="0" w:space="0" w:color="auto"/>
        <w:left w:val="none" w:sz="0" w:space="0" w:color="auto"/>
        <w:bottom w:val="none" w:sz="0" w:space="0" w:color="auto"/>
        <w:right w:val="none" w:sz="0" w:space="0" w:color="auto"/>
      </w:divBdr>
    </w:div>
    <w:div w:id="331833381">
      <w:bodyDiv w:val="1"/>
      <w:marLeft w:val="0"/>
      <w:marRight w:val="0"/>
      <w:marTop w:val="0"/>
      <w:marBottom w:val="0"/>
      <w:divBdr>
        <w:top w:val="none" w:sz="0" w:space="0" w:color="auto"/>
        <w:left w:val="none" w:sz="0" w:space="0" w:color="auto"/>
        <w:bottom w:val="none" w:sz="0" w:space="0" w:color="auto"/>
        <w:right w:val="none" w:sz="0" w:space="0" w:color="auto"/>
      </w:divBdr>
    </w:div>
    <w:div w:id="332103667">
      <w:bodyDiv w:val="1"/>
      <w:marLeft w:val="0"/>
      <w:marRight w:val="0"/>
      <w:marTop w:val="0"/>
      <w:marBottom w:val="0"/>
      <w:divBdr>
        <w:top w:val="none" w:sz="0" w:space="0" w:color="auto"/>
        <w:left w:val="none" w:sz="0" w:space="0" w:color="auto"/>
        <w:bottom w:val="none" w:sz="0" w:space="0" w:color="auto"/>
        <w:right w:val="none" w:sz="0" w:space="0" w:color="auto"/>
      </w:divBdr>
    </w:div>
    <w:div w:id="332336841">
      <w:bodyDiv w:val="1"/>
      <w:marLeft w:val="0"/>
      <w:marRight w:val="0"/>
      <w:marTop w:val="0"/>
      <w:marBottom w:val="0"/>
      <w:divBdr>
        <w:top w:val="none" w:sz="0" w:space="0" w:color="auto"/>
        <w:left w:val="none" w:sz="0" w:space="0" w:color="auto"/>
        <w:bottom w:val="none" w:sz="0" w:space="0" w:color="auto"/>
        <w:right w:val="none" w:sz="0" w:space="0" w:color="auto"/>
      </w:divBdr>
    </w:div>
    <w:div w:id="332417581">
      <w:bodyDiv w:val="1"/>
      <w:marLeft w:val="0"/>
      <w:marRight w:val="0"/>
      <w:marTop w:val="0"/>
      <w:marBottom w:val="0"/>
      <w:divBdr>
        <w:top w:val="none" w:sz="0" w:space="0" w:color="auto"/>
        <w:left w:val="none" w:sz="0" w:space="0" w:color="auto"/>
        <w:bottom w:val="none" w:sz="0" w:space="0" w:color="auto"/>
        <w:right w:val="none" w:sz="0" w:space="0" w:color="auto"/>
      </w:divBdr>
    </w:div>
    <w:div w:id="332611223">
      <w:bodyDiv w:val="1"/>
      <w:marLeft w:val="0"/>
      <w:marRight w:val="0"/>
      <w:marTop w:val="0"/>
      <w:marBottom w:val="0"/>
      <w:divBdr>
        <w:top w:val="none" w:sz="0" w:space="0" w:color="auto"/>
        <w:left w:val="none" w:sz="0" w:space="0" w:color="auto"/>
        <w:bottom w:val="none" w:sz="0" w:space="0" w:color="auto"/>
        <w:right w:val="none" w:sz="0" w:space="0" w:color="auto"/>
      </w:divBdr>
    </w:div>
    <w:div w:id="332802124">
      <w:bodyDiv w:val="1"/>
      <w:marLeft w:val="0"/>
      <w:marRight w:val="0"/>
      <w:marTop w:val="0"/>
      <w:marBottom w:val="0"/>
      <w:divBdr>
        <w:top w:val="none" w:sz="0" w:space="0" w:color="auto"/>
        <w:left w:val="none" w:sz="0" w:space="0" w:color="auto"/>
        <w:bottom w:val="none" w:sz="0" w:space="0" w:color="auto"/>
        <w:right w:val="none" w:sz="0" w:space="0" w:color="auto"/>
      </w:divBdr>
    </w:div>
    <w:div w:id="333190482">
      <w:bodyDiv w:val="1"/>
      <w:marLeft w:val="0"/>
      <w:marRight w:val="0"/>
      <w:marTop w:val="0"/>
      <w:marBottom w:val="0"/>
      <w:divBdr>
        <w:top w:val="none" w:sz="0" w:space="0" w:color="auto"/>
        <w:left w:val="none" w:sz="0" w:space="0" w:color="auto"/>
        <w:bottom w:val="none" w:sz="0" w:space="0" w:color="auto"/>
        <w:right w:val="none" w:sz="0" w:space="0" w:color="auto"/>
      </w:divBdr>
    </w:div>
    <w:div w:id="333269592">
      <w:bodyDiv w:val="1"/>
      <w:marLeft w:val="0"/>
      <w:marRight w:val="0"/>
      <w:marTop w:val="0"/>
      <w:marBottom w:val="0"/>
      <w:divBdr>
        <w:top w:val="none" w:sz="0" w:space="0" w:color="auto"/>
        <w:left w:val="none" w:sz="0" w:space="0" w:color="auto"/>
        <w:bottom w:val="none" w:sz="0" w:space="0" w:color="auto"/>
        <w:right w:val="none" w:sz="0" w:space="0" w:color="auto"/>
      </w:divBdr>
    </w:div>
    <w:div w:id="333604864">
      <w:bodyDiv w:val="1"/>
      <w:marLeft w:val="0"/>
      <w:marRight w:val="0"/>
      <w:marTop w:val="0"/>
      <w:marBottom w:val="0"/>
      <w:divBdr>
        <w:top w:val="none" w:sz="0" w:space="0" w:color="auto"/>
        <w:left w:val="none" w:sz="0" w:space="0" w:color="auto"/>
        <w:bottom w:val="none" w:sz="0" w:space="0" w:color="auto"/>
        <w:right w:val="none" w:sz="0" w:space="0" w:color="auto"/>
      </w:divBdr>
    </w:div>
    <w:div w:id="333730574">
      <w:bodyDiv w:val="1"/>
      <w:marLeft w:val="0"/>
      <w:marRight w:val="0"/>
      <w:marTop w:val="0"/>
      <w:marBottom w:val="0"/>
      <w:divBdr>
        <w:top w:val="none" w:sz="0" w:space="0" w:color="auto"/>
        <w:left w:val="none" w:sz="0" w:space="0" w:color="auto"/>
        <w:bottom w:val="none" w:sz="0" w:space="0" w:color="auto"/>
        <w:right w:val="none" w:sz="0" w:space="0" w:color="auto"/>
      </w:divBdr>
    </w:div>
    <w:div w:id="333849908">
      <w:bodyDiv w:val="1"/>
      <w:marLeft w:val="0"/>
      <w:marRight w:val="0"/>
      <w:marTop w:val="0"/>
      <w:marBottom w:val="0"/>
      <w:divBdr>
        <w:top w:val="none" w:sz="0" w:space="0" w:color="auto"/>
        <w:left w:val="none" w:sz="0" w:space="0" w:color="auto"/>
        <w:bottom w:val="none" w:sz="0" w:space="0" w:color="auto"/>
        <w:right w:val="none" w:sz="0" w:space="0" w:color="auto"/>
      </w:divBdr>
    </w:div>
    <w:div w:id="334068513">
      <w:bodyDiv w:val="1"/>
      <w:marLeft w:val="0"/>
      <w:marRight w:val="0"/>
      <w:marTop w:val="0"/>
      <w:marBottom w:val="0"/>
      <w:divBdr>
        <w:top w:val="none" w:sz="0" w:space="0" w:color="auto"/>
        <w:left w:val="none" w:sz="0" w:space="0" w:color="auto"/>
        <w:bottom w:val="none" w:sz="0" w:space="0" w:color="auto"/>
        <w:right w:val="none" w:sz="0" w:space="0" w:color="auto"/>
      </w:divBdr>
    </w:div>
    <w:div w:id="334306808">
      <w:bodyDiv w:val="1"/>
      <w:marLeft w:val="0"/>
      <w:marRight w:val="0"/>
      <w:marTop w:val="0"/>
      <w:marBottom w:val="0"/>
      <w:divBdr>
        <w:top w:val="none" w:sz="0" w:space="0" w:color="auto"/>
        <w:left w:val="none" w:sz="0" w:space="0" w:color="auto"/>
        <w:bottom w:val="none" w:sz="0" w:space="0" w:color="auto"/>
        <w:right w:val="none" w:sz="0" w:space="0" w:color="auto"/>
      </w:divBdr>
    </w:div>
    <w:div w:id="334501972">
      <w:bodyDiv w:val="1"/>
      <w:marLeft w:val="0"/>
      <w:marRight w:val="0"/>
      <w:marTop w:val="0"/>
      <w:marBottom w:val="0"/>
      <w:divBdr>
        <w:top w:val="none" w:sz="0" w:space="0" w:color="auto"/>
        <w:left w:val="none" w:sz="0" w:space="0" w:color="auto"/>
        <w:bottom w:val="none" w:sz="0" w:space="0" w:color="auto"/>
        <w:right w:val="none" w:sz="0" w:space="0" w:color="auto"/>
      </w:divBdr>
    </w:div>
    <w:div w:id="334528315">
      <w:bodyDiv w:val="1"/>
      <w:marLeft w:val="0"/>
      <w:marRight w:val="0"/>
      <w:marTop w:val="0"/>
      <w:marBottom w:val="0"/>
      <w:divBdr>
        <w:top w:val="none" w:sz="0" w:space="0" w:color="auto"/>
        <w:left w:val="none" w:sz="0" w:space="0" w:color="auto"/>
        <w:bottom w:val="none" w:sz="0" w:space="0" w:color="auto"/>
        <w:right w:val="none" w:sz="0" w:space="0" w:color="auto"/>
      </w:divBdr>
    </w:div>
    <w:div w:id="334648598">
      <w:bodyDiv w:val="1"/>
      <w:marLeft w:val="0"/>
      <w:marRight w:val="0"/>
      <w:marTop w:val="0"/>
      <w:marBottom w:val="0"/>
      <w:divBdr>
        <w:top w:val="none" w:sz="0" w:space="0" w:color="auto"/>
        <w:left w:val="none" w:sz="0" w:space="0" w:color="auto"/>
        <w:bottom w:val="none" w:sz="0" w:space="0" w:color="auto"/>
        <w:right w:val="none" w:sz="0" w:space="0" w:color="auto"/>
      </w:divBdr>
    </w:div>
    <w:div w:id="334650329">
      <w:bodyDiv w:val="1"/>
      <w:marLeft w:val="0"/>
      <w:marRight w:val="0"/>
      <w:marTop w:val="0"/>
      <w:marBottom w:val="0"/>
      <w:divBdr>
        <w:top w:val="none" w:sz="0" w:space="0" w:color="auto"/>
        <w:left w:val="none" w:sz="0" w:space="0" w:color="auto"/>
        <w:bottom w:val="none" w:sz="0" w:space="0" w:color="auto"/>
        <w:right w:val="none" w:sz="0" w:space="0" w:color="auto"/>
      </w:divBdr>
    </w:div>
    <w:div w:id="334723501">
      <w:bodyDiv w:val="1"/>
      <w:marLeft w:val="0"/>
      <w:marRight w:val="0"/>
      <w:marTop w:val="0"/>
      <w:marBottom w:val="0"/>
      <w:divBdr>
        <w:top w:val="none" w:sz="0" w:space="0" w:color="auto"/>
        <w:left w:val="none" w:sz="0" w:space="0" w:color="auto"/>
        <w:bottom w:val="none" w:sz="0" w:space="0" w:color="auto"/>
        <w:right w:val="none" w:sz="0" w:space="0" w:color="auto"/>
      </w:divBdr>
    </w:div>
    <w:div w:id="334840173">
      <w:bodyDiv w:val="1"/>
      <w:marLeft w:val="0"/>
      <w:marRight w:val="0"/>
      <w:marTop w:val="0"/>
      <w:marBottom w:val="0"/>
      <w:divBdr>
        <w:top w:val="none" w:sz="0" w:space="0" w:color="auto"/>
        <w:left w:val="none" w:sz="0" w:space="0" w:color="auto"/>
        <w:bottom w:val="none" w:sz="0" w:space="0" w:color="auto"/>
        <w:right w:val="none" w:sz="0" w:space="0" w:color="auto"/>
      </w:divBdr>
    </w:div>
    <w:div w:id="334964405">
      <w:bodyDiv w:val="1"/>
      <w:marLeft w:val="0"/>
      <w:marRight w:val="0"/>
      <w:marTop w:val="0"/>
      <w:marBottom w:val="0"/>
      <w:divBdr>
        <w:top w:val="none" w:sz="0" w:space="0" w:color="auto"/>
        <w:left w:val="none" w:sz="0" w:space="0" w:color="auto"/>
        <w:bottom w:val="none" w:sz="0" w:space="0" w:color="auto"/>
        <w:right w:val="none" w:sz="0" w:space="0" w:color="auto"/>
      </w:divBdr>
    </w:div>
    <w:div w:id="335111458">
      <w:bodyDiv w:val="1"/>
      <w:marLeft w:val="0"/>
      <w:marRight w:val="0"/>
      <w:marTop w:val="0"/>
      <w:marBottom w:val="0"/>
      <w:divBdr>
        <w:top w:val="none" w:sz="0" w:space="0" w:color="auto"/>
        <w:left w:val="none" w:sz="0" w:space="0" w:color="auto"/>
        <w:bottom w:val="none" w:sz="0" w:space="0" w:color="auto"/>
        <w:right w:val="none" w:sz="0" w:space="0" w:color="auto"/>
      </w:divBdr>
    </w:div>
    <w:div w:id="335229549">
      <w:bodyDiv w:val="1"/>
      <w:marLeft w:val="0"/>
      <w:marRight w:val="0"/>
      <w:marTop w:val="0"/>
      <w:marBottom w:val="0"/>
      <w:divBdr>
        <w:top w:val="none" w:sz="0" w:space="0" w:color="auto"/>
        <w:left w:val="none" w:sz="0" w:space="0" w:color="auto"/>
        <w:bottom w:val="none" w:sz="0" w:space="0" w:color="auto"/>
        <w:right w:val="none" w:sz="0" w:space="0" w:color="auto"/>
      </w:divBdr>
    </w:div>
    <w:div w:id="335233107">
      <w:bodyDiv w:val="1"/>
      <w:marLeft w:val="0"/>
      <w:marRight w:val="0"/>
      <w:marTop w:val="0"/>
      <w:marBottom w:val="0"/>
      <w:divBdr>
        <w:top w:val="none" w:sz="0" w:space="0" w:color="auto"/>
        <w:left w:val="none" w:sz="0" w:space="0" w:color="auto"/>
        <w:bottom w:val="none" w:sz="0" w:space="0" w:color="auto"/>
        <w:right w:val="none" w:sz="0" w:space="0" w:color="auto"/>
      </w:divBdr>
    </w:div>
    <w:div w:id="335501126">
      <w:bodyDiv w:val="1"/>
      <w:marLeft w:val="0"/>
      <w:marRight w:val="0"/>
      <w:marTop w:val="0"/>
      <w:marBottom w:val="0"/>
      <w:divBdr>
        <w:top w:val="none" w:sz="0" w:space="0" w:color="auto"/>
        <w:left w:val="none" w:sz="0" w:space="0" w:color="auto"/>
        <w:bottom w:val="none" w:sz="0" w:space="0" w:color="auto"/>
        <w:right w:val="none" w:sz="0" w:space="0" w:color="auto"/>
      </w:divBdr>
    </w:div>
    <w:div w:id="335622064">
      <w:bodyDiv w:val="1"/>
      <w:marLeft w:val="0"/>
      <w:marRight w:val="0"/>
      <w:marTop w:val="0"/>
      <w:marBottom w:val="0"/>
      <w:divBdr>
        <w:top w:val="none" w:sz="0" w:space="0" w:color="auto"/>
        <w:left w:val="none" w:sz="0" w:space="0" w:color="auto"/>
        <w:bottom w:val="none" w:sz="0" w:space="0" w:color="auto"/>
        <w:right w:val="none" w:sz="0" w:space="0" w:color="auto"/>
      </w:divBdr>
    </w:div>
    <w:div w:id="335806677">
      <w:bodyDiv w:val="1"/>
      <w:marLeft w:val="0"/>
      <w:marRight w:val="0"/>
      <w:marTop w:val="0"/>
      <w:marBottom w:val="0"/>
      <w:divBdr>
        <w:top w:val="none" w:sz="0" w:space="0" w:color="auto"/>
        <w:left w:val="none" w:sz="0" w:space="0" w:color="auto"/>
        <w:bottom w:val="none" w:sz="0" w:space="0" w:color="auto"/>
        <w:right w:val="none" w:sz="0" w:space="0" w:color="auto"/>
      </w:divBdr>
    </w:div>
    <w:div w:id="335959624">
      <w:bodyDiv w:val="1"/>
      <w:marLeft w:val="0"/>
      <w:marRight w:val="0"/>
      <w:marTop w:val="0"/>
      <w:marBottom w:val="0"/>
      <w:divBdr>
        <w:top w:val="none" w:sz="0" w:space="0" w:color="auto"/>
        <w:left w:val="none" w:sz="0" w:space="0" w:color="auto"/>
        <w:bottom w:val="none" w:sz="0" w:space="0" w:color="auto"/>
        <w:right w:val="none" w:sz="0" w:space="0" w:color="auto"/>
      </w:divBdr>
    </w:div>
    <w:div w:id="336074902">
      <w:bodyDiv w:val="1"/>
      <w:marLeft w:val="0"/>
      <w:marRight w:val="0"/>
      <w:marTop w:val="0"/>
      <w:marBottom w:val="0"/>
      <w:divBdr>
        <w:top w:val="none" w:sz="0" w:space="0" w:color="auto"/>
        <w:left w:val="none" w:sz="0" w:space="0" w:color="auto"/>
        <w:bottom w:val="none" w:sz="0" w:space="0" w:color="auto"/>
        <w:right w:val="none" w:sz="0" w:space="0" w:color="auto"/>
      </w:divBdr>
    </w:div>
    <w:div w:id="336269648">
      <w:bodyDiv w:val="1"/>
      <w:marLeft w:val="0"/>
      <w:marRight w:val="0"/>
      <w:marTop w:val="0"/>
      <w:marBottom w:val="0"/>
      <w:divBdr>
        <w:top w:val="none" w:sz="0" w:space="0" w:color="auto"/>
        <w:left w:val="none" w:sz="0" w:space="0" w:color="auto"/>
        <w:bottom w:val="none" w:sz="0" w:space="0" w:color="auto"/>
        <w:right w:val="none" w:sz="0" w:space="0" w:color="auto"/>
      </w:divBdr>
    </w:div>
    <w:div w:id="336348195">
      <w:bodyDiv w:val="1"/>
      <w:marLeft w:val="0"/>
      <w:marRight w:val="0"/>
      <w:marTop w:val="0"/>
      <w:marBottom w:val="0"/>
      <w:divBdr>
        <w:top w:val="none" w:sz="0" w:space="0" w:color="auto"/>
        <w:left w:val="none" w:sz="0" w:space="0" w:color="auto"/>
        <w:bottom w:val="none" w:sz="0" w:space="0" w:color="auto"/>
        <w:right w:val="none" w:sz="0" w:space="0" w:color="auto"/>
      </w:divBdr>
    </w:div>
    <w:div w:id="336352980">
      <w:bodyDiv w:val="1"/>
      <w:marLeft w:val="0"/>
      <w:marRight w:val="0"/>
      <w:marTop w:val="0"/>
      <w:marBottom w:val="0"/>
      <w:divBdr>
        <w:top w:val="none" w:sz="0" w:space="0" w:color="auto"/>
        <w:left w:val="none" w:sz="0" w:space="0" w:color="auto"/>
        <w:bottom w:val="none" w:sz="0" w:space="0" w:color="auto"/>
        <w:right w:val="none" w:sz="0" w:space="0" w:color="auto"/>
      </w:divBdr>
    </w:div>
    <w:div w:id="336808978">
      <w:bodyDiv w:val="1"/>
      <w:marLeft w:val="0"/>
      <w:marRight w:val="0"/>
      <w:marTop w:val="0"/>
      <w:marBottom w:val="0"/>
      <w:divBdr>
        <w:top w:val="none" w:sz="0" w:space="0" w:color="auto"/>
        <w:left w:val="none" w:sz="0" w:space="0" w:color="auto"/>
        <w:bottom w:val="none" w:sz="0" w:space="0" w:color="auto"/>
        <w:right w:val="none" w:sz="0" w:space="0" w:color="auto"/>
      </w:divBdr>
    </w:div>
    <w:div w:id="336810160">
      <w:bodyDiv w:val="1"/>
      <w:marLeft w:val="0"/>
      <w:marRight w:val="0"/>
      <w:marTop w:val="0"/>
      <w:marBottom w:val="0"/>
      <w:divBdr>
        <w:top w:val="none" w:sz="0" w:space="0" w:color="auto"/>
        <w:left w:val="none" w:sz="0" w:space="0" w:color="auto"/>
        <w:bottom w:val="none" w:sz="0" w:space="0" w:color="auto"/>
        <w:right w:val="none" w:sz="0" w:space="0" w:color="auto"/>
      </w:divBdr>
    </w:div>
    <w:div w:id="336886003">
      <w:bodyDiv w:val="1"/>
      <w:marLeft w:val="0"/>
      <w:marRight w:val="0"/>
      <w:marTop w:val="0"/>
      <w:marBottom w:val="0"/>
      <w:divBdr>
        <w:top w:val="none" w:sz="0" w:space="0" w:color="auto"/>
        <w:left w:val="none" w:sz="0" w:space="0" w:color="auto"/>
        <w:bottom w:val="none" w:sz="0" w:space="0" w:color="auto"/>
        <w:right w:val="none" w:sz="0" w:space="0" w:color="auto"/>
      </w:divBdr>
    </w:div>
    <w:div w:id="336925862">
      <w:bodyDiv w:val="1"/>
      <w:marLeft w:val="0"/>
      <w:marRight w:val="0"/>
      <w:marTop w:val="0"/>
      <w:marBottom w:val="0"/>
      <w:divBdr>
        <w:top w:val="none" w:sz="0" w:space="0" w:color="auto"/>
        <w:left w:val="none" w:sz="0" w:space="0" w:color="auto"/>
        <w:bottom w:val="none" w:sz="0" w:space="0" w:color="auto"/>
        <w:right w:val="none" w:sz="0" w:space="0" w:color="auto"/>
      </w:divBdr>
    </w:div>
    <w:div w:id="337195936">
      <w:bodyDiv w:val="1"/>
      <w:marLeft w:val="0"/>
      <w:marRight w:val="0"/>
      <w:marTop w:val="0"/>
      <w:marBottom w:val="0"/>
      <w:divBdr>
        <w:top w:val="none" w:sz="0" w:space="0" w:color="auto"/>
        <w:left w:val="none" w:sz="0" w:space="0" w:color="auto"/>
        <w:bottom w:val="none" w:sz="0" w:space="0" w:color="auto"/>
        <w:right w:val="none" w:sz="0" w:space="0" w:color="auto"/>
      </w:divBdr>
    </w:div>
    <w:div w:id="337467754">
      <w:bodyDiv w:val="1"/>
      <w:marLeft w:val="0"/>
      <w:marRight w:val="0"/>
      <w:marTop w:val="0"/>
      <w:marBottom w:val="0"/>
      <w:divBdr>
        <w:top w:val="none" w:sz="0" w:space="0" w:color="auto"/>
        <w:left w:val="none" w:sz="0" w:space="0" w:color="auto"/>
        <w:bottom w:val="none" w:sz="0" w:space="0" w:color="auto"/>
        <w:right w:val="none" w:sz="0" w:space="0" w:color="auto"/>
      </w:divBdr>
    </w:div>
    <w:div w:id="337579023">
      <w:bodyDiv w:val="1"/>
      <w:marLeft w:val="0"/>
      <w:marRight w:val="0"/>
      <w:marTop w:val="0"/>
      <w:marBottom w:val="0"/>
      <w:divBdr>
        <w:top w:val="none" w:sz="0" w:space="0" w:color="auto"/>
        <w:left w:val="none" w:sz="0" w:space="0" w:color="auto"/>
        <w:bottom w:val="none" w:sz="0" w:space="0" w:color="auto"/>
        <w:right w:val="none" w:sz="0" w:space="0" w:color="auto"/>
      </w:divBdr>
    </w:div>
    <w:div w:id="337582145">
      <w:bodyDiv w:val="1"/>
      <w:marLeft w:val="0"/>
      <w:marRight w:val="0"/>
      <w:marTop w:val="0"/>
      <w:marBottom w:val="0"/>
      <w:divBdr>
        <w:top w:val="none" w:sz="0" w:space="0" w:color="auto"/>
        <w:left w:val="none" w:sz="0" w:space="0" w:color="auto"/>
        <w:bottom w:val="none" w:sz="0" w:space="0" w:color="auto"/>
        <w:right w:val="none" w:sz="0" w:space="0" w:color="auto"/>
      </w:divBdr>
    </w:div>
    <w:div w:id="337929246">
      <w:bodyDiv w:val="1"/>
      <w:marLeft w:val="0"/>
      <w:marRight w:val="0"/>
      <w:marTop w:val="0"/>
      <w:marBottom w:val="0"/>
      <w:divBdr>
        <w:top w:val="none" w:sz="0" w:space="0" w:color="auto"/>
        <w:left w:val="none" w:sz="0" w:space="0" w:color="auto"/>
        <w:bottom w:val="none" w:sz="0" w:space="0" w:color="auto"/>
        <w:right w:val="none" w:sz="0" w:space="0" w:color="auto"/>
      </w:divBdr>
    </w:div>
    <w:div w:id="338123067">
      <w:bodyDiv w:val="1"/>
      <w:marLeft w:val="0"/>
      <w:marRight w:val="0"/>
      <w:marTop w:val="0"/>
      <w:marBottom w:val="0"/>
      <w:divBdr>
        <w:top w:val="none" w:sz="0" w:space="0" w:color="auto"/>
        <w:left w:val="none" w:sz="0" w:space="0" w:color="auto"/>
        <w:bottom w:val="none" w:sz="0" w:space="0" w:color="auto"/>
        <w:right w:val="none" w:sz="0" w:space="0" w:color="auto"/>
      </w:divBdr>
    </w:div>
    <w:div w:id="338506465">
      <w:bodyDiv w:val="1"/>
      <w:marLeft w:val="0"/>
      <w:marRight w:val="0"/>
      <w:marTop w:val="0"/>
      <w:marBottom w:val="0"/>
      <w:divBdr>
        <w:top w:val="none" w:sz="0" w:space="0" w:color="auto"/>
        <w:left w:val="none" w:sz="0" w:space="0" w:color="auto"/>
        <w:bottom w:val="none" w:sz="0" w:space="0" w:color="auto"/>
        <w:right w:val="none" w:sz="0" w:space="0" w:color="auto"/>
      </w:divBdr>
    </w:div>
    <w:div w:id="339086041">
      <w:bodyDiv w:val="1"/>
      <w:marLeft w:val="0"/>
      <w:marRight w:val="0"/>
      <w:marTop w:val="0"/>
      <w:marBottom w:val="0"/>
      <w:divBdr>
        <w:top w:val="none" w:sz="0" w:space="0" w:color="auto"/>
        <w:left w:val="none" w:sz="0" w:space="0" w:color="auto"/>
        <w:bottom w:val="none" w:sz="0" w:space="0" w:color="auto"/>
        <w:right w:val="none" w:sz="0" w:space="0" w:color="auto"/>
      </w:divBdr>
    </w:div>
    <w:div w:id="339478076">
      <w:bodyDiv w:val="1"/>
      <w:marLeft w:val="0"/>
      <w:marRight w:val="0"/>
      <w:marTop w:val="0"/>
      <w:marBottom w:val="0"/>
      <w:divBdr>
        <w:top w:val="none" w:sz="0" w:space="0" w:color="auto"/>
        <w:left w:val="none" w:sz="0" w:space="0" w:color="auto"/>
        <w:bottom w:val="none" w:sz="0" w:space="0" w:color="auto"/>
        <w:right w:val="none" w:sz="0" w:space="0" w:color="auto"/>
      </w:divBdr>
    </w:div>
    <w:div w:id="340553209">
      <w:bodyDiv w:val="1"/>
      <w:marLeft w:val="0"/>
      <w:marRight w:val="0"/>
      <w:marTop w:val="0"/>
      <w:marBottom w:val="0"/>
      <w:divBdr>
        <w:top w:val="none" w:sz="0" w:space="0" w:color="auto"/>
        <w:left w:val="none" w:sz="0" w:space="0" w:color="auto"/>
        <w:bottom w:val="none" w:sz="0" w:space="0" w:color="auto"/>
        <w:right w:val="none" w:sz="0" w:space="0" w:color="auto"/>
      </w:divBdr>
    </w:div>
    <w:div w:id="340815087">
      <w:bodyDiv w:val="1"/>
      <w:marLeft w:val="0"/>
      <w:marRight w:val="0"/>
      <w:marTop w:val="0"/>
      <w:marBottom w:val="0"/>
      <w:divBdr>
        <w:top w:val="none" w:sz="0" w:space="0" w:color="auto"/>
        <w:left w:val="none" w:sz="0" w:space="0" w:color="auto"/>
        <w:bottom w:val="none" w:sz="0" w:space="0" w:color="auto"/>
        <w:right w:val="none" w:sz="0" w:space="0" w:color="auto"/>
      </w:divBdr>
    </w:div>
    <w:div w:id="341326313">
      <w:bodyDiv w:val="1"/>
      <w:marLeft w:val="0"/>
      <w:marRight w:val="0"/>
      <w:marTop w:val="0"/>
      <w:marBottom w:val="0"/>
      <w:divBdr>
        <w:top w:val="none" w:sz="0" w:space="0" w:color="auto"/>
        <w:left w:val="none" w:sz="0" w:space="0" w:color="auto"/>
        <w:bottom w:val="none" w:sz="0" w:space="0" w:color="auto"/>
        <w:right w:val="none" w:sz="0" w:space="0" w:color="auto"/>
      </w:divBdr>
    </w:div>
    <w:div w:id="341472711">
      <w:bodyDiv w:val="1"/>
      <w:marLeft w:val="0"/>
      <w:marRight w:val="0"/>
      <w:marTop w:val="0"/>
      <w:marBottom w:val="0"/>
      <w:divBdr>
        <w:top w:val="none" w:sz="0" w:space="0" w:color="auto"/>
        <w:left w:val="none" w:sz="0" w:space="0" w:color="auto"/>
        <w:bottom w:val="none" w:sz="0" w:space="0" w:color="auto"/>
        <w:right w:val="none" w:sz="0" w:space="0" w:color="auto"/>
      </w:divBdr>
    </w:div>
    <w:div w:id="341588454">
      <w:bodyDiv w:val="1"/>
      <w:marLeft w:val="0"/>
      <w:marRight w:val="0"/>
      <w:marTop w:val="0"/>
      <w:marBottom w:val="0"/>
      <w:divBdr>
        <w:top w:val="none" w:sz="0" w:space="0" w:color="auto"/>
        <w:left w:val="none" w:sz="0" w:space="0" w:color="auto"/>
        <w:bottom w:val="none" w:sz="0" w:space="0" w:color="auto"/>
        <w:right w:val="none" w:sz="0" w:space="0" w:color="auto"/>
      </w:divBdr>
    </w:div>
    <w:div w:id="341711310">
      <w:bodyDiv w:val="1"/>
      <w:marLeft w:val="0"/>
      <w:marRight w:val="0"/>
      <w:marTop w:val="0"/>
      <w:marBottom w:val="0"/>
      <w:divBdr>
        <w:top w:val="none" w:sz="0" w:space="0" w:color="auto"/>
        <w:left w:val="none" w:sz="0" w:space="0" w:color="auto"/>
        <w:bottom w:val="none" w:sz="0" w:space="0" w:color="auto"/>
        <w:right w:val="none" w:sz="0" w:space="0" w:color="auto"/>
      </w:divBdr>
    </w:div>
    <w:div w:id="341711919">
      <w:bodyDiv w:val="1"/>
      <w:marLeft w:val="0"/>
      <w:marRight w:val="0"/>
      <w:marTop w:val="0"/>
      <w:marBottom w:val="0"/>
      <w:divBdr>
        <w:top w:val="none" w:sz="0" w:space="0" w:color="auto"/>
        <w:left w:val="none" w:sz="0" w:space="0" w:color="auto"/>
        <w:bottom w:val="none" w:sz="0" w:space="0" w:color="auto"/>
        <w:right w:val="none" w:sz="0" w:space="0" w:color="auto"/>
      </w:divBdr>
    </w:div>
    <w:div w:id="341786915">
      <w:bodyDiv w:val="1"/>
      <w:marLeft w:val="0"/>
      <w:marRight w:val="0"/>
      <w:marTop w:val="0"/>
      <w:marBottom w:val="0"/>
      <w:divBdr>
        <w:top w:val="none" w:sz="0" w:space="0" w:color="auto"/>
        <w:left w:val="none" w:sz="0" w:space="0" w:color="auto"/>
        <w:bottom w:val="none" w:sz="0" w:space="0" w:color="auto"/>
        <w:right w:val="none" w:sz="0" w:space="0" w:color="auto"/>
      </w:divBdr>
    </w:div>
    <w:div w:id="341905049">
      <w:bodyDiv w:val="1"/>
      <w:marLeft w:val="0"/>
      <w:marRight w:val="0"/>
      <w:marTop w:val="0"/>
      <w:marBottom w:val="0"/>
      <w:divBdr>
        <w:top w:val="none" w:sz="0" w:space="0" w:color="auto"/>
        <w:left w:val="none" w:sz="0" w:space="0" w:color="auto"/>
        <w:bottom w:val="none" w:sz="0" w:space="0" w:color="auto"/>
        <w:right w:val="none" w:sz="0" w:space="0" w:color="auto"/>
      </w:divBdr>
    </w:div>
    <w:div w:id="342165884">
      <w:bodyDiv w:val="1"/>
      <w:marLeft w:val="0"/>
      <w:marRight w:val="0"/>
      <w:marTop w:val="0"/>
      <w:marBottom w:val="0"/>
      <w:divBdr>
        <w:top w:val="none" w:sz="0" w:space="0" w:color="auto"/>
        <w:left w:val="none" w:sz="0" w:space="0" w:color="auto"/>
        <w:bottom w:val="none" w:sz="0" w:space="0" w:color="auto"/>
        <w:right w:val="none" w:sz="0" w:space="0" w:color="auto"/>
      </w:divBdr>
    </w:div>
    <w:div w:id="342323573">
      <w:bodyDiv w:val="1"/>
      <w:marLeft w:val="0"/>
      <w:marRight w:val="0"/>
      <w:marTop w:val="0"/>
      <w:marBottom w:val="0"/>
      <w:divBdr>
        <w:top w:val="none" w:sz="0" w:space="0" w:color="auto"/>
        <w:left w:val="none" w:sz="0" w:space="0" w:color="auto"/>
        <w:bottom w:val="none" w:sz="0" w:space="0" w:color="auto"/>
        <w:right w:val="none" w:sz="0" w:space="0" w:color="auto"/>
      </w:divBdr>
    </w:div>
    <w:div w:id="342783857">
      <w:bodyDiv w:val="1"/>
      <w:marLeft w:val="0"/>
      <w:marRight w:val="0"/>
      <w:marTop w:val="0"/>
      <w:marBottom w:val="0"/>
      <w:divBdr>
        <w:top w:val="none" w:sz="0" w:space="0" w:color="auto"/>
        <w:left w:val="none" w:sz="0" w:space="0" w:color="auto"/>
        <w:bottom w:val="none" w:sz="0" w:space="0" w:color="auto"/>
        <w:right w:val="none" w:sz="0" w:space="0" w:color="auto"/>
      </w:divBdr>
    </w:div>
    <w:div w:id="342825736">
      <w:bodyDiv w:val="1"/>
      <w:marLeft w:val="0"/>
      <w:marRight w:val="0"/>
      <w:marTop w:val="0"/>
      <w:marBottom w:val="0"/>
      <w:divBdr>
        <w:top w:val="none" w:sz="0" w:space="0" w:color="auto"/>
        <w:left w:val="none" w:sz="0" w:space="0" w:color="auto"/>
        <w:bottom w:val="none" w:sz="0" w:space="0" w:color="auto"/>
        <w:right w:val="none" w:sz="0" w:space="0" w:color="auto"/>
      </w:divBdr>
    </w:div>
    <w:div w:id="342904544">
      <w:bodyDiv w:val="1"/>
      <w:marLeft w:val="0"/>
      <w:marRight w:val="0"/>
      <w:marTop w:val="0"/>
      <w:marBottom w:val="0"/>
      <w:divBdr>
        <w:top w:val="none" w:sz="0" w:space="0" w:color="auto"/>
        <w:left w:val="none" w:sz="0" w:space="0" w:color="auto"/>
        <w:bottom w:val="none" w:sz="0" w:space="0" w:color="auto"/>
        <w:right w:val="none" w:sz="0" w:space="0" w:color="auto"/>
      </w:divBdr>
    </w:div>
    <w:div w:id="342976495">
      <w:bodyDiv w:val="1"/>
      <w:marLeft w:val="0"/>
      <w:marRight w:val="0"/>
      <w:marTop w:val="0"/>
      <w:marBottom w:val="0"/>
      <w:divBdr>
        <w:top w:val="none" w:sz="0" w:space="0" w:color="auto"/>
        <w:left w:val="none" w:sz="0" w:space="0" w:color="auto"/>
        <w:bottom w:val="none" w:sz="0" w:space="0" w:color="auto"/>
        <w:right w:val="none" w:sz="0" w:space="0" w:color="auto"/>
      </w:divBdr>
    </w:div>
    <w:div w:id="343090174">
      <w:bodyDiv w:val="1"/>
      <w:marLeft w:val="0"/>
      <w:marRight w:val="0"/>
      <w:marTop w:val="0"/>
      <w:marBottom w:val="0"/>
      <w:divBdr>
        <w:top w:val="none" w:sz="0" w:space="0" w:color="auto"/>
        <w:left w:val="none" w:sz="0" w:space="0" w:color="auto"/>
        <w:bottom w:val="none" w:sz="0" w:space="0" w:color="auto"/>
        <w:right w:val="none" w:sz="0" w:space="0" w:color="auto"/>
      </w:divBdr>
    </w:div>
    <w:div w:id="343556287">
      <w:bodyDiv w:val="1"/>
      <w:marLeft w:val="0"/>
      <w:marRight w:val="0"/>
      <w:marTop w:val="0"/>
      <w:marBottom w:val="0"/>
      <w:divBdr>
        <w:top w:val="none" w:sz="0" w:space="0" w:color="auto"/>
        <w:left w:val="none" w:sz="0" w:space="0" w:color="auto"/>
        <w:bottom w:val="none" w:sz="0" w:space="0" w:color="auto"/>
        <w:right w:val="none" w:sz="0" w:space="0" w:color="auto"/>
      </w:divBdr>
    </w:div>
    <w:div w:id="343672906">
      <w:bodyDiv w:val="1"/>
      <w:marLeft w:val="0"/>
      <w:marRight w:val="0"/>
      <w:marTop w:val="0"/>
      <w:marBottom w:val="0"/>
      <w:divBdr>
        <w:top w:val="none" w:sz="0" w:space="0" w:color="auto"/>
        <w:left w:val="none" w:sz="0" w:space="0" w:color="auto"/>
        <w:bottom w:val="none" w:sz="0" w:space="0" w:color="auto"/>
        <w:right w:val="none" w:sz="0" w:space="0" w:color="auto"/>
      </w:divBdr>
    </w:div>
    <w:div w:id="344090960">
      <w:bodyDiv w:val="1"/>
      <w:marLeft w:val="0"/>
      <w:marRight w:val="0"/>
      <w:marTop w:val="0"/>
      <w:marBottom w:val="0"/>
      <w:divBdr>
        <w:top w:val="none" w:sz="0" w:space="0" w:color="auto"/>
        <w:left w:val="none" w:sz="0" w:space="0" w:color="auto"/>
        <w:bottom w:val="none" w:sz="0" w:space="0" w:color="auto"/>
        <w:right w:val="none" w:sz="0" w:space="0" w:color="auto"/>
      </w:divBdr>
    </w:div>
    <w:div w:id="344135738">
      <w:bodyDiv w:val="1"/>
      <w:marLeft w:val="0"/>
      <w:marRight w:val="0"/>
      <w:marTop w:val="0"/>
      <w:marBottom w:val="0"/>
      <w:divBdr>
        <w:top w:val="none" w:sz="0" w:space="0" w:color="auto"/>
        <w:left w:val="none" w:sz="0" w:space="0" w:color="auto"/>
        <w:bottom w:val="none" w:sz="0" w:space="0" w:color="auto"/>
        <w:right w:val="none" w:sz="0" w:space="0" w:color="auto"/>
      </w:divBdr>
    </w:div>
    <w:div w:id="344286891">
      <w:bodyDiv w:val="1"/>
      <w:marLeft w:val="0"/>
      <w:marRight w:val="0"/>
      <w:marTop w:val="0"/>
      <w:marBottom w:val="0"/>
      <w:divBdr>
        <w:top w:val="none" w:sz="0" w:space="0" w:color="auto"/>
        <w:left w:val="none" w:sz="0" w:space="0" w:color="auto"/>
        <w:bottom w:val="none" w:sz="0" w:space="0" w:color="auto"/>
        <w:right w:val="none" w:sz="0" w:space="0" w:color="auto"/>
      </w:divBdr>
    </w:div>
    <w:div w:id="344329449">
      <w:bodyDiv w:val="1"/>
      <w:marLeft w:val="0"/>
      <w:marRight w:val="0"/>
      <w:marTop w:val="0"/>
      <w:marBottom w:val="0"/>
      <w:divBdr>
        <w:top w:val="none" w:sz="0" w:space="0" w:color="auto"/>
        <w:left w:val="none" w:sz="0" w:space="0" w:color="auto"/>
        <w:bottom w:val="none" w:sz="0" w:space="0" w:color="auto"/>
        <w:right w:val="none" w:sz="0" w:space="0" w:color="auto"/>
      </w:divBdr>
    </w:div>
    <w:div w:id="344408916">
      <w:bodyDiv w:val="1"/>
      <w:marLeft w:val="0"/>
      <w:marRight w:val="0"/>
      <w:marTop w:val="0"/>
      <w:marBottom w:val="0"/>
      <w:divBdr>
        <w:top w:val="none" w:sz="0" w:space="0" w:color="auto"/>
        <w:left w:val="none" w:sz="0" w:space="0" w:color="auto"/>
        <w:bottom w:val="none" w:sz="0" w:space="0" w:color="auto"/>
        <w:right w:val="none" w:sz="0" w:space="0" w:color="auto"/>
      </w:divBdr>
    </w:div>
    <w:div w:id="344673017">
      <w:bodyDiv w:val="1"/>
      <w:marLeft w:val="0"/>
      <w:marRight w:val="0"/>
      <w:marTop w:val="0"/>
      <w:marBottom w:val="0"/>
      <w:divBdr>
        <w:top w:val="none" w:sz="0" w:space="0" w:color="auto"/>
        <w:left w:val="none" w:sz="0" w:space="0" w:color="auto"/>
        <w:bottom w:val="none" w:sz="0" w:space="0" w:color="auto"/>
        <w:right w:val="none" w:sz="0" w:space="0" w:color="auto"/>
      </w:divBdr>
    </w:div>
    <w:div w:id="344792150">
      <w:bodyDiv w:val="1"/>
      <w:marLeft w:val="0"/>
      <w:marRight w:val="0"/>
      <w:marTop w:val="0"/>
      <w:marBottom w:val="0"/>
      <w:divBdr>
        <w:top w:val="none" w:sz="0" w:space="0" w:color="auto"/>
        <w:left w:val="none" w:sz="0" w:space="0" w:color="auto"/>
        <w:bottom w:val="none" w:sz="0" w:space="0" w:color="auto"/>
        <w:right w:val="none" w:sz="0" w:space="0" w:color="auto"/>
      </w:divBdr>
    </w:div>
    <w:div w:id="344795922">
      <w:bodyDiv w:val="1"/>
      <w:marLeft w:val="0"/>
      <w:marRight w:val="0"/>
      <w:marTop w:val="0"/>
      <w:marBottom w:val="0"/>
      <w:divBdr>
        <w:top w:val="none" w:sz="0" w:space="0" w:color="auto"/>
        <w:left w:val="none" w:sz="0" w:space="0" w:color="auto"/>
        <w:bottom w:val="none" w:sz="0" w:space="0" w:color="auto"/>
        <w:right w:val="none" w:sz="0" w:space="0" w:color="auto"/>
      </w:divBdr>
    </w:div>
    <w:div w:id="344939567">
      <w:bodyDiv w:val="1"/>
      <w:marLeft w:val="0"/>
      <w:marRight w:val="0"/>
      <w:marTop w:val="0"/>
      <w:marBottom w:val="0"/>
      <w:divBdr>
        <w:top w:val="none" w:sz="0" w:space="0" w:color="auto"/>
        <w:left w:val="none" w:sz="0" w:space="0" w:color="auto"/>
        <w:bottom w:val="none" w:sz="0" w:space="0" w:color="auto"/>
        <w:right w:val="none" w:sz="0" w:space="0" w:color="auto"/>
      </w:divBdr>
    </w:div>
    <w:div w:id="345013925">
      <w:bodyDiv w:val="1"/>
      <w:marLeft w:val="0"/>
      <w:marRight w:val="0"/>
      <w:marTop w:val="0"/>
      <w:marBottom w:val="0"/>
      <w:divBdr>
        <w:top w:val="none" w:sz="0" w:space="0" w:color="auto"/>
        <w:left w:val="none" w:sz="0" w:space="0" w:color="auto"/>
        <w:bottom w:val="none" w:sz="0" w:space="0" w:color="auto"/>
        <w:right w:val="none" w:sz="0" w:space="0" w:color="auto"/>
      </w:divBdr>
    </w:div>
    <w:div w:id="345132676">
      <w:bodyDiv w:val="1"/>
      <w:marLeft w:val="0"/>
      <w:marRight w:val="0"/>
      <w:marTop w:val="0"/>
      <w:marBottom w:val="0"/>
      <w:divBdr>
        <w:top w:val="none" w:sz="0" w:space="0" w:color="auto"/>
        <w:left w:val="none" w:sz="0" w:space="0" w:color="auto"/>
        <w:bottom w:val="none" w:sz="0" w:space="0" w:color="auto"/>
        <w:right w:val="none" w:sz="0" w:space="0" w:color="auto"/>
      </w:divBdr>
    </w:div>
    <w:div w:id="345325402">
      <w:bodyDiv w:val="1"/>
      <w:marLeft w:val="0"/>
      <w:marRight w:val="0"/>
      <w:marTop w:val="0"/>
      <w:marBottom w:val="0"/>
      <w:divBdr>
        <w:top w:val="none" w:sz="0" w:space="0" w:color="auto"/>
        <w:left w:val="none" w:sz="0" w:space="0" w:color="auto"/>
        <w:bottom w:val="none" w:sz="0" w:space="0" w:color="auto"/>
        <w:right w:val="none" w:sz="0" w:space="0" w:color="auto"/>
      </w:divBdr>
    </w:div>
    <w:div w:id="345789133">
      <w:bodyDiv w:val="1"/>
      <w:marLeft w:val="0"/>
      <w:marRight w:val="0"/>
      <w:marTop w:val="0"/>
      <w:marBottom w:val="0"/>
      <w:divBdr>
        <w:top w:val="none" w:sz="0" w:space="0" w:color="auto"/>
        <w:left w:val="none" w:sz="0" w:space="0" w:color="auto"/>
        <w:bottom w:val="none" w:sz="0" w:space="0" w:color="auto"/>
        <w:right w:val="none" w:sz="0" w:space="0" w:color="auto"/>
      </w:divBdr>
    </w:div>
    <w:div w:id="346179986">
      <w:bodyDiv w:val="1"/>
      <w:marLeft w:val="0"/>
      <w:marRight w:val="0"/>
      <w:marTop w:val="0"/>
      <w:marBottom w:val="0"/>
      <w:divBdr>
        <w:top w:val="none" w:sz="0" w:space="0" w:color="auto"/>
        <w:left w:val="none" w:sz="0" w:space="0" w:color="auto"/>
        <w:bottom w:val="none" w:sz="0" w:space="0" w:color="auto"/>
        <w:right w:val="none" w:sz="0" w:space="0" w:color="auto"/>
      </w:divBdr>
    </w:div>
    <w:div w:id="346372729">
      <w:bodyDiv w:val="1"/>
      <w:marLeft w:val="0"/>
      <w:marRight w:val="0"/>
      <w:marTop w:val="0"/>
      <w:marBottom w:val="0"/>
      <w:divBdr>
        <w:top w:val="none" w:sz="0" w:space="0" w:color="auto"/>
        <w:left w:val="none" w:sz="0" w:space="0" w:color="auto"/>
        <w:bottom w:val="none" w:sz="0" w:space="0" w:color="auto"/>
        <w:right w:val="none" w:sz="0" w:space="0" w:color="auto"/>
      </w:divBdr>
    </w:div>
    <w:div w:id="346372963">
      <w:bodyDiv w:val="1"/>
      <w:marLeft w:val="0"/>
      <w:marRight w:val="0"/>
      <w:marTop w:val="0"/>
      <w:marBottom w:val="0"/>
      <w:divBdr>
        <w:top w:val="none" w:sz="0" w:space="0" w:color="auto"/>
        <w:left w:val="none" w:sz="0" w:space="0" w:color="auto"/>
        <w:bottom w:val="none" w:sz="0" w:space="0" w:color="auto"/>
        <w:right w:val="none" w:sz="0" w:space="0" w:color="auto"/>
      </w:divBdr>
    </w:div>
    <w:div w:id="346906824">
      <w:bodyDiv w:val="1"/>
      <w:marLeft w:val="0"/>
      <w:marRight w:val="0"/>
      <w:marTop w:val="0"/>
      <w:marBottom w:val="0"/>
      <w:divBdr>
        <w:top w:val="none" w:sz="0" w:space="0" w:color="auto"/>
        <w:left w:val="none" w:sz="0" w:space="0" w:color="auto"/>
        <w:bottom w:val="none" w:sz="0" w:space="0" w:color="auto"/>
        <w:right w:val="none" w:sz="0" w:space="0" w:color="auto"/>
      </w:divBdr>
    </w:div>
    <w:div w:id="346952486">
      <w:bodyDiv w:val="1"/>
      <w:marLeft w:val="0"/>
      <w:marRight w:val="0"/>
      <w:marTop w:val="0"/>
      <w:marBottom w:val="0"/>
      <w:divBdr>
        <w:top w:val="none" w:sz="0" w:space="0" w:color="auto"/>
        <w:left w:val="none" w:sz="0" w:space="0" w:color="auto"/>
        <w:bottom w:val="none" w:sz="0" w:space="0" w:color="auto"/>
        <w:right w:val="none" w:sz="0" w:space="0" w:color="auto"/>
      </w:divBdr>
    </w:div>
    <w:div w:id="347099399">
      <w:bodyDiv w:val="1"/>
      <w:marLeft w:val="0"/>
      <w:marRight w:val="0"/>
      <w:marTop w:val="0"/>
      <w:marBottom w:val="0"/>
      <w:divBdr>
        <w:top w:val="none" w:sz="0" w:space="0" w:color="auto"/>
        <w:left w:val="none" w:sz="0" w:space="0" w:color="auto"/>
        <w:bottom w:val="none" w:sz="0" w:space="0" w:color="auto"/>
        <w:right w:val="none" w:sz="0" w:space="0" w:color="auto"/>
      </w:divBdr>
    </w:div>
    <w:div w:id="347296204">
      <w:bodyDiv w:val="1"/>
      <w:marLeft w:val="0"/>
      <w:marRight w:val="0"/>
      <w:marTop w:val="0"/>
      <w:marBottom w:val="0"/>
      <w:divBdr>
        <w:top w:val="none" w:sz="0" w:space="0" w:color="auto"/>
        <w:left w:val="none" w:sz="0" w:space="0" w:color="auto"/>
        <w:bottom w:val="none" w:sz="0" w:space="0" w:color="auto"/>
        <w:right w:val="none" w:sz="0" w:space="0" w:color="auto"/>
      </w:divBdr>
    </w:div>
    <w:div w:id="347566203">
      <w:bodyDiv w:val="1"/>
      <w:marLeft w:val="0"/>
      <w:marRight w:val="0"/>
      <w:marTop w:val="0"/>
      <w:marBottom w:val="0"/>
      <w:divBdr>
        <w:top w:val="none" w:sz="0" w:space="0" w:color="auto"/>
        <w:left w:val="none" w:sz="0" w:space="0" w:color="auto"/>
        <w:bottom w:val="none" w:sz="0" w:space="0" w:color="auto"/>
        <w:right w:val="none" w:sz="0" w:space="0" w:color="auto"/>
      </w:divBdr>
    </w:div>
    <w:div w:id="347752552">
      <w:bodyDiv w:val="1"/>
      <w:marLeft w:val="0"/>
      <w:marRight w:val="0"/>
      <w:marTop w:val="0"/>
      <w:marBottom w:val="0"/>
      <w:divBdr>
        <w:top w:val="none" w:sz="0" w:space="0" w:color="auto"/>
        <w:left w:val="none" w:sz="0" w:space="0" w:color="auto"/>
        <w:bottom w:val="none" w:sz="0" w:space="0" w:color="auto"/>
        <w:right w:val="none" w:sz="0" w:space="0" w:color="auto"/>
      </w:divBdr>
    </w:div>
    <w:div w:id="347828506">
      <w:bodyDiv w:val="1"/>
      <w:marLeft w:val="0"/>
      <w:marRight w:val="0"/>
      <w:marTop w:val="0"/>
      <w:marBottom w:val="0"/>
      <w:divBdr>
        <w:top w:val="none" w:sz="0" w:space="0" w:color="auto"/>
        <w:left w:val="none" w:sz="0" w:space="0" w:color="auto"/>
        <w:bottom w:val="none" w:sz="0" w:space="0" w:color="auto"/>
        <w:right w:val="none" w:sz="0" w:space="0" w:color="auto"/>
      </w:divBdr>
    </w:div>
    <w:div w:id="347870901">
      <w:bodyDiv w:val="1"/>
      <w:marLeft w:val="0"/>
      <w:marRight w:val="0"/>
      <w:marTop w:val="0"/>
      <w:marBottom w:val="0"/>
      <w:divBdr>
        <w:top w:val="none" w:sz="0" w:space="0" w:color="auto"/>
        <w:left w:val="none" w:sz="0" w:space="0" w:color="auto"/>
        <w:bottom w:val="none" w:sz="0" w:space="0" w:color="auto"/>
        <w:right w:val="none" w:sz="0" w:space="0" w:color="auto"/>
      </w:divBdr>
    </w:div>
    <w:div w:id="348023703">
      <w:bodyDiv w:val="1"/>
      <w:marLeft w:val="0"/>
      <w:marRight w:val="0"/>
      <w:marTop w:val="0"/>
      <w:marBottom w:val="0"/>
      <w:divBdr>
        <w:top w:val="none" w:sz="0" w:space="0" w:color="auto"/>
        <w:left w:val="none" w:sz="0" w:space="0" w:color="auto"/>
        <w:bottom w:val="none" w:sz="0" w:space="0" w:color="auto"/>
        <w:right w:val="none" w:sz="0" w:space="0" w:color="auto"/>
      </w:divBdr>
    </w:div>
    <w:div w:id="348066574">
      <w:bodyDiv w:val="1"/>
      <w:marLeft w:val="0"/>
      <w:marRight w:val="0"/>
      <w:marTop w:val="0"/>
      <w:marBottom w:val="0"/>
      <w:divBdr>
        <w:top w:val="none" w:sz="0" w:space="0" w:color="auto"/>
        <w:left w:val="none" w:sz="0" w:space="0" w:color="auto"/>
        <w:bottom w:val="none" w:sz="0" w:space="0" w:color="auto"/>
        <w:right w:val="none" w:sz="0" w:space="0" w:color="auto"/>
      </w:divBdr>
    </w:div>
    <w:div w:id="348334203">
      <w:bodyDiv w:val="1"/>
      <w:marLeft w:val="0"/>
      <w:marRight w:val="0"/>
      <w:marTop w:val="0"/>
      <w:marBottom w:val="0"/>
      <w:divBdr>
        <w:top w:val="none" w:sz="0" w:space="0" w:color="auto"/>
        <w:left w:val="none" w:sz="0" w:space="0" w:color="auto"/>
        <w:bottom w:val="none" w:sz="0" w:space="0" w:color="auto"/>
        <w:right w:val="none" w:sz="0" w:space="0" w:color="auto"/>
      </w:divBdr>
    </w:div>
    <w:div w:id="348409441">
      <w:bodyDiv w:val="1"/>
      <w:marLeft w:val="0"/>
      <w:marRight w:val="0"/>
      <w:marTop w:val="0"/>
      <w:marBottom w:val="0"/>
      <w:divBdr>
        <w:top w:val="none" w:sz="0" w:space="0" w:color="auto"/>
        <w:left w:val="none" w:sz="0" w:space="0" w:color="auto"/>
        <w:bottom w:val="none" w:sz="0" w:space="0" w:color="auto"/>
        <w:right w:val="none" w:sz="0" w:space="0" w:color="auto"/>
      </w:divBdr>
    </w:div>
    <w:div w:id="348525790">
      <w:bodyDiv w:val="1"/>
      <w:marLeft w:val="0"/>
      <w:marRight w:val="0"/>
      <w:marTop w:val="0"/>
      <w:marBottom w:val="0"/>
      <w:divBdr>
        <w:top w:val="none" w:sz="0" w:space="0" w:color="auto"/>
        <w:left w:val="none" w:sz="0" w:space="0" w:color="auto"/>
        <w:bottom w:val="none" w:sz="0" w:space="0" w:color="auto"/>
        <w:right w:val="none" w:sz="0" w:space="0" w:color="auto"/>
      </w:divBdr>
    </w:div>
    <w:div w:id="348871911">
      <w:bodyDiv w:val="1"/>
      <w:marLeft w:val="0"/>
      <w:marRight w:val="0"/>
      <w:marTop w:val="0"/>
      <w:marBottom w:val="0"/>
      <w:divBdr>
        <w:top w:val="none" w:sz="0" w:space="0" w:color="auto"/>
        <w:left w:val="none" w:sz="0" w:space="0" w:color="auto"/>
        <w:bottom w:val="none" w:sz="0" w:space="0" w:color="auto"/>
        <w:right w:val="none" w:sz="0" w:space="0" w:color="auto"/>
      </w:divBdr>
    </w:div>
    <w:div w:id="349307086">
      <w:bodyDiv w:val="1"/>
      <w:marLeft w:val="0"/>
      <w:marRight w:val="0"/>
      <w:marTop w:val="0"/>
      <w:marBottom w:val="0"/>
      <w:divBdr>
        <w:top w:val="none" w:sz="0" w:space="0" w:color="auto"/>
        <w:left w:val="none" w:sz="0" w:space="0" w:color="auto"/>
        <w:bottom w:val="none" w:sz="0" w:space="0" w:color="auto"/>
        <w:right w:val="none" w:sz="0" w:space="0" w:color="auto"/>
      </w:divBdr>
    </w:div>
    <w:div w:id="349527298">
      <w:bodyDiv w:val="1"/>
      <w:marLeft w:val="0"/>
      <w:marRight w:val="0"/>
      <w:marTop w:val="0"/>
      <w:marBottom w:val="0"/>
      <w:divBdr>
        <w:top w:val="none" w:sz="0" w:space="0" w:color="auto"/>
        <w:left w:val="none" w:sz="0" w:space="0" w:color="auto"/>
        <w:bottom w:val="none" w:sz="0" w:space="0" w:color="auto"/>
        <w:right w:val="none" w:sz="0" w:space="0" w:color="auto"/>
      </w:divBdr>
    </w:div>
    <w:div w:id="349531997">
      <w:bodyDiv w:val="1"/>
      <w:marLeft w:val="0"/>
      <w:marRight w:val="0"/>
      <w:marTop w:val="0"/>
      <w:marBottom w:val="0"/>
      <w:divBdr>
        <w:top w:val="none" w:sz="0" w:space="0" w:color="auto"/>
        <w:left w:val="none" w:sz="0" w:space="0" w:color="auto"/>
        <w:bottom w:val="none" w:sz="0" w:space="0" w:color="auto"/>
        <w:right w:val="none" w:sz="0" w:space="0" w:color="auto"/>
      </w:divBdr>
    </w:div>
    <w:div w:id="350107717">
      <w:bodyDiv w:val="1"/>
      <w:marLeft w:val="0"/>
      <w:marRight w:val="0"/>
      <w:marTop w:val="0"/>
      <w:marBottom w:val="0"/>
      <w:divBdr>
        <w:top w:val="none" w:sz="0" w:space="0" w:color="auto"/>
        <w:left w:val="none" w:sz="0" w:space="0" w:color="auto"/>
        <w:bottom w:val="none" w:sz="0" w:space="0" w:color="auto"/>
        <w:right w:val="none" w:sz="0" w:space="0" w:color="auto"/>
      </w:divBdr>
    </w:div>
    <w:div w:id="350109934">
      <w:bodyDiv w:val="1"/>
      <w:marLeft w:val="0"/>
      <w:marRight w:val="0"/>
      <w:marTop w:val="0"/>
      <w:marBottom w:val="0"/>
      <w:divBdr>
        <w:top w:val="none" w:sz="0" w:space="0" w:color="auto"/>
        <w:left w:val="none" w:sz="0" w:space="0" w:color="auto"/>
        <w:bottom w:val="none" w:sz="0" w:space="0" w:color="auto"/>
        <w:right w:val="none" w:sz="0" w:space="0" w:color="auto"/>
      </w:divBdr>
    </w:div>
    <w:div w:id="350113092">
      <w:bodyDiv w:val="1"/>
      <w:marLeft w:val="0"/>
      <w:marRight w:val="0"/>
      <w:marTop w:val="0"/>
      <w:marBottom w:val="0"/>
      <w:divBdr>
        <w:top w:val="none" w:sz="0" w:space="0" w:color="auto"/>
        <w:left w:val="none" w:sz="0" w:space="0" w:color="auto"/>
        <w:bottom w:val="none" w:sz="0" w:space="0" w:color="auto"/>
        <w:right w:val="none" w:sz="0" w:space="0" w:color="auto"/>
      </w:divBdr>
    </w:div>
    <w:div w:id="350227656">
      <w:bodyDiv w:val="1"/>
      <w:marLeft w:val="0"/>
      <w:marRight w:val="0"/>
      <w:marTop w:val="0"/>
      <w:marBottom w:val="0"/>
      <w:divBdr>
        <w:top w:val="none" w:sz="0" w:space="0" w:color="auto"/>
        <w:left w:val="none" w:sz="0" w:space="0" w:color="auto"/>
        <w:bottom w:val="none" w:sz="0" w:space="0" w:color="auto"/>
        <w:right w:val="none" w:sz="0" w:space="0" w:color="auto"/>
      </w:divBdr>
    </w:div>
    <w:div w:id="350298002">
      <w:bodyDiv w:val="1"/>
      <w:marLeft w:val="0"/>
      <w:marRight w:val="0"/>
      <w:marTop w:val="0"/>
      <w:marBottom w:val="0"/>
      <w:divBdr>
        <w:top w:val="none" w:sz="0" w:space="0" w:color="auto"/>
        <w:left w:val="none" w:sz="0" w:space="0" w:color="auto"/>
        <w:bottom w:val="none" w:sz="0" w:space="0" w:color="auto"/>
        <w:right w:val="none" w:sz="0" w:space="0" w:color="auto"/>
      </w:divBdr>
    </w:div>
    <w:div w:id="350302747">
      <w:bodyDiv w:val="1"/>
      <w:marLeft w:val="0"/>
      <w:marRight w:val="0"/>
      <w:marTop w:val="0"/>
      <w:marBottom w:val="0"/>
      <w:divBdr>
        <w:top w:val="none" w:sz="0" w:space="0" w:color="auto"/>
        <w:left w:val="none" w:sz="0" w:space="0" w:color="auto"/>
        <w:bottom w:val="none" w:sz="0" w:space="0" w:color="auto"/>
        <w:right w:val="none" w:sz="0" w:space="0" w:color="auto"/>
      </w:divBdr>
    </w:div>
    <w:div w:id="350422508">
      <w:bodyDiv w:val="1"/>
      <w:marLeft w:val="0"/>
      <w:marRight w:val="0"/>
      <w:marTop w:val="0"/>
      <w:marBottom w:val="0"/>
      <w:divBdr>
        <w:top w:val="none" w:sz="0" w:space="0" w:color="auto"/>
        <w:left w:val="none" w:sz="0" w:space="0" w:color="auto"/>
        <w:bottom w:val="none" w:sz="0" w:space="0" w:color="auto"/>
        <w:right w:val="none" w:sz="0" w:space="0" w:color="auto"/>
      </w:divBdr>
    </w:div>
    <w:div w:id="350499383">
      <w:bodyDiv w:val="1"/>
      <w:marLeft w:val="0"/>
      <w:marRight w:val="0"/>
      <w:marTop w:val="0"/>
      <w:marBottom w:val="0"/>
      <w:divBdr>
        <w:top w:val="none" w:sz="0" w:space="0" w:color="auto"/>
        <w:left w:val="none" w:sz="0" w:space="0" w:color="auto"/>
        <w:bottom w:val="none" w:sz="0" w:space="0" w:color="auto"/>
        <w:right w:val="none" w:sz="0" w:space="0" w:color="auto"/>
      </w:divBdr>
    </w:div>
    <w:div w:id="350643767">
      <w:bodyDiv w:val="1"/>
      <w:marLeft w:val="0"/>
      <w:marRight w:val="0"/>
      <w:marTop w:val="0"/>
      <w:marBottom w:val="0"/>
      <w:divBdr>
        <w:top w:val="none" w:sz="0" w:space="0" w:color="auto"/>
        <w:left w:val="none" w:sz="0" w:space="0" w:color="auto"/>
        <w:bottom w:val="none" w:sz="0" w:space="0" w:color="auto"/>
        <w:right w:val="none" w:sz="0" w:space="0" w:color="auto"/>
      </w:divBdr>
    </w:div>
    <w:div w:id="350650070">
      <w:bodyDiv w:val="1"/>
      <w:marLeft w:val="0"/>
      <w:marRight w:val="0"/>
      <w:marTop w:val="0"/>
      <w:marBottom w:val="0"/>
      <w:divBdr>
        <w:top w:val="none" w:sz="0" w:space="0" w:color="auto"/>
        <w:left w:val="none" w:sz="0" w:space="0" w:color="auto"/>
        <w:bottom w:val="none" w:sz="0" w:space="0" w:color="auto"/>
        <w:right w:val="none" w:sz="0" w:space="0" w:color="auto"/>
      </w:divBdr>
    </w:div>
    <w:div w:id="350882143">
      <w:bodyDiv w:val="1"/>
      <w:marLeft w:val="0"/>
      <w:marRight w:val="0"/>
      <w:marTop w:val="0"/>
      <w:marBottom w:val="0"/>
      <w:divBdr>
        <w:top w:val="none" w:sz="0" w:space="0" w:color="auto"/>
        <w:left w:val="none" w:sz="0" w:space="0" w:color="auto"/>
        <w:bottom w:val="none" w:sz="0" w:space="0" w:color="auto"/>
        <w:right w:val="none" w:sz="0" w:space="0" w:color="auto"/>
      </w:divBdr>
    </w:div>
    <w:div w:id="350886344">
      <w:bodyDiv w:val="1"/>
      <w:marLeft w:val="0"/>
      <w:marRight w:val="0"/>
      <w:marTop w:val="0"/>
      <w:marBottom w:val="0"/>
      <w:divBdr>
        <w:top w:val="none" w:sz="0" w:space="0" w:color="auto"/>
        <w:left w:val="none" w:sz="0" w:space="0" w:color="auto"/>
        <w:bottom w:val="none" w:sz="0" w:space="0" w:color="auto"/>
        <w:right w:val="none" w:sz="0" w:space="0" w:color="auto"/>
      </w:divBdr>
    </w:div>
    <w:div w:id="350952998">
      <w:bodyDiv w:val="1"/>
      <w:marLeft w:val="0"/>
      <w:marRight w:val="0"/>
      <w:marTop w:val="0"/>
      <w:marBottom w:val="0"/>
      <w:divBdr>
        <w:top w:val="none" w:sz="0" w:space="0" w:color="auto"/>
        <w:left w:val="none" w:sz="0" w:space="0" w:color="auto"/>
        <w:bottom w:val="none" w:sz="0" w:space="0" w:color="auto"/>
        <w:right w:val="none" w:sz="0" w:space="0" w:color="auto"/>
      </w:divBdr>
    </w:div>
    <w:div w:id="351076496">
      <w:bodyDiv w:val="1"/>
      <w:marLeft w:val="0"/>
      <w:marRight w:val="0"/>
      <w:marTop w:val="0"/>
      <w:marBottom w:val="0"/>
      <w:divBdr>
        <w:top w:val="none" w:sz="0" w:space="0" w:color="auto"/>
        <w:left w:val="none" w:sz="0" w:space="0" w:color="auto"/>
        <w:bottom w:val="none" w:sz="0" w:space="0" w:color="auto"/>
        <w:right w:val="none" w:sz="0" w:space="0" w:color="auto"/>
      </w:divBdr>
    </w:div>
    <w:div w:id="351149735">
      <w:bodyDiv w:val="1"/>
      <w:marLeft w:val="0"/>
      <w:marRight w:val="0"/>
      <w:marTop w:val="0"/>
      <w:marBottom w:val="0"/>
      <w:divBdr>
        <w:top w:val="none" w:sz="0" w:space="0" w:color="auto"/>
        <w:left w:val="none" w:sz="0" w:space="0" w:color="auto"/>
        <w:bottom w:val="none" w:sz="0" w:space="0" w:color="auto"/>
        <w:right w:val="none" w:sz="0" w:space="0" w:color="auto"/>
      </w:divBdr>
    </w:div>
    <w:div w:id="351496293">
      <w:bodyDiv w:val="1"/>
      <w:marLeft w:val="0"/>
      <w:marRight w:val="0"/>
      <w:marTop w:val="0"/>
      <w:marBottom w:val="0"/>
      <w:divBdr>
        <w:top w:val="none" w:sz="0" w:space="0" w:color="auto"/>
        <w:left w:val="none" w:sz="0" w:space="0" w:color="auto"/>
        <w:bottom w:val="none" w:sz="0" w:space="0" w:color="auto"/>
        <w:right w:val="none" w:sz="0" w:space="0" w:color="auto"/>
      </w:divBdr>
    </w:div>
    <w:div w:id="351498350">
      <w:bodyDiv w:val="1"/>
      <w:marLeft w:val="0"/>
      <w:marRight w:val="0"/>
      <w:marTop w:val="0"/>
      <w:marBottom w:val="0"/>
      <w:divBdr>
        <w:top w:val="none" w:sz="0" w:space="0" w:color="auto"/>
        <w:left w:val="none" w:sz="0" w:space="0" w:color="auto"/>
        <w:bottom w:val="none" w:sz="0" w:space="0" w:color="auto"/>
        <w:right w:val="none" w:sz="0" w:space="0" w:color="auto"/>
      </w:divBdr>
    </w:div>
    <w:div w:id="351690074">
      <w:bodyDiv w:val="1"/>
      <w:marLeft w:val="0"/>
      <w:marRight w:val="0"/>
      <w:marTop w:val="0"/>
      <w:marBottom w:val="0"/>
      <w:divBdr>
        <w:top w:val="none" w:sz="0" w:space="0" w:color="auto"/>
        <w:left w:val="none" w:sz="0" w:space="0" w:color="auto"/>
        <w:bottom w:val="none" w:sz="0" w:space="0" w:color="auto"/>
        <w:right w:val="none" w:sz="0" w:space="0" w:color="auto"/>
      </w:divBdr>
    </w:div>
    <w:div w:id="351763234">
      <w:bodyDiv w:val="1"/>
      <w:marLeft w:val="0"/>
      <w:marRight w:val="0"/>
      <w:marTop w:val="0"/>
      <w:marBottom w:val="0"/>
      <w:divBdr>
        <w:top w:val="none" w:sz="0" w:space="0" w:color="auto"/>
        <w:left w:val="none" w:sz="0" w:space="0" w:color="auto"/>
        <w:bottom w:val="none" w:sz="0" w:space="0" w:color="auto"/>
        <w:right w:val="none" w:sz="0" w:space="0" w:color="auto"/>
      </w:divBdr>
    </w:div>
    <w:div w:id="351877252">
      <w:bodyDiv w:val="1"/>
      <w:marLeft w:val="0"/>
      <w:marRight w:val="0"/>
      <w:marTop w:val="0"/>
      <w:marBottom w:val="0"/>
      <w:divBdr>
        <w:top w:val="none" w:sz="0" w:space="0" w:color="auto"/>
        <w:left w:val="none" w:sz="0" w:space="0" w:color="auto"/>
        <w:bottom w:val="none" w:sz="0" w:space="0" w:color="auto"/>
        <w:right w:val="none" w:sz="0" w:space="0" w:color="auto"/>
      </w:divBdr>
    </w:div>
    <w:div w:id="352002441">
      <w:bodyDiv w:val="1"/>
      <w:marLeft w:val="0"/>
      <w:marRight w:val="0"/>
      <w:marTop w:val="0"/>
      <w:marBottom w:val="0"/>
      <w:divBdr>
        <w:top w:val="none" w:sz="0" w:space="0" w:color="auto"/>
        <w:left w:val="none" w:sz="0" w:space="0" w:color="auto"/>
        <w:bottom w:val="none" w:sz="0" w:space="0" w:color="auto"/>
        <w:right w:val="none" w:sz="0" w:space="0" w:color="auto"/>
      </w:divBdr>
    </w:div>
    <w:div w:id="352147720">
      <w:bodyDiv w:val="1"/>
      <w:marLeft w:val="0"/>
      <w:marRight w:val="0"/>
      <w:marTop w:val="0"/>
      <w:marBottom w:val="0"/>
      <w:divBdr>
        <w:top w:val="none" w:sz="0" w:space="0" w:color="auto"/>
        <w:left w:val="none" w:sz="0" w:space="0" w:color="auto"/>
        <w:bottom w:val="none" w:sz="0" w:space="0" w:color="auto"/>
        <w:right w:val="none" w:sz="0" w:space="0" w:color="auto"/>
      </w:divBdr>
    </w:div>
    <w:div w:id="352341494">
      <w:bodyDiv w:val="1"/>
      <w:marLeft w:val="0"/>
      <w:marRight w:val="0"/>
      <w:marTop w:val="0"/>
      <w:marBottom w:val="0"/>
      <w:divBdr>
        <w:top w:val="none" w:sz="0" w:space="0" w:color="auto"/>
        <w:left w:val="none" w:sz="0" w:space="0" w:color="auto"/>
        <w:bottom w:val="none" w:sz="0" w:space="0" w:color="auto"/>
        <w:right w:val="none" w:sz="0" w:space="0" w:color="auto"/>
      </w:divBdr>
    </w:div>
    <w:div w:id="352921956">
      <w:bodyDiv w:val="1"/>
      <w:marLeft w:val="0"/>
      <w:marRight w:val="0"/>
      <w:marTop w:val="0"/>
      <w:marBottom w:val="0"/>
      <w:divBdr>
        <w:top w:val="none" w:sz="0" w:space="0" w:color="auto"/>
        <w:left w:val="none" w:sz="0" w:space="0" w:color="auto"/>
        <w:bottom w:val="none" w:sz="0" w:space="0" w:color="auto"/>
        <w:right w:val="none" w:sz="0" w:space="0" w:color="auto"/>
      </w:divBdr>
    </w:div>
    <w:div w:id="353002716">
      <w:bodyDiv w:val="1"/>
      <w:marLeft w:val="0"/>
      <w:marRight w:val="0"/>
      <w:marTop w:val="0"/>
      <w:marBottom w:val="0"/>
      <w:divBdr>
        <w:top w:val="none" w:sz="0" w:space="0" w:color="auto"/>
        <w:left w:val="none" w:sz="0" w:space="0" w:color="auto"/>
        <w:bottom w:val="none" w:sz="0" w:space="0" w:color="auto"/>
        <w:right w:val="none" w:sz="0" w:space="0" w:color="auto"/>
      </w:divBdr>
    </w:div>
    <w:div w:id="353074123">
      <w:bodyDiv w:val="1"/>
      <w:marLeft w:val="0"/>
      <w:marRight w:val="0"/>
      <w:marTop w:val="0"/>
      <w:marBottom w:val="0"/>
      <w:divBdr>
        <w:top w:val="none" w:sz="0" w:space="0" w:color="auto"/>
        <w:left w:val="none" w:sz="0" w:space="0" w:color="auto"/>
        <w:bottom w:val="none" w:sz="0" w:space="0" w:color="auto"/>
        <w:right w:val="none" w:sz="0" w:space="0" w:color="auto"/>
      </w:divBdr>
    </w:div>
    <w:div w:id="353120663">
      <w:bodyDiv w:val="1"/>
      <w:marLeft w:val="0"/>
      <w:marRight w:val="0"/>
      <w:marTop w:val="0"/>
      <w:marBottom w:val="0"/>
      <w:divBdr>
        <w:top w:val="none" w:sz="0" w:space="0" w:color="auto"/>
        <w:left w:val="none" w:sz="0" w:space="0" w:color="auto"/>
        <w:bottom w:val="none" w:sz="0" w:space="0" w:color="auto"/>
        <w:right w:val="none" w:sz="0" w:space="0" w:color="auto"/>
      </w:divBdr>
    </w:div>
    <w:div w:id="353271658">
      <w:bodyDiv w:val="1"/>
      <w:marLeft w:val="0"/>
      <w:marRight w:val="0"/>
      <w:marTop w:val="0"/>
      <w:marBottom w:val="0"/>
      <w:divBdr>
        <w:top w:val="none" w:sz="0" w:space="0" w:color="auto"/>
        <w:left w:val="none" w:sz="0" w:space="0" w:color="auto"/>
        <w:bottom w:val="none" w:sz="0" w:space="0" w:color="auto"/>
        <w:right w:val="none" w:sz="0" w:space="0" w:color="auto"/>
      </w:divBdr>
    </w:div>
    <w:div w:id="353380559">
      <w:bodyDiv w:val="1"/>
      <w:marLeft w:val="0"/>
      <w:marRight w:val="0"/>
      <w:marTop w:val="0"/>
      <w:marBottom w:val="0"/>
      <w:divBdr>
        <w:top w:val="none" w:sz="0" w:space="0" w:color="auto"/>
        <w:left w:val="none" w:sz="0" w:space="0" w:color="auto"/>
        <w:bottom w:val="none" w:sz="0" w:space="0" w:color="auto"/>
        <w:right w:val="none" w:sz="0" w:space="0" w:color="auto"/>
      </w:divBdr>
    </w:div>
    <w:div w:id="353384465">
      <w:bodyDiv w:val="1"/>
      <w:marLeft w:val="0"/>
      <w:marRight w:val="0"/>
      <w:marTop w:val="0"/>
      <w:marBottom w:val="0"/>
      <w:divBdr>
        <w:top w:val="none" w:sz="0" w:space="0" w:color="auto"/>
        <w:left w:val="none" w:sz="0" w:space="0" w:color="auto"/>
        <w:bottom w:val="none" w:sz="0" w:space="0" w:color="auto"/>
        <w:right w:val="none" w:sz="0" w:space="0" w:color="auto"/>
      </w:divBdr>
    </w:div>
    <w:div w:id="353502263">
      <w:bodyDiv w:val="1"/>
      <w:marLeft w:val="0"/>
      <w:marRight w:val="0"/>
      <w:marTop w:val="0"/>
      <w:marBottom w:val="0"/>
      <w:divBdr>
        <w:top w:val="none" w:sz="0" w:space="0" w:color="auto"/>
        <w:left w:val="none" w:sz="0" w:space="0" w:color="auto"/>
        <w:bottom w:val="none" w:sz="0" w:space="0" w:color="auto"/>
        <w:right w:val="none" w:sz="0" w:space="0" w:color="auto"/>
      </w:divBdr>
    </w:div>
    <w:div w:id="353921266">
      <w:bodyDiv w:val="1"/>
      <w:marLeft w:val="0"/>
      <w:marRight w:val="0"/>
      <w:marTop w:val="0"/>
      <w:marBottom w:val="0"/>
      <w:divBdr>
        <w:top w:val="none" w:sz="0" w:space="0" w:color="auto"/>
        <w:left w:val="none" w:sz="0" w:space="0" w:color="auto"/>
        <w:bottom w:val="none" w:sz="0" w:space="0" w:color="auto"/>
        <w:right w:val="none" w:sz="0" w:space="0" w:color="auto"/>
      </w:divBdr>
    </w:div>
    <w:div w:id="354119542">
      <w:bodyDiv w:val="1"/>
      <w:marLeft w:val="0"/>
      <w:marRight w:val="0"/>
      <w:marTop w:val="0"/>
      <w:marBottom w:val="0"/>
      <w:divBdr>
        <w:top w:val="none" w:sz="0" w:space="0" w:color="auto"/>
        <w:left w:val="none" w:sz="0" w:space="0" w:color="auto"/>
        <w:bottom w:val="none" w:sz="0" w:space="0" w:color="auto"/>
        <w:right w:val="none" w:sz="0" w:space="0" w:color="auto"/>
      </w:divBdr>
    </w:div>
    <w:div w:id="354308526">
      <w:bodyDiv w:val="1"/>
      <w:marLeft w:val="0"/>
      <w:marRight w:val="0"/>
      <w:marTop w:val="0"/>
      <w:marBottom w:val="0"/>
      <w:divBdr>
        <w:top w:val="none" w:sz="0" w:space="0" w:color="auto"/>
        <w:left w:val="none" w:sz="0" w:space="0" w:color="auto"/>
        <w:bottom w:val="none" w:sz="0" w:space="0" w:color="auto"/>
        <w:right w:val="none" w:sz="0" w:space="0" w:color="auto"/>
      </w:divBdr>
    </w:div>
    <w:div w:id="354312794">
      <w:bodyDiv w:val="1"/>
      <w:marLeft w:val="0"/>
      <w:marRight w:val="0"/>
      <w:marTop w:val="0"/>
      <w:marBottom w:val="0"/>
      <w:divBdr>
        <w:top w:val="none" w:sz="0" w:space="0" w:color="auto"/>
        <w:left w:val="none" w:sz="0" w:space="0" w:color="auto"/>
        <w:bottom w:val="none" w:sz="0" w:space="0" w:color="auto"/>
        <w:right w:val="none" w:sz="0" w:space="0" w:color="auto"/>
      </w:divBdr>
    </w:div>
    <w:div w:id="354353761">
      <w:bodyDiv w:val="1"/>
      <w:marLeft w:val="0"/>
      <w:marRight w:val="0"/>
      <w:marTop w:val="0"/>
      <w:marBottom w:val="0"/>
      <w:divBdr>
        <w:top w:val="none" w:sz="0" w:space="0" w:color="auto"/>
        <w:left w:val="none" w:sz="0" w:space="0" w:color="auto"/>
        <w:bottom w:val="none" w:sz="0" w:space="0" w:color="auto"/>
        <w:right w:val="none" w:sz="0" w:space="0" w:color="auto"/>
      </w:divBdr>
    </w:div>
    <w:div w:id="354624459">
      <w:bodyDiv w:val="1"/>
      <w:marLeft w:val="0"/>
      <w:marRight w:val="0"/>
      <w:marTop w:val="0"/>
      <w:marBottom w:val="0"/>
      <w:divBdr>
        <w:top w:val="none" w:sz="0" w:space="0" w:color="auto"/>
        <w:left w:val="none" w:sz="0" w:space="0" w:color="auto"/>
        <w:bottom w:val="none" w:sz="0" w:space="0" w:color="auto"/>
        <w:right w:val="none" w:sz="0" w:space="0" w:color="auto"/>
      </w:divBdr>
    </w:div>
    <w:div w:id="354695936">
      <w:bodyDiv w:val="1"/>
      <w:marLeft w:val="0"/>
      <w:marRight w:val="0"/>
      <w:marTop w:val="0"/>
      <w:marBottom w:val="0"/>
      <w:divBdr>
        <w:top w:val="none" w:sz="0" w:space="0" w:color="auto"/>
        <w:left w:val="none" w:sz="0" w:space="0" w:color="auto"/>
        <w:bottom w:val="none" w:sz="0" w:space="0" w:color="auto"/>
        <w:right w:val="none" w:sz="0" w:space="0" w:color="auto"/>
      </w:divBdr>
    </w:div>
    <w:div w:id="354884557">
      <w:bodyDiv w:val="1"/>
      <w:marLeft w:val="0"/>
      <w:marRight w:val="0"/>
      <w:marTop w:val="0"/>
      <w:marBottom w:val="0"/>
      <w:divBdr>
        <w:top w:val="none" w:sz="0" w:space="0" w:color="auto"/>
        <w:left w:val="none" w:sz="0" w:space="0" w:color="auto"/>
        <w:bottom w:val="none" w:sz="0" w:space="0" w:color="auto"/>
        <w:right w:val="none" w:sz="0" w:space="0" w:color="auto"/>
      </w:divBdr>
    </w:div>
    <w:div w:id="354891148">
      <w:bodyDiv w:val="1"/>
      <w:marLeft w:val="0"/>
      <w:marRight w:val="0"/>
      <w:marTop w:val="0"/>
      <w:marBottom w:val="0"/>
      <w:divBdr>
        <w:top w:val="none" w:sz="0" w:space="0" w:color="auto"/>
        <w:left w:val="none" w:sz="0" w:space="0" w:color="auto"/>
        <w:bottom w:val="none" w:sz="0" w:space="0" w:color="auto"/>
        <w:right w:val="none" w:sz="0" w:space="0" w:color="auto"/>
      </w:divBdr>
    </w:div>
    <w:div w:id="355161216">
      <w:bodyDiv w:val="1"/>
      <w:marLeft w:val="0"/>
      <w:marRight w:val="0"/>
      <w:marTop w:val="0"/>
      <w:marBottom w:val="0"/>
      <w:divBdr>
        <w:top w:val="none" w:sz="0" w:space="0" w:color="auto"/>
        <w:left w:val="none" w:sz="0" w:space="0" w:color="auto"/>
        <w:bottom w:val="none" w:sz="0" w:space="0" w:color="auto"/>
        <w:right w:val="none" w:sz="0" w:space="0" w:color="auto"/>
      </w:divBdr>
    </w:div>
    <w:div w:id="355614910">
      <w:bodyDiv w:val="1"/>
      <w:marLeft w:val="0"/>
      <w:marRight w:val="0"/>
      <w:marTop w:val="0"/>
      <w:marBottom w:val="0"/>
      <w:divBdr>
        <w:top w:val="none" w:sz="0" w:space="0" w:color="auto"/>
        <w:left w:val="none" w:sz="0" w:space="0" w:color="auto"/>
        <w:bottom w:val="none" w:sz="0" w:space="0" w:color="auto"/>
        <w:right w:val="none" w:sz="0" w:space="0" w:color="auto"/>
      </w:divBdr>
    </w:div>
    <w:div w:id="355886855">
      <w:bodyDiv w:val="1"/>
      <w:marLeft w:val="0"/>
      <w:marRight w:val="0"/>
      <w:marTop w:val="0"/>
      <w:marBottom w:val="0"/>
      <w:divBdr>
        <w:top w:val="none" w:sz="0" w:space="0" w:color="auto"/>
        <w:left w:val="none" w:sz="0" w:space="0" w:color="auto"/>
        <w:bottom w:val="none" w:sz="0" w:space="0" w:color="auto"/>
        <w:right w:val="none" w:sz="0" w:space="0" w:color="auto"/>
      </w:divBdr>
    </w:div>
    <w:div w:id="356004036">
      <w:bodyDiv w:val="1"/>
      <w:marLeft w:val="0"/>
      <w:marRight w:val="0"/>
      <w:marTop w:val="0"/>
      <w:marBottom w:val="0"/>
      <w:divBdr>
        <w:top w:val="none" w:sz="0" w:space="0" w:color="auto"/>
        <w:left w:val="none" w:sz="0" w:space="0" w:color="auto"/>
        <w:bottom w:val="none" w:sz="0" w:space="0" w:color="auto"/>
        <w:right w:val="none" w:sz="0" w:space="0" w:color="auto"/>
      </w:divBdr>
    </w:div>
    <w:div w:id="356127196">
      <w:bodyDiv w:val="1"/>
      <w:marLeft w:val="0"/>
      <w:marRight w:val="0"/>
      <w:marTop w:val="0"/>
      <w:marBottom w:val="0"/>
      <w:divBdr>
        <w:top w:val="none" w:sz="0" w:space="0" w:color="auto"/>
        <w:left w:val="none" w:sz="0" w:space="0" w:color="auto"/>
        <w:bottom w:val="none" w:sz="0" w:space="0" w:color="auto"/>
        <w:right w:val="none" w:sz="0" w:space="0" w:color="auto"/>
      </w:divBdr>
    </w:div>
    <w:div w:id="356348812">
      <w:bodyDiv w:val="1"/>
      <w:marLeft w:val="0"/>
      <w:marRight w:val="0"/>
      <w:marTop w:val="0"/>
      <w:marBottom w:val="0"/>
      <w:divBdr>
        <w:top w:val="none" w:sz="0" w:space="0" w:color="auto"/>
        <w:left w:val="none" w:sz="0" w:space="0" w:color="auto"/>
        <w:bottom w:val="none" w:sz="0" w:space="0" w:color="auto"/>
        <w:right w:val="none" w:sz="0" w:space="0" w:color="auto"/>
      </w:divBdr>
    </w:div>
    <w:div w:id="356472794">
      <w:bodyDiv w:val="1"/>
      <w:marLeft w:val="0"/>
      <w:marRight w:val="0"/>
      <w:marTop w:val="0"/>
      <w:marBottom w:val="0"/>
      <w:divBdr>
        <w:top w:val="none" w:sz="0" w:space="0" w:color="auto"/>
        <w:left w:val="none" w:sz="0" w:space="0" w:color="auto"/>
        <w:bottom w:val="none" w:sz="0" w:space="0" w:color="auto"/>
        <w:right w:val="none" w:sz="0" w:space="0" w:color="auto"/>
      </w:divBdr>
    </w:div>
    <w:div w:id="356657167">
      <w:bodyDiv w:val="1"/>
      <w:marLeft w:val="0"/>
      <w:marRight w:val="0"/>
      <w:marTop w:val="0"/>
      <w:marBottom w:val="0"/>
      <w:divBdr>
        <w:top w:val="none" w:sz="0" w:space="0" w:color="auto"/>
        <w:left w:val="none" w:sz="0" w:space="0" w:color="auto"/>
        <w:bottom w:val="none" w:sz="0" w:space="0" w:color="auto"/>
        <w:right w:val="none" w:sz="0" w:space="0" w:color="auto"/>
      </w:divBdr>
    </w:div>
    <w:div w:id="356664503">
      <w:bodyDiv w:val="1"/>
      <w:marLeft w:val="0"/>
      <w:marRight w:val="0"/>
      <w:marTop w:val="0"/>
      <w:marBottom w:val="0"/>
      <w:divBdr>
        <w:top w:val="none" w:sz="0" w:space="0" w:color="auto"/>
        <w:left w:val="none" w:sz="0" w:space="0" w:color="auto"/>
        <w:bottom w:val="none" w:sz="0" w:space="0" w:color="auto"/>
        <w:right w:val="none" w:sz="0" w:space="0" w:color="auto"/>
      </w:divBdr>
    </w:div>
    <w:div w:id="356733780">
      <w:bodyDiv w:val="1"/>
      <w:marLeft w:val="0"/>
      <w:marRight w:val="0"/>
      <w:marTop w:val="0"/>
      <w:marBottom w:val="0"/>
      <w:divBdr>
        <w:top w:val="none" w:sz="0" w:space="0" w:color="auto"/>
        <w:left w:val="none" w:sz="0" w:space="0" w:color="auto"/>
        <w:bottom w:val="none" w:sz="0" w:space="0" w:color="auto"/>
        <w:right w:val="none" w:sz="0" w:space="0" w:color="auto"/>
      </w:divBdr>
    </w:div>
    <w:div w:id="356810664">
      <w:bodyDiv w:val="1"/>
      <w:marLeft w:val="0"/>
      <w:marRight w:val="0"/>
      <w:marTop w:val="0"/>
      <w:marBottom w:val="0"/>
      <w:divBdr>
        <w:top w:val="none" w:sz="0" w:space="0" w:color="auto"/>
        <w:left w:val="none" w:sz="0" w:space="0" w:color="auto"/>
        <w:bottom w:val="none" w:sz="0" w:space="0" w:color="auto"/>
        <w:right w:val="none" w:sz="0" w:space="0" w:color="auto"/>
      </w:divBdr>
    </w:div>
    <w:div w:id="357004690">
      <w:bodyDiv w:val="1"/>
      <w:marLeft w:val="0"/>
      <w:marRight w:val="0"/>
      <w:marTop w:val="0"/>
      <w:marBottom w:val="0"/>
      <w:divBdr>
        <w:top w:val="none" w:sz="0" w:space="0" w:color="auto"/>
        <w:left w:val="none" w:sz="0" w:space="0" w:color="auto"/>
        <w:bottom w:val="none" w:sz="0" w:space="0" w:color="auto"/>
        <w:right w:val="none" w:sz="0" w:space="0" w:color="auto"/>
      </w:divBdr>
    </w:div>
    <w:div w:id="357199258">
      <w:bodyDiv w:val="1"/>
      <w:marLeft w:val="0"/>
      <w:marRight w:val="0"/>
      <w:marTop w:val="0"/>
      <w:marBottom w:val="0"/>
      <w:divBdr>
        <w:top w:val="none" w:sz="0" w:space="0" w:color="auto"/>
        <w:left w:val="none" w:sz="0" w:space="0" w:color="auto"/>
        <w:bottom w:val="none" w:sz="0" w:space="0" w:color="auto"/>
        <w:right w:val="none" w:sz="0" w:space="0" w:color="auto"/>
      </w:divBdr>
    </w:div>
    <w:div w:id="357238866">
      <w:bodyDiv w:val="1"/>
      <w:marLeft w:val="0"/>
      <w:marRight w:val="0"/>
      <w:marTop w:val="0"/>
      <w:marBottom w:val="0"/>
      <w:divBdr>
        <w:top w:val="none" w:sz="0" w:space="0" w:color="auto"/>
        <w:left w:val="none" w:sz="0" w:space="0" w:color="auto"/>
        <w:bottom w:val="none" w:sz="0" w:space="0" w:color="auto"/>
        <w:right w:val="none" w:sz="0" w:space="0" w:color="auto"/>
      </w:divBdr>
    </w:div>
    <w:div w:id="357438332">
      <w:bodyDiv w:val="1"/>
      <w:marLeft w:val="0"/>
      <w:marRight w:val="0"/>
      <w:marTop w:val="0"/>
      <w:marBottom w:val="0"/>
      <w:divBdr>
        <w:top w:val="none" w:sz="0" w:space="0" w:color="auto"/>
        <w:left w:val="none" w:sz="0" w:space="0" w:color="auto"/>
        <w:bottom w:val="none" w:sz="0" w:space="0" w:color="auto"/>
        <w:right w:val="none" w:sz="0" w:space="0" w:color="auto"/>
      </w:divBdr>
    </w:div>
    <w:div w:id="357514145">
      <w:bodyDiv w:val="1"/>
      <w:marLeft w:val="0"/>
      <w:marRight w:val="0"/>
      <w:marTop w:val="0"/>
      <w:marBottom w:val="0"/>
      <w:divBdr>
        <w:top w:val="none" w:sz="0" w:space="0" w:color="auto"/>
        <w:left w:val="none" w:sz="0" w:space="0" w:color="auto"/>
        <w:bottom w:val="none" w:sz="0" w:space="0" w:color="auto"/>
        <w:right w:val="none" w:sz="0" w:space="0" w:color="auto"/>
      </w:divBdr>
    </w:div>
    <w:div w:id="357589632">
      <w:bodyDiv w:val="1"/>
      <w:marLeft w:val="0"/>
      <w:marRight w:val="0"/>
      <w:marTop w:val="0"/>
      <w:marBottom w:val="0"/>
      <w:divBdr>
        <w:top w:val="none" w:sz="0" w:space="0" w:color="auto"/>
        <w:left w:val="none" w:sz="0" w:space="0" w:color="auto"/>
        <w:bottom w:val="none" w:sz="0" w:space="0" w:color="auto"/>
        <w:right w:val="none" w:sz="0" w:space="0" w:color="auto"/>
      </w:divBdr>
    </w:div>
    <w:div w:id="357707310">
      <w:bodyDiv w:val="1"/>
      <w:marLeft w:val="0"/>
      <w:marRight w:val="0"/>
      <w:marTop w:val="0"/>
      <w:marBottom w:val="0"/>
      <w:divBdr>
        <w:top w:val="none" w:sz="0" w:space="0" w:color="auto"/>
        <w:left w:val="none" w:sz="0" w:space="0" w:color="auto"/>
        <w:bottom w:val="none" w:sz="0" w:space="0" w:color="auto"/>
        <w:right w:val="none" w:sz="0" w:space="0" w:color="auto"/>
      </w:divBdr>
    </w:div>
    <w:div w:id="357973729">
      <w:bodyDiv w:val="1"/>
      <w:marLeft w:val="0"/>
      <w:marRight w:val="0"/>
      <w:marTop w:val="0"/>
      <w:marBottom w:val="0"/>
      <w:divBdr>
        <w:top w:val="none" w:sz="0" w:space="0" w:color="auto"/>
        <w:left w:val="none" w:sz="0" w:space="0" w:color="auto"/>
        <w:bottom w:val="none" w:sz="0" w:space="0" w:color="auto"/>
        <w:right w:val="none" w:sz="0" w:space="0" w:color="auto"/>
      </w:divBdr>
    </w:div>
    <w:div w:id="358093936">
      <w:bodyDiv w:val="1"/>
      <w:marLeft w:val="0"/>
      <w:marRight w:val="0"/>
      <w:marTop w:val="0"/>
      <w:marBottom w:val="0"/>
      <w:divBdr>
        <w:top w:val="none" w:sz="0" w:space="0" w:color="auto"/>
        <w:left w:val="none" w:sz="0" w:space="0" w:color="auto"/>
        <w:bottom w:val="none" w:sz="0" w:space="0" w:color="auto"/>
        <w:right w:val="none" w:sz="0" w:space="0" w:color="auto"/>
      </w:divBdr>
    </w:div>
    <w:div w:id="358239589">
      <w:bodyDiv w:val="1"/>
      <w:marLeft w:val="0"/>
      <w:marRight w:val="0"/>
      <w:marTop w:val="0"/>
      <w:marBottom w:val="0"/>
      <w:divBdr>
        <w:top w:val="none" w:sz="0" w:space="0" w:color="auto"/>
        <w:left w:val="none" w:sz="0" w:space="0" w:color="auto"/>
        <w:bottom w:val="none" w:sz="0" w:space="0" w:color="auto"/>
        <w:right w:val="none" w:sz="0" w:space="0" w:color="auto"/>
      </w:divBdr>
    </w:div>
    <w:div w:id="358316682">
      <w:bodyDiv w:val="1"/>
      <w:marLeft w:val="0"/>
      <w:marRight w:val="0"/>
      <w:marTop w:val="0"/>
      <w:marBottom w:val="0"/>
      <w:divBdr>
        <w:top w:val="none" w:sz="0" w:space="0" w:color="auto"/>
        <w:left w:val="none" w:sz="0" w:space="0" w:color="auto"/>
        <w:bottom w:val="none" w:sz="0" w:space="0" w:color="auto"/>
        <w:right w:val="none" w:sz="0" w:space="0" w:color="auto"/>
      </w:divBdr>
    </w:div>
    <w:div w:id="358556579">
      <w:bodyDiv w:val="1"/>
      <w:marLeft w:val="0"/>
      <w:marRight w:val="0"/>
      <w:marTop w:val="0"/>
      <w:marBottom w:val="0"/>
      <w:divBdr>
        <w:top w:val="none" w:sz="0" w:space="0" w:color="auto"/>
        <w:left w:val="none" w:sz="0" w:space="0" w:color="auto"/>
        <w:bottom w:val="none" w:sz="0" w:space="0" w:color="auto"/>
        <w:right w:val="none" w:sz="0" w:space="0" w:color="auto"/>
      </w:divBdr>
    </w:div>
    <w:div w:id="359015027">
      <w:bodyDiv w:val="1"/>
      <w:marLeft w:val="0"/>
      <w:marRight w:val="0"/>
      <w:marTop w:val="0"/>
      <w:marBottom w:val="0"/>
      <w:divBdr>
        <w:top w:val="none" w:sz="0" w:space="0" w:color="auto"/>
        <w:left w:val="none" w:sz="0" w:space="0" w:color="auto"/>
        <w:bottom w:val="none" w:sz="0" w:space="0" w:color="auto"/>
        <w:right w:val="none" w:sz="0" w:space="0" w:color="auto"/>
      </w:divBdr>
    </w:div>
    <w:div w:id="359015409">
      <w:bodyDiv w:val="1"/>
      <w:marLeft w:val="0"/>
      <w:marRight w:val="0"/>
      <w:marTop w:val="0"/>
      <w:marBottom w:val="0"/>
      <w:divBdr>
        <w:top w:val="none" w:sz="0" w:space="0" w:color="auto"/>
        <w:left w:val="none" w:sz="0" w:space="0" w:color="auto"/>
        <w:bottom w:val="none" w:sz="0" w:space="0" w:color="auto"/>
        <w:right w:val="none" w:sz="0" w:space="0" w:color="auto"/>
      </w:divBdr>
    </w:div>
    <w:div w:id="359087255">
      <w:bodyDiv w:val="1"/>
      <w:marLeft w:val="0"/>
      <w:marRight w:val="0"/>
      <w:marTop w:val="0"/>
      <w:marBottom w:val="0"/>
      <w:divBdr>
        <w:top w:val="none" w:sz="0" w:space="0" w:color="auto"/>
        <w:left w:val="none" w:sz="0" w:space="0" w:color="auto"/>
        <w:bottom w:val="none" w:sz="0" w:space="0" w:color="auto"/>
        <w:right w:val="none" w:sz="0" w:space="0" w:color="auto"/>
      </w:divBdr>
    </w:div>
    <w:div w:id="359161575">
      <w:bodyDiv w:val="1"/>
      <w:marLeft w:val="0"/>
      <w:marRight w:val="0"/>
      <w:marTop w:val="0"/>
      <w:marBottom w:val="0"/>
      <w:divBdr>
        <w:top w:val="none" w:sz="0" w:space="0" w:color="auto"/>
        <w:left w:val="none" w:sz="0" w:space="0" w:color="auto"/>
        <w:bottom w:val="none" w:sz="0" w:space="0" w:color="auto"/>
        <w:right w:val="none" w:sz="0" w:space="0" w:color="auto"/>
      </w:divBdr>
    </w:div>
    <w:div w:id="359210061">
      <w:bodyDiv w:val="1"/>
      <w:marLeft w:val="0"/>
      <w:marRight w:val="0"/>
      <w:marTop w:val="0"/>
      <w:marBottom w:val="0"/>
      <w:divBdr>
        <w:top w:val="none" w:sz="0" w:space="0" w:color="auto"/>
        <w:left w:val="none" w:sz="0" w:space="0" w:color="auto"/>
        <w:bottom w:val="none" w:sz="0" w:space="0" w:color="auto"/>
        <w:right w:val="none" w:sz="0" w:space="0" w:color="auto"/>
      </w:divBdr>
    </w:div>
    <w:div w:id="359355952">
      <w:bodyDiv w:val="1"/>
      <w:marLeft w:val="0"/>
      <w:marRight w:val="0"/>
      <w:marTop w:val="0"/>
      <w:marBottom w:val="0"/>
      <w:divBdr>
        <w:top w:val="none" w:sz="0" w:space="0" w:color="auto"/>
        <w:left w:val="none" w:sz="0" w:space="0" w:color="auto"/>
        <w:bottom w:val="none" w:sz="0" w:space="0" w:color="auto"/>
        <w:right w:val="none" w:sz="0" w:space="0" w:color="auto"/>
      </w:divBdr>
    </w:div>
    <w:div w:id="359743728">
      <w:bodyDiv w:val="1"/>
      <w:marLeft w:val="0"/>
      <w:marRight w:val="0"/>
      <w:marTop w:val="0"/>
      <w:marBottom w:val="0"/>
      <w:divBdr>
        <w:top w:val="none" w:sz="0" w:space="0" w:color="auto"/>
        <w:left w:val="none" w:sz="0" w:space="0" w:color="auto"/>
        <w:bottom w:val="none" w:sz="0" w:space="0" w:color="auto"/>
        <w:right w:val="none" w:sz="0" w:space="0" w:color="auto"/>
      </w:divBdr>
    </w:div>
    <w:div w:id="360595923">
      <w:bodyDiv w:val="1"/>
      <w:marLeft w:val="0"/>
      <w:marRight w:val="0"/>
      <w:marTop w:val="0"/>
      <w:marBottom w:val="0"/>
      <w:divBdr>
        <w:top w:val="none" w:sz="0" w:space="0" w:color="auto"/>
        <w:left w:val="none" w:sz="0" w:space="0" w:color="auto"/>
        <w:bottom w:val="none" w:sz="0" w:space="0" w:color="auto"/>
        <w:right w:val="none" w:sz="0" w:space="0" w:color="auto"/>
      </w:divBdr>
    </w:div>
    <w:div w:id="360781714">
      <w:bodyDiv w:val="1"/>
      <w:marLeft w:val="0"/>
      <w:marRight w:val="0"/>
      <w:marTop w:val="0"/>
      <w:marBottom w:val="0"/>
      <w:divBdr>
        <w:top w:val="none" w:sz="0" w:space="0" w:color="auto"/>
        <w:left w:val="none" w:sz="0" w:space="0" w:color="auto"/>
        <w:bottom w:val="none" w:sz="0" w:space="0" w:color="auto"/>
        <w:right w:val="none" w:sz="0" w:space="0" w:color="auto"/>
      </w:divBdr>
    </w:div>
    <w:div w:id="360861470">
      <w:bodyDiv w:val="1"/>
      <w:marLeft w:val="0"/>
      <w:marRight w:val="0"/>
      <w:marTop w:val="0"/>
      <w:marBottom w:val="0"/>
      <w:divBdr>
        <w:top w:val="none" w:sz="0" w:space="0" w:color="auto"/>
        <w:left w:val="none" w:sz="0" w:space="0" w:color="auto"/>
        <w:bottom w:val="none" w:sz="0" w:space="0" w:color="auto"/>
        <w:right w:val="none" w:sz="0" w:space="0" w:color="auto"/>
      </w:divBdr>
    </w:div>
    <w:div w:id="360933256">
      <w:bodyDiv w:val="1"/>
      <w:marLeft w:val="0"/>
      <w:marRight w:val="0"/>
      <w:marTop w:val="0"/>
      <w:marBottom w:val="0"/>
      <w:divBdr>
        <w:top w:val="none" w:sz="0" w:space="0" w:color="auto"/>
        <w:left w:val="none" w:sz="0" w:space="0" w:color="auto"/>
        <w:bottom w:val="none" w:sz="0" w:space="0" w:color="auto"/>
        <w:right w:val="none" w:sz="0" w:space="0" w:color="auto"/>
      </w:divBdr>
    </w:div>
    <w:div w:id="360939315">
      <w:bodyDiv w:val="1"/>
      <w:marLeft w:val="0"/>
      <w:marRight w:val="0"/>
      <w:marTop w:val="0"/>
      <w:marBottom w:val="0"/>
      <w:divBdr>
        <w:top w:val="none" w:sz="0" w:space="0" w:color="auto"/>
        <w:left w:val="none" w:sz="0" w:space="0" w:color="auto"/>
        <w:bottom w:val="none" w:sz="0" w:space="0" w:color="auto"/>
        <w:right w:val="none" w:sz="0" w:space="0" w:color="auto"/>
      </w:divBdr>
    </w:div>
    <w:div w:id="360977589">
      <w:bodyDiv w:val="1"/>
      <w:marLeft w:val="0"/>
      <w:marRight w:val="0"/>
      <w:marTop w:val="0"/>
      <w:marBottom w:val="0"/>
      <w:divBdr>
        <w:top w:val="none" w:sz="0" w:space="0" w:color="auto"/>
        <w:left w:val="none" w:sz="0" w:space="0" w:color="auto"/>
        <w:bottom w:val="none" w:sz="0" w:space="0" w:color="auto"/>
        <w:right w:val="none" w:sz="0" w:space="0" w:color="auto"/>
      </w:divBdr>
    </w:div>
    <w:div w:id="361243817">
      <w:bodyDiv w:val="1"/>
      <w:marLeft w:val="0"/>
      <w:marRight w:val="0"/>
      <w:marTop w:val="0"/>
      <w:marBottom w:val="0"/>
      <w:divBdr>
        <w:top w:val="none" w:sz="0" w:space="0" w:color="auto"/>
        <w:left w:val="none" w:sz="0" w:space="0" w:color="auto"/>
        <w:bottom w:val="none" w:sz="0" w:space="0" w:color="auto"/>
        <w:right w:val="none" w:sz="0" w:space="0" w:color="auto"/>
      </w:divBdr>
    </w:div>
    <w:div w:id="361900894">
      <w:bodyDiv w:val="1"/>
      <w:marLeft w:val="0"/>
      <w:marRight w:val="0"/>
      <w:marTop w:val="0"/>
      <w:marBottom w:val="0"/>
      <w:divBdr>
        <w:top w:val="none" w:sz="0" w:space="0" w:color="auto"/>
        <w:left w:val="none" w:sz="0" w:space="0" w:color="auto"/>
        <w:bottom w:val="none" w:sz="0" w:space="0" w:color="auto"/>
        <w:right w:val="none" w:sz="0" w:space="0" w:color="auto"/>
      </w:divBdr>
    </w:div>
    <w:div w:id="362053459">
      <w:bodyDiv w:val="1"/>
      <w:marLeft w:val="0"/>
      <w:marRight w:val="0"/>
      <w:marTop w:val="0"/>
      <w:marBottom w:val="0"/>
      <w:divBdr>
        <w:top w:val="none" w:sz="0" w:space="0" w:color="auto"/>
        <w:left w:val="none" w:sz="0" w:space="0" w:color="auto"/>
        <w:bottom w:val="none" w:sz="0" w:space="0" w:color="auto"/>
        <w:right w:val="none" w:sz="0" w:space="0" w:color="auto"/>
      </w:divBdr>
    </w:div>
    <w:div w:id="362053623">
      <w:bodyDiv w:val="1"/>
      <w:marLeft w:val="0"/>
      <w:marRight w:val="0"/>
      <w:marTop w:val="0"/>
      <w:marBottom w:val="0"/>
      <w:divBdr>
        <w:top w:val="none" w:sz="0" w:space="0" w:color="auto"/>
        <w:left w:val="none" w:sz="0" w:space="0" w:color="auto"/>
        <w:bottom w:val="none" w:sz="0" w:space="0" w:color="auto"/>
        <w:right w:val="none" w:sz="0" w:space="0" w:color="auto"/>
      </w:divBdr>
    </w:div>
    <w:div w:id="362094017">
      <w:bodyDiv w:val="1"/>
      <w:marLeft w:val="0"/>
      <w:marRight w:val="0"/>
      <w:marTop w:val="0"/>
      <w:marBottom w:val="0"/>
      <w:divBdr>
        <w:top w:val="none" w:sz="0" w:space="0" w:color="auto"/>
        <w:left w:val="none" w:sz="0" w:space="0" w:color="auto"/>
        <w:bottom w:val="none" w:sz="0" w:space="0" w:color="auto"/>
        <w:right w:val="none" w:sz="0" w:space="0" w:color="auto"/>
      </w:divBdr>
    </w:div>
    <w:div w:id="362482999">
      <w:bodyDiv w:val="1"/>
      <w:marLeft w:val="0"/>
      <w:marRight w:val="0"/>
      <w:marTop w:val="0"/>
      <w:marBottom w:val="0"/>
      <w:divBdr>
        <w:top w:val="none" w:sz="0" w:space="0" w:color="auto"/>
        <w:left w:val="none" w:sz="0" w:space="0" w:color="auto"/>
        <w:bottom w:val="none" w:sz="0" w:space="0" w:color="auto"/>
        <w:right w:val="none" w:sz="0" w:space="0" w:color="auto"/>
      </w:divBdr>
    </w:div>
    <w:div w:id="362901246">
      <w:bodyDiv w:val="1"/>
      <w:marLeft w:val="0"/>
      <w:marRight w:val="0"/>
      <w:marTop w:val="0"/>
      <w:marBottom w:val="0"/>
      <w:divBdr>
        <w:top w:val="none" w:sz="0" w:space="0" w:color="auto"/>
        <w:left w:val="none" w:sz="0" w:space="0" w:color="auto"/>
        <w:bottom w:val="none" w:sz="0" w:space="0" w:color="auto"/>
        <w:right w:val="none" w:sz="0" w:space="0" w:color="auto"/>
      </w:divBdr>
    </w:div>
    <w:div w:id="363405938">
      <w:bodyDiv w:val="1"/>
      <w:marLeft w:val="0"/>
      <w:marRight w:val="0"/>
      <w:marTop w:val="0"/>
      <w:marBottom w:val="0"/>
      <w:divBdr>
        <w:top w:val="none" w:sz="0" w:space="0" w:color="auto"/>
        <w:left w:val="none" w:sz="0" w:space="0" w:color="auto"/>
        <w:bottom w:val="none" w:sz="0" w:space="0" w:color="auto"/>
        <w:right w:val="none" w:sz="0" w:space="0" w:color="auto"/>
      </w:divBdr>
    </w:div>
    <w:div w:id="363529081">
      <w:bodyDiv w:val="1"/>
      <w:marLeft w:val="0"/>
      <w:marRight w:val="0"/>
      <w:marTop w:val="0"/>
      <w:marBottom w:val="0"/>
      <w:divBdr>
        <w:top w:val="none" w:sz="0" w:space="0" w:color="auto"/>
        <w:left w:val="none" w:sz="0" w:space="0" w:color="auto"/>
        <w:bottom w:val="none" w:sz="0" w:space="0" w:color="auto"/>
        <w:right w:val="none" w:sz="0" w:space="0" w:color="auto"/>
      </w:divBdr>
    </w:div>
    <w:div w:id="363791771">
      <w:bodyDiv w:val="1"/>
      <w:marLeft w:val="0"/>
      <w:marRight w:val="0"/>
      <w:marTop w:val="0"/>
      <w:marBottom w:val="0"/>
      <w:divBdr>
        <w:top w:val="none" w:sz="0" w:space="0" w:color="auto"/>
        <w:left w:val="none" w:sz="0" w:space="0" w:color="auto"/>
        <w:bottom w:val="none" w:sz="0" w:space="0" w:color="auto"/>
        <w:right w:val="none" w:sz="0" w:space="0" w:color="auto"/>
      </w:divBdr>
    </w:div>
    <w:div w:id="363988459">
      <w:bodyDiv w:val="1"/>
      <w:marLeft w:val="0"/>
      <w:marRight w:val="0"/>
      <w:marTop w:val="0"/>
      <w:marBottom w:val="0"/>
      <w:divBdr>
        <w:top w:val="none" w:sz="0" w:space="0" w:color="auto"/>
        <w:left w:val="none" w:sz="0" w:space="0" w:color="auto"/>
        <w:bottom w:val="none" w:sz="0" w:space="0" w:color="auto"/>
        <w:right w:val="none" w:sz="0" w:space="0" w:color="auto"/>
      </w:divBdr>
    </w:div>
    <w:div w:id="364058338">
      <w:bodyDiv w:val="1"/>
      <w:marLeft w:val="0"/>
      <w:marRight w:val="0"/>
      <w:marTop w:val="0"/>
      <w:marBottom w:val="0"/>
      <w:divBdr>
        <w:top w:val="none" w:sz="0" w:space="0" w:color="auto"/>
        <w:left w:val="none" w:sz="0" w:space="0" w:color="auto"/>
        <w:bottom w:val="none" w:sz="0" w:space="0" w:color="auto"/>
        <w:right w:val="none" w:sz="0" w:space="0" w:color="auto"/>
      </w:divBdr>
    </w:div>
    <w:div w:id="364330523">
      <w:bodyDiv w:val="1"/>
      <w:marLeft w:val="0"/>
      <w:marRight w:val="0"/>
      <w:marTop w:val="0"/>
      <w:marBottom w:val="0"/>
      <w:divBdr>
        <w:top w:val="none" w:sz="0" w:space="0" w:color="auto"/>
        <w:left w:val="none" w:sz="0" w:space="0" w:color="auto"/>
        <w:bottom w:val="none" w:sz="0" w:space="0" w:color="auto"/>
        <w:right w:val="none" w:sz="0" w:space="0" w:color="auto"/>
      </w:divBdr>
    </w:div>
    <w:div w:id="364605072">
      <w:bodyDiv w:val="1"/>
      <w:marLeft w:val="0"/>
      <w:marRight w:val="0"/>
      <w:marTop w:val="0"/>
      <w:marBottom w:val="0"/>
      <w:divBdr>
        <w:top w:val="none" w:sz="0" w:space="0" w:color="auto"/>
        <w:left w:val="none" w:sz="0" w:space="0" w:color="auto"/>
        <w:bottom w:val="none" w:sz="0" w:space="0" w:color="auto"/>
        <w:right w:val="none" w:sz="0" w:space="0" w:color="auto"/>
      </w:divBdr>
    </w:div>
    <w:div w:id="364718387">
      <w:bodyDiv w:val="1"/>
      <w:marLeft w:val="0"/>
      <w:marRight w:val="0"/>
      <w:marTop w:val="0"/>
      <w:marBottom w:val="0"/>
      <w:divBdr>
        <w:top w:val="none" w:sz="0" w:space="0" w:color="auto"/>
        <w:left w:val="none" w:sz="0" w:space="0" w:color="auto"/>
        <w:bottom w:val="none" w:sz="0" w:space="0" w:color="auto"/>
        <w:right w:val="none" w:sz="0" w:space="0" w:color="auto"/>
      </w:divBdr>
    </w:div>
    <w:div w:id="364789533">
      <w:bodyDiv w:val="1"/>
      <w:marLeft w:val="0"/>
      <w:marRight w:val="0"/>
      <w:marTop w:val="0"/>
      <w:marBottom w:val="0"/>
      <w:divBdr>
        <w:top w:val="none" w:sz="0" w:space="0" w:color="auto"/>
        <w:left w:val="none" w:sz="0" w:space="0" w:color="auto"/>
        <w:bottom w:val="none" w:sz="0" w:space="0" w:color="auto"/>
        <w:right w:val="none" w:sz="0" w:space="0" w:color="auto"/>
      </w:divBdr>
    </w:div>
    <w:div w:id="364989438">
      <w:bodyDiv w:val="1"/>
      <w:marLeft w:val="0"/>
      <w:marRight w:val="0"/>
      <w:marTop w:val="0"/>
      <w:marBottom w:val="0"/>
      <w:divBdr>
        <w:top w:val="none" w:sz="0" w:space="0" w:color="auto"/>
        <w:left w:val="none" w:sz="0" w:space="0" w:color="auto"/>
        <w:bottom w:val="none" w:sz="0" w:space="0" w:color="auto"/>
        <w:right w:val="none" w:sz="0" w:space="0" w:color="auto"/>
      </w:divBdr>
    </w:div>
    <w:div w:id="365058687">
      <w:bodyDiv w:val="1"/>
      <w:marLeft w:val="0"/>
      <w:marRight w:val="0"/>
      <w:marTop w:val="0"/>
      <w:marBottom w:val="0"/>
      <w:divBdr>
        <w:top w:val="none" w:sz="0" w:space="0" w:color="auto"/>
        <w:left w:val="none" w:sz="0" w:space="0" w:color="auto"/>
        <w:bottom w:val="none" w:sz="0" w:space="0" w:color="auto"/>
        <w:right w:val="none" w:sz="0" w:space="0" w:color="auto"/>
      </w:divBdr>
    </w:div>
    <w:div w:id="365104238">
      <w:bodyDiv w:val="1"/>
      <w:marLeft w:val="0"/>
      <w:marRight w:val="0"/>
      <w:marTop w:val="0"/>
      <w:marBottom w:val="0"/>
      <w:divBdr>
        <w:top w:val="none" w:sz="0" w:space="0" w:color="auto"/>
        <w:left w:val="none" w:sz="0" w:space="0" w:color="auto"/>
        <w:bottom w:val="none" w:sz="0" w:space="0" w:color="auto"/>
        <w:right w:val="none" w:sz="0" w:space="0" w:color="auto"/>
      </w:divBdr>
    </w:div>
    <w:div w:id="365179258">
      <w:bodyDiv w:val="1"/>
      <w:marLeft w:val="0"/>
      <w:marRight w:val="0"/>
      <w:marTop w:val="0"/>
      <w:marBottom w:val="0"/>
      <w:divBdr>
        <w:top w:val="none" w:sz="0" w:space="0" w:color="auto"/>
        <w:left w:val="none" w:sz="0" w:space="0" w:color="auto"/>
        <w:bottom w:val="none" w:sz="0" w:space="0" w:color="auto"/>
        <w:right w:val="none" w:sz="0" w:space="0" w:color="auto"/>
      </w:divBdr>
    </w:div>
    <w:div w:id="365180818">
      <w:bodyDiv w:val="1"/>
      <w:marLeft w:val="0"/>
      <w:marRight w:val="0"/>
      <w:marTop w:val="0"/>
      <w:marBottom w:val="0"/>
      <w:divBdr>
        <w:top w:val="none" w:sz="0" w:space="0" w:color="auto"/>
        <w:left w:val="none" w:sz="0" w:space="0" w:color="auto"/>
        <w:bottom w:val="none" w:sz="0" w:space="0" w:color="auto"/>
        <w:right w:val="none" w:sz="0" w:space="0" w:color="auto"/>
      </w:divBdr>
    </w:div>
    <w:div w:id="365522950">
      <w:bodyDiv w:val="1"/>
      <w:marLeft w:val="0"/>
      <w:marRight w:val="0"/>
      <w:marTop w:val="0"/>
      <w:marBottom w:val="0"/>
      <w:divBdr>
        <w:top w:val="none" w:sz="0" w:space="0" w:color="auto"/>
        <w:left w:val="none" w:sz="0" w:space="0" w:color="auto"/>
        <w:bottom w:val="none" w:sz="0" w:space="0" w:color="auto"/>
        <w:right w:val="none" w:sz="0" w:space="0" w:color="auto"/>
      </w:divBdr>
    </w:div>
    <w:div w:id="365567501">
      <w:bodyDiv w:val="1"/>
      <w:marLeft w:val="0"/>
      <w:marRight w:val="0"/>
      <w:marTop w:val="0"/>
      <w:marBottom w:val="0"/>
      <w:divBdr>
        <w:top w:val="none" w:sz="0" w:space="0" w:color="auto"/>
        <w:left w:val="none" w:sz="0" w:space="0" w:color="auto"/>
        <w:bottom w:val="none" w:sz="0" w:space="0" w:color="auto"/>
        <w:right w:val="none" w:sz="0" w:space="0" w:color="auto"/>
      </w:divBdr>
    </w:div>
    <w:div w:id="365642830">
      <w:bodyDiv w:val="1"/>
      <w:marLeft w:val="0"/>
      <w:marRight w:val="0"/>
      <w:marTop w:val="0"/>
      <w:marBottom w:val="0"/>
      <w:divBdr>
        <w:top w:val="none" w:sz="0" w:space="0" w:color="auto"/>
        <w:left w:val="none" w:sz="0" w:space="0" w:color="auto"/>
        <w:bottom w:val="none" w:sz="0" w:space="0" w:color="auto"/>
        <w:right w:val="none" w:sz="0" w:space="0" w:color="auto"/>
      </w:divBdr>
    </w:div>
    <w:div w:id="365759771">
      <w:bodyDiv w:val="1"/>
      <w:marLeft w:val="0"/>
      <w:marRight w:val="0"/>
      <w:marTop w:val="0"/>
      <w:marBottom w:val="0"/>
      <w:divBdr>
        <w:top w:val="none" w:sz="0" w:space="0" w:color="auto"/>
        <w:left w:val="none" w:sz="0" w:space="0" w:color="auto"/>
        <w:bottom w:val="none" w:sz="0" w:space="0" w:color="auto"/>
        <w:right w:val="none" w:sz="0" w:space="0" w:color="auto"/>
      </w:divBdr>
    </w:div>
    <w:div w:id="365761601">
      <w:bodyDiv w:val="1"/>
      <w:marLeft w:val="0"/>
      <w:marRight w:val="0"/>
      <w:marTop w:val="0"/>
      <w:marBottom w:val="0"/>
      <w:divBdr>
        <w:top w:val="none" w:sz="0" w:space="0" w:color="auto"/>
        <w:left w:val="none" w:sz="0" w:space="0" w:color="auto"/>
        <w:bottom w:val="none" w:sz="0" w:space="0" w:color="auto"/>
        <w:right w:val="none" w:sz="0" w:space="0" w:color="auto"/>
      </w:divBdr>
    </w:div>
    <w:div w:id="365910608">
      <w:bodyDiv w:val="1"/>
      <w:marLeft w:val="0"/>
      <w:marRight w:val="0"/>
      <w:marTop w:val="0"/>
      <w:marBottom w:val="0"/>
      <w:divBdr>
        <w:top w:val="none" w:sz="0" w:space="0" w:color="auto"/>
        <w:left w:val="none" w:sz="0" w:space="0" w:color="auto"/>
        <w:bottom w:val="none" w:sz="0" w:space="0" w:color="auto"/>
        <w:right w:val="none" w:sz="0" w:space="0" w:color="auto"/>
      </w:divBdr>
    </w:div>
    <w:div w:id="366418096">
      <w:bodyDiv w:val="1"/>
      <w:marLeft w:val="0"/>
      <w:marRight w:val="0"/>
      <w:marTop w:val="0"/>
      <w:marBottom w:val="0"/>
      <w:divBdr>
        <w:top w:val="none" w:sz="0" w:space="0" w:color="auto"/>
        <w:left w:val="none" w:sz="0" w:space="0" w:color="auto"/>
        <w:bottom w:val="none" w:sz="0" w:space="0" w:color="auto"/>
        <w:right w:val="none" w:sz="0" w:space="0" w:color="auto"/>
      </w:divBdr>
    </w:div>
    <w:div w:id="366418513">
      <w:bodyDiv w:val="1"/>
      <w:marLeft w:val="0"/>
      <w:marRight w:val="0"/>
      <w:marTop w:val="0"/>
      <w:marBottom w:val="0"/>
      <w:divBdr>
        <w:top w:val="none" w:sz="0" w:space="0" w:color="auto"/>
        <w:left w:val="none" w:sz="0" w:space="0" w:color="auto"/>
        <w:bottom w:val="none" w:sz="0" w:space="0" w:color="auto"/>
        <w:right w:val="none" w:sz="0" w:space="0" w:color="auto"/>
      </w:divBdr>
    </w:div>
    <w:div w:id="366493429">
      <w:bodyDiv w:val="1"/>
      <w:marLeft w:val="0"/>
      <w:marRight w:val="0"/>
      <w:marTop w:val="0"/>
      <w:marBottom w:val="0"/>
      <w:divBdr>
        <w:top w:val="none" w:sz="0" w:space="0" w:color="auto"/>
        <w:left w:val="none" w:sz="0" w:space="0" w:color="auto"/>
        <w:bottom w:val="none" w:sz="0" w:space="0" w:color="auto"/>
        <w:right w:val="none" w:sz="0" w:space="0" w:color="auto"/>
      </w:divBdr>
    </w:div>
    <w:div w:id="366806210">
      <w:bodyDiv w:val="1"/>
      <w:marLeft w:val="0"/>
      <w:marRight w:val="0"/>
      <w:marTop w:val="0"/>
      <w:marBottom w:val="0"/>
      <w:divBdr>
        <w:top w:val="none" w:sz="0" w:space="0" w:color="auto"/>
        <w:left w:val="none" w:sz="0" w:space="0" w:color="auto"/>
        <w:bottom w:val="none" w:sz="0" w:space="0" w:color="auto"/>
        <w:right w:val="none" w:sz="0" w:space="0" w:color="auto"/>
      </w:divBdr>
    </w:div>
    <w:div w:id="367024446">
      <w:bodyDiv w:val="1"/>
      <w:marLeft w:val="0"/>
      <w:marRight w:val="0"/>
      <w:marTop w:val="0"/>
      <w:marBottom w:val="0"/>
      <w:divBdr>
        <w:top w:val="none" w:sz="0" w:space="0" w:color="auto"/>
        <w:left w:val="none" w:sz="0" w:space="0" w:color="auto"/>
        <w:bottom w:val="none" w:sz="0" w:space="0" w:color="auto"/>
        <w:right w:val="none" w:sz="0" w:space="0" w:color="auto"/>
      </w:divBdr>
    </w:div>
    <w:div w:id="367068391">
      <w:bodyDiv w:val="1"/>
      <w:marLeft w:val="0"/>
      <w:marRight w:val="0"/>
      <w:marTop w:val="0"/>
      <w:marBottom w:val="0"/>
      <w:divBdr>
        <w:top w:val="none" w:sz="0" w:space="0" w:color="auto"/>
        <w:left w:val="none" w:sz="0" w:space="0" w:color="auto"/>
        <w:bottom w:val="none" w:sz="0" w:space="0" w:color="auto"/>
        <w:right w:val="none" w:sz="0" w:space="0" w:color="auto"/>
      </w:divBdr>
    </w:div>
    <w:div w:id="367217110">
      <w:bodyDiv w:val="1"/>
      <w:marLeft w:val="0"/>
      <w:marRight w:val="0"/>
      <w:marTop w:val="0"/>
      <w:marBottom w:val="0"/>
      <w:divBdr>
        <w:top w:val="none" w:sz="0" w:space="0" w:color="auto"/>
        <w:left w:val="none" w:sz="0" w:space="0" w:color="auto"/>
        <w:bottom w:val="none" w:sz="0" w:space="0" w:color="auto"/>
        <w:right w:val="none" w:sz="0" w:space="0" w:color="auto"/>
      </w:divBdr>
    </w:div>
    <w:div w:id="367414876">
      <w:bodyDiv w:val="1"/>
      <w:marLeft w:val="0"/>
      <w:marRight w:val="0"/>
      <w:marTop w:val="0"/>
      <w:marBottom w:val="0"/>
      <w:divBdr>
        <w:top w:val="none" w:sz="0" w:space="0" w:color="auto"/>
        <w:left w:val="none" w:sz="0" w:space="0" w:color="auto"/>
        <w:bottom w:val="none" w:sz="0" w:space="0" w:color="auto"/>
        <w:right w:val="none" w:sz="0" w:space="0" w:color="auto"/>
      </w:divBdr>
    </w:div>
    <w:div w:id="367534596">
      <w:bodyDiv w:val="1"/>
      <w:marLeft w:val="0"/>
      <w:marRight w:val="0"/>
      <w:marTop w:val="0"/>
      <w:marBottom w:val="0"/>
      <w:divBdr>
        <w:top w:val="none" w:sz="0" w:space="0" w:color="auto"/>
        <w:left w:val="none" w:sz="0" w:space="0" w:color="auto"/>
        <w:bottom w:val="none" w:sz="0" w:space="0" w:color="auto"/>
        <w:right w:val="none" w:sz="0" w:space="0" w:color="auto"/>
      </w:divBdr>
    </w:div>
    <w:div w:id="367923714">
      <w:bodyDiv w:val="1"/>
      <w:marLeft w:val="0"/>
      <w:marRight w:val="0"/>
      <w:marTop w:val="0"/>
      <w:marBottom w:val="0"/>
      <w:divBdr>
        <w:top w:val="none" w:sz="0" w:space="0" w:color="auto"/>
        <w:left w:val="none" w:sz="0" w:space="0" w:color="auto"/>
        <w:bottom w:val="none" w:sz="0" w:space="0" w:color="auto"/>
        <w:right w:val="none" w:sz="0" w:space="0" w:color="auto"/>
      </w:divBdr>
    </w:div>
    <w:div w:id="367994631">
      <w:bodyDiv w:val="1"/>
      <w:marLeft w:val="0"/>
      <w:marRight w:val="0"/>
      <w:marTop w:val="0"/>
      <w:marBottom w:val="0"/>
      <w:divBdr>
        <w:top w:val="none" w:sz="0" w:space="0" w:color="auto"/>
        <w:left w:val="none" w:sz="0" w:space="0" w:color="auto"/>
        <w:bottom w:val="none" w:sz="0" w:space="0" w:color="auto"/>
        <w:right w:val="none" w:sz="0" w:space="0" w:color="auto"/>
      </w:divBdr>
    </w:div>
    <w:div w:id="368067323">
      <w:bodyDiv w:val="1"/>
      <w:marLeft w:val="0"/>
      <w:marRight w:val="0"/>
      <w:marTop w:val="0"/>
      <w:marBottom w:val="0"/>
      <w:divBdr>
        <w:top w:val="none" w:sz="0" w:space="0" w:color="auto"/>
        <w:left w:val="none" w:sz="0" w:space="0" w:color="auto"/>
        <w:bottom w:val="none" w:sz="0" w:space="0" w:color="auto"/>
        <w:right w:val="none" w:sz="0" w:space="0" w:color="auto"/>
      </w:divBdr>
    </w:div>
    <w:div w:id="368186208">
      <w:bodyDiv w:val="1"/>
      <w:marLeft w:val="0"/>
      <w:marRight w:val="0"/>
      <w:marTop w:val="0"/>
      <w:marBottom w:val="0"/>
      <w:divBdr>
        <w:top w:val="none" w:sz="0" w:space="0" w:color="auto"/>
        <w:left w:val="none" w:sz="0" w:space="0" w:color="auto"/>
        <w:bottom w:val="none" w:sz="0" w:space="0" w:color="auto"/>
        <w:right w:val="none" w:sz="0" w:space="0" w:color="auto"/>
      </w:divBdr>
    </w:div>
    <w:div w:id="368187132">
      <w:bodyDiv w:val="1"/>
      <w:marLeft w:val="0"/>
      <w:marRight w:val="0"/>
      <w:marTop w:val="0"/>
      <w:marBottom w:val="0"/>
      <w:divBdr>
        <w:top w:val="none" w:sz="0" w:space="0" w:color="auto"/>
        <w:left w:val="none" w:sz="0" w:space="0" w:color="auto"/>
        <w:bottom w:val="none" w:sz="0" w:space="0" w:color="auto"/>
        <w:right w:val="none" w:sz="0" w:space="0" w:color="auto"/>
      </w:divBdr>
    </w:div>
    <w:div w:id="368187990">
      <w:bodyDiv w:val="1"/>
      <w:marLeft w:val="0"/>
      <w:marRight w:val="0"/>
      <w:marTop w:val="0"/>
      <w:marBottom w:val="0"/>
      <w:divBdr>
        <w:top w:val="none" w:sz="0" w:space="0" w:color="auto"/>
        <w:left w:val="none" w:sz="0" w:space="0" w:color="auto"/>
        <w:bottom w:val="none" w:sz="0" w:space="0" w:color="auto"/>
        <w:right w:val="none" w:sz="0" w:space="0" w:color="auto"/>
      </w:divBdr>
    </w:div>
    <w:div w:id="368260633">
      <w:bodyDiv w:val="1"/>
      <w:marLeft w:val="0"/>
      <w:marRight w:val="0"/>
      <w:marTop w:val="0"/>
      <w:marBottom w:val="0"/>
      <w:divBdr>
        <w:top w:val="none" w:sz="0" w:space="0" w:color="auto"/>
        <w:left w:val="none" w:sz="0" w:space="0" w:color="auto"/>
        <w:bottom w:val="none" w:sz="0" w:space="0" w:color="auto"/>
        <w:right w:val="none" w:sz="0" w:space="0" w:color="auto"/>
      </w:divBdr>
    </w:div>
    <w:div w:id="368529557">
      <w:bodyDiv w:val="1"/>
      <w:marLeft w:val="0"/>
      <w:marRight w:val="0"/>
      <w:marTop w:val="0"/>
      <w:marBottom w:val="0"/>
      <w:divBdr>
        <w:top w:val="none" w:sz="0" w:space="0" w:color="auto"/>
        <w:left w:val="none" w:sz="0" w:space="0" w:color="auto"/>
        <w:bottom w:val="none" w:sz="0" w:space="0" w:color="auto"/>
        <w:right w:val="none" w:sz="0" w:space="0" w:color="auto"/>
      </w:divBdr>
    </w:div>
    <w:div w:id="368918323">
      <w:bodyDiv w:val="1"/>
      <w:marLeft w:val="0"/>
      <w:marRight w:val="0"/>
      <w:marTop w:val="0"/>
      <w:marBottom w:val="0"/>
      <w:divBdr>
        <w:top w:val="none" w:sz="0" w:space="0" w:color="auto"/>
        <w:left w:val="none" w:sz="0" w:space="0" w:color="auto"/>
        <w:bottom w:val="none" w:sz="0" w:space="0" w:color="auto"/>
        <w:right w:val="none" w:sz="0" w:space="0" w:color="auto"/>
      </w:divBdr>
    </w:div>
    <w:div w:id="368994168">
      <w:bodyDiv w:val="1"/>
      <w:marLeft w:val="0"/>
      <w:marRight w:val="0"/>
      <w:marTop w:val="0"/>
      <w:marBottom w:val="0"/>
      <w:divBdr>
        <w:top w:val="none" w:sz="0" w:space="0" w:color="auto"/>
        <w:left w:val="none" w:sz="0" w:space="0" w:color="auto"/>
        <w:bottom w:val="none" w:sz="0" w:space="0" w:color="auto"/>
        <w:right w:val="none" w:sz="0" w:space="0" w:color="auto"/>
      </w:divBdr>
    </w:div>
    <w:div w:id="369065211">
      <w:bodyDiv w:val="1"/>
      <w:marLeft w:val="0"/>
      <w:marRight w:val="0"/>
      <w:marTop w:val="0"/>
      <w:marBottom w:val="0"/>
      <w:divBdr>
        <w:top w:val="none" w:sz="0" w:space="0" w:color="auto"/>
        <w:left w:val="none" w:sz="0" w:space="0" w:color="auto"/>
        <w:bottom w:val="none" w:sz="0" w:space="0" w:color="auto"/>
        <w:right w:val="none" w:sz="0" w:space="0" w:color="auto"/>
      </w:divBdr>
    </w:div>
    <w:div w:id="369189278">
      <w:bodyDiv w:val="1"/>
      <w:marLeft w:val="0"/>
      <w:marRight w:val="0"/>
      <w:marTop w:val="0"/>
      <w:marBottom w:val="0"/>
      <w:divBdr>
        <w:top w:val="none" w:sz="0" w:space="0" w:color="auto"/>
        <w:left w:val="none" w:sz="0" w:space="0" w:color="auto"/>
        <w:bottom w:val="none" w:sz="0" w:space="0" w:color="auto"/>
        <w:right w:val="none" w:sz="0" w:space="0" w:color="auto"/>
      </w:divBdr>
    </w:div>
    <w:div w:id="369384234">
      <w:bodyDiv w:val="1"/>
      <w:marLeft w:val="0"/>
      <w:marRight w:val="0"/>
      <w:marTop w:val="0"/>
      <w:marBottom w:val="0"/>
      <w:divBdr>
        <w:top w:val="none" w:sz="0" w:space="0" w:color="auto"/>
        <w:left w:val="none" w:sz="0" w:space="0" w:color="auto"/>
        <w:bottom w:val="none" w:sz="0" w:space="0" w:color="auto"/>
        <w:right w:val="none" w:sz="0" w:space="0" w:color="auto"/>
      </w:divBdr>
    </w:div>
    <w:div w:id="369426937">
      <w:bodyDiv w:val="1"/>
      <w:marLeft w:val="0"/>
      <w:marRight w:val="0"/>
      <w:marTop w:val="0"/>
      <w:marBottom w:val="0"/>
      <w:divBdr>
        <w:top w:val="none" w:sz="0" w:space="0" w:color="auto"/>
        <w:left w:val="none" w:sz="0" w:space="0" w:color="auto"/>
        <w:bottom w:val="none" w:sz="0" w:space="0" w:color="auto"/>
        <w:right w:val="none" w:sz="0" w:space="0" w:color="auto"/>
      </w:divBdr>
    </w:div>
    <w:div w:id="369452353">
      <w:bodyDiv w:val="1"/>
      <w:marLeft w:val="0"/>
      <w:marRight w:val="0"/>
      <w:marTop w:val="0"/>
      <w:marBottom w:val="0"/>
      <w:divBdr>
        <w:top w:val="none" w:sz="0" w:space="0" w:color="auto"/>
        <w:left w:val="none" w:sz="0" w:space="0" w:color="auto"/>
        <w:bottom w:val="none" w:sz="0" w:space="0" w:color="auto"/>
        <w:right w:val="none" w:sz="0" w:space="0" w:color="auto"/>
      </w:divBdr>
    </w:div>
    <w:div w:id="369767142">
      <w:bodyDiv w:val="1"/>
      <w:marLeft w:val="0"/>
      <w:marRight w:val="0"/>
      <w:marTop w:val="0"/>
      <w:marBottom w:val="0"/>
      <w:divBdr>
        <w:top w:val="none" w:sz="0" w:space="0" w:color="auto"/>
        <w:left w:val="none" w:sz="0" w:space="0" w:color="auto"/>
        <w:bottom w:val="none" w:sz="0" w:space="0" w:color="auto"/>
        <w:right w:val="none" w:sz="0" w:space="0" w:color="auto"/>
      </w:divBdr>
    </w:div>
    <w:div w:id="369957512">
      <w:bodyDiv w:val="1"/>
      <w:marLeft w:val="0"/>
      <w:marRight w:val="0"/>
      <w:marTop w:val="0"/>
      <w:marBottom w:val="0"/>
      <w:divBdr>
        <w:top w:val="none" w:sz="0" w:space="0" w:color="auto"/>
        <w:left w:val="none" w:sz="0" w:space="0" w:color="auto"/>
        <w:bottom w:val="none" w:sz="0" w:space="0" w:color="auto"/>
        <w:right w:val="none" w:sz="0" w:space="0" w:color="auto"/>
      </w:divBdr>
    </w:div>
    <w:div w:id="369958581">
      <w:bodyDiv w:val="1"/>
      <w:marLeft w:val="0"/>
      <w:marRight w:val="0"/>
      <w:marTop w:val="0"/>
      <w:marBottom w:val="0"/>
      <w:divBdr>
        <w:top w:val="none" w:sz="0" w:space="0" w:color="auto"/>
        <w:left w:val="none" w:sz="0" w:space="0" w:color="auto"/>
        <w:bottom w:val="none" w:sz="0" w:space="0" w:color="auto"/>
        <w:right w:val="none" w:sz="0" w:space="0" w:color="auto"/>
      </w:divBdr>
    </w:div>
    <w:div w:id="370035521">
      <w:bodyDiv w:val="1"/>
      <w:marLeft w:val="0"/>
      <w:marRight w:val="0"/>
      <w:marTop w:val="0"/>
      <w:marBottom w:val="0"/>
      <w:divBdr>
        <w:top w:val="none" w:sz="0" w:space="0" w:color="auto"/>
        <w:left w:val="none" w:sz="0" w:space="0" w:color="auto"/>
        <w:bottom w:val="none" w:sz="0" w:space="0" w:color="auto"/>
        <w:right w:val="none" w:sz="0" w:space="0" w:color="auto"/>
      </w:divBdr>
    </w:div>
    <w:div w:id="370157453">
      <w:bodyDiv w:val="1"/>
      <w:marLeft w:val="0"/>
      <w:marRight w:val="0"/>
      <w:marTop w:val="0"/>
      <w:marBottom w:val="0"/>
      <w:divBdr>
        <w:top w:val="none" w:sz="0" w:space="0" w:color="auto"/>
        <w:left w:val="none" w:sz="0" w:space="0" w:color="auto"/>
        <w:bottom w:val="none" w:sz="0" w:space="0" w:color="auto"/>
        <w:right w:val="none" w:sz="0" w:space="0" w:color="auto"/>
      </w:divBdr>
    </w:div>
    <w:div w:id="370229804">
      <w:bodyDiv w:val="1"/>
      <w:marLeft w:val="0"/>
      <w:marRight w:val="0"/>
      <w:marTop w:val="0"/>
      <w:marBottom w:val="0"/>
      <w:divBdr>
        <w:top w:val="none" w:sz="0" w:space="0" w:color="auto"/>
        <w:left w:val="none" w:sz="0" w:space="0" w:color="auto"/>
        <w:bottom w:val="none" w:sz="0" w:space="0" w:color="auto"/>
        <w:right w:val="none" w:sz="0" w:space="0" w:color="auto"/>
      </w:divBdr>
    </w:div>
    <w:div w:id="370308613">
      <w:bodyDiv w:val="1"/>
      <w:marLeft w:val="0"/>
      <w:marRight w:val="0"/>
      <w:marTop w:val="0"/>
      <w:marBottom w:val="0"/>
      <w:divBdr>
        <w:top w:val="none" w:sz="0" w:space="0" w:color="auto"/>
        <w:left w:val="none" w:sz="0" w:space="0" w:color="auto"/>
        <w:bottom w:val="none" w:sz="0" w:space="0" w:color="auto"/>
        <w:right w:val="none" w:sz="0" w:space="0" w:color="auto"/>
      </w:divBdr>
    </w:div>
    <w:div w:id="370421673">
      <w:bodyDiv w:val="1"/>
      <w:marLeft w:val="0"/>
      <w:marRight w:val="0"/>
      <w:marTop w:val="0"/>
      <w:marBottom w:val="0"/>
      <w:divBdr>
        <w:top w:val="none" w:sz="0" w:space="0" w:color="auto"/>
        <w:left w:val="none" w:sz="0" w:space="0" w:color="auto"/>
        <w:bottom w:val="none" w:sz="0" w:space="0" w:color="auto"/>
        <w:right w:val="none" w:sz="0" w:space="0" w:color="auto"/>
      </w:divBdr>
    </w:div>
    <w:div w:id="370502492">
      <w:bodyDiv w:val="1"/>
      <w:marLeft w:val="0"/>
      <w:marRight w:val="0"/>
      <w:marTop w:val="0"/>
      <w:marBottom w:val="0"/>
      <w:divBdr>
        <w:top w:val="none" w:sz="0" w:space="0" w:color="auto"/>
        <w:left w:val="none" w:sz="0" w:space="0" w:color="auto"/>
        <w:bottom w:val="none" w:sz="0" w:space="0" w:color="auto"/>
        <w:right w:val="none" w:sz="0" w:space="0" w:color="auto"/>
      </w:divBdr>
    </w:div>
    <w:div w:id="370611928">
      <w:bodyDiv w:val="1"/>
      <w:marLeft w:val="0"/>
      <w:marRight w:val="0"/>
      <w:marTop w:val="0"/>
      <w:marBottom w:val="0"/>
      <w:divBdr>
        <w:top w:val="none" w:sz="0" w:space="0" w:color="auto"/>
        <w:left w:val="none" w:sz="0" w:space="0" w:color="auto"/>
        <w:bottom w:val="none" w:sz="0" w:space="0" w:color="auto"/>
        <w:right w:val="none" w:sz="0" w:space="0" w:color="auto"/>
      </w:divBdr>
    </w:div>
    <w:div w:id="370618713">
      <w:bodyDiv w:val="1"/>
      <w:marLeft w:val="0"/>
      <w:marRight w:val="0"/>
      <w:marTop w:val="0"/>
      <w:marBottom w:val="0"/>
      <w:divBdr>
        <w:top w:val="none" w:sz="0" w:space="0" w:color="auto"/>
        <w:left w:val="none" w:sz="0" w:space="0" w:color="auto"/>
        <w:bottom w:val="none" w:sz="0" w:space="0" w:color="auto"/>
        <w:right w:val="none" w:sz="0" w:space="0" w:color="auto"/>
      </w:divBdr>
    </w:div>
    <w:div w:id="370804954">
      <w:bodyDiv w:val="1"/>
      <w:marLeft w:val="0"/>
      <w:marRight w:val="0"/>
      <w:marTop w:val="0"/>
      <w:marBottom w:val="0"/>
      <w:divBdr>
        <w:top w:val="none" w:sz="0" w:space="0" w:color="auto"/>
        <w:left w:val="none" w:sz="0" w:space="0" w:color="auto"/>
        <w:bottom w:val="none" w:sz="0" w:space="0" w:color="auto"/>
        <w:right w:val="none" w:sz="0" w:space="0" w:color="auto"/>
      </w:divBdr>
    </w:div>
    <w:div w:id="371080059">
      <w:bodyDiv w:val="1"/>
      <w:marLeft w:val="0"/>
      <w:marRight w:val="0"/>
      <w:marTop w:val="0"/>
      <w:marBottom w:val="0"/>
      <w:divBdr>
        <w:top w:val="none" w:sz="0" w:space="0" w:color="auto"/>
        <w:left w:val="none" w:sz="0" w:space="0" w:color="auto"/>
        <w:bottom w:val="none" w:sz="0" w:space="0" w:color="auto"/>
        <w:right w:val="none" w:sz="0" w:space="0" w:color="auto"/>
      </w:divBdr>
    </w:div>
    <w:div w:id="371155540">
      <w:bodyDiv w:val="1"/>
      <w:marLeft w:val="0"/>
      <w:marRight w:val="0"/>
      <w:marTop w:val="0"/>
      <w:marBottom w:val="0"/>
      <w:divBdr>
        <w:top w:val="none" w:sz="0" w:space="0" w:color="auto"/>
        <w:left w:val="none" w:sz="0" w:space="0" w:color="auto"/>
        <w:bottom w:val="none" w:sz="0" w:space="0" w:color="auto"/>
        <w:right w:val="none" w:sz="0" w:space="0" w:color="auto"/>
      </w:divBdr>
    </w:div>
    <w:div w:id="371543762">
      <w:bodyDiv w:val="1"/>
      <w:marLeft w:val="0"/>
      <w:marRight w:val="0"/>
      <w:marTop w:val="0"/>
      <w:marBottom w:val="0"/>
      <w:divBdr>
        <w:top w:val="none" w:sz="0" w:space="0" w:color="auto"/>
        <w:left w:val="none" w:sz="0" w:space="0" w:color="auto"/>
        <w:bottom w:val="none" w:sz="0" w:space="0" w:color="auto"/>
        <w:right w:val="none" w:sz="0" w:space="0" w:color="auto"/>
      </w:divBdr>
    </w:div>
    <w:div w:id="371616337">
      <w:bodyDiv w:val="1"/>
      <w:marLeft w:val="0"/>
      <w:marRight w:val="0"/>
      <w:marTop w:val="0"/>
      <w:marBottom w:val="0"/>
      <w:divBdr>
        <w:top w:val="none" w:sz="0" w:space="0" w:color="auto"/>
        <w:left w:val="none" w:sz="0" w:space="0" w:color="auto"/>
        <w:bottom w:val="none" w:sz="0" w:space="0" w:color="auto"/>
        <w:right w:val="none" w:sz="0" w:space="0" w:color="auto"/>
      </w:divBdr>
    </w:div>
    <w:div w:id="371737023">
      <w:bodyDiv w:val="1"/>
      <w:marLeft w:val="0"/>
      <w:marRight w:val="0"/>
      <w:marTop w:val="0"/>
      <w:marBottom w:val="0"/>
      <w:divBdr>
        <w:top w:val="none" w:sz="0" w:space="0" w:color="auto"/>
        <w:left w:val="none" w:sz="0" w:space="0" w:color="auto"/>
        <w:bottom w:val="none" w:sz="0" w:space="0" w:color="auto"/>
        <w:right w:val="none" w:sz="0" w:space="0" w:color="auto"/>
      </w:divBdr>
    </w:div>
    <w:div w:id="371807087">
      <w:bodyDiv w:val="1"/>
      <w:marLeft w:val="0"/>
      <w:marRight w:val="0"/>
      <w:marTop w:val="0"/>
      <w:marBottom w:val="0"/>
      <w:divBdr>
        <w:top w:val="none" w:sz="0" w:space="0" w:color="auto"/>
        <w:left w:val="none" w:sz="0" w:space="0" w:color="auto"/>
        <w:bottom w:val="none" w:sz="0" w:space="0" w:color="auto"/>
        <w:right w:val="none" w:sz="0" w:space="0" w:color="auto"/>
      </w:divBdr>
    </w:div>
    <w:div w:id="371810674">
      <w:bodyDiv w:val="1"/>
      <w:marLeft w:val="0"/>
      <w:marRight w:val="0"/>
      <w:marTop w:val="0"/>
      <w:marBottom w:val="0"/>
      <w:divBdr>
        <w:top w:val="none" w:sz="0" w:space="0" w:color="auto"/>
        <w:left w:val="none" w:sz="0" w:space="0" w:color="auto"/>
        <w:bottom w:val="none" w:sz="0" w:space="0" w:color="auto"/>
        <w:right w:val="none" w:sz="0" w:space="0" w:color="auto"/>
      </w:divBdr>
    </w:div>
    <w:div w:id="372267591">
      <w:bodyDiv w:val="1"/>
      <w:marLeft w:val="0"/>
      <w:marRight w:val="0"/>
      <w:marTop w:val="0"/>
      <w:marBottom w:val="0"/>
      <w:divBdr>
        <w:top w:val="none" w:sz="0" w:space="0" w:color="auto"/>
        <w:left w:val="none" w:sz="0" w:space="0" w:color="auto"/>
        <w:bottom w:val="none" w:sz="0" w:space="0" w:color="auto"/>
        <w:right w:val="none" w:sz="0" w:space="0" w:color="auto"/>
      </w:divBdr>
    </w:div>
    <w:div w:id="372779357">
      <w:bodyDiv w:val="1"/>
      <w:marLeft w:val="0"/>
      <w:marRight w:val="0"/>
      <w:marTop w:val="0"/>
      <w:marBottom w:val="0"/>
      <w:divBdr>
        <w:top w:val="none" w:sz="0" w:space="0" w:color="auto"/>
        <w:left w:val="none" w:sz="0" w:space="0" w:color="auto"/>
        <w:bottom w:val="none" w:sz="0" w:space="0" w:color="auto"/>
        <w:right w:val="none" w:sz="0" w:space="0" w:color="auto"/>
      </w:divBdr>
    </w:div>
    <w:div w:id="373239993">
      <w:bodyDiv w:val="1"/>
      <w:marLeft w:val="0"/>
      <w:marRight w:val="0"/>
      <w:marTop w:val="0"/>
      <w:marBottom w:val="0"/>
      <w:divBdr>
        <w:top w:val="none" w:sz="0" w:space="0" w:color="auto"/>
        <w:left w:val="none" w:sz="0" w:space="0" w:color="auto"/>
        <w:bottom w:val="none" w:sz="0" w:space="0" w:color="auto"/>
        <w:right w:val="none" w:sz="0" w:space="0" w:color="auto"/>
      </w:divBdr>
    </w:div>
    <w:div w:id="373652259">
      <w:bodyDiv w:val="1"/>
      <w:marLeft w:val="0"/>
      <w:marRight w:val="0"/>
      <w:marTop w:val="0"/>
      <w:marBottom w:val="0"/>
      <w:divBdr>
        <w:top w:val="none" w:sz="0" w:space="0" w:color="auto"/>
        <w:left w:val="none" w:sz="0" w:space="0" w:color="auto"/>
        <w:bottom w:val="none" w:sz="0" w:space="0" w:color="auto"/>
        <w:right w:val="none" w:sz="0" w:space="0" w:color="auto"/>
      </w:divBdr>
    </w:div>
    <w:div w:id="374080474">
      <w:bodyDiv w:val="1"/>
      <w:marLeft w:val="0"/>
      <w:marRight w:val="0"/>
      <w:marTop w:val="0"/>
      <w:marBottom w:val="0"/>
      <w:divBdr>
        <w:top w:val="none" w:sz="0" w:space="0" w:color="auto"/>
        <w:left w:val="none" w:sz="0" w:space="0" w:color="auto"/>
        <w:bottom w:val="none" w:sz="0" w:space="0" w:color="auto"/>
        <w:right w:val="none" w:sz="0" w:space="0" w:color="auto"/>
      </w:divBdr>
    </w:div>
    <w:div w:id="374282163">
      <w:bodyDiv w:val="1"/>
      <w:marLeft w:val="0"/>
      <w:marRight w:val="0"/>
      <w:marTop w:val="0"/>
      <w:marBottom w:val="0"/>
      <w:divBdr>
        <w:top w:val="none" w:sz="0" w:space="0" w:color="auto"/>
        <w:left w:val="none" w:sz="0" w:space="0" w:color="auto"/>
        <w:bottom w:val="none" w:sz="0" w:space="0" w:color="auto"/>
        <w:right w:val="none" w:sz="0" w:space="0" w:color="auto"/>
      </w:divBdr>
    </w:div>
    <w:div w:id="374432458">
      <w:bodyDiv w:val="1"/>
      <w:marLeft w:val="0"/>
      <w:marRight w:val="0"/>
      <w:marTop w:val="0"/>
      <w:marBottom w:val="0"/>
      <w:divBdr>
        <w:top w:val="none" w:sz="0" w:space="0" w:color="auto"/>
        <w:left w:val="none" w:sz="0" w:space="0" w:color="auto"/>
        <w:bottom w:val="none" w:sz="0" w:space="0" w:color="auto"/>
        <w:right w:val="none" w:sz="0" w:space="0" w:color="auto"/>
      </w:divBdr>
    </w:div>
    <w:div w:id="374544669">
      <w:bodyDiv w:val="1"/>
      <w:marLeft w:val="0"/>
      <w:marRight w:val="0"/>
      <w:marTop w:val="0"/>
      <w:marBottom w:val="0"/>
      <w:divBdr>
        <w:top w:val="none" w:sz="0" w:space="0" w:color="auto"/>
        <w:left w:val="none" w:sz="0" w:space="0" w:color="auto"/>
        <w:bottom w:val="none" w:sz="0" w:space="0" w:color="auto"/>
        <w:right w:val="none" w:sz="0" w:space="0" w:color="auto"/>
      </w:divBdr>
    </w:div>
    <w:div w:id="374739262">
      <w:bodyDiv w:val="1"/>
      <w:marLeft w:val="0"/>
      <w:marRight w:val="0"/>
      <w:marTop w:val="0"/>
      <w:marBottom w:val="0"/>
      <w:divBdr>
        <w:top w:val="none" w:sz="0" w:space="0" w:color="auto"/>
        <w:left w:val="none" w:sz="0" w:space="0" w:color="auto"/>
        <w:bottom w:val="none" w:sz="0" w:space="0" w:color="auto"/>
        <w:right w:val="none" w:sz="0" w:space="0" w:color="auto"/>
      </w:divBdr>
    </w:div>
    <w:div w:id="374811912">
      <w:bodyDiv w:val="1"/>
      <w:marLeft w:val="0"/>
      <w:marRight w:val="0"/>
      <w:marTop w:val="0"/>
      <w:marBottom w:val="0"/>
      <w:divBdr>
        <w:top w:val="none" w:sz="0" w:space="0" w:color="auto"/>
        <w:left w:val="none" w:sz="0" w:space="0" w:color="auto"/>
        <w:bottom w:val="none" w:sz="0" w:space="0" w:color="auto"/>
        <w:right w:val="none" w:sz="0" w:space="0" w:color="auto"/>
      </w:divBdr>
    </w:div>
    <w:div w:id="375084405">
      <w:bodyDiv w:val="1"/>
      <w:marLeft w:val="0"/>
      <w:marRight w:val="0"/>
      <w:marTop w:val="0"/>
      <w:marBottom w:val="0"/>
      <w:divBdr>
        <w:top w:val="none" w:sz="0" w:space="0" w:color="auto"/>
        <w:left w:val="none" w:sz="0" w:space="0" w:color="auto"/>
        <w:bottom w:val="none" w:sz="0" w:space="0" w:color="auto"/>
        <w:right w:val="none" w:sz="0" w:space="0" w:color="auto"/>
      </w:divBdr>
    </w:div>
    <w:div w:id="375351382">
      <w:bodyDiv w:val="1"/>
      <w:marLeft w:val="0"/>
      <w:marRight w:val="0"/>
      <w:marTop w:val="0"/>
      <w:marBottom w:val="0"/>
      <w:divBdr>
        <w:top w:val="none" w:sz="0" w:space="0" w:color="auto"/>
        <w:left w:val="none" w:sz="0" w:space="0" w:color="auto"/>
        <w:bottom w:val="none" w:sz="0" w:space="0" w:color="auto"/>
        <w:right w:val="none" w:sz="0" w:space="0" w:color="auto"/>
      </w:divBdr>
    </w:div>
    <w:div w:id="375542810">
      <w:bodyDiv w:val="1"/>
      <w:marLeft w:val="0"/>
      <w:marRight w:val="0"/>
      <w:marTop w:val="0"/>
      <w:marBottom w:val="0"/>
      <w:divBdr>
        <w:top w:val="none" w:sz="0" w:space="0" w:color="auto"/>
        <w:left w:val="none" w:sz="0" w:space="0" w:color="auto"/>
        <w:bottom w:val="none" w:sz="0" w:space="0" w:color="auto"/>
        <w:right w:val="none" w:sz="0" w:space="0" w:color="auto"/>
      </w:divBdr>
    </w:div>
    <w:div w:id="375786002">
      <w:bodyDiv w:val="1"/>
      <w:marLeft w:val="0"/>
      <w:marRight w:val="0"/>
      <w:marTop w:val="0"/>
      <w:marBottom w:val="0"/>
      <w:divBdr>
        <w:top w:val="none" w:sz="0" w:space="0" w:color="auto"/>
        <w:left w:val="none" w:sz="0" w:space="0" w:color="auto"/>
        <w:bottom w:val="none" w:sz="0" w:space="0" w:color="auto"/>
        <w:right w:val="none" w:sz="0" w:space="0" w:color="auto"/>
      </w:divBdr>
    </w:div>
    <w:div w:id="376053478">
      <w:bodyDiv w:val="1"/>
      <w:marLeft w:val="0"/>
      <w:marRight w:val="0"/>
      <w:marTop w:val="0"/>
      <w:marBottom w:val="0"/>
      <w:divBdr>
        <w:top w:val="none" w:sz="0" w:space="0" w:color="auto"/>
        <w:left w:val="none" w:sz="0" w:space="0" w:color="auto"/>
        <w:bottom w:val="none" w:sz="0" w:space="0" w:color="auto"/>
        <w:right w:val="none" w:sz="0" w:space="0" w:color="auto"/>
      </w:divBdr>
    </w:div>
    <w:div w:id="376124076">
      <w:bodyDiv w:val="1"/>
      <w:marLeft w:val="0"/>
      <w:marRight w:val="0"/>
      <w:marTop w:val="0"/>
      <w:marBottom w:val="0"/>
      <w:divBdr>
        <w:top w:val="none" w:sz="0" w:space="0" w:color="auto"/>
        <w:left w:val="none" w:sz="0" w:space="0" w:color="auto"/>
        <w:bottom w:val="none" w:sz="0" w:space="0" w:color="auto"/>
        <w:right w:val="none" w:sz="0" w:space="0" w:color="auto"/>
      </w:divBdr>
    </w:div>
    <w:div w:id="376200195">
      <w:bodyDiv w:val="1"/>
      <w:marLeft w:val="0"/>
      <w:marRight w:val="0"/>
      <w:marTop w:val="0"/>
      <w:marBottom w:val="0"/>
      <w:divBdr>
        <w:top w:val="none" w:sz="0" w:space="0" w:color="auto"/>
        <w:left w:val="none" w:sz="0" w:space="0" w:color="auto"/>
        <w:bottom w:val="none" w:sz="0" w:space="0" w:color="auto"/>
        <w:right w:val="none" w:sz="0" w:space="0" w:color="auto"/>
      </w:divBdr>
    </w:div>
    <w:div w:id="376243669">
      <w:bodyDiv w:val="1"/>
      <w:marLeft w:val="0"/>
      <w:marRight w:val="0"/>
      <w:marTop w:val="0"/>
      <w:marBottom w:val="0"/>
      <w:divBdr>
        <w:top w:val="none" w:sz="0" w:space="0" w:color="auto"/>
        <w:left w:val="none" w:sz="0" w:space="0" w:color="auto"/>
        <w:bottom w:val="none" w:sz="0" w:space="0" w:color="auto"/>
        <w:right w:val="none" w:sz="0" w:space="0" w:color="auto"/>
      </w:divBdr>
    </w:div>
    <w:div w:id="376315411">
      <w:bodyDiv w:val="1"/>
      <w:marLeft w:val="0"/>
      <w:marRight w:val="0"/>
      <w:marTop w:val="0"/>
      <w:marBottom w:val="0"/>
      <w:divBdr>
        <w:top w:val="none" w:sz="0" w:space="0" w:color="auto"/>
        <w:left w:val="none" w:sz="0" w:space="0" w:color="auto"/>
        <w:bottom w:val="none" w:sz="0" w:space="0" w:color="auto"/>
        <w:right w:val="none" w:sz="0" w:space="0" w:color="auto"/>
      </w:divBdr>
    </w:div>
    <w:div w:id="376469780">
      <w:bodyDiv w:val="1"/>
      <w:marLeft w:val="0"/>
      <w:marRight w:val="0"/>
      <w:marTop w:val="0"/>
      <w:marBottom w:val="0"/>
      <w:divBdr>
        <w:top w:val="none" w:sz="0" w:space="0" w:color="auto"/>
        <w:left w:val="none" w:sz="0" w:space="0" w:color="auto"/>
        <w:bottom w:val="none" w:sz="0" w:space="0" w:color="auto"/>
        <w:right w:val="none" w:sz="0" w:space="0" w:color="auto"/>
      </w:divBdr>
    </w:div>
    <w:div w:id="376513520">
      <w:bodyDiv w:val="1"/>
      <w:marLeft w:val="0"/>
      <w:marRight w:val="0"/>
      <w:marTop w:val="0"/>
      <w:marBottom w:val="0"/>
      <w:divBdr>
        <w:top w:val="none" w:sz="0" w:space="0" w:color="auto"/>
        <w:left w:val="none" w:sz="0" w:space="0" w:color="auto"/>
        <w:bottom w:val="none" w:sz="0" w:space="0" w:color="auto"/>
        <w:right w:val="none" w:sz="0" w:space="0" w:color="auto"/>
      </w:divBdr>
    </w:div>
    <w:div w:id="376666926">
      <w:bodyDiv w:val="1"/>
      <w:marLeft w:val="0"/>
      <w:marRight w:val="0"/>
      <w:marTop w:val="0"/>
      <w:marBottom w:val="0"/>
      <w:divBdr>
        <w:top w:val="none" w:sz="0" w:space="0" w:color="auto"/>
        <w:left w:val="none" w:sz="0" w:space="0" w:color="auto"/>
        <w:bottom w:val="none" w:sz="0" w:space="0" w:color="auto"/>
        <w:right w:val="none" w:sz="0" w:space="0" w:color="auto"/>
      </w:divBdr>
    </w:div>
    <w:div w:id="376667724">
      <w:bodyDiv w:val="1"/>
      <w:marLeft w:val="0"/>
      <w:marRight w:val="0"/>
      <w:marTop w:val="0"/>
      <w:marBottom w:val="0"/>
      <w:divBdr>
        <w:top w:val="none" w:sz="0" w:space="0" w:color="auto"/>
        <w:left w:val="none" w:sz="0" w:space="0" w:color="auto"/>
        <w:bottom w:val="none" w:sz="0" w:space="0" w:color="auto"/>
        <w:right w:val="none" w:sz="0" w:space="0" w:color="auto"/>
      </w:divBdr>
    </w:div>
    <w:div w:id="377169386">
      <w:bodyDiv w:val="1"/>
      <w:marLeft w:val="0"/>
      <w:marRight w:val="0"/>
      <w:marTop w:val="0"/>
      <w:marBottom w:val="0"/>
      <w:divBdr>
        <w:top w:val="none" w:sz="0" w:space="0" w:color="auto"/>
        <w:left w:val="none" w:sz="0" w:space="0" w:color="auto"/>
        <w:bottom w:val="none" w:sz="0" w:space="0" w:color="auto"/>
        <w:right w:val="none" w:sz="0" w:space="0" w:color="auto"/>
      </w:divBdr>
    </w:div>
    <w:div w:id="377322976">
      <w:bodyDiv w:val="1"/>
      <w:marLeft w:val="0"/>
      <w:marRight w:val="0"/>
      <w:marTop w:val="0"/>
      <w:marBottom w:val="0"/>
      <w:divBdr>
        <w:top w:val="none" w:sz="0" w:space="0" w:color="auto"/>
        <w:left w:val="none" w:sz="0" w:space="0" w:color="auto"/>
        <w:bottom w:val="none" w:sz="0" w:space="0" w:color="auto"/>
        <w:right w:val="none" w:sz="0" w:space="0" w:color="auto"/>
      </w:divBdr>
    </w:div>
    <w:div w:id="377509967">
      <w:bodyDiv w:val="1"/>
      <w:marLeft w:val="0"/>
      <w:marRight w:val="0"/>
      <w:marTop w:val="0"/>
      <w:marBottom w:val="0"/>
      <w:divBdr>
        <w:top w:val="none" w:sz="0" w:space="0" w:color="auto"/>
        <w:left w:val="none" w:sz="0" w:space="0" w:color="auto"/>
        <w:bottom w:val="none" w:sz="0" w:space="0" w:color="auto"/>
        <w:right w:val="none" w:sz="0" w:space="0" w:color="auto"/>
      </w:divBdr>
    </w:div>
    <w:div w:id="377629220">
      <w:bodyDiv w:val="1"/>
      <w:marLeft w:val="0"/>
      <w:marRight w:val="0"/>
      <w:marTop w:val="0"/>
      <w:marBottom w:val="0"/>
      <w:divBdr>
        <w:top w:val="none" w:sz="0" w:space="0" w:color="auto"/>
        <w:left w:val="none" w:sz="0" w:space="0" w:color="auto"/>
        <w:bottom w:val="none" w:sz="0" w:space="0" w:color="auto"/>
        <w:right w:val="none" w:sz="0" w:space="0" w:color="auto"/>
      </w:divBdr>
    </w:div>
    <w:div w:id="377826986">
      <w:bodyDiv w:val="1"/>
      <w:marLeft w:val="0"/>
      <w:marRight w:val="0"/>
      <w:marTop w:val="0"/>
      <w:marBottom w:val="0"/>
      <w:divBdr>
        <w:top w:val="none" w:sz="0" w:space="0" w:color="auto"/>
        <w:left w:val="none" w:sz="0" w:space="0" w:color="auto"/>
        <w:bottom w:val="none" w:sz="0" w:space="0" w:color="auto"/>
        <w:right w:val="none" w:sz="0" w:space="0" w:color="auto"/>
      </w:divBdr>
    </w:div>
    <w:div w:id="377895945">
      <w:bodyDiv w:val="1"/>
      <w:marLeft w:val="0"/>
      <w:marRight w:val="0"/>
      <w:marTop w:val="0"/>
      <w:marBottom w:val="0"/>
      <w:divBdr>
        <w:top w:val="none" w:sz="0" w:space="0" w:color="auto"/>
        <w:left w:val="none" w:sz="0" w:space="0" w:color="auto"/>
        <w:bottom w:val="none" w:sz="0" w:space="0" w:color="auto"/>
        <w:right w:val="none" w:sz="0" w:space="0" w:color="auto"/>
      </w:divBdr>
    </w:div>
    <w:div w:id="378281861">
      <w:bodyDiv w:val="1"/>
      <w:marLeft w:val="0"/>
      <w:marRight w:val="0"/>
      <w:marTop w:val="0"/>
      <w:marBottom w:val="0"/>
      <w:divBdr>
        <w:top w:val="none" w:sz="0" w:space="0" w:color="auto"/>
        <w:left w:val="none" w:sz="0" w:space="0" w:color="auto"/>
        <w:bottom w:val="none" w:sz="0" w:space="0" w:color="auto"/>
        <w:right w:val="none" w:sz="0" w:space="0" w:color="auto"/>
      </w:divBdr>
    </w:div>
    <w:div w:id="378286785">
      <w:bodyDiv w:val="1"/>
      <w:marLeft w:val="0"/>
      <w:marRight w:val="0"/>
      <w:marTop w:val="0"/>
      <w:marBottom w:val="0"/>
      <w:divBdr>
        <w:top w:val="none" w:sz="0" w:space="0" w:color="auto"/>
        <w:left w:val="none" w:sz="0" w:space="0" w:color="auto"/>
        <w:bottom w:val="none" w:sz="0" w:space="0" w:color="auto"/>
        <w:right w:val="none" w:sz="0" w:space="0" w:color="auto"/>
      </w:divBdr>
    </w:div>
    <w:div w:id="378746933">
      <w:bodyDiv w:val="1"/>
      <w:marLeft w:val="0"/>
      <w:marRight w:val="0"/>
      <w:marTop w:val="0"/>
      <w:marBottom w:val="0"/>
      <w:divBdr>
        <w:top w:val="none" w:sz="0" w:space="0" w:color="auto"/>
        <w:left w:val="none" w:sz="0" w:space="0" w:color="auto"/>
        <w:bottom w:val="none" w:sz="0" w:space="0" w:color="auto"/>
        <w:right w:val="none" w:sz="0" w:space="0" w:color="auto"/>
      </w:divBdr>
    </w:div>
    <w:div w:id="378819703">
      <w:bodyDiv w:val="1"/>
      <w:marLeft w:val="0"/>
      <w:marRight w:val="0"/>
      <w:marTop w:val="0"/>
      <w:marBottom w:val="0"/>
      <w:divBdr>
        <w:top w:val="none" w:sz="0" w:space="0" w:color="auto"/>
        <w:left w:val="none" w:sz="0" w:space="0" w:color="auto"/>
        <w:bottom w:val="none" w:sz="0" w:space="0" w:color="auto"/>
        <w:right w:val="none" w:sz="0" w:space="0" w:color="auto"/>
      </w:divBdr>
    </w:div>
    <w:div w:id="378820749">
      <w:bodyDiv w:val="1"/>
      <w:marLeft w:val="0"/>
      <w:marRight w:val="0"/>
      <w:marTop w:val="0"/>
      <w:marBottom w:val="0"/>
      <w:divBdr>
        <w:top w:val="none" w:sz="0" w:space="0" w:color="auto"/>
        <w:left w:val="none" w:sz="0" w:space="0" w:color="auto"/>
        <w:bottom w:val="none" w:sz="0" w:space="0" w:color="auto"/>
        <w:right w:val="none" w:sz="0" w:space="0" w:color="auto"/>
      </w:divBdr>
    </w:div>
    <w:div w:id="379015809">
      <w:bodyDiv w:val="1"/>
      <w:marLeft w:val="0"/>
      <w:marRight w:val="0"/>
      <w:marTop w:val="0"/>
      <w:marBottom w:val="0"/>
      <w:divBdr>
        <w:top w:val="none" w:sz="0" w:space="0" w:color="auto"/>
        <w:left w:val="none" w:sz="0" w:space="0" w:color="auto"/>
        <w:bottom w:val="none" w:sz="0" w:space="0" w:color="auto"/>
        <w:right w:val="none" w:sz="0" w:space="0" w:color="auto"/>
      </w:divBdr>
    </w:div>
    <w:div w:id="379129521">
      <w:bodyDiv w:val="1"/>
      <w:marLeft w:val="0"/>
      <w:marRight w:val="0"/>
      <w:marTop w:val="0"/>
      <w:marBottom w:val="0"/>
      <w:divBdr>
        <w:top w:val="none" w:sz="0" w:space="0" w:color="auto"/>
        <w:left w:val="none" w:sz="0" w:space="0" w:color="auto"/>
        <w:bottom w:val="none" w:sz="0" w:space="0" w:color="auto"/>
        <w:right w:val="none" w:sz="0" w:space="0" w:color="auto"/>
      </w:divBdr>
    </w:div>
    <w:div w:id="379133319">
      <w:bodyDiv w:val="1"/>
      <w:marLeft w:val="0"/>
      <w:marRight w:val="0"/>
      <w:marTop w:val="0"/>
      <w:marBottom w:val="0"/>
      <w:divBdr>
        <w:top w:val="none" w:sz="0" w:space="0" w:color="auto"/>
        <w:left w:val="none" w:sz="0" w:space="0" w:color="auto"/>
        <w:bottom w:val="none" w:sz="0" w:space="0" w:color="auto"/>
        <w:right w:val="none" w:sz="0" w:space="0" w:color="auto"/>
      </w:divBdr>
    </w:div>
    <w:div w:id="379134789">
      <w:bodyDiv w:val="1"/>
      <w:marLeft w:val="0"/>
      <w:marRight w:val="0"/>
      <w:marTop w:val="0"/>
      <w:marBottom w:val="0"/>
      <w:divBdr>
        <w:top w:val="none" w:sz="0" w:space="0" w:color="auto"/>
        <w:left w:val="none" w:sz="0" w:space="0" w:color="auto"/>
        <w:bottom w:val="none" w:sz="0" w:space="0" w:color="auto"/>
        <w:right w:val="none" w:sz="0" w:space="0" w:color="auto"/>
      </w:divBdr>
    </w:div>
    <w:div w:id="379209005">
      <w:bodyDiv w:val="1"/>
      <w:marLeft w:val="0"/>
      <w:marRight w:val="0"/>
      <w:marTop w:val="0"/>
      <w:marBottom w:val="0"/>
      <w:divBdr>
        <w:top w:val="none" w:sz="0" w:space="0" w:color="auto"/>
        <w:left w:val="none" w:sz="0" w:space="0" w:color="auto"/>
        <w:bottom w:val="none" w:sz="0" w:space="0" w:color="auto"/>
        <w:right w:val="none" w:sz="0" w:space="0" w:color="auto"/>
      </w:divBdr>
    </w:div>
    <w:div w:id="379279938">
      <w:bodyDiv w:val="1"/>
      <w:marLeft w:val="0"/>
      <w:marRight w:val="0"/>
      <w:marTop w:val="0"/>
      <w:marBottom w:val="0"/>
      <w:divBdr>
        <w:top w:val="none" w:sz="0" w:space="0" w:color="auto"/>
        <w:left w:val="none" w:sz="0" w:space="0" w:color="auto"/>
        <w:bottom w:val="none" w:sz="0" w:space="0" w:color="auto"/>
        <w:right w:val="none" w:sz="0" w:space="0" w:color="auto"/>
      </w:divBdr>
    </w:div>
    <w:div w:id="379281452">
      <w:bodyDiv w:val="1"/>
      <w:marLeft w:val="0"/>
      <w:marRight w:val="0"/>
      <w:marTop w:val="0"/>
      <w:marBottom w:val="0"/>
      <w:divBdr>
        <w:top w:val="none" w:sz="0" w:space="0" w:color="auto"/>
        <w:left w:val="none" w:sz="0" w:space="0" w:color="auto"/>
        <w:bottom w:val="none" w:sz="0" w:space="0" w:color="auto"/>
        <w:right w:val="none" w:sz="0" w:space="0" w:color="auto"/>
      </w:divBdr>
    </w:div>
    <w:div w:id="379403139">
      <w:bodyDiv w:val="1"/>
      <w:marLeft w:val="0"/>
      <w:marRight w:val="0"/>
      <w:marTop w:val="0"/>
      <w:marBottom w:val="0"/>
      <w:divBdr>
        <w:top w:val="none" w:sz="0" w:space="0" w:color="auto"/>
        <w:left w:val="none" w:sz="0" w:space="0" w:color="auto"/>
        <w:bottom w:val="none" w:sz="0" w:space="0" w:color="auto"/>
        <w:right w:val="none" w:sz="0" w:space="0" w:color="auto"/>
      </w:divBdr>
    </w:div>
    <w:div w:id="379482731">
      <w:bodyDiv w:val="1"/>
      <w:marLeft w:val="0"/>
      <w:marRight w:val="0"/>
      <w:marTop w:val="0"/>
      <w:marBottom w:val="0"/>
      <w:divBdr>
        <w:top w:val="none" w:sz="0" w:space="0" w:color="auto"/>
        <w:left w:val="none" w:sz="0" w:space="0" w:color="auto"/>
        <w:bottom w:val="none" w:sz="0" w:space="0" w:color="auto"/>
        <w:right w:val="none" w:sz="0" w:space="0" w:color="auto"/>
      </w:divBdr>
    </w:div>
    <w:div w:id="380321952">
      <w:bodyDiv w:val="1"/>
      <w:marLeft w:val="0"/>
      <w:marRight w:val="0"/>
      <w:marTop w:val="0"/>
      <w:marBottom w:val="0"/>
      <w:divBdr>
        <w:top w:val="none" w:sz="0" w:space="0" w:color="auto"/>
        <w:left w:val="none" w:sz="0" w:space="0" w:color="auto"/>
        <w:bottom w:val="none" w:sz="0" w:space="0" w:color="auto"/>
        <w:right w:val="none" w:sz="0" w:space="0" w:color="auto"/>
      </w:divBdr>
    </w:div>
    <w:div w:id="380400728">
      <w:bodyDiv w:val="1"/>
      <w:marLeft w:val="0"/>
      <w:marRight w:val="0"/>
      <w:marTop w:val="0"/>
      <w:marBottom w:val="0"/>
      <w:divBdr>
        <w:top w:val="none" w:sz="0" w:space="0" w:color="auto"/>
        <w:left w:val="none" w:sz="0" w:space="0" w:color="auto"/>
        <w:bottom w:val="none" w:sz="0" w:space="0" w:color="auto"/>
        <w:right w:val="none" w:sz="0" w:space="0" w:color="auto"/>
      </w:divBdr>
    </w:div>
    <w:div w:id="380401570">
      <w:bodyDiv w:val="1"/>
      <w:marLeft w:val="0"/>
      <w:marRight w:val="0"/>
      <w:marTop w:val="0"/>
      <w:marBottom w:val="0"/>
      <w:divBdr>
        <w:top w:val="none" w:sz="0" w:space="0" w:color="auto"/>
        <w:left w:val="none" w:sz="0" w:space="0" w:color="auto"/>
        <w:bottom w:val="none" w:sz="0" w:space="0" w:color="auto"/>
        <w:right w:val="none" w:sz="0" w:space="0" w:color="auto"/>
      </w:divBdr>
    </w:div>
    <w:div w:id="380449025">
      <w:bodyDiv w:val="1"/>
      <w:marLeft w:val="0"/>
      <w:marRight w:val="0"/>
      <w:marTop w:val="0"/>
      <w:marBottom w:val="0"/>
      <w:divBdr>
        <w:top w:val="none" w:sz="0" w:space="0" w:color="auto"/>
        <w:left w:val="none" w:sz="0" w:space="0" w:color="auto"/>
        <w:bottom w:val="none" w:sz="0" w:space="0" w:color="auto"/>
        <w:right w:val="none" w:sz="0" w:space="0" w:color="auto"/>
      </w:divBdr>
    </w:div>
    <w:div w:id="380519059">
      <w:bodyDiv w:val="1"/>
      <w:marLeft w:val="0"/>
      <w:marRight w:val="0"/>
      <w:marTop w:val="0"/>
      <w:marBottom w:val="0"/>
      <w:divBdr>
        <w:top w:val="none" w:sz="0" w:space="0" w:color="auto"/>
        <w:left w:val="none" w:sz="0" w:space="0" w:color="auto"/>
        <w:bottom w:val="none" w:sz="0" w:space="0" w:color="auto"/>
        <w:right w:val="none" w:sz="0" w:space="0" w:color="auto"/>
      </w:divBdr>
    </w:div>
    <w:div w:id="380830311">
      <w:bodyDiv w:val="1"/>
      <w:marLeft w:val="0"/>
      <w:marRight w:val="0"/>
      <w:marTop w:val="0"/>
      <w:marBottom w:val="0"/>
      <w:divBdr>
        <w:top w:val="none" w:sz="0" w:space="0" w:color="auto"/>
        <w:left w:val="none" w:sz="0" w:space="0" w:color="auto"/>
        <w:bottom w:val="none" w:sz="0" w:space="0" w:color="auto"/>
        <w:right w:val="none" w:sz="0" w:space="0" w:color="auto"/>
      </w:divBdr>
    </w:div>
    <w:div w:id="380834732">
      <w:bodyDiv w:val="1"/>
      <w:marLeft w:val="0"/>
      <w:marRight w:val="0"/>
      <w:marTop w:val="0"/>
      <w:marBottom w:val="0"/>
      <w:divBdr>
        <w:top w:val="none" w:sz="0" w:space="0" w:color="auto"/>
        <w:left w:val="none" w:sz="0" w:space="0" w:color="auto"/>
        <w:bottom w:val="none" w:sz="0" w:space="0" w:color="auto"/>
        <w:right w:val="none" w:sz="0" w:space="0" w:color="auto"/>
      </w:divBdr>
    </w:div>
    <w:div w:id="380980844">
      <w:bodyDiv w:val="1"/>
      <w:marLeft w:val="0"/>
      <w:marRight w:val="0"/>
      <w:marTop w:val="0"/>
      <w:marBottom w:val="0"/>
      <w:divBdr>
        <w:top w:val="none" w:sz="0" w:space="0" w:color="auto"/>
        <w:left w:val="none" w:sz="0" w:space="0" w:color="auto"/>
        <w:bottom w:val="none" w:sz="0" w:space="0" w:color="auto"/>
        <w:right w:val="none" w:sz="0" w:space="0" w:color="auto"/>
      </w:divBdr>
    </w:div>
    <w:div w:id="380986845">
      <w:bodyDiv w:val="1"/>
      <w:marLeft w:val="0"/>
      <w:marRight w:val="0"/>
      <w:marTop w:val="0"/>
      <w:marBottom w:val="0"/>
      <w:divBdr>
        <w:top w:val="none" w:sz="0" w:space="0" w:color="auto"/>
        <w:left w:val="none" w:sz="0" w:space="0" w:color="auto"/>
        <w:bottom w:val="none" w:sz="0" w:space="0" w:color="auto"/>
        <w:right w:val="none" w:sz="0" w:space="0" w:color="auto"/>
      </w:divBdr>
    </w:div>
    <w:div w:id="381103629">
      <w:bodyDiv w:val="1"/>
      <w:marLeft w:val="0"/>
      <w:marRight w:val="0"/>
      <w:marTop w:val="0"/>
      <w:marBottom w:val="0"/>
      <w:divBdr>
        <w:top w:val="none" w:sz="0" w:space="0" w:color="auto"/>
        <w:left w:val="none" w:sz="0" w:space="0" w:color="auto"/>
        <w:bottom w:val="none" w:sz="0" w:space="0" w:color="auto"/>
        <w:right w:val="none" w:sz="0" w:space="0" w:color="auto"/>
      </w:divBdr>
    </w:div>
    <w:div w:id="381563431">
      <w:bodyDiv w:val="1"/>
      <w:marLeft w:val="0"/>
      <w:marRight w:val="0"/>
      <w:marTop w:val="0"/>
      <w:marBottom w:val="0"/>
      <w:divBdr>
        <w:top w:val="none" w:sz="0" w:space="0" w:color="auto"/>
        <w:left w:val="none" w:sz="0" w:space="0" w:color="auto"/>
        <w:bottom w:val="none" w:sz="0" w:space="0" w:color="auto"/>
        <w:right w:val="none" w:sz="0" w:space="0" w:color="auto"/>
      </w:divBdr>
    </w:div>
    <w:div w:id="381753060">
      <w:bodyDiv w:val="1"/>
      <w:marLeft w:val="0"/>
      <w:marRight w:val="0"/>
      <w:marTop w:val="0"/>
      <w:marBottom w:val="0"/>
      <w:divBdr>
        <w:top w:val="none" w:sz="0" w:space="0" w:color="auto"/>
        <w:left w:val="none" w:sz="0" w:space="0" w:color="auto"/>
        <w:bottom w:val="none" w:sz="0" w:space="0" w:color="auto"/>
        <w:right w:val="none" w:sz="0" w:space="0" w:color="auto"/>
      </w:divBdr>
    </w:div>
    <w:div w:id="381905820">
      <w:bodyDiv w:val="1"/>
      <w:marLeft w:val="0"/>
      <w:marRight w:val="0"/>
      <w:marTop w:val="0"/>
      <w:marBottom w:val="0"/>
      <w:divBdr>
        <w:top w:val="none" w:sz="0" w:space="0" w:color="auto"/>
        <w:left w:val="none" w:sz="0" w:space="0" w:color="auto"/>
        <w:bottom w:val="none" w:sz="0" w:space="0" w:color="auto"/>
        <w:right w:val="none" w:sz="0" w:space="0" w:color="auto"/>
      </w:divBdr>
    </w:div>
    <w:div w:id="382023563">
      <w:bodyDiv w:val="1"/>
      <w:marLeft w:val="0"/>
      <w:marRight w:val="0"/>
      <w:marTop w:val="0"/>
      <w:marBottom w:val="0"/>
      <w:divBdr>
        <w:top w:val="none" w:sz="0" w:space="0" w:color="auto"/>
        <w:left w:val="none" w:sz="0" w:space="0" w:color="auto"/>
        <w:bottom w:val="none" w:sz="0" w:space="0" w:color="auto"/>
        <w:right w:val="none" w:sz="0" w:space="0" w:color="auto"/>
      </w:divBdr>
    </w:div>
    <w:div w:id="382144461">
      <w:bodyDiv w:val="1"/>
      <w:marLeft w:val="0"/>
      <w:marRight w:val="0"/>
      <w:marTop w:val="0"/>
      <w:marBottom w:val="0"/>
      <w:divBdr>
        <w:top w:val="none" w:sz="0" w:space="0" w:color="auto"/>
        <w:left w:val="none" w:sz="0" w:space="0" w:color="auto"/>
        <w:bottom w:val="none" w:sz="0" w:space="0" w:color="auto"/>
        <w:right w:val="none" w:sz="0" w:space="0" w:color="auto"/>
      </w:divBdr>
    </w:div>
    <w:div w:id="382297260">
      <w:bodyDiv w:val="1"/>
      <w:marLeft w:val="0"/>
      <w:marRight w:val="0"/>
      <w:marTop w:val="0"/>
      <w:marBottom w:val="0"/>
      <w:divBdr>
        <w:top w:val="none" w:sz="0" w:space="0" w:color="auto"/>
        <w:left w:val="none" w:sz="0" w:space="0" w:color="auto"/>
        <w:bottom w:val="none" w:sz="0" w:space="0" w:color="auto"/>
        <w:right w:val="none" w:sz="0" w:space="0" w:color="auto"/>
      </w:divBdr>
    </w:div>
    <w:div w:id="382828335">
      <w:bodyDiv w:val="1"/>
      <w:marLeft w:val="0"/>
      <w:marRight w:val="0"/>
      <w:marTop w:val="0"/>
      <w:marBottom w:val="0"/>
      <w:divBdr>
        <w:top w:val="none" w:sz="0" w:space="0" w:color="auto"/>
        <w:left w:val="none" w:sz="0" w:space="0" w:color="auto"/>
        <w:bottom w:val="none" w:sz="0" w:space="0" w:color="auto"/>
        <w:right w:val="none" w:sz="0" w:space="0" w:color="auto"/>
      </w:divBdr>
    </w:div>
    <w:div w:id="383061121">
      <w:bodyDiv w:val="1"/>
      <w:marLeft w:val="0"/>
      <w:marRight w:val="0"/>
      <w:marTop w:val="0"/>
      <w:marBottom w:val="0"/>
      <w:divBdr>
        <w:top w:val="none" w:sz="0" w:space="0" w:color="auto"/>
        <w:left w:val="none" w:sz="0" w:space="0" w:color="auto"/>
        <w:bottom w:val="none" w:sz="0" w:space="0" w:color="auto"/>
        <w:right w:val="none" w:sz="0" w:space="0" w:color="auto"/>
      </w:divBdr>
    </w:div>
    <w:div w:id="383143934">
      <w:bodyDiv w:val="1"/>
      <w:marLeft w:val="0"/>
      <w:marRight w:val="0"/>
      <w:marTop w:val="0"/>
      <w:marBottom w:val="0"/>
      <w:divBdr>
        <w:top w:val="none" w:sz="0" w:space="0" w:color="auto"/>
        <w:left w:val="none" w:sz="0" w:space="0" w:color="auto"/>
        <w:bottom w:val="none" w:sz="0" w:space="0" w:color="auto"/>
        <w:right w:val="none" w:sz="0" w:space="0" w:color="auto"/>
      </w:divBdr>
    </w:div>
    <w:div w:id="383145287">
      <w:bodyDiv w:val="1"/>
      <w:marLeft w:val="0"/>
      <w:marRight w:val="0"/>
      <w:marTop w:val="0"/>
      <w:marBottom w:val="0"/>
      <w:divBdr>
        <w:top w:val="none" w:sz="0" w:space="0" w:color="auto"/>
        <w:left w:val="none" w:sz="0" w:space="0" w:color="auto"/>
        <w:bottom w:val="none" w:sz="0" w:space="0" w:color="auto"/>
        <w:right w:val="none" w:sz="0" w:space="0" w:color="auto"/>
      </w:divBdr>
    </w:div>
    <w:div w:id="383451444">
      <w:bodyDiv w:val="1"/>
      <w:marLeft w:val="0"/>
      <w:marRight w:val="0"/>
      <w:marTop w:val="0"/>
      <w:marBottom w:val="0"/>
      <w:divBdr>
        <w:top w:val="none" w:sz="0" w:space="0" w:color="auto"/>
        <w:left w:val="none" w:sz="0" w:space="0" w:color="auto"/>
        <w:bottom w:val="none" w:sz="0" w:space="0" w:color="auto"/>
        <w:right w:val="none" w:sz="0" w:space="0" w:color="auto"/>
      </w:divBdr>
    </w:div>
    <w:div w:id="383679345">
      <w:bodyDiv w:val="1"/>
      <w:marLeft w:val="0"/>
      <w:marRight w:val="0"/>
      <w:marTop w:val="0"/>
      <w:marBottom w:val="0"/>
      <w:divBdr>
        <w:top w:val="none" w:sz="0" w:space="0" w:color="auto"/>
        <w:left w:val="none" w:sz="0" w:space="0" w:color="auto"/>
        <w:bottom w:val="none" w:sz="0" w:space="0" w:color="auto"/>
        <w:right w:val="none" w:sz="0" w:space="0" w:color="auto"/>
      </w:divBdr>
    </w:div>
    <w:div w:id="383718396">
      <w:bodyDiv w:val="1"/>
      <w:marLeft w:val="0"/>
      <w:marRight w:val="0"/>
      <w:marTop w:val="0"/>
      <w:marBottom w:val="0"/>
      <w:divBdr>
        <w:top w:val="none" w:sz="0" w:space="0" w:color="auto"/>
        <w:left w:val="none" w:sz="0" w:space="0" w:color="auto"/>
        <w:bottom w:val="none" w:sz="0" w:space="0" w:color="auto"/>
        <w:right w:val="none" w:sz="0" w:space="0" w:color="auto"/>
      </w:divBdr>
    </w:div>
    <w:div w:id="383868401">
      <w:bodyDiv w:val="1"/>
      <w:marLeft w:val="0"/>
      <w:marRight w:val="0"/>
      <w:marTop w:val="0"/>
      <w:marBottom w:val="0"/>
      <w:divBdr>
        <w:top w:val="none" w:sz="0" w:space="0" w:color="auto"/>
        <w:left w:val="none" w:sz="0" w:space="0" w:color="auto"/>
        <w:bottom w:val="none" w:sz="0" w:space="0" w:color="auto"/>
        <w:right w:val="none" w:sz="0" w:space="0" w:color="auto"/>
      </w:divBdr>
    </w:div>
    <w:div w:id="384063824">
      <w:bodyDiv w:val="1"/>
      <w:marLeft w:val="0"/>
      <w:marRight w:val="0"/>
      <w:marTop w:val="0"/>
      <w:marBottom w:val="0"/>
      <w:divBdr>
        <w:top w:val="none" w:sz="0" w:space="0" w:color="auto"/>
        <w:left w:val="none" w:sz="0" w:space="0" w:color="auto"/>
        <w:bottom w:val="none" w:sz="0" w:space="0" w:color="auto"/>
        <w:right w:val="none" w:sz="0" w:space="0" w:color="auto"/>
      </w:divBdr>
    </w:div>
    <w:div w:id="384107521">
      <w:bodyDiv w:val="1"/>
      <w:marLeft w:val="0"/>
      <w:marRight w:val="0"/>
      <w:marTop w:val="0"/>
      <w:marBottom w:val="0"/>
      <w:divBdr>
        <w:top w:val="none" w:sz="0" w:space="0" w:color="auto"/>
        <w:left w:val="none" w:sz="0" w:space="0" w:color="auto"/>
        <w:bottom w:val="none" w:sz="0" w:space="0" w:color="auto"/>
        <w:right w:val="none" w:sz="0" w:space="0" w:color="auto"/>
      </w:divBdr>
    </w:div>
    <w:div w:id="384182269">
      <w:bodyDiv w:val="1"/>
      <w:marLeft w:val="0"/>
      <w:marRight w:val="0"/>
      <w:marTop w:val="0"/>
      <w:marBottom w:val="0"/>
      <w:divBdr>
        <w:top w:val="none" w:sz="0" w:space="0" w:color="auto"/>
        <w:left w:val="none" w:sz="0" w:space="0" w:color="auto"/>
        <w:bottom w:val="none" w:sz="0" w:space="0" w:color="auto"/>
        <w:right w:val="none" w:sz="0" w:space="0" w:color="auto"/>
      </w:divBdr>
    </w:div>
    <w:div w:id="384450338">
      <w:bodyDiv w:val="1"/>
      <w:marLeft w:val="0"/>
      <w:marRight w:val="0"/>
      <w:marTop w:val="0"/>
      <w:marBottom w:val="0"/>
      <w:divBdr>
        <w:top w:val="none" w:sz="0" w:space="0" w:color="auto"/>
        <w:left w:val="none" w:sz="0" w:space="0" w:color="auto"/>
        <w:bottom w:val="none" w:sz="0" w:space="0" w:color="auto"/>
        <w:right w:val="none" w:sz="0" w:space="0" w:color="auto"/>
      </w:divBdr>
    </w:div>
    <w:div w:id="384450630">
      <w:bodyDiv w:val="1"/>
      <w:marLeft w:val="0"/>
      <w:marRight w:val="0"/>
      <w:marTop w:val="0"/>
      <w:marBottom w:val="0"/>
      <w:divBdr>
        <w:top w:val="none" w:sz="0" w:space="0" w:color="auto"/>
        <w:left w:val="none" w:sz="0" w:space="0" w:color="auto"/>
        <w:bottom w:val="none" w:sz="0" w:space="0" w:color="auto"/>
        <w:right w:val="none" w:sz="0" w:space="0" w:color="auto"/>
      </w:divBdr>
    </w:div>
    <w:div w:id="384716416">
      <w:bodyDiv w:val="1"/>
      <w:marLeft w:val="0"/>
      <w:marRight w:val="0"/>
      <w:marTop w:val="0"/>
      <w:marBottom w:val="0"/>
      <w:divBdr>
        <w:top w:val="none" w:sz="0" w:space="0" w:color="auto"/>
        <w:left w:val="none" w:sz="0" w:space="0" w:color="auto"/>
        <w:bottom w:val="none" w:sz="0" w:space="0" w:color="auto"/>
        <w:right w:val="none" w:sz="0" w:space="0" w:color="auto"/>
      </w:divBdr>
    </w:div>
    <w:div w:id="385028461">
      <w:bodyDiv w:val="1"/>
      <w:marLeft w:val="0"/>
      <w:marRight w:val="0"/>
      <w:marTop w:val="0"/>
      <w:marBottom w:val="0"/>
      <w:divBdr>
        <w:top w:val="none" w:sz="0" w:space="0" w:color="auto"/>
        <w:left w:val="none" w:sz="0" w:space="0" w:color="auto"/>
        <w:bottom w:val="none" w:sz="0" w:space="0" w:color="auto"/>
        <w:right w:val="none" w:sz="0" w:space="0" w:color="auto"/>
      </w:divBdr>
    </w:div>
    <w:div w:id="385643054">
      <w:bodyDiv w:val="1"/>
      <w:marLeft w:val="0"/>
      <w:marRight w:val="0"/>
      <w:marTop w:val="0"/>
      <w:marBottom w:val="0"/>
      <w:divBdr>
        <w:top w:val="none" w:sz="0" w:space="0" w:color="auto"/>
        <w:left w:val="none" w:sz="0" w:space="0" w:color="auto"/>
        <w:bottom w:val="none" w:sz="0" w:space="0" w:color="auto"/>
        <w:right w:val="none" w:sz="0" w:space="0" w:color="auto"/>
      </w:divBdr>
    </w:div>
    <w:div w:id="385681948">
      <w:bodyDiv w:val="1"/>
      <w:marLeft w:val="0"/>
      <w:marRight w:val="0"/>
      <w:marTop w:val="0"/>
      <w:marBottom w:val="0"/>
      <w:divBdr>
        <w:top w:val="none" w:sz="0" w:space="0" w:color="auto"/>
        <w:left w:val="none" w:sz="0" w:space="0" w:color="auto"/>
        <w:bottom w:val="none" w:sz="0" w:space="0" w:color="auto"/>
        <w:right w:val="none" w:sz="0" w:space="0" w:color="auto"/>
      </w:divBdr>
    </w:div>
    <w:div w:id="385841392">
      <w:bodyDiv w:val="1"/>
      <w:marLeft w:val="0"/>
      <w:marRight w:val="0"/>
      <w:marTop w:val="0"/>
      <w:marBottom w:val="0"/>
      <w:divBdr>
        <w:top w:val="none" w:sz="0" w:space="0" w:color="auto"/>
        <w:left w:val="none" w:sz="0" w:space="0" w:color="auto"/>
        <w:bottom w:val="none" w:sz="0" w:space="0" w:color="auto"/>
        <w:right w:val="none" w:sz="0" w:space="0" w:color="auto"/>
      </w:divBdr>
    </w:div>
    <w:div w:id="385953067">
      <w:bodyDiv w:val="1"/>
      <w:marLeft w:val="0"/>
      <w:marRight w:val="0"/>
      <w:marTop w:val="0"/>
      <w:marBottom w:val="0"/>
      <w:divBdr>
        <w:top w:val="none" w:sz="0" w:space="0" w:color="auto"/>
        <w:left w:val="none" w:sz="0" w:space="0" w:color="auto"/>
        <w:bottom w:val="none" w:sz="0" w:space="0" w:color="auto"/>
        <w:right w:val="none" w:sz="0" w:space="0" w:color="auto"/>
      </w:divBdr>
    </w:div>
    <w:div w:id="386146824">
      <w:bodyDiv w:val="1"/>
      <w:marLeft w:val="0"/>
      <w:marRight w:val="0"/>
      <w:marTop w:val="0"/>
      <w:marBottom w:val="0"/>
      <w:divBdr>
        <w:top w:val="none" w:sz="0" w:space="0" w:color="auto"/>
        <w:left w:val="none" w:sz="0" w:space="0" w:color="auto"/>
        <w:bottom w:val="none" w:sz="0" w:space="0" w:color="auto"/>
        <w:right w:val="none" w:sz="0" w:space="0" w:color="auto"/>
      </w:divBdr>
    </w:div>
    <w:div w:id="386346517">
      <w:bodyDiv w:val="1"/>
      <w:marLeft w:val="0"/>
      <w:marRight w:val="0"/>
      <w:marTop w:val="0"/>
      <w:marBottom w:val="0"/>
      <w:divBdr>
        <w:top w:val="none" w:sz="0" w:space="0" w:color="auto"/>
        <w:left w:val="none" w:sz="0" w:space="0" w:color="auto"/>
        <w:bottom w:val="none" w:sz="0" w:space="0" w:color="auto"/>
        <w:right w:val="none" w:sz="0" w:space="0" w:color="auto"/>
      </w:divBdr>
    </w:div>
    <w:div w:id="386494904">
      <w:bodyDiv w:val="1"/>
      <w:marLeft w:val="0"/>
      <w:marRight w:val="0"/>
      <w:marTop w:val="0"/>
      <w:marBottom w:val="0"/>
      <w:divBdr>
        <w:top w:val="none" w:sz="0" w:space="0" w:color="auto"/>
        <w:left w:val="none" w:sz="0" w:space="0" w:color="auto"/>
        <w:bottom w:val="none" w:sz="0" w:space="0" w:color="auto"/>
        <w:right w:val="none" w:sz="0" w:space="0" w:color="auto"/>
      </w:divBdr>
    </w:div>
    <w:div w:id="386611528">
      <w:bodyDiv w:val="1"/>
      <w:marLeft w:val="0"/>
      <w:marRight w:val="0"/>
      <w:marTop w:val="0"/>
      <w:marBottom w:val="0"/>
      <w:divBdr>
        <w:top w:val="none" w:sz="0" w:space="0" w:color="auto"/>
        <w:left w:val="none" w:sz="0" w:space="0" w:color="auto"/>
        <w:bottom w:val="none" w:sz="0" w:space="0" w:color="auto"/>
        <w:right w:val="none" w:sz="0" w:space="0" w:color="auto"/>
      </w:divBdr>
    </w:div>
    <w:div w:id="386682739">
      <w:bodyDiv w:val="1"/>
      <w:marLeft w:val="0"/>
      <w:marRight w:val="0"/>
      <w:marTop w:val="0"/>
      <w:marBottom w:val="0"/>
      <w:divBdr>
        <w:top w:val="none" w:sz="0" w:space="0" w:color="auto"/>
        <w:left w:val="none" w:sz="0" w:space="0" w:color="auto"/>
        <w:bottom w:val="none" w:sz="0" w:space="0" w:color="auto"/>
        <w:right w:val="none" w:sz="0" w:space="0" w:color="auto"/>
      </w:divBdr>
    </w:div>
    <w:div w:id="386683518">
      <w:bodyDiv w:val="1"/>
      <w:marLeft w:val="0"/>
      <w:marRight w:val="0"/>
      <w:marTop w:val="0"/>
      <w:marBottom w:val="0"/>
      <w:divBdr>
        <w:top w:val="none" w:sz="0" w:space="0" w:color="auto"/>
        <w:left w:val="none" w:sz="0" w:space="0" w:color="auto"/>
        <w:bottom w:val="none" w:sz="0" w:space="0" w:color="auto"/>
        <w:right w:val="none" w:sz="0" w:space="0" w:color="auto"/>
      </w:divBdr>
    </w:div>
    <w:div w:id="386801091">
      <w:bodyDiv w:val="1"/>
      <w:marLeft w:val="0"/>
      <w:marRight w:val="0"/>
      <w:marTop w:val="0"/>
      <w:marBottom w:val="0"/>
      <w:divBdr>
        <w:top w:val="none" w:sz="0" w:space="0" w:color="auto"/>
        <w:left w:val="none" w:sz="0" w:space="0" w:color="auto"/>
        <w:bottom w:val="none" w:sz="0" w:space="0" w:color="auto"/>
        <w:right w:val="none" w:sz="0" w:space="0" w:color="auto"/>
      </w:divBdr>
    </w:div>
    <w:div w:id="386805708">
      <w:bodyDiv w:val="1"/>
      <w:marLeft w:val="0"/>
      <w:marRight w:val="0"/>
      <w:marTop w:val="0"/>
      <w:marBottom w:val="0"/>
      <w:divBdr>
        <w:top w:val="none" w:sz="0" w:space="0" w:color="auto"/>
        <w:left w:val="none" w:sz="0" w:space="0" w:color="auto"/>
        <w:bottom w:val="none" w:sz="0" w:space="0" w:color="auto"/>
        <w:right w:val="none" w:sz="0" w:space="0" w:color="auto"/>
      </w:divBdr>
    </w:div>
    <w:div w:id="386878884">
      <w:bodyDiv w:val="1"/>
      <w:marLeft w:val="0"/>
      <w:marRight w:val="0"/>
      <w:marTop w:val="0"/>
      <w:marBottom w:val="0"/>
      <w:divBdr>
        <w:top w:val="none" w:sz="0" w:space="0" w:color="auto"/>
        <w:left w:val="none" w:sz="0" w:space="0" w:color="auto"/>
        <w:bottom w:val="none" w:sz="0" w:space="0" w:color="auto"/>
        <w:right w:val="none" w:sz="0" w:space="0" w:color="auto"/>
      </w:divBdr>
    </w:div>
    <w:div w:id="386950472">
      <w:bodyDiv w:val="1"/>
      <w:marLeft w:val="0"/>
      <w:marRight w:val="0"/>
      <w:marTop w:val="0"/>
      <w:marBottom w:val="0"/>
      <w:divBdr>
        <w:top w:val="none" w:sz="0" w:space="0" w:color="auto"/>
        <w:left w:val="none" w:sz="0" w:space="0" w:color="auto"/>
        <w:bottom w:val="none" w:sz="0" w:space="0" w:color="auto"/>
        <w:right w:val="none" w:sz="0" w:space="0" w:color="auto"/>
      </w:divBdr>
    </w:div>
    <w:div w:id="387145452">
      <w:bodyDiv w:val="1"/>
      <w:marLeft w:val="0"/>
      <w:marRight w:val="0"/>
      <w:marTop w:val="0"/>
      <w:marBottom w:val="0"/>
      <w:divBdr>
        <w:top w:val="none" w:sz="0" w:space="0" w:color="auto"/>
        <w:left w:val="none" w:sz="0" w:space="0" w:color="auto"/>
        <w:bottom w:val="none" w:sz="0" w:space="0" w:color="auto"/>
        <w:right w:val="none" w:sz="0" w:space="0" w:color="auto"/>
      </w:divBdr>
    </w:div>
    <w:div w:id="387267713">
      <w:bodyDiv w:val="1"/>
      <w:marLeft w:val="0"/>
      <w:marRight w:val="0"/>
      <w:marTop w:val="0"/>
      <w:marBottom w:val="0"/>
      <w:divBdr>
        <w:top w:val="none" w:sz="0" w:space="0" w:color="auto"/>
        <w:left w:val="none" w:sz="0" w:space="0" w:color="auto"/>
        <w:bottom w:val="none" w:sz="0" w:space="0" w:color="auto"/>
        <w:right w:val="none" w:sz="0" w:space="0" w:color="auto"/>
      </w:divBdr>
    </w:div>
    <w:div w:id="387651509">
      <w:bodyDiv w:val="1"/>
      <w:marLeft w:val="0"/>
      <w:marRight w:val="0"/>
      <w:marTop w:val="0"/>
      <w:marBottom w:val="0"/>
      <w:divBdr>
        <w:top w:val="none" w:sz="0" w:space="0" w:color="auto"/>
        <w:left w:val="none" w:sz="0" w:space="0" w:color="auto"/>
        <w:bottom w:val="none" w:sz="0" w:space="0" w:color="auto"/>
        <w:right w:val="none" w:sz="0" w:space="0" w:color="auto"/>
      </w:divBdr>
    </w:div>
    <w:div w:id="387728447">
      <w:bodyDiv w:val="1"/>
      <w:marLeft w:val="0"/>
      <w:marRight w:val="0"/>
      <w:marTop w:val="0"/>
      <w:marBottom w:val="0"/>
      <w:divBdr>
        <w:top w:val="none" w:sz="0" w:space="0" w:color="auto"/>
        <w:left w:val="none" w:sz="0" w:space="0" w:color="auto"/>
        <w:bottom w:val="none" w:sz="0" w:space="0" w:color="auto"/>
        <w:right w:val="none" w:sz="0" w:space="0" w:color="auto"/>
      </w:divBdr>
    </w:div>
    <w:div w:id="387918058">
      <w:bodyDiv w:val="1"/>
      <w:marLeft w:val="0"/>
      <w:marRight w:val="0"/>
      <w:marTop w:val="0"/>
      <w:marBottom w:val="0"/>
      <w:divBdr>
        <w:top w:val="none" w:sz="0" w:space="0" w:color="auto"/>
        <w:left w:val="none" w:sz="0" w:space="0" w:color="auto"/>
        <w:bottom w:val="none" w:sz="0" w:space="0" w:color="auto"/>
        <w:right w:val="none" w:sz="0" w:space="0" w:color="auto"/>
      </w:divBdr>
    </w:div>
    <w:div w:id="387923676">
      <w:bodyDiv w:val="1"/>
      <w:marLeft w:val="0"/>
      <w:marRight w:val="0"/>
      <w:marTop w:val="0"/>
      <w:marBottom w:val="0"/>
      <w:divBdr>
        <w:top w:val="none" w:sz="0" w:space="0" w:color="auto"/>
        <w:left w:val="none" w:sz="0" w:space="0" w:color="auto"/>
        <w:bottom w:val="none" w:sz="0" w:space="0" w:color="auto"/>
        <w:right w:val="none" w:sz="0" w:space="0" w:color="auto"/>
      </w:divBdr>
    </w:div>
    <w:div w:id="388110811">
      <w:bodyDiv w:val="1"/>
      <w:marLeft w:val="0"/>
      <w:marRight w:val="0"/>
      <w:marTop w:val="0"/>
      <w:marBottom w:val="0"/>
      <w:divBdr>
        <w:top w:val="none" w:sz="0" w:space="0" w:color="auto"/>
        <w:left w:val="none" w:sz="0" w:space="0" w:color="auto"/>
        <w:bottom w:val="none" w:sz="0" w:space="0" w:color="auto"/>
        <w:right w:val="none" w:sz="0" w:space="0" w:color="auto"/>
      </w:divBdr>
    </w:div>
    <w:div w:id="388188869">
      <w:bodyDiv w:val="1"/>
      <w:marLeft w:val="0"/>
      <w:marRight w:val="0"/>
      <w:marTop w:val="0"/>
      <w:marBottom w:val="0"/>
      <w:divBdr>
        <w:top w:val="none" w:sz="0" w:space="0" w:color="auto"/>
        <w:left w:val="none" w:sz="0" w:space="0" w:color="auto"/>
        <w:bottom w:val="none" w:sz="0" w:space="0" w:color="auto"/>
        <w:right w:val="none" w:sz="0" w:space="0" w:color="auto"/>
      </w:divBdr>
    </w:div>
    <w:div w:id="388384871">
      <w:bodyDiv w:val="1"/>
      <w:marLeft w:val="0"/>
      <w:marRight w:val="0"/>
      <w:marTop w:val="0"/>
      <w:marBottom w:val="0"/>
      <w:divBdr>
        <w:top w:val="none" w:sz="0" w:space="0" w:color="auto"/>
        <w:left w:val="none" w:sz="0" w:space="0" w:color="auto"/>
        <w:bottom w:val="none" w:sz="0" w:space="0" w:color="auto"/>
        <w:right w:val="none" w:sz="0" w:space="0" w:color="auto"/>
      </w:divBdr>
    </w:div>
    <w:div w:id="388698115">
      <w:bodyDiv w:val="1"/>
      <w:marLeft w:val="0"/>
      <w:marRight w:val="0"/>
      <w:marTop w:val="0"/>
      <w:marBottom w:val="0"/>
      <w:divBdr>
        <w:top w:val="none" w:sz="0" w:space="0" w:color="auto"/>
        <w:left w:val="none" w:sz="0" w:space="0" w:color="auto"/>
        <w:bottom w:val="none" w:sz="0" w:space="0" w:color="auto"/>
        <w:right w:val="none" w:sz="0" w:space="0" w:color="auto"/>
      </w:divBdr>
    </w:div>
    <w:div w:id="388725183">
      <w:bodyDiv w:val="1"/>
      <w:marLeft w:val="0"/>
      <w:marRight w:val="0"/>
      <w:marTop w:val="0"/>
      <w:marBottom w:val="0"/>
      <w:divBdr>
        <w:top w:val="none" w:sz="0" w:space="0" w:color="auto"/>
        <w:left w:val="none" w:sz="0" w:space="0" w:color="auto"/>
        <w:bottom w:val="none" w:sz="0" w:space="0" w:color="auto"/>
        <w:right w:val="none" w:sz="0" w:space="0" w:color="auto"/>
      </w:divBdr>
    </w:div>
    <w:div w:id="389234553">
      <w:bodyDiv w:val="1"/>
      <w:marLeft w:val="0"/>
      <w:marRight w:val="0"/>
      <w:marTop w:val="0"/>
      <w:marBottom w:val="0"/>
      <w:divBdr>
        <w:top w:val="none" w:sz="0" w:space="0" w:color="auto"/>
        <w:left w:val="none" w:sz="0" w:space="0" w:color="auto"/>
        <w:bottom w:val="none" w:sz="0" w:space="0" w:color="auto"/>
        <w:right w:val="none" w:sz="0" w:space="0" w:color="auto"/>
      </w:divBdr>
    </w:div>
    <w:div w:id="389351573">
      <w:bodyDiv w:val="1"/>
      <w:marLeft w:val="0"/>
      <w:marRight w:val="0"/>
      <w:marTop w:val="0"/>
      <w:marBottom w:val="0"/>
      <w:divBdr>
        <w:top w:val="none" w:sz="0" w:space="0" w:color="auto"/>
        <w:left w:val="none" w:sz="0" w:space="0" w:color="auto"/>
        <w:bottom w:val="none" w:sz="0" w:space="0" w:color="auto"/>
        <w:right w:val="none" w:sz="0" w:space="0" w:color="auto"/>
      </w:divBdr>
    </w:div>
    <w:div w:id="389379518">
      <w:bodyDiv w:val="1"/>
      <w:marLeft w:val="0"/>
      <w:marRight w:val="0"/>
      <w:marTop w:val="0"/>
      <w:marBottom w:val="0"/>
      <w:divBdr>
        <w:top w:val="none" w:sz="0" w:space="0" w:color="auto"/>
        <w:left w:val="none" w:sz="0" w:space="0" w:color="auto"/>
        <w:bottom w:val="none" w:sz="0" w:space="0" w:color="auto"/>
        <w:right w:val="none" w:sz="0" w:space="0" w:color="auto"/>
      </w:divBdr>
    </w:div>
    <w:div w:id="389421579">
      <w:bodyDiv w:val="1"/>
      <w:marLeft w:val="0"/>
      <w:marRight w:val="0"/>
      <w:marTop w:val="0"/>
      <w:marBottom w:val="0"/>
      <w:divBdr>
        <w:top w:val="none" w:sz="0" w:space="0" w:color="auto"/>
        <w:left w:val="none" w:sz="0" w:space="0" w:color="auto"/>
        <w:bottom w:val="none" w:sz="0" w:space="0" w:color="auto"/>
        <w:right w:val="none" w:sz="0" w:space="0" w:color="auto"/>
      </w:divBdr>
    </w:div>
    <w:div w:id="389499541">
      <w:bodyDiv w:val="1"/>
      <w:marLeft w:val="0"/>
      <w:marRight w:val="0"/>
      <w:marTop w:val="0"/>
      <w:marBottom w:val="0"/>
      <w:divBdr>
        <w:top w:val="none" w:sz="0" w:space="0" w:color="auto"/>
        <w:left w:val="none" w:sz="0" w:space="0" w:color="auto"/>
        <w:bottom w:val="none" w:sz="0" w:space="0" w:color="auto"/>
        <w:right w:val="none" w:sz="0" w:space="0" w:color="auto"/>
      </w:divBdr>
    </w:div>
    <w:div w:id="389693792">
      <w:bodyDiv w:val="1"/>
      <w:marLeft w:val="0"/>
      <w:marRight w:val="0"/>
      <w:marTop w:val="0"/>
      <w:marBottom w:val="0"/>
      <w:divBdr>
        <w:top w:val="none" w:sz="0" w:space="0" w:color="auto"/>
        <w:left w:val="none" w:sz="0" w:space="0" w:color="auto"/>
        <w:bottom w:val="none" w:sz="0" w:space="0" w:color="auto"/>
        <w:right w:val="none" w:sz="0" w:space="0" w:color="auto"/>
      </w:divBdr>
    </w:div>
    <w:div w:id="389695455">
      <w:bodyDiv w:val="1"/>
      <w:marLeft w:val="0"/>
      <w:marRight w:val="0"/>
      <w:marTop w:val="0"/>
      <w:marBottom w:val="0"/>
      <w:divBdr>
        <w:top w:val="none" w:sz="0" w:space="0" w:color="auto"/>
        <w:left w:val="none" w:sz="0" w:space="0" w:color="auto"/>
        <w:bottom w:val="none" w:sz="0" w:space="0" w:color="auto"/>
        <w:right w:val="none" w:sz="0" w:space="0" w:color="auto"/>
      </w:divBdr>
    </w:div>
    <w:div w:id="389768712">
      <w:bodyDiv w:val="1"/>
      <w:marLeft w:val="0"/>
      <w:marRight w:val="0"/>
      <w:marTop w:val="0"/>
      <w:marBottom w:val="0"/>
      <w:divBdr>
        <w:top w:val="none" w:sz="0" w:space="0" w:color="auto"/>
        <w:left w:val="none" w:sz="0" w:space="0" w:color="auto"/>
        <w:bottom w:val="none" w:sz="0" w:space="0" w:color="auto"/>
        <w:right w:val="none" w:sz="0" w:space="0" w:color="auto"/>
      </w:divBdr>
    </w:div>
    <w:div w:id="389770007">
      <w:bodyDiv w:val="1"/>
      <w:marLeft w:val="0"/>
      <w:marRight w:val="0"/>
      <w:marTop w:val="0"/>
      <w:marBottom w:val="0"/>
      <w:divBdr>
        <w:top w:val="none" w:sz="0" w:space="0" w:color="auto"/>
        <w:left w:val="none" w:sz="0" w:space="0" w:color="auto"/>
        <w:bottom w:val="none" w:sz="0" w:space="0" w:color="auto"/>
        <w:right w:val="none" w:sz="0" w:space="0" w:color="auto"/>
      </w:divBdr>
    </w:div>
    <w:div w:id="389770517">
      <w:bodyDiv w:val="1"/>
      <w:marLeft w:val="0"/>
      <w:marRight w:val="0"/>
      <w:marTop w:val="0"/>
      <w:marBottom w:val="0"/>
      <w:divBdr>
        <w:top w:val="none" w:sz="0" w:space="0" w:color="auto"/>
        <w:left w:val="none" w:sz="0" w:space="0" w:color="auto"/>
        <w:bottom w:val="none" w:sz="0" w:space="0" w:color="auto"/>
        <w:right w:val="none" w:sz="0" w:space="0" w:color="auto"/>
      </w:divBdr>
    </w:div>
    <w:div w:id="389812736">
      <w:bodyDiv w:val="1"/>
      <w:marLeft w:val="0"/>
      <w:marRight w:val="0"/>
      <w:marTop w:val="0"/>
      <w:marBottom w:val="0"/>
      <w:divBdr>
        <w:top w:val="none" w:sz="0" w:space="0" w:color="auto"/>
        <w:left w:val="none" w:sz="0" w:space="0" w:color="auto"/>
        <w:bottom w:val="none" w:sz="0" w:space="0" w:color="auto"/>
        <w:right w:val="none" w:sz="0" w:space="0" w:color="auto"/>
      </w:divBdr>
    </w:div>
    <w:div w:id="389964474">
      <w:bodyDiv w:val="1"/>
      <w:marLeft w:val="0"/>
      <w:marRight w:val="0"/>
      <w:marTop w:val="0"/>
      <w:marBottom w:val="0"/>
      <w:divBdr>
        <w:top w:val="none" w:sz="0" w:space="0" w:color="auto"/>
        <w:left w:val="none" w:sz="0" w:space="0" w:color="auto"/>
        <w:bottom w:val="none" w:sz="0" w:space="0" w:color="auto"/>
        <w:right w:val="none" w:sz="0" w:space="0" w:color="auto"/>
      </w:divBdr>
    </w:div>
    <w:div w:id="390080098">
      <w:bodyDiv w:val="1"/>
      <w:marLeft w:val="0"/>
      <w:marRight w:val="0"/>
      <w:marTop w:val="0"/>
      <w:marBottom w:val="0"/>
      <w:divBdr>
        <w:top w:val="none" w:sz="0" w:space="0" w:color="auto"/>
        <w:left w:val="none" w:sz="0" w:space="0" w:color="auto"/>
        <w:bottom w:val="none" w:sz="0" w:space="0" w:color="auto"/>
        <w:right w:val="none" w:sz="0" w:space="0" w:color="auto"/>
      </w:divBdr>
    </w:div>
    <w:div w:id="390155906">
      <w:bodyDiv w:val="1"/>
      <w:marLeft w:val="0"/>
      <w:marRight w:val="0"/>
      <w:marTop w:val="0"/>
      <w:marBottom w:val="0"/>
      <w:divBdr>
        <w:top w:val="none" w:sz="0" w:space="0" w:color="auto"/>
        <w:left w:val="none" w:sz="0" w:space="0" w:color="auto"/>
        <w:bottom w:val="none" w:sz="0" w:space="0" w:color="auto"/>
        <w:right w:val="none" w:sz="0" w:space="0" w:color="auto"/>
      </w:divBdr>
    </w:div>
    <w:div w:id="390419559">
      <w:bodyDiv w:val="1"/>
      <w:marLeft w:val="0"/>
      <w:marRight w:val="0"/>
      <w:marTop w:val="0"/>
      <w:marBottom w:val="0"/>
      <w:divBdr>
        <w:top w:val="none" w:sz="0" w:space="0" w:color="auto"/>
        <w:left w:val="none" w:sz="0" w:space="0" w:color="auto"/>
        <w:bottom w:val="none" w:sz="0" w:space="0" w:color="auto"/>
        <w:right w:val="none" w:sz="0" w:space="0" w:color="auto"/>
      </w:divBdr>
    </w:div>
    <w:div w:id="390542876">
      <w:bodyDiv w:val="1"/>
      <w:marLeft w:val="0"/>
      <w:marRight w:val="0"/>
      <w:marTop w:val="0"/>
      <w:marBottom w:val="0"/>
      <w:divBdr>
        <w:top w:val="none" w:sz="0" w:space="0" w:color="auto"/>
        <w:left w:val="none" w:sz="0" w:space="0" w:color="auto"/>
        <w:bottom w:val="none" w:sz="0" w:space="0" w:color="auto"/>
        <w:right w:val="none" w:sz="0" w:space="0" w:color="auto"/>
      </w:divBdr>
    </w:div>
    <w:div w:id="390692661">
      <w:bodyDiv w:val="1"/>
      <w:marLeft w:val="0"/>
      <w:marRight w:val="0"/>
      <w:marTop w:val="0"/>
      <w:marBottom w:val="0"/>
      <w:divBdr>
        <w:top w:val="none" w:sz="0" w:space="0" w:color="auto"/>
        <w:left w:val="none" w:sz="0" w:space="0" w:color="auto"/>
        <w:bottom w:val="none" w:sz="0" w:space="0" w:color="auto"/>
        <w:right w:val="none" w:sz="0" w:space="0" w:color="auto"/>
      </w:divBdr>
    </w:div>
    <w:div w:id="390733563">
      <w:bodyDiv w:val="1"/>
      <w:marLeft w:val="0"/>
      <w:marRight w:val="0"/>
      <w:marTop w:val="0"/>
      <w:marBottom w:val="0"/>
      <w:divBdr>
        <w:top w:val="none" w:sz="0" w:space="0" w:color="auto"/>
        <w:left w:val="none" w:sz="0" w:space="0" w:color="auto"/>
        <w:bottom w:val="none" w:sz="0" w:space="0" w:color="auto"/>
        <w:right w:val="none" w:sz="0" w:space="0" w:color="auto"/>
      </w:divBdr>
    </w:div>
    <w:div w:id="390925488">
      <w:bodyDiv w:val="1"/>
      <w:marLeft w:val="0"/>
      <w:marRight w:val="0"/>
      <w:marTop w:val="0"/>
      <w:marBottom w:val="0"/>
      <w:divBdr>
        <w:top w:val="none" w:sz="0" w:space="0" w:color="auto"/>
        <w:left w:val="none" w:sz="0" w:space="0" w:color="auto"/>
        <w:bottom w:val="none" w:sz="0" w:space="0" w:color="auto"/>
        <w:right w:val="none" w:sz="0" w:space="0" w:color="auto"/>
      </w:divBdr>
    </w:div>
    <w:div w:id="390927938">
      <w:bodyDiv w:val="1"/>
      <w:marLeft w:val="0"/>
      <w:marRight w:val="0"/>
      <w:marTop w:val="0"/>
      <w:marBottom w:val="0"/>
      <w:divBdr>
        <w:top w:val="none" w:sz="0" w:space="0" w:color="auto"/>
        <w:left w:val="none" w:sz="0" w:space="0" w:color="auto"/>
        <w:bottom w:val="none" w:sz="0" w:space="0" w:color="auto"/>
        <w:right w:val="none" w:sz="0" w:space="0" w:color="auto"/>
      </w:divBdr>
    </w:div>
    <w:div w:id="391127118">
      <w:bodyDiv w:val="1"/>
      <w:marLeft w:val="0"/>
      <w:marRight w:val="0"/>
      <w:marTop w:val="0"/>
      <w:marBottom w:val="0"/>
      <w:divBdr>
        <w:top w:val="none" w:sz="0" w:space="0" w:color="auto"/>
        <w:left w:val="none" w:sz="0" w:space="0" w:color="auto"/>
        <w:bottom w:val="none" w:sz="0" w:space="0" w:color="auto"/>
        <w:right w:val="none" w:sz="0" w:space="0" w:color="auto"/>
      </w:divBdr>
    </w:div>
    <w:div w:id="391467131">
      <w:bodyDiv w:val="1"/>
      <w:marLeft w:val="0"/>
      <w:marRight w:val="0"/>
      <w:marTop w:val="0"/>
      <w:marBottom w:val="0"/>
      <w:divBdr>
        <w:top w:val="none" w:sz="0" w:space="0" w:color="auto"/>
        <w:left w:val="none" w:sz="0" w:space="0" w:color="auto"/>
        <w:bottom w:val="none" w:sz="0" w:space="0" w:color="auto"/>
        <w:right w:val="none" w:sz="0" w:space="0" w:color="auto"/>
      </w:divBdr>
    </w:div>
    <w:div w:id="391734772">
      <w:bodyDiv w:val="1"/>
      <w:marLeft w:val="0"/>
      <w:marRight w:val="0"/>
      <w:marTop w:val="0"/>
      <w:marBottom w:val="0"/>
      <w:divBdr>
        <w:top w:val="none" w:sz="0" w:space="0" w:color="auto"/>
        <w:left w:val="none" w:sz="0" w:space="0" w:color="auto"/>
        <w:bottom w:val="none" w:sz="0" w:space="0" w:color="auto"/>
        <w:right w:val="none" w:sz="0" w:space="0" w:color="auto"/>
      </w:divBdr>
    </w:div>
    <w:div w:id="391737743">
      <w:bodyDiv w:val="1"/>
      <w:marLeft w:val="0"/>
      <w:marRight w:val="0"/>
      <w:marTop w:val="0"/>
      <w:marBottom w:val="0"/>
      <w:divBdr>
        <w:top w:val="none" w:sz="0" w:space="0" w:color="auto"/>
        <w:left w:val="none" w:sz="0" w:space="0" w:color="auto"/>
        <w:bottom w:val="none" w:sz="0" w:space="0" w:color="auto"/>
        <w:right w:val="none" w:sz="0" w:space="0" w:color="auto"/>
      </w:divBdr>
    </w:div>
    <w:div w:id="391926665">
      <w:bodyDiv w:val="1"/>
      <w:marLeft w:val="0"/>
      <w:marRight w:val="0"/>
      <w:marTop w:val="0"/>
      <w:marBottom w:val="0"/>
      <w:divBdr>
        <w:top w:val="none" w:sz="0" w:space="0" w:color="auto"/>
        <w:left w:val="none" w:sz="0" w:space="0" w:color="auto"/>
        <w:bottom w:val="none" w:sz="0" w:space="0" w:color="auto"/>
        <w:right w:val="none" w:sz="0" w:space="0" w:color="auto"/>
      </w:divBdr>
    </w:div>
    <w:div w:id="392121943">
      <w:bodyDiv w:val="1"/>
      <w:marLeft w:val="0"/>
      <w:marRight w:val="0"/>
      <w:marTop w:val="0"/>
      <w:marBottom w:val="0"/>
      <w:divBdr>
        <w:top w:val="none" w:sz="0" w:space="0" w:color="auto"/>
        <w:left w:val="none" w:sz="0" w:space="0" w:color="auto"/>
        <w:bottom w:val="none" w:sz="0" w:space="0" w:color="auto"/>
        <w:right w:val="none" w:sz="0" w:space="0" w:color="auto"/>
      </w:divBdr>
    </w:div>
    <w:div w:id="392238696">
      <w:bodyDiv w:val="1"/>
      <w:marLeft w:val="0"/>
      <w:marRight w:val="0"/>
      <w:marTop w:val="0"/>
      <w:marBottom w:val="0"/>
      <w:divBdr>
        <w:top w:val="none" w:sz="0" w:space="0" w:color="auto"/>
        <w:left w:val="none" w:sz="0" w:space="0" w:color="auto"/>
        <w:bottom w:val="none" w:sz="0" w:space="0" w:color="auto"/>
        <w:right w:val="none" w:sz="0" w:space="0" w:color="auto"/>
      </w:divBdr>
    </w:div>
    <w:div w:id="392437498">
      <w:bodyDiv w:val="1"/>
      <w:marLeft w:val="0"/>
      <w:marRight w:val="0"/>
      <w:marTop w:val="0"/>
      <w:marBottom w:val="0"/>
      <w:divBdr>
        <w:top w:val="none" w:sz="0" w:space="0" w:color="auto"/>
        <w:left w:val="none" w:sz="0" w:space="0" w:color="auto"/>
        <w:bottom w:val="none" w:sz="0" w:space="0" w:color="auto"/>
        <w:right w:val="none" w:sz="0" w:space="0" w:color="auto"/>
      </w:divBdr>
    </w:div>
    <w:div w:id="392582395">
      <w:bodyDiv w:val="1"/>
      <w:marLeft w:val="0"/>
      <w:marRight w:val="0"/>
      <w:marTop w:val="0"/>
      <w:marBottom w:val="0"/>
      <w:divBdr>
        <w:top w:val="none" w:sz="0" w:space="0" w:color="auto"/>
        <w:left w:val="none" w:sz="0" w:space="0" w:color="auto"/>
        <w:bottom w:val="none" w:sz="0" w:space="0" w:color="auto"/>
        <w:right w:val="none" w:sz="0" w:space="0" w:color="auto"/>
      </w:divBdr>
    </w:div>
    <w:div w:id="392654903">
      <w:bodyDiv w:val="1"/>
      <w:marLeft w:val="0"/>
      <w:marRight w:val="0"/>
      <w:marTop w:val="0"/>
      <w:marBottom w:val="0"/>
      <w:divBdr>
        <w:top w:val="none" w:sz="0" w:space="0" w:color="auto"/>
        <w:left w:val="none" w:sz="0" w:space="0" w:color="auto"/>
        <w:bottom w:val="none" w:sz="0" w:space="0" w:color="auto"/>
        <w:right w:val="none" w:sz="0" w:space="0" w:color="auto"/>
      </w:divBdr>
    </w:div>
    <w:div w:id="392700228">
      <w:bodyDiv w:val="1"/>
      <w:marLeft w:val="0"/>
      <w:marRight w:val="0"/>
      <w:marTop w:val="0"/>
      <w:marBottom w:val="0"/>
      <w:divBdr>
        <w:top w:val="none" w:sz="0" w:space="0" w:color="auto"/>
        <w:left w:val="none" w:sz="0" w:space="0" w:color="auto"/>
        <w:bottom w:val="none" w:sz="0" w:space="0" w:color="auto"/>
        <w:right w:val="none" w:sz="0" w:space="0" w:color="auto"/>
      </w:divBdr>
    </w:div>
    <w:div w:id="392851904">
      <w:bodyDiv w:val="1"/>
      <w:marLeft w:val="0"/>
      <w:marRight w:val="0"/>
      <w:marTop w:val="0"/>
      <w:marBottom w:val="0"/>
      <w:divBdr>
        <w:top w:val="none" w:sz="0" w:space="0" w:color="auto"/>
        <w:left w:val="none" w:sz="0" w:space="0" w:color="auto"/>
        <w:bottom w:val="none" w:sz="0" w:space="0" w:color="auto"/>
        <w:right w:val="none" w:sz="0" w:space="0" w:color="auto"/>
      </w:divBdr>
    </w:div>
    <w:div w:id="392965436">
      <w:bodyDiv w:val="1"/>
      <w:marLeft w:val="0"/>
      <w:marRight w:val="0"/>
      <w:marTop w:val="0"/>
      <w:marBottom w:val="0"/>
      <w:divBdr>
        <w:top w:val="none" w:sz="0" w:space="0" w:color="auto"/>
        <w:left w:val="none" w:sz="0" w:space="0" w:color="auto"/>
        <w:bottom w:val="none" w:sz="0" w:space="0" w:color="auto"/>
        <w:right w:val="none" w:sz="0" w:space="0" w:color="auto"/>
      </w:divBdr>
    </w:div>
    <w:div w:id="392966957">
      <w:bodyDiv w:val="1"/>
      <w:marLeft w:val="0"/>
      <w:marRight w:val="0"/>
      <w:marTop w:val="0"/>
      <w:marBottom w:val="0"/>
      <w:divBdr>
        <w:top w:val="none" w:sz="0" w:space="0" w:color="auto"/>
        <w:left w:val="none" w:sz="0" w:space="0" w:color="auto"/>
        <w:bottom w:val="none" w:sz="0" w:space="0" w:color="auto"/>
        <w:right w:val="none" w:sz="0" w:space="0" w:color="auto"/>
      </w:divBdr>
    </w:div>
    <w:div w:id="392968796">
      <w:bodyDiv w:val="1"/>
      <w:marLeft w:val="0"/>
      <w:marRight w:val="0"/>
      <w:marTop w:val="0"/>
      <w:marBottom w:val="0"/>
      <w:divBdr>
        <w:top w:val="none" w:sz="0" w:space="0" w:color="auto"/>
        <w:left w:val="none" w:sz="0" w:space="0" w:color="auto"/>
        <w:bottom w:val="none" w:sz="0" w:space="0" w:color="auto"/>
        <w:right w:val="none" w:sz="0" w:space="0" w:color="auto"/>
      </w:divBdr>
    </w:div>
    <w:div w:id="393043387">
      <w:bodyDiv w:val="1"/>
      <w:marLeft w:val="0"/>
      <w:marRight w:val="0"/>
      <w:marTop w:val="0"/>
      <w:marBottom w:val="0"/>
      <w:divBdr>
        <w:top w:val="none" w:sz="0" w:space="0" w:color="auto"/>
        <w:left w:val="none" w:sz="0" w:space="0" w:color="auto"/>
        <w:bottom w:val="none" w:sz="0" w:space="0" w:color="auto"/>
        <w:right w:val="none" w:sz="0" w:space="0" w:color="auto"/>
      </w:divBdr>
    </w:div>
    <w:div w:id="393163585">
      <w:bodyDiv w:val="1"/>
      <w:marLeft w:val="0"/>
      <w:marRight w:val="0"/>
      <w:marTop w:val="0"/>
      <w:marBottom w:val="0"/>
      <w:divBdr>
        <w:top w:val="none" w:sz="0" w:space="0" w:color="auto"/>
        <w:left w:val="none" w:sz="0" w:space="0" w:color="auto"/>
        <w:bottom w:val="none" w:sz="0" w:space="0" w:color="auto"/>
        <w:right w:val="none" w:sz="0" w:space="0" w:color="auto"/>
      </w:divBdr>
    </w:div>
    <w:div w:id="393165834">
      <w:bodyDiv w:val="1"/>
      <w:marLeft w:val="0"/>
      <w:marRight w:val="0"/>
      <w:marTop w:val="0"/>
      <w:marBottom w:val="0"/>
      <w:divBdr>
        <w:top w:val="none" w:sz="0" w:space="0" w:color="auto"/>
        <w:left w:val="none" w:sz="0" w:space="0" w:color="auto"/>
        <w:bottom w:val="none" w:sz="0" w:space="0" w:color="auto"/>
        <w:right w:val="none" w:sz="0" w:space="0" w:color="auto"/>
      </w:divBdr>
    </w:div>
    <w:div w:id="393818860">
      <w:bodyDiv w:val="1"/>
      <w:marLeft w:val="0"/>
      <w:marRight w:val="0"/>
      <w:marTop w:val="0"/>
      <w:marBottom w:val="0"/>
      <w:divBdr>
        <w:top w:val="none" w:sz="0" w:space="0" w:color="auto"/>
        <w:left w:val="none" w:sz="0" w:space="0" w:color="auto"/>
        <w:bottom w:val="none" w:sz="0" w:space="0" w:color="auto"/>
        <w:right w:val="none" w:sz="0" w:space="0" w:color="auto"/>
      </w:divBdr>
    </w:div>
    <w:div w:id="394086317">
      <w:bodyDiv w:val="1"/>
      <w:marLeft w:val="0"/>
      <w:marRight w:val="0"/>
      <w:marTop w:val="0"/>
      <w:marBottom w:val="0"/>
      <w:divBdr>
        <w:top w:val="none" w:sz="0" w:space="0" w:color="auto"/>
        <w:left w:val="none" w:sz="0" w:space="0" w:color="auto"/>
        <w:bottom w:val="none" w:sz="0" w:space="0" w:color="auto"/>
        <w:right w:val="none" w:sz="0" w:space="0" w:color="auto"/>
      </w:divBdr>
    </w:div>
    <w:div w:id="394161344">
      <w:bodyDiv w:val="1"/>
      <w:marLeft w:val="0"/>
      <w:marRight w:val="0"/>
      <w:marTop w:val="0"/>
      <w:marBottom w:val="0"/>
      <w:divBdr>
        <w:top w:val="none" w:sz="0" w:space="0" w:color="auto"/>
        <w:left w:val="none" w:sz="0" w:space="0" w:color="auto"/>
        <w:bottom w:val="none" w:sz="0" w:space="0" w:color="auto"/>
        <w:right w:val="none" w:sz="0" w:space="0" w:color="auto"/>
      </w:divBdr>
    </w:div>
    <w:div w:id="394201736">
      <w:bodyDiv w:val="1"/>
      <w:marLeft w:val="0"/>
      <w:marRight w:val="0"/>
      <w:marTop w:val="0"/>
      <w:marBottom w:val="0"/>
      <w:divBdr>
        <w:top w:val="none" w:sz="0" w:space="0" w:color="auto"/>
        <w:left w:val="none" w:sz="0" w:space="0" w:color="auto"/>
        <w:bottom w:val="none" w:sz="0" w:space="0" w:color="auto"/>
        <w:right w:val="none" w:sz="0" w:space="0" w:color="auto"/>
      </w:divBdr>
    </w:div>
    <w:div w:id="394351836">
      <w:bodyDiv w:val="1"/>
      <w:marLeft w:val="0"/>
      <w:marRight w:val="0"/>
      <w:marTop w:val="0"/>
      <w:marBottom w:val="0"/>
      <w:divBdr>
        <w:top w:val="none" w:sz="0" w:space="0" w:color="auto"/>
        <w:left w:val="none" w:sz="0" w:space="0" w:color="auto"/>
        <w:bottom w:val="none" w:sz="0" w:space="0" w:color="auto"/>
        <w:right w:val="none" w:sz="0" w:space="0" w:color="auto"/>
      </w:divBdr>
    </w:div>
    <w:div w:id="394401913">
      <w:bodyDiv w:val="1"/>
      <w:marLeft w:val="0"/>
      <w:marRight w:val="0"/>
      <w:marTop w:val="0"/>
      <w:marBottom w:val="0"/>
      <w:divBdr>
        <w:top w:val="none" w:sz="0" w:space="0" w:color="auto"/>
        <w:left w:val="none" w:sz="0" w:space="0" w:color="auto"/>
        <w:bottom w:val="none" w:sz="0" w:space="0" w:color="auto"/>
        <w:right w:val="none" w:sz="0" w:space="0" w:color="auto"/>
      </w:divBdr>
    </w:div>
    <w:div w:id="394862599">
      <w:bodyDiv w:val="1"/>
      <w:marLeft w:val="0"/>
      <w:marRight w:val="0"/>
      <w:marTop w:val="0"/>
      <w:marBottom w:val="0"/>
      <w:divBdr>
        <w:top w:val="none" w:sz="0" w:space="0" w:color="auto"/>
        <w:left w:val="none" w:sz="0" w:space="0" w:color="auto"/>
        <w:bottom w:val="none" w:sz="0" w:space="0" w:color="auto"/>
        <w:right w:val="none" w:sz="0" w:space="0" w:color="auto"/>
      </w:divBdr>
    </w:div>
    <w:div w:id="395008369">
      <w:bodyDiv w:val="1"/>
      <w:marLeft w:val="0"/>
      <w:marRight w:val="0"/>
      <w:marTop w:val="0"/>
      <w:marBottom w:val="0"/>
      <w:divBdr>
        <w:top w:val="none" w:sz="0" w:space="0" w:color="auto"/>
        <w:left w:val="none" w:sz="0" w:space="0" w:color="auto"/>
        <w:bottom w:val="none" w:sz="0" w:space="0" w:color="auto"/>
        <w:right w:val="none" w:sz="0" w:space="0" w:color="auto"/>
      </w:divBdr>
    </w:div>
    <w:div w:id="395398717">
      <w:bodyDiv w:val="1"/>
      <w:marLeft w:val="0"/>
      <w:marRight w:val="0"/>
      <w:marTop w:val="0"/>
      <w:marBottom w:val="0"/>
      <w:divBdr>
        <w:top w:val="none" w:sz="0" w:space="0" w:color="auto"/>
        <w:left w:val="none" w:sz="0" w:space="0" w:color="auto"/>
        <w:bottom w:val="none" w:sz="0" w:space="0" w:color="auto"/>
        <w:right w:val="none" w:sz="0" w:space="0" w:color="auto"/>
      </w:divBdr>
    </w:div>
    <w:div w:id="395664168">
      <w:bodyDiv w:val="1"/>
      <w:marLeft w:val="0"/>
      <w:marRight w:val="0"/>
      <w:marTop w:val="0"/>
      <w:marBottom w:val="0"/>
      <w:divBdr>
        <w:top w:val="none" w:sz="0" w:space="0" w:color="auto"/>
        <w:left w:val="none" w:sz="0" w:space="0" w:color="auto"/>
        <w:bottom w:val="none" w:sz="0" w:space="0" w:color="auto"/>
        <w:right w:val="none" w:sz="0" w:space="0" w:color="auto"/>
      </w:divBdr>
    </w:div>
    <w:div w:id="395785491">
      <w:bodyDiv w:val="1"/>
      <w:marLeft w:val="0"/>
      <w:marRight w:val="0"/>
      <w:marTop w:val="0"/>
      <w:marBottom w:val="0"/>
      <w:divBdr>
        <w:top w:val="none" w:sz="0" w:space="0" w:color="auto"/>
        <w:left w:val="none" w:sz="0" w:space="0" w:color="auto"/>
        <w:bottom w:val="none" w:sz="0" w:space="0" w:color="auto"/>
        <w:right w:val="none" w:sz="0" w:space="0" w:color="auto"/>
      </w:divBdr>
    </w:div>
    <w:div w:id="396248645">
      <w:bodyDiv w:val="1"/>
      <w:marLeft w:val="0"/>
      <w:marRight w:val="0"/>
      <w:marTop w:val="0"/>
      <w:marBottom w:val="0"/>
      <w:divBdr>
        <w:top w:val="none" w:sz="0" w:space="0" w:color="auto"/>
        <w:left w:val="none" w:sz="0" w:space="0" w:color="auto"/>
        <w:bottom w:val="none" w:sz="0" w:space="0" w:color="auto"/>
        <w:right w:val="none" w:sz="0" w:space="0" w:color="auto"/>
      </w:divBdr>
    </w:div>
    <w:div w:id="396320786">
      <w:bodyDiv w:val="1"/>
      <w:marLeft w:val="0"/>
      <w:marRight w:val="0"/>
      <w:marTop w:val="0"/>
      <w:marBottom w:val="0"/>
      <w:divBdr>
        <w:top w:val="none" w:sz="0" w:space="0" w:color="auto"/>
        <w:left w:val="none" w:sz="0" w:space="0" w:color="auto"/>
        <w:bottom w:val="none" w:sz="0" w:space="0" w:color="auto"/>
        <w:right w:val="none" w:sz="0" w:space="0" w:color="auto"/>
      </w:divBdr>
    </w:div>
    <w:div w:id="396708962">
      <w:bodyDiv w:val="1"/>
      <w:marLeft w:val="0"/>
      <w:marRight w:val="0"/>
      <w:marTop w:val="0"/>
      <w:marBottom w:val="0"/>
      <w:divBdr>
        <w:top w:val="none" w:sz="0" w:space="0" w:color="auto"/>
        <w:left w:val="none" w:sz="0" w:space="0" w:color="auto"/>
        <w:bottom w:val="none" w:sz="0" w:space="0" w:color="auto"/>
        <w:right w:val="none" w:sz="0" w:space="0" w:color="auto"/>
      </w:divBdr>
    </w:div>
    <w:div w:id="396711774">
      <w:bodyDiv w:val="1"/>
      <w:marLeft w:val="0"/>
      <w:marRight w:val="0"/>
      <w:marTop w:val="0"/>
      <w:marBottom w:val="0"/>
      <w:divBdr>
        <w:top w:val="none" w:sz="0" w:space="0" w:color="auto"/>
        <w:left w:val="none" w:sz="0" w:space="0" w:color="auto"/>
        <w:bottom w:val="none" w:sz="0" w:space="0" w:color="auto"/>
        <w:right w:val="none" w:sz="0" w:space="0" w:color="auto"/>
      </w:divBdr>
    </w:div>
    <w:div w:id="396782216">
      <w:bodyDiv w:val="1"/>
      <w:marLeft w:val="0"/>
      <w:marRight w:val="0"/>
      <w:marTop w:val="0"/>
      <w:marBottom w:val="0"/>
      <w:divBdr>
        <w:top w:val="none" w:sz="0" w:space="0" w:color="auto"/>
        <w:left w:val="none" w:sz="0" w:space="0" w:color="auto"/>
        <w:bottom w:val="none" w:sz="0" w:space="0" w:color="auto"/>
        <w:right w:val="none" w:sz="0" w:space="0" w:color="auto"/>
      </w:divBdr>
    </w:div>
    <w:div w:id="396826652">
      <w:bodyDiv w:val="1"/>
      <w:marLeft w:val="0"/>
      <w:marRight w:val="0"/>
      <w:marTop w:val="0"/>
      <w:marBottom w:val="0"/>
      <w:divBdr>
        <w:top w:val="none" w:sz="0" w:space="0" w:color="auto"/>
        <w:left w:val="none" w:sz="0" w:space="0" w:color="auto"/>
        <w:bottom w:val="none" w:sz="0" w:space="0" w:color="auto"/>
        <w:right w:val="none" w:sz="0" w:space="0" w:color="auto"/>
      </w:divBdr>
    </w:div>
    <w:div w:id="396826664">
      <w:bodyDiv w:val="1"/>
      <w:marLeft w:val="0"/>
      <w:marRight w:val="0"/>
      <w:marTop w:val="0"/>
      <w:marBottom w:val="0"/>
      <w:divBdr>
        <w:top w:val="none" w:sz="0" w:space="0" w:color="auto"/>
        <w:left w:val="none" w:sz="0" w:space="0" w:color="auto"/>
        <w:bottom w:val="none" w:sz="0" w:space="0" w:color="auto"/>
        <w:right w:val="none" w:sz="0" w:space="0" w:color="auto"/>
      </w:divBdr>
    </w:div>
    <w:div w:id="396897049">
      <w:bodyDiv w:val="1"/>
      <w:marLeft w:val="0"/>
      <w:marRight w:val="0"/>
      <w:marTop w:val="0"/>
      <w:marBottom w:val="0"/>
      <w:divBdr>
        <w:top w:val="none" w:sz="0" w:space="0" w:color="auto"/>
        <w:left w:val="none" w:sz="0" w:space="0" w:color="auto"/>
        <w:bottom w:val="none" w:sz="0" w:space="0" w:color="auto"/>
        <w:right w:val="none" w:sz="0" w:space="0" w:color="auto"/>
      </w:divBdr>
    </w:div>
    <w:div w:id="397168052">
      <w:bodyDiv w:val="1"/>
      <w:marLeft w:val="0"/>
      <w:marRight w:val="0"/>
      <w:marTop w:val="0"/>
      <w:marBottom w:val="0"/>
      <w:divBdr>
        <w:top w:val="none" w:sz="0" w:space="0" w:color="auto"/>
        <w:left w:val="none" w:sz="0" w:space="0" w:color="auto"/>
        <w:bottom w:val="none" w:sz="0" w:space="0" w:color="auto"/>
        <w:right w:val="none" w:sz="0" w:space="0" w:color="auto"/>
      </w:divBdr>
    </w:div>
    <w:div w:id="397747066">
      <w:bodyDiv w:val="1"/>
      <w:marLeft w:val="0"/>
      <w:marRight w:val="0"/>
      <w:marTop w:val="0"/>
      <w:marBottom w:val="0"/>
      <w:divBdr>
        <w:top w:val="none" w:sz="0" w:space="0" w:color="auto"/>
        <w:left w:val="none" w:sz="0" w:space="0" w:color="auto"/>
        <w:bottom w:val="none" w:sz="0" w:space="0" w:color="auto"/>
        <w:right w:val="none" w:sz="0" w:space="0" w:color="auto"/>
      </w:divBdr>
    </w:div>
    <w:div w:id="397752560">
      <w:bodyDiv w:val="1"/>
      <w:marLeft w:val="0"/>
      <w:marRight w:val="0"/>
      <w:marTop w:val="0"/>
      <w:marBottom w:val="0"/>
      <w:divBdr>
        <w:top w:val="none" w:sz="0" w:space="0" w:color="auto"/>
        <w:left w:val="none" w:sz="0" w:space="0" w:color="auto"/>
        <w:bottom w:val="none" w:sz="0" w:space="0" w:color="auto"/>
        <w:right w:val="none" w:sz="0" w:space="0" w:color="auto"/>
      </w:divBdr>
    </w:div>
    <w:div w:id="397822778">
      <w:bodyDiv w:val="1"/>
      <w:marLeft w:val="0"/>
      <w:marRight w:val="0"/>
      <w:marTop w:val="0"/>
      <w:marBottom w:val="0"/>
      <w:divBdr>
        <w:top w:val="none" w:sz="0" w:space="0" w:color="auto"/>
        <w:left w:val="none" w:sz="0" w:space="0" w:color="auto"/>
        <w:bottom w:val="none" w:sz="0" w:space="0" w:color="auto"/>
        <w:right w:val="none" w:sz="0" w:space="0" w:color="auto"/>
      </w:divBdr>
    </w:div>
    <w:div w:id="398097154">
      <w:bodyDiv w:val="1"/>
      <w:marLeft w:val="0"/>
      <w:marRight w:val="0"/>
      <w:marTop w:val="0"/>
      <w:marBottom w:val="0"/>
      <w:divBdr>
        <w:top w:val="none" w:sz="0" w:space="0" w:color="auto"/>
        <w:left w:val="none" w:sz="0" w:space="0" w:color="auto"/>
        <w:bottom w:val="none" w:sz="0" w:space="0" w:color="auto"/>
        <w:right w:val="none" w:sz="0" w:space="0" w:color="auto"/>
      </w:divBdr>
    </w:div>
    <w:div w:id="398551917">
      <w:bodyDiv w:val="1"/>
      <w:marLeft w:val="0"/>
      <w:marRight w:val="0"/>
      <w:marTop w:val="0"/>
      <w:marBottom w:val="0"/>
      <w:divBdr>
        <w:top w:val="none" w:sz="0" w:space="0" w:color="auto"/>
        <w:left w:val="none" w:sz="0" w:space="0" w:color="auto"/>
        <w:bottom w:val="none" w:sz="0" w:space="0" w:color="auto"/>
        <w:right w:val="none" w:sz="0" w:space="0" w:color="auto"/>
      </w:divBdr>
    </w:div>
    <w:div w:id="398752568">
      <w:bodyDiv w:val="1"/>
      <w:marLeft w:val="0"/>
      <w:marRight w:val="0"/>
      <w:marTop w:val="0"/>
      <w:marBottom w:val="0"/>
      <w:divBdr>
        <w:top w:val="none" w:sz="0" w:space="0" w:color="auto"/>
        <w:left w:val="none" w:sz="0" w:space="0" w:color="auto"/>
        <w:bottom w:val="none" w:sz="0" w:space="0" w:color="auto"/>
        <w:right w:val="none" w:sz="0" w:space="0" w:color="auto"/>
      </w:divBdr>
    </w:div>
    <w:div w:id="398788972">
      <w:bodyDiv w:val="1"/>
      <w:marLeft w:val="0"/>
      <w:marRight w:val="0"/>
      <w:marTop w:val="0"/>
      <w:marBottom w:val="0"/>
      <w:divBdr>
        <w:top w:val="none" w:sz="0" w:space="0" w:color="auto"/>
        <w:left w:val="none" w:sz="0" w:space="0" w:color="auto"/>
        <w:bottom w:val="none" w:sz="0" w:space="0" w:color="auto"/>
        <w:right w:val="none" w:sz="0" w:space="0" w:color="auto"/>
      </w:divBdr>
    </w:div>
    <w:div w:id="399140940">
      <w:bodyDiv w:val="1"/>
      <w:marLeft w:val="0"/>
      <w:marRight w:val="0"/>
      <w:marTop w:val="0"/>
      <w:marBottom w:val="0"/>
      <w:divBdr>
        <w:top w:val="none" w:sz="0" w:space="0" w:color="auto"/>
        <w:left w:val="none" w:sz="0" w:space="0" w:color="auto"/>
        <w:bottom w:val="none" w:sz="0" w:space="0" w:color="auto"/>
        <w:right w:val="none" w:sz="0" w:space="0" w:color="auto"/>
      </w:divBdr>
    </w:div>
    <w:div w:id="399333758">
      <w:bodyDiv w:val="1"/>
      <w:marLeft w:val="0"/>
      <w:marRight w:val="0"/>
      <w:marTop w:val="0"/>
      <w:marBottom w:val="0"/>
      <w:divBdr>
        <w:top w:val="none" w:sz="0" w:space="0" w:color="auto"/>
        <w:left w:val="none" w:sz="0" w:space="0" w:color="auto"/>
        <w:bottom w:val="none" w:sz="0" w:space="0" w:color="auto"/>
        <w:right w:val="none" w:sz="0" w:space="0" w:color="auto"/>
      </w:divBdr>
    </w:div>
    <w:div w:id="399443885">
      <w:bodyDiv w:val="1"/>
      <w:marLeft w:val="0"/>
      <w:marRight w:val="0"/>
      <w:marTop w:val="0"/>
      <w:marBottom w:val="0"/>
      <w:divBdr>
        <w:top w:val="none" w:sz="0" w:space="0" w:color="auto"/>
        <w:left w:val="none" w:sz="0" w:space="0" w:color="auto"/>
        <w:bottom w:val="none" w:sz="0" w:space="0" w:color="auto"/>
        <w:right w:val="none" w:sz="0" w:space="0" w:color="auto"/>
      </w:divBdr>
    </w:div>
    <w:div w:id="399794596">
      <w:bodyDiv w:val="1"/>
      <w:marLeft w:val="0"/>
      <w:marRight w:val="0"/>
      <w:marTop w:val="0"/>
      <w:marBottom w:val="0"/>
      <w:divBdr>
        <w:top w:val="none" w:sz="0" w:space="0" w:color="auto"/>
        <w:left w:val="none" w:sz="0" w:space="0" w:color="auto"/>
        <w:bottom w:val="none" w:sz="0" w:space="0" w:color="auto"/>
        <w:right w:val="none" w:sz="0" w:space="0" w:color="auto"/>
      </w:divBdr>
    </w:div>
    <w:div w:id="399980718">
      <w:bodyDiv w:val="1"/>
      <w:marLeft w:val="0"/>
      <w:marRight w:val="0"/>
      <w:marTop w:val="0"/>
      <w:marBottom w:val="0"/>
      <w:divBdr>
        <w:top w:val="none" w:sz="0" w:space="0" w:color="auto"/>
        <w:left w:val="none" w:sz="0" w:space="0" w:color="auto"/>
        <w:bottom w:val="none" w:sz="0" w:space="0" w:color="auto"/>
        <w:right w:val="none" w:sz="0" w:space="0" w:color="auto"/>
      </w:divBdr>
    </w:div>
    <w:div w:id="400062941">
      <w:bodyDiv w:val="1"/>
      <w:marLeft w:val="0"/>
      <w:marRight w:val="0"/>
      <w:marTop w:val="0"/>
      <w:marBottom w:val="0"/>
      <w:divBdr>
        <w:top w:val="none" w:sz="0" w:space="0" w:color="auto"/>
        <w:left w:val="none" w:sz="0" w:space="0" w:color="auto"/>
        <w:bottom w:val="none" w:sz="0" w:space="0" w:color="auto"/>
        <w:right w:val="none" w:sz="0" w:space="0" w:color="auto"/>
      </w:divBdr>
    </w:div>
    <w:div w:id="400099210">
      <w:bodyDiv w:val="1"/>
      <w:marLeft w:val="0"/>
      <w:marRight w:val="0"/>
      <w:marTop w:val="0"/>
      <w:marBottom w:val="0"/>
      <w:divBdr>
        <w:top w:val="none" w:sz="0" w:space="0" w:color="auto"/>
        <w:left w:val="none" w:sz="0" w:space="0" w:color="auto"/>
        <w:bottom w:val="none" w:sz="0" w:space="0" w:color="auto"/>
        <w:right w:val="none" w:sz="0" w:space="0" w:color="auto"/>
      </w:divBdr>
    </w:div>
    <w:div w:id="400101108">
      <w:bodyDiv w:val="1"/>
      <w:marLeft w:val="0"/>
      <w:marRight w:val="0"/>
      <w:marTop w:val="0"/>
      <w:marBottom w:val="0"/>
      <w:divBdr>
        <w:top w:val="none" w:sz="0" w:space="0" w:color="auto"/>
        <w:left w:val="none" w:sz="0" w:space="0" w:color="auto"/>
        <w:bottom w:val="none" w:sz="0" w:space="0" w:color="auto"/>
        <w:right w:val="none" w:sz="0" w:space="0" w:color="auto"/>
      </w:divBdr>
    </w:div>
    <w:div w:id="400297891">
      <w:bodyDiv w:val="1"/>
      <w:marLeft w:val="0"/>
      <w:marRight w:val="0"/>
      <w:marTop w:val="0"/>
      <w:marBottom w:val="0"/>
      <w:divBdr>
        <w:top w:val="none" w:sz="0" w:space="0" w:color="auto"/>
        <w:left w:val="none" w:sz="0" w:space="0" w:color="auto"/>
        <w:bottom w:val="none" w:sz="0" w:space="0" w:color="auto"/>
        <w:right w:val="none" w:sz="0" w:space="0" w:color="auto"/>
      </w:divBdr>
    </w:div>
    <w:div w:id="400367753">
      <w:bodyDiv w:val="1"/>
      <w:marLeft w:val="0"/>
      <w:marRight w:val="0"/>
      <w:marTop w:val="0"/>
      <w:marBottom w:val="0"/>
      <w:divBdr>
        <w:top w:val="none" w:sz="0" w:space="0" w:color="auto"/>
        <w:left w:val="none" w:sz="0" w:space="0" w:color="auto"/>
        <w:bottom w:val="none" w:sz="0" w:space="0" w:color="auto"/>
        <w:right w:val="none" w:sz="0" w:space="0" w:color="auto"/>
      </w:divBdr>
    </w:div>
    <w:div w:id="400569273">
      <w:bodyDiv w:val="1"/>
      <w:marLeft w:val="0"/>
      <w:marRight w:val="0"/>
      <w:marTop w:val="0"/>
      <w:marBottom w:val="0"/>
      <w:divBdr>
        <w:top w:val="none" w:sz="0" w:space="0" w:color="auto"/>
        <w:left w:val="none" w:sz="0" w:space="0" w:color="auto"/>
        <w:bottom w:val="none" w:sz="0" w:space="0" w:color="auto"/>
        <w:right w:val="none" w:sz="0" w:space="0" w:color="auto"/>
      </w:divBdr>
    </w:div>
    <w:div w:id="400832107">
      <w:bodyDiv w:val="1"/>
      <w:marLeft w:val="0"/>
      <w:marRight w:val="0"/>
      <w:marTop w:val="0"/>
      <w:marBottom w:val="0"/>
      <w:divBdr>
        <w:top w:val="none" w:sz="0" w:space="0" w:color="auto"/>
        <w:left w:val="none" w:sz="0" w:space="0" w:color="auto"/>
        <w:bottom w:val="none" w:sz="0" w:space="0" w:color="auto"/>
        <w:right w:val="none" w:sz="0" w:space="0" w:color="auto"/>
      </w:divBdr>
    </w:div>
    <w:div w:id="401178531">
      <w:bodyDiv w:val="1"/>
      <w:marLeft w:val="0"/>
      <w:marRight w:val="0"/>
      <w:marTop w:val="0"/>
      <w:marBottom w:val="0"/>
      <w:divBdr>
        <w:top w:val="none" w:sz="0" w:space="0" w:color="auto"/>
        <w:left w:val="none" w:sz="0" w:space="0" w:color="auto"/>
        <w:bottom w:val="none" w:sz="0" w:space="0" w:color="auto"/>
        <w:right w:val="none" w:sz="0" w:space="0" w:color="auto"/>
      </w:divBdr>
    </w:div>
    <w:div w:id="401215259">
      <w:bodyDiv w:val="1"/>
      <w:marLeft w:val="0"/>
      <w:marRight w:val="0"/>
      <w:marTop w:val="0"/>
      <w:marBottom w:val="0"/>
      <w:divBdr>
        <w:top w:val="none" w:sz="0" w:space="0" w:color="auto"/>
        <w:left w:val="none" w:sz="0" w:space="0" w:color="auto"/>
        <w:bottom w:val="none" w:sz="0" w:space="0" w:color="auto"/>
        <w:right w:val="none" w:sz="0" w:space="0" w:color="auto"/>
      </w:divBdr>
    </w:div>
    <w:div w:id="401295937">
      <w:bodyDiv w:val="1"/>
      <w:marLeft w:val="0"/>
      <w:marRight w:val="0"/>
      <w:marTop w:val="0"/>
      <w:marBottom w:val="0"/>
      <w:divBdr>
        <w:top w:val="none" w:sz="0" w:space="0" w:color="auto"/>
        <w:left w:val="none" w:sz="0" w:space="0" w:color="auto"/>
        <w:bottom w:val="none" w:sz="0" w:space="0" w:color="auto"/>
        <w:right w:val="none" w:sz="0" w:space="0" w:color="auto"/>
      </w:divBdr>
    </w:div>
    <w:div w:id="401568279">
      <w:bodyDiv w:val="1"/>
      <w:marLeft w:val="0"/>
      <w:marRight w:val="0"/>
      <w:marTop w:val="0"/>
      <w:marBottom w:val="0"/>
      <w:divBdr>
        <w:top w:val="none" w:sz="0" w:space="0" w:color="auto"/>
        <w:left w:val="none" w:sz="0" w:space="0" w:color="auto"/>
        <w:bottom w:val="none" w:sz="0" w:space="0" w:color="auto"/>
        <w:right w:val="none" w:sz="0" w:space="0" w:color="auto"/>
      </w:divBdr>
    </w:div>
    <w:div w:id="401948676">
      <w:bodyDiv w:val="1"/>
      <w:marLeft w:val="0"/>
      <w:marRight w:val="0"/>
      <w:marTop w:val="0"/>
      <w:marBottom w:val="0"/>
      <w:divBdr>
        <w:top w:val="none" w:sz="0" w:space="0" w:color="auto"/>
        <w:left w:val="none" w:sz="0" w:space="0" w:color="auto"/>
        <w:bottom w:val="none" w:sz="0" w:space="0" w:color="auto"/>
        <w:right w:val="none" w:sz="0" w:space="0" w:color="auto"/>
      </w:divBdr>
    </w:div>
    <w:div w:id="402063692">
      <w:bodyDiv w:val="1"/>
      <w:marLeft w:val="0"/>
      <w:marRight w:val="0"/>
      <w:marTop w:val="0"/>
      <w:marBottom w:val="0"/>
      <w:divBdr>
        <w:top w:val="none" w:sz="0" w:space="0" w:color="auto"/>
        <w:left w:val="none" w:sz="0" w:space="0" w:color="auto"/>
        <w:bottom w:val="none" w:sz="0" w:space="0" w:color="auto"/>
        <w:right w:val="none" w:sz="0" w:space="0" w:color="auto"/>
      </w:divBdr>
    </w:div>
    <w:div w:id="402068548">
      <w:bodyDiv w:val="1"/>
      <w:marLeft w:val="0"/>
      <w:marRight w:val="0"/>
      <w:marTop w:val="0"/>
      <w:marBottom w:val="0"/>
      <w:divBdr>
        <w:top w:val="none" w:sz="0" w:space="0" w:color="auto"/>
        <w:left w:val="none" w:sz="0" w:space="0" w:color="auto"/>
        <w:bottom w:val="none" w:sz="0" w:space="0" w:color="auto"/>
        <w:right w:val="none" w:sz="0" w:space="0" w:color="auto"/>
      </w:divBdr>
    </w:div>
    <w:div w:id="402264958">
      <w:bodyDiv w:val="1"/>
      <w:marLeft w:val="0"/>
      <w:marRight w:val="0"/>
      <w:marTop w:val="0"/>
      <w:marBottom w:val="0"/>
      <w:divBdr>
        <w:top w:val="none" w:sz="0" w:space="0" w:color="auto"/>
        <w:left w:val="none" w:sz="0" w:space="0" w:color="auto"/>
        <w:bottom w:val="none" w:sz="0" w:space="0" w:color="auto"/>
        <w:right w:val="none" w:sz="0" w:space="0" w:color="auto"/>
      </w:divBdr>
    </w:div>
    <w:div w:id="402339769">
      <w:bodyDiv w:val="1"/>
      <w:marLeft w:val="0"/>
      <w:marRight w:val="0"/>
      <w:marTop w:val="0"/>
      <w:marBottom w:val="0"/>
      <w:divBdr>
        <w:top w:val="none" w:sz="0" w:space="0" w:color="auto"/>
        <w:left w:val="none" w:sz="0" w:space="0" w:color="auto"/>
        <w:bottom w:val="none" w:sz="0" w:space="0" w:color="auto"/>
        <w:right w:val="none" w:sz="0" w:space="0" w:color="auto"/>
      </w:divBdr>
    </w:div>
    <w:div w:id="402409989">
      <w:bodyDiv w:val="1"/>
      <w:marLeft w:val="0"/>
      <w:marRight w:val="0"/>
      <w:marTop w:val="0"/>
      <w:marBottom w:val="0"/>
      <w:divBdr>
        <w:top w:val="none" w:sz="0" w:space="0" w:color="auto"/>
        <w:left w:val="none" w:sz="0" w:space="0" w:color="auto"/>
        <w:bottom w:val="none" w:sz="0" w:space="0" w:color="auto"/>
        <w:right w:val="none" w:sz="0" w:space="0" w:color="auto"/>
      </w:divBdr>
    </w:div>
    <w:div w:id="402608527">
      <w:bodyDiv w:val="1"/>
      <w:marLeft w:val="0"/>
      <w:marRight w:val="0"/>
      <w:marTop w:val="0"/>
      <w:marBottom w:val="0"/>
      <w:divBdr>
        <w:top w:val="none" w:sz="0" w:space="0" w:color="auto"/>
        <w:left w:val="none" w:sz="0" w:space="0" w:color="auto"/>
        <w:bottom w:val="none" w:sz="0" w:space="0" w:color="auto"/>
        <w:right w:val="none" w:sz="0" w:space="0" w:color="auto"/>
      </w:divBdr>
    </w:div>
    <w:div w:id="402919604">
      <w:bodyDiv w:val="1"/>
      <w:marLeft w:val="0"/>
      <w:marRight w:val="0"/>
      <w:marTop w:val="0"/>
      <w:marBottom w:val="0"/>
      <w:divBdr>
        <w:top w:val="none" w:sz="0" w:space="0" w:color="auto"/>
        <w:left w:val="none" w:sz="0" w:space="0" w:color="auto"/>
        <w:bottom w:val="none" w:sz="0" w:space="0" w:color="auto"/>
        <w:right w:val="none" w:sz="0" w:space="0" w:color="auto"/>
      </w:divBdr>
    </w:div>
    <w:div w:id="403063351">
      <w:bodyDiv w:val="1"/>
      <w:marLeft w:val="0"/>
      <w:marRight w:val="0"/>
      <w:marTop w:val="0"/>
      <w:marBottom w:val="0"/>
      <w:divBdr>
        <w:top w:val="none" w:sz="0" w:space="0" w:color="auto"/>
        <w:left w:val="none" w:sz="0" w:space="0" w:color="auto"/>
        <w:bottom w:val="none" w:sz="0" w:space="0" w:color="auto"/>
        <w:right w:val="none" w:sz="0" w:space="0" w:color="auto"/>
      </w:divBdr>
    </w:div>
    <w:div w:id="403067433">
      <w:bodyDiv w:val="1"/>
      <w:marLeft w:val="0"/>
      <w:marRight w:val="0"/>
      <w:marTop w:val="0"/>
      <w:marBottom w:val="0"/>
      <w:divBdr>
        <w:top w:val="none" w:sz="0" w:space="0" w:color="auto"/>
        <w:left w:val="none" w:sz="0" w:space="0" w:color="auto"/>
        <w:bottom w:val="none" w:sz="0" w:space="0" w:color="auto"/>
        <w:right w:val="none" w:sz="0" w:space="0" w:color="auto"/>
      </w:divBdr>
    </w:div>
    <w:div w:id="403263302">
      <w:bodyDiv w:val="1"/>
      <w:marLeft w:val="0"/>
      <w:marRight w:val="0"/>
      <w:marTop w:val="0"/>
      <w:marBottom w:val="0"/>
      <w:divBdr>
        <w:top w:val="none" w:sz="0" w:space="0" w:color="auto"/>
        <w:left w:val="none" w:sz="0" w:space="0" w:color="auto"/>
        <w:bottom w:val="none" w:sz="0" w:space="0" w:color="auto"/>
        <w:right w:val="none" w:sz="0" w:space="0" w:color="auto"/>
      </w:divBdr>
    </w:div>
    <w:div w:id="403341072">
      <w:bodyDiv w:val="1"/>
      <w:marLeft w:val="0"/>
      <w:marRight w:val="0"/>
      <w:marTop w:val="0"/>
      <w:marBottom w:val="0"/>
      <w:divBdr>
        <w:top w:val="none" w:sz="0" w:space="0" w:color="auto"/>
        <w:left w:val="none" w:sz="0" w:space="0" w:color="auto"/>
        <w:bottom w:val="none" w:sz="0" w:space="0" w:color="auto"/>
        <w:right w:val="none" w:sz="0" w:space="0" w:color="auto"/>
      </w:divBdr>
    </w:div>
    <w:div w:id="403374687">
      <w:bodyDiv w:val="1"/>
      <w:marLeft w:val="0"/>
      <w:marRight w:val="0"/>
      <w:marTop w:val="0"/>
      <w:marBottom w:val="0"/>
      <w:divBdr>
        <w:top w:val="none" w:sz="0" w:space="0" w:color="auto"/>
        <w:left w:val="none" w:sz="0" w:space="0" w:color="auto"/>
        <w:bottom w:val="none" w:sz="0" w:space="0" w:color="auto"/>
        <w:right w:val="none" w:sz="0" w:space="0" w:color="auto"/>
      </w:divBdr>
    </w:div>
    <w:div w:id="403381480">
      <w:bodyDiv w:val="1"/>
      <w:marLeft w:val="0"/>
      <w:marRight w:val="0"/>
      <w:marTop w:val="0"/>
      <w:marBottom w:val="0"/>
      <w:divBdr>
        <w:top w:val="none" w:sz="0" w:space="0" w:color="auto"/>
        <w:left w:val="none" w:sz="0" w:space="0" w:color="auto"/>
        <w:bottom w:val="none" w:sz="0" w:space="0" w:color="auto"/>
        <w:right w:val="none" w:sz="0" w:space="0" w:color="auto"/>
      </w:divBdr>
    </w:div>
    <w:div w:id="403912976">
      <w:bodyDiv w:val="1"/>
      <w:marLeft w:val="0"/>
      <w:marRight w:val="0"/>
      <w:marTop w:val="0"/>
      <w:marBottom w:val="0"/>
      <w:divBdr>
        <w:top w:val="none" w:sz="0" w:space="0" w:color="auto"/>
        <w:left w:val="none" w:sz="0" w:space="0" w:color="auto"/>
        <w:bottom w:val="none" w:sz="0" w:space="0" w:color="auto"/>
        <w:right w:val="none" w:sz="0" w:space="0" w:color="auto"/>
      </w:divBdr>
    </w:div>
    <w:div w:id="403914708">
      <w:bodyDiv w:val="1"/>
      <w:marLeft w:val="0"/>
      <w:marRight w:val="0"/>
      <w:marTop w:val="0"/>
      <w:marBottom w:val="0"/>
      <w:divBdr>
        <w:top w:val="none" w:sz="0" w:space="0" w:color="auto"/>
        <w:left w:val="none" w:sz="0" w:space="0" w:color="auto"/>
        <w:bottom w:val="none" w:sz="0" w:space="0" w:color="auto"/>
        <w:right w:val="none" w:sz="0" w:space="0" w:color="auto"/>
      </w:divBdr>
    </w:div>
    <w:div w:id="404226417">
      <w:bodyDiv w:val="1"/>
      <w:marLeft w:val="0"/>
      <w:marRight w:val="0"/>
      <w:marTop w:val="0"/>
      <w:marBottom w:val="0"/>
      <w:divBdr>
        <w:top w:val="none" w:sz="0" w:space="0" w:color="auto"/>
        <w:left w:val="none" w:sz="0" w:space="0" w:color="auto"/>
        <w:bottom w:val="none" w:sz="0" w:space="0" w:color="auto"/>
        <w:right w:val="none" w:sz="0" w:space="0" w:color="auto"/>
      </w:divBdr>
    </w:div>
    <w:div w:id="404256677">
      <w:bodyDiv w:val="1"/>
      <w:marLeft w:val="0"/>
      <w:marRight w:val="0"/>
      <w:marTop w:val="0"/>
      <w:marBottom w:val="0"/>
      <w:divBdr>
        <w:top w:val="none" w:sz="0" w:space="0" w:color="auto"/>
        <w:left w:val="none" w:sz="0" w:space="0" w:color="auto"/>
        <w:bottom w:val="none" w:sz="0" w:space="0" w:color="auto"/>
        <w:right w:val="none" w:sz="0" w:space="0" w:color="auto"/>
      </w:divBdr>
    </w:div>
    <w:div w:id="404257290">
      <w:bodyDiv w:val="1"/>
      <w:marLeft w:val="0"/>
      <w:marRight w:val="0"/>
      <w:marTop w:val="0"/>
      <w:marBottom w:val="0"/>
      <w:divBdr>
        <w:top w:val="none" w:sz="0" w:space="0" w:color="auto"/>
        <w:left w:val="none" w:sz="0" w:space="0" w:color="auto"/>
        <w:bottom w:val="none" w:sz="0" w:space="0" w:color="auto"/>
        <w:right w:val="none" w:sz="0" w:space="0" w:color="auto"/>
      </w:divBdr>
    </w:div>
    <w:div w:id="404299419">
      <w:bodyDiv w:val="1"/>
      <w:marLeft w:val="0"/>
      <w:marRight w:val="0"/>
      <w:marTop w:val="0"/>
      <w:marBottom w:val="0"/>
      <w:divBdr>
        <w:top w:val="none" w:sz="0" w:space="0" w:color="auto"/>
        <w:left w:val="none" w:sz="0" w:space="0" w:color="auto"/>
        <w:bottom w:val="none" w:sz="0" w:space="0" w:color="auto"/>
        <w:right w:val="none" w:sz="0" w:space="0" w:color="auto"/>
      </w:divBdr>
    </w:div>
    <w:div w:id="404307809">
      <w:bodyDiv w:val="1"/>
      <w:marLeft w:val="0"/>
      <w:marRight w:val="0"/>
      <w:marTop w:val="0"/>
      <w:marBottom w:val="0"/>
      <w:divBdr>
        <w:top w:val="none" w:sz="0" w:space="0" w:color="auto"/>
        <w:left w:val="none" w:sz="0" w:space="0" w:color="auto"/>
        <w:bottom w:val="none" w:sz="0" w:space="0" w:color="auto"/>
        <w:right w:val="none" w:sz="0" w:space="0" w:color="auto"/>
      </w:divBdr>
    </w:div>
    <w:div w:id="404959433">
      <w:bodyDiv w:val="1"/>
      <w:marLeft w:val="0"/>
      <w:marRight w:val="0"/>
      <w:marTop w:val="0"/>
      <w:marBottom w:val="0"/>
      <w:divBdr>
        <w:top w:val="none" w:sz="0" w:space="0" w:color="auto"/>
        <w:left w:val="none" w:sz="0" w:space="0" w:color="auto"/>
        <w:bottom w:val="none" w:sz="0" w:space="0" w:color="auto"/>
        <w:right w:val="none" w:sz="0" w:space="0" w:color="auto"/>
      </w:divBdr>
    </w:div>
    <w:div w:id="405418204">
      <w:bodyDiv w:val="1"/>
      <w:marLeft w:val="0"/>
      <w:marRight w:val="0"/>
      <w:marTop w:val="0"/>
      <w:marBottom w:val="0"/>
      <w:divBdr>
        <w:top w:val="none" w:sz="0" w:space="0" w:color="auto"/>
        <w:left w:val="none" w:sz="0" w:space="0" w:color="auto"/>
        <w:bottom w:val="none" w:sz="0" w:space="0" w:color="auto"/>
        <w:right w:val="none" w:sz="0" w:space="0" w:color="auto"/>
      </w:divBdr>
    </w:div>
    <w:div w:id="405421630">
      <w:bodyDiv w:val="1"/>
      <w:marLeft w:val="0"/>
      <w:marRight w:val="0"/>
      <w:marTop w:val="0"/>
      <w:marBottom w:val="0"/>
      <w:divBdr>
        <w:top w:val="none" w:sz="0" w:space="0" w:color="auto"/>
        <w:left w:val="none" w:sz="0" w:space="0" w:color="auto"/>
        <w:bottom w:val="none" w:sz="0" w:space="0" w:color="auto"/>
        <w:right w:val="none" w:sz="0" w:space="0" w:color="auto"/>
      </w:divBdr>
    </w:div>
    <w:div w:id="405567920">
      <w:bodyDiv w:val="1"/>
      <w:marLeft w:val="0"/>
      <w:marRight w:val="0"/>
      <w:marTop w:val="0"/>
      <w:marBottom w:val="0"/>
      <w:divBdr>
        <w:top w:val="none" w:sz="0" w:space="0" w:color="auto"/>
        <w:left w:val="none" w:sz="0" w:space="0" w:color="auto"/>
        <w:bottom w:val="none" w:sz="0" w:space="0" w:color="auto"/>
        <w:right w:val="none" w:sz="0" w:space="0" w:color="auto"/>
      </w:divBdr>
    </w:div>
    <w:div w:id="405684535">
      <w:bodyDiv w:val="1"/>
      <w:marLeft w:val="0"/>
      <w:marRight w:val="0"/>
      <w:marTop w:val="0"/>
      <w:marBottom w:val="0"/>
      <w:divBdr>
        <w:top w:val="none" w:sz="0" w:space="0" w:color="auto"/>
        <w:left w:val="none" w:sz="0" w:space="0" w:color="auto"/>
        <w:bottom w:val="none" w:sz="0" w:space="0" w:color="auto"/>
        <w:right w:val="none" w:sz="0" w:space="0" w:color="auto"/>
      </w:divBdr>
    </w:div>
    <w:div w:id="406418318">
      <w:bodyDiv w:val="1"/>
      <w:marLeft w:val="0"/>
      <w:marRight w:val="0"/>
      <w:marTop w:val="0"/>
      <w:marBottom w:val="0"/>
      <w:divBdr>
        <w:top w:val="none" w:sz="0" w:space="0" w:color="auto"/>
        <w:left w:val="none" w:sz="0" w:space="0" w:color="auto"/>
        <w:bottom w:val="none" w:sz="0" w:space="0" w:color="auto"/>
        <w:right w:val="none" w:sz="0" w:space="0" w:color="auto"/>
      </w:divBdr>
    </w:div>
    <w:div w:id="406462289">
      <w:bodyDiv w:val="1"/>
      <w:marLeft w:val="0"/>
      <w:marRight w:val="0"/>
      <w:marTop w:val="0"/>
      <w:marBottom w:val="0"/>
      <w:divBdr>
        <w:top w:val="none" w:sz="0" w:space="0" w:color="auto"/>
        <w:left w:val="none" w:sz="0" w:space="0" w:color="auto"/>
        <w:bottom w:val="none" w:sz="0" w:space="0" w:color="auto"/>
        <w:right w:val="none" w:sz="0" w:space="0" w:color="auto"/>
      </w:divBdr>
    </w:div>
    <w:div w:id="406538223">
      <w:bodyDiv w:val="1"/>
      <w:marLeft w:val="0"/>
      <w:marRight w:val="0"/>
      <w:marTop w:val="0"/>
      <w:marBottom w:val="0"/>
      <w:divBdr>
        <w:top w:val="none" w:sz="0" w:space="0" w:color="auto"/>
        <w:left w:val="none" w:sz="0" w:space="0" w:color="auto"/>
        <w:bottom w:val="none" w:sz="0" w:space="0" w:color="auto"/>
        <w:right w:val="none" w:sz="0" w:space="0" w:color="auto"/>
      </w:divBdr>
    </w:div>
    <w:div w:id="406652926">
      <w:bodyDiv w:val="1"/>
      <w:marLeft w:val="0"/>
      <w:marRight w:val="0"/>
      <w:marTop w:val="0"/>
      <w:marBottom w:val="0"/>
      <w:divBdr>
        <w:top w:val="none" w:sz="0" w:space="0" w:color="auto"/>
        <w:left w:val="none" w:sz="0" w:space="0" w:color="auto"/>
        <w:bottom w:val="none" w:sz="0" w:space="0" w:color="auto"/>
        <w:right w:val="none" w:sz="0" w:space="0" w:color="auto"/>
      </w:divBdr>
    </w:div>
    <w:div w:id="406659668">
      <w:bodyDiv w:val="1"/>
      <w:marLeft w:val="0"/>
      <w:marRight w:val="0"/>
      <w:marTop w:val="0"/>
      <w:marBottom w:val="0"/>
      <w:divBdr>
        <w:top w:val="none" w:sz="0" w:space="0" w:color="auto"/>
        <w:left w:val="none" w:sz="0" w:space="0" w:color="auto"/>
        <w:bottom w:val="none" w:sz="0" w:space="0" w:color="auto"/>
        <w:right w:val="none" w:sz="0" w:space="0" w:color="auto"/>
      </w:divBdr>
    </w:div>
    <w:div w:id="406810396">
      <w:bodyDiv w:val="1"/>
      <w:marLeft w:val="0"/>
      <w:marRight w:val="0"/>
      <w:marTop w:val="0"/>
      <w:marBottom w:val="0"/>
      <w:divBdr>
        <w:top w:val="none" w:sz="0" w:space="0" w:color="auto"/>
        <w:left w:val="none" w:sz="0" w:space="0" w:color="auto"/>
        <w:bottom w:val="none" w:sz="0" w:space="0" w:color="auto"/>
        <w:right w:val="none" w:sz="0" w:space="0" w:color="auto"/>
      </w:divBdr>
    </w:div>
    <w:div w:id="406810613">
      <w:bodyDiv w:val="1"/>
      <w:marLeft w:val="0"/>
      <w:marRight w:val="0"/>
      <w:marTop w:val="0"/>
      <w:marBottom w:val="0"/>
      <w:divBdr>
        <w:top w:val="none" w:sz="0" w:space="0" w:color="auto"/>
        <w:left w:val="none" w:sz="0" w:space="0" w:color="auto"/>
        <w:bottom w:val="none" w:sz="0" w:space="0" w:color="auto"/>
        <w:right w:val="none" w:sz="0" w:space="0" w:color="auto"/>
      </w:divBdr>
    </w:div>
    <w:div w:id="407313947">
      <w:bodyDiv w:val="1"/>
      <w:marLeft w:val="0"/>
      <w:marRight w:val="0"/>
      <w:marTop w:val="0"/>
      <w:marBottom w:val="0"/>
      <w:divBdr>
        <w:top w:val="none" w:sz="0" w:space="0" w:color="auto"/>
        <w:left w:val="none" w:sz="0" w:space="0" w:color="auto"/>
        <w:bottom w:val="none" w:sz="0" w:space="0" w:color="auto"/>
        <w:right w:val="none" w:sz="0" w:space="0" w:color="auto"/>
      </w:divBdr>
    </w:div>
    <w:div w:id="407390859">
      <w:bodyDiv w:val="1"/>
      <w:marLeft w:val="0"/>
      <w:marRight w:val="0"/>
      <w:marTop w:val="0"/>
      <w:marBottom w:val="0"/>
      <w:divBdr>
        <w:top w:val="none" w:sz="0" w:space="0" w:color="auto"/>
        <w:left w:val="none" w:sz="0" w:space="0" w:color="auto"/>
        <w:bottom w:val="none" w:sz="0" w:space="0" w:color="auto"/>
        <w:right w:val="none" w:sz="0" w:space="0" w:color="auto"/>
      </w:divBdr>
    </w:div>
    <w:div w:id="407581785">
      <w:bodyDiv w:val="1"/>
      <w:marLeft w:val="0"/>
      <w:marRight w:val="0"/>
      <w:marTop w:val="0"/>
      <w:marBottom w:val="0"/>
      <w:divBdr>
        <w:top w:val="none" w:sz="0" w:space="0" w:color="auto"/>
        <w:left w:val="none" w:sz="0" w:space="0" w:color="auto"/>
        <w:bottom w:val="none" w:sz="0" w:space="0" w:color="auto"/>
        <w:right w:val="none" w:sz="0" w:space="0" w:color="auto"/>
      </w:divBdr>
    </w:div>
    <w:div w:id="407926234">
      <w:bodyDiv w:val="1"/>
      <w:marLeft w:val="0"/>
      <w:marRight w:val="0"/>
      <w:marTop w:val="0"/>
      <w:marBottom w:val="0"/>
      <w:divBdr>
        <w:top w:val="none" w:sz="0" w:space="0" w:color="auto"/>
        <w:left w:val="none" w:sz="0" w:space="0" w:color="auto"/>
        <w:bottom w:val="none" w:sz="0" w:space="0" w:color="auto"/>
        <w:right w:val="none" w:sz="0" w:space="0" w:color="auto"/>
      </w:divBdr>
    </w:div>
    <w:div w:id="408385907">
      <w:bodyDiv w:val="1"/>
      <w:marLeft w:val="0"/>
      <w:marRight w:val="0"/>
      <w:marTop w:val="0"/>
      <w:marBottom w:val="0"/>
      <w:divBdr>
        <w:top w:val="none" w:sz="0" w:space="0" w:color="auto"/>
        <w:left w:val="none" w:sz="0" w:space="0" w:color="auto"/>
        <w:bottom w:val="none" w:sz="0" w:space="0" w:color="auto"/>
        <w:right w:val="none" w:sz="0" w:space="0" w:color="auto"/>
      </w:divBdr>
    </w:div>
    <w:div w:id="408386087">
      <w:bodyDiv w:val="1"/>
      <w:marLeft w:val="0"/>
      <w:marRight w:val="0"/>
      <w:marTop w:val="0"/>
      <w:marBottom w:val="0"/>
      <w:divBdr>
        <w:top w:val="none" w:sz="0" w:space="0" w:color="auto"/>
        <w:left w:val="none" w:sz="0" w:space="0" w:color="auto"/>
        <w:bottom w:val="none" w:sz="0" w:space="0" w:color="auto"/>
        <w:right w:val="none" w:sz="0" w:space="0" w:color="auto"/>
      </w:divBdr>
    </w:div>
    <w:div w:id="408697415">
      <w:bodyDiv w:val="1"/>
      <w:marLeft w:val="0"/>
      <w:marRight w:val="0"/>
      <w:marTop w:val="0"/>
      <w:marBottom w:val="0"/>
      <w:divBdr>
        <w:top w:val="none" w:sz="0" w:space="0" w:color="auto"/>
        <w:left w:val="none" w:sz="0" w:space="0" w:color="auto"/>
        <w:bottom w:val="none" w:sz="0" w:space="0" w:color="auto"/>
        <w:right w:val="none" w:sz="0" w:space="0" w:color="auto"/>
      </w:divBdr>
    </w:div>
    <w:div w:id="408893058">
      <w:bodyDiv w:val="1"/>
      <w:marLeft w:val="0"/>
      <w:marRight w:val="0"/>
      <w:marTop w:val="0"/>
      <w:marBottom w:val="0"/>
      <w:divBdr>
        <w:top w:val="none" w:sz="0" w:space="0" w:color="auto"/>
        <w:left w:val="none" w:sz="0" w:space="0" w:color="auto"/>
        <w:bottom w:val="none" w:sz="0" w:space="0" w:color="auto"/>
        <w:right w:val="none" w:sz="0" w:space="0" w:color="auto"/>
      </w:divBdr>
    </w:div>
    <w:div w:id="409161523">
      <w:bodyDiv w:val="1"/>
      <w:marLeft w:val="0"/>
      <w:marRight w:val="0"/>
      <w:marTop w:val="0"/>
      <w:marBottom w:val="0"/>
      <w:divBdr>
        <w:top w:val="none" w:sz="0" w:space="0" w:color="auto"/>
        <w:left w:val="none" w:sz="0" w:space="0" w:color="auto"/>
        <w:bottom w:val="none" w:sz="0" w:space="0" w:color="auto"/>
        <w:right w:val="none" w:sz="0" w:space="0" w:color="auto"/>
      </w:divBdr>
    </w:div>
    <w:div w:id="409277085">
      <w:bodyDiv w:val="1"/>
      <w:marLeft w:val="0"/>
      <w:marRight w:val="0"/>
      <w:marTop w:val="0"/>
      <w:marBottom w:val="0"/>
      <w:divBdr>
        <w:top w:val="none" w:sz="0" w:space="0" w:color="auto"/>
        <w:left w:val="none" w:sz="0" w:space="0" w:color="auto"/>
        <w:bottom w:val="none" w:sz="0" w:space="0" w:color="auto"/>
        <w:right w:val="none" w:sz="0" w:space="0" w:color="auto"/>
      </w:divBdr>
    </w:div>
    <w:div w:id="409545736">
      <w:bodyDiv w:val="1"/>
      <w:marLeft w:val="0"/>
      <w:marRight w:val="0"/>
      <w:marTop w:val="0"/>
      <w:marBottom w:val="0"/>
      <w:divBdr>
        <w:top w:val="none" w:sz="0" w:space="0" w:color="auto"/>
        <w:left w:val="none" w:sz="0" w:space="0" w:color="auto"/>
        <w:bottom w:val="none" w:sz="0" w:space="0" w:color="auto"/>
        <w:right w:val="none" w:sz="0" w:space="0" w:color="auto"/>
      </w:divBdr>
    </w:div>
    <w:div w:id="409615641">
      <w:bodyDiv w:val="1"/>
      <w:marLeft w:val="0"/>
      <w:marRight w:val="0"/>
      <w:marTop w:val="0"/>
      <w:marBottom w:val="0"/>
      <w:divBdr>
        <w:top w:val="none" w:sz="0" w:space="0" w:color="auto"/>
        <w:left w:val="none" w:sz="0" w:space="0" w:color="auto"/>
        <w:bottom w:val="none" w:sz="0" w:space="0" w:color="auto"/>
        <w:right w:val="none" w:sz="0" w:space="0" w:color="auto"/>
      </w:divBdr>
    </w:div>
    <w:div w:id="409665628">
      <w:bodyDiv w:val="1"/>
      <w:marLeft w:val="0"/>
      <w:marRight w:val="0"/>
      <w:marTop w:val="0"/>
      <w:marBottom w:val="0"/>
      <w:divBdr>
        <w:top w:val="none" w:sz="0" w:space="0" w:color="auto"/>
        <w:left w:val="none" w:sz="0" w:space="0" w:color="auto"/>
        <w:bottom w:val="none" w:sz="0" w:space="0" w:color="auto"/>
        <w:right w:val="none" w:sz="0" w:space="0" w:color="auto"/>
      </w:divBdr>
    </w:div>
    <w:div w:id="409891327">
      <w:bodyDiv w:val="1"/>
      <w:marLeft w:val="0"/>
      <w:marRight w:val="0"/>
      <w:marTop w:val="0"/>
      <w:marBottom w:val="0"/>
      <w:divBdr>
        <w:top w:val="none" w:sz="0" w:space="0" w:color="auto"/>
        <w:left w:val="none" w:sz="0" w:space="0" w:color="auto"/>
        <w:bottom w:val="none" w:sz="0" w:space="0" w:color="auto"/>
        <w:right w:val="none" w:sz="0" w:space="0" w:color="auto"/>
      </w:divBdr>
    </w:div>
    <w:div w:id="409928174">
      <w:bodyDiv w:val="1"/>
      <w:marLeft w:val="0"/>
      <w:marRight w:val="0"/>
      <w:marTop w:val="0"/>
      <w:marBottom w:val="0"/>
      <w:divBdr>
        <w:top w:val="none" w:sz="0" w:space="0" w:color="auto"/>
        <w:left w:val="none" w:sz="0" w:space="0" w:color="auto"/>
        <w:bottom w:val="none" w:sz="0" w:space="0" w:color="auto"/>
        <w:right w:val="none" w:sz="0" w:space="0" w:color="auto"/>
      </w:divBdr>
    </w:div>
    <w:div w:id="410276108">
      <w:bodyDiv w:val="1"/>
      <w:marLeft w:val="0"/>
      <w:marRight w:val="0"/>
      <w:marTop w:val="0"/>
      <w:marBottom w:val="0"/>
      <w:divBdr>
        <w:top w:val="none" w:sz="0" w:space="0" w:color="auto"/>
        <w:left w:val="none" w:sz="0" w:space="0" w:color="auto"/>
        <w:bottom w:val="none" w:sz="0" w:space="0" w:color="auto"/>
        <w:right w:val="none" w:sz="0" w:space="0" w:color="auto"/>
      </w:divBdr>
    </w:div>
    <w:div w:id="410467409">
      <w:bodyDiv w:val="1"/>
      <w:marLeft w:val="0"/>
      <w:marRight w:val="0"/>
      <w:marTop w:val="0"/>
      <w:marBottom w:val="0"/>
      <w:divBdr>
        <w:top w:val="none" w:sz="0" w:space="0" w:color="auto"/>
        <w:left w:val="none" w:sz="0" w:space="0" w:color="auto"/>
        <w:bottom w:val="none" w:sz="0" w:space="0" w:color="auto"/>
        <w:right w:val="none" w:sz="0" w:space="0" w:color="auto"/>
      </w:divBdr>
    </w:div>
    <w:div w:id="410541735">
      <w:bodyDiv w:val="1"/>
      <w:marLeft w:val="0"/>
      <w:marRight w:val="0"/>
      <w:marTop w:val="0"/>
      <w:marBottom w:val="0"/>
      <w:divBdr>
        <w:top w:val="none" w:sz="0" w:space="0" w:color="auto"/>
        <w:left w:val="none" w:sz="0" w:space="0" w:color="auto"/>
        <w:bottom w:val="none" w:sz="0" w:space="0" w:color="auto"/>
        <w:right w:val="none" w:sz="0" w:space="0" w:color="auto"/>
      </w:divBdr>
    </w:div>
    <w:div w:id="410585331">
      <w:bodyDiv w:val="1"/>
      <w:marLeft w:val="0"/>
      <w:marRight w:val="0"/>
      <w:marTop w:val="0"/>
      <w:marBottom w:val="0"/>
      <w:divBdr>
        <w:top w:val="none" w:sz="0" w:space="0" w:color="auto"/>
        <w:left w:val="none" w:sz="0" w:space="0" w:color="auto"/>
        <w:bottom w:val="none" w:sz="0" w:space="0" w:color="auto"/>
        <w:right w:val="none" w:sz="0" w:space="0" w:color="auto"/>
      </w:divBdr>
    </w:div>
    <w:div w:id="410588908">
      <w:bodyDiv w:val="1"/>
      <w:marLeft w:val="0"/>
      <w:marRight w:val="0"/>
      <w:marTop w:val="0"/>
      <w:marBottom w:val="0"/>
      <w:divBdr>
        <w:top w:val="none" w:sz="0" w:space="0" w:color="auto"/>
        <w:left w:val="none" w:sz="0" w:space="0" w:color="auto"/>
        <w:bottom w:val="none" w:sz="0" w:space="0" w:color="auto"/>
        <w:right w:val="none" w:sz="0" w:space="0" w:color="auto"/>
      </w:divBdr>
    </w:div>
    <w:div w:id="410853568">
      <w:bodyDiv w:val="1"/>
      <w:marLeft w:val="0"/>
      <w:marRight w:val="0"/>
      <w:marTop w:val="0"/>
      <w:marBottom w:val="0"/>
      <w:divBdr>
        <w:top w:val="none" w:sz="0" w:space="0" w:color="auto"/>
        <w:left w:val="none" w:sz="0" w:space="0" w:color="auto"/>
        <w:bottom w:val="none" w:sz="0" w:space="0" w:color="auto"/>
        <w:right w:val="none" w:sz="0" w:space="0" w:color="auto"/>
      </w:divBdr>
    </w:div>
    <w:div w:id="410859170">
      <w:bodyDiv w:val="1"/>
      <w:marLeft w:val="0"/>
      <w:marRight w:val="0"/>
      <w:marTop w:val="0"/>
      <w:marBottom w:val="0"/>
      <w:divBdr>
        <w:top w:val="none" w:sz="0" w:space="0" w:color="auto"/>
        <w:left w:val="none" w:sz="0" w:space="0" w:color="auto"/>
        <w:bottom w:val="none" w:sz="0" w:space="0" w:color="auto"/>
        <w:right w:val="none" w:sz="0" w:space="0" w:color="auto"/>
      </w:divBdr>
    </w:div>
    <w:div w:id="411197075">
      <w:bodyDiv w:val="1"/>
      <w:marLeft w:val="0"/>
      <w:marRight w:val="0"/>
      <w:marTop w:val="0"/>
      <w:marBottom w:val="0"/>
      <w:divBdr>
        <w:top w:val="none" w:sz="0" w:space="0" w:color="auto"/>
        <w:left w:val="none" w:sz="0" w:space="0" w:color="auto"/>
        <w:bottom w:val="none" w:sz="0" w:space="0" w:color="auto"/>
        <w:right w:val="none" w:sz="0" w:space="0" w:color="auto"/>
      </w:divBdr>
    </w:div>
    <w:div w:id="411199091">
      <w:bodyDiv w:val="1"/>
      <w:marLeft w:val="0"/>
      <w:marRight w:val="0"/>
      <w:marTop w:val="0"/>
      <w:marBottom w:val="0"/>
      <w:divBdr>
        <w:top w:val="none" w:sz="0" w:space="0" w:color="auto"/>
        <w:left w:val="none" w:sz="0" w:space="0" w:color="auto"/>
        <w:bottom w:val="none" w:sz="0" w:space="0" w:color="auto"/>
        <w:right w:val="none" w:sz="0" w:space="0" w:color="auto"/>
      </w:divBdr>
    </w:div>
    <w:div w:id="411436427">
      <w:bodyDiv w:val="1"/>
      <w:marLeft w:val="0"/>
      <w:marRight w:val="0"/>
      <w:marTop w:val="0"/>
      <w:marBottom w:val="0"/>
      <w:divBdr>
        <w:top w:val="none" w:sz="0" w:space="0" w:color="auto"/>
        <w:left w:val="none" w:sz="0" w:space="0" w:color="auto"/>
        <w:bottom w:val="none" w:sz="0" w:space="0" w:color="auto"/>
        <w:right w:val="none" w:sz="0" w:space="0" w:color="auto"/>
      </w:divBdr>
    </w:div>
    <w:div w:id="411465923">
      <w:bodyDiv w:val="1"/>
      <w:marLeft w:val="0"/>
      <w:marRight w:val="0"/>
      <w:marTop w:val="0"/>
      <w:marBottom w:val="0"/>
      <w:divBdr>
        <w:top w:val="none" w:sz="0" w:space="0" w:color="auto"/>
        <w:left w:val="none" w:sz="0" w:space="0" w:color="auto"/>
        <w:bottom w:val="none" w:sz="0" w:space="0" w:color="auto"/>
        <w:right w:val="none" w:sz="0" w:space="0" w:color="auto"/>
      </w:divBdr>
    </w:div>
    <w:div w:id="411586341">
      <w:bodyDiv w:val="1"/>
      <w:marLeft w:val="0"/>
      <w:marRight w:val="0"/>
      <w:marTop w:val="0"/>
      <w:marBottom w:val="0"/>
      <w:divBdr>
        <w:top w:val="none" w:sz="0" w:space="0" w:color="auto"/>
        <w:left w:val="none" w:sz="0" w:space="0" w:color="auto"/>
        <w:bottom w:val="none" w:sz="0" w:space="0" w:color="auto"/>
        <w:right w:val="none" w:sz="0" w:space="0" w:color="auto"/>
      </w:divBdr>
    </w:div>
    <w:div w:id="411657944">
      <w:bodyDiv w:val="1"/>
      <w:marLeft w:val="0"/>
      <w:marRight w:val="0"/>
      <w:marTop w:val="0"/>
      <w:marBottom w:val="0"/>
      <w:divBdr>
        <w:top w:val="none" w:sz="0" w:space="0" w:color="auto"/>
        <w:left w:val="none" w:sz="0" w:space="0" w:color="auto"/>
        <w:bottom w:val="none" w:sz="0" w:space="0" w:color="auto"/>
        <w:right w:val="none" w:sz="0" w:space="0" w:color="auto"/>
      </w:divBdr>
    </w:div>
    <w:div w:id="411969851">
      <w:bodyDiv w:val="1"/>
      <w:marLeft w:val="0"/>
      <w:marRight w:val="0"/>
      <w:marTop w:val="0"/>
      <w:marBottom w:val="0"/>
      <w:divBdr>
        <w:top w:val="none" w:sz="0" w:space="0" w:color="auto"/>
        <w:left w:val="none" w:sz="0" w:space="0" w:color="auto"/>
        <w:bottom w:val="none" w:sz="0" w:space="0" w:color="auto"/>
        <w:right w:val="none" w:sz="0" w:space="0" w:color="auto"/>
      </w:divBdr>
    </w:div>
    <w:div w:id="411974285">
      <w:bodyDiv w:val="1"/>
      <w:marLeft w:val="0"/>
      <w:marRight w:val="0"/>
      <w:marTop w:val="0"/>
      <w:marBottom w:val="0"/>
      <w:divBdr>
        <w:top w:val="none" w:sz="0" w:space="0" w:color="auto"/>
        <w:left w:val="none" w:sz="0" w:space="0" w:color="auto"/>
        <w:bottom w:val="none" w:sz="0" w:space="0" w:color="auto"/>
        <w:right w:val="none" w:sz="0" w:space="0" w:color="auto"/>
      </w:divBdr>
    </w:div>
    <w:div w:id="412049006">
      <w:bodyDiv w:val="1"/>
      <w:marLeft w:val="0"/>
      <w:marRight w:val="0"/>
      <w:marTop w:val="0"/>
      <w:marBottom w:val="0"/>
      <w:divBdr>
        <w:top w:val="none" w:sz="0" w:space="0" w:color="auto"/>
        <w:left w:val="none" w:sz="0" w:space="0" w:color="auto"/>
        <w:bottom w:val="none" w:sz="0" w:space="0" w:color="auto"/>
        <w:right w:val="none" w:sz="0" w:space="0" w:color="auto"/>
      </w:divBdr>
    </w:div>
    <w:div w:id="412240457">
      <w:bodyDiv w:val="1"/>
      <w:marLeft w:val="0"/>
      <w:marRight w:val="0"/>
      <w:marTop w:val="0"/>
      <w:marBottom w:val="0"/>
      <w:divBdr>
        <w:top w:val="none" w:sz="0" w:space="0" w:color="auto"/>
        <w:left w:val="none" w:sz="0" w:space="0" w:color="auto"/>
        <w:bottom w:val="none" w:sz="0" w:space="0" w:color="auto"/>
        <w:right w:val="none" w:sz="0" w:space="0" w:color="auto"/>
      </w:divBdr>
    </w:div>
    <w:div w:id="412514780">
      <w:bodyDiv w:val="1"/>
      <w:marLeft w:val="0"/>
      <w:marRight w:val="0"/>
      <w:marTop w:val="0"/>
      <w:marBottom w:val="0"/>
      <w:divBdr>
        <w:top w:val="none" w:sz="0" w:space="0" w:color="auto"/>
        <w:left w:val="none" w:sz="0" w:space="0" w:color="auto"/>
        <w:bottom w:val="none" w:sz="0" w:space="0" w:color="auto"/>
        <w:right w:val="none" w:sz="0" w:space="0" w:color="auto"/>
      </w:divBdr>
    </w:div>
    <w:div w:id="412818679">
      <w:bodyDiv w:val="1"/>
      <w:marLeft w:val="0"/>
      <w:marRight w:val="0"/>
      <w:marTop w:val="0"/>
      <w:marBottom w:val="0"/>
      <w:divBdr>
        <w:top w:val="none" w:sz="0" w:space="0" w:color="auto"/>
        <w:left w:val="none" w:sz="0" w:space="0" w:color="auto"/>
        <w:bottom w:val="none" w:sz="0" w:space="0" w:color="auto"/>
        <w:right w:val="none" w:sz="0" w:space="0" w:color="auto"/>
      </w:divBdr>
    </w:div>
    <w:div w:id="412898167">
      <w:bodyDiv w:val="1"/>
      <w:marLeft w:val="0"/>
      <w:marRight w:val="0"/>
      <w:marTop w:val="0"/>
      <w:marBottom w:val="0"/>
      <w:divBdr>
        <w:top w:val="none" w:sz="0" w:space="0" w:color="auto"/>
        <w:left w:val="none" w:sz="0" w:space="0" w:color="auto"/>
        <w:bottom w:val="none" w:sz="0" w:space="0" w:color="auto"/>
        <w:right w:val="none" w:sz="0" w:space="0" w:color="auto"/>
      </w:divBdr>
    </w:div>
    <w:div w:id="412901642">
      <w:bodyDiv w:val="1"/>
      <w:marLeft w:val="0"/>
      <w:marRight w:val="0"/>
      <w:marTop w:val="0"/>
      <w:marBottom w:val="0"/>
      <w:divBdr>
        <w:top w:val="none" w:sz="0" w:space="0" w:color="auto"/>
        <w:left w:val="none" w:sz="0" w:space="0" w:color="auto"/>
        <w:bottom w:val="none" w:sz="0" w:space="0" w:color="auto"/>
        <w:right w:val="none" w:sz="0" w:space="0" w:color="auto"/>
      </w:divBdr>
    </w:div>
    <w:div w:id="413169818">
      <w:bodyDiv w:val="1"/>
      <w:marLeft w:val="0"/>
      <w:marRight w:val="0"/>
      <w:marTop w:val="0"/>
      <w:marBottom w:val="0"/>
      <w:divBdr>
        <w:top w:val="none" w:sz="0" w:space="0" w:color="auto"/>
        <w:left w:val="none" w:sz="0" w:space="0" w:color="auto"/>
        <w:bottom w:val="none" w:sz="0" w:space="0" w:color="auto"/>
        <w:right w:val="none" w:sz="0" w:space="0" w:color="auto"/>
      </w:divBdr>
    </w:div>
    <w:div w:id="413209027">
      <w:bodyDiv w:val="1"/>
      <w:marLeft w:val="0"/>
      <w:marRight w:val="0"/>
      <w:marTop w:val="0"/>
      <w:marBottom w:val="0"/>
      <w:divBdr>
        <w:top w:val="none" w:sz="0" w:space="0" w:color="auto"/>
        <w:left w:val="none" w:sz="0" w:space="0" w:color="auto"/>
        <w:bottom w:val="none" w:sz="0" w:space="0" w:color="auto"/>
        <w:right w:val="none" w:sz="0" w:space="0" w:color="auto"/>
      </w:divBdr>
    </w:div>
    <w:div w:id="414014388">
      <w:bodyDiv w:val="1"/>
      <w:marLeft w:val="0"/>
      <w:marRight w:val="0"/>
      <w:marTop w:val="0"/>
      <w:marBottom w:val="0"/>
      <w:divBdr>
        <w:top w:val="none" w:sz="0" w:space="0" w:color="auto"/>
        <w:left w:val="none" w:sz="0" w:space="0" w:color="auto"/>
        <w:bottom w:val="none" w:sz="0" w:space="0" w:color="auto"/>
        <w:right w:val="none" w:sz="0" w:space="0" w:color="auto"/>
      </w:divBdr>
    </w:div>
    <w:div w:id="414085076">
      <w:bodyDiv w:val="1"/>
      <w:marLeft w:val="0"/>
      <w:marRight w:val="0"/>
      <w:marTop w:val="0"/>
      <w:marBottom w:val="0"/>
      <w:divBdr>
        <w:top w:val="none" w:sz="0" w:space="0" w:color="auto"/>
        <w:left w:val="none" w:sz="0" w:space="0" w:color="auto"/>
        <w:bottom w:val="none" w:sz="0" w:space="0" w:color="auto"/>
        <w:right w:val="none" w:sz="0" w:space="0" w:color="auto"/>
      </w:divBdr>
    </w:div>
    <w:div w:id="414400272">
      <w:bodyDiv w:val="1"/>
      <w:marLeft w:val="0"/>
      <w:marRight w:val="0"/>
      <w:marTop w:val="0"/>
      <w:marBottom w:val="0"/>
      <w:divBdr>
        <w:top w:val="none" w:sz="0" w:space="0" w:color="auto"/>
        <w:left w:val="none" w:sz="0" w:space="0" w:color="auto"/>
        <w:bottom w:val="none" w:sz="0" w:space="0" w:color="auto"/>
        <w:right w:val="none" w:sz="0" w:space="0" w:color="auto"/>
      </w:divBdr>
    </w:div>
    <w:div w:id="414472144">
      <w:bodyDiv w:val="1"/>
      <w:marLeft w:val="0"/>
      <w:marRight w:val="0"/>
      <w:marTop w:val="0"/>
      <w:marBottom w:val="0"/>
      <w:divBdr>
        <w:top w:val="none" w:sz="0" w:space="0" w:color="auto"/>
        <w:left w:val="none" w:sz="0" w:space="0" w:color="auto"/>
        <w:bottom w:val="none" w:sz="0" w:space="0" w:color="auto"/>
        <w:right w:val="none" w:sz="0" w:space="0" w:color="auto"/>
      </w:divBdr>
    </w:div>
    <w:div w:id="414589907">
      <w:bodyDiv w:val="1"/>
      <w:marLeft w:val="0"/>
      <w:marRight w:val="0"/>
      <w:marTop w:val="0"/>
      <w:marBottom w:val="0"/>
      <w:divBdr>
        <w:top w:val="none" w:sz="0" w:space="0" w:color="auto"/>
        <w:left w:val="none" w:sz="0" w:space="0" w:color="auto"/>
        <w:bottom w:val="none" w:sz="0" w:space="0" w:color="auto"/>
        <w:right w:val="none" w:sz="0" w:space="0" w:color="auto"/>
      </w:divBdr>
    </w:div>
    <w:div w:id="414743506">
      <w:bodyDiv w:val="1"/>
      <w:marLeft w:val="0"/>
      <w:marRight w:val="0"/>
      <w:marTop w:val="0"/>
      <w:marBottom w:val="0"/>
      <w:divBdr>
        <w:top w:val="none" w:sz="0" w:space="0" w:color="auto"/>
        <w:left w:val="none" w:sz="0" w:space="0" w:color="auto"/>
        <w:bottom w:val="none" w:sz="0" w:space="0" w:color="auto"/>
        <w:right w:val="none" w:sz="0" w:space="0" w:color="auto"/>
      </w:divBdr>
    </w:div>
    <w:div w:id="414787074">
      <w:bodyDiv w:val="1"/>
      <w:marLeft w:val="0"/>
      <w:marRight w:val="0"/>
      <w:marTop w:val="0"/>
      <w:marBottom w:val="0"/>
      <w:divBdr>
        <w:top w:val="none" w:sz="0" w:space="0" w:color="auto"/>
        <w:left w:val="none" w:sz="0" w:space="0" w:color="auto"/>
        <w:bottom w:val="none" w:sz="0" w:space="0" w:color="auto"/>
        <w:right w:val="none" w:sz="0" w:space="0" w:color="auto"/>
      </w:divBdr>
    </w:div>
    <w:div w:id="414789073">
      <w:bodyDiv w:val="1"/>
      <w:marLeft w:val="0"/>
      <w:marRight w:val="0"/>
      <w:marTop w:val="0"/>
      <w:marBottom w:val="0"/>
      <w:divBdr>
        <w:top w:val="none" w:sz="0" w:space="0" w:color="auto"/>
        <w:left w:val="none" w:sz="0" w:space="0" w:color="auto"/>
        <w:bottom w:val="none" w:sz="0" w:space="0" w:color="auto"/>
        <w:right w:val="none" w:sz="0" w:space="0" w:color="auto"/>
      </w:divBdr>
    </w:div>
    <w:div w:id="415370696">
      <w:bodyDiv w:val="1"/>
      <w:marLeft w:val="0"/>
      <w:marRight w:val="0"/>
      <w:marTop w:val="0"/>
      <w:marBottom w:val="0"/>
      <w:divBdr>
        <w:top w:val="none" w:sz="0" w:space="0" w:color="auto"/>
        <w:left w:val="none" w:sz="0" w:space="0" w:color="auto"/>
        <w:bottom w:val="none" w:sz="0" w:space="0" w:color="auto"/>
        <w:right w:val="none" w:sz="0" w:space="0" w:color="auto"/>
      </w:divBdr>
    </w:div>
    <w:div w:id="415708178">
      <w:bodyDiv w:val="1"/>
      <w:marLeft w:val="0"/>
      <w:marRight w:val="0"/>
      <w:marTop w:val="0"/>
      <w:marBottom w:val="0"/>
      <w:divBdr>
        <w:top w:val="none" w:sz="0" w:space="0" w:color="auto"/>
        <w:left w:val="none" w:sz="0" w:space="0" w:color="auto"/>
        <w:bottom w:val="none" w:sz="0" w:space="0" w:color="auto"/>
        <w:right w:val="none" w:sz="0" w:space="0" w:color="auto"/>
      </w:divBdr>
    </w:div>
    <w:div w:id="415711139">
      <w:bodyDiv w:val="1"/>
      <w:marLeft w:val="0"/>
      <w:marRight w:val="0"/>
      <w:marTop w:val="0"/>
      <w:marBottom w:val="0"/>
      <w:divBdr>
        <w:top w:val="none" w:sz="0" w:space="0" w:color="auto"/>
        <w:left w:val="none" w:sz="0" w:space="0" w:color="auto"/>
        <w:bottom w:val="none" w:sz="0" w:space="0" w:color="auto"/>
        <w:right w:val="none" w:sz="0" w:space="0" w:color="auto"/>
      </w:divBdr>
    </w:div>
    <w:div w:id="415976497">
      <w:bodyDiv w:val="1"/>
      <w:marLeft w:val="0"/>
      <w:marRight w:val="0"/>
      <w:marTop w:val="0"/>
      <w:marBottom w:val="0"/>
      <w:divBdr>
        <w:top w:val="none" w:sz="0" w:space="0" w:color="auto"/>
        <w:left w:val="none" w:sz="0" w:space="0" w:color="auto"/>
        <w:bottom w:val="none" w:sz="0" w:space="0" w:color="auto"/>
        <w:right w:val="none" w:sz="0" w:space="0" w:color="auto"/>
      </w:divBdr>
    </w:div>
    <w:div w:id="416022961">
      <w:bodyDiv w:val="1"/>
      <w:marLeft w:val="0"/>
      <w:marRight w:val="0"/>
      <w:marTop w:val="0"/>
      <w:marBottom w:val="0"/>
      <w:divBdr>
        <w:top w:val="none" w:sz="0" w:space="0" w:color="auto"/>
        <w:left w:val="none" w:sz="0" w:space="0" w:color="auto"/>
        <w:bottom w:val="none" w:sz="0" w:space="0" w:color="auto"/>
        <w:right w:val="none" w:sz="0" w:space="0" w:color="auto"/>
      </w:divBdr>
    </w:div>
    <w:div w:id="416098868">
      <w:bodyDiv w:val="1"/>
      <w:marLeft w:val="0"/>
      <w:marRight w:val="0"/>
      <w:marTop w:val="0"/>
      <w:marBottom w:val="0"/>
      <w:divBdr>
        <w:top w:val="none" w:sz="0" w:space="0" w:color="auto"/>
        <w:left w:val="none" w:sz="0" w:space="0" w:color="auto"/>
        <w:bottom w:val="none" w:sz="0" w:space="0" w:color="auto"/>
        <w:right w:val="none" w:sz="0" w:space="0" w:color="auto"/>
      </w:divBdr>
    </w:div>
    <w:div w:id="416293584">
      <w:bodyDiv w:val="1"/>
      <w:marLeft w:val="0"/>
      <w:marRight w:val="0"/>
      <w:marTop w:val="0"/>
      <w:marBottom w:val="0"/>
      <w:divBdr>
        <w:top w:val="none" w:sz="0" w:space="0" w:color="auto"/>
        <w:left w:val="none" w:sz="0" w:space="0" w:color="auto"/>
        <w:bottom w:val="none" w:sz="0" w:space="0" w:color="auto"/>
        <w:right w:val="none" w:sz="0" w:space="0" w:color="auto"/>
      </w:divBdr>
    </w:div>
    <w:div w:id="416636789">
      <w:bodyDiv w:val="1"/>
      <w:marLeft w:val="0"/>
      <w:marRight w:val="0"/>
      <w:marTop w:val="0"/>
      <w:marBottom w:val="0"/>
      <w:divBdr>
        <w:top w:val="none" w:sz="0" w:space="0" w:color="auto"/>
        <w:left w:val="none" w:sz="0" w:space="0" w:color="auto"/>
        <w:bottom w:val="none" w:sz="0" w:space="0" w:color="auto"/>
        <w:right w:val="none" w:sz="0" w:space="0" w:color="auto"/>
      </w:divBdr>
    </w:div>
    <w:div w:id="416832988">
      <w:bodyDiv w:val="1"/>
      <w:marLeft w:val="0"/>
      <w:marRight w:val="0"/>
      <w:marTop w:val="0"/>
      <w:marBottom w:val="0"/>
      <w:divBdr>
        <w:top w:val="none" w:sz="0" w:space="0" w:color="auto"/>
        <w:left w:val="none" w:sz="0" w:space="0" w:color="auto"/>
        <w:bottom w:val="none" w:sz="0" w:space="0" w:color="auto"/>
        <w:right w:val="none" w:sz="0" w:space="0" w:color="auto"/>
      </w:divBdr>
    </w:div>
    <w:div w:id="416943212">
      <w:bodyDiv w:val="1"/>
      <w:marLeft w:val="0"/>
      <w:marRight w:val="0"/>
      <w:marTop w:val="0"/>
      <w:marBottom w:val="0"/>
      <w:divBdr>
        <w:top w:val="none" w:sz="0" w:space="0" w:color="auto"/>
        <w:left w:val="none" w:sz="0" w:space="0" w:color="auto"/>
        <w:bottom w:val="none" w:sz="0" w:space="0" w:color="auto"/>
        <w:right w:val="none" w:sz="0" w:space="0" w:color="auto"/>
      </w:divBdr>
    </w:div>
    <w:div w:id="417092453">
      <w:bodyDiv w:val="1"/>
      <w:marLeft w:val="0"/>
      <w:marRight w:val="0"/>
      <w:marTop w:val="0"/>
      <w:marBottom w:val="0"/>
      <w:divBdr>
        <w:top w:val="none" w:sz="0" w:space="0" w:color="auto"/>
        <w:left w:val="none" w:sz="0" w:space="0" w:color="auto"/>
        <w:bottom w:val="none" w:sz="0" w:space="0" w:color="auto"/>
        <w:right w:val="none" w:sz="0" w:space="0" w:color="auto"/>
      </w:divBdr>
    </w:div>
    <w:div w:id="417362685">
      <w:bodyDiv w:val="1"/>
      <w:marLeft w:val="0"/>
      <w:marRight w:val="0"/>
      <w:marTop w:val="0"/>
      <w:marBottom w:val="0"/>
      <w:divBdr>
        <w:top w:val="none" w:sz="0" w:space="0" w:color="auto"/>
        <w:left w:val="none" w:sz="0" w:space="0" w:color="auto"/>
        <w:bottom w:val="none" w:sz="0" w:space="0" w:color="auto"/>
        <w:right w:val="none" w:sz="0" w:space="0" w:color="auto"/>
      </w:divBdr>
    </w:div>
    <w:div w:id="418259370">
      <w:bodyDiv w:val="1"/>
      <w:marLeft w:val="0"/>
      <w:marRight w:val="0"/>
      <w:marTop w:val="0"/>
      <w:marBottom w:val="0"/>
      <w:divBdr>
        <w:top w:val="none" w:sz="0" w:space="0" w:color="auto"/>
        <w:left w:val="none" w:sz="0" w:space="0" w:color="auto"/>
        <w:bottom w:val="none" w:sz="0" w:space="0" w:color="auto"/>
        <w:right w:val="none" w:sz="0" w:space="0" w:color="auto"/>
      </w:divBdr>
    </w:div>
    <w:div w:id="418260928">
      <w:bodyDiv w:val="1"/>
      <w:marLeft w:val="0"/>
      <w:marRight w:val="0"/>
      <w:marTop w:val="0"/>
      <w:marBottom w:val="0"/>
      <w:divBdr>
        <w:top w:val="none" w:sz="0" w:space="0" w:color="auto"/>
        <w:left w:val="none" w:sz="0" w:space="0" w:color="auto"/>
        <w:bottom w:val="none" w:sz="0" w:space="0" w:color="auto"/>
        <w:right w:val="none" w:sz="0" w:space="0" w:color="auto"/>
      </w:divBdr>
    </w:div>
    <w:div w:id="418523126">
      <w:bodyDiv w:val="1"/>
      <w:marLeft w:val="0"/>
      <w:marRight w:val="0"/>
      <w:marTop w:val="0"/>
      <w:marBottom w:val="0"/>
      <w:divBdr>
        <w:top w:val="none" w:sz="0" w:space="0" w:color="auto"/>
        <w:left w:val="none" w:sz="0" w:space="0" w:color="auto"/>
        <w:bottom w:val="none" w:sz="0" w:space="0" w:color="auto"/>
        <w:right w:val="none" w:sz="0" w:space="0" w:color="auto"/>
      </w:divBdr>
    </w:div>
    <w:div w:id="418599777">
      <w:bodyDiv w:val="1"/>
      <w:marLeft w:val="0"/>
      <w:marRight w:val="0"/>
      <w:marTop w:val="0"/>
      <w:marBottom w:val="0"/>
      <w:divBdr>
        <w:top w:val="none" w:sz="0" w:space="0" w:color="auto"/>
        <w:left w:val="none" w:sz="0" w:space="0" w:color="auto"/>
        <w:bottom w:val="none" w:sz="0" w:space="0" w:color="auto"/>
        <w:right w:val="none" w:sz="0" w:space="0" w:color="auto"/>
      </w:divBdr>
    </w:div>
    <w:div w:id="418798273">
      <w:bodyDiv w:val="1"/>
      <w:marLeft w:val="0"/>
      <w:marRight w:val="0"/>
      <w:marTop w:val="0"/>
      <w:marBottom w:val="0"/>
      <w:divBdr>
        <w:top w:val="none" w:sz="0" w:space="0" w:color="auto"/>
        <w:left w:val="none" w:sz="0" w:space="0" w:color="auto"/>
        <w:bottom w:val="none" w:sz="0" w:space="0" w:color="auto"/>
        <w:right w:val="none" w:sz="0" w:space="0" w:color="auto"/>
      </w:divBdr>
    </w:div>
    <w:div w:id="419180325">
      <w:bodyDiv w:val="1"/>
      <w:marLeft w:val="0"/>
      <w:marRight w:val="0"/>
      <w:marTop w:val="0"/>
      <w:marBottom w:val="0"/>
      <w:divBdr>
        <w:top w:val="none" w:sz="0" w:space="0" w:color="auto"/>
        <w:left w:val="none" w:sz="0" w:space="0" w:color="auto"/>
        <w:bottom w:val="none" w:sz="0" w:space="0" w:color="auto"/>
        <w:right w:val="none" w:sz="0" w:space="0" w:color="auto"/>
      </w:divBdr>
    </w:div>
    <w:div w:id="419184591">
      <w:bodyDiv w:val="1"/>
      <w:marLeft w:val="0"/>
      <w:marRight w:val="0"/>
      <w:marTop w:val="0"/>
      <w:marBottom w:val="0"/>
      <w:divBdr>
        <w:top w:val="none" w:sz="0" w:space="0" w:color="auto"/>
        <w:left w:val="none" w:sz="0" w:space="0" w:color="auto"/>
        <w:bottom w:val="none" w:sz="0" w:space="0" w:color="auto"/>
        <w:right w:val="none" w:sz="0" w:space="0" w:color="auto"/>
      </w:divBdr>
    </w:div>
    <w:div w:id="419253468">
      <w:bodyDiv w:val="1"/>
      <w:marLeft w:val="0"/>
      <w:marRight w:val="0"/>
      <w:marTop w:val="0"/>
      <w:marBottom w:val="0"/>
      <w:divBdr>
        <w:top w:val="none" w:sz="0" w:space="0" w:color="auto"/>
        <w:left w:val="none" w:sz="0" w:space="0" w:color="auto"/>
        <w:bottom w:val="none" w:sz="0" w:space="0" w:color="auto"/>
        <w:right w:val="none" w:sz="0" w:space="0" w:color="auto"/>
      </w:divBdr>
    </w:div>
    <w:div w:id="419445097">
      <w:bodyDiv w:val="1"/>
      <w:marLeft w:val="0"/>
      <w:marRight w:val="0"/>
      <w:marTop w:val="0"/>
      <w:marBottom w:val="0"/>
      <w:divBdr>
        <w:top w:val="none" w:sz="0" w:space="0" w:color="auto"/>
        <w:left w:val="none" w:sz="0" w:space="0" w:color="auto"/>
        <w:bottom w:val="none" w:sz="0" w:space="0" w:color="auto"/>
        <w:right w:val="none" w:sz="0" w:space="0" w:color="auto"/>
      </w:divBdr>
    </w:div>
    <w:div w:id="419525894">
      <w:bodyDiv w:val="1"/>
      <w:marLeft w:val="0"/>
      <w:marRight w:val="0"/>
      <w:marTop w:val="0"/>
      <w:marBottom w:val="0"/>
      <w:divBdr>
        <w:top w:val="none" w:sz="0" w:space="0" w:color="auto"/>
        <w:left w:val="none" w:sz="0" w:space="0" w:color="auto"/>
        <w:bottom w:val="none" w:sz="0" w:space="0" w:color="auto"/>
        <w:right w:val="none" w:sz="0" w:space="0" w:color="auto"/>
      </w:divBdr>
    </w:div>
    <w:div w:id="419567833">
      <w:bodyDiv w:val="1"/>
      <w:marLeft w:val="0"/>
      <w:marRight w:val="0"/>
      <w:marTop w:val="0"/>
      <w:marBottom w:val="0"/>
      <w:divBdr>
        <w:top w:val="none" w:sz="0" w:space="0" w:color="auto"/>
        <w:left w:val="none" w:sz="0" w:space="0" w:color="auto"/>
        <w:bottom w:val="none" w:sz="0" w:space="0" w:color="auto"/>
        <w:right w:val="none" w:sz="0" w:space="0" w:color="auto"/>
      </w:divBdr>
    </w:div>
    <w:div w:id="419912113">
      <w:bodyDiv w:val="1"/>
      <w:marLeft w:val="0"/>
      <w:marRight w:val="0"/>
      <w:marTop w:val="0"/>
      <w:marBottom w:val="0"/>
      <w:divBdr>
        <w:top w:val="none" w:sz="0" w:space="0" w:color="auto"/>
        <w:left w:val="none" w:sz="0" w:space="0" w:color="auto"/>
        <w:bottom w:val="none" w:sz="0" w:space="0" w:color="auto"/>
        <w:right w:val="none" w:sz="0" w:space="0" w:color="auto"/>
      </w:divBdr>
    </w:div>
    <w:div w:id="420104713">
      <w:bodyDiv w:val="1"/>
      <w:marLeft w:val="0"/>
      <w:marRight w:val="0"/>
      <w:marTop w:val="0"/>
      <w:marBottom w:val="0"/>
      <w:divBdr>
        <w:top w:val="none" w:sz="0" w:space="0" w:color="auto"/>
        <w:left w:val="none" w:sz="0" w:space="0" w:color="auto"/>
        <w:bottom w:val="none" w:sz="0" w:space="0" w:color="auto"/>
        <w:right w:val="none" w:sz="0" w:space="0" w:color="auto"/>
      </w:divBdr>
    </w:div>
    <w:div w:id="420181923">
      <w:bodyDiv w:val="1"/>
      <w:marLeft w:val="0"/>
      <w:marRight w:val="0"/>
      <w:marTop w:val="0"/>
      <w:marBottom w:val="0"/>
      <w:divBdr>
        <w:top w:val="none" w:sz="0" w:space="0" w:color="auto"/>
        <w:left w:val="none" w:sz="0" w:space="0" w:color="auto"/>
        <w:bottom w:val="none" w:sz="0" w:space="0" w:color="auto"/>
        <w:right w:val="none" w:sz="0" w:space="0" w:color="auto"/>
      </w:divBdr>
    </w:div>
    <w:div w:id="420223909">
      <w:bodyDiv w:val="1"/>
      <w:marLeft w:val="0"/>
      <w:marRight w:val="0"/>
      <w:marTop w:val="0"/>
      <w:marBottom w:val="0"/>
      <w:divBdr>
        <w:top w:val="none" w:sz="0" w:space="0" w:color="auto"/>
        <w:left w:val="none" w:sz="0" w:space="0" w:color="auto"/>
        <w:bottom w:val="none" w:sz="0" w:space="0" w:color="auto"/>
        <w:right w:val="none" w:sz="0" w:space="0" w:color="auto"/>
      </w:divBdr>
    </w:div>
    <w:div w:id="420227294">
      <w:bodyDiv w:val="1"/>
      <w:marLeft w:val="0"/>
      <w:marRight w:val="0"/>
      <w:marTop w:val="0"/>
      <w:marBottom w:val="0"/>
      <w:divBdr>
        <w:top w:val="none" w:sz="0" w:space="0" w:color="auto"/>
        <w:left w:val="none" w:sz="0" w:space="0" w:color="auto"/>
        <w:bottom w:val="none" w:sz="0" w:space="0" w:color="auto"/>
        <w:right w:val="none" w:sz="0" w:space="0" w:color="auto"/>
      </w:divBdr>
    </w:div>
    <w:div w:id="420372453">
      <w:bodyDiv w:val="1"/>
      <w:marLeft w:val="0"/>
      <w:marRight w:val="0"/>
      <w:marTop w:val="0"/>
      <w:marBottom w:val="0"/>
      <w:divBdr>
        <w:top w:val="none" w:sz="0" w:space="0" w:color="auto"/>
        <w:left w:val="none" w:sz="0" w:space="0" w:color="auto"/>
        <w:bottom w:val="none" w:sz="0" w:space="0" w:color="auto"/>
        <w:right w:val="none" w:sz="0" w:space="0" w:color="auto"/>
      </w:divBdr>
    </w:div>
    <w:div w:id="420377478">
      <w:bodyDiv w:val="1"/>
      <w:marLeft w:val="0"/>
      <w:marRight w:val="0"/>
      <w:marTop w:val="0"/>
      <w:marBottom w:val="0"/>
      <w:divBdr>
        <w:top w:val="none" w:sz="0" w:space="0" w:color="auto"/>
        <w:left w:val="none" w:sz="0" w:space="0" w:color="auto"/>
        <w:bottom w:val="none" w:sz="0" w:space="0" w:color="auto"/>
        <w:right w:val="none" w:sz="0" w:space="0" w:color="auto"/>
      </w:divBdr>
    </w:div>
    <w:div w:id="420487934">
      <w:bodyDiv w:val="1"/>
      <w:marLeft w:val="0"/>
      <w:marRight w:val="0"/>
      <w:marTop w:val="0"/>
      <w:marBottom w:val="0"/>
      <w:divBdr>
        <w:top w:val="none" w:sz="0" w:space="0" w:color="auto"/>
        <w:left w:val="none" w:sz="0" w:space="0" w:color="auto"/>
        <w:bottom w:val="none" w:sz="0" w:space="0" w:color="auto"/>
        <w:right w:val="none" w:sz="0" w:space="0" w:color="auto"/>
      </w:divBdr>
    </w:div>
    <w:div w:id="420489733">
      <w:bodyDiv w:val="1"/>
      <w:marLeft w:val="0"/>
      <w:marRight w:val="0"/>
      <w:marTop w:val="0"/>
      <w:marBottom w:val="0"/>
      <w:divBdr>
        <w:top w:val="none" w:sz="0" w:space="0" w:color="auto"/>
        <w:left w:val="none" w:sz="0" w:space="0" w:color="auto"/>
        <w:bottom w:val="none" w:sz="0" w:space="0" w:color="auto"/>
        <w:right w:val="none" w:sz="0" w:space="0" w:color="auto"/>
      </w:divBdr>
    </w:div>
    <w:div w:id="420494958">
      <w:bodyDiv w:val="1"/>
      <w:marLeft w:val="0"/>
      <w:marRight w:val="0"/>
      <w:marTop w:val="0"/>
      <w:marBottom w:val="0"/>
      <w:divBdr>
        <w:top w:val="none" w:sz="0" w:space="0" w:color="auto"/>
        <w:left w:val="none" w:sz="0" w:space="0" w:color="auto"/>
        <w:bottom w:val="none" w:sz="0" w:space="0" w:color="auto"/>
        <w:right w:val="none" w:sz="0" w:space="0" w:color="auto"/>
      </w:divBdr>
    </w:div>
    <w:div w:id="420948892">
      <w:bodyDiv w:val="1"/>
      <w:marLeft w:val="0"/>
      <w:marRight w:val="0"/>
      <w:marTop w:val="0"/>
      <w:marBottom w:val="0"/>
      <w:divBdr>
        <w:top w:val="none" w:sz="0" w:space="0" w:color="auto"/>
        <w:left w:val="none" w:sz="0" w:space="0" w:color="auto"/>
        <w:bottom w:val="none" w:sz="0" w:space="0" w:color="auto"/>
        <w:right w:val="none" w:sz="0" w:space="0" w:color="auto"/>
      </w:divBdr>
    </w:div>
    <w:div w:id="420949259">
      <w:bodyDiv w:val="1"/>
      <w:marLeft w:val="0"/>
      <w:marRight w:val="0"/>
      <w:marTop w:val="0"/>
      <w:marBottom w:val="0"/>
      <w:divBdr>
        <w:top w:val="none" w:sz="0" w:space="0" w:color="auto"/>
        <w:left w:val="none" w:sz="0" w:space="0" w:color="auto"/>
        <w:bottom w:val="none" w:sz="0" w:space="0" w:color="auto"/>
        <w:right w:val="none" w:sz="0" w:space="0" w:color="auto"/>
      </w:divBdr>
    </w:div>
    <w:div w:id="421030803">
      <w:bodyDiv w:val="1"/>
      <w:marLeft w:val="0"/>
      <w:marRight w:val="0"/>
      <w:marTop w:val="0"/>
      <w:marBottom w:val="0"/>
      <w:divBdr>
        <w:top w:val="none" w:sz="0" w:space="0" w:color="auto"/>
        <w:left w:val="none" w:sz="0" w:space="0" w:color="auto"/>
        <w:bottom w:val="none" w:sz="0" w:space="0" w:color="auto"/>
        <w:right w:val="none" w:sz="0" w:space="0" w:color="auto"/>
      </w:divBdr>
    </w:div>
    <w:div w:id="421144301">
      <w:bodyDiv w:val="1"/>
      <w:marLeft w:val="0"/>
      <w:marRight w:val="0"/>
      <w:marTop w:val="0"/>
      <w:marBottom w:val="0"/>
      <w:divBdr>
        <w:top w:val="none" w:sz="0" w:space="0" w:color="auto"/>
        <w:left w:val="none" w:sz="0" w:space="0" w:color="auto"/>
        <w:bottom w:val="none" w:sz="0" w:space="0" w:color="auto"/>
        <w:right w:val="none" w:sz="0" w:space="0" w:color="auto"/>
      </w:divBdr>
    </w:div>
    <w:div w:id="421221399">
      <w:bodyDiv w:val="1"/>
      <w:marLeft w:val="0"/>
      <w:marRight w:val="0"/>
      <w:marTop w:val="0"/>
      <w:marBottom w:val="0"/>
      <w:divBdr>
        <w:top w:val="none" w:sz="0" w:space="0" w:color="auto"/>
        <w:left w:val="none" w:sz="0" w:space="0" w:color="auto"/>
        <w:bottom w:val="none" w:sz="0" w:space="0" w:color="auto"/>
        <w:right w:val="none" w:sz="0" w:space="0" w:color="auto"/>
      </w:divBdr>
    </w:div>
    <w:div w:id="421297358">
      <w:bodyDiv w:val="1"/>
      <w:marLeft w:val="0"/>
      <w:marRight w:val="0"/>
      <w:marTop w:val="0"/>
      <w:marBottom w:val="0"/>
      <w:divBdr>
        <w:top w:val="none" w:sz="0" w:space="0" w:color="auto"/>
        <w:left w:val="none" w:sz="0" w:space="0" w:color="auto"/>
        <w:bottom w:val="none" w:sz="0" w:space="0" w:color="auto"/>
        <w:right w:val="none" w:sz="0" w:space="0" w:color="auto"/>
      </w:divBdr>
    </w:div>
    <w:div w:id="421418143">
      <w:bodyDiv w:val="1"/>
      <w:marLeft w:val="0"/>
      <w:marRight w:val="0"/>
      <w:marTop w:val="0"/>
      <w:marBottom w:val="0"/>
      <w:divBdr>
        <w:top w:val="none" w:sz="0" w:space="0" w:color="auto"/>
        <w:left w:val="none" w:sz="0" w:space="0" w:color="auto"/>
        <w:bottom w:val="none" w:sz="0" w:space="0" w:color="auto"/>
        <w:right w:val="none" w:sz="0" w:space="0" w:color="auto"/>
      </w:divBdr>
    </w:div>
    <w:div w:id="421535115">
      <w:bodyDiv w:val="1"/>
      <w:marLeft w:val="0"/>
      <w:marRight w:val="0"/>
      <w:marTop w:val="0"/>
      <w:marBottom w:val="0"/>
      <w:divBdr>
        <w:top w:val="none" w:sz="0" w:space="0" w:color="auto"/>
        <w:left w:val="none" w:sz="0" w:space="0" w:color="auto"/>
        <w:bottom w:val="none" w:sz="0" w:space="0" w:color="auto"/>
        <w:right w:val="none" w:sz="0" w:space="0" w:color="auto"/>
      </w:divBdr>
    </w:div>
    <w:div w:id="421724860">
      <w:bodyDiv w:val="1"/>
      <w:marLeft w:val="0"/>
      <w:marRight w:val="0"/>
      <w:marTop w:val="0"/>
      <w:marBottom w:val="0"/>
      <w:divBdr>
        <w:top w:val="none" w:sz="0" w:space="0" w:color="auto"/>
        <w:left w:val="none" w:sz="0" w:space="0" w:color="auto"/>
        <w:bottom w:val="none" w:sz="0" w:space="0" w:color="auto"/>
        <w:right w:val="none" w:sz="0" w:space="0" w:color="auto"/>
      </w:divBdr>
    </w:div>
    <w:div w:id="421952327">
      <w:bodyDiv w:val="1"/>
      <w:marLeft w:val="0"/>
      <w:marRight w:val="0"/>
      <w:marTop w:val="0"/>
      <w:marBottom w:val="0"/>
      <w:divBdr>
        <w:top w:val="none" w:sz="0" w:space="0" w:color="auto"/>
        <w:left w:val="none" w:sz="0" w:space="0" w:color="auto"/>
        <w:bottom w:val="none" w:sz="0" w:space="0" w:color="auto"/>
        <w:right w:val="none" w:sz="0" w:space="0" w:color="auto"/>
      </w:divBdr>
    </w:div>
    <w:div w:id="422458472">
      <w:bodyDiv w:val="1"/>
      <w:marLeft w:val="0"/>
      <w:marRight w:val="0"/>
      <w:marTop w:val="0"/>
      <w:marBottom w:val="0"/>
      <w:divBdr>
        <w:top w:val="none" w:sz="0" w:space="0" w:color="auto"/>
        <w:left w:val="none" w:sz="0" w:space="0" w:color="auto"/>
        <w:bottom w:val="none" w:sz="0" w:space="0" w:color="auto"/>
        <w:right w:val="none" w:sz="0" w:space="0" w:color="auto"/>
      </w:divBdr>
    </w:div>
    <w:div w:id="422530530">
      <w:bodyDiv w:val="1"/>
      <w:marLeft w:val="0"/>
      <w:marRight w:val="0"/>
      <w:marTop w:val="0"/>
      <w:marBottom w:val="0"/>
      <w:divBdr>
        <w:top w:val="none" w:sz="0" w:space="0" w:color="auto"/>
        <w:left w:val="none" w:sz="0" w:space="0" w:color="auto"/>
        <w:bottom w:val="none" w:sz="0" w:space="0" w:color="auto"/>
        <w:right w:val="none" w:sz="0" w:space="0" w:color="auto"/>
      </w:divBdr>
    </w:div>
    <w:div w:id="422577857">
      <w:bodyDiv w:val="1"/>
      <w:marLeft w:val="0"/>
      <w:marRight w:val="0"/>
      <w:marTop w:val="0"/>
      <w:marBottom w:val="0"/>
      <w:divBdr>
        <w:top w:val="none" w:sz="0" w:space="0" w:color="auto"/>
        <w:left w:val="none" w:sz="0" w:space="0" w:color="auto"/>
        <w:bottom w:val="none" w:sz="0" w:space="0" w:color="auto"/>
        <w:right w:val="none" w:sz="0" w:space="0" w:color="auto"/>
      </w:divBdr>
    </w:div>
    <w:div w:id="423309822">
      <w:bodyDiv w:val="1"/>
      <w:marLeft w:val="0"/>
      <w:marRight w:val="0"/>
      <w:marTop w:val="0"/>
      <w:marBottom w:val="0"/>
      <w:divBdr>
        <w:top w:val="none" w:sz="0" w:space="0" w:color="auto"/>
        <w:left w:val="none" w:sz="0" w:space="0" w:color="auto"/>
        <w:bottom w:val="none" w:sz="0" w:space="0" w:color="auto"/>
        <w:right w:val="none" w:sz="0" w:space="0" w:color="auto"/>
      </w:divBdr>
    </w:div>
    <w:div w:id="423495103">
      <w:bodyDiv w:val="1"/>
      <w:marLeft w:val="0"/>
      <w:marRight w:val="0"/>
      <w:marTop w:val="0"/>
      <w:marBottom w:val="0"/>
      <w:divBdr>
        <w:top w:val="none" w:sz="0" w:space="0" w:color="auto"/>
        <w:left w:val="none" w:sz="0" w:space="0" w:color="auto"/>
        <w:bottom w:val="none" w:sz="0" w:space="0" w:color="auto"/>
        <w:right w:val="none" w:sz="0" w:space="0" w:color="auto"/>
      </w:divBdr>
    </w:div>
    <w:div w:id="423502221">
      <w:bodyDiv w:val="1"/>
      <w:marLeft w:val="0"/>
      <w:marRight w:val="0"/>
      <w:marTop w:val="0"/>
      <w:marBottom w:val="0"/>
      <w:divBdr>
        <w:top w:val="none" w:sz="0" w:space="0" w:color="auto"/>
        <w:left w:val="none" w:sz="0" w:space="0" w:color="auto"/>
        <w:bottom w:val="none" w:sz="0" w:space="0" w:color="auto"/>
        <w:right w:val="none" w:sz="0" w:space="0" w:color="auto"/>
      </w:divBdr>
    </w:div>
    <w:div w:id="423645109">
      <w:bodyDiv w:val="1"/>
      <w:marLeft w:val="0"/>
      <w:marRight w:val="0"/>
      <w:marTop w:val="0"/>
      <w:marBottom w:val="0"/>
      <w:divBdr>
        <w:top w:val="none" w:sz="0" w:space="0" w:color="auto"/>
        <w:left w:val="none" w:sz="0" w:space="0" w:color="auto"/>
        <w:bottom w:val="none" w:sz="0" w:space="0" w:color="auto"/>
        <w:right w:val="none" w:sz="0" w:space="0" w:color="auto"/>
      </w:divBdr>
    </w:div>
    <w:div w:id="423771417">
      <w:bodyDiv w:val="1"/>
      <w:marLeft w:val="0"/>
      <w:marRight w:val="0"/>
      <w:marTop w:val="0"/>
      <w:marBottom w:val="0"/>
      <w:divBdr>
        <w:top w:val="none" w:sz="0" w:space="0" w:color="auto"/>
        <w:left w:val="none" w:sz="0" w:space="0" w:color="auto"/>
        <w:bottom w:val="none" w:sz="0" w:space="0" w:color="auto"/>
        <w:right w:val="none" w:sz="0" w:space="0" w:color="auto"/>
      </w:divBdr>
    </w:div>
    <w:div w:id="424152652">
      <w:bodyDiv w:val="1"/>
      <w:marLeft w:val="0"/>
      <w:marRight w:val="0"/>
      <w:marTop w:val="0"/>
      <w:marBottom w:val="0"/>
      <w:divBdr>
        <w:top w:val="none" w:sz="0" w:space="0" w:color="auto"/>
        <w:left w:val="none" w:sz="0" w:space="0" w:color="auto"/>
        <w:bottom w:val="none" w:sz="0" w:space="0" w:color="auto"/>
        <w:right w:val="none" w:sz="0" w:space="0" w:color="auto"/>
      </w:divBdr>
    </w:div>
    <w:div w:id="424155923">
      <w:bodyDiv w:val="1"/>
      <w:marLeft w:val="0"/>
      <w:marRight w:val="0"/>
      <w:marTop w:val="0"/>
      <w:marBottom w:val="0"/>
      <w:divBdr>
        <w:top w:val="none" w:sz="0" w:space="0" w:color="auto"/>
        <w:left w:val="none" w:sz="0" w:space="0" w:color="auto"/>
        <w:bottom w:val="none" w:sz="0" w:space="0" w:color="auto"/>
        <w:right w:val="none" w:sz="0" w:space="0" w:color="auto"/>
      </w:divBdr>
    </w:div>
    <w:div w:id="424232440">
      <w:bodyDiv w:val="1"/>
      <w:marLeft w:val="0"/>
      <w:marRight w:val="0"/>
      <w:marTop w:val="0"/>
      <w:marBottom w:val="0"/>
      <w:divBdr>
        <w:top w:val="none" w:sz="0" w:space="0" w:color="auto"/>
        <w:left w:val="none" w:sz="0" w:space="0" w:color="auto"/>
        <w:bottom w:val="none" w:sz="0" w:space="0" w:color="auto"/>
        <w:right w:val="none" w:sz="0" w:space="0" w:color="auto"/>
      </w:divBdr>
    </w:div>
    <w:div w:id="424494757">
      <w:bodyDiv w:val="1"/>
      <w:marLeft w:val="0"/>
      <w:marRight w:val="0"/>
      <w:marTop w:val="0"/>
      <w:marBottom w:val="0"/>
      <w:divBdr>
        <w:top w:val="none" w:sz="0" w:space="0" w:color="auto"/>
        <w:left w:val="none" w:sz="0" w:space="0" w:color="auto"/>
        <w:bottom w:val="none" w:sz="0" w:space="0" w:color="auto"/>
        <w:right w:val="none" w:sz="0" w:space="0" w:color="auto"/>
      </w:divBdr>
    </w:div>
    <w:div w:id="424494943">
      <w:bodyDiv w:val="1"/>
      <w:marLeft w:val="0"/>
      <w:marRight w:val="0"/>
      <w:marTop w:val="0"/>
      <w:marBottom w:val="0"/>
      <w:divBdr>
        <w:top w:val="none" w:sz="0" w:space="0" w:color="auto"/>
        <w:left w:val="none" w:sz="0" w:space="0" w:color="auto"/>
        <w:bottom w:val="none" w:sz="0" w:space="0" w:color="auto"/>
        <w:right w:val="none" w:sz="0" w:space="0" w:color="auto"/>
      </w:divBdr>
    </w:div>
    <w:div w:id="424693879">
      <w:bodyDiv w:val="1"/>
      <w:marLeft w:val="0"/>
      <w:marRight w:val="0"/>
      <w:marTop w:val="0"/>
      <w:marBottom w:val="0"/>
      <w:divBdr>
        <w:top w:val="none" w:sz="0" w:space="0" w:color="auto"/>
        <w:left w:val="none" w:sz="0" w:space="0" w:color="auto"/>
        <w:bottom w:val="none" w:sz="0" w:space="0" w:color="auto"/>
        <w:right w:val="none" w:sz="0" w:space="0" w:color="auto"/>
      </w:divBdr>
    </w:div>
    <w:div w:id="424806893">
      <w:bodyDiv w:val="1"/>
      <w:marLeft w:val="0"/>
      <w:marRight w:val="0"/>
      <w:marTop w:val="0"/>
      <w:marBottom w:val="0"/>
      <w:divBdr>
        <w:top w:val="none" w:sz="0" w:space="0" w:color="auto"/>
        <w:left w:val="none" w:sz="0" w:space="0" w:color="auto"/>
        <w:bottom w:val="none" w:sz="0" w:space="0" w:color="auto"/>
        <w:right w:val="none" w:sz="0" w:space="0" w:color="auto"/>
      </w:divBdr>
    </w:div>
    <w:div w:id="424888525">
      <w:bodyDiv w:val="1"/>
      <w:marLeft w:val="0"/>
      <w:marRight w:val="0"/>
      <w:marTop w:val="0"/>
      <w:marBottom w:val="0"/>
      <w:divBdr>
        <w:top w:val="none" w:sz="0" w:space="0" w:color="auto"/>
        <w:left w:val="none" w:sz="0" w:space="0" w:color="auto"/>
        <w:bottom w:val="none" w:sz="0" w:space="0" w:color="auto"/>
        <w:right w:val="none" w:sz="0" w:space="0" w:color="auto"/>
      </w:divBdr>
    </w:div>
    <w:div w:id="425030797">
      <w:bodyDiv w:val="1"/>
      <w:marLeft w:val="0"/>
      <w:marRight w:val="0"/>
      <w:marTop w:val="0"/>
      <w:marBottom w:val="0"/>
      <w:divBdr>
        <w:top w:val="none" w:sz="0" w:space="0" w:color="auto"/>
        <w:left w:val="none" w:sz="0" w:space="0" w:color="auto"/>
        <w:bottom w:val="none" w:sz="0" w:space="0" w:color="auto"/>
        <w:right w:val="none" w:sz="0" w:space="0" w:color="auto"/>
      </w:divBdr>
    </w:div>
    <w:div w:id="425224358">
      <w:bodyDiv w:val="1"/>
      <w:marLeft w:val="0"/>
      <w:marRight w:val="0"/>
      <w:marTop w:val="0"/>
      <w:marBottom w:val="0"/>
      <w:divBdr>
        <w:top w:val="none" w:sz="0" w:space="0" w:color="auto"/>
        <w:left w:val="none" w:sz="0" w:space="0" w:color="auto"/>
        <w:bottom w:val="none" w:sz="0" w:space="0" w:color="auto"/>
        <w:right w:val="none" w:sz="0" w:space="0" w:color="auto"/>
      </w:divBdr>
    </w:div>
    <w:div w:id="425462674">
      <w:bodyDiv w:val="1"/>
      <w:marLeft w:val="0"/>
      <w:marRight w:val="0"/>
      <w:marTop w:val="0"/>
      <w:marBottom w:val="0"/>
      <w:divBdr>
        <w:top w:val="none" w:sz="0" w:space="0" w:color="auto"/>
        <w:left w:val="none" w:sz="0" w:space="0" w:color="auto"/>
        <w:bottom w:val="none" w:sz="0" w:space="0" w:color="auto"/>
        <w:right w:val="none" w:sz="0" w:space="0" w:color="auto"/>
      </w:divBdr>
    </w:div>
    <w:div w:id="425535833">
      <w:bodyDiv w:val="1"/>
      <w:marLeft w:val="0"/>
      <w:marRight w:val="0"/>
      <w:marTop w:val="0"/>
      <w:marBottom w:val="0"/>
      <w:divBdr>
        <w:top w:val="none" w:sz="0" w:space="0" w:color="auto"/>
        <w:left w:val="none" w:sz="0" w:space="0" w:color="auto"/>
        <w:bottom w:val="none" w:sz="0" w:space="0" w:color="auto"/>
        <w:right w:val="none" w:sz="0" w:space="0" w:color="auto"/>
      </w:divBdr>
    </w:div>
    <w:div w:id="425737727">
      <w:bodyDiv w:val="1"/>
      <w:marLeft w:val="0"/>
      <w:marRight w:val="0"/>
      <w:marTop w:val="0"/>
      <w:marBottom w:val="0"/>
      <w:divBdr>
        <w:top w:val="none" w:sz="0" w:space="0" w:color="auto"/>
        <w:left w:val="none" w:sz="0" w:space="0" w:color="auto"/>
        <w:bottom w:val="none" w:sz="0" w:space="0" w:color="auto"/>
        <w:right w:val="none" w:sz="0" w:space="0" w:color="auto"/>
      </w:divBdr>
    </w:div>
    <w:div w:id="426079037">
      <w:bodyDiv w:val="1"/>
      <w:marLeft w:val="0"/>
      <w:marRight w:val="0"/>
      <w:marTop w:val="0"/>
      <w:marBottom w:val="0"/>
      <w:divBdr>
        <w:top w:val="none" w:sz="0" w:space="0" w:color="auto"/>
        <w:left w:val="none" w:sz="0" w:space="0" w:color="auto"/>
        <w:bottom w:val="none" w:sz="0" w:space="0" w:color="auto"/>
        <w:right w:val="none" w:sz="0" w:space="0" w:color="auto"/>
      </w:divBdr>
    </w:div>
    <w:div w:id="426312577">
      <w:bodyDiv w:val="1"/>
      <w:marLeft w:val="0"/>
      <w:marRight w:val="0"/>
      <w:marTop w:val="0"/>
      <w:marBottom w:val="0"/>
      <w:divBdr>
        <w:top w:val="none" w:sz="0" w:space="0" w:color="auto"/>
        <w:left w:val="none" w:sz="0" w:space="0" w:color="auto"/>
        <w:bottom w:val="none" w:sz="0" w:space="0" w:color="auto"/>
        <w:right w:val="none" w:sz="0" w:space="0" w:color="auto"/>
      </w:divBdr>
    </w:div>
    <w:div w:id="426775138">
      <w:bodyDiv w:val="1"/>
      <w:marLeft w:val="0"/>
      <w:marRight w:val="0"/>
      <w:marTop w:val="0"/>
      <w:marBottom w:val="0"/>
      <w:divBdr>
        <w:top w:val="none" w:sz="0" w:space="0" w:color="auto"/>
        <w:left w:val="none" w:sz="0" w:space="0" w:color="auto"/>
        <w:bottom w:val="none" w:sz="0" w:space="0" w:color="auto"/>
        <w:right w:val="none" w:sz="0" w:space="0" w:color="auto"/>
      </w:divBdr>
    </w:div>
    <w:div w:id="426776374">
      <w:bodyDiv w:val="1"/>
      <w:marLeft w:val="0"/>
      <w:marRight w:val="0"/>
      <w:marTop w:val="0"/>
      <w:marBottom w:val="0"/>
      <w:divBdr>
        <w:top w:val="none" w:sz="0" w:space="0" w:color="auto"/>
        <w:left w:val="none" w:sz="0" w:space="0" w:color="auto"/>
        <w:bottom w:val="none" w:sz="0" w:space="0" w:color="auto"/>
        <w:right w:val="none" w:sz="0" w:space="0" w:color="auto"/>
      </w:divBdr>
    </w:div>
    <w:div w:id="427040467">
      <w:bodyDiv w:val="1"/>
      <w:marLeft w:val="0"/>
      <w:marRight w:val="0"/>
      <w:marTop w:val="0"/>
      <w:marBottom w:val="0"/>
      <w:divBdr>
        <w:top w:val="none" w:sz="0" w:space="0" w:color="auto"/>
        <w:left w:val="none" w:sz="0" w:space="0" w:color="auto"/>
        <w:bottom w:val="none" w:sz="0" w:space="0" w:color="auto"/>
        <w:right w:val="none" w:sz="0" w:space="0" w:color="auto"/>
      </w:divBdr>
    </w:div>
    <w:div w:id="427117192">
      <w:bodyDiv w:val="1"/>
      <w:marLeft w:val="0"/>
      <w:marRight w:val="0"/>
      <w:marTop w:val="0"/>
      <w:marBottom w:val="0"/>
      <w:divBdr>
        <w:top w:val="none" w:sz="0" w:space="0" w:color="auto"/>
        <w:left w:val="none" w:sz="0" w:space="0" w:color="auto"/>
        <w:bottom w:val="none" w:sz="0" w:space="0" w:color="auto"/>
        <w:right w:val="none" w:sz="0" w:space="0" w:color="auto"/>
      </w:divBdr>
    </w:div>
    <w:div w:id="427427975">
      <w:bodyDiv w:val="1"/>
      <w:marLeft w:val="0"/>
      <w:marRight w:val="0"/>
      <w:marTop w:val="0"/>
      <w:marBottom w:val="0"/>
      <w:divBdr>
        <w:top w:val="none" w:sz="0" w:space="0" w:color="auto"/>
        <w:left w:val="none" w:sz="0" w:space="0" w:color="auto"/>
        <w:bottom w:val="none" w:sz="0" w:space="0" w:color="auto"/>
        <w:right w:val="none" w:sz="0" w:space="0" w:color="auto"/>
      </w:divBdr>
    </w:div>
    <w:div w:id="427502690">
      <w:bodyDiv w:val="1"/>
      <w:marLeft w:val="0"/>
      <w:marRight w:val="0"/>
      <w:marTop w:val="0"/>
      <w:marBottom w:val="0"/>
      <w:divBdr>
        <w:top w:val="none" w:sz="0" w:space="0" w:color="auto"/>
        <w:left w:val="none" w:sz="0" w:space="0" w:color="auto"/>
        <w:bottom w:val="none" w:sz="0" w:space="0" w:color="auto"/>
        <w:right w:val="none" w:sz="0" w:space="0" w:color="auto"/>
      </w:divBdr>
    </w:div>
    <w:div w:id="427509419">
      <w:bodyDiv w:val="1"/>
      <w:marLeft w:val="0"/>
      <w:marRight w:val="0"/>
      <w:marTop w:val="0"/>
      <w:marBottom w:val="0"/>
      <w:divBdr>
        <w:top w:val="none" w:sz="0" w:space="0" w:color="auto"/>
        <w:left w:val="none" w:sz="0" w:space="0" w:color="auto"/>
        <w:bottom w:val="none" w:sz="0" w:space="0" w:color="auto"/>
        <w:right w:val="none" w:sz="0" w:space="0" w:color="auto"/>
      </w:divBdr>
    </w:div>
    <w:div w:id="427698335">
      <w:bodyDiv w:val="1"/>
      <w:marLeft w:val="0"/>
      <w:marRight w:val="0"/>
      <w:marTop w:val="0"/>
      <w:marBottom w:val="0"/>
      <w:divBdr>
        <w:top w:val="none" w:sz="0" w:space="0" w:color="auto"/>
        <w:left w:val="none" w:sz="0" w:space="0" w:color="auto"/>
        <w:bottom w:val="none" w:sz="0" w:space="0" w:color="auto"/>
        <w:right w:val="none" w:sz="0" w:space="0" w:color="auto"/>
      </w:divBdr>
    </w:div>
    <w:div w:id="427848975">
      <w:bodyDiv w:val="1"/>
      <w:marLeft w:val="0"/>
      <w:marRight w:val="0"/>
      <w:marTop w:val="0"/>
      <w:marBottom w:val="0"/>
      <w:divBdr>
        <w:top w:val="none" w:sz="0" w:space="0" w:color="auto"/>
        <w:left w:val="none" w:sz="0" w:space="0" w:color="auto"/>
        <w:bottom w:val="none" w:sz="0" w:space="0" w:color="auto"/>
        <w:right w:val="none" w:sz="0" w:space="0" w:color="auto"/>
      </w:divBdr>
    </w:div>
    <w:div w:id="427889512">
      <w:bodyDiv w:val="1"/>
      <w:marLeft w:val="0"/>
      <w:marRight w:val="0"/>
      <w:marTop w:val="0"/>
      <w:marBottom w:val="0"/>
      <w:divBdr>
        <w:top w:val="none" w:sz="0" w:space="0" w:color="auto"/>
        <w:left w:val="none" w:sz="0" w:space="0" w:color="auto"/>
        <w:bottom w:val="none" w:sz="0" w:space="0" w:color="auto"/>
        <w:right w:val="none" w:sz="0" w:space="0" w:color="auto"/>
      </w:divBdr>
    </w:div>
    <w:div w:id="427964174">
      <w:bodyDiv w:val="1"/>
      <w:marLeft w:val="0"/>
      <w:marRight w:val="0"/>
      <w:marTop w:val="0"/>
      <w:marBottom w:val="0"/>
      <w:divBdr>
        <w:top w:val="none" w:sz="0" w:space="0" w:color="auto"/>
        <w:left w:val="none" w:sz="0" w:space="0" w:color="auto"/>
        <w:bottom w:val="none" w:sz="0" w:space="0" w:color="auto"/>
        <w:right w:val="none" w:sz="0" w:space="0" w:color="auto"/>
      </w:divBdr>
    </w:div>
    <w:div w:id="428042100">
      <w:bodyDiv w:val="1"/>
      <w:marLeft w:val="0"/>
      <w:marRight w:val="0"/>
      <w:marTop w:val="0"/>
      <w:marBottom w:val="0"/>
      <w:divBdr>
        <w:top w:val="none" w:sz="0" w:space="0" w:color="auto"/>
        <w:left w:val="none" w:sz="0" w:space="0" w:color="auto"/>
        <w:bottom w:val="none" w:sz="0" w:space="0" w:color="auto"/>
        <w:right w:val="none" w:sz="0" w:space="0" w:color="auto"/>
      </w:divBdr>
    </w:div>
    <w:div w:id="428046275">
      <w:bodyDiv w:val="1"/>
      <w:marLeft w:val="0"/>
      <w:marRight w:val="0"/>
      <w:marTop w:val="0"/>
      <w:marBottom w:val="0"/>
      <w:divBdr>
        <w:top w:val="none" w:sz="0" w:space="0" w:color="auto"/>
        <w:left w:val="none" w:sz="0" w:space="0" w:color="auto"/>
        <w:bottom w:val="none" w:sz="0" w:space="0" w:color="auto"/>
        <w:right w:val="none" w:sz="0" w:space="0" w:color="auto"/>
      </w:divBdr>
    </w:div>
    <w:div w:id="428046586">
      <w:bodyDiv w:val="1"/>
      <w:marLeft w:val="0"/>
      <w:marRight w:val="0"/>
      <w:marTop w:val="0"/>
      <w:marBottom w:val="0"/>
      <w:divBdr>
        <w:top w:val="none" w:sz="0" w:space="0" w:color="auto"/>
        <w:left w:val="none" w:sz="0" w:space="0" w:color="auto"/>
        <w:bottom w:val="none" w:sz="0" w:space="0" w:color="auto"/>
        <w:right w:val="none" w:sz="0" w:space="0" w:color="auto"/>
      </w:divBdr>
    </w:div>
    <w:div w:id="428279461">
      <w:bodyDiv w:val="1"/>
      <w:marLeft w:val="0"/>
      <w:marRight w:val="0"/>
      <w:marTop w:val="0"/>
      <w:marBottom w:val="0"/>
      <w:divBdr>
        <w:top w:val="none" w:sz="0" w:space="0" w:color="auto"/>
        <w:left w:val="none" w:sz="0" w:space="0" w:color="auto"/>
        <w:bottom w:val="none" w:sz="0" w:space="0" w:color="auto"/>
        <w:right w:val="none" w:sz="0" w:space="0" w:color="auto"/>
      </w:divBdr>
    </w:div>
    <w:div w:id="428434217">
      <w:bodyDiv w:val="1"/>
      <w:marLeft w:val="0"/>
      <w:marRight w:val="0"/>
      <w:marTop w:val="0"/>
      <w:marBottom w:val="0"/>
      <w:divBdr>
        <w:top w:val="none" w:sz="0" w:space="0" w:color="auto"/>
        <w:left w:val="none" w:sz="0" w:space="0" w:color="auto"/>
        <w:bottom w:val="none" w:sz="0" w:space="0" w:color="auto"/>
        <w:right w:val="none" w:sz="0" w:space="0" w:color="auto"/>
      </w:divBdr>
    </w:div>
    <w:div w:id="428476158">
      <w:bodyDiv w:val="1"/>
      <w:marLeft w:val="0"/>
      <w:marRight w:val="0"/>
      <w:marTop w:val="0"/>
      <w:marBottom w:val="0"/>
      <w:divBdr>
        <w:top w:val="none" w:sz="0" w:space="0" w:color="auto"/>
        <w:left w:val="none" w:sz="0" w:space="0" w:color="auto"/>
        <w:bottom w:val="none" w:sz="0" w:space="0" w:color="auto"/>
        <w:right w:val="none" w:sz="0" w:space="0" w:color="auto"/>
      </w:divBdr>
    </w:div>
    <w:div w:id="428626968">
      <w:bodyDiv w:val="1"/>
      <w:marLeft w:val="0"/>
      <w:marRight w:val="0"/>
      <w:marTop w:val="0"/>
      <w:marBottom w:val="0"/>
      <w:divBdr>
        <w:top w:val="none" w:sz="0" w:space="0" w:color="auto"/>
        <w:left w:val="none" w:sz="0" w:space="0" w:color="auto"/>
        <w:bottom w:val="none" w:sz="0" w:space="0" w:color="auto"/>
        <w:right w:val="none" w:sz="0" w:space="0" w:color="auto"/>
      </w:divBdr>
    </w:div>
    <w:div w:id="428817336">
      <w:bodyDiv w:val="1"/>
      <w:marLeft w:val="0"/>
      <w:marRight w:val="0"/>
      <w:marTop w:val="0"/>
      <w:marBottom w:val="0"/>
      <w:divBdr>
        <w:top w:val="none" w:sz="0" w:space="0" w:color="auto"/>
        <w:left w:val="none" w:sz="0" w:space="0" w:color="auto"/>
        <w:bottom w:val="none" w:sz="0" w:space="0" w:color="auto"/>
        <w:right w:val="none" w:sz="0" w:space="0" w:color="auto"/>
      </w:divBdr>
    </w:div>
    <w:div w:id="429014184">
      <w:bodyDiv w:val="1"/>
      <w:marLeft w:val="0"/>
      <w:marRight w:val="0"/>
      <w:marTop w:val="0"/>
      <w:marBottom w:val="0"/>
      <w:divBdr>
        <w:top w:val="none" w:sz="0" w:space="0" w:color="auto"/>
        <w:left w:val="none" w:sz="0" w:space="0" w:color="auto"/>
        <w:bottom w:val="none" w:sz="0" w:space="0" w:color="auto"/>
        <w:right w:val="none" w:sz="0" w:space="0" w:color="auto"/>
      </w:divBdr>
    </w:div>
    <w:div w:id="429198714">
      <w:bodyDiv w:val="1"/>
      <w:marLeft w:val="0"/>
      <w:marRight w:val="0"/>
      <w:marTop w:val="0"/>
      <w:marBottom w:val="0"/>
      <w:divBdr>
        <w:top w:val="none" w:sz="0" w:space="0" w:color="auto"/>
        <w:left w:val="none" w:sz="0" w:space="0" w:color="auto"/>
        <w:bottom w:val="none" w:sz="0" w:space="0" w:color="auto"/>
        <w:right w:val="none" w:sz="0" w:space="0" w:color="auto"/>
      </w:divBdr>
    </w:div>
    <w:div w:id="429201374">
      <w:bodyDiv w:val="1"/>
      <w:marLeft w:val="0"/>
      <w:marRight w:val="0"/>
      <w:marTop w:val="0"/>
      <w:marBottom w:val="0"/>
      <w:divBdr>
        <w:top w:val="none" w:sz="0" w:space="0" w:color="auto"/>
        <w:left w:val="none" w:sz="0" w:space="0" w:color="auto"/>
        <w:bottom w:val="none" w:sz="0" w:space="0" w:color="auto"/>
        <w:right w:val="none" w:sz="0" w:space="0" w:color="auto"/>
      </w:divBdr>
    </w:div>
    <w:div w:id="429355977">
      <w:bodyDiv w:val="1"/>
      <w:marLeft w:val="0"/>
      <w:marRight w:val="0"/>
      <w:marTop w:val="0"/>
      <w:marBottom w:val="0"/>
      <w:divBdr>
        <w:top w:val="none" w:sz="0" w:space="0" w:color="auto"/>
        <w:left w:val="none" w:sz="0" w:space="0" w:color="auto"/>
        <w:bottom w:val="none" w:sz="0" w:space="0" w:color="auto"/>
        <w:right w:val="none" w:sz="0" w:space="0" w:color="auto"/>
      </w:divBdr>
    </w:div>
    <w:div w:id="429547841">
      <w:bodyDiv w:val="1"/>
      <w:marLeft w:val="0"/>
      <w:marRight w:val="0"/>
      <w:marTop w:val="0"/>
      <w:marBottom w:val="0"/>
      <w:divBdr>
        <w:top w:val="none" w:sz="0" w:space="0" w:color="auto"/>
        <w:left w:val="none" w:sz="0" w:space="0" w:color="auto"/>
        <w:bottom w:val="none" w:sz="0" w:space="0" w:color="auto"/>
        <w:right w:val="none" w:sz="0" w:space="0" w:color="auto"/>
      </w:divBdr>
    </w:div>
    <w:div w:id="429594045">
      <w:bodyDiv w:val="1"/>
      <w:marLeft w:val="0"/>
      <w:marRight w:val="0"/>
      <w:marTop w:val="0"/>
      <w:marBottom w:val="0"/>
      <w:divBdr>
        <w:top w:val="none" w:sz="0" w:space="0" w:color="auto"/>
        <w:left w:val="none" w:sz="0" w:space="0" w:color="auto"/>
        <w:bottom w:val="none" w:sz="0" w:space="0" w:color="auto"/>
        <w:right w:val="none" w:sz="0" w:space="0" w:color="auto"/>
      </w:divBdr>
    </w:div>
    <w:div w:id="429621152">
      <w:bodyDiv w:val="1"/>
      <w:marLeft w:val="0"/>
      <w:marRight w:val="0"/>
      <w:marTop w:val="0"/>
      <w:marBottom w:val="0"/>
      <w:divBdr>
        <w:top w:val="none" w:sz="0" w:space="0" w:color="auto"/>
        <w:left w:val="none" w:sz="0" w:space="0" w:color="auto"/>
        <w:bottom w:val="none" w:sz="0" w:space="0" w:color="auto"/>
        <w:right w:val="none" w:sz="0" w:space="0" w:color="auto"/>
      </w:divBdr>
    </w:div>
    <w:div w:id="429929530">
      <w:bodyDiv w:val="1"/>
      <w:marLeft w:val="0"/>
      <w:marRight w:val="0"/>
      <w:marTop w:val="0"/>
      <w:marBottom w:val="0"/>
      <w:divBdr>
        <w:top w:val="none" w:sz="0" w:space="0" w:color="auto"/>
        <w:left w:val="none" w:sz="0" w:space="0" w:color="auto"/>
        <w:bottom w:val="none" w:sz="0" w:space="0" w:color="auto"/>
        <w:right w:val="none" w:sz="0" w:space="0" w:color="auto"/>
      </w:divBdr>
    </w:div>
    <w:div w:id="430012477">
      <w:bodyDiv w:val="1"/>
      <w:marLeft w:val="0"/>
      <w:marRight w:val="0"/>
      <w:marTop w:val="0"/>
      <w:marBottom w:val="0"/>
      <w:divBdr>
        <w:top w:val="none" w:sz="0" w:space="0" w:color="auto"/>
        <w:left w:val="none" w:sz="0" w:space="0" w:color="auto"/>
        <w:bottom w:val="none" w:sz="0" w:space="0" w:color="auto"/>
        <w:right w:val="none" w:sz="0" w:space="0" w:color="auto"/>
      </w:divBdr>
    </w:div>
    <w:div w:id="430247958">
      <w:bodyDiv w:val="1"/>
      <w:marLeft w:val="0"/>
      <w:marRight w:val="0"/>
      <w:marTop w:val="0"/>
      <w:marBottom w:val="0"/>
      <w:divBdr>
        <w:top w:val="none" w:sz="0" w:space="0" w:color="auto"/>
        <w:left w:val="none" w:sz="0" w:space="0" w:color="auto"/>
        <w:bottom w:val="none" w:sz="0" w:space="0" w:color="auto"/>
        <w:right w:val="none" w:sz="0" w:space="0" w:color="auto"/>
      </w:divBdr>
    </w:div>
    <w:div w:id="430587592">
      <w:bodyDiv w:val="1"/>
      <w:marLeft w:val="0"/>
      <w:marRight w:val="0"/>
      <w:marTop w:val="0"/>
      <w:marBottom w:val="0"/>
      <w:divBdr>
        <w:top w:val="none" w:sz="0" w:space="0" w:color="auto"/>
        <w:left w:val="none" w:sz="0" w:space="0" w:color="auto"/>
        <w:bottom w:val="none" w:sz="0" w:space="0" w:color="auto"/>
        <w:right w:val="none" w:sz="0" w:space="0" w:color="auto"/>
      </w:divBdr>
    </w:div>
    <w:div w:id="430590657">
      <w:bodyDiv w:val="1"/>
      <w:marLeft w:val="0"/>
      <w:marRight w:val="0"/>
      <w:marTop w:val="0"/>
      <w:marBottom w:val="0"/>
      <w:divBdr>
        <w:top w:val="none" w:sz="0" w:space="0" w:color="auto"/>
        <w:left w:val="none" w:sz="0" w:space="0" w:color="auto"/>
        <w:bottom w:val="none" w:sz="0" w:space="0" w:color="auto"/>
        <w:right w:val="none" w:sz="0" w:space="0" w:color="auto"/>
      </w:divBdr>
    </w:div>
    <w:div w:id="430665985">
      <w:bodyDiv w:val="1"/>
      <w:marLeft w:val="0"/>
      <w:marRight w:val="0"/>
      <w:marTop w:val="0"/>
      <w:marBottom w:val="0"/>
      <w:divBdr>
        <w:top w:val="none" w:sz="0" w:space="0" w:color="auto"/>
        <w:left w:val="none" w:sz="0" w:space="0" w:color="auto"/>
        <w:bottom w:val="none" w:sz="0" w:space="0" w:color="auto"/>
        <w:right w:val="none" w:sz="0" w:space="0" w:color="auto"/>
      </w:divBdr>
    </w:div>
    <w:div w:id="430706425">
      <w:bodyDiv w:val="1"/>
      <w:marLeft w:val="0"/>
      <w:marRight w:val="0"/>
      <w:marTop w:val="0"/>
      <w:marBottom w:val="0"/>
      <w:divBdr>
        <w:top w:val="none" w:sz="0" w:space="0" w:color="auto"/>
        <w:left w:val="none" w:sz="0" w:space="0" w:color="auto"/>
        <w:bottom w:val="none" w:sz="0" w:space="0" w:color="auto"/>
        <w:right w:val="none" w:sz="0" w:space="0" w:color="auto"/>
      </w:divBdr>
    </w:div>
    <w:div w:id="430929939">
      <w:bodyDiv w:val="1"/>
      <w:marLeft w:val="0"/>
      <w:marRight w:val="0"/>
      <w:marTop w:val="0"/>
      <w:marBottom w:val="0"/>
      <w:divBdr>
        <w:top w:val="none" w:sz="0" w:space="0" w:color="auto"/>
        <w:left w:val="none" w:sz="0" w:space="0" w:color="auto"/>
        <w:bottom w:val="none" w:sz="0" w:space="0" w:color="auto"/>
        <w:right w:val="none" w:sz="0" w:space="0" w:color="auto"/>
      </w:divBdr>
    </w:div>
    <w:div w:id="431359276">
      <w:bodyDiv w:val="1"/>
      <w:marLeft w:val="0"/>
      <w:marRight w:val="0"/>
      <w:marTop w:val="0"/>
      <w:marBottom w:val="0"/>
      <w:divBdr>
        <w:top w:val="none" w:sz="0" w:space="0" w:color="auto"/>
        <w:left w:val="none" w:sz="0" w:space="0" w:color="auto"/>
        <w:bottom w:val="none" w:sz="0" w:space="0" w:color="auto"/>
        <w:right w:val="none" w:sz="0" w:space="0" w:color="auto"/>
      </w:divBdr>
    </w:div>
    <w:div w:id="431512655">
      <w:bodyDiv w:val="1"/>
      <w:marLeft w:val="0"/>
      <w:marRight w:val="0"/>
      <w:marTop w:val="0"/>
      <w:marBottom w:val="0"/>
      <w:divBdr>
        <w:top w:val="none" w:sz="0" w:space="0" w:color="auto"/>
        <w:left w:val="none" w:sz="0" w:space="0" w:color="auto"/>
        <w:bottom w:val="none" w:sz="0" w:space="0" w:color="auto"/>
        <w:right w:val="none" w:sz="0" w:space="0" w:color="auto"/>
      </w:divBdr>
    </w:div>
    <w:div w:id="431557725">
      <w:bodyDiv w:val="1"/>
      <w:marLeft w:val="0"/>
      <w:marRight w:val="0"/>
      <w:marTop w:val="0"/>
      <w:marBottom w:val="0"/>
      <w:divBdr>
        <w:top w:val="none" w:sz="0" w:space="0" w:color="auto"/>
        <w:left w:val="none" w:sz="0" w:space="0" w:color="auto"/>
        <w:bottom w:val="none" w:sz="0" w:space="0" w:color="auto"/>
        <w:right w:val="none" w:sz="0" w:space="0" w:color="auto"/>
      </w:divBdr>
    </w:div>
    <w:div w:id="431558727">
      <w:bodyDiv w:val="1"/>
      <w:marLeft w:val="0"/>
      <w:marRight w:val="0"/>
      <w:marTop w:val="0"/>
      <w:marBottom w:val="0"/>
      <w:divBdr>
        <w:top w:val="none" w:sz="0" w:space="0" w:color="auto"/>
        <w:left w:val="none" w:sz="0" w:space="0" w:color="auto"/>
        <w:bottom w:val="none" w:sz="0" w:space="0" w:color="auto"/>
        <w:right w:val="none" w:sz="0" w:space="0" w:color="auto"/>
      </w:divBdr>
    </w:div>
    <w:div w:id="431584959">
      <w:bodyDiv w:val="1"/>
      <w:marLeft w:val="0"/>
      <w:marRight w:val="0"/>
      <w:marTop w:val="0"/>
      <w:marBottom w:val="0"/>
      <w:divBdr>
        <w:top w:val="none" w:sz="0" w:space="0" w:color="auto"/>
        <w:left w:val="none" w:sz="0" w:space="0" w:color="auto"/>
        <w:bottom w:val="none" w:sz="0" w:space="0" w:color="auto"/>
        <w:right w:val="none" w:sz="0" w:space="0" w:color="auto"/>
      </w:divBdr>
    </w:div>
    <w:div w:id="431585643">
      <w:bodyDiv w:val="1"/>
      <w:marLeft w:val="0"/>
      <w:marRight w:val="0"/>
      <w:marTop w:val="0"/>
      <w:marBottom w:val="0"/>
      <w:divBdr>
        <w:top w:val="none" w:sz="0" w:space="0" w:color="auto"/>
        <w:left w:val="none" w:sz="0" w:space="0" w:color="auto"/>
        <w:bottom w:val="none" w:sz="0" w:space="0" w:color="auto"/>
        <w:right w:val="none" w:sz="0" w:space="0" w:color="auto"/>
      </w:divBdr>
    </w:div>
    <w:div w:id="431900747">
      <w:bodyDiv w:val="1"/>
      <w:marLeft w:val="0"/>
      <w:marRight w:val="0"/>
      <w:marTop w:val="0"/>
      <w:marBottom w:val="0"/>
      <w:divBdr>
        <w:top w:val="none" w:sz="0" w:space="0" w:color="auto"/>
        <w:left w:val="none" w:sz="0" w:space="0" w:color="auto"/>
        <w:bottom w:val="none" w:sz="0" w:space="0" w:color="auto"/>
        <w:right w:val="none" w:sz="0" w:space="0" w:color="auto"/>
      </w:divBdr>
    </w:div>
    <w:div w:id="432241476">
      <w:bodyDiv w:val="1"/>
      <w:marLeft w:val="0"/>
      <w:marRight w:val="0"/>
      <w:marTop w:val="0"/>
      <w:marBottom w:val="0"/>
      <w:divBdr>
        <w:top w:val="none" w:sz="0" w:space="0" w:color="auto"/>
        <w:left w:val="none" w:sz="0" w:space="0" w:color="auto"/>
        <w:bottom w:val="none" w:sz="0" w:space="0" w:color="auto"/>
        <w:right w:val="none" w:sz="0" w:space="0" w:color="auto"/>
      </w:divBdr>
    </w:div>
    <w:div w:id="432363987">
      <w:bodyDiv w:val="1"/>
      <w:marLeft w:val="0"/>
      <w:marRight w:val="0"/>
      <w:marTop w:val="0"/>
      <w:marBottom w:val="0"/>
      <w:divBdr>
        <w:top w:val="none" w:sz="0" w:space="0" w:color="auto"/>
        <w:left w:val="none" w:sz="0" w:space="0" w:color="auto"/>
        <w:bottom w:val="none" w:sz="0" w:space="0" w:color="auto"/>
        <w:right w:val="none" w:sz="0" w:space="0" w:color="auto"/>
      </w:divBdr>
    </w:div>
    <w:div w:id="432824823">
      <w:bodyDiv w:val="1"/>
      <w:marLeft w:val="0"/>
      <w:marRight w:val="0"/>
      <w:marTop w:val="0"/>
      <w:marBottom w:val="0"/>
      <w:divBdr>
        <w:top w:val="none" w:sz="0" w:space="0" w:color="auto"/>
        <w:left w:val="none" w:sz="0" w:space="0" w:color="auto"/>
        <w:bottom w:val="none" w:sz="0" w:space="0" w:color="auto"/>
        <w:right w:val="none" w:sz="0" w:space="0" w:color="auto"/>
      </w:divBdr>
    </w:div>
    <w:div w:id="432869868">
      <w:bodyDiv w:val="1"/>
      <w:marLeft w:val="0"/>
      <w:marRight w:val="0"/>
      <w:marTop w:val="0"/>
      <w:marBottom w:val="0"/>
      <w:divBdr>
        <w:top w:val="none" w:sz="0" w:space="0" w:color="auto"/>
        <w:left w:val="none" w:sz="0" w:space="0" w:color="auto"/>
        <w:bottom w:val="none" w:sz="0" w:space="0" w:color="auto"/>
        <w:right w:val="none" w:sz="0" w:space="0" w:color="auto"/>
      </w:divBdr>
    </w:div>
    <w:div w:id="432940352">
      <w:bodyDiv w:val="1"/>
      <w:marLeft w:val="0"/>
      <w:marRight w:val="0"/>
      <w:marTop w:val="0"/>
      <w:marBottom w:val="0"/>
      <w:divBdr>
        <w:top w:val="none" w:sz="0" w:space="0" w:color="auto"/>
        <w:left w:val="none" w:sz="0" w:space="0" w:color="auto"/>
        <w:bottom w:val="none" w:sz="0" w:space="0" w:color="auto"/>
        <w:right w:val="none" w:sz="0" w:space="0" w:color="auto"/>
      </w:divBdr>
    </w:div>
    <w:div w:id="433013934">
      <w:bodyDiv w:val="1"/>
      <w:marLeft w:val="0"/>
      <w:marRight w:val="0"/>
      <w:marTop w:val="0"/>
      <w:marBottom w:val="0"/>
      <w:divBdr>
        <w:top w:val="none" w:sz="0" w:space="0" w:color="auto"/>
        <w:left w:val="none" w:sz="0" w:space="0" w:color="auto"/>
        <w:bottom w:val="none" w:sz="0" w:space="0" w:color="auto"/>
        <w:right w:val="none" w:sz="0" w:space="0" w:color="auto"/>
      </w:divBdr>
    </w:div>
    <w:div w:id="433015775">
      <w:bodyDiv w:val="1"/>
      <w:marLeft w:val="0"/>
      <w:marRight w:val="0"/>
      <w:marTop w:val="0"/>
      <w:marBottom w:val="0"/>
      <w:divBdr>
        <w:top w:val="none" w:sz="0" w:space="0" w:color="auto"/>
        <w:left w:val="none" w:sz="0" w:space="0" w:color="auto"/>
        <w:bottom w:val="none" w:sz="0" w:space="0" w:color="auto"/>
        <w:right w:val="none" w:sz="0" w:space="0" w:color="auto"/>
      </w:divBdr>
    </w:div>
    <w:div w:id="433020554">
      <w:bodyDiv w:val="1"/>
      <w:marLeft w:val="0"/>
      <w:marRight w:val="0"/>
      <w:marTop w:val="0"/>
      <w:marBottom w:val="0"/>
      <w:divBdr>
        <w:top w:val="none" w:sz="0" w:space="0" w:color="auto"/>
        <w:left w:val="none" w:sz="0" w:space="0" w:color="auto"/>
        <w:bottom w:val="none" w:sz="0" w:space="0" w:color="auto"/>
        <w:right w:val="none" w:sz="0" w:space="0" w:color="auto"/>
      </w:divBdr>
    </w:div>
    <w:div w:id="433408366">
      <w:bodyDiv w:val="1"/>
      <w:marLeft w:val="0"/>
      <w:marRight w:val="0"/>
      <w:marTop w:val="0"/>
      <w:marBottom w:val="0"/>
      <w:divBdr>
        <w:top w:val="none" w:sz="0" w:space="0" w:color="auto"/>
        <w:left w:val="none" w:sz="0" w:space="0" w:color="auto"/>
        <w:bottom w:val="none" w:sz="0" w:space="0" w:color="auto"/>
        <w:right w:val="none" w:sz="0" w:space="0" w:color="auto"/>
      </w:divBdr>
    </w:div>
    <w:div w:id="433675908">
      <w:bodyDiv w:val="1"/>
      <w:marLeft w:val="0"/>
      <w:marRight w:val="0"/>
      <w:marTop w:val="0"/>
      <w:marBottom w:val="0"/>
      <w:divBdr>
        <w:top w:val="none" w:sz="0" w:space="0" w:color="auto"/>
        <w:left w:val="none" w:sz="0" w:space="0" w:color="auto"/>
        <w:bottom w:val="none" w:sz="0" w:space="0" w:color="auto"/>
        <w:right w:val="none" w:sz="0" w:space="0" w:color="auto"/>
      </w:divBdr>
    </w:div>
    <w:div w:id="433744265">
      <w:bodyDiv w:val="1"/>
      <w:marLeft w:val="0"/>
      <w:marRight w:val="0"/>
      <w:marTop w:val="0"/>
      <w:marBottom w:val="0"/>
      <w:divBdr>
        <w:top w:val="none" w:sz="0" w:space="0" w:color="auto"/>
        <w:left w:val="none" w:sz="0" w:space="0" w:color="auto"/>
        <w:bottom w:val="none" w:sz="0" w:space="0" w:color="auto"/>
        <w:right w:val="none" w:sz="0" w:space="0" w:color="auto"/>
      </w:divBdr>
    </w:div>
    <w:div w:id="434206452">
      <w:bodyDiv w:val="1"/>
      <w:marLeft w:val="0"/>
      <w:marRight w:val="0"/>
      <w:marTop w:val="0"/>
      <w:marBottom w:val="0"/>
      <w:divBdr>
        <w:top w:val="none" w:sz="0" w:space="0" w:color="auto"/>
        <w:left w:val="none" w:sz="0" w:space="0" w:color="auto"/>
        <w:bottom w:val="none" w:sz="0" w:space="0" w:color="auto"/>
        <w:right w:val="none" w:sz="0" w:space="0" w:color="auto"/>
      </w:divBdr>
    </w:div>
    <w:div w:id="434404618">
      <w:bodyDiv w:val="1"/>
      <w:marLeft w:val="0"/>
      <w:marRight w:val="0"/>
      <w:marTop w:val="0"/>
      <w:marBottom w:val="0"/>
      <w:divBdr>
        <w:top w:val="none" w:sz="0" w:space="0" w:color="auto"/>
        <w:left w:val="none" w:sz="0" w:space="0" w:color="auto"/>
        <w:bottom w:val="none" w:sz="0" w:space="0" w:color="auto"/>
        <w:right w:val="none" w:sz="0" w:space="0" w:color="auto"/>
      </w:divBdr>
    </w:div>
    <w:div w:id="434525156">
      <w:bodyDiv w:val="1"/>
      <w:marLeft w:val="0"/>
      <w:marRight w:val="0"/>
      <w:marTop w:val="0"/>
      <w:marBottom w:val="0"/>
      <w:divBdr>
        <w:top w:val="none" w:sz="0" w:space="0" w:color="auto"/>
        <w:left w:val="none" w:sz="0" w:space="0" w:color="auto"/>
        <w:bottom w:val="none" w:sz="0" w:space="0" w:color="auto"/>
        <w:right w:val="none" w:sz="0" w:space="0" w:color="auto"/>
      </w:divBdr>
    </w:div>
    <w:div w:id="434641425">
      <w:bodyDiv w:val="1"/>
      <w:marLeft w:val="0"/>
      <w:marRight w:val="0"/>
      <w:marTop w:val="0"/>
      <w:marBottom w:val="0"/>
      <w:divBdr>
        <w:top w:val="none" w:sz="0" w:space="0" w:color="auto"/>
        <w:left w:val="none" w:sz="0" w:space="0" w:color="auto"/>
        <w:bottom w:val="none" w:sz="0" w:space="0" w:color="auto"/>
        <w:right w:val="none" w:sz="0" w:space="0" w:color="auto"/>
      </w:divBdr>
    </w:div>
    <w:div w:id="434710076">
      <w:bodyDiv w:val="1"/>
      <w:marLeft w:val="0"/>
      <w:marRight w:val="0"/>
      <w:marTop w:val="0"/>
      <w:marBottom w:val="0"/>
      <w:divBdr>
        <w:top w:val="none" w:sz="0" w:space="0" w:color="auto"/>
        <w:left w:val="none" w:sz="0" w:space="0" w:color="auto"/>
        <w:bottom w:val="none" w:sz="0" w:space="0" w:color="auto"/>
        <w:right w:val="none" w:sz="0" w:space="0" w:color="auto"/>
      </w:divBdr>
    </w:div>
    <w:div w:id="434789536">
      <w:bodyDiv w:val="1"/>
      <w:marLeft w:val="0"/>
      <w:marRight w:val="0"/>
      <w:marTop w:val="0"/>
      <w:marBottom w:val="0"/>
      <w:divBdr>
        <w:top w:val="none" w:sz="0" w:space="0" w:color="auto"/>
        <w:left w:val="none" w:sz="0" w:space="0" w:color="auto"/>
        <w:bottom w:val="none" w:sz="0" w:space="0" w:color="auto"/>
        <w:right w:val="none" w:sz="0" w:space="0" w:color="auto"/>
      </w:divBdr>
    </w:div>
    <w:div w:id="434979938">
      <w:bodyDiv w:val="1"/>
      <w:marLeft w:val="0"/>
      <w:marRight w:val="0"/>
      <w:marTop w:val="0"/>
      <w:marBottom w:val="0"/>
      <w:divBdr>
        <w:top w:val="none" w:sz="0" w:space="0" w:color="auto"/>
        <w:left w:val="none" w:sz="0" w:space="0" w:color="auto"/>
        <w:bottom w:val="none" w:sz="0" w:space="0" w:color="auto"/>
        <w:right w:val="none" w:sz="0" w:space="0" w:color="auto"/>
      </w:divBdr>
    </w:div>
    <w:div w:id="434986272">
      <w:bodyDiv w:val="1"/>
      <w:marLeft w:val="0"/>
      <w:marRight w:val="0"/>
      <w:marTop w:val="0"/>
      <w:marBottom w:val="0"/>
      <w:divBdr>
        <w:top w:val="none" w:sz="0" w:space="0" w:color="auto"/>
        <w:left w:val="none" w:sz="0" w:space="0" w:color="auto"/>
        <w:bottom w:val="none" w:sz="0" w:space="0" w:color="auto"/>
        <w:right w:val="none" w:sz="0" w:space="0" w:color="auto"/>
      </w:divBdr>
    </w:div>
    <w:div w:id="435028754">
      <w:bodyDiv w:val="1"/>
      <w:marLeft w:val="0"/>
      <w:marRight w:val="0"/>
      <w:marTop w:val="0"/>
      <w:marBottom w:val="0"/>
      <w:divBdr>
        <w:top w:val="none" w:sz="0" w:space="0" w:color="auto"/>
        <w:left w:val="none" w:sz="0" w:space="0" w:color="auto"/>
        <w:bottom w:val="none" w:sz="0" w:space="0" w:color="auto"/>
        <w:right w:val="none" w:sz="0" w:space="0" w:color="auto"/>
      </w:divBdr>
    </w:div>
    <w:div w:id="435296341">
      <w:bodyDiv w:val="1"/>
      <w:marLeft w:val="0"/>
      <w:marRight w:val="0"/>
      <w:marTop w:val="0"/>
      <w:marBottom w:val="0"/>
      <w:divBdr>
        <w:top w:val="none" w:sz="0" w:space="0" w:color="auto"/>
        <w:left w:val="none" w:sz="0" w:space="0" w:color="auto"/>
        <w:bottom w:val="none" w:sz="0" w:space="0" w:color="auto"/>
        <w:right w:val="none" w:sz="0" w:space="0" w:color="auto"/>
      </w:divBdr>
    </w:div>
    <w:div w:id="435445268">
      <w:bodyDiv w:val="1"/>
      <w:marLeft w:val="0"/>
      <w:marRight w:val="0"/>
      <w:marTop w:val="0"/>
      <w:marBottom w:val="0"/>
      <w:divBdr>
        <w:top w:val="none" w:sz="0" w:space="0" w:color="auto"/>
        <w:left w:val="none" w:sz="0" w:space="0" w:color="auto"/>
        <w:bottom w:val="none" w:sz="0" w:space="0" w:color="auto"/>
        <w:right w:val="none" w:sz="0" w:space="0" w:color="auto"/>
      </w:divBdr>
    </w:div>
    <w:div w:id="435901795">
      <w:bodyDiv w:val="1"/>
      <w:marLeft w:val="0"/>
      <w:marRight w:val="0"/>
      <w:marTop w:val="0"/>
      <w:marBottom w:val="0"/>
      <w:divBdr>
        <w:top w:val="none" w:sz="0" w:space="0" w:color="auto"/>
        <w:left w:val="none" w:sz="0" w:space="0" w:color="auto"/>
        <w:bottom w:val="none" w:sz="0" w:space="0" w:color="auto"/>
        <w:right w:val="none" w:sz="0" w:space="0" w:color="auto"/>
      </w:divBdr>
    </w:div>
    <w:div w:id="436675981">
      <w:bodyDiv w:val="1"/>
      <w:marLeft w:val="0"/>
      <w:marRight w:val="0"/>
      <w:marTop w:val="0"/>
      <w:marBottom w:val="0"/>
      <w:divBdr>
        <w:top w:val="none" w:sz="0" w:space="0" w:color="auto"/>
        <w:left w:val="none" w:sz="0" w:space="0" w:color="auto"/>
        <w:bottom w:val="none" w:sz="0" w:space="0" w:color="auto"/>
        <w:right w:val="none" w:sz="0" w:space="0" w:color="auto"/>
      </w:divBdr>
    </w:div>
    <w:div w:id="437264013">
      <w:bodyDiv w:val="1"/>
      <w:marLeft w:val="0"/>
      <w:marRight w:val="0"/>
      <w:marTop w:val="0"/>
      <w:marBottom w:val="0"/>
      <w:divBdr>
        <w:top w:val="none" w:sz="0" w:space="0" w:color="auto"/>
        <w:left w:val="none" w:sz="0" w:space="0" w:color="auto"/>
        <w:bottom w:val="none" w:sz="0" w:space="0" w:color="auto"/>
        <w:right w:val="none" w:sz="0" w:space="0" w:color="auto"/>
      </w:divBdr>
    </w:div>
    <w:div w:id="437405656">
      <w:bodyDiv w:val="1"/>
      <w:marLeft w:val="0"/>
      <w:marRight w:val="0"/>
      <w:marTop w:val="0"/>
      <w:marBottom w:val="0"/>
      <w:divBdr>
        <w:top w:val="none" w:sz="0" w:space="0" w:color="auto"/>
        <w:left w:val="none" w:sz="0" w:space="0" w:color="auto"/>
        <w:bottom w:val="none" w:sz="0" w:space="0" w:color="auto"/>
        <w:right w:val="none" w:sz="0" w:space="0" w:color="auto"/>
      </w:divBdr>
    </w:div>
    <w:div w:id="437406780">
      <w:bodyDiv w:val="1"/>
      <w:marLeft w:val="0"/>
      <w:marRight w:val="0"/>
      <w:marTop w:val="0"/>
      <w:marBottom w:val="0"/>
      <w:divBdr>
        <w:top w:val="none" w:sz="0" w:space="0" w:color="auto"/>
        <w:left w:val="none" w:sz="0" w:space="0" w:color="auto"/>
        <w:bottom w:val="none" w:sz="0" w:space="0" w:color="auto"/>
        <w:right w:val="none" w:sz="0" w:space="0" w:color="auto"/>
      </w:divBdr>
    </w:div>
    <w:div w:id="437453029">
      <w:bodyDiv w:val="1"/>
      <w:marLeft w:val="0"/>
      <w:marRight w:val="0"/>
      <w:marTop w:val="0"/>
      <w:marBottom w:val="0"/>
      <w:divBdr>
        <w:top w:val="none" w:sz="0" w:space="0" w:color="auto"/>
        <w:left w:val="none" w:sz="0" w:space="0" w:color="auto"/>
        <w:bottom w:val="none" w:sz="0" w:space="0" w:color="auto"/>
        <w:right w:val="none" w:sz="0" w:space="0" w:color="auto"/>
      </w:divBdr>
    </w:div>
    <w:div w:id="437678178">
      <w:bodyDiv w:val="1"/>
      <w:marLeft w:val="0"/>
      <w:marRight w:val="0"/>
      <w:marTop w:val="0"/>
      <w:marBottom w:val="0"/>
      <w:divBdr>
        <w:top w:val="none" w:sz="0" w:space="0" w:color="auto"/>
        <w:left w:val="none" w:sz="0" w:space="0" w:color="auto"/>
        <w:bottom w:val="none" w:sz="0" w:space="0" w:color="auto"/>
        <w:right w:val="none" w:sz="0" w:space="0" w:color="auto"/>
      </w:divBdr>
    </w:div>
    <w:div w:id="437985691">
      <w:bodyDiv w:val="1"/>
      <w:marLeft w:val="0"/>
      <w:marRight w:val="0"/>
      <w:marTop w:val="0"/>
      <w:marBottom w:val="0"/>
      <w:divBdr>
        <w:top w:val="none" w:sz="0" w:space="0" w:color="auto"/>
        <w:left w:val="none" w:sz="0" w:space="0" w:color="auto"/>
        <w:bottom w:val="none" w:sz="0" w:space="0" w:color="auto"/>
        <w:right w:val="none" w:sz="0" w:space="0" w:color="auto"/>
      </w:divBdr>
    </w:div>
    <w:div w:id="438109629">
      <w:bodyDiv w:val="1"/>
      <w:marLeft w:val="0"/>
      <w:marRight w:val="0"/>
      <w:marTop w:val="0"/>
      <w:marBottom w:val="0"/>
      <w:divBdr>
        <w:top w:val="none" w:sz="0" w:space="0" w:color="auto"/>
        <w:left w:val="none" w:sz="0" w:space="0" w:color="auto"/>
        <w:bottom w:val="none" w:sz="0" w:space="0" w:color="auto"/>
        <w:right w:val="none" w:sz="0" w:space="0" w:color="auto"/>
      </w:divBdr>
    </w:div>
    <w:div w:id="438110573">
      <w:bodyDiv w:val="1"/>
      <w:marLeft w:val="0"/>
      <w:marRight w:val="0"/>
      <w:marTop w:val="0"/>
      <w:marBottom w:val="0"/>
      <w:divBdr>
        <w:top w:val="none" w:sz="0" w:space="0" w:color="auto"/>
        <w:left w:val="none" w:sz="0" w:space="0" w:color="auto"/>
        <w:bottom w:val="none" w:sz="0" w:space="0" w:color="auto"/>
        <w:right w:val="none" w:sz="0" w:space="0" w:color="auto"/>
      </w:divBdr>
    </w:div>
    <w:div w:id="438528975">
      <w:bodyDiv w:val="1"/>
      <w:marLeft w:val="0"/>
      <w:marRight w:val="0"/>
      <w:marTop w:val="0"/>
      <w:marBottom w:val="0"/>
      <w:divBdr>
        <w:top w:val="none" w:sz="0" w:space="0" w:color="auto"/>
        <w:left w:val="none" w:sz="0" w:space="0" w:color="auto"/>
        <w:bottom w:val="none" w:sz="0" w:space="0" w:color="auto"/>
        <w:right w:val="none" w:sz="0" w:space="0" w:color="auto"/>
      </w:divBdr>
    </w:div>
    <w:div w:id="438528997">
      <w:bodyDiv w:val="1"/>
      <w:marLeft w:val="0"/>
      <w:marRight w:val="0"/>
      <w:marTop w:val="0"/>
      <w:marBottom w:val="0"/>
      <w:divBdr>
        <w:top w:val="none" w:sz="0" w:space="0" w:color="auto"/>
        <w:left w:val="none" w:sz="0" w:space="0" w:color="auto"/>
        <w:bottom w:val="none" w:sz="0" w:space="0" w:color="auto"/>
        <w:right w:val="none" w:sz="0" w:space="0" w:color="auto"/>
      </w:divBdr>
    </w:div>
    <w:div w:id="438987887">
      <w:bodyDiv w:val="1"/>
      <w:marLeft w:val="0"/>
      <w:marRight w:val="0"/>
      <w:marTop w:val="0"/>
      <w:marBottom w:val="0"/>
      <w:divBdr>
        <w:top w:val="none" w:sz="0" w:space="0" w:color="auto"/>
        <w:left w:val="none" w:sz="0" w:space="0" w:color="auto"/>
        <w:bottom w:val="none" w:sz="0" w:space="0" w:color="auto"/>
        <w:right w:val="none" w:sz="0" w:space="0" w:color="auto"/>
      </w:divBdr>
    </w:div>
    <w:div w:id="439112032">
      <w:bodyDiv w:val="1"/>
      <w:marLeft w:val="0"/>
      <w:marRight w:val="0"/>
      <w:marTop w:val="0"/>
      <w:marBottom w:val="0"/>
      <w:divBdr>
        <w:top w:val="none" w:sz="0" w:space="0" w:color="auto"/>
        <w:left w:val="none" w:sz="0" w:space="0" w:color="auto"/>
        <w:bottom w:val="none" w:sz="0" w:space="0" w:color="auto"/>
        <w:right w:val="none" w:sz="0" w:space="0" w:color="auto"/>
      </w:divBdr>
    </w:div>
    <w:div w:id="439299896">
      <w:bodyDiv w:val="1"/>
      <w:marLeft w:val="0"/>
      <w:marRight w:val="0"/>
      <w:marTop w:val="0"/>
      <w:marBottom w:val="0"/>
      <w:divBdr>
        <w:top w:val="none" w:sz="0" w:space="0" w:color="auto"/>
        <w:left w:val="none" w:sz="0" w:space="0" w:color="auto"/>
        <w:bottom w:val="none" w:sz="0" w:space="0" w:color="auto"/>
        <w:right w:val="none" w:sz="0" w:space="0" w:color="auto"/>
      </w:divBdr>
    </w:div>
    <w:div w:id="439300513">
      <w:bodyDiv w:val="1"/>
      <w:marLeft w:val="0"/>
      <w:marRight w:val="0"/>
      <w:marTop w:val="0"/>
      <w:marBottom w:val="0"/>
      <w:divBdr>
        <w:top w:val="none" w:sz="0" w:space="0" w:color="auto"/>
        <w:left w:val="none" w:sz="0" w:space="0" w:color="auto"/>
        <w:bottom w:val="none" w:sz="0" w:space="0" w:color="auto"/>
        <w:right w:val="none" w:sz="0" w:space="0" w:color="auto"/>
      </w:divBdr>
    </w:div>
    <w:div w:id="439447926">
      <w:bodyDiv w:val="1"/>
      <w:marLeft w:val="0"/>
      <w:marRight w:val="0"/>
      <w:marTop w:val="0"/>
      <w:marBottom w:val="0"/>
      <w:divBdr>
        <w:top w:val="none" w:sz="0" w:space="0" w:color="auto"/>
        <w:left w:val="none" w:sz="0" w:space="0" w:color="auto"/>
        <w:bottom w:val="none" w:sz="0" w:space="0" w:color="auto"/>
        <w:right w:val="none" w:sz="0" w:space="0" w:color="auto"/>
      </w:divBdr>
    </w:div>
    <w:div w:id="439568601">
      <w:bodyDiv w:val="1"/>
      <w:marLeft w:val="0"/>
      <w:marRight w:val="0"/>
      <w:marTop w:val="0"/>
      <w:marBottom w:val="0"/>
      <w:divBdr>
        <w:top w:val="none" w:sz="0" w:space="0" w:color="auto"/>
        <w:left w:val="none" w:sz="0" w:space="0" w:color="auto"/>
        <w:bottom w:val="none" w:sz="0" w:space="0" w:color="auto"/>
        <w:right w:val="none" w:sz="0" w:space="0" w:color="auto"/>
      </w:divBdr>
    </w:div>
    <w:div w:id="439760879">
      <w:bodyDiv w:val="1"/>
      <w:marLeft w:val="0"/>
      <w:marRight w:val="0"/>
      <w:marTop w:val="0"/>
      <w:marBottom w:val="0"/>
      <w:divBdr>
        <w:top w:val="none" w:sz="0" w:space="0" w:color="auto"/>
        <w:left w:val="none" w:sz="0" w:space="0" w:color="auto"/>
        <w:bottom w:val="none" w:sz="0" w:space="0" w:color="auto"/>
        <w:right w:val="none" w:sz="0" w:space="0" w:color="auto"/>
      </w:divBdr>
    </w:div>
    <w:div w:id="439881189">
      <w:bodyDiv w:val="1"/>
      <w:marLeft w:val="0"/>
      <w:marRight w:val="0"/>
      <w:marTop w:val="0"/>
      <w:marBottom w:val="0"/>
      <w:divBdr>
        <w:top w:val="none" w:sz="0" w:space="0" w:color="auto"/>
        <w:left w:val="none" w:sz="0" w:space="0" w:color="auto"/>
        <w:bottom w:val="none" w:sz="0" w:space="0" w:color="auto"/>
        <w:right w:val="none" w:sz="0" w:space="0" w:color="auto"/>
      </w:divBdr>
    </w:div>
    <w:div w:id="440102581">
      <w:bodyDiv w:val="1"/>
      <w:marLeft w:val="0"/>
      <w:marRight w:val="0"/>
      <w:marTop w:val="0"/>
      <w:marBottom w:val="0"/>
      <w:divBdr>
        <w:top w:val="none" w:sz="0" w:space="0" w:color="auto"/>
        <w:left w:val="none" w:sz="0" w:space="0" w:color="auto"/>
        <w:bottom w:val="none" w:sz="0" w:space="0" w:color="auto"/>
        <w:right w:val="none" w:sz="0" w:space="0" w:color="auto"/>
      </w:divBdr>
    </w:div>
    <w:div w:id="440153641">
      <w:bodyDiv w:val="1"/>
      <w:marLeft w:val="0"/>
      <w:marRight w:val="0"/>
      <w:marTop w:val="0"/>
      <w:marBottom w:val="0"/>
      <w:divBdr>
        <w:top w:val="none" w:sz="0" w:space="0" w:color="auto"/>
        <w:left w:val="none" w:sz="0" w:space="0" w:color="auto"/>
        <w:bottom w:val="none" w:sz="0" w:space="0" w:color="auto"/>
        <w:right w:val="none" w:sz="0" w:space="0" w:color="auto"/>
      </w:divBdr>
    </w:div>
    <w:div w:id="440220021">
      <w:bodyDiv w:val="1"/>
      <w:marLeft w:val="0"/>
      <w:marRight w:val="0"/>
      <w:marTop w:val="0"/>
      <w:marBottom w:val="0"/>
      <w:divBdr>
        <w:top w:val="none" w:sz="0" w:space="0" w:color="auto"/>
        <w:left w:val="none" w:sz="0" w:space="0" w:color="auto"/>
        <w:bottom w:val="none" w:sz="0" w:space="0" w:color="auto"/>
        <w:right w:val="none" w:sz="0" w:space="0" w:color="auto"/>
      </w:divBdr>
    </w:div>
    <w:div w:id="440220673">
      <w:bodyDiv w:val="1"/>
      <w:marLeft w:val="0"/>
      <w:marRight w:val="0"/>
      <w:marTop w:val="0"/>
      <w:marBottom w:val="0"/>
      <w:divBdr>
        <w:top w:val="none" w:sz="0" w:space="0" w:color="auto"/>
        <w:left w:val="none" w:sz="0" w:space="0" w:color="auto"/>
        <w:bottom w:val="none" w:sz="0" w:space="0" w:color="auto"/>
        <w:right w:val="none" w:sz="0" w:space="0" w:color="auto"/>
      </w:divBdr>
    </w:div>
    <w:div w:id="440221204">
      <w:bodyDiv w:val="1"/>
      <w:marLeft w:val="0"/>
      <w:marRight w:val="0"/>
      <w:marTop w:val="0"/>
      <w:marBottom w:val="0"/>
      <w:divBdr>
        <w:top w:val="none" w:sz="0" w:space="0" w:color="auto"/>
        <w:left w:val="none" w:sz="0" w:space="0" w:color="auto"/>
        <w:bottom w:val="none" w:sz="0" w:space="0" w:color="auto"/>
        <w:right w:val="none" w:sz="0" w:space="0" w:color="auto"/>
      </w:divBdr>
    </w:div>
    <w:div w:id="440301781">
      <w:bodyDiv w:val="1"/>
      <w:marLeft w:val="0"/>
      <w:marRight w:val="0"/>
      <w:marTop w:val="0"/>
      <w:marBottom w:val="0"/>
      <w:divBdr>
        <w:top w:val="none" w:sz="0" w:space="0" w:color="auto"/>
        <w:left w:val="none" w:sz="0" w:space="0" w:color="auto"/>
        <w:bottom w:val="none" w:sz="0" w:space="0" w:color="auto"/>
        <w:right w:val="none" w:sz="0" w:space="0" w:color="auto"/>
      </w:divBdr>
    </w:div>
    <w:div w:id="440414011">
      <w:bodyDiv w:val="1"/>
      <w:marLeft w:val="0"/>
      <w:marRight w:val="0"/>
      <w:marTop w:val="0"/>
      <w:marBottom w:val="0"/>
      <w:divBdr>
        <w:top w:val="none" w:sz="0" w:space="0" w:color="auto"/>
        <w:left w:val="none" w:sz="0" w:space="0" w:color="auto"/>
        <w:bottom w:val="none" w:sz="0" w:space="0" w:color="auto"/>
        <w:right w:val="none" w:sz="0" w:space="0" w:color="auto"/>
      </w:divBdr>
    </w:div>
    <w:div w:id="440537289">
      <w:bodyDiv w:val="1"/>
      <w:marLeft w:val="0"/>
      <w:marRight w:val="0"/>
      <w:marTop w:val="0"/>
      <w:marBottom w:val="0"/>
      <w:divBdr>
        <w:top w:val="none" w:sz="0" w:space="0" w:color="auto"/>
        <w:left w:val="none" w:sz="0" w:space="0" w:color="auto"/>
        <w:bottom w:val="none" w:sz="0" w:space="0" w:color="auto"/>
        <w:right w:val="none" w:sz="0" w:space="0" w:color="auto"/>
      </w:divBdr>
    </w:div>
    <w:div w:id="440683014">
      <w:bodyDiv w:val="1"/>
      <w:marLeft w:val="0"/>
      <w:marRight w:val="0"/>
      <w:marTop w:val="0"/>
      <w:marBottom w:val="0"/>
      <w:divBdr>
        <w:top w:val="none" w:sz="0" w:space="0" w:color="auto"/>
        <w:left w:val="none" w:sz="0" w:space="0" w:color="auto"/>
        <w:bottom w:val="none" w:sz="0" w:space="0" w:color="auto"/>
        <w:right w:val="none" w:sz="0" w:space="0" w:color="auto"/>
      </w:divBdr>
    </w:div>
    <w:div w:id="440684193">
      <w:bodyDiv w:val="1"/>
      <w:marLeft w:val="0"/>
      <w:marRight w:val="0"/>
      <w:marTop w:val="0"/>
      <w:marBottom w:val="0"/>
      <w:divBdr>
        <w:top w:val="none" w:sz="0" w:space="0" w:color="auto"/>
        <w:left w:val="none" w:sz="0" w:space="0" w:color="auto"/>
        <w:bottom w:val="none" w:sz="0" w:space="0" w:color="auto"/>
        <w:right w:val="none" w:sz="0" w:space="0" w:color="auto"/>
      </w:divBdr>
    </w:div>
    <w:div w:id="440760375">
      <w:bodyDiv w:val="1"/>
      <w:marLeft w:val="0"/>
      <w:marRight w:val="0"/>
      <w:marTop w:val="0"/>
      <w:marBottom w:val="0"/>
      <w:divBdr>
        <w:top w:val="none" w:sz="0" w:space="0" w:color="auto"/>
        <w:left w:val="none" w:sz="0" w:space="0" w:color="auto"/>
        <w:bottom w:val="none" w:sz="0" w:space="0" w:color="auto"/>
        <w:right w:val="none" w:sz="0" w:space="0" w:color="auto"/>
      </w:divBdr>
    </w:div>
    <w:div w:id="440804839">
      <w:bodyDiv w:val="1"/>
      <w:marLeft w:val="0"/>
      <w:marRight w:val="0"/>
      <w:marTop w:val="0"/>
      <w:marBottom w:val="0"/>
      <w:divBdr>
        <w:top w:val="none" w:sz="0" w:space="0" w:color="auto"/>
        <w:left w:val="none" w:sz="0" w:space="0" w:color="auto"/>
        <w:bottom w:val="none" w:sz="0" w:space="0" w:color="auto"/>
        <w:right w:val="none" w:sz="0" w:space="0" w:color="auto"/>
      </w:divBdr>
    </w:div>
    <w:div w:id="441189521">
      <w:bodyDiv w:val="1"/>
      <w:marLeft w:val="0"/>
      <w:marRight w:val="0"/>
      <w:marTop w:val="0"/>
      <w:marBottom w:val="0"/>
      <w:divBdr>
        <w:top w:val="none" w:sz="0" w:space="0" w:color="auto"/>
        <w:left w:val="none" w:sz="0" w:space="0" w:color="auto"/>
        <w:bottom w:val="none" w:sz="0" w:space="0" w:color="auto"/>
        <w:right w:val="none" w:sz="0" w:space="0" w:color="auto"/>
      </w:divBdr>
    </w:div>
    <w:div w:id="441193975">
      <w:bodyDiv w:val="1"/>
      <w:marLeft w:val="0"/>
      <w:marRight w:val="0"/>
      <w:marTop w:val="0"/>
      <w:marBottom w:val="0"/>
      <w:divBdr>
        <w:top w:val="none" w:sz="0" w:space="0" w:color="auto"/>
        <w:left w:val="none" w:sz="0" w:space="0" w:color="auto"/>
        <w:bottom w:val="none" w:sz="0" w:space="0" w:color="auto"/>
        <w:right w:val="none" w:sz="0" w:space="0" w:color="auto"/>
      </w:divBdr>
    </w:div>
    <w:div w:id="441848823">
      <w:bodyDiv w:val="1"/>
      <w:marLeft w:val="0"/>
      <w:marRight w:val="0"/>
      <w:marTop w:val="0"/>
      <w:marBottom w:val="0"/>
      <w:divBdr>
        <w:top w:val="none" w:sz="0" w:space="0" w:color="auto"/>
        <w:left w:val="none" w:sz="0" w:space="0" w:color="auto"/>
        <w:bottom w:val="none" w:sz="0" w:space="0" w:color="auto"/>
        <w:right w:val="none" w:sz="0" w:space="0" w:color="auto"/>
      </w:divBdr>
    </w:div>
    <w:div w:id="441921311">
      <w:bodyDiv w:val="1"/>
      <w:marLeft w:val="0"/>
      <w:marRight w:val="0"/>
      <w:marTop w:val="0"/>
      <w:marBottom w:val="0"/>
      <w:divBdr>
        <w:top w:val="none" w:sz="0" w:space="0" w:color="auto"/>
        <w:left w:val="none" w:sz="0" w:space="0" w:color="auto"/>
        <w:bottom w:val="none" w:sz="0" w:space="0" w:color="auto"/>
        <w:right w:val="none" w:sz="0" w:space="0" w:color="auto"/>
      </w:divBdr>
    </w:div>
    <w:div w:id="442384500">
      <w:bodyDiv w:val="1"/>
      <w:marLeft w:val="0"/>
      <w:marRight w:val="0"/>
      <w:marTop w:val="0"/>
      <w:marBottom w:val="0"/>
      <w:divBdr>
        <w:top w:val="none" w:sz="0" w:space="0" w:color="auto"/>
        <w:left w:val="none" w:sz="0" w:space="0" w:color="auto"/>
        <w:bottom w:val="none" w:sz="0" w:space="0" w:color="auto"/>
        <w:right w:val="none" w:sz="0" w:space="0" w:color="auto"/>
      </w:divBdr>
    </w:div>
    <w:div w:id="442575586">
      <w:bodyDiv w:val="1"/>
      <w:marLeft w:val="0"/>
      <w:marRight w:val="0"/>
      <w:marTop w:val="0"/>
      <w:marBottom w:val="0"/>
      <w:divBdr>
        <w:top w:val="none" w:sz="0" w:space="0" w:color="auto"/>
        <w:left w:val="none" w:sz="0" w:space="0" w:color="auto"/>
        <w:bottom w:val="none" w:sz="0" w:space="0" w:color="auto"/>
        <w:right w:val="none" w:sz="0" w:space="0" w:color="auto"/>
      </w:divBdr>
    </w:div>
    <w:div w:id="442656197">
      <w:bodyDiv w:val="1"/>
      <w:marLeft w:val="0"/>
      <w:marRight w:val="0"/>
      <w:marTop w:val="0"/>
      <w:marBottom w:val="0"/>
      <w:divBdr>
        <w:top w:val="none" w:sz="0" w:space="0" w:color="auto"/>
        <w:left w:val="none" w:sz="0" w:space="0" w:color="auto"/>
        <w:bottom w:val="none" w:sz="0" w:space="0" w:color="auto"/>
        <w:right w:val="none" w:sz="0" w:space="0" w:color="auto"/>
      </w:divBdr>
    </w:div>
    <w:div w:id="443305231">
      <w:bodyDiv w:val="1"/>
      <w:marLeft w:val="0"/>
      <w:marRight w:val="0"/>
      <w:marTop w:val="0"/>
      <w:marBottom w:val="0"/>
      <w:divBdr>
        <w:top w:val="none" w:sz="0" w:space="0" w:color="auto"/>
        <w:left w:val="none" w:sz="0" w:space="0" w:color="auto"/>
        <w:bottom w:val="none" w:sz="0" w:space="0" w:color="auto"/>
        <w:right w:val="none" w:sz="0" w:space="0" w:color="auto"/>
      </w:divBdr>
    </w:div>
    <w:div w:id="443428885">
      <w:bodyDiv w:val="1"/>
      <w:marLeft w:val="0"/>
      <w:marRight w:val="0"/>
      <w:marTop w:val="0"/>
      <w:marBottom w:val="0"/>
      <w:divBdr>
        <w:top w:val="none" w:sz="0" w:space="0" w:color="auto"/>
        <w:left w:val="none" w:sz="0" w:space="0" w:color="auto"/>
        <w:bottom w:val="none" w:sz="0" w:space="0" w:color="auto"/>
        <w:right w:val="none" w:sz="0" w:space="0" w:color="auto"/>
      </w:divBdr>
    </w:div>
    <w:div w:id="443429277">
      <w:bodyDiv w:val="1"/>
      <w:marLeft w:val="0"/>
      <w:marRight w:val="0"/>
      <w:marTop w:val="0"/>
      <w:marBottom w:val="0"/>
      <w:divBdr>
        <w:top w:val="none" w:sz="0" w:space="0" w:color="auto"/>
        <w:left w:val="none" w:sz="0" w:space="0" w:color="auto"/>
        <w:bottom w:val="none" w:sz="0" w:space="0" w:color="auto"/>
        <w:right w:val="none" w:sz="0" w:space="0" w:color="auto"/>
      </w:divBdr>
    </w:div>
    <w:div w:id="443840845">
      <w:bodyDiv w:val="1"/>
      <w:marLeft w:val="0"/>
      <w:marRight w:val="0"/>
      <w:marTop w:val="0"/>
      <w:marBottom w:val="0"/>
      <w:divBdr>
        <w:top w:val="none" w:sz="0" w:space="0" w:color="auto"/>
        <w:left w:val="none" w:sz="0" w:space="0" w:color="auto"/>
        <w:bottom w:val="none" w:sz="0" w:space="0" w:color="auto"/>
        <w:right w:val="none" w:sz="0" w:space="0" w:color="auto"/>
      </w:divBdr>
    </w:div>
    <w:div w:id="443885571">
      <w:bodyDiv w:val="1"/>
      <w:marLeft w:val="0"/>
      <w:marRight w:val="0"/>
      <w:marTop w:val="0"/>
      <w:marBottom w:val="0"/>
      <w:divBdr>
        <w:top w:val="none" w:sz="0" w:space="0" w:color="auto"/>
        <w:left w:val="none" w:sz="0" w:space="0" w:color="auto"/>
        <w:bottom w:val="none" w:sz="0" w:space="0" w:color="auto"/>
        <w:right w:val="none" w:sz="0" w:space="0" w:color="auto"/>
      </w:divBdr>
    </w:div>
    <w:div w:id="444034848">
      <w:bodyDiv w:val="1"/>
      <w:marLeft w:val="0"/>
      <w:marRight w:val="0"/>
      <w:marTop w:val="0"/>
      <w:marBottom w:val="0"/>
      <w:divBdr>
        <w:top w:val="none" w:sz="0" w:space="0" w:color="auto"/>
        <w:left w:val="none" w:sz="0" w:space="0" w:color="auto"/>
        <w:bottom w:val="none" w:sz="0" w:space="0" w:color="auto"/>
        <w:right w:val="none" w:sz="0" w:space="0" w:color="auto"/>
      </w:divBdr>
    </w:div>
    <w:div w:id="444161257">
      <w:bodyDiv w:val="1"/>
      <w:marLeft w:val="0"/>
      <w:marRight w:val="0"/>
      <w:marTop w:val="0"/>
      <w:marBottom w:val="0"/>
      <w:divBdr>
        <w:top w:val="none" w:sz="0" w:space="0" w:color="auto"/>
        <w:left w:val="none" w:sz="0" w:space="0" w:color="auto"/>
        <w:bottom w:val="none" w:sz="0" w:space="0" w:color="auto"/>
        <w:right w:val="none" w:sz="0" w:space="0" w:color="auto"/>
      </w:divBdr>
    </w:div>
    <w:div w:id="444422488">
      <w:bodyDiv w:val="1"/>
      <w:marLeft w:val="0"/>
      <w:marRight w:val="0"/>
      <w:marTop w:val="0"/>
      <w:marBottom w:val="0"/>
      <w:divBdr>
        <w:top w:val="none" w:sz="0" w:space="0" w:color="auto"/>
        <w:left w:val="none" w:sz="0" w:space="0" w:color="auto"/>
        <w:bottom w:val="none" w:sz="0" w:space="0" w:color="auto"/>
        <w:right w:val="none" w:sz="0" w:space="0" w:color="auto"/>
      </w:divBdr>
    </w:div>
    <w:div w:id="444689093">
      <w:bodyDiv w:val="1"/>
      <w:marLeft w:val="0"/>
      <w:marRight w:val="0"/>
      <w:marTop w:val="0"/>
      <w:marBottom w:val="0"/>
      <w:divBdr>
        <w:top w:val="none" w:sz="0" w:space="0" w:color="auto"/>
        <w:left w:val="none" w:sz="0" w:space="0" w:color="auto"/>
        <w:bottom w:val="none" w:sz="0" w:space="0" w:color="auto"/>
        <w:right w:val="none" w:sz="0" w:space="0" w:color="auto"/>
      </w:divBdr>
    </w:div>
    <w:div w:id="444692192">
      <w:bodyDiv w:val="1"/>
      <w:marLeft w:val="0"/>
      <w:marRight w:val="0"/>
      <w:marTop w:val="0"/>
      <w:marBottom w:val="0"/>
      <w:divBdr>
        <w:top w:val="none" w:sz="0" w:space="0" w:color="auto"/>
        <w:left w:val="none" w:sz="0" w:space="0" w:color="auto"/>
        <w:bottom w:val="none" w:sz="0" w:space="0" w:color="auto"/>
        <w:right w:val="none" w:sz="0" w:space="0" w:color="auto"/>
      </w:divBdr>
    </w:div>
    <w:div w:id="444887535">
      <w:bodyDiv w:val="1"/>
      <w:marLeft w:val="0"/>
      <w:marRight w:val="0"/>
      <w:marTop w:val="0"/>
      <w:marBottom w:val="0"/>
      <w:divBdr>
        <w:top w:val="none" w:sz="0" w:space="0" w:color="auto"/>
        <w:left w:val="none" w:sz="0" w:space="0" w:color="auto"/>
        <w:bottom w:val="none" w:sz="0" w:space="0" w:color="auto"/>
        <w:right w:val="none" w:sz="0" w:space="0" w:color="auto"/>
      </w:divBdr>
    </w:div>
    <w:div w:id="444928201">
      <w:bodyDiv w:val="1"/>
      <w:marLeft w:val="0"/>
      <w:marRight w:val="0"/>
      <w:marTop w:val="0"/>
      <w:marBottom w:val="0"/>
      <w:divBdr>
        <w:top w:val="none" w:sz="0" w:space="0" w:color="auto"/>
        <w:left w:val="none" w:sz="0" w:space="0" w:color="auto"/>
        <w:bottom w:val="none" w:sz="0" w:space="0" w:color="auto"/>
        <w:right w:val="none" w:sz="0" w:space="0" w:color="auto"/>
      </w:divBdr>
    </w:div>
    <w:div w:id="445003391">
      <w:bodyDiv w:val="1"/>
      <w:marLeft w:val="0"/>
      <w:marRight w:val="0"/>
      <w:marTop w:val="0"/>
      <w:marBottom w:val="0"/>
      <w:divBdr>
        <w:top w:val="none" w:sz="0" w:space="0" w:color="auto"/>
        <w:left w:val="none" w:sz="0" w:space="0" w:color="auto"/>
        <w:bottom w:val="none" w:sz="0" w:space="0" w:color="auto"/>
        <w:right w:val="none" w:sz="0" w:space="0" w:color="auto"/>
      </w:divBdr>
    </w:div>
    <w:div w:id="445199577">
      <w:bodyDiv w:val="1"/>
      <w:marLeft w:val="0"/>
      <w:marRight w:val="0"/>
      <w:marTop w:val="0"/>
      <w:marBottom w:val="0"/>
      <w:divBdr>
        <w:top w:val="none" w:sz="0" w:space="0" w:color="auto"/>
        <w:left w:val="none" w:sz="0" w:space="0" w:color="auto"/>
        <w:bottom w:val="none" w:sz="0" w:space="0" w:color="auto"/>
        <w:right w:val="none" w:sz="0" w:space="0" w:color="auto"/>
      </w:divBdr>
    </w:div>
    <w:div w:id="445271958">
      <w:bodyDiv w:val="1"/>
      <w:marLeft w:val="0"/>
      <w:marRight w:val="0"/>
      <w:marTop w:val="0"/>
      <w:marBottom w:val="0"/>
      <w:divBdr>
        <w:top w:val="none" w:sz="0" w:space="0" w:color="auto"/>
        <w:left w:val="none" w:sz="0" w:space="0" w:color="auto"/>
        <w:bottom w:val="none" w:sz="0" w:space="0" w:color="auto"/>
        <w:right w:val="none" w:sz="0" w:space="0" w:color="auto"/>
      </w:divBdr>
    </w:div>
    <w:div w:id="445388140">
      <w:bodyDiv w:val="1"/>
      <w:marLeft w:val="0"/>
      <w:marRight w:val="0"/>
      <w:marTop w:val="0"/>
      <w:marBottom w:val="0"/>
      <w:divBdr>
        <w:top w:val="none" w:sz="0" w:space="0" w:color="auto"/>
        <w:left w:val="none" w:sz="0" w:space="0" w:color="auto"/>
        <w:bottom w:val="none" w:sz="0" w:space="0" w:color="auto"/>
        <w:right w:val="none" w:sz="0" w:space="0" w:color="auto"/>
      </w:divBdr>
    </w:div>
    <w:div w:id="445391939">
      <w:bodyDiv w:val="1"/>
      <w:marLeft w:val="0"/>
      <w:marRight w:val="0"/>
      <w:marTop w:val="0"/>
      <w:marBottom w:val="0"/>
      <w:divBdr>
        <w:top w:val="none" w:sz="0" w:space="0" w:color="auto"/>
        <w:left w:val="none" w:sz="0" w:space="0" w:color="auto"/>
        <w:bottom w:val="none" w:sz="0" w:space="0" w:color="auto"/>
        <w:right w:val="none" w:sz="0" w:space="0" w:color="auto"/>
      </w:divBdr>
    </w:div>
    <w:div w:id="445464198">
      <w:bodyDiv w:val="1"/>
      <w:marLeft w:val="0"/>
      <w:marRight w:val="0"/>
      <w:marTop w:val="0"/>
      <w:marBottom w:val="0"/>
      <w:divBdr>
        <w:top w:val="none" w:sz="0" w:space="0" w:color="auto"/>
        <w:left w:val="none" w:sz="0" w:space="0" w:color="auto"/>
        <w:bottom w:val="none" w:sz="0" w:space="0" w:color="auto"/>
        <w:right w:val="none" w:sz="0" w:space="0" w:color="auto"/>
      </w:divBdr>
    </w:div>
    <w:div w:id="445928611">
      <w:bodyDiv w:val="1"/>
      <w:marLeft w:val="0"/>
      <w:marRight w:val="0"/>
      <w:marTop w:val="0"/>
      <w:marBottom w:val="0"/>
      <w:divBdr>
        <w:top w:val="none" w:sz="0" w:space="0" w:color="auto"/>
        <w:left w:val="none" w:sz="0" w:space="0" w:color="auto"/>
        <w:bottom w:val="none" w:sz="0" w:space="0" w:color="auto"/>
        <w:right w:val="none" w:sz="0" w:space="0" w:color="auto"/>
      </w:divBdr>
    </w:div>
    <w:div w:id="446002399">
      <w:bodyDiv w:val="1"/>
      <w:marLeft w:val="0"/>
      <w:marRight w:val="0"/>
      <w:marTop w:val="0"/>
      <w:marBottom w:val="0"/>
      <w:divBdr>
        <w:top w:val="none" w:sz="0" w:space="0" w:color="auto"/>
        <w:left w:val="none" w:sz="0" w:space="0" w:color="auto"/>
        <w:bottom w:val="none" w:sz="0" w:space="0" w:color="auto"/>
        <w:right w:val="none" w:sz="0" w:space="0" w:color="auto"/>
      </w:divBdr>
    </w:div>
    <w:div w:id="446117563">
      <w:bodyDiv w:val="1"/>
      <w:marLeft w:val="0"/>
      <w:marRight w:val="0"/>
      <w:marTop w:val="0"/>
      <w:marBottom w:val="0"/>
      <w:divBdr>
        <w:top w:val="none" w:sz="0" w:space="0" w:color="auto"/>
        <w:left w:val="none" w:sz="0" w:space="0" w:color="auto"/>
        <w:bottom w:val="none" w:sz="0" w:space="0" w:color="auto"/>
        <w:right w:val="none" w:sz="0" w:space="0" w:color="auto"/>
      </w:divBdr>
    </w:div>
    <w:div w:id="446193283">
      <w:bodyDiv w:val="1"/>
      <w:marLeft w:val="0"/>
      <w:marRight w:val="0"/>
      <w:marTop w:val="0"/>
      <w:marBottom w:val="0"/>
      <w:divBdr>
        <w:top w:val="none" w:sz="0" w:space="0" w:color="auto"/>
        <w:left w:val="none" w:sz="0" w:space="0" w:color="auto"/>
        <w:bottom w:val="none" w:sz="0" w:space="0" w:color="auto"/>
        <w:right w:val="none" w:sz="0" w:space="0" w:color="auto"/>
      </w:divBdr>
    </w:div>
    <w:div w:id="446201712">
      <w:bodyDiv w:val="1"/>
      <w:marLeft w:val="0"/>
      <w:marRight w:val="0"/>
      <w:marTop w:val="0"/>
      <w:marBottom w:val="0"/>
      <w:divBdr>
        <w:top w:val="none" w:sz="0" w:space="0" w:color="auto"/>
        <w:left w:val="none" w:sz="0" w:space="0" w:color="auto"/>
        <w:bottom w:val="none" w:sz="0" w:space="0" w:color="auto"/>
        <w:right w:val="none" w:sz="0" w:space="0" w:color="auto"/>
      </w:divBdr>
    </w:div>
    <w:div w:id="446394751">
      <w:bodyDiv w:val="1"/>
      <w:marLeft w:val="0"/>
      <w:marRight w:val="0"/>
      <w:marTop w:val="0"/>
      <w:marBottom w:val="0"/>
      <w:divBdr>
        <w:top w:val="none" w:sz="0" w:space="0" w:color="auto"/>
        <w:left w:val="none" w:sz="0" w:space="0" w:color="auto"/>
        <w:bottom w:val="none" w:sz="0" w:space="0" w:color="auto"/>
        <w:right w:val="none" w:sz="0" w:space="0" w:color="auto"/>
      </w:divBdr>
    </w:div>
    <w:div w:id="446507840">
      <w:bodyDiv w:val="1"/>
      <w:marLeft w:val="0"/>
      <w:marRight w:val="0"/>
      <w:marTop w:val="0"/>
      <w:marBottom w:val="0"/>
      <w:divBdr>
        <w:top w:val="none" w:sz="0" w:space="0" w:color="auto"/>
        <w:left w:val="none" w:sz="0" w:space="0" w:color="auto"/>
        <w:bottom w:val="none" w:sz="0" w:space="0" w:color="auto"/>
        <w:right w:val="none" w:sz="0" w:space="0" w:color="auto"/>
      </w:divBdr>
    </w:div>
    <w:div w:id="446589020">
      <w:bodyDiv w:val="1"/>
      <w:marLeft w:val="0"/>
      <w:marRight w:val="0"/>
      <w:marTop w:val="0"/>
      <w:marBottom w:val="0"/>
      <w:divBdr>
        <w:top w:val="none" w:sz="0" w:space="0" w:color="auto"/>
        <w:left w:val="none" w:sz="0" w:space="0" w:color="auto"/>
        <w:bottom w:val="none" w:sz="0" w:space="0" w:color="auto"/>
        <w:right w:val="none" w:sz="0" w:space="0" w:color="auto"/>
      </w:divBdr>
    </w:div>
    <w:div w:id="446894275">
      <w:bodyDiv w:val="1"/>
      <w:marLeft w:val="0"/>
      <w:marRight w:val="0"/>
      <w:marTop w:val="0"/>
      <w:marBottom w:val="0"/>
      <w:divBdr>
        <w:top w:val="none" w:sz="0" w:space="0" w:color="auto"/>
        <w:left w:val="none" w:sz="0" w:space="0" w:color="auto"/>
        <w:bottom w:val="none" w:sz="0" w:space="0" w:color="auto"/>
        <w:right w:val="none" w:sz="0" w:space="0" w:color="auto"/>
      </w:divBdr>
    </w:div>
    <w:div w:id="447746013">
      <w:bodyDiv w:val="1"/>
      <w:marLeft w:val="0"/>
      <w:marRight w:val="0"/>
      <w:marTop w:val="0"/>
      <w:marBottom w:val="0"/>
      <w:divBdr>
        <w:top w:val="none" w:sz="0" w:space="0" w:color="auto"/>
        <w:left w:val="none" w:sz="0" w:space="0" w:color="auto"/>
        <w:bottom w:val="none" w:sz="0" w:space="0" w:color="auto"/>
        <w:right w:val="none" w:sz="0" w:space="0" w:color="auto"/>
      </w:divBdr>
    </w:div>
    <w:div w:id="448011953">
      <w:bodyDiv w:val="1"/>
      <w:marLeft w:val="0"/>
      <w:marRight w:val="0"/>
      <w:marTop w:val="0"/>
      <w:marBottom w:val="0"/>
      <w:divBdr>
        <w:top w:val="none" w:sz="0" w:space="0" w:color="auto"/>
        <w:left w:val="none" w:sz="0" w:space="0" w:color="auto"/>
        <w:bottom w:val="none" w:sz="0" w:space="0" w:color="auto"/>
        <w:right w:val="none" w:sz="0" w:space="0" w:color="auto"/>
      </w:divBdr>
    </w:div>
    <w:div w:id="448085875">
      <w:bodyDiv w:val="1"/>
      <w:marLeft w:val="0"/>
      <w:marRight w:val="0"/>
      <w:marTop w:val="0"/>
      <w:marBottom w:val="0"/>
      <w:divBdr>
        <w:top w:val="none" w:sz="0" w:space="0" w:color="auto"/>
        <w:left w:val="none" w:sz="0" w:space="0" w:color="auto"/>
        <w:bottom w:val="none" w:sz="0" w:space="0" w:color="auto"/>
        <w:right w:val="none" w:sz="0" w:space="0" w:color="auto"/>
      </w:divBdr>
    </w:div>
    <w:div w:id="448165954">
      <w:bodyDiv w:val="1"/>
      <w:marLeft w:val="0"/>
      <w:marRight w:val="0"/>
      <w:marTop w:val="0"/>
      <w:marBottom w:val="0"/>
      <w:divBdr>
        <w:top w:val="none" w:sz="0" w:space="0" w:color="auto"/>
        <w:left w:val="none" w:sz="0" w:space="0" w:color="auto"/>
        <w:bottom w:val="none" w:sz="0" w:space="0" w:color="auto"/>
        <w:right w:val="none" w:sz="0" w:space="0" w:color="auto"/>
      </w:divBdr>
    </w:div>
    <w:div w:id="448201524">
      <w:bodyDiv w:val="1"/>
      <w:marLeft w:val="0"/>
      <w:marRight w:val="0"/>
      <w:marTop w:val="0"/>
      <w:marBottom w:val="0"/>
      <w:divBdr>
        <w:top w:val="none" w:sz="0" w:space="0" w:color="auto"/>
        <w:left w:val="none" w:sz="0" w:space="0" w:color="auto"/>
        <w:bottom w:val="none" w:sz="0" w:space="0" w:color="auto"/>
        <w:right w:val="none" w:sz="0" w:space="0" w:color="auto"/>
      </w:divBdr>
    </w:div>
    <w:div w:id="448202665">
      <w:bodyDiv w:val="1"/>
      <w:marLeft w:val="0"/>
      <w:marRight w:val="0"/>
      <w:marTop w:val="0"/>
      <w:marBottom w:val="0"/>
      <w:divBdr>
        <w:top w:val="none" w:sz="0" w:space="0" w:color="auto"/>
        <w:left w:val="none" w:sz="0" w:space="0" w:color="auto"/>
        <w:bottom w:val="none" w:sz="0" w:space="0" w:color="auto"/>
        <w:right w:val="none" w:sz="0" w:space="0" w:color="auto"/>
      </w:divBdr>
    </w:div>
    <w:div w:id="448356725">
      <w:bodyDiv w:val="1"/>
      <w:marLeft w:val="0"/>
      <w:marRight w:val="0"/>
      <w:marTop w:val="0"/>
      <w:marBottom w:val="0"/>
      <w:divBdr>
        <w:top w:val="none" w:sz="0" w:space="0" w:color="auto"/>
        <w:left w:val="none" w:sz="0" w:space="0" w:color="auto"/>
        <w:bottom w:val="none" w:sz="0" w:space="0" w:color="auto"/>
        <w:right w:val="none" w:sz="0" w:space="0" w:color="auto"/>
      </w:divBdr>
    </w:div>
    <w:div w:id="448550869">
      <w:bodyDiv w:val="1"/>
      <w:marLeft w:val="0"/>
      <w:marRight w:val="0"/>
      <w:marTop w:val="0"/>
      <w:marBottom w:val="0"/>
      <w:divBdr>
        <w:top w:val="none" w:sz="0" w:space="0" w:color="auto"/>
        <w:left w:val="none" w:sz="0" w:space="0" w:color="auto"/>
        <w:bottom w:val="none" w:sz="0" w:space="0" w:color="auto"/>
        <w:right w:val="none" w:sz="0" w:space="0" w:color="auto"/>
      </w:divBdr>
    </w:div>
    <w:div w:id="449127024">
      <w:bodyDiv w:val="1"/>
      <w:marLeft w:val="0"/>
      <w:marRight w:val="0"/>
      <w:marTop w:val="0"/>
      <w:marBottom w:val="0"/>
      <w:divBdr>
        <w:top w:val="none" w:sz="0" w:space="0" w:color="auto"/>
        <w:left w:val="none" w:sz="0" w:space="0" w:color="auto"/>
        <w:bottom w:val="none" w:sz="0" w:space="0" w:color="auto"/>
        <w:right w:val="none" w:sz="0" w:space="0" w:color="auto"/>
      </w:divBdr>
    </w:div>
    <w:div w:id="449514266">
      <w:bodyDiv w:val="1"/>
      <w:marLeft w:val="0"/>
      <w:marRight w:val="0"/>
      <w:marTop w:val="0"/>
      <w:marBottom w:val="0"/>
      <w:divBdr>
        <w:top w:val="none" w:sz="0" w:space="0" w:color="auto"/>
        <w:left w:val="none" w:sz="0" w:space="0" w:color="auto"/>
        <w:bottom w:val="none" w:sz="0" w:space="0" w:color="auto"/>
        <w:right w:val="none" w:sz="0" w:space="0" w:color="auto"/>
      </w:divBdr>
    </w:div>
    <w:div w:id="449787921">
      <w:bodyDiv w:val="1"/>
      <w:marLeft w:val="0"/>
      <w:marRight w:val="0"/>
      <w:marTop w:val="0"/>
      <w:marBottom w:val="0"/>
      <w:divBdr>
        <w:top w:val="none" w:sz="0" w:space="0" w:color="auto"/>
        <w:left w:val="none" w:sz="0" w:space="0" w:color="auto"/>
        <w:bottom w:val="none" w:sz="0" w:space="0" w:color="auto"/>
        <w:right w:val="none" w:sz="0" w:space="0" w:color="auto"/>
      </w:divBdr>
    </w:div>
    <w:div w:id="449860912">
      <w:bodyDiv w:val="1"/>
      <w:marLeft w:val="0"/>
      <w:marRight w:val="0"/>
      <w:marTop w:val="0"/>
      <w:marBottom w:val="0"/>
      <w:divBdr>
        <w:top w:val="none" w:sz="0" w:space="0" w:color="auto"/>
        <w:left w:val="none" w:sz="0" w:space="0" w:color="auto"/>
        <w:bottom w:val="none" w:sz="0" w:space="0" w:color="auto"/>
        <w:right w:val="none" w:sz="0" w:space="0" w:color="auto"/>
      </w:divBdr>
    </w:div>
    <w:div w:id="450051032">
      <w:bodyDiv w:val="1"/>
      <w:marLeft w:val="0"/>
      <w:marRight w:val="0"/>
      <w:marTop w:val="0"/>
      <w:marBottom w:val="0"/>
      <w:divBdr>
        <w:top w:val="none" w:sz="0" w:space="0" w:color="auto"/>
        <w:left w:val="none" w:sz="0" w:space="0" w:color="auto"/>
        <w:bottom w:val="none" w:sz="0" w:space="0" w:color="auto"/>
        <w:right w:val="none" w:sz="0" w:space="0" w:color="auto"/>
      </w:divBdr>
    </w:div>
    <w:div w:id="450054287">
      <w:bodyDiv w:val="1"/>
      <w:marLeft w:val="0"/>
      <w:marRight w:val="0"/>
      <w:marTop w:val="0"/>
      <w:marBottom w:val="0"/>
      <w:divBdr>
        <w:top w:val="none" w:sz="0" w:space="0" w:color="auto"/>
        <w:left w:val="none" w:sz="0" w:space="0" w:color="auto"/>
        <w:bottom w:val="none" w:sz="0" w:space="0" w:color="auto"/>
        <w:right w:val="none" w:sz="0" w:space="0" w:color="auto"/>
      </w:divBdr>
    </w:div>
    <w:div w:id="450323799">
      <w:bodyDiv w:val="1"/>
      <w:marLeft w:val="0"/>
      <w:marRight w:val="0"/>
      <w:marTop w:val="0"/>
      <w:marBottom w:val="0"/>
      <w:divBdr>
        <w:top w:val="none" w:sz="0" w:space="0" w:color="auto"/>
        <w:left w:val="none" w:sz="0" w:space="0" w:color="auto"/>
        <w:bottom w:val="none" w:sz="0" w:space="0" w:color="auto"/>
        <w:right w:val="none" w:sz="0" w:space="0" w:color="auto"/>
      </w:divBdr>
    </w:div>
    <w:div w:id="450515669">
      <w:bodyDiv w:val="1"/>
      <w:marLeft w:val="0"/>
      <w:marRight w:val="0"/>
      <w:marTop w:val="0"/>
      <w:marBottom w:val="0"/>
      <w:divBdr>
        <w:top w:val="none" w:sz="0" w:space="0" w:color="auto"/>
        <w:left w:val="none" w:sz="0" w:space="0" w:color="auto"/>
        <w:bottom w:val="none" w:sz="0" w:space="0" w:color="auto"/>
        <w:right w:val="none" w:sz="0" w:space="0" w:color="auto"/>
      </w:divBdr>
    </w:div>
    <w:div w:id="450560431">
      <w:bodyDiv w:val="1"/>
      <w:marLeft w:val="0"/>
      <w:marRight w:val="0"/>
      <w:marTop w:val="0"/>
      <w:marBottom w:val="0"/>
      <w:divBdr>
        <w:top w:val="none" w:sz="0" w:space="0" w:color="auto"/>
        <w:left w:val="none" w:sz="0" w:space="0" w:color="auto"/>
        <w:bottom w:val="none" w:sz="0" w:space="0" w:color="auto"/>
        <w:right w:val="none" w:sz="0" w:space="0" w:color="auto"/>
      </w:divBdr>
    </w:div>
    <w:div w:id="450636771">
      <w:bodyDiv w:val="1"/>
      <w:marLeft w:val="0"/>
      <w:marRight w:val="0"/>
      <w:marTop w:val="0"/>
      <w:marBottom w:val="0"/>
      <w:divBdr>
        <w:top w:val="none" w:sz="0" w:space="0" w:color="auto"/>
        <w:left w:val="none" w:sz="0" w:space="0" w:color="auto"/>
        <w:bottom w:val="none" w:sz="0" w:space="0" w:color="auto"/>
        <w:right w:val="none" w:sz="0" w:space="0" w:color="auto"/>
      </w:divBdr>
    </w:div>
    <w:div w:id="450637746">
      <w:bodyDiv w:val="1"/>
      <w:marLeft w:val="0"/>
      <w:marRight w:val="0"/>
      <w:marTop w:val="0"/>
      <w:marBottom w:val="0"/>
      <w:divBdr>
        <w:top w:val="none" w:sz="0" w:space="0" w:color="auto"/>
        <w:left w:val="none" w:sz="0" w:space="0" w:color="auto"/>
        <w:bottom w:val="none" w:sz="0" w:space="0" w:color="auto"/>
        <w:right w:val="none" w:sz="0" w:space="0" w:color="auto"/>
      </w:divBdr>
    </w:div>
    <w:div w:id="451170108">
      <w:bodyDiv w:val="1"/>
      <w:marLeft w:val="0"/>
      <w:marRight w:val="0"/>
      <w:marTop w:val="0"/>
      <w:marBottom w:val="0"/>
      <w:divBdr>
        <w:top w:val="none" w:sz="0" w:space="0" w:color="auto"/>
        <w:left w:val="none" w:sz="0" w:space="0" w:color="auto"/>
        <w:bottom w:val="none" w:sz="0" w:space="0" w:color="auto"/>
        <w:right w:val="none" w:sz="0" w:space="0" w:color="auto"/>
      </w:divBdr>
    </w:div>
    <w:div w:id="451172664">
      <w:bodyDiv w:val="1"/>
      <w:marLeft w:val="0"/>
      <w:marRight w:val="0"/>
      <w:marTop w:val="0"/>
      <w:marBottom w:val="0"/>
      <w:divBdr>
        <w:top w:val="none" w:sz="0" w:space="0" w:color="auto"/>
        <w:left w:val="none" w:sz="0" w:space="0" w:color="auto"/>
        <w:bottom w:val="none" w:sz="0" w:space="0" w:color="auto"/>
        <w:right w:val="none" w:sz="0" w:space="0" w:color="auto"/>
      </w:divBdr>
    </w:div>
    <w:div w:id="451285713">
      <w:bodyDiv w:val="1"/>
      <w:marLeft w:val="0"/>
      <w:marRight w:val="0"/>
      <w:marTop w:val="0"/>
      <w:marBottom w:val="0"/>
      <w:divBdr>
        <w:top w:val="none" w:sz="0" w:space="0" w:color="auto"/>
        <w:left w:val="none" w:sz="0" w:space="0" w:color="auto"/>
        <w:bottom w:val="none" w:sz="0" w:space="0" w:color="auto"/>
        <w:right w:val="none" w:sz="0" w:space="0" w:color="auto"/>
      </w:divBdr>
    </w:div>
    <w:div w:id="451443411">
      <w:bodyDiv w:val="1"/>
      <w:marLeft w:val="0"/>
      <w:marRight w:val="0"/>
      <w:marTop w:val="0"/>
      <w:marBottom w:val="0"/>
      <w:divBdr>
        <w:top w:val="none" w:sz="0" w:space="0" w:color="auto"/>
        <w:left w:val="none" w:sz="0" w:space="0" w:color="auto"/>
        <w:bottom w:val="none" w:sz="0" w:space="0" w:color="auto"/>
        <w:right w:val="none" w:sz="0" w:space="0" w:color="auto"/>
      </w:divBdr>
    </w:div>
    <w:div w:id="451632206">
      <w:bodyDiv w:val="1"/>
      <w:marLeft w:val="0"/>
      <w:marRight w:val="0"/>
      <w:marTop w:val="0"/>
      <w:marBottom w:val="0"/>
      <w:divBdr>
        <w:top w:val="none" w:sz="0" w:space="0" w:color="auto"/>
        <w:left w:val="none" w:sz="0" w:space="0" w:color="auto"/>
        <w:bottom w:val="none" w:sz="0" w:space="0" w:color="auto"/>
        <w:right w:val="none" w:sz="0" w:space="0" w:color="auto"/>
      </w:divBdr>
    </w:div>
    <w:div w:id="451674439">
      <w:bodyDiv w:val="1"/>
      <w:marLeft w:val="0"/>
      <w:marRight w:val="0"/>
      <w:marTop w:val="0"/>
      <w:marBottom w:val="0"/>
      <w:divBdr>
        <w:top w:val="none" w:sz="0" w:space="0" w:color="auto"/>
        <w:left w:val="none" w:sz="0" w:space="0" w:color="auto"/>
        <w:bottom w:val="none" w:sz="0" w:space="0" w:color="auto"/>
        <w:right w:val="none" w:sz="0" w:space="0" w:color="auto"/>
      </w:divBdr>
    </w:div>
    <w:div w:id="451824328">
      <w:bodyDiv w:val="1"/>
      <w:marLeft w:val="0"/>
      <w:marRight w:val="0"/>
      <w:marTop w:val="0"/>
      <w:marBottom w:val="0"/>
      <w:divBdr>
        <w:top w:val="none" w:sz="0" w:space="0" w:color="auto"/>
        <w:left w:val="none" w:sz="0" w:space="0" w:color="auto"/>
        <w:bottom w:val="none" w:sz="0" w:space="0" w:color="auto"/>
        <w:right w:val="none" w:sz="0" w:space="0" w:color="auto"/>
      </w:divBdr>
    </w:div>
    <w:div w:id="452097947">
      <w:bodyDiv w:val="1"/>
      <w:marLeft w:val="0"/>
      <w:marRight w:val="0"/>
      <w:marTop w:val="0"/>
      <w:marBottom w:val="0"/>
      <w:divBdr>
        <w:top w:val="none" w:sz="0" w:space="0" w:color="auto"/>
        <w:left w:val="none" w:sz="0" w:space="0" w:color="auto"/>
        <w:bottom w:val="none" w:sz="0" w:space="0" w:color="auto"/>
        <w:right w:val="none" w:sz="0" w:space="0" w:color="auto"/>
      </w:divBdr>
    </w:div>
    <w:div w:id="452286536">
      <w:bodyDiv w:val="1"/>
      <w:marLeft w:val="0"/>
      <w:marRight w:val="0"/>
      <w:marTop w:val="0"/>
      <w:marBottom w:val="0"/>
      <w:divBdr>
        <w:top w:val="none" w:sz="0" w:space="0" w:color="auto"/>
        <w:left w:val="none" w:sz="0" w:space="0" w:color="auto"/>
        <w:bottom w:val="none" w:sz="0" w:space="0" w:color="auto"/>
        <w:right w:val="none" w:sz="0" w:space="0" w:color="auto"/>
      </w:divBdr>
    </w:div>
    <w:div w:id="452292252">
      <w:bodyDiv w:val="1"/>
      <w:marLeft w:val="0"/>
      <w:marRight w:val="0"/>
      <w:marTop w:val="0"/>
      <w:marBottom w:val="0"/>
      <w:divBdr>
        <w:top w:val="none" w:sz="0" w:space="0" w:color="auto"/>
        <w:left w:val="none" w:sz="0" w:space="0" w:color="auto"/>
        <w:bottom w:val="none" w:sz="0" w:space="0" w:color="auto"/>
        <w:right w:val="none" w:sz="0" w:space="0" w:color="auto"/>
      </w:divBdr>
    </w:div>
    <w:div w:id="452407078">
      <w:bodyDiv w:val="1"/>
      <w:marLeft w:val="0"/>
      <w:marRight w:val="0"/>
      <w:marTop w:val="0"/>
      <w:marBottom w:val="0"/>
      <w:divBdr>
        <w:top w:val="none" w:sz="0" w:space="0" w:color="auto"/>
        <w:left w:val="none" w:sz="0" w:space="0" w:color="auto"/>
        <w:bottom w:val="none" w:sz="0" w:space="0" w:color="auto"/>
        <w:right w:val="none" w:sz="0" w:space="0" w:color="auto"/>
      </w:divBdr>
    </w:div>
    <w:div w:id="452477645">
      <w:bodyDiv w:val="1"/>
      <w:marLeft w:val="0"/>
      <w:marRight w:val="0"/>
      <w:marTop w:val="0"/>
      <w:marBottom w:val="0"/>
      <w:divBdr>
        <w:top w:val="none" w:sz="0" w:space="0" w:color="auto"/>
        <w:left w:val="none" w:sz="0" w:space="0" w:color="auto"/>
        <w:bottom w:val="none" w:sz="0" w:space="0" w:color="auto"/>
        <w:right w:val="none" w:sz="0" w:space="0" w:color="auto"/>
      </w:divBdr>
    </w:div>
    <w:div w:id="452486026">
      <w:bodyDiv w:val="1"/>
      <w:marLeft w:val="0"/>
      <w:marRight w:val="0"/>
      <w:marTop w:val="0"/>
      <w:marBottom w:val="0"/>
      <w:divBdr>
        <w:top w:val="none" w:sz="0" w:space="0" w:color="auto"/>
        <w:left w:val="none" w:sz="0" w:space="0" w:color="auto"/>
        <w:bottom w:val="none" w:sz="0" w:space="0" w:color="auto"/>
        <w:right w:val="none" w:sz="0" w:space="0" w:color="auto"/>
      </w:divBdr>
    </w:div>
    <w:div w:id="452555854">
      <w:bodyDiv w:val="1"/>
      <w:marLeft w:val="0"/>
      <w:marRight w:val="0"/>
      <w:marTop w:val="0"/>
      <w:marBottom w:val="0"/>
      <w:divBdr>
        <w:top w:val="none" w:sz="0" w:space="0" w:color="auto"/>
        <w:left w:val="none" w:sz="0" w:space="0" w:color="auto"/>
        <w:bottom w:val="none" w:sz="0" w:space="0" w:color="auto"/>
        <w:right w:val="none" w:sz="0" w:space="0" w:color="auto"/>
      </w:divBdr>
    </w:div>
    <w:div w:id="452556041">
      <w:bodyDiv w:val="1"/>
      <w:marLeft w:val="0"/>
      <w:marRight w:val="0"/>
      <w:marTop w:val="0"/>
      <w:marBottom w:val="0"/>
      <w:divBdr>
        <w:top w:val="none" w:sz="0" w:space="0" w:color="auto"/>
        <w:left w:val="none" w:sz="0" w:space="0" w:color="auto"/>
        <w:bottom w:val="none" w:sz="0" w:space="0" w:color="auto"/>
        <w:right w:val="none" w:sz="0" w:space="0" w:color="auto"/>
      </w:divBdr>
    </w:div>
    <w:div w:id="452598193">
      <w:bodyDiv w:val="1"/>
      <w:marLeft w:val="0"/>
      <w:marRight w:val="0"/>
      <w:marTop w:val="0"/>
      <w:marBottom w:val="0"/>
      <w:divBdr>
        <w:top w:val="none" w:sz="0" w:space="0" w:color="auto"/>
        <w:left w:val="none" w:sz="0" w:space="0" w:color="auto"/>
        <w:bottom w:val="none" w:sz="0" w:space="0" w:color="auto"/>
        <w:right w:val="none" w:sz="0" w:space="0" w:color="auto"/>
      </w:divBdr>
    </w:div>
    <w:div w:id="452747565">
      <w:bodyDiv w:val="1"/>
      <w:marLeft w:val="0"/>
      <w:marRight w:val="0"/>
      <w:marTop w:val="0"/>
      <w:marBottom w:val="0"/>
      <w:divBdr>
        <w:top w:val="none" w:sz="0" w:space="0" w:color="auto"/>
        <w:left w:val="none" w:sz="0" w:space="0" w:color="auto"/>
        <w:bottom w:val="none" w:sz="0" w:space="0" w:color="auto"/>
        <w:right w:val="none" w:sz="0" w:space="0" w:color="auto"/>
      </w:divBdr>
    </w:div>
    <w:div w:id="453257501">
      <w:bodyDiv w:val="1"/>
      <w:marLeft w:val="0"/>
      <w:marRight w:val="0"/>
      <w:marTop w:val="0"/>
      <w:marBottom w:val="0"/>
      <w:divBdr>
        <w:top w:val="none" w:sz="0" w:space="0" w:color="auto"/>
        <w:left w:val="none" w:sz="0" w:space="0" w:color="auto"/>
        <w:bottom w:val="none" w:sz="0" w:space="0" w:color="auto"/>
        <w:right w:val="none" w:sz="0" w:space="0" w:color="auto"/>
      </w:divBdr>
    </w:div>
    <w:div w:id="453443727">
      <w:bodyDiv w:val="1"/>
      <w:marLeft w:val="0"/>
      <w:marRight w:val="0"/>
      <w:marTop w:val="0"/>
      <w:marBottom w:val="0"/>
      <w:divBdr>
        <w:top w:val="none" w:sz="0" w:space="0" w:color="auto"/>
        <w:left w:val="none" w:sz="0" w:space="0" w:color="auto"/>
        <w:bottom w:val="none" w:sz="0" w:space="0" w:color="auto"/>
        <w:right w:val="none" w:sz="0" w:space="0" w:color="auto"/>
      </w:divBdr>
    </w:div>
    <w:div w:id="453598090">
      <w:bodyDiv w:val="1"/>
      <w:marLeft w:val="0"/>
      <w:marRight w:val="0"/>
      <w:marTop w:val="0"/>
      <w:marBottom w:val="0"/>
      <w:divBdr>
        <w:top w:val="none" w:sz="0" w:space="0" w:color="auto"/>
        <w:left w:val="none" w:sz="0" w:space="0" w:color="auto"/>
        <w:bottom w:val="none" w:sz="0" w:space="0" w:color="auto"/>
        <w:right w:val="none" w:sz="0" w:space="0" w:color="auto"/>
      </w:divBdr>
    </w:div>
    <w:div w:id="453645175">
      <w:bodyDiv w:val="1"/>
      <w:marLeft w:val="0"/>
      <w:marRight w:val="0"/>
      <w:marTop w:val="0"/>
      <w:marBottom w:val="0"/>
      <w:divBdr>
        <w:top w:val="none" w:sz="0" w:space="0" w:color="auto"/>
        <w:left w:val="none" w:sz="0" w:space="0" w:color="auto"/>
        <w:bottom w:val="none" w:sz="0" w:space="0" w:color="auto"/>
        <w:right w:val="none" w:sz="0" w:space="0" w:color="auto"/>
      </w:divBdr>
    </w:div>
    <w:div w:id="453669695">
      <w:bodyDiv w:val="1"/>
      <w:marLeft w:val="0"/>
      <w:marRight w:val="0"/>
      <w:marTop w:val="0"/>
      <w:marBottom w:val="0"/>
      <w:divBdr>
        <w:top w:val="none" w:sz="0" w:space="0" w:color="auto"/>
        <w:left w:val="none" w:sz="0" w:space="0" w:color="auto"/>
        <w:bottom w:val="none" w:sz="0" w:space="0" w:color="auto"/>
        <w:right w:val="none" w:sz="0" w:space="0" w:color="auto"/>
      </w:divBdr>
    </w:div>
    <w:div w:id="453791084">
      <w:bodyDiv w:val="1"/>
      <w:marLeft w:val="0"/>
      <w:marRight w:val="0"/>
      <w:marTop w:val="0"/>
      <w:marBottom w:val="0"/>
      <w:divBdr>
        <w:top w:val="none" w:sz="0" w:space="0" w:color="auto"/>
        <w:left w:val="none" w:sz="0" w:space="0" w:color="auto"/>
        <w:bottom w:val="none" w:sz="0" w:space="0" w:color="auto"/>
        <w:right w:val="none" w:sz="0" w:space="0" w:color="auto"/>
      </w:divBdr>
    </w:div>
    <w:div w:id="453795498">
      <w:bodyDiv w:val="1"/>
      <w:marLeft w:val="0"/>
      <w:marRight w:val="0"/>
      <w:marTop w:val="0"/>
      <w:marBottom w:val="0"/>
      <w:divBdr>
        <w:top w:val="none" w:sz="0" w:space="0" w:color="auto"/>
        <w:left w:val="none" w:sz="0" w:space="0" w:color="auto"/>
        <w:bottom w:val="none" w:sz="0" w:space="0" w:color="auto"/>
        <w:right w:val="none" w:sz="0" w:space="0" w:color="auto"/>
      </w:divBdr>
    </w:div>
    <w:div w:id="454447196">
      <w:bodyDiv w:val="1"/>
      <w:marLeft w:val="0"/>
      <w:marRight w:val="0"/>
      <w:marTop w:val="0"/>
      <w:marBottom w:val="0"/>
      <w:divBdr>
        <w:top w:val="none" w:sz="0" w:space="0" w:color="auto"/>
        <w:left w:val="none" w:sz="0" w:space="0" w:color="auto"/>
        <w:bottom w:val="none" w:sz="0" w:space="0" w:color="auto"/>
        <w:right w:val="none" w:sz="0" w:space="0" w:color="auto"/>
      </w:divBdr>
    </w:div>
    <w:div w:id="454565826">
      <w:bodyDiv w:val="1"/>
      <w:marLeft w:val="0"/>
      <w:marRight w:val="0"/>
      <w:marTop w:val="0"/>
      <w:marBottom w:val="0"/>
      <w:divBdr>
        <w:top w:val="none" w:sz="0" w:space="0" w:color="auto"/>
        <w:left w:val="none" w:sz="0" w:space="0" w:color="auto"/>
        <w:bottom w:val="none" w:sz="0" w:space="0" w:color="auto"/>
        <w:right w:val="none" w:sz="0" w:space="0" w:color="auto"/>
      </w:divBdr>
    </w:div>
    <w:div w:id="454715260">
      <w:bodyDiv w:val="1"/>
      <w:marLeft w:val="0"/>
      <w:marRight w:val="0"/>
      <w:marTop w:val="0"/>
      <w:marBottom w:val="0"/>
      <w:divBdr>
        <w:top w:val="none" w:sz="0" w:space="0" w:color="auto"/>
        <w:left w:val="none" w:sz="0" w:space="0" w:color="auto"/>
        <w:bottom w:val="none" w:sz="0" w:space="0" w:color="auto"/>
        <w:right w:val="none" w:sz="0" w:space="0" w:color="auto"/>
      </w:divBdr>
    </w:div>
    <w:div w:id="454762781">
      <w:bodyDiv w:val="1"/>
      <w:marLeft w:val="0"/>
      <w:marRight w:val="0"/>
      <w:marTop w:val="0"/>
      <w:marBottom w:val="0"/>
      <w:divBdr>
        <w:top w:val="none" w:sz="0" w:space="0" w:color="auto"/>
        <w:left w:val="none" w:sz="0" w:space="0" w:color="auto"/>
        <w:bottom w:val="none" w:sz="0" w:space="0" w:color="auto"/>
        <w:right w:val="none" w:sz="0" w:space="0" w:color="auto"/>
      </w:divBdr>
    </w:div>
    <w:div w:id="455106292">
      <w:bodyDiv w:val="1"/>
      <w:marLeft w:val="0"/>
      <w:marRight w:val="0"/>
      <w:marTop w:val="0"/>
      <w:marBottom w:val="0"/>
      <w:divBdr>
        <w:top w:val="none" w:sz="0" w:space="0" w:color="auto"/>
        <w:left w:val="none" w:sz="0" w:space="0" w:color="auto"/>
        <w:bottom w:val="none" w:sz="0" w:space="0" w:color="auto"/>
        <w:right w:val="none" w:sz="0" w:space="0" w:color="auto"/>
      </w:divBdr>
    </w:div>
    <w:div w:id="455369522">
      <w:bodyDiv w:val="1"/>
      <w:marLeft w:val="0"/>
      <w:marRight w:val="0"/>
      <w:marTop w:val="0"/>
      <w:marBottom w:val="0"/>
      <w:divBdr>
        <w:top w:val="none" w:sz="0" w:space="0" w:color="auto"/>
        <w:left w:val="none" w:sz="0" w:space="0" w:color="auto"/>
        <w:bottom w:val="none" w:sz="0" w:space="0" w:color="auto"/>
        <w:right w:val="none" w:sz="0" w:space="0" w:color="auto"/>
      </w:divBdr>
    </w:div>
    <w:div w:id="455374866">
      <w:bodyDiv w:val="1"/>
      <w:marLeft w:val="0"/>
      <w:marRight w:val="0"/>
      <w:marTop w:val="0"/>
      <w:marBottom w:val="0"/>
      <w:divBdr>
        <w:top w:val="none" w:sz="0" w:space="0" w:color="auto"/>
        <w:left w:val="none" w:sz="0" w:space="0" w:color="auto"/>
        <w:bottom w:val="none" w:sz="0" w:space="0" w:color="auto"/>
        <w:right w:val="none" w:sz="0" w:space="0" w:color="auto"/>
      </w:divBdr>
    </w:div>
    <w:div w:id="455416675">
      <w:bodyDiv w:val="1"/>
      <w:marLeft w:val="0"/>
      <w:marRight w:val="0"/>
      <w:marTop w:val="0"/>
      <w:marBottom w:val="0"/>
      <w:divBdr>
        <w:top w:val="none" w:sz="0" w:space="0" w:color="auto"/>
        <w:left w:val="none" w:sz="0" w:space="0" w:color="auto"/>
        <w:bottom w:val="none" w:sz="0" w:space="0" w:color="auto"/>
        <w:right w:val="none" w:sz="0" w:space="0" w:color="auto"/>
      </w:divBdr>
    </w:div>
    <w:div w:id="455561448">
      <w:bodyDiv w:val="1"/>
      <w:marLeft w:val="0"/>
      <w:marRight w:val="0"/>
      <w:marTop w:val="0"/>
      <w:marBottom w:val="0"/>
      <w:divBdr>
        <w:top w:val="none" w:sz="0" w:space="0" w:color="auto"/>
        <w:left w:val="none" w:sz="0" w:space="0" w:color="auto"/>
        <w:bottom w:val="none" w:sz="0" w:space="0" w:color="auto"/>
        <w:right w:val="none" w:sz="0" w:space="0" w:color="auto"/>
      </w:divBdr>
    </w:div>
    <w:div w:id="455566398">
      <w:bodyDiv w:val="1"/>
      <w:marLeft w:val="0"/>
      <w:marRight w:val="0"/>
      <w:marTop w:val="0"/>
      <w:marBottom w:val="0"/>
      <w:divBdr>
        <w:top w:val="none" w:sz="0" w:space="0" w:color="auto"/>
        <w:left w:val="none" w:sz="0" w:space="0" w:color="auto"/>
        <w:bottom w:val="none" w:sz="0" w:space="0" w:color="auto"/>
        <w:right w:val="none" w:sz="0" w:space="0" w:color="auto"/>
      </w:divBdr>
    </w:div>
    <w:div w:id="455754423">
      <w:bodyDiv w:val="1"/>
      <w:marLeft w:val="0"/>
      <w:marRight w:val="0"/>
      <w:marTop w:val="0"/>
      <w:marBottom w:val="0"/>
      <w:divBdr>
        <w:top w:val="none" w:sz="0" w:space="0" w:color="auto"/>
        <w:left w:val="none" w:sz="0" w:space="0" w:color="auto"/>
        <w:bottom w:val="none" w:sz="0" w:space="0" w:color="auto"/>
        <w:right w:val="none" w:sz="0" w:space="0" w:color="auto"/>
      </w:divBdr>
    </w:div>
    <w:div w:id="455805141">
      <w:bodyDiv w:val="1"/>
      <w:marLeft w:val="0"/>
      <w:marRight w:val="0"/>
      <w:marTop w:val="0"/>
      <w:marBottom w:val="0"/>
      <w:divBdr>
        <w:top w:val="none" w:sz="0" w:space="0" w:color="auto"/>
        <w:left w:val="none" w:sz="0" w:space="0" w:color="auto"/>
        <w:bottom w:val="none" w:sz="0" w:space="0" w:color="auto"/>
        <w:right w:val="none" w:sz="0" w:space="0" w:color="auto"/>
      </w:divBdr>
    </w:div>
    <w:div w:id="455873383">
      <w:bodyDiv w:val="1"/>
      <w:marLeft w:val="0"/>
      <w:marRight w:val="0"/>
      <w:marTop w:val="0"/>
      <w:marBottom w:val="0"/>
      <w:divBdr>
        <w:top w:val="none" w:sz="0" w:space="0" w:color="auto"/>
        <w:left w:val="none" w:sz="0" w:space="0" w:color="auto"/>
        <w:bottom w:val="none" w:sz="0" w:space="0" w:color="auto"/>
        <w:right w:val="none" w:sz="0" w:space="0" w:color="auto"/>
      </w:divBdr>
    </w:div>
    <w:div w:id="455946987">
      <w:bodyDiv w:val="1"/>
      <w:marLeft w:val="0"/>
      <w:marRight w:val="0"/>
      <w:marTop w:val="0"/>
      <w:marBottom w:val="0"/>
      <w:divBdr>
        <w:top w:val="none" w:sz="0" w:space="0" w:color="auto"/>
        <w:left w:val="none" w:sz="0" w:space="0" w:color="auto"/>
        <w:bottom w:val="none" w:sz="0" w:space="0" w:color="auto"/>
        <w:right w:val="none" w:sz="0" w:space="0" w:color="auto"/>
      </w:divBdr>
    </w:div>
    <w:div w:id="456070503">
      <w:bodyDiv w:val="1"/>
      <w:marLeft w:val="0"/>
      <w:marRight w:val="0"/>
      <w:marTop w:val="0"/>
      <w:marBottom w:val="0"/>
      <w:divBdr>
        <w:top w:val="none" w:sz="0" w:space="0" w:color="auto"/>
        <w:left w:val="none" w:sz="0" w:space="0" w:color="auto"/>
        <w:bottom w:val="none" w:sz="0" w:space="0" w:color="auto"/>
        <w:right w:val="none" w:sz="0" w:space="0" w:color="auto"/>
      </w:divBdr>
    </w:div>
    <w:div w:id="456072707">
      <w:bodyDiv w:val="1"/>
      <w:marLeft w:val="0"/>
      <w:marRight w:val="0"/>
      <w:marTop w:val="0"/>
      <w:marBottom w:val="0"/>
      <w:divBdr>
        <w:top w:val="none" w:sz="0" w:space="0" w:color="auto"/>
        <w:left w:val="none" w:sz="0" w:space="0" w:color="auto"/>
        <w:bottom w:val="none" w:sz="0" w:space="0" w:color="auto"/>
        <w:right w:val="none" w:sz="0" w:space="0" w:color="auto"/>
      </w:divBdr>
    </w:div>
    <w:div w:id="456488354">
      <w:bodyDiv w:val="1"/>
      <w:marLeft w:val="0"/>
      <w:marRight w:val="0"/>
      <w:marTop w:val="0"/>
      <w:marBottom w:val="0"/>
      <w:divBdr>
        <w:top w:val="none" w:sz="0" w:space="0" w:color="auto"/>
        <w:left w:val="none" w:sz="0" w:space="0" w:color="auto"/>
        <w:bottom w:val="none" w:sz="0" w:space="0" w:color="auto"/>
        <w:right w:val="none" w:sz="0" w:space="0" w:color="auto"/>
      </w:divBdr>
    </w:div>
    <w:div w:id="456722444">
      <w:bodyDiv w:val="1"/>
      <w:marLeft w:val="0"/>
      <w:marRight w:val="0"/>
      <w:marTop w:val="0"/>
      <w:marBottom w:val="0"/>
      <w:divBdr>
        <w:top w:val="none" w:sz="0" w:space="0" w:color="auto"/>
        <w:left w:val="none" w:sz="0" w:space="0" w:color="auto"/>
        <w:bottom w:val="none" w:sz="0" w:space="0" w:color="auto"/>
        <w:right w:val="none" w:sz="0" w:space="0" w:color="auto"/>
      </w:divBdr>
    </w:div>
    <w:div w:id="456919692">
      <w:bodyDiv w:val="1"/>
      <w:marLeft w:val="0"/>
      <w:marRight w:val="0"/>
      <w:marTop w:val="0"/>
      <w:marBottom w:val="0"/>
      <w:divBdr>
        <w:top w:val="none" w:sz="0" w:space="0" w:color="auto"/>
        <w:left w:val="none" w:sz="0" w:space="0" w:color="auto"/>
        <w:bottom w:val="none" w:sz="0" w:space="0" w:color="auto"/>
        <w:right w:val="none" w:sz="0" w:space="0" w:color="auto"/>
      </w:divBdr>
    </w:div>
    <w:div w:id="456996552">
      <w:bodyDiv w:val="1"/>
      <w:marLeft w:val="0"/>
      <w:marRight w:val="0"/>
      <w:marTop w:val="0"/>
      <w:marBottom w:val="0"/>
      <w:divBdr>
        <w:top w:val="none" w:sz="0" w:space="0" w:color="auto"/>
        <w:left w:val="none" w:sz="0" w:space="0" w:color="auto"/>
        <w:bottom w:val="none" w:sz="0" w:space="0" w:color="auto"/>
        <w:right w:val="none" w:sz="0" w:space="0" w:color="auto"/>
      </w:divBdr>
    </w:div>
    <w:div w:id="457333348">
      <w:bodyDiv w:val="1"/>
      <w:marLeft w:val="0"/>
      <w:marRight w:val="0"/>
      <w:marTop w:val="0"/>
      <w:marBottom w:val="0"/>
      <w:divBdr>
        <w:top w:val="none" w:sz="0" w:space="0" w:color="auto"/>
        <w:left w:val="none" w:sz="0" w:space="0" w:color="auto"/>
        <w:bottom w:val="none" w:sz="0" w:space="0" w:color="auto"/>
        <w:right w:val="none" w:sz="0" w:space="0" w:color="auto"/>
      </w:divBdr>
    </w:div>
    <w:div w:id="457452378">
      <w:bodyDiv w:val="1"/>
      <w:marLeft w:val="0"/>
      <w:marRight w:val="0"/>
      <w:marTop w:val="0"/>
      <w:marBottom w:val="0"/>
      <w:divBdr>
        <w:top w:val="none" w:sz="0" w:space="0" w:color="auto"/>
        <w:left w:val="none" w:sz="0" w:space="0" w:color="auto"/>
        <w:bottom w:val="none" w:sz="0" w:space="0" w:color="auto"/>
        <w:right w:val="none" w:sz="0" w:space="0" w:color="auto"/>
      </w:divBdr>
    </w:div>
    <w:div w:id="457456745">
      <w:bodyDiv w:val="1"/>
      <w:marLeft w:val="0"/>
      <w:marRight w:val="0"/>
      <w:marTop w:val="0"/>
      <w:marBottom w:val="0"/>
      <w:divBdr>
        <w:top w:val="none" w:sz="0" w:space="0" w:color="auto"/>
        <w:left w:val="none" w:sz="0" w:space="0" w:color="auto"/>
        <w:bottom w:val="none" w:sz="0" w:space="0" w:color="auto"/>
        <w:right w:val="none" w:sz="0" w:space="0" w:color="auto"/>
      </w:divBdr>
    </w:div>
    <w:div w:id="457769960">
      <w:bodyDiv w:val="1"/>
      <w:marLeft w:val="0"/>
      <w:marRight w:val="0"/>
      <w:marTop w:val="0"/>
      <w:marBottom w:val="0"/>
      <w:divBdr>
        <w:top w:val="none" w:sz="0" w:space="0" w:color="auto"/>
        <w:left w:val="none" w:sz="0" w:space="0" w:color="auto"/>
        <w:bottom w:val="none" w:sz="0" w:space="0" w:color="auto"/>
        <w:right w:val="none" w:sz="0" w:space="0" w:color="auto"/>
      </w:divBdr>
    </w:div>
    <w:div w:id="457797911">
      <w:bodyDiv w:val="1"/>
      <w:marLeft w:val="0"/>
      <w:marRight w:val="0"/>
      <w:marTop w:val="0"/>
      <w:marBottom w:val="0"/>
      <w:divBdr>
        <w:top w:val="none" w:sz="0" w:space="0" w:color="auto"/>
        <w:left w:val="none" w:sz="0" w:space="0" w:color="auto"/>
        <w:bottom w:val="none" w:sz="0" w:space="0" w:color="auto"/>
        <w:right w:val="none" w:sz="0" w:space="0" w:color="auto"/>
      </w:divBdr>
    </w:div>
    <w:div w:id="457798650">
      <w:bodyDiv w:val="1"/>
      <w:marLeft w:val="0"/>
      <w:marRight w:val="0"/>
      <w:marTop w:val="0"/>
      <w:marBottom w:val="0"/>
      <w:divBdr>
        <w:top w:val="none" w:sz="0" w:space="0" w:color="auto"/>
        <w:left w:val="none" w:sz="0" w:space="0" w:color="auto"/>
        <w:bottom w:val="none" w:sz="0" w:space="0" w:color="auto"/>
        <w:right w:val="none" w:sz="0" w:space="0" w:color="auto"/>
      </w:divBdr>
    </w:div>
    <w:div w:id="457845702">
      <w:bodyDiv w:val="1"/>
      <w:marLeft w:val="0"/>
      <w:marRight w:val="0"/>
      <w:marTop w:val="0"/>
      <w:marBottom w:val="0"/>
      <w:divBdr>
        <w:top w:val="none" w:sz="0" w:space="0" w:color="auto"/>
        <w:left w:val="none" w:sz="0" w:space="0" w:color="auto"/>
        <w:bottom w:val="none" w:sz="0" w:space="0" w:color="auto"/>
        <w:right w:val="none" w:sz="0" w:space="0" w:color="auto"/>
      </w:divBdr>
    </w:div>
    <w:div w:id="457914192">
      <w:bodyDiv w:val="1"/>
      <w:marLeft w:val="0"/>
      <w:marRight w:val="0"/>
      <w:marTop w:val="0"/>
      <w:marBottom w:val="0"/>
      <w:divBdr>
        <w:top w:val="none" w:sz="0" w:space="0" w:color="auto"/>
        <w:left w:val="none" w:sz="0" w:space="0" w:color="auto"/>
        <w:bottom w:val="none" w:sz="0" w:space="0" w:color="auto"/>
        <w:right w:val="none" w:sz="0" w:space="0" w:color="auto"/>
      </w:divBdr>
    </w:div>
    <w:div w:id="457916240">
      <w:bodyDiv w:val="1"/>
      <w:marLeft w:val="0"/>
      <w:marRight w:val="0"/>
      <w:marTop w:val="0"/>
      <w:marBottom w:val="0"/>
      <w:divBdr>
        <w:top w:val="none" w:sz="0" w:space="0" w:color="auto"/>
        <w:left w:val="none" w:sz="0" w:space="0" w:color="auto"/>
        <w:bottom w:val="none" w:sz="0" w:space="0" w:color="auto"/>
        <w:right w:val="none" w:sz="0" w:space="0" w:color="auto"/>
      </w:divBdr>
    </w:div>
    <w:div w:id="457916464">
      <w:bodyDiv w:val="1"/>
      <w:marLeft w:val="0"/>
      <w:marRight w:val="0"/>
      <w:marTop w:val="0"/>
      <w:marBottom w:val="0"/>
      <w:divBdr>
        <w:top w:val="none" w:sz="0" w:space="0" w:color="auto"/>
        <w:left w:val="none" w:sz="0" w:space="0" w:color="auto"/>
        <w:bottom w:val="none" w:sz="0" w:space="0" w:color="auto"/>
        <w:right w:val="none" w:sz="0" w:space="0" w:color="auto"/>
      </w:divBdr>
    </w:div>
    <w:div w:id="458186325">
      <w:bodyDiv w:val="1"/>
      <w:marLeft w:val="0"/>
      <w:marRight w:val="0"/>
      <w:marTop w:val="0"/>
      <w:marBottom w:val="0"/>
      <w:divBdr>
        <w:top w:val="none" w:sz="0" w:space="0" w:color="auto"/>
        <w:left w:val="none" w:sz="0" w:space="0" w:color="auto"/>
        <w:bottom w:val="none" w:sz="0" w:space="0" w:color="auto"/>
        <w:right w:val="none" w:sz="0" w:space="0" w:color="auto"/>
      </w:divBdr>
    </w:div>
    <w:div w:id="458257660">
      <w:bodyDiv w:val="1"/>
      <w:marLeft w:val="0"/>
      <w:marRight w:val="0"/>
      <w:marTop w:val="0"/>
      <w:marBottom w:val="0"/>
      <w:divBdr>
        <w:top w:val="none" w:sz="0" w:space="0" w:color="auto"/>
        <w:left w:val="none" w:sz="0" w:space="0" w:color="auto"/>
        <w:bottom w:val="none" w:sz="0" w:space="0" w:color="auto"/>
        <w:right w:val="none" w:sz="0" w:space="0" w:color="auto"/>
      </w:divBdr>
    </w:div>
    <w:div w:id="458450375">
      <w:bodyDiv w:val="1"/>
      <w:marLeft w:val="0"/>
      <w:marRight w:val="0"/>
      <w:marTop w:val="0"/>
      <w:marBottom w:val="0"/>
      <w:divBdr>
        <w:top w:val="none" w:sz="0" w:space="0" w:color="auto"/>
        <w:left w:val="none" w:sz="0" w:space="0" w:color="auto"/>
        <w:bottom w:val="none" w:sz="0" w:space="0" w:color="auto"/>
        <w:right w:val="none" w:sz="0" w:space="0" w:color="auto"/>
      </w:divBdr>
    </w:div>
    <w:div w:id="458764905">
      <w:bodyDiv w:val="1"/>
      <w:marLeft w:val="0"/>
      <w:marRight w:val="0"/>
      <w:marTop w:val="0"/>
      <w:marBottom w:val="0"/>
      <w:divBdr>
        <w:top w:val="none" w:sz="0" w:space="0" w:color="auto"/>
        <w:left w:val="none" w:sz="0" w:space="0" w:color="auto"/>
        <w:bottom w:val="none" w:sz="0" w:space="0" w:color="auto"/>
        <w:right w:val="none" w:sz="0" w:space="0" w:color="auto"/>
      </w:divBdr>
    </w:div>
    <w:div w:id="458841537">
      <w:bodyDiv w:val="1"/>
      <w:marLeft w:val="0"/>
      <w:marRight w:val="0"/>
      <w:marTop w:val="0"/>
      <w:marBottom w:val="0"/>
      <w:divBdr>
        <w:top w:val="none" w:sz="0" w:space="0" w:color="auto"/>
        <w:left w:val="none" w:sz="0" w:space="0" w:color="auto"/>
        <w:bottom w:val="none" w:sz="0" w:space="0" w:color="auto"/>
        <w:right w:val="none" w:sz="0" w:space="0" w:color="auto"/>
      </w:divBdr>
    </w:div>
    <w:div w:id="458914039">
      <w:bodyDiv w:val="1"/>
      <w:marLeft w:val="0"/>
      <w:marRight w:val="0"/>
      <w:marTop w:val="0"/>
      <w:marBottom w:val="0"/>
      <w:divBdr>
        <w:top w:val="none" w:sz="0" w:space="0" w:color="auto"/>
        <w:left w:val="none" w:sz="0" w:space="0" w:color="auto"/>
        <w:bottom w:val="none" w:sz="0" w:space="0" w:color="auto"/>
        <w:right w:val="none" w:sz="0" w:space="0" w:color="auto"/>
      </w:divBdr>
    </w:div>
    <w:div w:id="458955286">
      <w:bodyDiv w:val="1"/>
      <w:marLeft w:val="0"/>
      <w:marRight w:val="0"/>
      <w:marTop w:val="0"/>
      <w:marBottom w:val="0"/>
      <w:divBdr>
        <w:top w:val="none" w:sz="0" w:space="0" w:color="auto"/>
        <w:left w:val="none" w:sz="0" w:space="0" w:color="auto"/>
        <w:bottom w:val="none" w:sz="0" w:space="0" w:color="auto"/>
        <w:right w:val="none" w:sz="0" w:space="0" w:color="auto"/>
      </w:divBdr>
    </w:div>
    <w:div w:id="459033189">
      <w:bodyDiv w:val="1"/>
      <w:marLeft w:val="0"/>
      <w:marRight w:val="0"/>
      <w:marTop w:val="0"/>
      <w:marBottom w:val="0"/>
      <w:divBdr>
        <w:top w:val="none" w:sz="0" w:space="0" w:color="auto"/>
        <w:left w:val="none" w:sz="0" w:space="0" w:color="auto"/>
        <w:bottom w:val="none" w:sz="0" w:space="0" w:color="auto"/>
        <w:right w:val="none" w:sz="0" w:space="0" w:color="auto"/>
      </w:divBdr>
    </w:div>
    <w:div w:id="459037804">
      <w:bodyDiv w:val="1"/>
      <w:marLeft w:val="0"/>
      <w:marRight w:val="0"/>
      <w:marTop w:val="0"/>
      <w:marBottom w:val="0"/>
      <w:divBdr>
        <w:top w:val="none" w:sz="0" w:space="0" w:color="auto"/>
        <w:left w:val="none" w:sz="0" w:space="0" w:color="auto"/>
        <w:bottom w:val="none" w:sz="0" w:space="0" w:color="auto"/>
        <w:right w:val="none" w:sz="0" w:space="0" w:color="auto"/>
      </w:divBdr>
    </w:div>
    <w:div w:id="459104821">
      <w:bodyDiv w:val="1"/>
      <w:marLeft w:val="0"/>
      <w:marRight w:val="0"/>
      <w:marTop w:val="0"/>
      <w:marBottom w:val="0"/>
      <w:divBdr>
        <w:top w:val="none" w:sz="0" w:space="0" w:color="auto"/>
        <w:left w:val="none" w:sz="0" w:space="0" w:color="auto"/>
        <w:bottom w:val="none" w:sz="0" w:space="0" w:color="auto"/>
        <w:right w:val="none" w:sz="0" w:space="0" w:color="auto"/>
      </w:divBdr>
    </w:div>
    <w:div w:id="459223034">
      <w:bodyDiv w:val="1"/>
      <w:marLeft w:val="0"/>
      <w:marRight w:val="0"/>
      <w:marTop w:val="0"/>
      <w:marBottom w:val="0"/>
      <w:divBdr>
        <w:top w:val="none" w:sz="0" w:space="0" w:color="auto"/>
        <w:left w:val="none" w:sz="0" w:space="0" w:color="auto"/>
        <w:bottom w:val="none" w:sz="0" w:space="0" w:color="auto"/>
        <w:right w:val="none" w:sz="0" w:space="0" w:color="auto"/>
      </w:divBdr>
    </w:div>
    <w:div w:id="459302984">
      <w:bodyDiv w:val="1"/>
      <w:marLeft w:val="0"/>
      <w:marRight w:val="0"/>
      <w:marTop w:val="0"/>
      <w:marBottom w:val="0"/>
      <w:divBdr>
        <w:top w:val="none" w:sz="0" w:space="0" w:color="auto"/>
        <w:left w:val="none" w:sz="0" w:space="0" w:color="auto"/>
        <w:bottom w:val="none" w:sz="0" w:space="0" w:color="auto"/>
        <w:right w:val="none" w:sz="0" w:space="0" w:color="auto"/>
      </w:divBdr>
    </w:div>
    <w:div w:id="459567840">
      <w:bodyDiv w:val="1"/>
      <w:marLeft w:val="0"/>
      <w:marRight w:val="0"/>
      <w:marTop w:val="0"/>
      <w:marBottom w:val="0"/>
      <w:divBdr>
        <w:top w:val="none" w:sz="0" w:space="0" w:color="auto"/>
        <w:left w:val="none" w:sz="0" w:space="0" w:color="auto"/>
        <w:bottom w:val="none" w:sz="0" w:space="0" w:color="auto"/>
        <w:right w:val="none" w:sz="0" w:space="0" w:color="auto"/>
      </w:divBdr>
    </w:div>
    <w:div w:id="459610874">
      <w:bodyDiv w:val="1"/>
      <w:marLeft w:val="0"/>
      <w:marRight w:val="0"/>
      <w:marTop w:val="0"/>
      <w:marBottom w:val="0"/>
      <w:divBdr>
        <w:top w:val="none" w:sz="0" w:space="0" w:color="auto"/>
        <w:left w:val="none" w:sz="0" w:space="0" w:color="auto"/>
        <w:bottom w:val="none" w:sz="0" w:space="0" w:color="auto"/>
        <w:right w:val="none" w:sz="0" w:space="0" w:color="auto"/>
      </w:divBdr>
    </w:div>
    <w:div w:id="459883023">
      <w:bodyDiv w:val="1"/>
      <w:marLeft w:val="0"/>
      <w:marRight w:val="0"/>
      <w:marTop w:val="0"/>
      <w:marBottom w:val="0"/>
      <w:divBdr>
        <w:top w:val="none" w:sz="0" w:space="0" w:color="auto"/>
        <w:left w:val="none" w:sz="0" w:space="0" w:color="auto"/>
        <w:bottom w:val="none" w:sz="0" w:space="0" w:color="auto"/>
        <w:right w:val="none" w:sz="0" w:space="0" w:color="auto"/>
      </w:divBdr>
    </w:div>
    <w:div w:id="459885521">
      <w:bodyDiv w:val="1"/>
      <w:marLeft w:val="0"/>
      <w:marRight w:val="0"/>
      <w:marTop w:val="0"/>
      <w:marBottom w:val="0"/>
      <w:divBdr>
        <w:top w:val="none" w:sz="0" w:space="0" w:color="auto"/>
        <w:left w:val="none" w:sz="0" w:space="0" w:color="auto"/>
        <w:bottom w:val="none" w:sz="0" w:space="0" w:color="auto"/>
        <w:right w:val="none" w:sz="0" w:space="0" w:color="auto"/>
      </w:divBdr>
    </w:div>
    <w:div w:id="460075553">
      <w:bodyDiv w:val="1"/>
      <w:marLeft w:val="0"/>
      <w:marRight w:val="0"/>
      <w:marTop w:val="0"/>
      <w:marBottom w:val="0"/>
      <w:divBdr>
        <w:top w:val="none" w:sz="0" w:space="0" w:color="auto"/>
        <w:left w:val="none" w:sz="0" w:space="0" w:color="auto"/>
        <w:bottom w:val="none" w:sz="0" w:space="0" w:color="auto"/>
        <w:right w:val="none" w:sz="0" w:space="0" w:color="auto"/>
      </w:divBdr>
    </w:div>
    <w:div w:id="460197733">
      <w:bodyDiv w:val="1"/>
      <w:marLeft w:val="0"/>
      <w:marRight w:val="0"/>
      <w:marTop w:val="0"/>
      <w:marBottom w:val="0"/>
      <w:divBdr>
        <w:top w:val="none" w:sz="0" w:space="0" w:color="auto"/>
        <w:left w:val="none" w:sz="0" w:space="0" w:color="auto"/>
        <w:bottom w:val="none" w:sz="0" w:space="0" w:color="auto"/>
        <w:right w:val="none" w:sz="0" w:space="0" w:color="auto"/>
      </w:divBdr>
    </w:div>
    <w:div w:id="460223082">
      <w:bodyDiv w:val="1"/>
      <w:marLeft w:val="0"/>
      <w:marRight w:val="0"/>
      <w:marTop w:val="0"/>
      <w:marBottom w:val="0"/>
      <w:divBdr>
        <w:top w:val="none" w:sz="0" w:space="0" w:color="auto"/>
        <w:left w:val="none" w:sz="0" w:space="0" w:color="auto"/>
        <w:bottom w:val="none" w:sz="0" w:space="0" w:color="auto"/>
        <w:right w:val="none" w:sz="0" w:space="0" w:color="auto"/>
      </w:divBdr>
    </w:div>
    <w:div w:id="460727817">
      <w:bodyDiv w:val="1"/>
      <w:marLeft w:val="0"/>
      <w:marRight w:val="0"/>
      <w:marTop w:val="0"/>
      <w:marBottom w:val="0"/>
      <w:divBdr>
        <w:top w:val="none" w:sz="0" w:space="0" w:color="auto"/>
        <w:left w:val="none" w:sz="0" w:space="0" w:color="auto"/>
        <w:bottom w:val="none" w:sz="0" w:space="0" w:color="auto"/>
        <w:right w:val="none" w:sz="0" w:space="0" w:color="auto"/>
      </w:divBdr>
    </w:div>
    <w:div w:id="460807005">
      <w:bodyDiv w:val="1"/>
      <w:marLeft w:val="0"/>
      <w:marRight w:val="0"/>
      <w:marTop w:val="0"/>
      <w:marBottom w:val="0"/>
      <w:divBdr>
        <w:top w:val="none" w:sz="0" w:space="0" w:color="auto"/>
        <w:left w:val="none" w:sz="0" w:space="0" w:color="auto"/>
        <w:bottom w:val="none" w:sz="0" w:space="0" w:color="auto"/>
        <w:right w:val="none" w:sz="0" w:space="0" w:color="auto"/>
      </w:divBdr>
    </w:div>
    <w:div w:id="460850439">
      <w:bodyDiv w:val="1"/>
      <w:marLeft w:val="0"/>
      <w:marRight w:val="0"/>
      <w:marTop w:val="0"/>
      <w:marBottom w:val="0"/>
      <w:divBdr>
        <w:top w:val="none" w:sz="0" w:space="0" w:color="auto"/>
        <w:left w:val="none" w:sz="0" w:space="0" w:color="auto"/>
        <w:bottom w:val="none" w:sz="0" w:space="0" w:color="auto"/>
        <w:right w:val="none" w:sz="0" w:space="0" w:color="auto"/>
      </w:divBdr>
    </w:div>
    <w:div w:id="460851678">
      <w:bodyDiv w:val="1"/>
      <w:marLeft w:val="0"/>
      <w:marRight w:val="0"/>
      <w:marTop w:val="0"/>
      <w:marBottom w:val="0"/>
      <w:divBdr>
        <w:top w:val="none" w:sz="0" w:space="0" w:color="auto"/>
        <w:left w:val="none" w:sz="0" w:space="0" w:color="auto"/>
        <w:bottom w:val="none" w:sz="0" w:space="0" w:color="auto"/>
        <w:right w:val="none" w:sz="0" w:space="0" w:color="auto"/>
      </w:divBdr>
    </w:div>
    <w:div w:id="460924106">
      <w:bodyDiv w:val="1"/>
      <w:marLeft w:val="0"/>
      <w:marRight w:val="0"/>
      <w:marTop w:val="0"/>
      <w:marBottom w:val="0"/>
      <w:divBdr>
        <w:top w:val="none" w:sz="0" w:space="0" w:color="auto"/>
        <w:left w:val="none" w:sz="0" w:space="0" w:color="auto"/>
        <w:bottom w:val="none" w:sz="0" w:space="0" w:color="auto"/>
        <w:right w:val="none" w:sz="0" w:space="0" w:color="auto"/>
      </w:divBdr>
    </w:div>
    <w:div w:id="461119536">
      <w:bodyDiv w:val="1"/>
      <w:marLeft w:val="0"/>
      <w:marRight w:val="0"/>
      <w:marTop w:val="0"/>
      <w:marBottom w:val="0"/>
      <w:divBdr>
        <w:top w:val="none" w:sz="0" w:space="0" w:color="auto"/>
        <w:left w:val="none" w:sz="0" w:space="0" w:color="auto"/>
        <w:bottom w:val="none" w:sz="0" w:space="0" w:color="auto"/>
        <w:right w:val="none" w:sz="0" w:space="0" w:color="auto"/>
      </w:divBdr>
    </w:div>
    <w:div w:id="461269418">
      <w:bodyDiv w:val="1"/>
      <w:marLeft w:val="0"/>
      <w:marRight w:val="0"/>
      <w:marTop w:val="0"/>
      <w:marBottom w:val="0"/>
      <w:divBdr>
        <w:top w:val="none" w:sz="0" w:space="0" w:color="auto"/>
        <w:left w:val="none" w:sz="0" w:space="0" w:color="auto"/>
        <w:bottom w:val="none" w:sz="0" w:space="0" w:color="auto"/>
        <w:right w:val="none" w:sz="0" w:space="0" w:color="auto"/>
      </w:divBdr>
    </w:div>
    <w:div w:id="461271476">
      <w:bodyDiv w:val="1"/>
      <w:marLeft w:val="0"/>
      <w:marRight w:val="0"/>
      <w:marTop w:val="0"/>
      <w:marBottom w:val="0"/>
      <w:divBdr>
        <w:top w:val="none" w:sz="0" w:space="0" w:color="auto"/>
        <w:left w:val="none" w:sz="0" w:space="0" w:color="auto"/>
        <w:bottom w:val="none" w:sz="0" w:space="0" w:color="auto"/>
        <w:right w:val="none" w:sz="0" w:space="0" w:color="auto"/>
      </w:divBdr>
    </w:div>
    <w:div w:id="461583759">
      <w:bodyDiv w:val="1"/>
      <w:marLeft w:val="0"/>
      <w:marRight w:val="0"/>
      <w:marTop w:val="0"/>
      <w:marBottom w:val="0"/>
      <w:divBdr>
        <w:top w:val="none" w:sz="0" w:space="0" w:color="auto"/>
        <w:left w:val="none" w:sz="0" w:space="0" w:color="auto"/>
        <w:bottom w:val="none" w:sz="0" w:space="0" w:color="auto"/>
        <w:right w:val="none" w:sz="0" w:space="0" w:color="auto"/>
      </w:divBdr>
    </w:div>
    <w:div w:id="461777188">
      <w:bodyDiv w:val="1"/>
      <w:marLeft w:val="0"/>
      <w:marRight w:val="0"/>
      <w:marTop w:val="0"/>
      <w:marBottom w:val="0"/>
      <w:divBdr>
        <w:top w:val="none" w:sz="0" w:space="0" w:color="auto"/>
        <w:left w:val="none" w:sz="0" w:space="0" w:color="auto"/>
        <w:bottom w:val="none" w:sz="0" w:space="0" w:color="auto"/>
        <w:right w:val="none" w:sz="0" w:space="0" w:color="auto"/>
      </w:divBdr>
    </w:div>
    <w:div w:id="461970848">
      <w:bodyDiv w:val="1"/>
      <w:marLeft w:val="0"/>
      <w:marRight w:val="0"/>
      <w:marTop w:val="0"/>
      <w:marBottom w:val="0"/>
      <w:divBdr>
        <w:top w:val="none" w:sz="0" w:space="0" w:color="auto"/>
        <w:left w:val="none" w:sz="0" w:space="0" w:color="auto"/>
        <w:bottom w:val="none" w:sz="0" w:space="0" w:color="auto"/>
        <w:right w:val="none" w:sz="0" w:space="0" w:color="auto"/>
      </w:divBdr>
    </w:div>
    <w:div w:id="462115470">
      <w:bodyDiv w:val="1"/>
      <w:marLeft w:val="0"/>
      <w:marRight w:val="0"/>
      <w:marTop w:val="0"/>
      <w:marBottom w:val="0"/>
      <w:divBdr>
        <w:top w:val="none" w:sz="0" w:space="0" w:color="auto"/>
        <w:left w:val="none" w:sz="0" w:space="0" w:color="auto"/>
        <w:bottom w:val="none" w:sz="0" w:space="0" w:color="auto"/>
        <w:right w:val="none" w:sz="0" w:space="0" w:color="auto"/>
      </w:divBdr>
    </w:div>
    <w:div w:id="462116094">
      <w:bodyDiv w:val="1"/>
      <w:marLeft w:val="0"/>
      <w:marRight w:val="0"/>
      <w:marTop w:val="0"/>
      <w:marBottom w:val="0"/>
      <w:divBdr>
        <w:top w:val="none" w:sz="0" w:space="0" w:color="auto"/>
        <w:left w:val="none" w:sz="0" w:space="0" w:color="auto"/>
        <w:bottom w:val="none" w:sz="0" w:space="0" w:color="auto"/>
        <w:right w:val="none" w:sz="0" w:space="0" w:color="auto"/>
      </w:divBdr>
    </w:div>
    <w:div w:id="462238067">
      <w:bodyDiv w:val="1"/>
      <w:marLeft w:val="0"/>
      <w:marRight w:val="0"/>
      <w:marTop w:val="0"/>
      <w:marBottom w:val="0"/>
      <w:divBdr>
        <w:top w:val="none" w:sz="0" w:space="0" w:color="auto"/>
        <w:left w:val="none" w:sz="0" w:space="0" w:color="auto"/>
        <w:bottom w:val="none" w:sz="0" w:space="0" w:color="auto"/>
        <w:right w:val="none" w:sz="0" w:space="0" w:color="auto"/>
      </w:divBdr>
    </w:div>
    <w:div w:id="462357602">
      <w:bodyDiv w:val="1"/>
      <w:marLeft w:val="0"/>
      <w:marRight w:val="0"/>
      <w:marTop w:val="0"/>
      <w:marBottom w:val="0"/>
      <w:divBdr>
        <w:top w:val="none" w:sz="0" w:space="0" w:color="auto"/>
        <w:left w:val="none" w:sz="0" w:space="0" w:color="auto"/>
        <w:bottom w:val="none" w:sz="0" w:space="0" w:color="auto"/>
        <w:right w:val="none" w:sz="0" w:space="0" w:color="auto"/>
      </w:divBdr>
    </w:div>
    <w:div w:id="462384534">
      <w:bodyDiv w:val="1"/>
      <w:marLeft w:val="0"/>
      <w:marRight w:val="0"/>
      <w:marTop w:val="0"/>
      <w:marBottom w:val="0"/>
      <w:divBdr>
        <w:top w:val="none" w:sz="0" w:space="0" w:color="auto"/>
        <w:left w:val="none" w:sz="0" w:space="0" w:color="auto"/>
        <w:bottom w:val="none" w:sz="0" w:space="0" w:color="auto"/>
        <w:right w:val="none" w:sz="0" w:space="0" w:color="auto"/>
      </w:divBdr>
    </w:div>
    <w:div w:id="462430494">
      <w:bodyDiv w:val="1"/>
      <w:marLeft w:val="0"/>
      <w:marRight w:val="0"/>
      <w:marTop w:val="0"/>
      <w:marBottom w:val="0"/>
      <w:divBdr>
        <w:top w:val="none" w:sz="0" w:space="0" w:color="auto"/>
        <w:left w:val="none" w:sz="0" w:space="0" w:color="auto"/>
        <w:bottom w:val="none" w:sz="0" w:space="0" w:color="auto"/>
        <w:right w:val="none" w:sz="0" w:space="0" w:color="auto"/>
      </w:divBdr>
    </w:div>
    <w:div w:id="462505081">
      <w:bodyDiv w:val="1"/>
      <w:marLeft w:val="0"/>
      <w:marRight w:val="0"/>
      <w:marTop w:val="0"/>
      <w:marBottom w:val="0"/>
      <w:divBdr>
        <w:top w:val="none" w:sz="0" w:space="0" w:color="auto"/>
        <w:left w:val="none" w:sz="0" w:space="0" w:color="auto"/>
        <w:bottom w:val="none" w:sz="0" w:space="0" w:color="auto"/>
        <w:right w:val="none" w:sz="0" w:space="0" w:color="auto"/>
      </w:divBdr>
    </w:div>
    <w:div w:id="463084278">
      <w:bodyDiv w:val="1"/>
      <w:marLeft w:val="0"/>
      <w:marRight w:val="0"/>
      <w:marTop w:val="0"/>
      <w:marBottom w:val="0"/>
      <w:divBdr>
        <w:top w:val="none" w:sz="0" w:space="0" w:color="auto"/>
        <w:left w:val="none" w:sz="0" w:space="0" w:color="auto"/>
        <w:bottom w:val="none" w:sz="0" w:space="0" w:color="auto"/>
        <w:right w:val="none" w:sz="0" w:space="0" w:color="auto"/>
      </w:divBdr>
    </w:div>
    <w:div w:id="463232709">
      <w:bodyDiv w:val="1"/>
      <w:marLeft w:val="0"/>
      <w:marRight w:val="0"/>
      <w:marTop w:val="0"/>
      <w:marBottom w:val="0"/>
      <w:divBdr>
        <w:top w:val="none" w:sz="0" w:space="0" w:color="auto"/>
        <w:left w:val="none" w:sz="0" w:space="0" w:color="auto"/>
        <w:bottom w:val="none" w:sz="0" w:space="0" w:color="auto"/>
        <w:right w:val="none" w:sz="0" w:space="0" w:color="auto"/>
      </w:divBdr>
    </w:div>
    <w:div w:id="463237065">
      <w:bodyDiv w:val="1"/>
      <w:marLeft w:val="0"/>
      <w:marRight w:val="0"/>
      <w:marTop w:val="0"/>
      <w:marBottom w:val="0"/>
      <w:divBdr>
        <w:top w:val="none" w:sz="0" w:space="0" w:color="auto"/>
        <w:left w:val="none" w:sz="0" w:space="0" w:color="auto"/>
        <w:bottom w:val="none" w:sz="0" w:space="0" w:color="auto"/>
        <w:right w:val="none" w:sz="0" w:space="0" w:color="auto"/>
      </w:divBdr>
    </w:div>
    <w:div w:id="463351073">
      <w:bodyDiv w:val="1"/>
      <w:marLeft w:val="0"/>
      <w:marRight w:val="0"/>
      <w:marTop w:val="0"/>
      <w:marBottom w:val="0"/>
      <w:divBdr>
        <w:top w:val="none" w:sz="0" w:space="0" w:color="auto"/>
        <w:left w:val="none" w:sz="0" w:space="0" w:color="auto"/>
        <w:bottom w:val="none" w:sz="0" w:space="0" w:color="auto"/>
        <w:right w:val="none" w:sz="0" w:space="0" w:color="auto"/>
      </w:divBdr>
    </w:div>
    <w:div w:id="463429909">
      <w:bodyDiv w:val="1"/>
      <w:marLeft w:val="0"/>
      <w:marRight w:val="0"/>
      <w:marTop w:val="0"/>
      <w:marBottom w:val="0"/>
      <w:divBdr>
        <w:top w:val="none" w:sz="0" w:space="0" w:color="auto"/>
        <w:left w:val="none" w:sz="0" w:space="0" w:color="auto"/>
        <w:bottom w:val="none" w:sz="0" w:space="0" w:color="auto"/>
        <w:right w:val="none" w:sz="0" w:space="0" w:color="auto"/>
      </w:divBdr>
    </w:div>
    <w:div w:id="463499796">
      <w:bodyDiv w:val="1"/>
      <w:marLeft w:val="0"/>
      <w:marRight w:val="0"/>
      <w:marTop w:val="0"/>
      <w:marBottom w:val="0"/>
      <w:divBdr>
        <w:top w:val="none" w:sz="0" w:space="0" w:color="auto"/>
        <w:left w:val="none" w:sz="0" w:space="0" w:color="auto"/>
        <w:bottom w:val="none" w:sz="0" w:space="0" w:color="auto"/>
        <w:right w:val="none" w:sz="0" w:space="0" w:color="auto"/>
      </w:divBdr>
    </w:div>
    <w:div w:id="463542565">
      <w:bodyDiv w:val="1"/>
      <w:marLeft w:val="0"/>
      <w:marRight w:val="0"/>
      <w:marTop w:val="0"/>
      <w:marBottom w:val="0"/>
      <w:divBdr>
        <w:top w:val="none" w:sz="0" w:space="0" w:color="auto"/>
        <w:left w:val="none" w:sz="0" w:space="0" w:color="auto"/>
        <w:bottom w:val="none" w:sz="0" w:space="0" w:color="auto"/>
        <w:right w:val="none" w:sz="0" w:space="0" w:color="auto"/>
      </w:divBdr>
    </w:div>
    <w:div w:id="463741087">
      <w:bodyDiv w:val="1"/>
      <w:marLeft w:val="0"/>
      <w:marRight w:val="0"/>
      <w:marTop w:val="0"/>
      <w:marBottom w:val="0"/>
      <w:divBdr>
        <w:top w:val="none" w:sz="0" w:space="0" w:color="auto"/>
        <w:left w:val="none" w:sz="0" w:space="0" w:color="auto"/>
        <w:bottom w:val="none" w:sz="0" w:space="0" w:color="auto"/>
        <w:right w:val="none" w:sz="0" w:space="0" w:color="auto"/>
      </w:divBdr>
    </w:div>
    <w:div w:id="463741198">
      <w:bodyDiv w:val="1"/>
      <w:marLeft w:val="0"/>
      <w:marRight w:val="0"/>
      <w:marTop w:val="0"/>
      <w:marBottom w:val="0"/>
      <w:divBdr>
        <w:top w:val="none" w:sz="0" w:space="0" w:color="auto"/>
        <w:left w:val="none" w:sz="0" w:space="0" w:color="auto"/>
        <w:bottom w:val="none" w:sz="0" w:space="0" w:color="auto"/>
        <w:right w:val="none" w:sz="0" w:space="0" w:color="auto"/>
      </w:divBdr>
    </w:div>
    <w:div w:id="463813407">
      <w:bodyDiv w:val="1"/>
      <w:marLeft w:val="0"/>
      <w:marRight w:val="0"/>
      <w:marTop w:val="0"/>
      <w:marBottom w:val="0"/>
      <w:divBdr>
        <w:top w:val="none" w:sz="0" w:space="0" w:color="auto"/>
        <w:left w:val="none" w:sz="0" w:space="0" w:color="auto"/>
        <w:bottom w:val="none" w:sz="0" w:space="0" w:color="auto"/>
        <w:right w:val="none" w:sz="0" w:space="0" w:color="auto"/>
      </w:divBdr>
    </w:div>
    <w:div w:id="463891463">
      <w:bodyDiv w:val="1"/>
      <w:marLeft w:val="0"/>
      <w:marRight w:val="0"/>
      <w:marTop w:val="0"/>
      <w:marBottom w:val="0"/>
      <w:divBdr>
        <w:top w:val="none" w:sz="0" w:space="0" w:color="auto"/>
        <w:left w:val="none" w:sz="0" w:space="0" w:color="auto"/>
        <w:bottom w:val="none" w:sz="0" w:space="0" w:color="auto"/>
        <w:right w:val="none" w:sz="0" w:space="0" w:color="auto"/>
      </w:divBdr>
    </w:div>
    <w:div w:id="464156771">
      <w:bodyDiv w:val="1"/>
      <w:marLeft w:val="0"/>
      <w:marRight w:val="0"/>
      <w:marTop w:val="0"/>
      <w:marBottom w:val="0"/>
      <w:divBdr>
        <w:top w:val="none" w:sz="0" w:space="0" w:color="auto"/>
        <w:left w:val="none" w:sz="0" w:space="0" w:color="auto"/>
        <w:bottom w:val="none" w:sz="0" w:space="0" w:color="auto"/>
        <w:right w:val="none" w:sz="0" w:space="0" w:color="auto"/>
      </w:divBdr>
    </w:div>
    <w:div w:id="464197640">
      <w:bodyDiv w:val="1"/>
      <w:marLeft w:val="0"/>
      <w:marRight w:val="0"/>
      <w:marTop w:val="0"/>
      <w:marBottom w:val="0"/>
      <w:divBdr>
        <w:top w:val="none" w:sz="0" w:space="0" w:color="auto"/>
        <w:left w:val="none" w:sz="0" w:space="0" w:color="auto"/>
        <w:bottom w:val="none" w:sz="0" w:space="0" w:color="auto"/>
        <w:right w:val="none" w:sz="0" w:space="0" w:color="auto"/>
      </w:divBdr>
    </w:div>
    <w:div w:id="464272431">
      <w:bodyDiv w:val="1"/>
      <w:marLeft w:val="0"/>
      <w:marRight w:val="0"/>
      <w:marTop w:val="0"/>
      <w:marBottom w:val="0"/>
      <w:divBdr>
        <w:top w:val="none" w:sz="0" w:space="0" w:color="auto"/>
        <w:left w:val="none" w:sz="0" w:space="0" w:color="auto"/>
        <w:bottom w:val="none" w:sz="0" w:space="0" w:color="auto"/>
        <w:right w:val="none" w:sz="0" w:space="0" w:color="auto"/>
      </w:divBdr>
    </w:div>
    <w:div w:id="464273923">
      <w:bodyDiv w:val="1"/>
      <w:marLeft w:val="0"/>
      <w:marRight w:val="0"/>
      <w:marTop w:val="0"/>
      <w:marBottom w:val="0"/>
      <w:divBdr>
        <w:top w:val="none" w:sz="0" w:space="0" w:color="auto"/>
        <w:left w:val="none" w:sz="0" w:space="0" w:color="auto"/>
        <w:bottom w:val="none" w:sz="0" w:space="0" w:color="auto"/>
        <w:right w:val="none" w:sz="0" w:space="0" w:color="auto"/>
      </w:divBdr>
    </w:div>
    <w:div w:id="464860245">
      <w:bodyDiv w:val="1"/>
      <w:marLeft w:val="0"/>
      <w:marRight w:val="0"/>
      <w:marTop w:val="0"/>
      <w:marBottom w:val="0"/>
      <w:divBdr>
        <w:top w:val="none" w:sz="0" w:space="0" w:color="auto"/>
        <w:left w:val="none" w:sz="0" w:space="0" w:color="auto"/>
        <w:bottom w:val="none" w:sz="0" w:space="0" w:color="auto"/>
        <w:right w:val="none" w:sz="0" w:space="0" w:color="auto"/>
      </w:divBdr>
    </w:div>
    <w:div w:id="464934349">
      <w:bodyDiv w:val="1"/>
      <w:marLeft w:val="0"/>
      <w:marRight w:val="0"/>
      <w:marTop w:val="0"/>
      <w:marBottom w:val="0"/>
      <w:divBdr>
        <w:top w:val="none" w:sz="0" w:space="0" w:color="auto"/>
        <w:left w:val="none" w:sz="0" w:space="0" w:color="auto"/>
        <w:bottom w:val="none" w:sz="0" w:space="0" w:color="auto"/>
        <w:right w:val="none" w:sz="0" w:space="0" w:color="auto"/>
      </w:divBdr>
    </w:div>
    <w:div w:id="464978073">
      <w:bodyDiv w:val="1"/>
      <w:marLeft w:val="0"/>
      <w:marRight w:val="0"/>
      <w:marTop w:val="0"/>
      <w:marBottom w:val="0"/>
      <w:divBdr>
        <w:top w:val="none" w:sz="0" w:space="0" w:color="auto"/>
        <w:left w:val="none" w:sz="0" w:space="0" w:color="auto"/>
        <w:bottom w:val="none" w:sz="0" w:space="0" w:color="auto"/>
        <w:right w:val="none" w:sz="0" w:space="0" w:color="auto"/>
      </w:divBdr>
    </w:div>
    <w:div w:id="465124480">
      <w:bodyDiv w:val="1"/>
      <w:marLeft w:val="0"/>
      <w:marRight w:val="0"/>
      <w:marTop w:val="0"/>
      <w:marBottom w:val="0"/>
      <w:divBdr>
        <w:top w:val="none" w:sz="0" w:space="0" w:color="auto"/>
        <w:left w:val="none" w:sz="0" w:space="0" w:color="auto"/>
        <w:bottom w:val="none" w:sz="0" w:space="0" w:color="auto"/>
        <w:right w:val="none" w:sz="0" w:space="0" w:color="auto"/>
      </w:divBdr>
    </w:div>
    <w:div w:id="465125521">
      <w:bodyDiv w:val="1"/>
      <w:marLeft w:val="0"/>
      <w:marRight w:val="0"/>
      <w:marTop w:val="0"/>
      <w:marBottom w:val="0"/>
      <w:divBdr>
        <w:top w:val="none" w:sz="0" w:space="0" w:color="auto"/>
        <w:left w:val="none" w:sz="0" w:space="0" w:color="auto"/>
        <w:bottom w:val="none" w:sz="0" w:space="0" w:color="auto"/>
        <w:right w:val="none" w:sz="0" w:space="0" w:color="auto"/>
      </w:divBdr>
    </w:div>
    <w:div w:id="465127308">
      <w:bodyDiv w:val="1"/>
      <w:marLeft w:val="0"/>
      <w:marRight w:val="0"/>
      <w:marTop w:val="0"/>
      <w:marBottom w:val="0"/>
      <w:divBdr>
        <w:top w:val="none" w:sz="0" w:space="0" w:color="auto"/>
        <w:left w:val="none" w:sz="0" w:space="0" w:color="auto"/>
        <w:bottom w:val="none" w:sz="0" w:space="0" w:color="auto"/>
        <w:right w:val="none" w:sz="0" w:space="0" w:color="auto"/>
      </w:divBdr>
    </w:div>
    <w:div w:id="465241157">
      <w:bodyDiv w:val="1"/>
      <w:marLeft w:val="0"/>
      <w:marRight w:val="0"/>
      <w:marTop w:val="0"/>
      <w:marBottom w:val="0"/>
      <w:divBdr>
        <w:top w:val="none" w:sz="0" w:space="0" w:color="auto"/>
        <w:left w:val="none" w:sz="0" w:space="0" w:color="auto"/>
        <w:bottom w:val="none" w:sz="0" w:space="0" w:color="auto"/>
        <w:right w:val="none" w:sz="0" w:space="0" w:color="auto"/>
      </w:divBdr>
    </w:div>
    <w:div w:id="465246296">
      <w:bodyDiv w:val="1"/>
      <w:marLeft w:val="0"/>
      <w:marRight w:val="0"/>
      <w:marTop w:val="0"/>
      <w:marBottom w:val="0"/>
      <w:divBdr>
        <w:top w:val="none" w:sz="0" w:space="0" w:color="auto"/>
        <w:left w:val="none" w:sz="0" w:space="0" w:color="auto"/>
        <w:bottom w:val="none" w:sz="0" w:space="0" w:color="auto"/>
        <w:right w:val="none" w:sz="0" w:space="0" w:color="auto"/>
      </w:divBdr>
    </w:div>
    <w:div w:id="465513502">
      <w:bodyDiv w:val="1"/>
      <w:marLeft w:val="0"/>
      <w:marRight w:val="0"/>
      <w:marTop w:val="0"/>
      <w:marBottom w:val="0"/>
      <w:divBdr>
        <w:top w:val="none" w:sz="0" w:space="0" w:color="auto"/>
        <w:left w:val="none" w:sz="0" w:space="0" w:color="auto"/>
        <w:bottom w:val="none" w:sz="0" w:space="0" w:color="auto"/>
        <w:right w:val="none" w:sz="0" w:space="0" w:color="auto"/>
      </w:divBdr>
    </w:div>
    <w:div w:id="465658829">
      <w:bodyDiv w:val="1"/>
      <w:marLeft w:val="0"/>
      <w:marRight w:val="0"/>
      <w:marTop w:val="0"/>
      <w:marBottom w:val="0"/>
      <w:divBdr>
        <w:top w:val="none" w:sz="0" w:space="0" w:color="auto"/>
        <w:left w:val="none" w:sz="0" w:space="0" w:color="auto"/>
        <w:bottom w:val="none" w:sz="0" w:space="0" w:color="auto"/>
        <w:right w:val="none" w:sz="0" w:space="0" w:color="auto"/>
      </w:divBdr>
    </w:div>
    <w:div w:id="465897425">
      <w:bodyDiv w:val="1"/>
      <w:marLeft w:val="0"/>
      <w:marRight w:val="0"/>
      <w:marTop w:val="0"/>
      <w:marBottom w:val="0"/>
      <w:divBdr>
        <w:top w:val="none" w:sz="0" w:space="0" w:color="auto"/>
        <w:left w:val="none" w:sz="0" w:space="0" w:color="auto"/>
        <w:bottom w:val="none" w:sz="0" w:space="0" w:color="auto"/>
        <w:right w:val="none" w:sz="0" w:space="0" w:color="auto"/>
      </w:divBdr>
    </w:div>
    <w:div w:id="466363953">
      <w:bodyDiv w:val="1"/>
      <w:marLeft w:val="0"/>
      <w:marRight w:val="0"/>
      <w:marTop w:val="0"/>
      <w:marBottom w:val="0"/>
      <w:divBdr>
        <w:top w:val="none" w:sz="0" w:space="0" w:color="auto"/>
        <w:left w:val="none" w:sz="0" w:space="0" w:color="auto"/>
        <w:bottom w:val="none" w:sz="0" w:space="0" w:color="auto"/>
        <w:right w:val="none" w:sz="0" w:space="0" w:color="auto"/>
      </w:divBdr>
    </w:div>
    <w:div w:id="466439446">
      <w:bodyDiv w:val="1"/>
      <w:marLeft w:val="0"/>
      <w:marRight w:val="0"/>
      <w:marTop w:val="0"/>
      <w:marBottom w:val="0"/>
      <w:divBdr>
        <w:top w:val="none" w:sz="0" w:space="0" w:color="auto"/>
        <w:left w:val="none" w:sz="0" w:space="0" w:color="auto"/>
        <w:bottom w:val="none" w:sz="0" w:space="0" w:color="auto"/>
        <w:right w:val="none" w:sz="0" w:space="0" w:color="auto"/>
      </w:divBdr>
    </w:div>
    <w:div w:id="466512213">
      <w:bodyDiv w:val="1"/>
      <w:marLeft w:val="0"/>
      <w:marRight w:val="0"/>
      <w:marTop w:val="0"/>
      <w:marBottom w:val="0"/>
      <w:divBdr>
        <w:top w:val="none" w:sz="0" w:space="0" w:color="auto"/>
        <w:left w:val="none" w:sz="0" w:space="0" w:color="auto"/>
        <w:bottom w:val="none" w:sz="0" w:space="0" w:color="auto"/>
        <w:right w:val="none" w:sz="0" w:space="0" w:color="auto"/>
      </w:divBdr>
    </w:div>
    <w:div w:id="466702507">
      <w:bodyDiv w:val="1"/>
      <w:marLeft w:val="0"/>
      <w:marRight w:val="0"/>
      <w:marTop w:val="0"/>
      <w:marBottom w:val="0"/>
      <w:divBdr>
        <w:top w:val="none" w:sz="0" w:space="0" w:color="auto"/>
        <w:left w:val="none" w:sz="0" w:space="0" w:color="auto"/>
        <w:bottom w:val="none" w:sz="0" w:space="0" w:color="auto"/>
        <w:right w:val="none" w:sz="0" w:space="0" w:color="auto"/>
      </w:divBdr>
    </w:div>
    <w:div w:id="466817639">
      <w:bodyDiv w:val="1"/>
      <w:marLeft w:val="0"/>
      <w:marRight w:val="0"/>
      <w:marTop w:val="0"/>
      <w:marBottom w:val="0"/>
      <w:divBdr>
        <w:top w:val="none" w:sz="0" w:space="0" w:color="auto"/>
        <w:left w:val="none" w:sz="0" w:space="0" w:color="auto"/>
        <w:bottom w:val="none" w:sz="0" w:space="0" w:color="auto"/>
        <w:right w:val="none" w:sz="0" w:space="0" w:color="auto"/>
      </w:divBdr>
    </w:div>
    <w:div w:id="466823739">
      <w:bodyDiv w:val="1"/>
      <w:marLeft w:val="0"/>
      <w:marRight w:val="0"/>
      <w:marTop w:val="0"/>
      <w:marBottom w:val="0"/>
      <w:divBdr>
        <w:top w:val="none" w:sz="0" w:space="0" w:color="auto"/>
        <w:left w:val="none" w:sz="0" w:space="0" w:color="auto"/>
        <w:bottom w:val="none" w:sz="0" w:space="0" w:color="auto"/>
        <w:right w:val="none" w:sz="0" w:space="0" w:color="auto"/>
      </w:divBdr>
    </w:div>
    <w:div w:id="466944941">
      <w:bodyDiv w:val="1"/>
      <w:marLeft w:val="0"/>
      <w:marRight w:val="0"/>
      <w:marTop w:val="0"/>
      <w:marBottom w:val="0"/>
      <w:divBdr>
        <w:top w:val="none" w:sz="0" w:space="0" w:color="auto"/>
        <w:left w:val="none" w:sz="0" w:space="0" w:color="auto"/>
        <w:bottom w:val="none" w:sz="0" w:space="0" w:color="auto"/>
        <w:right w:val="none" w:sz="0" w:space="0" w:color="auto"/>
      </w:divBdr>
    </w:div>
    <w:div w:id="467019686">
      <w:bodyDiv w:val="1"/>
      <w:marLeft w:val="0"/>
      <w:marRight w:val="0"/>
      <w:marTop w:val="0"/>
      <w:marBottom w:val="0"/>
      <w:divBdr>
        <w:top w:val="none" w:sz="0" w:space="0" w:color="auto"/>
        <w:left w:val="none" w:sz="0" w:space="0" w:color="auto"/>
        <w:bottom w:val="none" w:sz="0" w:space="0" w:color="auto"/>
        <w:right w:val="none" w:sz="0" w:space="0" w:color="auto"/>
      </w:divBdr>
    </w:div>
    <w:div w:id="467090676">
      <w:bodyDiv w:val="1"/>
      <w:marLeft w:val="0"/>
      <w:marRight w:val="0"/>
      <w:marTop w:val="0"/>
      <w:marBottom w:val="0"/>
      <w:divBdr>
        <w:top w:val="none" w:sz="0" w:space="0" w:color="auto"/>
        <w:left w:val="none" w:sz="0" w:space="0" w:color="auto"/>
        <w:bottom w:val="none" w:sz="0" w:space="0" w:color="auto"/>
        <w:right w:val="none" w:sz="0" w:space="0" w:color="auto"/>
      </w:divBdr>
    </w:div>
    <w:div w:id="467091840">
      <w:bodyDiv w:val="1"/>
      <w:marLeft w:val="0"/>
      <w:marRight w:val="0"/>
      <w:marTop w:val="0"/>
      <w:marBottom w:val="0"/>
      <w:divBdr>
        <w:top w:val="none" w:sz="0" w:space="0" w:color="auto"/>
        <w:left w:val="none" w:sz="0" w:space="0" w:color="auto"/>
        <w:bottom w:val="none" w:sz="0" w:space="0" w:color="auto"/>
        <w:right w:val="none" w:sz="0" w:space="0" w:color="auto"/>
      </w:divBdr>
    </w:div>
    <w:div w:id="467092477">
      <w:bodyDiv w:val="1"/>
      <w:marLeft w:val="0"/>
      <w:marRight w:val="0"/>
      <w:marTop w:val="0"/>
      <w:marBottom w:val="0"/>
      <w:divBdr>
        <w:top w:val="none" w:sz="0" w:space="0" w:color="auto"/>
        <w:left w:val="none" w:sz="0" w:space="0" w:color="auto"/>
        <w:bottom w:val="none" w:sz="0" w:space="0" w:color="auto"/>
        <w:right w:val="none" w:sz="0" w:space="0" w:color="auto"/>
      </w:divBdr>
    </w:div>
    <w:div w:id="467284522">
      <w:bodyDiv w:val="1"/>
      <w:marLeft w:val="0"/>
      <w:marRight w:val="0"/>
      <w:marTop w:val="0"/>
      <w:marBottom w:val="0"/>
      <w:divBdr>
        <w:top w:val="none" w:sz="0" w:space="0" w:color="auto"/>
        <w:left w:val="none" w:sz="0" w:space="0" w:color="auto"/>
        <w:bottom w:val="none" w:sz="0" w:space="0" w:color="auto"/>
        <w:right w:val="none" w:sz="0" w:space="0" w:color="auto"/>
      </w:divBdr>
    </w:div>
    <w:div w:id="467556866">
      <w:bodyDiv w:val="1"/>
      <w:marLeft w:val="0"/>
      <w:marRight w:val="0"/>
      <w:marTop w:val="0"/>
      <w:marBottom w:val="0"/>
      <w:divBdr>
        <w:top w:val="none" w:sz="0" w:space="0" w:color="auto"/>
        <w:left w:val="none" w:sz="0" w:space="0" w:color="auto"/>
        <w:bottom w:val="none" w:sz="0" w:space="0" w:color="auto"/>
        <w:right w:val="none" w:sz="0" w:space="0" w:color="auto"/>
      </w:divBdr>
    </w:div>
    <w:div w:id="467824211">
      <w:bodyDiv w:val="1"/>
      <w:marLeft w:val="0"/>
      <w:marRight w:val="0"/>
      <w:marTop w:val="0"/>
      <w:marBottom w:val="0"/>
      <w:divBdr>
        <w:top w:val="none" w:sz="0" w:space="0" w:color="auto"/>
        <w:left w:val="none" w:sz="0" w:space="0" w:color="auto"/>
        <w:bottom w:val="none" w:sz="0" w:space="0" w:color="auto"/>
        <w:right w:val="none" w:sz="0" w:space="0" w:color="auto"/>
      </w:divBdr>
    </w:div>
    <w:div w:id="468011885">
      <w:bodyDiv w:val="1"/>
      <w:marLeft w:val="0"/>
      <w:marRight w:val="0"/>
      <w:marTop w:val="0"/>
      <w:marBottom w:val="0"/>
      <w:divBdr>
        <w:top w:val="none" w:sz="0" w:space="0" w:color="auto"/>
        <w:left w:val="none" w:sz="0" w:space="0" w:color="auto"/>
        <w:bottom w:val="none" w:sz="0" w:space="0" w:color="auto"/>
        <w:right w:val="none" w:sz="0" w:space="0" w:color="auto"/>
      </w:divBdr>
    </w:div>
    <w:div w:id="468058940">
      <w:bodyDiv w:val="1"/>
      <w:marLeft w:val="0"/>
      <w:marRight w:val="0"/>
      <w:marTop w:val="0"/>
      <w:marBottom w:val="0"/>
      <w:divBdr>
        <w:top w:val="none" w:sz="0" w:space="0" w:color="auto"/>
        <w:left w:val="none" w:sz="0" w:space="0" w:color="auto"/>
        <w:bottom w:val="none" w:sz="0" w:space="0" w:color="auto"/>
        <w:right w:val="none" w:sz="0" w:space="0" w:color="auto"/>
      </w:divBdr>
    </w:div>
    <w:div w:id="468128302">
      <w:bodyDiv w:val="1"/>
      <w:marLeft w:val="0"/>
      <w:marRight w:val="0"/>
      <w:marTop w:val="0"/>
      <w:marBottom w:val="0"/>
      <w:divBdr>
        <w:top w:val="none" w:sz="0" w:space="0" w:color="auto"/>
        <w:left w:val="none" w:sz="0" w:space="0" w:color="auto"/>
        <w:bottom w:val="none" w:sz="0" w:space="0" w:color="auto"/>
        <w:right w:val="none" w:sz="0" w:space="0" w:color="auto"/>
      </w:divBdr>
    </w:div>
    <w:div w:id="468477617">
      <w:bodyDiv w:val="1"/>
      <w:marLeft w:val="0"/>
      <w:marRight w:val="0"/>
      <w:marTop w:val="0"/>
      <w:marBottom w:val="0"/>
      <w:divBdr>
        <w:top w:val="none" w:sz="0" w:space="0" w:color="auto"/>
        <w:left w:val="none" w:sz="0" w:space="0" w:color="auto"/>
        <w:bottom w:val="none" w:sz="0" w:space="0" w:color="auto"/>
        <w:right w:val="none" w:sz="0" w:space="0" w:color="auto"/>
      </w:divBdr>
    </w:div>
    <w:div w:id="468481391">
      <w:bodyDiv w:val="1"/>
      <w:marLeft w:val="0"/>
      <w:marRight w:val="0"/>
      <w:marTop w:val="0"/>
      <w:marBottom w:val="0"/>
      <w:divBdr>
        <w:top w:val="none" w:sz="0" w:space="0" w:color="auto"/>
        <w:left w:val="none" w:sz="0" w:space="0" w:color="auto"/>
        <w:bottom w:val="none" w:sz="0" w:space="0" w:color="auto"/>
        <w:right w:val="none" w:sz="0" w:space="0" w:color="auto"/>
      </w:divBdr>
    </w:div>
    <w:div w:id="468521911">
      <w:bodyDiv w:val="1"/>
      <w:marLeft w:val="0"/>
      <w:marRight w:val="0"/>
      <w:marTop w:val="0"/>
      <w:marBottom w:val="0"/>
      <w:divBdr>
        <w:top w:val="none" w:sz="0" w:space="0" w:color="auto"/>
        <w:left w:val="none" w:sz="0" w:space="0" w:color="auto"/>
        <w:bottom w:val="none" w:sz="0" w:space="0" w:color="auto"/>
        <w:right w:val="none" w:sz="0" w:space="0" w:color="auto"/>
      </w:divBdr>
    </w:div>
    <w:div w:id="468598821">
      <w:bodyDiv w:val="1"/>
      <w:marLeft w:val="0"/>
      <w:marRight w:val="0"/>
      <w:marTop w:val="0"/>
      <w:marBottom w:val="0"/>
      <w:divBdr>
        <w:top w:val="none" w:sz="0" w:space="0" w:color="auto"/>
        <w:left w:val="none" w:sz="0" w:space="0" w:color="auto"/>
        <w:bottom w:val="none" w:sz="0" w:space="0" w:color="auto"/>
        <w:right w:val="none" w:sz="0" w:space="0" w:color="auto"/>
      </w:divBdr>
    </w:div>
    <w:div w:id="468938781">
      <w:bodyDiv w:val="1"/>
      <w:marLeft w:val="0"/>
      <w:marRight w:val="0"/>
      <w:marTop w:val="0"/>
      <w:marBottom w:val="0"/>
      <w:divBdr>
        <w:top w:val="none" w:sz="0" w:space="0" w:color="auto"/>
        <w:left w:val="none" w:sz="0" w:space="0" w:color="auto"/>
        <w:bottom w:val="none" w:sz="0" w:space="0" w:color="auto"/>
        <w:right w:val="none" w:sz="0" w:space="0" w:color="auto"/>
      </w:divBdr>
    </w:div>
    <w:div w:id="469058178">
      <w:bodyDiv w:val="1"/>
      <w:marLeft w:val="0"/>
      <w:marRight w:val="0"/>
      <w:marTop w:val="0"/>
      <w:marBottom w:val="0"/>
      <w:divBdr>
        <w:top w:val="none" w:sz="0" w:space="0" w:color="auto"/>
        <w:left w:val="none" w:sz="0" w:space="0" w:color="auto"/>
        <w:bottom w:val="none" w:sz="0" w:space="0" w:color="auto"/>
        <w:right w:val="none" w:sz="0" w:space="0" w:color="auto"/>
      </w:divBdr>
    </w:div>
    <w:div w:id="469251181">
      <w:bodyDiv w:val="1"/>
      <w:marLeft w:val="0"/>
      <w:marRight w:val="0"/>
      <w:marTop w:val="0"/>
      <w:marBottom w:val="0"/>
      <w:divBdr>
        <w:top w:val="none" w:sz="0" w:space="0" w:color="auto"/>
        <w:left w:val="none" w:sz="0" w:space="0" w:color="auto"/>
        <w:bottom w:val="none" w:sz="0" w:space="0" w:color="auto"/>
        <w:right w:val="none" w:sz="0" w:space="0" w:color="auto"/>
      </w:divBdr>
    </w:div>
    <w:div w:id="469789030">
      <w:bodyDiv w:val="1"/>
      <w:marLeft w:val="0"/>
      <w:marRight w:val="0"/>
      <w:marTop w:val="0"/>
      <w:marBottom w:val="0"/>
      <w:divBdr>
        <w:top w:val="none" w:sz="0" w:space="0" w:color="auto"/>
        <w:left w:val="none" w:sz="0" w:space="0" w:color="auto"/>
        <w:bottom w:val="none" w:sz="0" w:space="0" w:color="auto"/>
        <w:right w:val="none" w:sz="0" w:space="0" w:color="auto"/>
      </w:divBdr>
    </w:div>
    <w:div w:id="469905156">
      <w:bodyDiv w:val="1"/>
      <w:marLeft w:val="0"/>
      <w:marRight w:val="0"/>
      <w:marTop w:val="0"/>
      <w:marBottom w:val="0"/>
      <w:divBdr>
        <w:top w:val="none" w:sz="0" w:space="0" w:color="auto"/>
        <w:left w:val="none" w:sz="0" w:space="0" w:color="auto"/>
        <w:bottom w:val="none" w:sz="0" w:space="0" w:color="auto"/>
        <w:right w:val="none" w:sz="0" w:space="0" w:color="auto"/>
      </w:divBdr>
    </w:div>
    <w:div w:id="470051597">
      <w:bodyDiv w:val="1"/>
      <w:marLeft w:val="0"/>
      <w:marRight w:val="0"/>
      <w:marTop w:val="0"/>
      <w:marBottom w:val="0"/>
      <w:divBdr>
        <w:top w:val="none" w:sz="0" w:space="0" w:color="auto"/>
        <w:left w:val="none" w:sz="0" w:space="0" w:color="auto"/>
        <w:bottom w:val="none" w:sz="0" w:space="0" w:color="auto"/>
        <w:right w:val="none" w:sz="0" w:space="0" w:color="auto"/>
      </w:divBdr>
    </w:div>
    <w:div w:id="470098732">
      <w:bodyDiv w:val="1"/>
      <w:marLeft w:val="0"/>
      <w:marRight w:val="0"/>
      <w:marTop w:val="0"/>
      <w:marBottom w:val="0"/>
      <w:divBdr>
        <w:top w:val="none" w:sz="0" w:space="0" w:color="auto"/>
        <w:left w:val="none" w:sz="0" w:space="0" w:color="auto"/>
        <w:bottom w:val="none" w:sz="0" w:space="0" w:color="auto"/>
        <w:right w:val="none" w:sz="0" w:space="0" w:color="auto"/>
      </w:divBdr>
    </w:div>
    <w:div w:id="470102767">
      <w:bodyDiv w:val="1"/>
      <w:marLeft w:val="0"/>
      <w:marRight w:val="0"/>
      <w:marTop w:val="0"/>
      <w:marBottom w:val="0"/>
      <w:divBdr>
        <w:top w:val="none" w:sz="0" w:space="0" w:color="auto"/>
        <w:left w:val="none" w:sz="0" w:space="0" w:color="auto"/>
        <w:bottom w:val="none" w:sz="0" w:space="0" w:color="auto"/>
        <w:right w:val="none" w:sz="0" w:space="0" w:color="auto"/>
      </w:divBdr>
    </w:div>
    <w:div w:id="470442038">
      <w:bodyDiv w:val="1"/>
      <w:marLeft w:val="0"/>
      <w:marRight w:val="0"/>
      <w:marTop w:val="0"/>
      <w:marBottom w:val="0"/>
      <w:divBdr>
        <w:top w:val="none" w:sz="0" w:space="0" w:color="auto"/>
        <w:left w:val="none" w:sz="0" w:space="0" w:color="auto"/>
        <w:bottom w:val="none" w:sz="0" w:space="0" w:color="auto"/>
        <w:right w:val="none" w:sz="0" w:space="0" w:color="auto"/>
      </w:divBdr>
    </w:div>
    <w:div w:id="470486864">
      <w:bodyDiv w:val="1"/>
      <w:marLeft w:val="0"/>
      <w:marRight w:val="0"/>
      <w:marTop w:val="0"/>
      <w:marBottom w:val="0"/>
      <w:divBdr>
        <w:top w:val="none" w:sz="0" w:space="0" w:color="auto"/>
        <w:left w:val="none" w:sz="0" w:space="0" w:color="auto"/>
        <w:bottom w:val="none" w:sz="0" w:space="0" w:color="auto"/>
        <w:right w:val="none" w:sz="0" w:space="0" w:color="auto"/>
      </w:divBdr>
    </w:div>
    <w:div w:id="470825145">
      <w:bodyDiv w:val="1"/>
      <w:marLeft w:val="0"/>
      <w:marRight w:val="0"/>
      <w:marTop w:val="0"/>
      <w:marBottom w:val="0"/>
      <w:divBdr>
        <w:top w:val="none" w:sz="0" w:space="0" w:color="auto"/>
        <w:left w:val="none" w:sz="0" w:space="0" w:color="auto"/>
        <w:bottom w:val="none" w:sz="0" w:space="0" w:color="auto"/>
        <w:right w:val="none" w:sz="0" w:space="0" w:color="auto"/>
      </w:divBdr>
    </w:div>
    <w:div w:id="470827853">
      <w:bodyDiv w:val="1"/>
      <w:marLeft w:val="0"/>
      <w:marRight w:val="0"/>
      <w:marTop w:val="0"/>
      <w:marBottom w:val="0"/>
      <w:divBdr>
        <w:top w:val="none" w:sz="0" w:space="0" w:color="auto"/>
        <w:left w:val="none" w:sz="0" w:space="0" w:color="auto"/>
        <w:bottom w:val="none" w:sz="0" w:space="0" w:color="auto"/>
        <w:right w:val="none" w:sz="0" w:space="0" w:color="auto"/>
      </w:divBdr>
    </w:div>
    <w:div w:id="470905248">
      <w:bodyDiv w:val="1"/>
      <w:marLeft w:val="0"/>
      <w:marRight w:val="0"/>
      <w:marTop w:val="0"/>
      <w:marBottom w:val="0"/>
      <w:divBdr>
        <w:top w:val="none" w:sz="0" w:space="0" w:color="auto"/>
        <w:left w:val="none" w:sz="0" w:space="0" w:color="auto"/>
        <w:bottom w:val="none" w:sz="0" w:space="0" w:color="auto"/>
        <w:right w:val="none" w:sz="0" w:space="0" w:color="auto"/>
      </w:divBdr>
    </w:div>
    <w:div w:id="470944072">
      <w:bodyDiv w:val="1"/>
      <w:marLeft w:val="0"/>
      <w:marRight w:val="0"/>
      <w:marTop w:val="0"/>
      <w:marBottom w:val="0"/>
      <w:divBdr>
        <w:top w:val="none" w:sz="0" w:space="0" w:color="auto"/>
        <w:left w:val="none" w:sz="0" w:space="0" w:color="auto"/>
        <w:bottom w:val="none" w:sz="0" w:space="0" w:color="auto"/>
        <w:right w:val="none" w:sz="0" w:space="0" w:color="auto"/>
      </w:divBdr>
    </w:div>
    <w:div w:id="470946009">
      <w:bodyDiv w:val="1"/>
      <w:marLeft w:val="0"/>
      <w:marRight w:val="0"/>
      <w:marTop w:val="0"/>
      <w:marBottom w:val="0"/>
      <w:divBdr>
        <w:top w:val="none" w:sz="0" w:space="0" w:color="auto"/>
        <w:left w:val="none" w:sz="0" w:space="0" w:color="auto"/>
        <w:bottom w:val="none" w:sz="0" w:space="0" w:color="auto"/>
        <w:right w:val="none" w:sz="0" w:space="0" w:color="auto"/>
      </w:divBdr>
    </w:div>
    <w:div w:id="471022523">
      <w:bodyDiv w:val="1"/>
      <w:marLeft w:val="0"/>
      <w:marRight w:val="0"/>
      <w:marTop w:val="0"/>
      <w:marBottom w:val="0"/>
      <w:divBdr>
        <w:top w:val="none" w:sz="0" w:space="0" w:color="auto"/>
        <w:left w:val="none" w:sz="0" w:space="0" w:color="auto"/>
        <w:bottom w:val="none" w:sz="0" w:space="0" w:color="auto"/>
        <w:right w:val="none" w:sz="0" w:space="0" w:color="auto"/>
      </w:divBdr>
    </w:div>
    <w:div w:id="471170438">
      <w:bodyDiv w:val="1"/>
      <w:marLeft w:val="0"/>
      <w:marRight w:val="0"/>
      <w:marTop w:val="0"/>
      <w:marBottom w:val="0"/>
      <w:divBdr>
        <w:top w:val="none" w:sz="0" w:space="0" w:color="auto"/>
        <w:left w:val="none" w:sz="0" w:space="0" w:color="auto"/>
        <w:bottom w:val="none" w:sz="0" w:space="0" w:color="auto"/>
        <w:right w:val="none" w:sz="0" w:space="0" w:color="auto"/>
      </w:divBdr>
    </w:div>
    <w:div w:id="471290602">
      <w:bodyDiv w:val="1"/>
      <w:marLeft w:val="0"/>
      <w:marRight w:val="0"/>
      <w:marTop w:val="0"/>
      <w:marBottom w:val="0"/>
      <w:divBdr>
        <w:top w:val="none" w:sz="0" w:space="0" w:color="auto"/>
        <w:left w:val="none" w:sz="0" w:space="0" w:color="auto"/>
        <w:bottom w:val="none" w:sz="0" w:space="0" w:color="auto"/>
        <w:right w:val="none" w:sz="0" w:space="0" w:color="auto"/>
      </w:divBdr>
    </w:div>
    <w:div w:id="471948816">
      <w:bodyDiv w:val="1"/>
      <w:marLeft w:val="0"/>
      <w:marRight w:val="0"/>
      <w:marTop w:val="0"/>
      <w:marBottom w:val="0"/>
      <w:divBdr>
        <w:top w:val="none" w:sz="0" w:space="0" w:color="auto"/>
        <w:left w:val="none" w:sz="0" w:space="0" w:color="auto"/>
        <w:bottom w:val="none" w:sz="0" w:space="0" w:color="auto"/>
        <w:right w:val="none" w:sz="0" w:space="0" w:color="auto"/>
      </w:divBdr>
    </w:div>
    <w:div w:id="471991464">
      <w:bodyDiv w:val="1"/>
      <w:marLeft w:val="0"/>
      <w:marRight w:val="0"/>
      <w:marTop w:val="0"/>
      <w:marBottom w:val="0"/>
      <w:divBdr>
        <w:top w:val="none" w:sz="0" w:space="0" w:color="auto"/>
        <w:left w:val="none" w:sz="0" w:space="0" w:color="auto"/>
        <w:bottom w:val="none" w:sz="0" w:space="0" w:color="auto"/>
        <w:right w:val="none" w:sz="0" w:space="0" w:color="auto"/>
      </w:divBdr>
    </w:div>
    <w:div w:id="472187129">
      <w:bodyDiv w:val="1"/>
      <w:marLeft w:val="0"/>
      <w:marRight w:val="0"/>
      <w:marTop w:val="0"/>
      <w:marBottom w:val="0"/>
      <w:divBdr>
        <w:top w:val="none" w:sz="0" w:space="0" w:color="auto"/>
        <w:left w:val="none" w:sz="0" w:space="0" w:color="auto"/>
        <w:bottom w:val="none" w:sz="0" w:space="0" w:color="auto"/>
        <w:right w:val="none" w:sz="0" w:space="0" w:color="auto"/>
      </w:divBdr>
    </w:div>
    <w:div w:id="472216594">
      <w:bodyDiv w:val="1"/>
      <w:marLeft w:val="0"/>
      <w:marRight w:val="0"/>
      <w:marTop w:val="0"/>
      <w:marBottom w:val="0"/>
      <w:divBdr>
        <w:top w:val="none" w:sz="0" w:space="0" w:color="auto"/>
        <w:left w:val="none" w:sz="0" w:space="0" w:color="auto"/>
        <w:bottom w:val="none" w:sz="0" w:space="0" w:color="auto"/>
        <w:right w:val="none" w:sz="0" w:space="0" w:color="auto"/>
      </w:divBdr>
    </w:div>
    <w:div w:id="472253374">
      <w:bodyDiv w:val="1"/>
      <w:marLeft w:val="0"/>
      <w:marRight w:val="0"/>
      <w:marTop w:val="0"/>
      <w:marBottom w:val="0"/>
      <w:divBdr>
        <w:top w:val="none" w:sz="0" w:space="0" w:color="auto"/>
        <w:left w:val="none" w:sz="0" w:space="0" w:color="auto"/>
        <w:bottom w:val="none" w:sz="0" w:space="0" w:color="auto"/>
        <w:right w:val="none" w:sz="0" w:space="0" w:color="auto"/>
      </w:divBdr>
    </w:div>
    <w:div w:id="472332439">
      <w:bodyDiv w:val="1"/>
      <w:marLeft w:val="0"/>
      <w:marRight w:val="0"/>
      <w:marTop w:val="0"/>
      <w:marBottom w:val="0"/>
      <w:divBdr>
        <w:top w:val="none" w:sz="0" w:space="0" w:color="auto"/>
        <w:left w:val="none" w:sz="0" w:space="0" w:color="auto"/>
        <w:bottom w:val="none" w:sz="0" w:space="0" w:color="auto"/>
        <w:right w:val="none" w:sz="0" w:space="0" w:color="auto"/>
      </w:divBdr>
    </w:div>
    <w:div w:id="472408555">
      <w:bodyDiv w:val="1"/>
      <w:marLeft w:val="0"/>
      <w:marRight w:val="0"/>
      <w:marTop w:val="0"/>
      <w:marBottom w:val="0"/>
      <w:divBdr>
        <w:top w:val="none" w:sz="0" w:space="0" w:color="auto"/>
        <w:left w:val="none" w:sz="0" w:space="0" w:color="auto"/>
        <w:bottom w:val="none" w:sz="0" w:space="0" w:color="auto"/>
        <w:right w:val="none" w:sz="0" w:space="0" w:color="auto"/>
      </w:divBdr>
    </w:div>
    <w:div w:id="472714891">
      <w:bodyDiv w:val="1"/>
      <w:marLeft w:val="0"/>
      <w:marRight w:val="0"/>
      <w:marTop w:val="0"/>
      <w:marBottom w:val="0"/>
      <w:divBdr>
        <w:top w:val="none" w:sz="0" w:space="0" w:color="auto"/>
        <w:left w:val="none" w:sz="0" w:space="0" w:color="auto"/>
        <w:bottom w:val="none" w:sz="0" w:space="0" w:color="auto"/>
        <w:right w:val="none" w:sz="0" w:space="0" w:color="auto"/>
      </w:divBdr>
    </w:div>
    <w:div w:id="473134632">
      <w:bodyDiv w:val="1"/>
      <w:marLeft w:val="0"/>
      <w:marRight w:val="0"/>
      <w:marTop w:val="0"/>
      <w:marBottom w:val="0"/>
      <w:divBdr>
        <w:top w:val="none" w:sz="0" w:space="0" w:color="auto"/>
        <w:left w:val="none" w:sz="0" w:space="0" w:color="auto"/>
        <w:bottom w:val="none" w:sz="0" w:space="0" w:color="auto"/>
        <w:right w:val="none" w:sz="0" w:space="0" w:color="auto"/>
      </w:divBdr>
    </w:div>
    <w:div w:id="473177510">
      <w:bodyDiv w:val="1"/>
      <w:marLeft w:val="0"/>
      <w:marRight w:val="0"/>
      <w:marTop w:val="0"/>
      <w:marBottom w:val="0"/>
      <w:divBdr>
        <w:top w:val="none" w:sz="0" w:space="0" w:color="auto"/>
        <w:left w:val="none" w:sz="0" w:space="0" w:color="auto"/>
        <w:bottom w:val="none" w:sz="0" w:space="0" w:color="auto"/>
        <w:right w:val="none" w:sz="0" w:space="0" w:color="auto"/>
      </w:divBdr>
    </w:div>
    <w:div w:id="473256028">
      <w:bodyDiv w:val="1"/>
      <w:marLeft w:val="0"/>
      <w:marRight w:val="0"/>
      <w:marTop w:val="0"/>
      <w:marBottom w:val="0"/>
      <w:divBdr>
        <w:top w:val="none" w:sz="0" w:space="0" w:color="auto"/>
        <w:left w:val="none" w:sz="0" w:space="0" w:color="auto"/>
        <w:bottom w:val="none" w:sz="0" w:space="0" w:color="auto"/>
        <w:right w:val="none" w:sz="0" w:space="0" w:color="auto"/>
      </w:divBdr>
    </w:div>
    <w:div w:id="473301024">
      <w:bodyDiv w:val="1"/>
      <w:marLeft w:val="0"/>
      <w:marRight w:val="0"/>
      <w:marTop w:val="0"/>
      <w:marBottom w:val="0"/>
      <w:divBdr>
        <w:top w:val="none" w:sz="0" w:space="0" w:color="auto"/>
        <w:left w:val="none" w:sz="0" w:space="0" w:color="auto"/>
        <w:bottom w:val="none" w:sz="0" w:space="0" w:color="auto"/>
        <w:right w:val="none" w:sz="0" w:space="0" w:color="auto"/>
      </w:divBdr>
    </w:div>
    <w:div w:id="473572068">
      <w:bodyDiv w:val="1"/>
      <w:marLeft w:val="0"/>
      <w:marRight w:val="0"/>
      <w:marTop w:val="0"/>
      <w:marBottom w:val="0"/>
      <w:divBdr>
        <w:top w:val="none" w:sz="0" w:space="0" w:color="auto"/>
        <w:left w:val="none" w:sz="0" w:space="0" w:color="auto"/>
        <w:bottom w:val="none" w:sz="0" w:space="0" w:color="auto"/>
        <w:right w:val="none" w:sz="0" w:space="0" w:color="auto"/>
      </w:divBdr>
    </w:div>
    <w:div w:id="473718322">
      <w:bodyDiv w:val="1"/>
      <w:marLeft w:val="0"/>
      <w:marRight w:val="0"/>
      <w:marTop w:val="0"/>
      <w:marBottom w:val="0"/>
      <w:divBdr>
        <w:top w:val="none" w:sz="0" w:space="0" w:color="auto"/>
        <w:left w:val="none" w:sz="0" w:space="0" w:color="auto"/>
        <w:bottom w:val="none" w:sz="0" w:space="0" w:color="auto"/>
        <w:right w:val="none" w:sz="0" w:space="0" w:color="auto"/>
      </w:divBdr>
    </w:div>
    <w:div w:id="473959036">
      <w:bodyDiv w:val="1"/>
      <w:marLeft w:val="0"/>
      <w:marRight w:val="0"/>
      <w:marTop w:val="0"/>
      <w:marBottom w:val="0"/>
      <w:divBdr>
        <w:top w:val="none" w:sz="0" w:space="0" w:color="auto"/>
        <w:left w:val="none" w:sz="0" w:space="0" w:color="auto"/>
        <w:bottom w:val="none" w:sz="0" w:space="0" w:color="auto"/>
        <w:right w:val="none" w:sz="0" w:space="0" w:color="auto"/>
      </w:divBdr>
    </w:div>
    <w:div w:id="474031927">
      <w:bodyDiv w:val="1"/>
      <w:marLeft w:val="0"/>
      <w:marRight w:val="0"/>
      <w:marTop w:val="0"/>
      <w:marBottom w:val="0"/>
      <w:divBdr>
        <w:top w:val="none" w:sz="0" w:space="0" w:color="auto"/>
        <w:left w:val="none" w:sz="0" w:space="0" w:color="auto"/>
        <w:bottom w:val="none" w:sz="0" w:space="0" w:color="auto"/>
        <w:right w:val="none" w:sz="0" w:space="0" w:color="auto"/>
      </w:divBdr>
    </w:div>
    <w:div w:id="474108049">
      <w:bodyDiv w:val="1"/>
      <w:marLeft w:val="0"/>
      <w:marRight w:val="0"/>
      <w:marTop w:val="0"/>
      <w:marBottom w:val="0"/>
      <w:divBdr>
        <w:top w:val="none" w:sz="0" w:space="0" w:color="auto"/>
        <w:left w:val="none" w:sz="0" w:space="0" w:color="auto"/>
        <w:bottom w:val="none" w:sz="0" w:space="0" w:color="auto"/>
        <w:right w:val="none" w:sz="0" w:space="0" w:color="auto"/>
      </w:divBdr>
    </w:div>
    <w:div w:id="474184132">
      <w:bodyDiv w:val="1"/>
      <w:marLeft w:val="0"/>
      <w:marRight w:val="0"/>
      <w:marTop w:val="0"/>
      <w:marBottom w:val="0"/>
      <w:divBdr>
        <w:top w:val="none" w:sz="0" w:space="0" w:color="auto"/>
        <w:left w:val="none" w:sz="0" w:space="0" w:color="auto"/>
        <w:bottom w:val="none" w:sz="0" w:space="0" w:color="auto"/>
        <w:right w:val="none" w:sz="0" w:space="0" w:color="auto"/>
      </w:divBdr>
    </w:div>
    <w:div w:id="474224018">
      <w:bodyDiv w:val="1"/>
      <w:marLeft w:val="0"/>
      <w:marRight w:val="0"/>
      <w:marTop w:val="0"/>
      <w:marBottom w:val="0"/>
      <w:divBdr>
        <w:top w:val="none" w:sz="0" w:space="0" w:color="auto"/>
        <w:left w:val="none" w:sz="0" w:space="0" w:color="auto"/>
        <w:bottom w:val="none" w:sz="0" w:space="0" w:color="auto"/>
        <w:right w:val="none" w:sz="0" w:space="0" w:color="auto"/>
      </w:divBdr>
    </w:div>
    <w:div w:id="474644442">
      <w:bodyDiv w:val="1"/>
      <w:marLeft w:val="0"/>
      <w:marRight w:val="0"/>
      <w:marTop w:val="0"/>
      <w:marBottom w:val="0"/>
      <w:divBdr>
        <w:top w:val="none" w:sz="0" w:space="0" w:color="auto"/>
        <w:left w:val="none" w:sz="0" w:space="0" w:color="auto"/>
        <w:bottom w:val="none" w:sz="0" w:space="0" w:color="auto"/>
        <w:right w:val="none" w:sz="0" w:space="0" w:color="auto"/>
      </w:divBdr>
    </w:div>
    <w:div w:id="474906614">
      <w:bodyDiv w:val="1"/>
      <w:marLeft w:val="0"/>
      <w:marRight w:val="0"/>
      <w:marTop w:val="0"/>
      <w:marBottom w:val="0"/>
      <w:divBdr>
        <w:top w:val="none" w:sz="0" w:space="0" w:color="auto"/>
        <w:left w:val="none" w:sz="0" w:space="0" w:color="auto"/>
        <w:bottom w:val="none" w:sz="0" w:space="0" w:color="auto"/>
        <w:right w:val="none" w:sz="0" w:space="0" w:color="auto"/>
      </w:divBdr>
    </w:div>
    <w:div w:id="475149230">
      <w:bodyDiv w:val="1"/>
      <w:marLeft w:val="0"/>
      <w:marRight w:val="0"/>
      <w:marTop w:val="0"/>
      <w:marBottom w:val="0"/>
      <w:divBdr>
        <w:top w:val="none" w:sz="0" w:space="0" w:color="auto"/>
        <w:left w:val="none" w:sz="0" w:space="0" w:color="auto"/>
        <w:bottom w:val="none" w:sz="0" w:space="0" w:color="auto"/>
        <w:right w:val="none" w:sz="0" w:space="0" w:color="auto"/>
      </w:divBdr>
    </w:div>
    <w:div w:id="475219380">
      <w:bodyDiv w:val="1"/>
      <w:marLeft w:val="0"/>
      <w:marRight w:val="0"/>
      <w:marTop w:val="0"/>
      <w:marBottom w:val="0"/>
      <w:divBdr>
        <w:top w:val="none" w:sz="0" w:space="0" w:color="auto"/>
        <w:left w:val="none" w:sz="0" w:space="0" w:color="auto"/>
        <w:bottom w:val="none" w:sz="0" w:space="0" w:color="auto"/>
        <w:right w:val="none" w:sz="0" w:space="0" w:color="auto"/>
      </w:divBdr>
    </w:div>
    <w:div w:id="475345418">
      <w:bodyDiv w:val="1"/>
      <w:marLeft w:val="0"/>
      <w:marRight w:val="0"/>
      <w:marTop w:val="0"/>
      <w:marBottom w:val="0"/>
      <w:divBdr>
        <w:top w:val="none" w:sz="0" w:space="0" w:color="auto"/>
        <w:left w:val="none" w:sz="0" w:space="0" w:color="auto"/>
        <w:bottom w:val="none" w:sz="0" w:space="0" w:color="auto"/>
        <w:right w:val="none" w:sz="0" w:space="0" w:color="auto"/>
      </w:divBdr>
    </w:div>
    <w:div w:id="475486716">
      <w:bodyDiv w:val="1"/>
      <w:marLeft w:val="0"/>
      <w:marRight w:val="0"/>
      <w:marTop w:val="0"/>
      <w:marBottom w:val="0"/>
      <w:divBdr>
        <w:top w:val="none" w:sz="0" w:space="0" w:color="auto"/>
        <w:left w:val="none" w:sz="0" w:space="0" w:color="auto"/>
        <w:bottom w:val="none" w:sz="0" w:space="0" w:color="auto"/>
        <w:right w:val="none" w:sz="0" w:space="0" w:color="auto"/>
      </w:divBdr>
    </w:div>
    <w:div w:id="475606682">
      <w:bodyDiv w:val="1"/>
      <w:marLeft w:val="0"/>
      <w:marRight w:val="0"/>
      <w:marTop w:val="0"/>
      <w:marBottom w:val="0"/>
      <w:divBdr>
        <w:top w:val="none" w:sz="0" w:space="0" w:color="auto"/>
        <w:left w:val="none" w:sz="0" w:space="0" w:color="auto"/>
        <w:bottom w:val="none" w:sz="0" w:space="0" w:color="auto"/>
        <w:right w:val="none" w:sz="0" w:space="0" w:color="auto"/>
      </w:divBdr>
    </w:div>
    <w:div w:id="475610426">
      <w:bodyDiv w:val="1"/>
      <w:marLeft w:val="0"/>
      <w:marRight w:val="0"/>
      <w:marTop w:val="0"/>
      <w:marBottom w:val="0"/>
      <w:divBdr>
        <w:top w:val="none" w:sz="0" w:space="0" w:color="auto"/>
        <w:left w:val="none" w:sz="0" w:space="0" w:color="auto"/>
        <w:bottom w:val="none" w:sz="0" w:space="0" w:color="auto"/>
        <w:right w:val="none" w:sz="0" w:space="0" w:color="auto"/>
      </w:divBdr>
    </w:div>
    <w:div w:id="475612999">
      <w:bodyDiv w:val="1"/>
      <w:marLeft w:val="0"/>
      <w:marRight w:val="0"/>
      <w:marTop w:val="0"/>
      <w:marBottom w:val="0"/>
      <w:divBdr>
        <w:top w:val="none" w:sz="0" w:space="0" w:color="auto"/>
        <w:left w:val="none" w:sz="0" w:space="0" w:color="auto"/>
        <w:bottom w:val="none" w:sz="0" w:space="0" w:color="auto"/>
        <w:right w:val="none" w:sz="0" w:space="0" w:color="auto"/>
      </w:divBdr>
    </w:div>
    <w:div w:id="475922828">
      <w:bodyDiv w:val="1"/>
      <w:marLeft w:val="0"/>
      <w:marRight w:val="0"/>
      <w:marTop w:val="0"/>
      <w:marBottom w:val="0"/>
      <w:divBdr>
        <w:top w:val="none" w:sz="0" w:space="0" w:color="auto"/>
        <w:left w:val="none" w:sz="0" w:space="0" w:color="auto"/>
        <w:bottom w:val="none" w:sz="0" w:space="0" w:color="auto"/>
        <w:right w:val="none" w:sz="0" w:space="0" w:color="auto"/>
      </w:divBdr>
    </w:div>
    <w:div w:id="475924124">
      <w:bodyDiv w:val="1"/>
      <w:marLeft w:val="0"/>
      <w:marRight w:val="0"/>
      <w:marTop w:val="0"/>
      <w:marBottom w:val="0"/>
      <w:divBdr>
        <w:top w:val="none" w:sz="0" w:space="0" w:color="auto"/>
        <w:left w:val="none" w:sz="0" w:space="0" w:color="auto"/>
        <w:bottom w:val="none" w:sz="0" w:space="0" w:color="auto"/>
        <w:right w:val="none" w:sz="0" w:space="0" w:color="auto"/>
      </w:divBdr>
    </w:div>
    <w:div w:id="475992468">
      <w:bodyDiv w:val="1"/>
      <w:marLeft w:val="0"/>
      <w:marRight w:val="0"/>
      <w:marTop w:val="0"/>
      <w:marBottom w:val="0"/>
      <w:divBdr>
        <w:top w:val="none" w:sz="0" w:space="0" w:color="auto"/>
        <w:left w:val="none" w:sz="0" w:space="0" w:color="auto"/>
        <w:bottom w:val="none" w:sz="0" w:space="0" w:color="auto"/>
        <w:right w:val="none" w:sz="0" w:space="0" w:color="auto"/>
      </w:divBdr>
    </w:div>
    <w:div w:id="476000514">
      <w:bodyDiv w:val="1"/>
      <w:marLeft w:val="0"/>
      <w:marRight w:val="0"/>
      <w:marTop w:val="0"/>
      <w:marBottom w:val="0"/>
      <w:divBdr>
        <w:top w:val="none" w:sz="0" w:space="0" w:color="auto"/>
        <w:left w:val="none" w:sz="0" w:space="0" w:color="auto"/>
        <w:bottom w:val="none" w:sz="0" w:space="0" w:color="auto"/>
        <w:right w:val="none" w:sz="0" w:space="0" w:color="auto"/>
      </w:divBdr>
    </w:div>
    <w:div w:id="476145863">
      <w:bodyDiv w:val="1"/>
      <w:marLeft w:val="0"/>
      <w:marRight w:val="0"/>
      <w:marTop w:val="0"/>
      <w:marBottom w:val="0"/>
      <w:divBdr>
        <w:top w:val="none" w:sz="0" w:space="0" w:color="auto"/>
        <w:left w:val="none" w:sz="0" w:space="0" w:color="auto"/>
        <w:bottom w:val="none" w:sz="0" w:space="0" w:color="auto"/>
        <w:right w:val="none" w:sz="0" w:space="0" w:color="auto"/>
      </w:divBdr>
    </w:div>
    <w:div w:id="476190023">
      <w:bodyDiv w:val="1"/>
      <w:marLeft w:val="0"/>
      <w:marRight w:val="0"/>
      <w:marTop w:val="0"/>
      <w:marBottom w:val="0"/>
      <w:divBdr>
        <w:top w:val="none" w:sz="0" w:space="0" w:color="auto"/>
        <w:left w:val="none" w:sz="0" w:space="0" w:color="auto"/>
        <w:bottom w:val="none" w:sz="0" w:space="0" w:color="auto"/>
        <w:right w:val="none" w:sz="0" w:space="0" w:color="auto"/>
      </w:divBdr>
    </w:div>
    <w:div w:id="476340760">
      <w:bodyDiv w:val="1"/>
      <w:marLeft w:val="0"/>
      <w:marRight w:val="0"/>
      <w:marTop w:val="0"/>
      <w:marBottom w:val="0"/>
      <w:divBdr>
        <w:top w:val="none" w:sz="0" w:space="0" w:color="auto"/>
        <w:left w:val="none" w:sz="0" w:space="0" w:color="auto"/>
        <w:bottom w:val="none" w:sz="0" w:space="0" w:color="auto"/>
        <w:right w:val="none" w:sz="0" w:space="0" w:color="auto"/>
      </w:divBdr>
    </w:div>
    <w:div w:id="476342255">
      <w:bodyDiv w:val="1"/>
      <w:marLeft w:val="0"/>
      <w:marRight w:val="0"/>
      <w:marTop w:val="0"/>
      <w:marBottom w:val="0"/>
      <w:divBdr>
        <w:top w:val="none" w:sz="0" w:space="0" w:color="auto"/>
        <w:left w:val="none" w:sz="0" w:space="0" w:color="auto"/>
        <w:bottom w:val="none" w:sz="0" w:space="0" w:color="auto"/>
        <w:right w:val="none" w:sz="0" w:space="0" w:color="auto"/>
      </w:divBdr>
    </w:div>
    <w:div w:id="476385384">
      <w:bodyDiv w:val="1"/>
      <w:marLeft w:val="0"/>
      <w:marRight w:val="0"/>
      <w:marTop w:val="0"/>
      <w:marBottom w:val="0"/>
      <w:divBdr>
        <w:top w:val="none" w:sz="0" w:space="0" w:color="auto"/>
        <w:left w:val="none" w:sz="0" w:space="0" w:color="auto"/>
        <w:bottom w:val="none" w:sz="0" w:space="0" w:color="auto"/>
        <w:right w:val="none" w:sz="0" w:space="0" w:color="auto"/>
      </w:divBdr>
    </w:div>
    <w:div w:id="476453527">
      <w:bodyDiv w:val="1"/>
      <w:marLeft w:val="0"/>
      <w:marRight w:val="0"/>
      <w:marTop w:val="0"/>
      <w:marBottom w:val="0"/>
      <w:divBdr>
        <w:top w:val="none" w:sz="0" w:space="0" w:color="auto"/>
        <w:left w:val="none" w:sz="0" w:space="0" w:color="auto"/>
        <w:bottom w:val="none" w:sz="0" w:space="0" w:color="auto"/>
        <w:right w:val="none" w:sz="0" w:space="0" w:color="auto"/>
      </w:divBdr>
    </w:div>
    <w:div w:id="476722417">
      <w:bodyDiv w:val="1"/>
      <w:marLeft w:val="0"/>
      <w:marRight w:val="0"/>
      <w:marTop w:val="0"/>
      <w:marBottom w:val="0"/>
      <w:divBdr>
        <w:top w:val="none" w:sz="0" w:space="0" w:color="auto"/>
        <w:left w:val="none" w:sz="0" w:space="0" w:color="auto"/>
        <w:bottom w:val="none" w:sz="0" w:space="0" w:color="auto"/>
        <w:right w:val="none" w:sz="0" w:space="0" w:color="auto"/>
      </w:divBdr>
    </w:div>
    <w:div w:id="476921363">
      <w:bodyDiv w:val="1"/>
      <w:marLeft w:val="0"/>
      <w:marRight w:val="0"/>
      <w:marTop w:val="0"/>
      <w:marBottom w:val="0"/>
      <w:divBdr>
        <w:top w:val="none" w:sz="0" w:space="0" w:color="auto"/>
        <w:left w:val="none" w:sz="0" w:space="0" w:color="auto"/>
        <w:bottom w:val="none" w:sz="0" w:space="0" w:color="auto"/>
        <w:right w:val="none" w:sz="0" w:space="0" w:color="auto"/>
      </w:divBdr>
    </w:div>
    <w:div w:id="477234515">
      <w:bodyDiv w:val="1"/>
      <w:marLeft w:val="0"/>
      <w:marRight w:val="0"/>
      <w:marTop w:val="0"/>
      <w:marBottom w:val="0"/>
      <w:divBdr>
        <w:top w:val="none" w:sz="0" w:space="0" w:color="auto"/>
        <w:left w:val="none" w:sz="0" w:space="0" w:color="auto"/>
        <w:bottom w:val="none" w:sz="0" w:space="0" w:color="auto"/>
        <w:right w:val="none" w:sz="0" w:space="0" w:color="auto"/>
      </w:divBdr>
    </w:div>
    <w:div w:id="477377344">
      <w:bodyDiv w:val="1"/>
      <w:marLeft w:val="0"/>
      <w:marRight w:val="0"/>
      <w:marTop w:val="0"/>
      <w:marBottom w:val="0"/>
      <w:divBdr>
        <w:top w:val="none" w:sz="0" w:space="0" w:color="auto"/>
        <w:left w:val="none" w:sz="0" w:space="0" w:color="auto"/>
        <w:bottom w:val="none" w:sz="0" w:space="0" w:color="auto"/>
        <w:right w:val="none" w:sz="0" w:space="0" w:color="auto"/>
      </w:divBdr>
    </w:div>
    <w:div w:id="477454679">
      <w:bodyDiv w:val="1"/>
      <w:marLeft w:val="0"/>
      <w:marRight w:val="0"/>
      <w:marTop w:val="0"/>
      <w:marBottom w:val="0"/>
      <w:divBdr>
        <w:top w:val="none" w:sz="0" w:space="0" w:color="auto"/>
        <w:left w:val="none" w:sz="0" w:space="0" w:color="auto"/>
        <w:bottom w:val="none" w:sz="0" w:space="0" w:color="auto"/>
        <w:right w:val="none" w:sz="0" w:space="0" w:color="auto"/>
      </w:divBdr>
    </w:div>
    <w:div w:id="477572923">
      <w:bodyDiv w:val="1"/>
      <w:marLeft w:val="0"/>
      <w:marRight w:val="0"/>
      <w:marTop w:val="0"/>
      <w:marBottom w:val="0"/>
      <w:divBdr>
        <w:top w:val="none" w:sz="0" w:space="0" w:color="auto"/>
        <w:left w:val="none" w:sz="0" w:space="0" w:color="auto"/>
        <w:bottom w:val="none" w:sz="0" w:space="0" w:color="auto"/>
        <w:right w:val="none" w:sz="0" w:space="0" w:color="auto"/>
      </w:divBdr>
    </w:div>
    <w:div w:id="477577205">
      <w:bodyDiv w:val="1"/>
      <w:marLeft w:val="0"/>
      <w:marRight w:val="0"/>
      <w:marTop w:val="0"/>
      <w:marBottom w:val="0"/>
      <w:divBdr>
        <w:top w:val="none" w:sz="0" w:space="0" w:color="auto"/>
        <w:left w:val="none" w:sz="0" w:space="0" w:color="auto"/>
        <w:bottom w:val="none" w:sz="0" w:space="0" w:color="auto"/>
        <w:right w:val="none" w:sz="0" w:space="0" w:color="auto"/>
      </w:divBdr>
    </w:div>
    <w:div w:id="477766883">
      <w:bodyDiv w:val="1"/>
      <w:marLeft w:val="0"/>
      <w:marRight w:val="0"/>
      <w:marTop w:val="0"/>
      <w:marBottom w:val="0"/>
      <w:divBdr>
        <w:top w:val="none" w:sz="0" w:space="0" w:color="auto"/>
        <w:left w:val="none" w:sz="0" w:space="0" w:color="auto"/>
        <w:bottom w:val="none" w:sz="0" w:space="0" w:color="auto"/>
        <w:right w:val="none" w:sz="0" w:space="0" w:color="auto"/>
      </w:divBdr>
    </w:div>
    <w:div w:id="477961201">
      <w:bodyDiv w:val="1"/>
      <w:marLeft w:val="0"/>
      <w:marRight w:val="0"/>
      <w:marTop w:val="0"/>
      <w:marBottom w:val="0"/>
      <w:divBdr>
        <w:top w:val="none" w:sz="0" w:space="0" w:color="auto"/>
        <w:left w:val="none" w:sz="0" w:space="0" w:color="auto"/>
        <w:bottom w:val="none" w:sz="0" w:space="0" w:color="auto"/>
        <w:right w:val="none" w:sz="0" w:space="0" w:color="auto"/>
      </w:divBdr>
    </w:div>
    <w:div w:id="478115256">
      <w:bodyDiv w:val="1"/>
      <w:marLeft w:val="0"/>
      <w:marRight w:val="0"/>
      <w:marTop w:val="0"/>
      <w:marBottom w:val="0"/>
      <w:divBdr>
        <w:top w:val="none" w:sz="0" w:space="0" w:color="auto"/>
        <w:left w:val="none" w:sz="0" w:space="0" w:color="auto"/>
        <w:bottom w:val="none" w:sz="0" w:space="0" w:color="auto"/>
        <w:right w:val="none" w:sz="0" w:space="0" w:color="auto"/>
      </w:divBdr>
    </w:div>
    <w:div w:id="478116347">
      <w:bodyDiv w:val="1"/>
      <w:marLeft w:val="0"/>
      <w:marRight w:val="0"/>
      <w:marTop w:val="0"/>
      <w:marBottom w:val="0"/>
      <w:divBdr>
        <w:top w:val="none" w:sz="0" w:space="0" w:color="auto"/>
        <w:left w:val="none" w:sz="0" w:space="0" w:color="auto"/>
        <w:bottom w:val="none" w:sz="0" w:space="0" w:color="auto"/>
        <w:right w:val="none" w:sz="0" w:space="0" w:color="auto"/>
      </w:divBdr>
    </w:div>
    <w:div w:id="478150743">
      <w:bodyDiv w:val="1"/>
      <w:marLeft w:val="0"/>
      <w:marRight w:val="0"/>
      <w:marTop w:val="0"/>
      <w:marBottom w:val="0"/>
      <w:divBdr>
        <w:top w:val="none" w:sz="0" w:space="0" w:color="auto"/>
        <w:left w:val="none" w:sz="0" w:space="0" w:color="auto"/>
        <w:bottom w:val="none" w:sz="0" w:space="0" w:color="auto"/>
        <w:right w:val="none" w:sz="0" w:space="0" w:color="auto"/>
      </w:divBdr>
    </w:div>
    <w:div w:id="478156878">
      <w:bodyDiv w:val="1"/>
      <w:marLeft w:val="0"/>
      <w:marRight w:val="0"/>
      <w:marTop w:val="0"/>
      <w:marBottom w:val="0"/>
      <w:divBdr>
        <w:top w:val="none" w:sz="0" w:space="0" w:color="auto"/>
        <w:left w:val="none" w:sz="0" w:space="0" w:color="auto"/>
        <w:bottom w:val="none" w:sz="0" w:space="0" w:color="auto"/>
        <w:right w:val="none" w:sz="0" w:space="0" w:color="auto"/>
      </w:divBdr>
    </w:div>
    <w:div w:id="478227384">
      <w:bodyDiv w:val="1"/>
      <w:marLeft w:val="0"/>
      <w:marRight w:val="0"/>
      <w:marTop w:val="0"/>
      <w:marBottom w:val="0"/>
      <w:divBdr>
        <w:top w:val="none" w:sz="0" w:space="0" w:color="auto"/>
        <w:left w:val="none" w:sz="0" w:space="0" w:color="auto"/>
        <w:bottom w:val="none" w:sz="0" w:space="0" w:color="auto"/>
        <w:right w:val="none" w:sz="0" w:space="0" w:color="auto"/>
      </w:divBdr>
    </w:div>
    <w:div w:id="478612647">
      <w:bodyDiv w:val="1"/>
      <w:marLeft w:val="0"/>
      <w:marRight w:val="0"/>
      <w:marTop w:val="0"/>
      <w:marBottom w:val="0"/>
      <w:divBdr>
        <w:top w:val="none" w:sz="0" w:space="0" w:color="auto"/>
        <w:left w:val="none" w:sz="0" w:space="0" w:color="auto"/>
        <w:bottom w:val="none" w:sz="0" w:space="0" w:color="auto"/>
        <w:right w:val="none" w:sz="0" w:space="0" w:color="auto"/>
      </w:divBdr>
    </w:div>
    <w:div w:id="478619295">
      <w:bodyDiv w:val="1"/>
      <w:marLeft w:val="0"/>
      <w:marRight w:val="0"/>
      <w:marTop w:val="0"/>
      <w:marBottom w:val="0"/>
      <w:divBdr>
        <w:top w:val="none" w:sz="0" w:space="0" w:color="auto"/>
        <w:left w:val="none" w:sz="0" w:space="0" w:color="auto"/>
        <w:bottom w:val="none" w:sz="0" w:space="0" w:color="auto"/>
        <w:right w:val="none" w:sz="0" w:space="0" w:color="auto"/>
      </w:divBdr>
    </w:div>
    <w:div w:id="478806291">
      <w:bodyDiv w:val="1"/>
      <w:marLeft w:val="0"/>
      <w:marRight w:val="0"/>
      <w:marTop w:val="0"/>
      <w:marBottom w:val="0"/>
      <w:divBdr>
        <w:top w:val="none" w:sz="0" w:space="0" w:color="auto"/>
        <w:left w:val="none" w:sz="0" w:space="0" w:color="auto"/>
        <w:bottom w:val="none" w:sz="0" w:space="0" w:color="auto"/>
        <w:right w:val="none" w:sz="0" w:space="0" w:color="auto"/>
      </w:divBdr>
    </w:div>
    <w:div w:id="479270719">
      <w:bodyDiv w:val="1"/>
      <w:marLeft w:val="0"/>
      <w:marRight w:val="0"/>
      <w:marTop w:val="0"/>
      <w:marBottom w:val="0"/>
      <w:divBdr>
        <w:top w:val="none" w:sz="0" w:space="0" w:color="auto"/>
        <w:left w:val="none" w:sz="0" w:space="0" w:color="auto"/>
        <w:bottom w:val="none" w:sz="0" w:space="0" w:color="auto"/>
        <w:right w:val="none" w:sz="0" w:space="0" w:color="auto"/>
      </w:divBdr>
    </w:div>
    <w:div w:id="479345943">
      <w:bodyDiv w:val="1"/>
      <w:marLeft w:val="0"/>
      <w:marRight w:val="0"/>
      <w:marTop w:val="0"/>
      <w:marBottom w:val="0"/>
      <w:divBdr>
        <w:top w:val="none" w:sz="0" w:space="0" w:color="auto"/>
        <w:left w:val="none" w:sz="0" w:space="0" w:color="auto"/>
        <w:bottom w:val="none" w:sz="0" w:space="0" w:color="auto"/>
        <w:right w:val="none" w:sz="0" w:space="0" w:color="auto"/>
      </w:divBdr>
    </w:div>
    <w:div w:id="479538530">
      <w:bodyDiv w:val="1"/>
      <w:marLeft w:val="0"/>
      <w:marRight w:val="0"/>
      <w:marTop w:val="0"/>
      <w:marBottom w:val="0"/>
      <w:divBdr>
        <w:top w:val="none" w:sz="0" w:space="0" w:color="auto"/>
        <w:left w:val="none" w:sz="0" w:space="0" w:color="auto"/>
        <w:bottom w:val="none" w:sz="0" w:space="0" w:color="auto"/>
        <w:right w:val="none" w:sz="0" w:space="0" w:color="auto"/>
      </w:divBdr>
    </w:div>
    <w:div w:id="479732357">
      <w:bodyDiv w:val="1"/>
      <w:marLeft w:val="0"/>
      <w:marRight w:val="0"/>
      <w:marTop w:val="0"/>
      <w:marBottom w:val="0"/>
      <w:divBdr>
        <w:top w:val="none" w:sz="0" w:space="0" w:color="auto"/>
        <w:left w:val="none" w:sz="0" w:space="0" w:color="auto"/>
        <w:bottom w:val="none" w:sz="0" w:space="0" w:color="auto"/>
        <w:right w:val="none" w:sz="0" w:space="0" w:color="auto"/>
      </w:divBdr>
    </w:div>
    <w:div w:id="479998601">
      <w:bodyDiv w:val="1"/>
      <w:marLeft w:val="0"/>
      <w:marRight w:val="0"/>
      <w:marTop w:val="0"/>
      <w:marBottom w:val="0"/>
      <w:divBdr>
        <w:top w:val="none" w:sz="0" w:space="0" w:color="auto"/>
        <w:left w:val="none" w:sz="0" w:space="0" w:color="auto"/>
        <w:bottom w:val="none" w:sz="0" w:space="0" w:color="auto"/>
        <w:right w:val="none" w:sz="0" w:space="0" w:color="auto"/>
      </w:divBdr>
    </w:div>
    <w:div w:id="480075822">
      <w:bodyDiv w:val="1"/>
      <w:marLeft w:val="0"/>
      <w:marRight w:val="0"/>
      <w:marTop w:val="0"/>
      <w:marBottom w:val="0"/>
      <w:divBdr>
        <w:top w:val="none" w:sz="0" w:space="0" w:color="auto"/>
        <w:left w:val="none" w:sz="0" w:space="0" w:color="auto"/>
        <w:bottom w:val="none" w:sz="0" w:space="0" w:color="auto"/>
        <w:right w:val="none" w:sz="0" w:space="0" w:color="auto"/>
      </w:divBdr>
    </w:div>
    <w:div w:id="480117356">
      <w:bodyDiv w:val="1"/>
      <w:marLeft w:val="0"/>
      <w:marRight w:val="0"/>
      <w:marTop w:val="0"/>
      <w:marBottom w:val="0"/>
      <w:divBdr>
        <w:top w:val="none" w:sz="0" w:space="0" w:color="auto"/>
        <w:left w:val="none" w:sz="0" w:space="0" w:color="auto"/>
        <w:bottom w:val="none" w:sz="0" w:space="0" w:color="auto"/>
        <w:right w:val="none" w:sz="0" w:space="0" w:color="auto"/>
      </w:divBdr>
    </w:div>
    <w:div w:id="480193591">
      <w:bodyDiv w:val="1"/>
      <w:marLeft w:val="0"/>
      <w:marRight w:val="0"/>
      <w:marTop w:val="0"/>
      <w:marBottom w:val="0"/>
      <w:divBdr>
        <w:top w:val="none" w:sz="0" w:space="0" w:color="auto"/>
        <w:left w:val="none" w:sz="0" w:space="0" w:color="auto"/>
        <w:bottom w:val="none" w:sz="0" w:space="0" w:color="auto"/>
        <w:right w:val="none" w:sz="0" w:space="0" w:color="auto"/>
      </w:divBdr>
    </w:div>
    <w:div w:id="480313755">
      <w:bodyDiv w:val="1"/>
      <w:marLeft w:val="0"/>
      <w:marRight w:val="0"/>
      <w:marTop w:val="0"/>
      <w:marBottom w:val="0"/>
      <w:divBdr>
        <w:top w:val="none" w:sz="0" w:space="0" w:color="auto"/>
        <w:left w:val="none" w:sz="0" w:space="0" w:color="auto"/>
        <w:bottom w:val="none" w:sz="0" w:space="0" w:color="auto"/>
        <w:right w:val="none" w:sz="0" w:space="0" w:color="auto"/>
      </w:divBdr>
    </w:div>
    <w:div w:id="480342498">
      <w:bodyDiv w:val="1"/>
      <w:marLeft w:val="0"/>
      <w:marRight w:val="0"/>
      <w:marTop w:val="0"/>
      <w:marBottom w:val="0"/>
      <w:divBdr>
        <w:top w:val="none" w:sz="0" w:space="0" w:color="auto"/>
        <w:left w:val="none" w:sz="0" w:space="0" w:color="auto"/>
        <w:bottom w:val="none" w:sz="0" w:space="0" w:color="auto"/>
        <w:right w:val="none" w:sz="0" w:space="0" w:color="auto"/>
      </w:divBdr>
    </w:div>
    <w:div w:id="480535663">
      <w:bodyDiv w:val="1"/>
      <w:marLeft w:val="0"/>
      <w:marRight w:val="0"/>
      <w:marTop w:val="0"/>
      <w:marBottom w:val="0"/>
      <w:divBdr>
        <w:top w:val="none" w:sz="0" w:space="0" w:color="auto"/>
        <w:left w:val="none" w:sz="0" w:space="0" w:color="auto"/>
        <w:bottom w:val="none" w:sz="0" w:space="0" w:color="auto"/>
        <w:right w:val="none" w:sz="0" w:space="0" w:color="auto"/>
      </w:divBdr>
    </w:div>
    <w:div w:id="480656255">
      <w:bodyDiv w:val="1"/>
      <w:marLeft w:val="0"/>
      <w:marRight w:val="0"/>
      <w:marTop w:val="0"/>
      <w:marBottom w:val="0"/>
      <w:divBdr>
        <w:top w:val="none" w:sz="0" w:space="0" w:color="auto"/>
        <w:left w:val="none" w:sz="0" w:space="0" w:color="auto"/>
        <w:bottom w:val="none" w:sz="0" w:space="0" w:color="auto"/>
        <w:right w:val="none" w:sz="0" w:space="0" w:color="auto"/>
      </w:divBdr>
    </w:div>
    <w:div w:id="480971647">
      <w:bodyDiv w:val="1"/>
      <w:marLeft w:val="0"/>
      <w:marRight w:val="0"/>
      <w:marTop w:val="0"/>
      <w:marBottom w:val="0"/>
      <w:divBdr>
        <w:top w:val="none" w:sz="0" w:space="0" w:color="auto"/>
        <w:left w:val="none" w:sz="0" w:space="0" w:color="auto"/>
        <w:bottom w:val="none" w:sz="0" w:space="0" w:color="auto"/>
        <w:right w:val="none" w:sz="0" w:space="0" w:color="auto"/>
      </w:divBdr>
    </w:div>
    <w:div w:id="481041646">
      <w:bodyDiv w:val="1"/>
      <w:marLeft w:val="0"/>
      <w:marRight w:val="0"/>
      <w:marTop w:val="0"/>
      <w:marBottom w:val="0"/>
      <w:divBdr>
        <w:top w:val="none" w:sz="0" w:space="0" w:color="auto"/>
        <w:left w:val="none" w:sz="0" w:space="0" w:color="auto"/>
        <w:bottom w:val="none" w:sz="0" w:space="0" w:color="auto"/>
        <w:right w:val="none" w:sz="0" w:space="0" w:color="auto"/>
      </w:divBdr>
    </w:div>
    <w:div w:id="481311057">
      <w:bodyDiv w:val="1"/>
      <w:marLeft w:val="0"/>
      <w:marRight w:val="0"/>
      <w:marTop w:val="0"/>
      <w:marBottom w:val="0"/>
      <w:divBdr>
        <w:top w:val="none" w:sz="0" w:space="0" w:color="auto"/>
        <w:left w:val="none" w:sz="0" w:space="0" w:color="auto"/>
        <w:bottom w:val="none" w:sz="0" w:space="0" w:color="auto"/>
        <w:right w:val="none" w:sz="0" w:space="0" w:color="auto"/>
      </w:divBdr>
    </w:div>
    <w:div w:id="481385304">
      <w:bodyDiv w:val="1"/>
      <w:marLeft w:val="0"/>
      <w:marRight w:val="0"/>
      <w:marTop w:val="0"/>
      <w:marBottom w:val="0"/>
      <w:divBdr>
        <w:top w:val="none" w:sz="0" w:space="0" w:color="auto"/>
        <w:left w:val="none" w:sz="0" w:space="0" w:color="auto"/>
        <w:bottom w:val="none" w:sz="0" w:space="0" w:color="auto"/>
        <w:right w:val="none" w:sz="0" w:space="0" w:color="auto"/>
      </w:divBdr>
    </w:div>
    <w:div w:id="481430378">
      <w:bodyDiv w:val="1"/>
      <w:marLeft w:val="0"/>
      <w:marRight w:val="0"/>
      <w:marTop w:val="0"/>
      <w:marBottom w:val="0"/>
      <w:divBdr>
        <w:top w:val="none" w:sz="0" w:space="0" w:color="auto"/>
        <w:left w:val="none" w:sz="0" w:space="0" w:color="auto"/>
        <w:bottom w:val="none" w:sz="0" w:space="0" w:color="auto"/>
        <w:right w:val="none" w:sz="0" w:space="0" w:color="auto"/>
      </w:divBdr>
    </w:div>
    <w:div w:id="482770337">
      <w:bodyDiv w:val="1"/>
      <w:marLeft w:val="0"/>
      <w:marRight w:val="0"/>
      <w:marTop w:val="0"/>
      <w:marBottom w:val="0"/>
      <w:divBdr>
        <w:top w:val="none" w:sz="0" w:space="0" w:color="auto"/>
        <w:left w:val="none" w:sz="0" w:space="0" w:color="auto"/>
        <w:bottom w:val="none" w:sz="0" w:space="0" w:color="auto"/>
        <w:right w:val="none" w:sz="0" w:space="0" w:color="auto"/>
      </w:divBdr>
    </w:div>
    <w:div w:id="482965412">
      <w:bodyDiv w:val="1"/>
      <w:marLeft w:val="0"/>
      <w:marRight w:val="0"/>
      <w:marTop w:val="0"/>
      <w:marBottom w:val="0"/>
      <w:divBdr>
        <w:top w:val="none" w:sz="0" w:space="0" w:color="auto"/>
        <w:left w:val="none" w:sz="0" w:space="0" w:color="auto"/>
        <w:bottom w:val="none" w:sz="0" w:space="0" w:color="auto"/>
        <w:right w:val="none" w:sz="0" w:space="0" w:color="auto"/>
      </w:divBdr>
    </w:div>
    <w:div w:id="483010470">
      <w:bodyDiv w:val="1"/>
      <w:marLeft w:val="0"/>
      <w:marRight w:val="0"/>
      <w:marTop w:val="0"/>
      <w:marBottom w:val="0"/>
      <w:divBdr>
        <w:top w:val="none" w:sz="0" w:space="0" w:color="auto"/>
        <w:left w:val="none" w:sz="0" w:space="0" w:color="auto"/>
        <w:bottom w:val="none" w:sz="0" w:space="0" w:color="auto"/>
        <w:right w:val="none" w:sz="0" w:space="0" w:color="auto"/>
      </w:divBdr>
    </w:div>
    <w:div w:id="483087948">
      <w:bodyDiv w:val="1"/>
      <w:marLeft w:val="0"/>
      <w:marRight w:val="0"/>
      <w:marTop w:val="0"/>
      <w:marBottom w:val="0"/>
      <w:divBdr>
        <w:top w:val="none" w:sz="0" w:space="0" w:color="auto"/>
        <w:left w:val="none" w:sz="0" w:space="0" w:color="auto"/>
        <w:bottom w:val="none" w:sz="0" w:space="0" w:color="auto"/>
        <w:right w:val="none" w:sz="0" w:space="0" w:color="auto"/>
      </w:divBdr>
    </w:div>
    <w:div w:id="483274630">
      <w:bodyDiv w:val="1"/>
      <w:marLeft w:val="0"/>
      <w:marRight w:val="0"/>
      <w:marTop w:val="0"/>
      <w:marBottom w:val="0"/>
      <w:divBdr>
        <w:top w:val="none" w:sz="0" w:space="0" w:color="auto"/>
        <w:left w:val="none" w:sz="0" w:space="0" w:color="auto"/>
        <w:bottom w:val="none" w:sz="0" w:space="0" w:color="auto"/>
        <w:right w:val="none" w:sz="0" w:space="0" w:color="auto"/>
      </w:divBdr>
    </w:div>
    <w:div w:id="483280061">
      <w:bodyDiv w:val="1"/>
      <w:marLeft w:val="0"/>
      <w:marRight w:val="0"/>
      <w:marTop w:val="0"/>
      <w:marBottom w:val="0"/>
      <w:divBdr>
        <w:top w:val="none" w:sz="0" w:space="0" w:color="auto"/>
        <w:left w:val="none" w:sz="0" w:space="0" w:color="auto"/>
        <w:bottom w:val="none" w:sz="0" w:space="0" w:color="auto"/>
        <w:right w:val="none" w:sz="0" w:space="0" w:color="auto"/>
      </w:divBdr>
    </w:div>
    <w:div w:id="483354495">
      <w:bodyDiv w:val="1"/>
      <w:marLeft w:val="0"/>
      <w:marRight w:val="0"/>
      <w:marTop w:val="0"/>
      <w:marBottom w:val="0"/>
      <w:divBdr>
        <w:top w:val="none" w:sz="0" w:space="0" w:color="auto"/>
        <w:left w:val="none" w:sz="0" w:space="0" w:color="auto"/>
        <w:bottom w:val="none" w:sz="0" w:space="0" w:color="auto"/>
        <w:right w:val="none" w:sz="0" w:space="0" w:color="auto"/>
      </w:divBdr>
    </w:div>
    <w:div w:id="483398013">
      <w:bodyDiv w:val="1"/>
      <w:marLeft w:val="0"/>
      <w:marRight w:val="0"/>
      <w:marTop w:val="0"/>
      <w:marBottom w:val="0"/>
      <w:divBdr>
        <w:top w:val="none" w:sz="0" w:space="0" w:color="auto"/>
        <w:left w:val="none" w:sz="0" w:space="0" w:color="auto"/>
        <w:bottom w:val="none" w:sz="0" w:space="0" w:color="auto"/>
        <w:right w:val="none" w:sz="0" w:space="0" w:color="auto"/>
      </w:divBdr>
    </w:div>
    <w:div w:id="483592262">
      <w:bodyDiv w:val="1"/>
      <w:marLeft w:val="0"/>
      <w:marRight w:val="0"/>
      <w:marTop w:val="0"/>
      <w:marBottom w:val="0"/>
      <w:divBdr>
        <w:top w:val="none" w:sz="0" w:space="0" w:color="auto"/>
        <w:left w:val="none" w:sz="0" w:space="0" w:color="auto"/>
        <w:bottom w:val="none" w:sz="0" w:space="0" w:color="auto"/>
        <w:right w:val="none" w:sz="0" w:space="0" w:color="auto"/>
      </w:divBdr>
    </w:div>
    <w:div w:id="484052183">
      <w:bodyDiv w:val="1"/>
      <w:marLeft w:val="0"/>
      <w:marRight w:val="0"/>
      <w:marTop w:val="0"/>
      <w:marBottom w:val="0"/>
      <w:divBdr>
        <w:top w:val="none" w:sz="0" w:space="0" w:color="auto"/>
        <w:left w:val="none" w:sz="0" w:space="0" w:color="auto"/>
        <w:bottom w:val="none" w:sz="0" w:space="0" w:color="auto"/>
        <w:right w:val="none" w:sz="0" w:space="0" w:color="auto"/>
      </w:divBdr>
    </w:div>
    <w:div w:id="484125109">
      <w:bodyDiv w:val="1"/>
      <w:marLeft w:val="0"/>
      <w:marRight w:val="0"/>
      <w:marTop w:val="0"/>
      <w:marBottom w:val="0"/>
      <w:divBdr>
        <w:top w:val="none" w:sz="0" w:space="0" w:color="auto"/>
        <w:left w:val="none" w:sz="0" w:space="0" w:color="auto"/>
        <w:bottom w:val="none" w:sz="0" w:space="0" w:color="auto"/>
        <w:right w:val="none" w:sz="0" w:space="0" w:color="auto"/>
      </w:divBdr>
    </w:div>
    <w:div w:id="484126241">
      <w:bodyDiv w:val="1"/>
      <w:marLeft w:val="0"/>
      <w:marRight w:val="0"/>
      <w:marTop w:val="0"/>
      <w:marBottom w:val="0"/>
      <w:divBdr>
        <w:top w:val="none" w:sz="0" w:space="0" w:color="auto"/>
        <w:left w:val="none" w:sz="0" w:space="0" w:color="auto"/>
        <w:bottom w:val="none" w:sz="0" w:space="0" w:color="auto"/>
        <w:right w:val="none" w:sz="0" w:space="0" w:color="auto"/>
      </w:divBdr>
    </w:div>
    <w:div w:id="484274358">
      <w:bodyDiv w:val="1"/>
      <w:marLeft w:val="0"/>
      <w:marRight w:val="0"/>
      <w:marTop w:val="0"/>
      <w:marBottom w:val="0"/>
      <w:divBdr>
        <w:top w:val="none" w:sz="0" w:space="0" w:color="auto"/>
        <w:left w:val="none" w:sz="0" w:space="0" w:color="auto"/>
        <w:bottom w:val="none" w:sz="0" w:space="0" w:color="auto"/>
        <w:right w:val="none" w:sz="0" w:space="0" w:color="auto"/>
      </w:divBdr>
    </w:div>
    <w:div w:id="484318414">
      <w:bodyDiv w:val="1"/>
      <w:marLeft w:val="0"/>
      <w:marRight w:val="0"/>
      <w:marTop w:val="0"/>
      <w:marBottom w:val="0"/>
      <w:divBdr>
        <w:top w:val="none" w:sz="0" w:space="0" w:color="auto"/>
        <w:left w:val="none" w:sz="0" w:space="0" w:color="auto"/>
        <w:bottom w:val="none" w:sz="0" w:space="0" w:color="auto"/>
        <w:right w:val="none" w:sz="0" w:space="0" w:color="auto"/>
      </w:divBdr>
    </w:div>
    <w:div w:id="484321183">
      <w:bodyDiv w:val="1"/>
      <w:marLeft w:val="0"/>
      <w:marRight w:val="0"/>
      <w:marTop w:val="0"/>
      <w:marBottom w:val="0"/>
      <w:divBdr>
        <w:top w:val="none" w:sz="0" w:space="0" w:color="auto"/>
        <w:left w:val="none" w:sz="0" w:space="0" w:color="auto"/>
        <w:bottom w:val="none" w:sz="0" w:space="0" w:color="auto"/>
        <w:right w:val="none" w:sz="0" w:space="0" w:color="auto"/>
      </w:divBdr>
    </w:div>
    <w:div w:id="484511596">
      <w:bodyDiv w:val="1"/>
      <w:marLeft w:val="0"/>
      <w:marRight w:val="0"/>
      <w:marTop w:val="0"/>
      <w:marBottom w:val="0"/>
      <w:divBdr>
        <w:top w:val="none" w:sz="0" w:space="0" w:color="auto"/>
        <w:left w:val="none" w:sz="0" w:space="0" w:color="auto"/>
        <w:bottom w:val="none" w:sz="0" w:space="0" w:color="auto"/>
        <w:right w:val="none" w:sz="0" w:space="0" w:color="auto"/>
      </w:divBdr>
    </w:div>
    <w:div w:id="484669690">
      <w:bodyDiv w:val="1"/>
      <w:marLeft w:val="0"/>
      <w:marRight w:val="0"/>
      <w:marTop w:val="0"/>
      <w:marBottom w:val="0"/>
      <w:divBdr>
        <w:top w:val="none" w:sz="0" w:space="0" w:color="auto"/>
        <w:left w:val="none" w:sz="0" w:space="0" w:color="auto"/>
        <w:bottom w:val="none" w:sz="0" w:space="0" w:color="auto"/>
        <w:right w:val="none" w:sz="0" w:space="0" w:color="auto"/>
      </w:divBdr>
    </w:div>
    <w:div w:id="485052208">
      <w:bodyDiv w:val="1"/>
      <w:marLeft w:val="0"/>
      <w:marRight w:val="0"/>
      <w:marTop w:val="0"/>
      <w:marBottom w:val="0"/>
      <w:divBdr>
        <w:top w:val="none" w:sz="0" w:space="0" w:color="auto"/>
        <w:left w:val="none" w:sz="0" w:space="0" w:color="auto"/>
        <w:bottom w:val="none" w:sz="0" w:space="0" w:color="auto"/>
        <w:right w:val="none" w:sz="0" w:space="0" w:color="auto"/>
      </w:divBdr>
    </w:div>
    <w:div w:id="485248542">
      <w:bodyDiv w:val="1"/>
      <w:marLeft w:val="0"/>
      <w:marRight w:val="0"/>
      <w:marTop w:val="0"/>
      <w:marBottom w:val="0"/>
      <w:divBdr>
        <w:top w:val="none" w:sz="0" w:space="0" w:color="auto"/>
        <w:left w:val="none" w:sz="0" w:space="0" w:color="auto"/>
        <w:bottom w:val="none" w:sz="0" w:space="0" w:color="auto"/>
        <w:right w:val="none" w:sz="0" w:space="0" w:color="auto"/>
      </w:divBdr>
    </w:div>
    <w:div w:id="485360543">
      <w:bodyDiv w:val="1"/>
      <w:marLeft w:val="0"/>
      <w:marRight w:val="0"/>
      <w:marTop w:val="0"/>
      <w:marBottom w:val="0"/>
      <w:divBdr>
        <w:top w:val="none" w:sz="0" w:space="0" w:color="auto"/>
        <w:left w:val="none" w:sz="0" w:space="0" w:color="auto"/>
        <w:bottom w:val="none" w:sz="0" w:space="0" w:color="auto"/>
        <w:right w:val="none" w:sz="0" w:space="0" w:color="auto"/>
      </w:divBdr>
    </w:div>
    <w:div w:id="485361061">
      <w:bodyDiv w:val="1"/>
      <w:marLeft w:val="0"/>
      <w:marRight w:val="0"/>
      <w:marTop w:val="0"/>
      <w:marBottom w:val="0"/>
      <w:divBdr>
        <w:top w:val="none" w:sz="0" w:space="0" w:color="auto"/>
        <w:left w:val="none" w:sz="0" w:space="0" w:color="auto"/>
        <w:bottom w:val="none" w:sz="0" w:space="0" w:color="auto"/>
        <w:right w:val="none" w:sz="0" w:space="0" w:color="auto"/>
      </w:divBdr>
    </w:div>
    <w:div w:id="485362577">
      <w:bodyDiv w:val="1"/>
      <w:marLeft w:val="0"/>
      <w:marRight w:val="0"/>
      <w:marTop w:val="0"/>
      <w:marBottom w:val="0"/>
      <w:divBdr>
        <w:top w:val="none" w:sz="0" w:space="0" w:color="auto"/>
        <w:left w:val="none" w:sz="0" w:space="0" w:color="auto"/>
        <w:bottom w:val="none" w:sz="0" w:space="0" w:color="auto"/>
        <w:right w:val="none" w:sz="0" w:space="0" w:color="auto"/>
      </w:divBdr>
    </w:div>
    <w:div w:id="485584821">
      <w:bodyDiv w:val="1"/>
      <w:marLeft w:val="0"/>
      <w:marRight w:val="0"/>
      <w:marTop w:val="0"/>
      <w:marBottom w:val="0"/>
      <w:divBdr>
        <w:top w:val="none" w:sz="0" w:space="0" w:color="auto"/>
        <w:left w:val="none" w:sz="0" w:space="0" w:color="auto"/>
        <w:bottom w:val="none" w:sz="0" w:space="0" w:color="auto"/>
        <w:right w:val="none" w:sz="0" w:space="0" w:color="auto"/>
      </w:divBdr>
    </w:div>
    <w:div w:id="485707875">
      <w:bodyDiv w:val="1"/>
      <w:marLeft w:val="0"/>
      <w:marRight w:val="0"/>
      <w:marTop w:val="0"/>
      <w:marBottom w:val="0"/>
      <w:divBdr>
        <w:top w:val="none" w:sz="0" w:space="0" w:color="auto"/>
        <w:left w:val="none" w:sz="0" w:space="0" w:color="auto"/>
        <w:bottom w:val="none" w:sz="0" w:space="0" w:color="auto"/>
        <w:right w:val="none" w:sz="0" w:space="0" w:color="auto"/>
      </w:divBdr>
    </w:div>
    <w:div w:id="486170456">
      <w:bodyDiv w:val="1"/>
      <w:marLeft w:val="0"/>
      <w:marRight w:val="0"/>
      <w:marTop w:val="0"/>
      <w:marBottom w:val="0"/>
      <w:divBdr>
        <w:top w:val="none" w:sz="0" w:space="0" w:color="auto"/>
        <w:left w:val="none" w:sz="0" w:space="0" w:color="auto"/>
        <w:bottom w:val="none" w:sz="0" w:space="0" w:color="auto"/>
        <w:right w:val="none" w:sz="0" w:space="0" w:color="auto"/>
      </w:divBdr>
    </w:div>
    <w:div w:id="486287631">
      <w:bodyDiv w:val="1"/>
      <w:marLeft w:val="0"/>
      <w:marRight w:val="0"/>
      <w:marTop w:val="0"/>
      <w:marBottom w:val="0"/>
      <w:divBdr>
        <w:top w:val="none" w:sz="0" w:space="0" w:color="auto"/>
        <w:left w:val="none" w:sz="0" w:space="0" w:color="auto"/>
        <w:bottom w:val="none" w:sz="0" w:space="0" w:color="auto"/>
        <w:right w:val="none" w:sz="0" w:space="0" w:color="auto"/>
      </w:divBdr>
    </w:div>
    <w:div w:id="486290799">
      <w:bodyDiv w:val="1"/>
      <w:marLeft w:val="0"/>
      <w:marRight w:val="0"/>
      <w:marTop w:val="0"/>
      <w:marBottom w:val="0"/>
      <w:divBdr>
        <w:top w:val="none" w:sz="0" w:space="0" w:color="auto"/>
        <w:left w:val="none" w:sz="0" w:space="0" w:color="auto"/>
        <w:bottom w:val="none" w:sz="0" w:space="0" w:color="auto"/>
        <w:right w:val="none" w:sz="0" w:space="0" w:color="auto"/>
      </w:divBdr>
    </w:div>
    <w:div w:id="486408335">
      <w:bodyDiv w:val="1"/>
      <w:marLeft w:val="0"/>
      <w:marRight w:val="0"/>
      <w:marTop w:val="0"/>
      <w:marBottom w:val="0"/>
      <w:divBdr>
        <w:top w:val="none" w:sz="0" w:space="0" w:color="auto"/>
        <w:left w:val="none" w:sz="0" w:space="0" w:color="auto"/>
        <w:bottom w:val="none" w:sz="0" w:space="0" w:color="auto"/>
        <w:right w:val="none" w:sz="0" w:space="0" w:color="auto"/>
      </w:divBdr>
    </w:div>
    <w:div w:id="486434213">
      <w:bodyDiv w:val="1"/>
      <w:marLeft w:val="0"/>
      <w:marRight w:val="0"/>
      <w:marTop w:val="0"/>
      <w:marBottom w:val="0"/>
      <w:divBdr>
        <w:top w:val="none" w:sz="0" w:space="0" w:color="auto"/>
        <w:left w:val="none" w:sz="0" w:space="0" w:color="auto"/>
        <w:bottom w:val="none" w:sz="0" w:space="0" w:color="auto"/>
        <w:right w:val="none" w:sz="0" w:space="0" w:color="auto"/>
      </w:divBdr>
    </w:div>
    <w:div w:id="486484515">
      <w:bodyDiv w:val="1"/>
      <w:marLeft w:val="0"/>
      <w:marRight w:val="0"/>
      <w:marTop w:val="0"/>
      <w:marBottom w:val="0"/>
      <w:divBdr>
        <w:top w:val="none" w:sz="0" w:space="0" w:color="auto"/>
        <w:left w:val="none" w:sz="0" w:space="0" w:color="auto"/>
        <w:bottom w:val="none" w:sz="0" w:space="0" w:color="auto"/>
        <w:right w:val="none" w:sz="0" w:space="0" w:color="auto"/>
      </w:divBdr>
    </w:div>
    <w:div w:id="486558922">
      <w:bodyDiv w:val="1"/>
      <w:marLeft w:val="0"/>
      <w:marRight w:val="0"/>
      <w:marTop w:val="0"/>
      <w:marBottom w:val="0"/>
      <w:divBdr>
        <w:top w:val="none" w:sz="0" w:space="0" w:color="auto"/>
        <w:left w:val="none" w:sz="0" w:space="0" w:color="auto"/>
        <w:bottom w:val="none" w:sz="0" w:space="0" w:color="auto"/>
        <w:right w:val="none" w:sz="0" w:space="0" w:color="auto"/>
      </w:divBdr>
    </w:div>
    <w:div w:id="486746379">
      <w:bodyDiv w:val="1"/>
      <w:marLeft w:val="0"/>
      <w:marRight w:val="0"/>
      <w:marTop w:val="0"/>
      <w:marBottom w:val="0"/>
      <w:divBdr>
        <w:top w:val="none" w:sz="0" w:space="0" w:color="auto"/>
        <w:left w:val="none" w:sz="0" w:space="0" w:color="auto"/>
        <w:bottom w:val="none" w:sz="0" w:space="0" w:color="auto"/>
        <w:right w:val="none" w:sz="0" w:space="0" w:color="auto"/>
      </w:divBdr>
    </w:div>
    <w:div w:id="486746528">
      <w:bodyDiv w:val="1"/>
      <w:marLeft w:val="0"/>
      <w:marRight w:val="0"/>
      <w:marTop w:val="0"/>
      <w:marBottom w:val="0"/>
      <w:divBdr>
        <w:top w:val="none" w:sz="0" w:space="0" w:color="auto"/>
        <w:left w:val="none" w:sz="0" w:space="0" w:color="auto"/>
        <w:bottom w:val="none" w:sz="0" w:space="0" w:color="auto"/>
        <w:right w:val="none" w:sz="0" w:space="0" w:color="auto"/>
      </w:divBdr>
    </w:div>
    <w:div w:id="486828389">
      <w:bodyDiv w:val="1"/>
      <w:marLeft w:val="0"/>
      <w:marRight w:val="0"/>
      <w:marTop w:val="0"/>
      <w:marBottom w:val="0"/>
      <w:divBdr>
        <w:top w:val="none" w:sz="0" w:space="0" w:color="auto"/>
        <w:left w:val="none" w:sz="0" w:space="0" w:color="auto"/>
        <w:bottom w:val="none" w:sz="0" w:space="0" w:color="auto"/>
        <w:right w:val="none" w:sz="0" w:space="0" w:color="auto"/>
      </w:divBdr>
    </w:div>
    <w:div w:id="486939676">
      <w:bodyDiv w:val="1"/>
      <w:marLeft w:val="0"/>
      <w:marRight w:val="0"/>
      <w:marTop w:val="0"/>
      <w:marBottom w:val="0"/>
      <w:divBdr>
        <w:top w:val="none" w:sz="0" w:space="0" w:color="auto"/>
        <w:left w:val="none" w:sz="0" w:space="0" w:color="auto"/>
        <w:bottom w:val="none" w:sz="0" w:space="0" w:color="auto"/>
        <w:right w:val="none" w:sz="0" w:space="0" w:color="auto"/>
      </w:divBdr>
    </w:div>
    <w:div w:id="487018254">
      <w:bodyDiv w:val="1"/>
      <w:marLeft w:val="0"/>
      <w:marRight w:val="0"/>
      <w:marTop w:val="0"/>
      <w:marBottom w:val="0"/>
      <w:divBdr>
        <w:top w:val="none" w:sz="0" w:space="0" w:color="auto"/>
        <w:left w:val="none" w:sz="0" w:space="0" w:color="auto"/>
        <w:bottom w:val="none" w:sz="0" w:space="0" w:color="auto"/>
        <w:right w:val="none" w:sz="0" w:space="0" w:color="auto"/>
      </w:divBdr>
    </w:div>
    <w:div w:id="487090418">
      <w:bodyDiv w:val="1"/>
      <w:marLeft w:val="0"/>
      <w:marRight w:val="0"/>
      <w:marTop w:val="0"/>
      <w:marBottom w:val="0"/>
      <w:divBdr>
        <w:top w:val="none" w:sz="0" w:space="0" w:color="auto"/>
        <w:left w:val="none" w:sz="0" w:space="0" w:color="auto"/>
        <w:bottom w:val="none" w:sz="0" w:space="0" w:color="auto"/>
        <w:right w:val="none" w:sz="0" w:space="0" w:color="auto"/>
      </w:divBdr>
    </w:div>
    <w:div w:id="487135402">
      <w:bodyDiv w:val="1"/>
      <w:marLeft w:val="0"/>
      <w:marRight w:val="0"/>
      <w:marTop w:val="0"/>
      <w:marBottom w:val="0"/>
      <w:divBdr>
        <w:top w:val="none" w:sz="0" w:space="0" w:color="auto"/>
        <w:left w:val="none" w:sz="0" w:space="0" w:color="auto"/>
        <w:bottom w:val="none" w:sz="0" w:space="0" w:color="auto"/>
        <w:right w:val="none" w:sz="0" w:space="0" w:color="auto"/>
      </w:divBdr>
    </w:div>
    <w:div w:id="487328473">
      <w:bodyDiv w:val="1"/>
      <w:marLeft w:val="0"/>
      <w:marRight w:val="0"/>
      <w:marTop w:val="0"/>
      <w:marBottom w:val="0"/>
      <w:divBdr>
        <w:top w:val="none" w:sz="0" w:space="0" w:color="auto"/>
        <w:left w:val="none" w:sz="0" w:space="0" w:color="auto"/>
        <w:bottom w:val="none" w:sz="0" w:space="0" w:color="auto"/>
        <w:right w:val="none" w:sz="0" w:space="0" w:color="auto"/>
      </w:divBdr>
    </w:div>
    <w:div w:id="487986620">
      <w:bodyDiv w:val="1"/>
      <w:marLeft w:val="0"/>
      <w:marRight w:val="0"/>
      <w:marTop w:val="0"/>
      <w:marBottom w:val="0"/>
      <w:divBdr>
        <w:top w:val="none" w:sz="0" w:space="0" w:color="auto"/>
        <w:left w:val="none" w:sz="0" w:space="0" w:color="auto"/>
        <w:bottom w:val="none" w:sz="0" w:space="0" w:color="auto"/>
        <w:right w:val="none" w:sz="0" w:space="0" w:color="auto"/>
      </w:divBdr>
    </w:div>
    <w:div w:id="487987220">
      <w:bodyDiv w:val="1"/>
      <w:marLeft w:val="0"/>
      <w:marRight w:val="0"/>
      <w:marTop w:val="0"/>
      <w:marBottom w:val="0"/>
      <w:divBdr>
        <w:top w:val="none" w:sz="0" w:space="0" w:color="auto"/>
        <w:left w:val="none" w:sz="0" w:space="0" w:color="auto"/>
        <w:bottom w:val="none" w:sz="0" w:space="0" w:color="auto"/>
        <w:right w:val="none" w:sz="0" w:space="0" w:color="auto"/>
      </w:divBdr>
    </w:div>
    <w:div w:id="488136021">
      <w:bodyDiv w:val="1"/>
      <w:marLeft w:val="0"/>
      <w:marRight w:val="0"/>
      <w:marTop w:val="0"/>
      <w:marBottom w:val="0"/>
      <w:divBdr>
        <w:top w:val="none" w:sz="0" w:space="0" w:color="auto"/>
        <w:left w:val="none" w:sz="0" w:space="0" w:color="auto"/>
        <w:bottom w:val="none" w:sz="0" w:space="0" w:color="auto"/>
        <w:right w:val="none" w:sz="0" w:space="0" w:color="auto"/>
      </w:divBdr>
    </w:div>
    <w:div w:id="488208030">
      <w:bodyDiv w:val="1"/>
      <w:marLeft w:val="0"/>
      <w:marRight w:val="0"/>
      <w:marTop w:val="0"/>
      <w:marBottom w:val="0"/>
      <w:divBdr>
        <w:top w:val="none" w:sz="0" w:space="0" w:color="auto"/>
        <w:left w:val="none" w:sz="0" w:space="0" w:color="auto"/>
        <w:bottom w:val="none" w:sz="0" w:space="0" w:color="auto"/>
        <w:right w:val="none" w:sz="0" w:space="0" w:color="auto"/>
      </w:divBdr>
    </w:div>
    <w:div w:id="488788636">
      <w:bodyDiv w:val="1"/>
      <w:marLeft w:val="0"/>
      <w:marRight w:val="0"/>
      <w:marTop w:val="0"/>
      <w:marBottom w:val="0"/>
      <w:divBdr>
        <w:top w:val="none" w:sz="0" w:space="0" w:color="auto"/>
        <w:left w:val="none" w:sz="0" w:space="0" w:color="auto"/>
        <w:bottom w:val="none" w:sz="0" w:space="0" w:color="auto"/>
        <w:right w:val="none" w:sz="0" w:space="0" w:color="auto"/>
      </w:divBdr>
    </w:div>
    <w:div w:id="488908238">
      <w:bodyDiv w:val="1"/>
      <w:marLeft w:val="0"/>
      <w:marRight w:val="0"/>
      <w:marTop w:val="0"/>
      <w:marBottom w:val="0"/>
      <w:divBdr>
        <w:top w:val="none" w:sz="0" w:space="0" w:color="auto"/>
        <w:left w:val="none" w:sz="0" w:space="0" w:color="auto"/>
        <w:bottom w:val="none" w:sz="0" w:space="0" w:color="auto"/>
        <w:right w:val="none" w:sz="0" w:space="0" w:color="auto"/>
      </w:divBdr>
    </w:div>
    <w:div w:id="488912907">
      <w:bodyDiv w:val="1"/>
      <w:marLeft w:val="0"/>
      <w:marRight w:val="0"/>
      <w:marTop w:val="0"/>
      <w:marBottom w:val="0"/>
      <w:divBdr>
        <w:top w:val="none" w:sz="0" w:space="0" w:color="auto"/>
        <w:left w:val="none" w:sz="0" w:space="0" w:color="auto"/>
        <w:bottom w:val="none" w:sz="0" w:space="0" w:color="auto"/>
        <w:right w:val="none" w:sz="0" w:space="0" w:color="auto"/>
      </w:divBdr>
    </w:div>
    <w:div w:id="489103842">
      <w:bodyDiv w:val="1"/>
      <w:marLeft w:val="0"/>
      <w:marRight w:val="0"/>
      <w:marTop w:val="0"/>
      <w:marBottom w:val="0"/>
      <w:divBdr>
        <w:top w:val="none" w:sz="0" w:space="0" w:color="auto"/>
        <w:left w:val="none" w:sz="0" w:space="0" w:color="auto"/>
        <w:bottom w:val="none" w:sz="0" w:space="0" w:color="auto"/>
        <w:right w:val="none" w:sz="0" w:space="0" w:color="auto"/>
      </w:divBdr>
    </w:div>
    <w:div w:id="489559625">
      <w:bodyDiv w:val="1"/>
      <w:marLeft w:val="0"/>
      <w:marRight w:val="0"/>
      <w:marTop w:val="0"/>
      <w:marBottom w:val="0"/>
      <w:divBdr>
        <w:top w:val="none" w:sz="0" w:space="0" w:color="auto"/>
        <w:left w:val="none" w:sz="0" w:space="0" w:color="auto"/>
        <w:bottom w:val="none" w:sz="0" w:space="0" w:color="auto"/>
        <w:right w:val="none" w:sz="0" w:space="0" w:color="auto"/>
      </w:divBdr>
    </w:div>
    <w:div w:id="489715964">
      <w:bodyDiv w:val="1"/>
      <w:marLeft w:val="0"/>
      <w:marRight w:val="0"/>
      <w:marTop w:val="0"/>
      <w:marBottom w:val="0"/>
      <w:divBdr>
        <w:top w:val="none" w:sz="0" w:space="0" w:color="auto"/>
        <w:left w:val="none" w:sz="0" w:space="0" w:color="auto"/>
        <w:bottom w:val="none" w:sz="0" w:space="0" w:color="auto"/>
        <w:right w:val="none" w:sz="0" w:space="0" w:color="auto"/>
      </w:divBdr>
    </w:div>
    <w:div w:id="489716978">
      <w:bodyDiv w:val="1"/>
      <w:marLeft w:val="0"/>
      <w:marRight w:val="0"/>
      <w:marTop w:val="0"/>
      <w:marBottom w:val="0"/>
      <w:divBdr>
        <w:top w:val="none" w:sz="0" w:space="0" w:color="auto"/>
        <w:left w:val="none" w:sz="0" w:space="0" w:color="auto"/>
        <w:bottom w:val="none" w:sz="0" w:space="0" w:color="auto"/>
        <w:right w:val="none" w:sz="0" w:space="0" w:color="auto"/>
      </w:divBdr>
    </w:div>
    <w:div w:id="489911664">
      <w:bodyDiv w:val="1"/>
      <w:marLeft w:val="0"/>
      <w:marRight w:val="0"/>
      <w:marTop w:val="0"/>
      <w:marBottom w:val="0"/>
      <w:divBdr>
        <w:top w:val="none" w:sz="0" w:space="0" w:color="auto"/>
        <w:left w:val="none" w:sz="0" w:space="0" w:color="auto"/>
        <w:bottom w:val="none" w:sz="0" w:space="0" w:color="auto"/>
        <w:right w:val="none" w:sz="0" w:space="0" w:color="auto"/>
      </w:divBdr>
    </w:div>
    <w:div w:id="489950287">
      <w:bodyDiv w:val="1"/>
      <w:marLeft w:val="0"/>
      <w:marRight w:val="0"/>
      <w:marTop w:val="0"/>
      <w:marBottom w:val="0"/>
      <w:divBdr>
        <w:top w:val="none" w:sz="0" w:space="0" w:color="auto"/>
        <w:left w:val="none" w:sz="0" w:space="0" w:color="auto"/>
        <w:bottom w:val="none" w:sz="0" w:space="0" w:color="auto"/>
        <w:right w:val="none" w:sz="0" w:space="0" w:color="auto"/>
      </w:divBdr>
    </w:div>
    <w:div w:id="489979176">
      <w:bodyDiv w:val="1"/>
      <w:marLeft w:val="0"/>
      <w:marRight w:val="0"/>
      <w:marTop w:val="0"/>
      <w:marBottom w:val="0"/>
      <w:divBdr>
        <w:top w:val="none" w:sz="0" w:space="0" w:color="auto"/>
        <w:left w:val="none" w:sz="0" w:space="0" w:color="auto"/>
        <w:bottom w:val="none" w:sz="0" w:space="0" w:color="auto"/>
        <w:right w:val="none" w:sz="0" w:space="0" w:color="auto"/>
      </w:divBdr>
    </w:div>
    <w:div w:id="490021197">
      <w:bodyDiv w:val="1"/>
      <w:marLeft w:val="0"/>
      <w:marRight w:val="0"/>
      <w:marTop w:val="0"/>
      <w:marBottom w:val="0"/>
      <w:divBdr>
        <w:top w:val="none" w:sz="0" w:space="0" w:color="auto"/>
        <w:left w:val="none" w:sz="0" w:space="0" w:color="auto"/>
        <w:bottom w:val="none" w:sz="0" w:space="0" w:color="auto"/>
        <w:right w:val="none" w:sz="0" w:space="0" w:color="auto"/>
      </w:divBdr>
    </w:div>
    <w:div w:id="490021430">
      <w:bodyDiv w:val="1"/>
      <w:marLeft w:val="0"/>
      <w:marRight w:val="0"/>
      <w:marTop w:val="0"/>
      <w:marBottom w:val="0"/>
      <w:divBdr>
        <w:top w:val="none" w:sz="0" w:space="0" w:color="auto"/>
        <w:left w:val="none" w:sz="0" w:space="0" w:color="auto"/>
        <w:bottom w:val="none" w:sz="0" w:space="0" w:color="auto"/>
        <w:right w:val="none" w:sz="0" w:space="0" w:color="auto"/>
      </w:divBdr>
    </w:div>
    <w:div w:id="490021605">
      <w:bodyDiv w:val="1"/>
      <w:marLeft w:val="0"/>
      <w:marRight w:val="0"/>
      <w:marTop w:val="0"/>
      <w:marBottom w:val="0"/>
      <w:divBdr>
        <w:top w:val="none" w:sz="0" w:space="0" w:color="auto"/>
        <w:left w:val="none" w:sz="0" w:space="0" w:color="auto"/>
        <w:bottom w:val="none" w:sz="0" w:space="0" w:color="auto"/>
        <w:right w:val="none" w:sz="0" w:space="0" w:color="auto"/>
      </w:divBdr>
    </w:div>
    <w:div w:id="490026996">
      <w:bodyDiv w:val="1"/>
      <w:marLeft w:val="0"/>
      <w:marRight w:val="0"/>
      <w:marTop w:val="0"/>
      <w:marBottom w:val="0"/>
      <w:divBdr>
        <w:top w:val="none" w:sz="0" w:space="0" w:color="auto"/>
        <w:left w:val="none" w:sz="0" w:space="0" w:color="auto"/>
        <w:bottom w:val="none" w:sz="0" w:space="0" w:color="auto"/>
        <w:right w:val="none" w:sz="0" w:space="0" w:color="auto"/>
      </w:divBdr>
    </w:div>
    <w:div w:id="490028088">
      <w:bodyDiv w:val="1"/>
      <w:marLeft w:val="0"/>
      <w:marRight w:val="0"/>
      <w:marTop w:val="0"/>
      <w:marBottom w:val="0"/>
      <w:divBdr>
        <w:top w:val="none" w:sz="0" w:space="0" w:color="auto"/>
        <w:left w:val="none" w:sz="0" w:space="0" w:color="auto"/>
        <w:bottom w:val="none" w:sz="0" w:space="0" w:color="auto"/>
        <w:right w:val="none" w:sz="0" w:space="0" w:color="auto"/>
      </w:divBdr>
    </w:div>
    <w:div w:id="490099325">
      <w:bodyDiv w:val="1"/>
      <w:marLeft w:val="0"/>
      <w:marRight w:val="0"/>
      <w:marTop w:val="0"/>
      <w:marBottom w:val="0"/>
      <w:divBdr>
        <w:top w:val="none" w:sz="0" w:space="0" w:color="auto"/>
        <w:left w:val="none" w:sz="0" w:space="0" w:color="auto"/>
        <w:bottom w:val="none" w:sz="0" w:space="0" w:color="auto"/>
        <w:right w:val="none" w:sz="0" w:space="0" w:color="auto"/>
      </w:divBdr>
    </w:div>
    <w:div w:id="490291521">
      <w:bodyDiv w:val="1"/>
      <w:marLeft w:val="0"/>
      <w:marRight w:val="0"/>
      <w:marTop w:val="0"/>
      <w:marBottom w:val="0"/>
      <w:divBdr>
        <w:top w:val="none" w:sz="0" w:space="0" w:color="auto"/>
        <w:left w:val="none" w:sz="0" w:space="0" w:color="auto"/>
        <w:bottom w:val="none" w:sz="0" w:space="0" w:color="auto"/>
        <w:right w:val="none" w:sz="0" w:space="0" w:color="auto"/>
      </w:divBdr>
    </w:div>
    <w:div w:id="490298429">
      <w:bodyDiv w:val="1"/>
      <w:marLeft w:val="0"/>
      <w:marRight w:val="0"/>
      <w:marTop w:val="0"/>
      <w:marBottom w:val="0"/>
      <w:divBdr>
        <w:top w:val="none" w:sz="0" w:space="0" w:color="auto"/>
        <w:left w:val="none" w:sz="0" w:space="0" w:color="auto"/>
        <w:bottom w:val="none" w:sz="0" w:space="0" w:color="auto"/>
        <w:right w:val="none" w:sz="0" w:space="0" w:color="auto"/>
      </w:divBdr>
    </w:div>
    <w:div w:id="490415490">
      <w:bodyDiv w:val="1"/>
      <w:marLeft w:val="0"/>
      <w:marRight w:val="0"/>
      <w:marTop w:val="0"/>
      <w:marBottom w:val="0"/>
      <w:divBdr>
        <w:top w:val="none" w:sz="0" w:space="0" w:color="auto"/>
        <w:left w:val="none" w:sz="0" w:space="0" w:color="auto"/>
        <w:bottom w:val="none" w:sz="0" w:space="0" w:color="auto"/>
        <w:right w:val="none" w:sz="0" w:space="0" w:color="auto"/>
      </w:divBdr>
    </w:div>
    <w:div w:id="490564729">
      <w:bodyDiv w:val="1"/>
      <w:marLeft w:val="0"/>
      <w:marRight w:val="0"/>
      <w:marTop w:val="0"/>
      <w:marBottom w:val="0"/>
      <w:divBdr>
        <w:top w:val="none" w:sz="0" w:space="0" w:color="auto"/>
        <w:left w:val="none" w:sz="0" w:space="0" w:color="auto"/>
        <w:bottom w:val="none" w:sz="0" w:space="0" w:color="auto"/>
        <w:right w:val="none" w:sz="0" w:space="0" w:color="auto"/>
      </w:divBdr>
    </w:div>
    <w:div w:id="490876255">
      <w:bodyDiv w:val="1"/>
      <w:marLeft w:val="0"/>
      <w:marRight w:val="0"/>
      <w:marTop w:val="0"/>
      <w:marBottom w:val="0"/>
      <w:divBdr>
        <w:top w:val="none" w:sz="0" w:space="0" w:color="auto"/>
        <w:left w:val="none" w:sz="0" w:space="0" w:color="auto"/>
        <w:bottom w:val="none" w:sz="0" w:space="0" w:color="auto"/>
        <w:right w:val="none" w:sz="0" w:space="0" w:color="auto"/>
      </w:divBdr>
    </w:div>
    <w:div w:id="491067464">
      <w:bodyDiv w:val="1"/>
      <w:marLeft w:val="0"/>
      <w:marRight w:val="0"/>
      <w:marTop w:val="0"/>
      <w:marBottom w:val="0"/>
      <w:divBdr>
        <w:top w:val="none" w:sz="0" w:space="0" w:color="auto"/>
        <w:left w:val="none" w:sz="0" w:space="0" w:color="auto"/>
        <w:bottom w:val="none" w:sz="0" w:space="0" w:color="auto"/>
        <w:right w:val="none" w:sz="0" w:space="0" w:color="auto"/>
      </w:divBdr>
    </w:div>
    <w:div w:id="491800918">
      <w:bodyDiv w:val="1"/>
      <w:marLeft w:val="0"/>
      <w:marRight w:val="0"/>
      <w:marTop w:val="0"/>
      <w:marBottom w:val="0"/>
      <w:divBdr>
        <w:top w:val="none" w:sz="0" w:space="0" w:color="auto"/>
        <w:left w:val="none" w:sz="0" w:space="0" w:color="auto"/>
        <w:bottom w:val="none" w:sz="0" w:space="0" w:color="auto"/>
        <w:right w:val="none" w:sz="0" w:space="0" w:color="auto"/>
      </w:divBdr>
    </w:div>
    <w:div w:id="491945702">
      <w:bodyDiv w:val="1"/>
      <w:marLeft w:val="0"/>
      <w:marRight w:val="0"/>
      <w:marTop w:val="0"/>
      <w:marBottom w:val="0"/>
      <w:divBdr>
        <w:top w:val="none" w:sz="0" w:space="0" w:color="auto"/>
        <w:left w:val="none" w:sz="0" w:space="0" w:color="auto"/>
        <w:bottom w:val="none" w:sz="0" w:space="0" w:color="auto"/>
        <w:right w:val="none" w:sz="0" w:space="0" w:color="auto"/>
      </w:divBdr>
    </w:div>
    <w:div w:id="491987502">
      <w:bodyDiv w:val="1"/>
      <w:marLeft w:val="0"/>
      <w:marRight w:val="0"/>
      <w:marTop w:val="0"/>
      <w:marBottom w:val="0"/>
      <w:divBdr>
        <w:top w:val="none" w:sz="0" w:space="0" w:color="auto"/>
        <w:left w:val="none" w:sz="0" w:space="0" w:color="auto"/>
        <w:bottom w:val="none" w:sz="0" w:space="0" w:color="auto"/>
        <w:right w:val="none" w:sz="0" w:space="0" w:color="auto"/>
      </w:divBdr>
    </w:div>
    <w:div w:id="491987651">
      <w:bodyDiv w:val="1"/>
      <w:marLeft w:val="0"/>
      <w:marRight w:val="0"/>
      <w:marTop w:val="0"/>
      <w:marBottom w:val="0"/>
      <w:divBdr>
        <w:top w:val="none" w:sz="0" w:space="0" w:color="auto"/>
        <w:left w:val="none" w:sz="0" w:space="0" w:color="auto"/>
        <w:bottom w:val="none" w:sz="0" w:space="0" w:color="auto"/>
        <w:right w:val="none" w:sz="0" w:space="0" w:color="auto"/>
      </w:divBdr>
    </w:div>
    <w:div w:id="491993754">
      <w:bodyDiv w:val="1"/>
      <w:marLeft w:val="0"/>
      <w:marRight w:val="0"/>
      <w:marTop w:val="0"/>
      <w:marBottom w:val="0"/>
      <w:divBdr>
        <w:top w:val="none" w:sz="0" w:space="0" w:color="auto"/>
        <w:left w:val="none" w:sz="0" w:space="0" w:color="auto"/>
        <w:bottom w:val="none" w:sz="0" w:space="0" w:color="auto"/>
        <w:right w:val="none" w:sz="0" w:space="0" w:color="auto"/>
      </w:divBdr>
    </w:div>
    <w:div w:id="492111098">
      <w:bodyDiv w:val="1"/>
      <w:marLeft w:val="0"/>
      <w:marRight w:val="0"/>
      <w:marTop w:val="0"/>
      <w:marBottom w:val="0"/>
      <w:divBdr>
        <w:top w:val="none" w:sz="0" w:space="0" w:color="auto"/>
        <w:left w:val="none" w:sz="0" w:space="0" w:color="auto"/>
        <w:bottom w:val="none" w:sz="0" w:space="0" w:color="auto"/>
        <w:right w:val="none" w:sz="0" w:space="0" w:color="auto"/>
      </w:divBdr>
    </w:div>
    <w:div w:id="492138718">
      <w:bodyDiv w:val="1"/>
      <w:marLeft w:val="0"/>
      <w:marRight w:val="0"/>
      <w:marTop w:val="0"/>
      <w:marBottom w:val="0"/>
      <w:divBdr>
        <w:top w:val="none" w:sz="0" w:space="0" w:color="auto"/>
        <w:left w:val="none" w:sz="0" w:space="0" w:color="auto"/>
        <w:bottom w:val="none" w:sz="0" w:space="0" w:color="auto"/>
        <w:right w:val="none" w:sz="0" w:space="0" w:color="auto"/>
      </w:divBdr>
    </w:div>
    <w:div w:id="492380425">
      <w:bodyDiv w:val="1"/>
      <w:marLeft w:val="0"/>
      <w:marRight w:val="0"/>
      <w:marTop w:val="0"/>
      <w:marBottom w:val="0"/>
      <w:divBdr>
        <w:top w:val="none" w:sz="0" w:space="0" w:color="auto"/>
        <w:left w:val="none" w:sz="0" w:space="0" w:color="auto"/>
        <w:bottom w:val="none" w:sz="0" w:space="0" w:color="auto"/>
        <w:right w:val="none" w:sz="0" w:space="0" w:color="auto"/>
      </w:divBdr>
    </w:div>
    <w:div w:id="492455949">
      <w:bodyDiv w:val="1"/>
      <w:marLeft w:val="0"/>
      <w:marRight w:val="0"/>
      <w:marTop w:val="0"/>
      <w:marBottom w:val="0"/>
      <w:divBdr>
        <w:top w:val="none" w:sz="0" w:space="0" w:color="auto"/>
        <w:left w:val="none" w:sz="0" w:space="0" w:color="auto"/>
        <w:bottom w:val="none" w:sz="0" w:space="0" w:color="auto"/>
        <w:right w:val="none" w:sz="0" w:space="0" w:color="auto"/>
      </w:divBdr>
      <w:divsChild>
        <w:div w:id="216935191">
          <w:marLeft w:val="0"/>
          <w:marRight w:val="0"/>
          <w:marTop w:val="0"/>
          <w:marBottom w:val="0"/>
          <w:divBdr>
            <w:top w:val="none" w:sz="0" w:space="0" w:color="auto"/>
            <w:left w:val="none" w:sz="0" w:space="0" w:color="auto"/>
            <w:bottom w:val="none" w:sz="0" w:space="0" w:color="auto"/>
            <w:right w:val="none" w:sz="0" w:space="0" w:color="auto"/>
          </w:divBdr>
          <w:divsChild>
            <w:div w:id="14347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6286">
      <w:bodyDiv w:val="1"/>
      <w:marLeft w:val="0"/>
      <w:marRight w:val="0"/>
      <w:marTop w:val="0"/>
      <w:marBottom w:val="0"/>
      <w:divBdr>
        <w:top w:val="none" w:sz="0" w:space="0" w:color="auto"/>
        <w:left w:val="none" w:sz="0" w:space="0" w:color="auto"/>
        <w:bottom w:val="none" w:sz="0" w:space="0" w:color="auto"/>
        <w:right w:val="none" w:sz="0" w:space="0" w:color="auto"/>
      </w:divBdr>
    </w:div>
    <w:div w:id="492646677">
      <w:bodyDiv w:val="1"/>
      <w:marLeft w:val="0"/>
      <w:marRight w:val="0"/>
      <w:marTop w:val="0"/>
      <w:marBottom w:val="0"/>
      <w:divBdr>
        <w:top w:val="none" w:sz="0" w:space="0" w:color="auto"/>
        <w:left w:val="none" w:sz="0" w:space="0" w:color="auto"/>
        <w:bottom w:val="none" w:sz="0" w:space="0" w:color="auto"/>
        <w:right w:val="none" w:sz="0" w:space="0" w:color="auto"/>
      </w:divBdr>
    </w:div>
    <w:div w:id="492765913">
      <w:bodyDiv w:val="1"/>
      <w:marLeft w:val="0"/>
      <w:marRight w:val="0"/>
      <w:marTop w:val="0"/>
      <w:marBottom w:val="0"/>
      <w:divBdr>
        <w:top w:val="none" w:sz="0" w:space="0" w:color="auto"/>
        <w:left w:val="none" w:sz="0" w:space="0" w:color="auto"/>
        <w:bottom w:val="none" w:sz="0" w:space="0" w:color="auto"/>
        <w:right w:val="none" w:sz="0" w:space="0" w:color="auto"/>
      </w:divBdr>
    </w:div>
    <w:div w:id="492835842">
      <w:bodyDiv w:val="1"/>
      <w:marLeft w:val="0"/>
      <w:marRight w:val="0"/>
      <w:marTop w:val="0"/>
      <w:marBottom w:val="0"/>
      <w:divBdr>
        <w:top w:val="none" w:sz="0" w:space="0" w:color="auto"/>
        <w:left w:val="none" w:sz="0" w:space="0" w:color="auto"/>
        <w:bottom w:val="none" w:sz="0" w:space="0" w:color="auto"/>
        <w:right w:val="none" w:sz="0" w:space="0" w:color="auto"/>
      </w:divBdr>
    </w:div>
    <w:div w:id="492843064">
      <w:bodyDiv w:val="1"/>
      <w:marLeft w:val="0"/>
      <w:marRight w:val="0"/>
      <w:marTop w:val="0"/>
      <w:marBottom w:val="0"/>
      <w:divBdr>
        <w:top w:val="none" w:sz="0" w:space="0" w:color="auto"/>
        <w:left w:val="none" w:sz="0" w:space="0" w:color="auto"/>
        <w:bottom w:val="none" w:sz="0" w:space="0" w:color="auto"/>
        <w:right w:val="none" w:sz="0" w:space="0" w:color="auto"/>
      </w:divBdr>
    </w:div>
    <w:div w:id="493030234">
      <w:bodyDiv w:val="1"/>
      <w:marLeft w:val="0"/>
      <w:marRight w:val="0"/>
      <w:marTop w:val="0"/>
      <w:marBottom w:val="0"/>
      <w:divBdr>
        <w:top w:val="none" w:sz="0" w:space="0" w:color="auto"/>
        <w:left w:val="none" w:sz="0" w:space="0" w:color="auto"/>
        <w:bottom w:val="none" w:sz="0" w:space="0" w:color="auto"/>
        <w:right w:val="none" w:sz="0" w:space="0" w:color="auto"/>
      </w:divBdr>
    </w:div>
    <w:div w:id="493036184">
      <w:bodyDiv w:val="1"/>
      <w:marLeft w:val="0"/>
      <w:marRight w:val="0"/>
      <w:marTop w:val="0"/>
      <w:marBottom w:val="0"/>
      <w:divBdr>
        <w:top w:val="none" w:sz="0" w:space="0" w:color="auto"/>
        <w:left w:val="none" w:sz="0" w:space="0" w:color="auto"/>
        <w:bottom w:val="none" w:sz="0" w:space="0" w:color="auto"/>
        <w:right w:val="none" w:sz="0" w:space="0" w:color="auto"/>
      </w:divBdr>
    </w:div>
    <w:div w:id="493644367">
      <w:bodyDiv w:val="1"/>
      <w:marLeft w:val="0"/>
      <w:marRight w:val="0"/>
      <w:marTop w:val="0"/>
      <w:marBottom w:val="0"/>
      <w:divBdr>
        <w:top w:val="none" w:sz="0" w:space="0" w:color="auto"/>
        <w:left w:val="none" w:sz="0" w:space="0" w:color="auto"/>
        <w:bottom w:val="none" w:sz="0" w:space="0" w:color="auto"/>
        <w:right w:val="none" w:sz="0" w:space="0" w:color="auto"/>
      </w:divBdr>
    </w:div>
    <w:div w:id="493648180">
      <w:bodyDiv w:val="1"/>
      <w:marLeft w:val="0"/>
      <w:marRight w:val="0"/>
      <w:marTop w:val="0"/>
      <w:marBottom w:val="0"/>
      <w:divBdr>
        <w:top w:val="none" w:sz="0" w:space="0" w:color="auto"/>
        <w:left w:val="none" w:sz="0" w:space="0" w:color="auto"/>
        <w:bottom w:val="none" w:sz="0" w:space="0" w:color="auto"/>
        <w:right w:val="none" w:sz="0" w:space="0" w:color="auto"/>
      </w:divBdr>
    </w:div>
    <w:div w:id="493649364">
      <w:bodyDiv w:val="1"/>
      <w:marLeft w:val="0"/>
      <w:marRight w:val="0"/>
      <w:marTop w:val="0"/>
      <w:marBottom w:val="0"/>
      <w:divBdr>
        <w:top w:val="none" w:sz="0" w:space="0" w:color="auto"/>
        <w:left w:val="none" w:sz="0" w:space="0" w:color="auto"/>
        <w:bottom w:val="none" w:sz="0" w:space="0" w:color="auto"/>
        <w:right w:val="none" w:sz="0" w:space="0" w:color="auto"/>
      </w:divBdr>
    </w:div>
    <w:div w:id="493911672">
      <w:bodyDiv w:val="1"/>
      <w:marLeft w:val="0"/>
      <w:marRight w:val="0"/>
      <w:marTop w:val="0"/>
      <w:marBottom w:val="0"/>
      <w:divBdr>
        <w:top w:val="none" w:sz="0" w:space="0" w:color="auto"/>
        <w:left w:val="none" w:sz="0" w:space="0" w:color="auto"/>
        <w:bottom w:val="none" w:sz="0" w:space="0" w:color="auto"/>
        <w:right w:val="none" w:sz="0" w:space="0" w:color="auto"/>
      </w:divBdr>
    </w:div>
    <w:div w:id="493953645">
      <w:bodyDiv w:val="1"/>
      <w:marLeft w:val="0"/>
      <w:marRight w:val="0"/>
      <w:marTop w:val="0"/>
      <w:marBottom w:val="0"/>
      <w:divBdr>
        <w:top w:val="none" w:sz="0" w:space="0" w:color="auto"/>
        <w:left w:val="none" w:sz="0" w:space="0" w:color="auto"/>
        <w:bottom w:val="none" w:sz="0" w:space="0" w:color="auto"/>
        <w:right w:val="none" w:sz="0" w:space="0" w:color="auto"/>
      </w:divBdr>
    </w:div>
    <w:div w:id="494033130">
      <w:bodyDiv w:val="1"/>
      <w:marLeft w:val="0"/>
      <w:marRight w:val="0"/>
      <w:marTop w:val="0"/>
      <w:marBottom w:val="0"/>
      <w:divBdr>
        <w:top w:val="none" w:sz="0" w:space="0" w:color="auto"/>
        <w:left w:val="none" w:sz="0" w:space="0" w:color="auto"/>
        <w:bottom w:val="none" w:sz="0" w:space="0" w:color="auto"/>
        <w:right w:val="none" w:sz="0" w:space="0" w:color="auto"/>
      </w:divBdr>
    </w:div>
    <w:div w:id="494566347">
      <w:bodyDiv w:val="1"/>
      <w:marLeft w:val="0"/>
      <w:marRight w:val="0"/>
      <w:marTop w:val="0"/>
      <w:marBottom w:val="0"/>
      <w:divBdr>
        <w:top w:val="none" w:sz="0" w:space="0" w:color="auto"/>
        <w:left w:val="none" w:sz="0" w:space="0" w:color="auto"/>
        <w:bottom w:val="none" w:sz="0" w:space="0" w:color="auto"/>
        <w:right w:val="none" w:sz="0" w:space="0" w:color="auto"/>
      </w:divBdr>
    </w:div>
    <w:div w:id="494952667">
      <w:bodyDiv w:val="1"/>
      <w:marLeft w:val="0"/>
      <w:marRight w:val="0"/>
      <w:marTop w:val="0"/>
      <w:marBottom w:val="0"/>
      <w:divBdr>
        <w:top w:val="none" w:sz="0" w:space="0" w:color="auto"/>
        <w:left w:val="none" w:sz="0" w:space="0" w:color="auto"/>
        <w:bottom w:val="none" w:sz="0" w:space="0" w:color="auto"/>
        <w:right w:val="none" w:sz="0" w:space="0" w:color="auto"/>
      </w:divBdr>
    </w:div>
    <w:div w:id="494955341">
      <w:bodyDiv w:val="1"/>
      <w:marLeft w:val="0"/>
      <w:marRight w:val="0"/>
      <w:marTop w:val="0"/>
      <w:marBottom w:val="0"/>
      <w:divBdr>
        <w:top w:val="none" w:sz="0" w:space="0" w:color="auto"/>
        <w:left w:val="none" w:sz="0" w:space="0" w:color="auto"/>
        <w:bottom w:val="none" w:sz="0" w:space="0" w:color="auto"/>
        <w:right w:val="none" w:sz="0" w:space="0" w:color="auto"/>
      </w:divBdr>
    </w:div>
    <w:div w:id="494998670">
      <w:bodyDiv w:val="1"/>
      <w:marLeft w:val="0"/>
      <w:marRight w:val="0"/>
      <w:marTop w:val="0"/>
      <w:marBottom w:val="0"/>
      <w:divBdr>
        <w:top w:val="none" w:sz="0" w:space="0" w:color="auto"/>
        <w:left w:val="none" w:sz="0" w:space="0" w:color="auto"/>
        <w:bottom w:val="none" w:sz="0" w:space="0" w:color="auto"/>
        <w:right w:val="none" w:sz="0" w:space="0" w:color="auto"/>
      </w:divBdr>
    </w:div>
    <w:div w:id="495072618">
      <w:bodyDiv w:val="1"/>
      <w:marLeft w:val="0"/>
      <w:marRight w:val="0"/>
      <w:marTop w:val="0"/>
      <w:marBottom w:val="0"/>
      <w:divBdr>
        <w:top w:val="none" w:sz="0" w:space="0" w:color="auto"/>
        <w:left w:val="none" w:sz="0" w:space="0" w:color="auto"/>
        <w:bottom w:val="none" w:sz="0" w:space="0" w:color="auto"/>
        <w:right w:val="none" w:sz="0" w:space="0" w:color="auto"/>
      </w:divBdr>
    </w:div>
    <w:div w:id="495193975">
      <w:bodyDiv w:val="1"/>
      <w:marLeft w:val="0"/>
      <w:marRight w:val="0"/>
      <w:marTop w:val="0"/>
      <w:marBottom w:val="0"/>
      <w:divBdr>
        <w:top w:val="none" w:sz="0" w:space="0" w:color="auto"/>
        <w:left w:val="none" w:sz="0" w:space="0" w:color="auto"/>
        <w:bottom w:val="none" w:sz="0" w:space="0" w:color="auto"/>
        <w:right w:val="none" w:sz="0" w:space="0" w:color="auto"/>
      </w:divBdr>
    </w:div>
    <w:div w:id="495263773">
      <w:bodyDiv w:val="1"/>
      <w:marLeft w:val="0"/>
      <w:marRight w:val="0"/>
      <w:marTop w:val="0"/>
      <w:marBottom w:val="0"/>
      <w:divBdr>
        <w:top w:val="none" w:sz="0" w:space="0" w:color="auto"/>
        <w:left w:val="none" w:sz="0" w:space="0" w:color="auto"/>
        <w:bottom w:val="none" w:sz="0" w:space="0" w:color="auto"/>
        <w:right w:val="none" w:sz="0" w:space="0" w:color="auto"/>
      </w:divBdr>
    </w:div>
    <w:div w:id="495346765">
      <w:bodyDiv w:val="1"/>
      <w:marLeft w:val="0"/>
      <w:marRight w:val="0"/>
      <w:marTop w:val="0"/>
      <w:marBottom w:val="0"/>
      <w:divBdr>
        <w:top w:val="none" w:sz="0" w:space="0" w:color="auto"/>
        <w:left w:val="none" w:sz="0" w:space="0" w:color="auto"/>
        <w:bottom w:val="none" w:sz="0" w:space="0" w:color="auto"/>
        <w:right w:val="none" w:sz="0" w:space="0" w:color="auto"/>
      </w:divBdr>
    </w:div>
    <w:div w:id="495462181">
      <w:bodyDiv w:val="1"/>
      <w:marLeft w:val="0"/>
      <w:marRight w:val="0"/>
      <w:marTop w:val="0"/>
      <w:marBottom w:val="0"/>
      <w:divBdr>
        <w:top w:val="none" w:sz="0" w:space="0" w:color="auto"/>
        <w:left w:val="none" w:sz="0" w:space="0" w:color="auto"/>
        <w:bottom w:val="none" w:sz="0" w:space="0" w:color="auto"/>
        <w:right w:val="none" w:sz="0" w:space="0" w:color="auto"/>
      </w:divBdr>
    </w:div>
    <w:div w:id="495532461">
      <w:bodyDiv w:val="1"/>
      <w:marLeft w:val="0"/>
      <w:marRight w:val="0"/>
      <w:marTop w:val="0"/>
      <w:marBottom w:val="0"/>
      <w:divBdr>
        <w:top w:val="none" w:sz="0" w:space="0" w:color="auto"/>
        <w:left w:val="none" w:sz="0" w:space="0" w:color="auto"/>
        <w:bottom w:val="none" w:sz="0" w:space="0" w:color="auto"/>
        <w:right w:val="none" w:sz="0" w:space="0" w:color="auto"/>
      </w:divBdr>
    </w:div>
    <w:div w:id="495532822">
      <w:bodyDiv w:val="1"/>
      <w:marLeft w:val="0"/>
      <w:marRight w:val="0"/>
      <w:marTop w:val="0"/>
      <w:marBottom w:val="0"/>
      <w:divBdr>
        <w:top w:val="none" w:sz="0" w:space="0" w:color="auto"/>
        <w:left w:val="none" w:sz="0" w:space="0" w:color="auto"/>
        <w:bottom w:val="none" w:sz="0" w:space="0" w:color="auto"/>
        <w:right w:val="none" w:sz="0" w:space="0" w:color="auto"/>
      </w:divBdr>
    </w:div>
    <w:div w:id="495925978">
      <w:bodyDiv w:val="1"/>
      <w:marLeft w:val="0"/>
      <w:marRight w:val="0"/>
      <w:marTop w:val="0"/>
      <w:marBottom w:val="0"/>
      <w:divBdr>
        <w:top w:val="none" w:sz="0" w:space="0" w:color="auto"/>
        <w:left w:val="none" w:sz="0" w:space="0" w:color="auto"/>
        <w:bottom w:val="none" w:sz="0" w:space="0" w:color="auto"/>
        <w:right w:val="none" w:sz="0" w:space="0" w:color="auto"/>
      </w:divBdr>
    </w:div>
    <w:div w:id="496116274">
      <w:bodyDiv w:val="1"/>
      <w:marLeft w:val="0"/>
      <w:marRight w:val="0"/>
      <w:marTop w:val="0"/>
      <w:marBottom w:val="0"/>
      <w:divBdr>
        <w:top w:val="none" w:sz="0" w:space="0" w:color="auto"/>
        <w:left w:val="none" w:sz="0" w:space="0" w:color="auto"/>
        <w:bottom w:val="none" w:sz="0" w:space="0" w:color="auto"/>
        <w:right w:val="none" w:sz="0" w:space="0" w:color="auto"/>
      </w:divBdr>
    </w:div>
    <w:div w:id="496117909">
      <w:bodyDiv w:val="1"/>
      <w:marLeft w:val="0"/>
      <w:marRight w:val="0"/>
      <w:marTop w:val="0"/>
      <w:marBottom w:val="0"/>
      <w:divBdr>
        <w:top w:val="none" w:sz="0" w:space="0" w:color="auto"/>
        <w:left w:val="none" w:sz="0" w:space="0" w:color="auto"/>
        <w:bottom w:val="none" w:sz="0" w:space="0" w:color="auto"/>
        <w:right w:val="none" w:sz="0" w:space="0" w:color="auto"/>
      </w:divBdr>
    </w:div>
    <w:div w:id="496191889">
      <w:bodyDiv w:val="1"/>
      <w:marLeft w:val="0"/>
      <w:marRight w:val="0"/>
      <w:marTop w:val="0"/>
      <w:marBottom w:val="0"/>
      <w:divBdr>
        <w:top w:val="none" w:sz="0" w:space="0" w:color="auto"/>
        <w:left w:val="none" w:sz="0" w:space="0" w:color="auto"/>
        <w:bottom w:val="none" w:sz="0" w:space="0" w:color="auto"/>
        <w:right w:val="none" w:sz="0" w:space="0" w:color="auto"/>
      </w:divBdr>
    </w:div>
    <w:div w:id="496387350">
      <w:bodyDiv w:val="1"/>
      <w:marLeft w:val="0"/>
      <w:marRight w:val="0"/>
      <w:marTop w:val="0"/>
      <w:marBottom w:val="0"/>
      <w:divBdr>
        <w:top w:val="none" w:sz="0" w:space="0" w:color="auto"/>
        <w:left w:val="none" w:sz="0" w:space="0" w:color="auto"/>
        <w:bottom w:val="none" w:sz="0" w:space="0" w:color="auto"/>
        <w:right w:val="none" w:sz="0" w:space="0" w:color="auto"/>
      </w:divBdr>
    </w:div>
    <w:div w:id="496507422">
      <w:bodyDiv w:val="1"/>
      <w:marLeft w:val="0"/>
      <w:marRight w:val="0"/>
      <w:marTop w:val="0"/>
      <w:marBottom w:val="0"/>
      <w:divBdr>
        <w:top w:val="none" w:sz="0" w:space="0" w:color="auto"/>
        <w:left w:val="none" w:sz="0" w:space="0" w:color="auto"/>
        <w:bottom w:val="none" w:sz="0" w:space="0" w:color="auto"/>
        <w:right w:val="none" w:sz="0" w:space="0" w:color="auto"/>
      </w:divBdr>
    </w:div>
    <w:div w:id="496650746">
      <w:bodyDiv w:val="1"/>
      <w:marLeft w:val="0"/>
      <w:marRight w:val="0"/>
      <w:marTop w:val="0"/>
      <w:marBottom w:val="0"/>
      <w:divBdr>
        <w:top w:val="none" w:sz="0" w:space="0" w:color="auto"/>
        <w:left w:val="none" w:sz="0" w:space="0" w:color="auto"/>
        <w:bottom w:val="none" w:sz="0" w:space="0" w:color="auto"/>
        <w:right w:val="none" w:sz="0" w:space="0" w:color="auto"/>
      </w:divBdr>
    </w:div>
    <w:div w:id="496652109">
      <w:bodyDiv w:val="1"/>
      <w:marLeft w:val="0"/>
      <w:marRight w:val="0"/>
      <w:marTop w:val="0"/>
      <w:marBottom w:val="0"/>
      <w:divBdr>
        <w:top w:val="none" w:sz="0" w:space="0" w:color="auto"/>
        <w:left w:val="none" w:sz="0" w:space="0" w:color="auto"/>
        <w:bottom w:val="none" w:sz="0" w:space="0" w:color="auto"/>
        <w:right w:val="none" w:sz="0" w:space="0" w:color="auto"/>
      </w:divBdr>
    </w:div>
    <w:div w:id="496653481">
      <w:bodyDiv w:val="1"/>
      <w:marLeft w:val="0"/>
      <w:marRight w:val="0"/>
      <w:marTop w:val="0"/>
      <w:marBottom w:val="0"/>
      <w:divBdr>
        <w:top w:val="none" w:sz="0" w:space="0" w:color="auto"/>
        <w:left w:val="none" w:sz="0" w:space="0" w:color="auto"/>
        <w:bottom w:val="none" w:sz="0" w:space="0" w:color="auto"/>
        <w:right w:val="none" w:sz="0" w:space="0" w:color="auto"/>
      </w:divBdr>
    </w:div>
    <w:div w:id="496967555">
      <w:bodyDiv w:val="1"/>
      <w:marLeft w:val="0"/>
      <w:marRight w:val="0"/>
      <w:marTop w:val="0"/>
      <w:marBottom w:val="0"/>
      <w:divBdr>
        <w:top w:val="none" w:sz="0" w:space="0" w:color="auto"/>
        <w:left w:val="none" w:sz="0" w:space="0" w:color="auto"/>
        <w:bottom w:val="none" w:sz="0" w:space="0" w:color="auto"/>
        <w:right w:val="none" w:sz="0" w:space="0" w:color="auto"/>
      </w:divBdr>
    </w:div>
    <w:div w:id="497043228">
      <w:bodyDiv w:val="1"/>
      <w:marLeft w:val="0"/>
      <w:marRight w:val="0"/>
      <w:marTop w:val="0"/>
      <w:marBottom w:val="0"/>
      <w:divBdr>
        <w:top w:val="none" w:sz="0" w:space="0" w:color="auto"/>
        <w:left w:val="none" w:sz="0" w:space="0" w:color="auto"/>
        <w:bottom w:val="none" w:sz="0" w:space="0" w:color="auto"/>
        <w:right w:val="none" w:sz="0" w:space="0" w:color="auto"/>
      </w:divBdr>
    </w:div>
    <w:div w:id="497236931">
      <w:bodyDiv w:val="1"/>
      <w:marLeft w:val="0"/>
      <w:marRight w:val="0"/>
      <w:marTop w:val="0"/>
      <w:marBottom w:val="0"/>
      <w:divBdr>
        <w:top w:val="none" w:sz="0" w:space="0" w:color="auto"/>
        <w:left w:val="none" w:sz="0" w:space="0" w:color="auto"/>
        <w:bottom w:val="none" w:sz="0" w:space="0" w:color="auto"/>
        <w:right w:val="none" w:sz="0" w:space="0" w:color="auto"/>
      </w:divBdr>
    </w:div>
    <w:div w:id="497428194">
      <w:bodyDiv w:val="1"/>
      <w:marLeft w:val="0"/>
      <w:marRight w:val="0"/>
      <w:marTop w:val="0"/>
      <w:marBottom w:val="0"/>
      <w:divBdr>
        <w:top w:val="none" w:sz="0" w:space="0" w:color="auto"/>
        <w:left w:val="none" w:sz="0" w:space="0" w:color="auto"/>
        <w:bottom w:val="none" w:sz="0" w:space="0" w:color="auto"/>
        <w:right w:val="none" w:sz="0" w:space="0" w:color="auto"/>
      </w:divBdr>
    </w:div>
    <w:div w:id="497498188">
      <w:bodyDiv w:val="1"/>
      <w:marLeft w:val="0"/>
      <w:marRight w:val="0"/>
      <w:marTop w:val="0"/>
      <w:marBottom w:val="0"/>
      <w:divBdr>
        <w:top w:val="none" w:sz="0" w:space="0" w:color="auto"/>
        <w:left w:val="none" w:sz="0" w:space="0" w:color="auto"/>
        <w:bottom w:val="none" w:sz="0" w:space="0" w:color="auto"/>
        <w:right w:val="none" w:sz="0" w:space="0" w:color="auto"/>
      </w:divBdr>
    </w:div>
    <w:div w:id="497572885">
      <w:bodyDiv w:val="1"/>
      <w:marLeft w:val="0"/>
      <w:marRight w:val="0"/>
      <w:marTop w:val="0"/>
      <w:marBottom w:val="0"/>
      <w:divBdr>
        <w:top w:val="none" w:sz="0" w:space="0" w:color="auto"/>
        <w:left w:val="none" w:sz="0" w:space="0" w:color="auto"/>
        <w:bottom w:val="none" w:sz="0" w:space="0" w:color="auto"/>
        <w:right w:val="none" w:sz="0" w:space="0" w:color="auto"/>
      </w:divBdr>
    </w:div>
    <w:div w:id="497576646">
      <w:bodyDiv w:val="1"/>
      <w:marLeft w:val="0"/>
      <w:marRight w:val="0"/>
      <w:marTop w:val="0"/>
      <w:marBottom w:val="0"/>
      <w:divBdr>
        <w:top w:val="none" w:sz="0" w:space="0" w:color="auto"/>
        <w:left w:val="none" w:sz="0" w:space="0" w:color="auto"/>
        <w:bottom w:val="none" w:sz="0" w:space="0" w:color="auto"/>
        <w:right w:val="none" w:sz="0" w:space="0" w:color="auto"/>
      </w:divBdr>
    </w:div>
    <w:div w:id="497615401">
      <w:bodyDiv w:val="1"/>
      <w:marLeft w:val="0"/>
      <w:marRight w:val="0"/>
      <w:marTop w:val="0"/>
      <w:marBottom w:val="0"/>
      <w:divBdr>
        <w:top w:val="none" w:sz="0" w:space="0" w:color="auto"/>
        <w:left w:val="none" w:sz="0" w:space="0" w:color="auto"/>
        <w:bottom w:val="none" w:sz="0" w:space="0" w:color="auto"/>
        <w:right w:val="none" w:sz="0" w:space="0" w:color="auto"/>
      </w:divBdr>
    </w:div>
    <w:div w:id="497773029">
      <w:bodyDiv w:val="1"/>
      <w:marLeft w:val="0"/>
      <w:marRight w:val="0"/>
      <w:marTop w:val="0"/>
      <w:marBottom w:val="0"/>
      <w:divBdr>
        <w:top w:val="none" w:sz="0" w:space="0" w:color="auto"/>
        <w:left w:val="none" w:sz="0" w:space="0" w:color="auto"/>
        <w:bottom w:val="none" w:sz="0" w:space="0" w:color="auto"/>
        <w:right w:val="none" w:sz="0" w:space="0" w:color="auto"/>
      </w:divBdr>
    </w:div>
    <w:div w:id="497962418">
      <w:bodyDiv w:val="1"/>
      <w:marLeft w:val="0"/>
      <w:marRight w:val="0"/>
      <w:marTop w:val="0"/>
      <w:marBottom w:val="0"/>
      <w:divBdr>
        <w:top w:val="none" w:sz="0" w:space="0" w:color="auto"/>
        <w:left w:val="none" w:sz="0" w:space="0" w:color="auto"/>
        <w:bottom w:val="none" w:sz="0" w:space="0" w:color="auto"/>
        <w:right w:val="none" w:sz="0" w:space="0" w:color="auto"/>
      </w:divBdr>
    </w:div>
    <w:div w:id="498082620">
      <w:bodyDiv w:val="1"/>
      <w:marLeft w:val="0"/>
      <w:marRight w:val="0"/>
      <w:marTop w:val="0"/>
      <w:marBottom w:val="0"/>
      <w:divBdr>
        <w:top w:val="none" w:sz="0" w:space="0" w:color="auto"/>
        <w:left w:val="none" w:sz="0" w:space="0" w:color="auto"/>
        <w:bottom w:val="none" w:sz="0" w:space="0" w:color="auto"/>
        <w:right w:val="none" w:sz="0" w:space="0" w:color="auto"/>
      </w:divBdr>
    </w:div>
    <w:div w:id="498155354">
      <w:bodyDiv w:val="1"/>
      <w:marLeft w:val="0"/>
      <w:marRight w:val="0"/>
      <w:marTop w:val="0"/>
      <w:marBottom w:val="0"/>
      <w:divBdr>
        <w:top w:val="none" w:sz="0" w:space="0" w:color="auto"/>
        <w:left w:val="none" w:sz="0" w:space="0" w:color="auto"/>
        <w:bottom w:val="none" w:sz="0" w:space="0" w:color="auto"/>
        <w:right w:val="none" w:sz="0" w:space="0" w:color="auto"/>
      </w:divBdr>
    </w:div>
    <w:div w:id="498158580">
      <w:bodyDiv w:val="1"/>
      <w:marLeft w:val="0"/>
      <w:marRight w:val="0"/>
      <w:marTop w:val="0"/>
      <w:marBottom w:val="0"/>
      <w:divBdr>
        <w:top w:val="none" w:sz="0" w:space="0" w:color="auto"/>
        <w:left w:val="none" w:sz="0" w:space="0" w:color="auto"/>
        <w:bottom w:val="none" w:sz="0" w:space="0" w:color="auto"/>
        <w:right w:val="none" w:sz="0" w:space="0" w:color="auto"/>
      </w:divBdr>
    </w:div>
    <w:div w:id="498544296">
      <w:bodyDiv w:val="1"/>
      <w:marLeft w:val="0"/>
      <w:marRight w:val="0"/>
      <w:marTop w:val="0"/>
      <w:marBottom w:val="0"/>
      <w:divBdr>
        <w:top w:val="none" w:sz="0" w:space="0" w:color="auto"/>
        <w:left w:val="none" w:sz="0" w:space="0" w:color="auto"/>
        <w:bottom w:val="none" w:sz="0" w:space="0" w:color="auto"/>
        <w:right w:val="none" w:sz="0" w:space="0" w:color="auto"/>
      </w:divBdr>
    </w:div>
    <w:div w:id="498886728">
      <w:bodyDiv w:val="1"/>
      <w:marLeft w:val="0"/>
      <w:marRight w:val="0"/>
      <w:marTop w:val="0"/>
      <w:marBottom w:val="0"/>
      <w:divBdr>
        <w:top w:val="none" w:sz="0" w:space="0" w:color="auto"/>
        <w:left w:val="none" w:sz="0" w:space="0" w:color="auto"/>
        <w:bottom w:val="none" w:sz="0" w:space="0" w:color="auto"/>
        <w:right w:val="none" w:sz="0" w:space="0" w:color="auto"/>
      </w:divBdr>
    </w:div>
    <w:div w:id="499084242">
      <w:bodyDiv w:val="1"/>
      <w:marLeft w:val="0"/>
      <w:marRight w:val="0"/>
      <w:marTop w:val="0"/>
      <w:marBottom w:val="0"/>
      <w:divBdr>
        <w:top w:val="none" w:sz="0" w:space="0" w:color="auto"/>
        <w:left w:val="none" w:sz="0" w:space="0" w:color="auto"/>
        <w:bottom w:val="none" w:sz="0" w:space="0" w:color="auto"/>
        <w:right w:val="none" w:sz="0" w:space="0" w:color="auto"/>
      </w:divBdr>
    </w:div>
    <w:div w:id="499124751">
      <w:bodyDiv w:val="1"/>
      <w:marLeft w:val="0"/>
      <w:marRight w:val="0"/>
      <w:marTop w:val="0"/>
      <w:marBottom w:val="0"/>
      <w:divBdr>
        <w:top w:val="none" w:sz="0" w:space="0" w:color="auto"/>
        <w:left w:val="none" w:sz="0" w:space="0" w:color="auto"/>
        <w:bottom w:val="none" w:sz="0" w:space="0" w:color="auto"/>
        <w:right w:val="none" w:sz="0" w:space="0" w:color="auto"/>
      </w:divBdr>
    </w:div>
    <w:div w:id="499124955">
      <w:bodyDiv w:val="1"/>
      <w:marLeft w:val="0"/>
      <w:marRight w:val="0"/>
      <w:marTop w:val="0"/>
      <w:marBottom w:val="0"/>
      <w:divBdr>
        <w:top w:val="none" w:sz="0" w:space="0" w:color="auto"/>
        <w:left w:val="none" w:sz="0" w:space="0" w:color="auto"/>
        <w:bottom w:val="none" w:sz="0" w:space="0" w:color="auto"/>
        <w:right w:val="none" w:sz="0" w:space="0" w:color="auto"/>
      </w:divBdr>
    </w:div>
    <w:div w:id="499200824">
      <w:bodyDiv w:val="1"/>
      <w:marLeft w:val="0"/>
      <w:marRight w:val="0"/>
      <w:marTop w:val="0"/>
      <w:marBottom w:val="0"/>
      <w:divBdr>
        <w:top w:val="none" w:sz="0" w:space="0" w:color="auto"/>
        <w:left w:val="none" w:sz="0" w:space="0" w:color="auto"/>
        <w:bottom w:val="none" w:sz="0" w:space="0" w:color="auto"/>
        <w:right w:val="none" w:sz="0" w:space="0" w:color="auto"/>
      </w:divBdr>
    </w:div>
    <w:div w:id="499203464">
      <w:bodyDiv w:val="1"/>
      <w:marLeft w:val="0"/>
      <w:marRight w:val="0"/>
      <w:marTop w:val="0"/>
      <w:marBottom w:val="0"/>
      <w:divBdr>
        <w:top w:val="none" w:sz="0" w:space="0" w:color="auto"/>
        <w:left w:val="none" w:sz="0" w:space="0" w:color="auto"/>
        <w:bottom w:val="none" w:sz="0" w:space="0" w:color="auto"/>
        <w:right w:val="none" w:sz="0" w:space="0" w:color="auto"/>
      </w:divBdr>
    </w:div>
    <w:div w:id="499347055">
      <w:bodyDiv w:val="1"/>
      <w:marLeft w:val="0"/>
      <w:marRight w:val="0"/>
      <w:marTop w:val="0"/>
      <w:marBottom w:val="0"/>
      <w:divBdr>
        <w:top w:val="none" w:sz="0" w:space="0" w:color="auto"/>
        <w:left w:val="none" w:sz="0" w:space="0" w:color="auto"/>
        <w:bottom w:val="none" w:sz="0" w:space="0" w:color="auto"/>
        <w:right w:val="none" w:sz="0" w:space="0" w:color="auto"/>
      </w:divBdr>
    </w:div>
    <w:div w:id="499732320">
      <w:bodyDiv w:val="1"/>
      <w:marLeft w:val="0"/>
      <w:marRight w:val="0"/>
      <w:marTop w:val="0"/>
      <w:marBottom w:val="0"/>
      <w:divBdr>
        <w:top w:val="none" w:sz="0" w:space="0" w:color="auto"/>
        <w:left w:val="none" w:sz="0" w:space="0" w:color="auto"/>
        <w:bottom w:val="none" w:sz="0" w:space="0" w:color="auto"/>
        <w:right w:val="none" w:sz="0" w:space="0" w:color="auto"/>
      </w:divBdr>
    </w:div>
    <w:div w:id="499732894">
      <w:bodyDiv w:val="1"/>
      <w:marLeft w:val="0"/>
      <w:marRight w:val="0"/>
      <w:marTop w:val="0"/>
      <w:marBottom w:val="0"/>
      <w:divBdr>
        <w:top w:val="none" w:sz="0" w:space="0" w:color="auto"/>
        <w:left w:val="none" w:sz="0" w:space="0" w:color="auto"/>
        <w:bottom w:val="none" w:sz="0" w:space="0" w:color="auto"/>
        <w:right w:val="none" w:sz="0" w:space="0" w:color="auto"/>
      </w:divBdr>
    </w:div>
    <w:div w:id="499779132">
      <w:bodyDiv w:val="1"/>
      <w:marLeft w:val="0"/>
      <w:marRight w:val="0"/>
      <w:marTop w:val="0"/>
      <w:marBottom w:val="0"/>
      <w:divBdr>
        <w:top w:val="none" w:sz="0" w:space="0" w:color="auto"/>
        <w:left w:val="none" w:sz="0" w:space="0" w:color="auto"/>
        <w:bottom w:val="none" w:sz="0" w:space="0" w:color="auto"/>
        <w:right w:val="none" w:sz="0" w:space="0" w:color="auto"/>
      </w:divBdr>
    </w:div>
    <w:div w:id="499783135">
      <w:bodyDiv w:val="1"/>
      <w:marLeft w:val="0"/>
      <w:marRight w:val="0"/>
      <w:marTop w:val="0"/>
      <w:marBottom w:val="0"/>
      <w:divBdr>
        <w:top w:val="none" w:sz="0" w:space="0" w:color="auto"/>
        <w:left w:val="none" w:sz="0" w:space="0" w:color="auto"/>
        <w:bottom w:val="none" w:sz="0" w:space="0" w:color="auto"/>
        <w:right w:val="none" w:sz="0" w:space="0" w:color="auto"/>
      </w:divBdr>
    </w:div>
    <w:div w:id="499928376">
      <w:bodyDiv w:val="1"/>
      <w:marLeft w:val="0"/>
      <w:marRight w:val="0"/>
      <w:marTop w:val="0"/>
      <w:marBottom w:val="0"/>
      <w:divBdr>
        <w:top w:val="none" w:sz="0" w:space="0" w:color="auto"/>
        <w:left w:val="none" w:sz="0" w:space="0" w:color="auto"/>
        <w:bottom w:val="none" w:sz="0" w:space="0" w:color="auto"/>
        <w:right w:val="none" w:sz="0" w:space="0" w:color="auto"/>
      </w:divBdr>
    </w:div>
    <w:div w:id="499931433">
      <w:bodyDiv w:val="1"/>
      <w:marLeft w:val="0"/>
      <w:marRight w:val="0"/>
      <w:marTop w:val="0"/>
      <w:marBottom w:val="0"/>
      <w:divBdr>
        <w:top w:val="none" w:sz="0" w:space="0" w:color="auto"/>
        <w:left w:val="none" w:sz="0" w:space="0" w:color="auto"/>
        <w:bottom w:val="none" w:sz="0" w:space="0" w:color="auto"/>
        <w:right w:val="none" w:sz="0" w:space="0" w:color="auto"/>
      </w:divBdr>
    </w:div>
    <w:div w:id="500202508">
      <w:bodyDiv w:val="1"/>
      <w:marLeft w:val="0"/>
      <w:marRight w:val="0"/>
      <w:marTop w:val="0"/>
      <w:marBottom w:val="0"/>
      <w:divBdr>
        <w:top w:val="none" w:sz="0" w:space="0" w:color="auto"/>
        <w:left w:val="none" w:sz="0" w:space="0" w:color="auto"/>
        <w:bottom w:val="none" w:sz="0" w:space="0" w:color="auto"/>
        <w:right w:val="none" w:sz="0" w:space="0" w:color="auto"/>
      </w:divBdr>
    </w:div>
    <w:div w:id="500392425">
      <w:bodyDiv w:val="1"/>
      <w:marLeft w:val="0"/>
      <w:marRight w:val="0"/>
      <w:marTop w:val="0"/>
      <w:marBottom w:val="0"/>
      <w:divBdr>
        <w:top w:val="none" w:sz="0" w:space="0" w:color="auto"/>
        <w:left w:val="none" w:sz="0" w:space="0" w:color="auto"/>
        <w:bottom w:val="none" w:sz="0" w:space="0" w:color="auto"/>
        <w:right w:val="none" w:sz="0" w:space="0" w:color="auto"/>
      </w:divBdr>
    </w:div>
    <w:div w:id="500969616">
      <w:bodyDiv w:val="1"/>
      <w:marLeft w:val="0"/>
      <w:marRight w:val="0"/>
      <w:marTop w:val="0"/>
      <w:marBottom w:val="0"/>
      <w:divBdr>
        <w:top w:val="none" w:sz="0" w:space="0" w:color="auto"/>
        <w:left w:val="none" w:sz="0" w:space="0" w:color="auto"/>
        <w:bottom w:val="none" w:sz="0" w:space="0" w:color="auto"/>
        <w:right w:val="none" w:sz="0" w:space="0" w:color="auto"/>
      </w:divBdr>
    </w:div>
    <w:div w:id="500972370">
      <w:bodyDiv w:val="1"/>
      <w:marLeft w:val="0"/>
      <w:marRight w:val="0"/>
      <w:marTop w:val="0"/>
      <w:marBottom w:val="0"/>
      <w:divBdr>
        <w:top w:val="none" w:sz="0" w:space="0" w:color="auto"/>
        <w:left w:val="none" w:sz="0" w:space="0" w:color="auto"/>
        <w:bottom w:val="none" w:sz="0" w:space="0" w:color="auto"/>
        <w:right w:val="none" w:sz="0" w:space="0" w:color="auto"/>
      </w:divBdr>
    </w:div>
    <w:div w:id="501354158">
      <w:bodyDiv w:val="1"/>
      <w:marLeft w:val="0"/>
      <w:marRight w:val="0"/>
      <w:marTop w:val="0"/>
      <w:marBottom w:val="0"/>
      <w:divBdr>
        <w:top w:val="none" w:sz="0" w:space="0" w:color="auto"/>
        <w:left w:val="none" w:sz="0" w:space="0" w:color="auto"/>
        <w:bottom w:val="none" w:sz="0" w:space="0" w:color="auto"/>
        <w:right w:val="none" w:sz="0" w:space="0" w:color="auto"/>
      </w:divBdr>
    </w:div>
    <w:div w:id="501625614">
      <w:bodyDiv w:val="1"/>
      <w:marLeft w:val="0"/>
      <w:marRight w:val="0"/>
      <w:marTop w:val="0"/>
      <w:marBottom w:val="0"/>
      <w:divBdr>
        <w:top w:val="none" w:sz="0" w:space="0" w:color="auto"/>
        <w:left w:val="none" w:sz="0" w:space="0" w:color="auto"/>
        <w:bottom w:val="none" w:sz="0" w:space="0" w:color="auto"/>
        <w:right w:val="none" w:sz="0" w:space="0" w:color="auto"/>
      </w:divBdr>
    </w:div>
    <w:div w:id="501816711">
      <w:bodyDiv w:val="1"/>
      <w:marLeft w:val="0"/>
      <w:marRight w:val="0"/>
      <w:marTop w:val="0"/>
      <w:marBottom w:val="0"/>
      <w:divBdr>
        <w:top w:val="none" w:sz="0" w:space="0" w:color="auto"/>
        <w:left w:val="none" w:sz="0" w:space="0" w:color="auto"/>
        <w:bottom w:val="none" w:sz="0" w:space="0" w:color="auto"/>
        <w:right w:val="none" w:sz="0" w:space="0" w:color="auto"/>
      </w:divBdr>
    </w:div>
    <w:div w:id="501970064">
      <w:bodyDiv w:val="1"/>
      <w:marLeft w:val="0"/>
      <w:marRight w:val="0"/>
      <w:marTop w:val="0"/>
      <w:marBottom w:val="0"/>
      <w:divBdr>
        <w:top w:val="none" w:sz="0" w:space="0" w:color="auto"/>
        <w:left w:val="none" w:sz="0" w:space="0" w:color="auto"/>
        <w:bottom w:val="none" w:sz="0" w:space="0" w:color="auto"/>
        <w:right w:val="none" w:sz="0" w:space="0" w:color="auto"/>
      </w:divBdr>
    </w:div>
    <w:div w:id="502163612">
      <w:bodyDiv w:val="1"/>
      <w:marLeft w:val="0"/>
      <w:marRight w:val="0"/>
      <w:marTop w:val="0"/>
      <w:marBottom w:val="0"/>
      <w:divBdr>
        <w:top w:val="none" w:sz="0" w:space="0" w:color="auto"/>
        <w:left w:val="none" w:sz="0" w:space="0" w:color="auto"/>
        <w:bottom w:val="none" w:sz="0" w:space="0" w:color="auto"/>
        <w:right w:val="none" w:sz="0" w:space="0" w:color="auto"/>
      </w:divBdr>
    </w:div>
    <w:div w:id="502404059">
      <w:bodyDiv w:val="1"/>
      <w:marLeft w:val="0"/>
      <w:marRight w:val="0"/>
      <w:marTop w:val="0"/>
      <w:marBottom w:val="0"/>
      <w:divBdr>
        <w:top w:val="none" w:sz="0" w:space="0" w:color="auto"/>
        <w:left w:val="none" w:sz="0" w:space="0" w:color="auto"/>
        <w:bottom w:val="none" w:sz="0" w:space="0" w:color="auto"/>
        <w:right w:val="none" w:sz="0" w:space="0" w:color="auto"/>
      </w:divBdr>
    </w:div>
    <w:div w:id="502431050">
      <w:bodyDiv w:val="1"/>
      <w:marLeft w:val="0"/>
      <w:marRight w:val="0"/>
      <w:marTop w:val="0"/>
      <w:marBottom w:val="0"/>
      <w:divBdr>
        <w:top w:val="none" w:sz="0" w:space="0" w:color="auto"/>
        <w:left w:val="none" w:sz="0" w:space="0" w:color="auto"/>
        <w:bottom w:val="none" w:sz="0" w:space="0" w:color="auto"/>
        <w:right w:val="none" w:sz="0" w:space="0" w:color="auto"/>
      </w:divBdr>
    </w:div>
    <w:div w:id="502479680">
      <w:bodyDiv w:val="1"/>
      <w:marLeft w:val="0"/>
      <w:marRight w:val="0"/>
      <w:marTop w:val="0"/>
      <w:marBottom w:val="0"/>
      <w:divBdr>
        <w:top w:val="none" w:sz="0" w:space="0" w:color="auto"/>
        <w:left w:val="none" w:sz="0" w:space="0" w:color="auto"/>
        <w:bottom w:val="none" w:sz="0" w:space="0" w:color="auto"/>
        <w:right w:val="none" w:sz="0" w:space="0" w:color="auto"/>
      </w:divBdr>
    </w:div>
    <w:div w:id="502665682">
      <w:bodyDiv w:val="1"/>
      <w:marLeft w:val="0"/>
      <w:marRight w:val="0"/>
      <w:marTop w:val="0"/>
      <w:marBottom w:val="0"/>
      <w:divBdr>
        <w:top w:val="none" w:sz="0" w:space="0" w:color="auto"/>
        <w:left w:val="none" w:sz="0" w:space="0" w:color="auto"/>
        <w:bottom w:val="none" w:sz="0" w:space="0" w:color="auto"/>
        <w:right w:val="none" w:sz="0" w:space="0" w:color="auto"/>
      </w:divBdr>
    </w:div>
    <w:div w:id="502747256">
      <w:bodyDiv w:val="1"/>
      <w:marLeft w:val="0"/>
      <w:marRight w:val="0"/>
      <w:marTop w:val="0"/>
      <w:marBottom w:val="0"/>
      <w:divBdr>
        <w:top w:val="none" w:sz="0" w:space="0" w:color="auto"/>
        <w:left w:val="none" w:sz="0" w:space="0" w:color="auto"/>
        <w:bottom w:val="none" w:sz="0" w:space="0" w:color="auto"/>
        <w:right w:val="none" w:sz="0" w:space="0" w:color="auto"/>
      </w:divBdr>
    </w:div>
    <w:div w:id="503016295">
      <w:bodyDiv w:val="1"/>
      <w:marLeft w:val="0"/>
      <w:marRight w:val="0"/>
      <w:marTop w:val="0"/>
      <w:marBottom w:val="0"/>
      <w:divBdr>
        <w:top w:val="none" w:sz="0" w:space="0" w:color="auto"/>
        <w:left w:val="none" w:sz="0" w:space="0" w:color="auto"/>
        <w:bottom w:val="none" w:sz="0" w:space="0" w:color="auto"/>
        <w:right w:val="none" w:sz="0" w:space="0" w:color="auto"/>
      </w:divBdr>
    </w:div>
    <w:div w:id="503590830">
      <w:bodyDiv w:val="1"/>
      <w:marLeft w:val="0"/>
      <w:marRight w:val="0"/>
      <w:marTop w:val="0"/>
      <w:marBottom w:val="0"/>
      <w:divBdr>
        <w:top w:val="none" w:sz="0" w:space="0" w:color="auto"/>
        <w:left w:val="none" w:sz="0" w:space="0" w:color="auto"/>
        <w:bottom w:val="none" w:sz="0" w:space="0" w:color="auto"/>
        <w:right w:val="none" w:sz="0" w:space="0" w:color="auto"/>
      </w:divBdr>
    </w:div>
    <w:div w:id="503593095">
      <w:bodyDiv w:val="1"/>
      <w:marLeft w:val="0"/>
      <w:marRight w:val="0"/>
      <w:marTop w:val="0"/>
      <w:marBottom w:val="0"/>
      <w:divBdr>
        <w:top w:val="none" w:sz="0" w:space="0" w:color="auto"/>
        <w:left w:val="none" w:sz="0" w:space="0" w:color="auto"/>
        <w:bottom w:val="none" w:sz="0" w:space="0" w:color="auto"/>
        <w:right w:val="none" w:sz="0" w:space="0" w:color="auto"/>
      </w:divBdr>
    </w:div>
    <w:div w:id="503789413">
      <w:bodyDiv w:val="1"/>
      <w:marLeft w:val="0"/>
      <w:marRight w:val="0"/>
      <w:marTop w:val="0"/>
      <w:marBottom w:val="0"/>
      <w:divBdr>
        <w:top w:val="none" w:sz="0" w:space="0" w:color="auto"/>
        <w:left w:val="none" w:sz="0" w:space="0" w:color="auto"/>
        <w:bottom w:val="none" w:sz="0" w:space="0" w:color="auto"/>
        <w:right w:val="none" w:sz="0" w:space="0" w:color="auto"/>
      </w:divBdr>
    </w:div>
    <w:div w:id="504168668">
      <w:bodyDiv w:val="1"/>
      <w:marLeft w:val="0"/>
      <w:marRight w:val="0"/>
      <w:marTop w:val="0"/>
      <w:marBottom w:val="0"/>
      <w:divBdr>
        <w:top w:val="none" w:sz="0" w:space="0" w:color="auto"/>
        <w:left w:val="none" w:sz="0" w:space="0" w:color="auto"/>
        <w:bottom w:val="none" w:sz="0" w:space="0" w:color="auto"/>
        <w:right w:val="none" w:sz="0" w:space="0" w:color="auto"/>
      </w:divBdr>
    </w:div>
    <w:div w:id="504175944">
      <w:bodyDiv w:val="1"/>
      <w:marLeft w:val="0"/>
      <w:marRight w:val="0"/>
      <w:marTop w:val="0"/>
      <w:marBottom w:val="0"/>
      <w:divBdr>
        <w:top w:val="none" w:sz="0" w:space="0" w:color="auto"/>
        <w:left w:val="none" w:sz="0" w:space="0" w:color="auto"/>
        <w:bottom w:val="none" w:sz="0" w:space="0" w:color="auto"/>
        <w:right w:val="none" w:sz="0" w:space="0" w:color="auto"/>
      </w:divBdr>
    </w:div>
    <w:div w:id="504319624">
      <w:bodyDiv w:val="1"/>
      <w:marLeft w:val="0"/>
      <w:marRight w:val="0"/>
      <w:marTop w:val="0"/>
      <w:marBottom w:val="0"/>
      <w:divBdr>
        <w:top w:val="none" w:sz="0" w:space="0" w:color="auto"/>
        <w:left w:val="none" w:sz="0" w:space="0" w:color="auto"/>
        <w:bottom w:val="none" w:sz="0" w:space="0" w:color="auto"/>
        <w:right w:val="none" w:sz="0" w:space="0" w:color="auto"/>
      </w:divBdr>
    </w:div>
    <w:div w:id="504325775">
      <w:bodyDiv w:val="1"/>
      <w:marLeft w:val="0"/>
      <w:marRight w:val="0"/>
      <w:marTop w:val="0"/>
      <w:marBottom w:val="0"/>
      <w:divBdr>
        <w:top w:val="none" w:sz="0" w:space="0" w:color="auto"/>
        <w:left w:val="none" w:sz="0" w:space="0" w:color="auto"/>
        <w:bottom w:val="none" w:sz="0" w:space="0" w:color="auto"/>
        <w:right w:val="none" w:sz="0" w:space="0" w:color="auto"/>
      </w:divBdr>
    </w:div>
    <w:div w:id="504513804">
      <w:bodyDiv w:val="1"/>
      <w:marLeft w:val="0"/>
      <w:marRight w:val="0"/>
      <w:marTop w:val="0"/>
      <w:marBottom w:val="0"/>
      <w:divBdr>
        <w:top w:val="none" w:sz="0" w:space="0" w:color="auto"/>
        <w:left w:val="none" w:sz="0" w:space="0" w:color="auto"/>
        <w:bottom w:val="none" w:sz="0" w:space="0" w:color="auto"/>
        <w:right w:val="none" w:sz="0" w:space="0" w:color="auto"/>
      </w:divBdr>
    </w:div>
    <w:div w:id="504589777">
      <w:bodyDiv w:val="1"/>
      <w:marLeft w:val="0"/>
      <w:marRight w:val="0"/>
      <w:marTop w:val="0"/>
      <w:marBottom w:val="0"/>
      <w:divBdr>
        <w:top w:val="none" w:sz="0" w:space="0" w:color="auto"/>
        <w:left w:val="none" w:sz="0" w:space="0" w:color="auto"/>
        <w:bottom w:val="none" w:sz="0" w:space="0" w:color="auto"/>
        <w:right w:val="none" w:sz="0" w:space="0" w:color="auto"/>
      </w:divBdr>
    </w:div>
    <w:div w:id="504635221">
      <w:bodyDiv w:val="1"/>
      <w:marLeft w:val="0"/>
      <w:marRight w:val="0"/>
      <w:marTop w:val="0"/>
      <w:marBottom w:val="0"/>
      <w:divBdr>
        <w:top w:val="none" w:sz="0" w:space="0" w:color="auto"/>
        <w:left w:val="none" w:sz="0" w:space="0" w:color="auto"/>
        <w:bottom w:val="none" w:sz="0" w:space="0" w:color="auto"/>
        <w:right w:val="none" w:sz="0" w:space="0" w:color="auto"/>
      </w:divBdr>
    </w:div>
    <w:div w:id="505217795">
      <w:bodyDiv w:val="1"/>
      <w:marLeft w:val="0"/>
      <w:marRight w:val="0"/>
      <w:marTop w:val="0"/>
      <w:marBottom w:val="0"/>
      <w:divBdr>
        <w:top w:val="none" w:sz="0" w:space="0" w:color="auto"/>
        <w:left w:val="none" w:sz="0" w:space="0" w:color="auto"/>
        <w:bottom w:val="none" w:sz="0" w:space="0" w:color="auto"/>
        <w:right w:val="none" w:sz="0" w:space="0" w:color="auto"/>
      </w:divBdr>
    </w:div>
    <w:div w:id="505485038">
      <w:bodyDiv w:val="1"/>
      <w:marLeft w:val="0"/>
      <w:marRight w:val="0"/>
      <w:marTop w:val="0"/>
      <w:marBottom w:val="0"/>
      <w:divBdr>
        <w:top w:val="none" w:sz="0" w:space="0" w:color="auto"/>
        <w:left w:val="none" w:sz="0" w:space="0" w:color="auto"/>
        <w:bottom w:val="none" w:sz="0" w:space="0" w:color="auto"/>
        <w:right w:val="none" w:sz="0" w:space="0" w:color="auto"/>
      </w:divBdr>
    </w:div>
    <w:div w:id="506139596">
      <w:bodyDiv w:val="1"/>
      <w:marLeft w:val="0"/>
      <w:marRight w:val="0"/>
      <w:marTop w:val="0"/>
      <w:marBottom w:val="0"/>
      <w:divBdr>
        <w:top w:val="none" w:sz="0" w:space="0" w:color="auto"/>
        <w:left w:val="none" w:sz="0" w:space="0" w:color="auto"/>
        <w:bottom w:val="none" w:sz="0" w:space="0" w:color="auto"/>
        <w:right w:val="none" w:sz="0" w:space="0" w:color="auto"/>
      </w:divBdr>
    </w:div>
    <w:div w:id="506139747">
      <w:bodyDiv w:val="1"/>
      <w:marLeft w:val="0"/>
      <w:marRight w:val="0"/>
      <w:marTop w:val="0"/>
      <w:marBottom w:val="0"/>
      <w:divBdr>
        <w:top w:val="none" w:sz="0" w:space="0" w:color="auto"/>
        <w:left w:val="none" w:sz="0" w:space="0" w:color="auto"/>
        <w:bottom w:val="none" w:sz="0" w:space="0" w:color="auto"/>
        <w:right w:val="none" w:sz="0" w:space="0" w:color="auto"/>
      </w:divBdr>
    </w:div>
    <w:div w:id="506361178">
      <w:bodyDiv w:val="1"/>
      <w:marLeft w:val="0"/>
      <w:marRight w:val="0"/>
      <w:marTop w:val="0"/>
      <w:marBottom w:val="0"/>
      <w:divBdr>
        <w:top w:val="none" w:sz="0" w:space="0" w:color="auto"/>
        <w:left w:val="none" w:sz="0" w:space="0" w:color="auto"/>
        <w:bottom w:val="none" w:sz="0" w:space="0" w:color="auto"/>
        <w:right w:val="none" w:sz="0" w:space="0" w:color="auto"/>
      </w:divBdr>
    </w:div>
    <w:div w:id="506409143">
      <w:bodyDiv w:val="1"/>
      <w:marLeft w:val="0"/>
      <w:marRight w:val="0"/>
      <w:marTop w:val="0"/>
      <w:marBottom w:val="0"/>
      <w:divBdr>
        <w:top w:val="none" w:sz="0" w:space="0" w:color="auto"/>
        <w:left w:val="none" w:sz="0" w:space="0" w:color="auto"/>
        <w:bottom w:val="none" w:sz="0" w:space="0" w:color="auto"/>
        <w:right w:val="none" w:sz="0" w:space="0" w:color="auto"/>
      </w:divBdr>
    </w:div>
    <w:div w:id="506410783">
      <w:bodyDiv w:val="1"/>
      <w:marLeft w:val="0"/>
      <w:marRight w:val="0"/>
      <w:marTop w:val="0"/>
      <w:marBottom w:val="0"/>
      <w:divBdr>
        <w:top w:val="none" w:sz="0" w:space="0" w:color="auto"/>
        <w:left w:val="none" w:sz="0" w:space="0" w:color="auto"/>
        <w:bottom w:val="none" w:sz="0" w:space="0" w:color="auto"/>
        <w:right w:val="none" w:sz="0" w:space="0" w:color="auto"/>
      </w:divBdr>
    </w:div>
    <w:div w:id="506596565">
      <w:bodyDiv w:val="1"/>
      <w:marLeft w:val="0"/>
      <w:marRight w:val="0"/>
      <w:marTop w:val="0"/>
      <w:marBottom w:val="0"/>
      <w:divBdr>
        <w:top w:val="none" w:sz="0" w:space="0" w:color="auto"/>
        <w:left w:val="none" w:sz="0" w:space="0" w:color="auto"/>
        <w:bottom w:val="none" w:sz="0" w:space="0" w:color="auto"/>
        <w:right w:val="none" w:sz="0" w:space="0" w:color="auto"/>
      </w:divBdr>
    </w:div>
    <w:div w:id="506942470">
      <w:bodyDiv w:val="1"/>
      <w:marLeft w:val="0"/>
      <w:marRight w:val="0"/>
      <w:marTop w:val="0"/>
      <w:marBottom w:val="0"/>
      <w:divBdr>
        <w:top w:val="none" w:sz="0" w:space="0" w:color="auto"/>
        <w:left w:val="none" w:sz="0" w:space="0" w:color="auto"/>
        <w:bottom w:val="none" w:sz="0" w:space="0" w:color="auto"/>
        <w:right w:val="none" w:sz="0" w:space="0" w:color="auto"/>
      </w:divBdr>
    </w:div>
    <w:div w:id="507138560">
      <w:bodyDiv w:val="1"/>
      <w:marLeft w:val="0"/>
      <w:marRight w:val="0"/>
      <w:marTop w:val="0"/>
      <w:marBottom w:val="0"/>
      <w:divBdr>
        <w:top w:val="none" w:sz="0" w:space="0" w:color="auto"/>
        <w:left w:val="none" w:sz="0" w:space="0" w:color="auto"/>
        <w:bottom w:val="none" w:sz="0" w:space="0" w:color="auto"/>
        <w:right w:val="none" w:sz="0" w:space="0" w:color="auto"/>
      </w:divBdr>
    </w:div>
    <w:div w:id="507210617">
      <w:bodyDiv w:val="1"/>
      <w:marLeft w:val="0"/>
      <w:marRight w:val="0"/>
      <w:marTop w:val="0"/>
      <w:marBottom w:val="0"/>
      <w:divBdr>
        <w:top w:val="none" w:sz="0" w:space="0" w:color="auto"/>
        <w:left w:val="none" w:sz="0" w:space="0" w:color="auto"/>
        <w:bottom w:val="none" w:sz="0" w:space="0" w:color="auto"/>
        <w:right w:val="none" w:sz="0" w:space="0" w:color="auto"/>
      </w:divBdr>
    </w:div>
    <w:div w:id="507255096">
      <w:bodyDiv w:val="1"/>
      <w:marLeft w:val="0"/>
      <w:marRight w:val="0"/>
      <w:marTop w:val="0"/>
      <w:marBottom w:val="0"/>
      <w:divBdr>
        <w:top w:val="none" w:sz="0" w:space="0" w:color="auto"/>
        <w:left w:val="none" w:sz="0" w:space="0" w:color="auto"/>
        <w:bottom w:val="none" w:sz="0" w:space="0" w:color="auto"/>
        <w:right w:val="none" w:sz="0" w:space="0" w:color="auto"/>
      </w:divBdr>
    </w:div>
    <w:div w:id="507410217">
      <w:bodyDiv w:val="1"/>
      <w:marLeft w:val="0"/>
      <w:marRight w:val="0"/>
      <w:marTop w:val="0"/>
      <w:marBottom w:val="0"/>
      <w:divBdr>
        <w:top w:val="none" w:sz="0" w:space="0" w:color="auto"/>
        <w:left w:val="none" w:sz="0" w:space="0" w:color="auto"/>
        <w:bottom w:val="none" w:sz="0" w:space="0" w:color="auto"/>
        <w:right w:val="none" w:sz="0" w:space="0" w:color="auto"/>
      </w:divBdr>
    </w:div>
    <w:div w:id="507450211">
      <w:bodyDiv w:val="1"/>
      <w:marLeft w:val="0"/>
      <w:marRight w:val="0"/>
      <w:marTop w:val="0"/>
      <w:marBottom w:val="0"/>
      <w:divBdr>
        <w:top w:val="none" w:sz="0" w:space="0" w:color="auto"/>
        <w:left w:val="none" w:sz="0" w:space="0" w:color="auto"/>
        <w:bottom w:val="none" w:sz="0" w:space="0" w:color="auto"/>
        <w:right w:val="none" w:sz="0" w:space="0" w:color="auto"/>
      </w:divBdr>
    </w:div>
    <w:div w:id="507595025">
      <w:bodyDiv w:val="1"/>
      <w:marLeft w:val="0"/>
      <w:marRight w:val="0"/>
      <w:marTop w:val="0"/>
      <w:marBottom w:val="0"/>
      <w:divBdr>
        <w:top w:val="none" w:sz="0" w:space="0" w:color="auto"/>
        <w:left w:val="none" w:sz="0" w:space="0" w:color="auto"/>
        <w:bottom w:val="none" w:sz="0" w:space="0" w:color="auto"/>
        <w:right w:val="none" w:sz="0" w:space="0" w:color="auto"/>
      </w:divBdr>
    </w:div>
    <w:div w:id="507599237">
      <w:bodyDiv w:val="1"/>
      <w:marLeft w:val="0"/>
      <w:marRight w:val="0"/>
      <w:marTop w:val="0"/>
      <w:marBottom w:val="0"/>
      <w:divBdr>
        <w:top w:val="none" w:sz="0" w:space="0" w:color="auto"/>
        <w:left w:val="none" w:sz="0" w:space="0" w:color="auto"/>
        <w:bottom w:val="none" w:sz="0" w:space="0" w:color="auto"/>
        <w:right w:val="none" w:sz="0" w:space="0" w:color="auto"/>
      </w:divBdr>
    </w:div>
    <w:div w:id="508177355">
      <w:bodyDiv w:val="1"/>
      <w:marLeft w:val="0"/>
      <w:marRight w:val="0"/>
      <w:marTop w:val="0"/>
      <w:marBottom w:val="0"/>
      <w:divBdr>
        <w:top w:val="none" w:sz="0" w:space="0" w:color="auto"/>
        <w:left w:val="none" w:sz="0" w:space="0" w:color="auto"/>
        <w:bottom w:val="none" w:sz="0" w:space="0" w:color="auto"/>
        <w:right w:val="none" w:sz="0" w:space="0" w:color="auto"/>
      </w:divBdr>
    </w:div>
    <w:div w:id="508183146">
      <w:bodyDiv w:val="1"/>
      <w:marLeft w:val="0"/>
      <w:marRight w:val="0"/>
      <w:marTop w:val="0"/>
      <w:marBottom w:val="0"/>
      <w:divBdr>
        <w:top w:val="none" w:sz="0" w:space="0" w:color="auto"/>
        <w:left w:val="none" w:sz="0" w:space="0" w:color="auto"/>
        <w:bottom w:val="none" w:sz="0" w:space="0" w:color="auto"/>
        <w:right w:val="none" w:sz="0" w:space="0" w:color="auto"/>
      </w:divBdr>
    </w:div>
    <w:div w:id="508302204">
      <w:bodyDiv w:val="1"/>
      <w:marLeft w:val="0"/>
      <w:marRight w:val="0"/>
      <w:marTop w:val="0"/>
      <w:marBottom w:val="0"/>
      <w:divBdr>
        <w:top w:val="none" w:sz="0" w:space="0" w:color="auto"/>
        <w:left w:val="none" w:sz="0" w:space="0" w:color="auto"/>
        <w:bottom w:val="none" w:sz="0" w:space="0" w:color="auto"/>
        <w:right w:val="none" w:sz="0" w:space="0" w:color="auto"/>
      </w:divBdr>
    </w:div>
    <w:div w:id="508638354">
      <w:bodyDiv w:val="1"/>
      <w:marLeft w:val="0"/>
      <w:marRight w:val="0"/>
      <w:marTop w:val="0"/>
      <w:marBottom w:val="0"/>
      <w:divBdr>
        <w:top w:val="none" w:sz="0" w:space="0" w:color="auto"/>
        <w:left w:val="none" w:sz="0" w:space="0" w:color="auto"/>
        <w:bottom w:val="none" w:sz="0" w:space="0" w:color="auto"/>
        <w:right w:val="none" w:sz="0" w:space="0" w:color="auto"/>
      </w:divBdr>
    </w:div>
    <w:div w:id="509031588">
      <w:bodyDiv w:val="1"/>
      <w:marLeft w:val="0"/>
      <w:marRight w:val="0"/>
      <w:marTop w:val="0"/>
      <w:marBottom w:val="0"/>
      <w:divBdr>
        <w:top w:val="none" w:sz="0" w:space="0" w:color="auto"/>
        <w:left w:val="none" w:sz="0" w:space="0" w:color="auto"/>
        <w:bottom w:val="none" w:sz="0" w:space="0" w:color="auto"/>
        <w:right w:val="none" w:sz="0" w:space="0" w:color="auto"/>
      </w:divBdr>
    </w:div>
    <w:div w:id="509225281">
      <w:bodyDiv w:val="1"/>
      <w:marLeft w:val="0"/>
      <w:marRight w:val="0"/>
      <w:marTop w:val="0"/>
      <w:marBottom w:val="0"/>
      <w:divBdr>
        <w:top w:val="none" w:sz="0" w:space="0" w:color="auto"/>
        <w:left w:val="none" w:sz="0" w:space="0" w:color="auto"/>
        <w:bottom w:val="none" w:sz="0" w:space="0" w:color="auto"/>
        <w:right w:val="none" w:sz="0" w:space="0" w:color="auto"/>
      </w:divBdr>
    </w:div>
    <w:div w:id="509374201">
      <w:bodyDiv w:val="1"/>
      <w:marLeft w:val="0"/>
      <w:marRight w:val="0"/>
      <w:marTop w:val="0"/>
      <w:marBottom w:val="0"/>
      <w:divBdr>
        <w:top w:val="none" w:sz="0" w:space="0" w:color="auto"/>
        <w:left w:val="none" w:sz="0" w:space="0" w:color="auto"/>
        <w:bottom w:val="none" w:sz="0" w:space="0" w:color="auto"/>
        <w:right w:val="none" w:sz="0" w:space="0" w:color="auto"/>
      </w:divBdr>
    </w:div>
    <w:div w:id="509562869">
      <w:bodyDiv w:val="1"/>
      <w:marLeft w:val="0"/>
      <w:marRight w:val="0"/>
      <w:marTop w:val="0"/>
      <w:marBottom w:val="0"/>
      <w:divBdr>
        <w:top w:val="none" w:sz="0" w:space="0" w:color="auto"/>
        <w:left w:val="none" w:sz="0" w:space="0" w:color="auto"/>
        <w:bottom w:val="none" w:sz="0" w:space="0" w:color="auto"/>
        <w:right w:val="none" w:sz="0" w:space="0" w:color="auto"/>
      </w:divBdr>
    </w:div>
    <w:div w:id="509834955">
      <w:bodyDiv w:val="1"/>
      <w:marLeft w:val="0"/>
      <w:marRight w:val="0"/>
      <w:marTop w:val="0"/>
      <w:marBottom w:val="0"/>
      <w:divBdr>
        <w:top w:val="none" w:sz="0" w:space="0" w:color="auto"/>
        <w:left w:val="none" w:sz="0" w:space="0" w:color="auto"/>
        <w:bottom w:val="none" w:sz="0" w:space="0" w:color="auto"/>
        <w:right w:val="none" w:sz="0" w:space="0" w:color="auto"/>
      </w:divBdr>
    </w:div>
    <w:div w:id="509954209">
      <w:bodyDiv w:val="1"/>
      <w:marLeft w:val="0"/>
      <w:marRight w:val="0"/>
      <w:marTop w:val="0"/>
      <w:marBottom w:val="0"/>
      <w:divBdr>
        <w:top w:val="none" w:sz="0" w:space="0" w:color="auto"/>
        <w:left w:val="none" w:sz="0" w:space="0" w:color="auto"/>
        <w:bottom w:val="none" w:sz="0" w:space="0" w:color="auto"/>
        <w:right w:val="none" w:sz="0" w:space="0" w:color="auto"/>
      </w:divBdr>
    </w:div>
    <w:div w:id="510068612">
      <w:bodyDiv w:val="1"/>
      <w:marLeft w:val="0"/>
      <w:marRight w:val="0"/>
      <w:marTop w:val="0"/>
      <w:marBottom w:val="0"/>
      <w:divBdr>
        <w:top w:val="none" w:sz="0" w:space="0" w:color="auto"/>
        <w:left w:val="none" w:sz="0" w:space="0" w:color="auto"/>
        <w:bottom w:val="none" w:sz="0" w:space="0" w:color="auto"/>
        <w:right w:val="none" w:sz="0" w:space="0" w:color="auto"/>
      </w:divBdr>
    </w:div>
    <w:div w:id="510141320">
      <w:bodyDiv w:val="1"/>
      <w:marLeft w:val="0"/>
      <w:marRight w:val="0"/>
      <w:marTop w:val="0"/>
      <w:marBottom w:val="0"/>
      <w:divBdr>
        <w:top w:val="none" w:sz="0" w:space="0" w:color="auto"/>
        <w:left w:val="none" w:sz="0" w:space="0" w:color="auto"/>
        <w:bottom w:val="none" w:sz="0" w:space="0" w:color="auto"/>
        <w:right w:val="none" w:sz="0" w:space="0" w:color="auto"/>
      </w:divBdr>
    </w:div>
    <w:div w:id="510216782">
      <w:bodyDiv w:val="1"/>
      <w:marLeft w:val="0"/>
      <w:marRight w:val="0"/>
      <w:marTop w:val="0"/>
      <w:marBottom w:val="0"/>
      <w:divBdr>
        <w:top w:val="none" w:sz="0" w:space="0" w:color="auto"/>
        <w:left w:val="none" w:sz="0" w:space="0" w:color="auto"/>
        <w:bottom w:val="none" w:sz="0" w:space="0" w:color="auto"/>
        <w:right w:val="none" w:sz="0" w:space="0" w:color="auto"/>
      </w:divBdr>
    </w:div>
    <w:div w:id="510337713">
      <w:bodyDiv w:val="1"/>
      <w:marLeft w:val="0"/>
      <w:marRight w:val="0"/>
      <w:marTop w:val="0"/>
      <w:marBottom w:val="0"/>
      <w:divBdr>
        <w:top w:val="none" w:sz="0" w:space="0" w:color="auto"/>
        <w:left w:val="none" w:sz="0" w:space="0" w:color="auto"/>
        <w:bottom w:val="none" w:sz="0" w:space="0" w:color="auto"/>
        <w:right w:val="none" w:sz="0" w:space="0" w:color="auto"/>
      </w:divBdr>
    </w:div>
    <w:div w:id="510531484">
      <w:bodyDiv w:val="1"/>
      <w:marLeft w:val="0"/>
      <w:marRight w:val="0"/>
      <w:marTop w:val="0"/>
      <w:marBottom w:val="0"/>
      <w:divBdr>
        <w:top w:val="none" w:sz="0" w:space="0" w:color="auto"/>
        <w:left w:val="none" w:sz="0" w:space="0" w:color="auto"/>
        <w:bottom w:val="none" w:sz="0" w:space="0" w:color="auto"/>
        <w:right w:val="none" w:sz="0" w:space="0" w:color="auto"/>
      </w:divBdr>
    </w:div>
    <w:div w:id="510535719">
      <w:bodyDiv w:val="1"/>
      <w:marLeft w:val="0"/>
      <w:marRight w:val="0"/>
      <w:marTop w:val="0"/>
      <w:marBottom w:val="0"/>
      <w:divBdr>
        <w:top w:val="none" w:sz="0" w:space="0" w:color="auto"/>
        <w:left w:val="none" w:sz="0" w:space="0" w:color="auto"/>
        <w:bottom w:val="none" w:sz="0" w:space="0" w:color="auto"/>
        <w:right w:val="none" w:sz="0" w:space="0" w:color="auto"/>
      </w:divBdr>
    </w:div>
    <w:div w:id="511139692">
      <w:bodyDiv w:val="1"/>
      <w:marLeft w:val="0"/>
      <w:marRight w:val="0"/>
      <w:marTop w:val="0"/>
      <w:marBottom w:val="0"/>
      <w:divBdr>
        <w:top w:val="none" w:sz="0" w:space="0" w:color="auto"/>
        <w:left w:val="none" w:sz="0" w:space="0" w:color="auto"/>
        <w:bottom w:val="none" w:sz="0" w:space="0" w:color="auto"/>
        <w:right w:val="none" w:sz="0" w:space="0" w:color="auto"/>
      </w:divBdr>
    </w:div>
    <w:div w:id="511258326">
      <w:bodyDiv w:val="1"/>
      <w:marLeft w:val="0"/>
      <w:marRight w:val="0"/>
      <w:marTop w:val="0"/>
      <w:marBottom w:val="0"/>
      <w:divBdr>
        <w:top w:val="none" w:sz="0" w:space="0" w:color="auto"/>
        <w:left w:val="none" w:sz="0" w:space="0" w:color="auto"/>
        <w:bottom w:val="none" w:sz="0" w:space="0" w:color="auto"/>
        <w:right w:val="none" w:sz="0" w:space="0" w:color="auto"/>
      </w:divBdr>
    </w:div>
    <w:div w:id="511533801">
      <w:bodyDiv w:val="1"/>
      <w:marLeft w:val="0"/>
      <w:marRight w:val="0"/>
      <w:marTop w:val="0"/>
      <w:marBottom w:val="0"/>
      <w:divBdr>
        <w:top w:val="none" w:sz="0" w:space="0" w:color="auto"/>
        <w:left w:val="none" w:sz="0" w:space="0" w:color="auto"/>
        <w:bottom w:val="none" w:sz="0" w:space="0" w:color="auto"/>
        <w:right w:val="none" w:sz="0" w:space="0" w:color="auto"/>
      </w:divBdr>
    </w:div>
    <w:div w:id="511574744">
      <w:bodyDiv w:val="1"/>
      <w:marLeft w:val="0"/>
      <w:marRight w:val="0"/>
      <w:marTop w:val="0"/>
      <w:marBottom w:val="0"/>
      <w:divBdr>
        <w:top w:val="none" w:sz="0" w:space="0" w:color="auto"/>
        <w:left w:val="none" w:sz="0" w:space="0" w:color="auto"/>
        <w:bottom w:val="none" w:sz="0" w:space="0" w:color="auto"/>
        <w:right w:val="none" w:sz="0" w:space="0" w:color="auto"/>
      </w:divBdr>
    </w:div>
    <w:div w:id="511844241">
      <w:bodyDiv w:val="1"/>
      <w:marLeft w:val="0"/>
      <w:marRight w:val="0"/>
      <w:marTop w:val="0"/>
      <w:marBottom w:val="0"/>
      <w:divBdr>
        <w:top w:val="none" w:sz="0" w:space="0" w:color="auto"/>
        <w:left w:val="none" w:sz="0" w:space="0" w:color="auto"/>
        <w:bottom w:val="none" w:sz="0" w:space="0" w:color="auto"/>
        <w:right w:val="none" w:sz="0" w:space="0" w:color="auto"/>
      </w:divBdr>
    </w:div>
    <w:div w:id="511846122">
      <w:bodyDiv w:val="1"/>
      <w:marLeft w:val="0"/>
      <w:marRight w:val="0"/>
      <w:marTop w:val="0"/>
      <w:marBottom w:val="0"/>
      <w:divBdr>
        <w:top w:val="none" w:sz="0" w:space="0" w:color="auto"/>
        <w:left w:val="none" w:sz="0" w:space="0" w:color="auto"/>
        <w:bottom w:val="none" w:sz="0" w:space="0" w:color="auto"/>
        <w:right w:val="none" w:sz="0" w:space="0" w:color="auto"/>
      </w:divBdr>
    </w:div>
    <w:div w:id="512033538">
      <w:bodyDiv w:val="1"/>
      <w:marLeft w:val="0"/>
      <w:marRight w:val="0"/>
      <w:marTop w:val="0"/>
      <w:marBottom w:val="0"/>
      <w:divBdr>
        <w:top w:val="none" w:sz="0" w:space="0" w:color="auto"/>
        <w:left w:val="none" w:sz="0" w:space="0" w:color="auto"/>
        <w:bottom w:val="none" w:sz="0" w:space="0" w:color="auto"/>
        <w:right w:val="none" w:sz="0" w:space="0" w:color="auto"/>
      </w:divBdr>
    </w:div>
    <w:div w:id="512113071">
      <w:bodyDiv w:val="1"/>
      <w:marLeft w:val="0"/>
      <w:marRight w:val="0"/>
      <w:marTop w:val="0"/>
      <w:marBottom w:val="0"/>
      <w:divBdr>
        <w:top w:val="none" w:sz="0" w:space="0" w:color="auto"/>
        <w:left w:val="none" w:sz="0" w:space="0" w:color="auto"/>
        <w:bottom w:val="none" w:sz="0" w:space="0" w:color="auto"/>
        <w:right w:val="none" w:sz="0" w:space="0" w:color="auto"/>
      </w:divBdr>
    </w:div>
    <w:div w:id="512114943">
      <w:bodyDiv w:val="1"/>
      <w:marLeft w:val="0"/>
      <w:marRight w:val="0"/>
      <w:marTop w:val="0"/>
      <w:marBottom w:val="0"/>
      <w:divBdr>
        <w:top w:val="none" w:sz="0" w:space="0" w:color="auto"/>
        <w:left w:val="none" w:sz="0" w:space="0" w:color="auto"/>
        <w:bottom w:val="none" w:sz="0" w:space="0" w:color="auto"/>
        <w:right w:val="none" w:sz="0" w:space="0" w:color="auto"/>
      </w:divBdr>
    </w:div>
    <w:div w:id="512184854">
      <w:bodyDiv w:val="1"/>
      <w:marLeft w:val="0"/>
      <w:marRight w:val="0"/>
      <w:marTop w:val="0"/>
      <w:marBottom w:val="0"/>
      <w:divBdr>
        <w:top w:val="none" w:sz="0" w:space="0" w:color="auto"/>
        <w:left w:val="none" w:sz="0" w:space="0" w:color="auto"/>
        <w:bottom w:val="none" w:sz="0" w:space="0" w:color="auto"/>
        <w:right w:val="none" w:sz="0" w:space="0" w:color="auto"/>
      </w:divBdr>
    </w:div>
    <w:div w:id="512495847">
      <w:bodyDiv w:val="1"/>
      <w:marLeft w:val="0"/>
      <w:marRight w:val="0"/>
      <w:marTop w:val="0"/>
      <w:marBottom w:val="0"/>
      <w:divBdr>
        <w:top w:val="none" w:sz="0" w:space="0" w:color="auto"/>
        <w:left w:val="none" w:sz="0" w:space="0" w:color="auto"/>
        <w:bottom w:val="none" w:sz="0" w:space="0" w:color="auto"/>
        <w:right w:val="none" w:sz="0" w:space="0" w:color="auto"/>
      </w:divBdr>
    </w:div>
    <w:div w:id="512649642">
      <w:bodyDiv w:val="1"/>
      <w:marLeft w:val="0"/>
      <w:marRight w:val="0"/>
      <w:marTop w:val="0"/>
      <w:marBottom w:val="0"/>
      <w:divBdr>
        <w:top w:val="none" w:sz="0" w:space="0" w:color="auto"/>
        <w:left w:val="none" w:sz="0" w:space="0" w:color="auto"/>
        <w:bottom w:val="none" w:sz="0" w:space="0" w:color="auto"/>
        <w:right w:val="none" w:sz="0" w:space="0" w:color="auto"/>
      </w:divBdr>
    </w:div>
    <w:div w:id="512914191">
      <w:bodyDiv w:val="1"/>
      <w:marLeft w:val="0"/>
      <w:marRight w:val="0"/>
      <w:marTop w:val="0"/>
      <w:marBottom w:val="0"/>
      <w:divBdr>
        <w:top w:val="none" w:sz="0" w:space="0" w:color="auto"/>
        <w:left w:val="none" w:sz="0" w:space="0" w:color="auto"/>
        <w:bottom w:val="none" w:sz="0" w:space="0" w:color="auto"/>
        <w:right w:val="none" w:sz="0" w:space="0" w:color="auto"/>
      </w:divBdr>
    </w:div>
    <w:div w:id="512915878">
      <w:bodyDiv w:val="1"/>
      <w:marLeft w:val="0"/>
      <w:marRight w:val="0"/>
      <w:marTop w:val="0"/>
      <w:marBottom w:val="0"/>
      <w:divBdr>
        <w:top w:val="none" w:sz="0" w:space="0" w:color="auto"/>
        <w:left w:val="none" w:sz="0" w:space="0" w:color="auto"/>
        <w:bottom w:val="none" w:sz="0" w:space="0" w:color="auto"/>
        <w:right w:val="none" w:sz="0" w:space="0" w:color="auto"/>
      </w:divBdr>
    </w:div>
    <w:div w:id="512958534">
      <w:bodyDiv w:val="1"/>
      <w:marLeft w:val="0"/>
      <w:marRight w:val="0"/>
      <w:marTop w:val="0"/>
      <w:marBottom w:val="0"/>
      <w:divBdr>
        <w:top w:val="none" w:sz="0" w:space="0" w:color="auto"/>
        <w:left w:val="none" w:sz="0" w:space="0" w:color="auto"/>
        <w:bottom w:val="none" w:sz="0" w:space="0" w:color="auto"/>
        <w:right w:val="none" w:sz="0" w:space="0" w:color="auto"/>
      </w:divBdr>
    </w:div>
    <w:div w:id="513611510">
      <w:bodyDiv w:val="1"/>
      <w:marLeft w:val="0"/>
      <w:marRight w:val="0"/>
      <w:marTop w:val="0"/>
      <w:marBottom w:val="0"/>
      <w:divBdr>
        <w:top w:val="none" w:sz="0" w:space="0" w:color="auto"/>
        <w:left w:val="none" w:sz="0" w:space="0" w:color="auto"/>
        <w:bottom w:val="none" w:sz="0" w:space="0" w:color="auto"/>
        <w:right w:val="none" w:sz="0" w:space="0" w:color="auto"/>
      </w:divBdr>
    </w:div>
    <w:div w:id="513695088">
      <w:bodyDiv w:val="1"/>
      <w:marLeft w:val="0"/>
      <w:marRight w:val="0"/>
      <w:marTop w:val="0"/>
      <w:marBottom w:val="0"/>
      <w:divBdr>
        <w:top w:val="none" w:sz="0" w:space="0" w:color="auto"/>
        <w:left w:val="none" w:sz="0" w:space="0" w:color="auto"/>
        <w:bottom w:val="none" w:sz="0" w:space="0" w:color="auto"/>
        <w:right w:val="none" w:sz="0" w:space="0" w:color="auto"/>
      </w:divBdr>
    </w:div>
    <w:div w:id="513885781">
      <w:bodyDiv w:val="1"/>
      <w:marLeft w:val="0"/>
      <w:marRight w:val="0"/>
      <w:marTop w:val="0"/>
      <w:marBottom w:val="0"/>
      <w:divBdr>
        <w:top w:val="none" w:sz="0" w:space="0" w:color="auto"/>
        <w:left w:val="none" w:sz="0" w:space="0" w:color="auto"/>
        <w:bottom w:val="none" w:sz="0" w:space="0" w:color="auto"/>
        <w:right w:val="none" w:sz="0" w:space="0" w:color="auto"/>
      </w:divBdr>
    </w:div>
    <w:div w:id="514080471">
      <w:bodyDiv w:val="1"/>
      <w:marLeft w:val="0"/>
      <w:marRight w:val="0"/>
      <w:marTop w:val="0"/>
      <w:marBottom w:val="0"/>
      <w:divBdr>
        <w:top w:val="none" w:sz="0" w:space="0" w:color="auto"/>
        <w:left w:val="none" w:sz="0" w:space="0" w:color="auto"/>
        <w:bottom w:val="none" w:sz="0" w:space="0" w:color="auto"/>
        <w:right w:val="none" w:sz="0" w:space="0" w:color="auto"/>
      </w:divBdr>
    </w:div>
    <w:div w:id="514225246">
      <w:bodyDiv w:val="1"/>
      <w:marLeft w:val="0"/>
      <w:marRight w:val="0"/>
      <w:marTop w:val="0"/>
      <w:marBottom w:val="0"/>
      <w:divBdr>
        <w:top w:val="none" w:sz="0" w:space="0" w:color="auto"/>
        <w:left w:val="none" w:sz="0" w:space="0" w:color="auto"/>
        <w:bottom w:val="none" w:sz="0" w:space="0" w:color="auto"/>
        <w:right w:val="none" w:sz="0" w:space="0" w:color="auto"/>
      </w:divBdr>
    </w:div>
    <w:div w:id="514417095">
      <w:bodyDiv w:val="1"/>
      <w:marLeft w:val="0"/>
      <w:marRight w:val="0"/>
      <w:marTop w:val="0"/>
      <w:marBottom w:val="0"/>
      <w:divBdr>
        <w:top w:val="none" w:sz="0" w:space="0" w:color="auto"/>
        <w:left w:val="none" w:sz="0" w:space="0" w:color="auto"/>
        <w:bottom w:val="none" w:sz="0" w:space="0" w:color="auto"/>
        <w:right w:val="none" w:sz="0" w:space="0" w:color="auto"/>
      </w:divBdr>
    </w:div>
    <w:div w:id="514419660">
      <w:bodyDiv w:val="1"/>
      <w:marLeft w:val="0"/>
      <w:marRight w:val="0"/>
      <w:marTop w:val="0"/>
      <w:marBottom w:val="0"/>
      <w:divBdr>
        <w:top w:val="none" w:sz="0" w:space="0" w:color="auto"/>
        <w:left w:val="none" w:sz="0" w:space="0" w:color="auto"/>
        <w:bottom w:val="none" w:sz="0" w:space="0" w:color="auto"/>
        <w:right w:val="none" w:sz="0" w:space="0" w:color="auto"/>
      </w:divBdr>
    </w:div>
    <w:div w:id="514609486">
      <w:bodyDiv w:val="1"/>
      <w:marLeft w:val="0"/>
      <w:marRight w:val="0"/>
      <w:marTop w:val="0"/>
      <w:marBottom w:val="0"/>
      <w:divBdr>
        <w:top w:val="none" w:sz="0" w:space="0" w:color="auto"/>
        <w:left w:val="none" w:sz="0" w:space="0" w:color="auto"/>
        <w:bottom w:val="none" w:sz="0" w:space="0" w:color="auto"/>
        <w:right w:val="none" w:sz="0" w:space="0" w:color="auto"/>
      </w:divBdr>
    </w:div>
    <w:div w:id="514732554">
      <w:bodyDiv w:val="1"/>
      <w:marLeft w:val="0"/>
      <w:marRight w:val="0"/>
      <w:marTop w:val="0"/>
      <w:marBottom w:val="0"/>
      <w:divBdr>
        <w:top w:val="none" w:sz="0" w:space="0" w:color="auto"/>
        <w:left w:val="none" w:sz="0" w:space="0" w:color="auto"/>
        <w:bottom w:val="none" w:sz="0" w:space="0" w:color="auto"/>
        <w:right w:val="none" w:sz="0" w:space="0" w:color="auto"/>
      </w:divBdr>
    </w:div>
    <w:div w:id="515005042">
      <w:bodyDiv w:val="1"/>
      <w:marLeft w:val="0"/>
      <w:marRight w:val="0"/>
      <w:marTop w:val="0"/>
      <w:marBottom w:val="0"/>
      <w:divBdr>
        <w:top w:val="none" w:sz="0" w:space="0" w:color="auto"/>
        <w:left w:val="none" w:sz="0" w:space="0" w:color="auto"/>
        <w:bottom w:val="none" w:sz="0" w:space="0" w:color="auto"/>
        <w:right w:val="none" w:sz="0" w:space="0" w:color="auto"/>
      </w:divBdr>
    </w:div>
    <w:div w:id="515389057">
      <w:bodyDiv w:val="1"/>
      <w:marLeft w:val="0"/>
      <w:marRight w:val="0"/>
      <w:marTop w:val="0"/>
      <w:marBottom w:val="0"/>
      <w:divBdr>
        <w:top w:val="none" w:sz="0" w:space="0" w:color="auto"/>
        <w:left w:val="none" w:sz="0" w:space="0" w:color="auto"/>
        <w:bottom w:val="none" w:sz="0" w:space="0" w:color="auto"/>
        <w:right w:val="none" w:sz="0" w:space="0" w:color="auto"/>
      </w:divBdr>
    </w:div>
    <w:div w:id="515464122">
      <w:bodyDiv w:val="1"/>
      <w:marLeft w:val="0"/>
      <w:marRight w:val="0"/>
      <w:marTop w:val="0"/>
      <w:marBottom w:val="0"/>
      <w:divBdr>
        <w:top w:val="none" w:sz="0" w:space="0" w:color="auto"/>
        <w:left w:val="none" w:sz="0" w:space="0" w:color="auto"/>
        <w:bottom w:val="none" w:sz="0" w:space="0" w:color="auto"/>
        <w:right w:val="none" w:sz="0" w:space="0" w:color="auto"/>
      </w:divBdr>
    </w:div>
    <w:div w:id="515578358">
      <w:bodyDiv w:val="1"/>
      <w:marLeft w:val="0"/>
      <w:marRight w:val="0"/>
      <w:marTop w:val="0"/>
      <w:marBottom w:val="0"/>
      <w:divBdr>
        <w:top w:val="none" w:sz="0" w:space="0" w:color="auto"/>
        <w:left w:val="none" w:sz="0" w:space="0" w:color="auto"/>
        <w:bottom w:val="none" w:sz="0" w:space="0" w:color="auto"/>
        <w:right w:val="none" w:sz="0" w:space="0" w:color="auto"/>
      </w:divBdr>
    </w:div>
    <w:div w:id="516581432">
      <w:bodyDiv w:val="1"/>
      <w:marLeft w:val="0"/>
      <w:marRight w:val="0"/>
      <w:marTop w:val="0"/>
      <w:marBottom w:val="0"/>
      <w:divBdr>
        <w:top w:val="none" w:sz="0" w:space="0" w:color="auto"/>
        <w:left w:val="none" w:sz="0" w:space="0" w:color="auto"/>
        <w:bottom w:val="none" w:sz="0" w:space="0" w:color="auto"/>
        <w:right w:val="none" w:sz="0" w:space="0" w:color="auto"/>
      </w:divBdr>
    </w:div>
    <w:div w:id="516844922">
      <w:bodyDiv w:val="1"/>
      <w:marLeft w:val="0"/>
      <w:marRight w:val="0"/>
      <w:marTop w:val="0"/>
      <w:marBottom w:val="0"/>
      <w:divBdr>
        <w:top w:val="none" w:sz="0" w:space="0" w:color="auto"/>
        <w:left w:val="none" w:sz="0" w:space="0" w:color="auto"/>
        <w:bottom w:val="none" w:sz="0" w:space="0" w:color="auto"/>
        <w:right w:val="none" w:sz="0" w:space="0" w:color="auto"/>
      </w:divBdr>
    </w:div>
    <w:div w:id="516892599">
      <w:bodyDiv w:val="1"/>
      <w:marLeft w:val="0"/>
      <w:marRight w:val="0"/>
      <w:marTop w:val="0"/>
      <w:marBottom w:val="0"/>
      <w:divBdr>
        <w:top w:val="none" w:sz="0" w:space="0" w:color="auto"/>
        <w:left w:val="none" w:sz="0" w:space="0" w:color="auto"/>
        <w:bottom w:val="none" w:sz="0" w:space="0" w:color="auto"/>
        <w:right w:val="none" w:sz="0" w:space="0" w:color="auto"/>
      </w:divBdr>
    </w:div>
    <w:div w:id="517080208">
      <w:bodyDiv w:val="1"/>
      <w:marLeft w:val="0"/>
      <w:marRight w:val="0"/>
      <w:marTop w:val="0"/>
      <w:marBottom w:val="0"/>
      <w:divBdr>
        <w:top w:val="none" w:sz="0" w:space="0" w:color="auto"/>
        <w:left w:val="none" w:sz="0" w:space="0" w:color="auto"/>
        <w:bottom w:val="none" w:sz="0" w:space="0" w:color="auto"/>
        <w:right w:val="none" w:sz="0" w:space="0" w:color="auto"/>
      </w:divBdr>
    </w:div>
    <w:div w:id="517230784">
      <w:bodyDiv w:val="1"/>
      <w:marLeft w:val="0"/>
      <w:marRight w:val="0"/>
      <w:marTop w:val="0"/>
      <w:marBottom w:val="0"/>
      <w:divBdr>
        <w:top w:val="none" w:sz="0" w:space="0" w:color="auto"/>
        <w:left w:val="none" w:sz="0" w:space="0" w:color="auto"/>
        <w:bottom w:val="none" w:sz="0" w:space="0" w:color="auto"/>
        <w:right w:val="none" w:sz="0" w:space="0" w:color="auto"/>
      </w:divBdr>
    </w:div>
    <w:div w:id="517230890">
      <w:bodyDiv w:val="1"/>
      <w:marLeft w:val="0"/>
      <w:marRight w:val="0"/>
      <w:marTop w:val="0"/>
      <w:marBottom w:val="0"/>
      <w:divBdr>
        <w:top w:val="none" w:sz="0" w:space="0" w:color="auto"/>
        <w:left w:val="none" w:sz="0" w:space="0" w:color="auto"/>
        <w:bottom w:val="none" w:sz="0" w:space="0" w:color="auto"/>
        <w:right w:val="none" w:sz="0" w:space="0" w:color="auto"/>
      </w:divBdr>
    </w:div>
    <w:div w:id="517472973">
      <w:bodyDiv w:val="1"/>
      <w:marLeft w:val="0"/>
      <w:marRight w:val="0"/>
      <w:marTop w:val="0"/>
      <w:marBottom w:val="0"/>
      <w:divBdr>
        <w:top w:val="none" w:sz="0" w:space="0" w:color="auto"/>
        <w:left w:val="none" w:sz="0" w:space="0" w:color="auto"/>
        <w:bottom w:val="none" w:sz="0" w:space="0" w:color="auto"/>
        <w:right w:val="none" w:sz="0" w:space="0" w:color="auto"/>
      </w:divBdr>
    </w:div>
    <w:div w:id="517500098">
      <w:bodyDiv w:val="1"/>
      <w:marLeft w:val="0"/>
      <w:marRight w:val="0"/>
      <w:marTop w:val="0"/>
      <w:marBottom w:val="0"/>
      <w:divBdr>
        <w:top w:val="none" w:sz="0" w:space="0" w:color="auto"/>
        <w:left w:val="none" w:sz="0" w:space="0" w:color="auto"/>
        <w:bottom w:val="none" w:sz="0" w:space="0" w:color="auto"/>
        <w:right w:val="none" w:sz="0" w:space="0" w:color="auto"/>
      </w:divBdr>
    </w:div>
    <w:div w:id="517692450">
      <w:bodyDiv w:val="1"/>
      <w:marLeft w:val="0"/>
      <w:marRight w:val="0"/>
      <w:marTop w:val="0"/>
      <w:marBottom w:val="0"/>
      <w:divBdr>
        <w:top w:val="none" w:sz="0" w:space="0" w:color="auto"/>
        <w:left w:val="none" w:sz="0" w:space="0" w:color="auto"/>
        <w:bottom w:val="none" w:sz="0" w:space="0" w:color="auto"/>
        <w:right w:val="none" w:sz="0" w:space="0" w:color="auto"/>
      </w:divBdr>
    </w:div>
    <w:div w:id="518004354">
      <w:bodyDiv w:val="1"/>
      <w:marLeft w:val="0"/>
      <w:marRight w:val="0"/>
      <w:marTop w:val="0"/>
      <w:marBottom w:val="0"/>
      <w:divBdr>
        <w:top w:val="none" w:sz="0" w:space="0" w:color="auto"/>
        <w:left w:val="none" w:sz="0" w:space="0" w:color="auto"/>
        <w:bottom w:val="none" w:sz="0" w:space="0" w:color="auto"/>
        <w:right w:val="none" w:sz="0" w:space="0" w:color="auto"/>
      </w:divBdr>
    </w:div>
    <w:div w:id="518198436">
      <w:bodyDiv w:val="1"/>
      <w:marLeft w:val="0"/>
      <w:marRight w:val="0"/>
      <w:marTop w:val="0"/>
      <w:marBottom w:val="0"/>
      <w:divBdr>
        <w:top w:val="none" w:sz="0" w:space="0" w:color="auto"/>
        <w:left w:val="none" w:sz="0" w:space="0" w:color="auto"/>
        <w:bottom w:val="none" w:sz="0" w:space="0" w:color="auto"/>
        <w:right w:val="none" w:sz="0" w:space="0" w:color="auto"/>
      </w:divBdr>
    </w:div>
    <w:div w:id="518276499">
      <w:bodyDiv w:val="1"/>
      <w:marLeft w:val="0"/>
      <w:marRight w:val="0"/>
      <w:marTop w:val="0"/>
      <w:marBottom w:val="0"/>
      <w:divBdr>
        <w:top w:val="none" w:sz="0" w:space="0" w:color="auto"/>
        <w:left w:val="none" w:sz="0" w:space="0" w:color="auto"/>
        <w:bottom w:val="none" w:sz="0" w:space="0" w:color="auto"/>
        <w:right w:val="none" w:sz="0" w:space="0" w:color="auto"/>
      </w:divBdr>
    </w:div>
    <w:div w:id="518279223">
      <w:bodyDiv w:val="1"/>
      <w:marLeft w:val="0"/>
      <w:marRight w:val="0"/>
      <w:marTop w:val="0"/>
      <w:marBottom w:val="0"/>
      <w:divBdr>
        <w:top w:val="none" w:sz="0" w:space="0" w:color="auto"/>
        <w:left w:val="none" w:sz="0" w:space="0" w:color="auto"/>
        <w:bottom w:val="none" w:sz="0" w:space="0" w:color="auto"/>
        <w:right w:val="none" w:sz="0" w:space="0" w:color="auto"/>
      </w:divBdr>
    </w:div>
    <w:div w:id="518279945">
      <w:bodyDiv w:val="1"/>
      <w:marLeft w:val="0"/>
      <w:marRight w:val="0"/>
      <w:marTop w:val="0"/>
      <w:marBottom w:val="0"/>
      <w:divBdr>
        <w:top w:val="none" w:sz="0" w:space="0" w:color="auto"/>
        <w:left w:val="none" w:sz="0" w:space="0" w:color="auto"/>
        <w:bottom w:val="none" w:sz="0" w:space="0" w:color="auto"/>
        <w:right w:val="none" w:sz="0" w:space="0" w:color="auto"/>
      </w:divBdr>
    </w:div>
    <w:div w:id="518349485">
      <w:bodyDiv w:val="1"/>
      <w:marLeft w:val="0"/>
      <w:marRight w:val="0"/>
      <w:marTop w:val="0"/>
      <w:marBottom w:val="0"/>
      <w:divBdr>
        <w:top w:val="none" w:sz="0" w:space="0" w:color="auto"/>
        <w:left w:val="none" w:sz="0" w:space="0" w:color="auto"/>
        <w:bottom w:val="none" w:sz="0" w:space="0" w:color="auto"/>
        <w:right w:val="none" w:sz="0" w:space="0" w:color="auto"/>
      </w:divBdr>
    </w:div>
    <w:div w:id="518353304">
      <w:bodyDiv w:val="1"/>
      <w:marLeft w:val="0"/>
      <w:marRight w:val="0"/>
      <w:marTop w:val="0"/>
      <w:marBottom w:val="0"/>
      <w:divBdr>
        <w:top w:val="none" w:sz="0" w:space="0" w:color="auto"/>
        <w:left w:val="none" w:sz="0" w:space="0" w:color="auto"/>
        <w:bottom w:val="none" w:sz="0" w:space="0" w:color="auto"/>
        <w:right w:val="none" w:sz="0" w:space="0" w:color="auto"/>
      </w:divBdr>
    </w:div>
    <w:div w:id="518811824">
      <w:bodyDiv w:val="1"/>
      <w:marLeft w:val="0"/>
      <w:marRight w:val="0"/>
      <w:marTop w:val="0"/>
      <w:marBottom w:val="0"/>
      <w:divBdr>
        <w:top w:val="none" w:sz="0" w:space="0" w:color="auto"/>
        <w:left w:val="none" w:sz="0" w:space="0" w:color="auto"/>
        <w:bottom w:val="none" w:sz="0" w:space="0" w:color="auto"/>
        <w:right w:val="none" w:sz="0" w:space="0" w:color="auto"/>
      </w:divBdr>
    </w:div>
    <w:div w:id="519321829">
      <w:bodyDiv w:val="1"/>
      <w:marLeft w:val="0"/>
      <w:marRight w:val="0"/>
      <w:marTop w:val="0"/>
      <w:marBottom w:val="0"/>
      <w:divBdr>
        <w:top w:val="none" w:sz="0" w:space="0" w:color="auto"/>
        <w:left w:val="none" w:sz="0" w:space="0" w:color="auto"/>
        <w:bottom w:val="none" w:sz="0" w:space="0" w:color="auto"/>
        <w:right w:val="none" w:sz="0" w:space="0" w:color="auto"/>
      </w:divBdr>
    </w:div>
    <w:div w:id="519393760">
      <w:bodyDiv w:val="1"/>
      <w:marLeft w:val="0"/>
      <w:marRight w:val="0"/>
      <w:marTop w:val="0"/>
      <w:marBottom w:val="0"/>
      <w:divBdr>
        <w:top w:val="none" w:sz="0" w:space="0" w:color="auto"/>
        <w:left w:val="none" w:sz="0" w:space="0" w:color="auto"/>
        <w:bottom w:val="none" w:sz="0" w:space="0" w:color="auto"/>
        <w:right w:val="none" w:sz="0" w:space="0" w:color="auto"/>
      </w:divBdr>
    </w:div>
    <w:div w:id="519471040">
      <w:bodyDiv w:val="1"/>
      <w:marLeft w:val="0"/>
      <w:marRight w:val="0"/>
      <w:marTop w:val="0"/>
      <w:marBottom w:val="0"/>
      <w:divBdr>
        <w:top w:val="none" w:sz="0" w:space="0" w:color="auto"/>
        <w:left w:val="none" w:sz="0" w:space="0" w:color="auto"/>
        <w:bottom w:val="none" w:sz="0" w:space="0" w:color="auto"/>
        <w:right w:val="none" w:sz="0" w:space="0" w:color="auto"/>
      </w:divBdr>
    </w:div>
    <w:div w:id="519665759">
      <w:bodyDiv w:val="1"/>
      <w:marLeft w:val="0"/>
      <w:marRight w:val="0"/>
      <w:marTop w:val="0"/>
      <w:marBottom w:val="0"/>
      <w:divBdr>
        <w:top w:val="none" w:sz="0" w:space="0" w:color="auto"/>
        <w:left w:val="none" w:sz="0" w:space="0" w:color="auto"/>
        <w:bottom w:val="none" w:sz="0" w:space="0" w:color="auto"/>
        <w:right w:val="none" w:sz="0" w:space="0" w:color="auto"/>
      </w:divBdr>
    </w:div>
    <w:div w:id="519701688">
      <w:bodyDiv w:val="1"/>
      <w:marLeft w:val="0"/>
      <w:marRight w:val="0"/>
      <w:marTop w:val="0"/>
      <w:marBottom w:val="0"/>
      <w:divBdr>
        <w:top w:val="none" w:sz="0" w:space="0" w:color="auto"/>
        <w:left w:val="none" w:sz="0" w:space="0" w:color="auto"/>
        <w:bottom w:val="none" w:sz="0" w:space="0" w:color="auto"/>
        <w:right w:val="none" w:sz="0" w:space="0" w:color="auto"/>
      </w:divBdr>
    </w:div>
    <w:div w:id="519702121">
      <w:bodyDiv w:val="1"/>
      <w:marLeft w:val="0"/>
      <w:marRight w:val="0"/>
      <w:marTop w:val="0"/>
      <w:marBottom w:val="0"/>
      <w:divBdr>
        <w:top w:val="none" w:sz="0" w:space="0" w:color="auto"/>
        <w:left w:val="none" w:sz="0" w:space="0" w:color="auto"/>
        <w:bottom w:val="none" w:sz="0" w:space="0" w:color="auto"/>
        <w:right w:val="none" w:sz="0" w:space="0" w:color="auto"/>
      </w:divBdr>
    </w:div>
    <w:div w:id="519779946">
      <w:bodyDiv w:val="1"/>
      <w:marLeft w:val="0"/>
      <w:marRight w:val="0"/>
      <w:marTop w:val="0"/>
      <w:marBottom w:val="0"/>
      <w:divBdr>
        <w:top w:val="none" w:sz="0" w:space="0" w:color="auto"/>
        <w:left w:val="none" w:sz="0" w:space="0" w:color="auto"/>
        <w:bottom w:val="none" w:sz="0" w:space="0" w:color="auto"/>
        <w:right w:val="none" w:sz="0" w:space="0" w:color="auto"/>
      </w:divBdr>
    </w:div>
    <w:div w:id="520124713">
      <w:bodyDiv w:val="1"/>
      <w:marLeft w:val="0"/>
      <w:marRight w:val="0"/>
      <w:marTop w:val="0"/>
      <w:marBottom w:val="0"/>
      <w:divBdr>
        <w:top w:val="none" w:sz="0" w:space="0" w:color="auto"/>
        <w:left w:val="none" w:sz="0" w:space="0" w:color="auto"/>
        <w:bottom w:val="none" w:sz="0" w:space="0" w:color="auto"/>
        <w:right w:val="none" w:sz="0" w:space="0" w:color="auto"/>
      </w:divBdr>
    </w:div>
    <w:div w:id="520240692">
      <w:bodyDiv w:val="1"/>
      <w:marLeft w:val="0"/>
      <w:marRight w:val="0"/>
      <w:marTop w:val="0"/>
      <w:marBottom w:val="0"/>
      <w:divBdr>
        <w:top w:val="none" w:sz="0" w:space="0" w:color="auto"/>
        <w:left w:val="none" w:sz="0" w:space="0" w:color="auto"/>
        <w:bottom w:val="none" w:sz="0" w:space="0" w:color="auto"/>
        <w:right w:val="none" w:sz="0" w:space="0" w:color="auto"/>
      </w:divBdr>
    </w:div>
    <w:div w:id="520583671">
      <w:bodyDiv w:val="1"/>
      <w:marLeft w:val="0"/>
      <w:marRight w:val="0"/>
      <w:marTop w:val="0"/>
      <w:marBottom w:val="0"/>
      <w:divBdr>
        <w:top w:val="none" w:sz="0" w:space="0" w:color="auto"/>
        <w:left w:val="none" w:sz="0" w:space="0" w:color="auto"/>
        <w:bottom w:val="none" w:sz="0" w:space="0" w:color="auto"/>
        <w:right w:val="none" w:sz="0" w:space="0" w:color="auto"/>
      </w:divBdr>
    </w:div>
    <w:div w:id="520777723">
      <w:bodyDiv w:val="1"/>
      <w:marLeft w:val="0"/>
      <w:marRight w:val="0"/>
      <w:marTop w:val="0"/>
      <w:marBottom w:val="0"/>
      <w:divBdr>
        <w:top w:val="none" w:sz="0" w:space="0" w:color="auto"/>
        <w:left w:val="none" w:sz="0" w:space="0" w:color="auto"/>
        <w:bottom w:val="none" w:sz="0" w:space="0" w:color="auto"/>
        <w:right w:val="none" w:sz="0" w:space="0" w:color="auto"/>
      </w:divBdr>
    </w:div>
    <w:div w:id="520778356">
      <w:bodyDiv w:val="1"/>
      <w:marLeft w:val="0"/>
      <w:marRight w:val="0"/>
      <w:marTop w:val="0"/>
      <w:marBottom w:val="0"/>
      <w:divBdr>
        <w:top w:val="none" w:sz="0" w:space="0" w:color="auto"/>
        <w:left w:val="none" w:sz="0" w:space="0" w:color="auto"/>
        <w:bottom w:val="none" w:sz="0" w:space="0" w:color="auto"/>
        <w:right w:val="none" w:sz="0" w:space="0" w:color="auto"/>
      </w:divBdr>
    </w:div>
    <w:div w:id="520780900">
      <w:bodyDiv w:val="1"/>
      <w:marLeft w:val="0"/>
      <w:marRight w:val="0"/>
      <w:marTop w:val="0"/>
      <w:marBottom w:val="0"/>
      <w:divBdr>
        <w:top w:val="none" w:sz="0" w:space="0" w:color="auto"/>
        <w:left w:val="none" w:sz="0" w:space="0" w:color="auto"/>
        <w:bottom w:val="none" w:sz="0" w:space="0" w:color="auto"/>
        <w:right w:val="none" w:sz="0" w:space="0" w:color="auto"/>
      </w:divBdr>
    </w:div>
    <w:div w:id="520821023">
      <w:bodyDiv w:val="1"/>
      <w:marLeft w:val="0"/>
      <w:marRight w:val="0"/>
      <w:marTop w:val="0"/>
      <w:marBottom w:val="0"/>
      <w:divBdr>
        <w:top w:val="none" w:sz="0" w:space="0" w:color="auto"/>
        <w:left w:val="none" w:sz="0" w:space="0" w:color="auto"/>
        <w:bottom w:val="none" w:sz="0" w:space="0" w:color="auto"/>
        <w:right w:val="none" w:sz="0" w:space="0" w:color="auto"/>
      </w:divBdr>
    </w:div>
    <w:div w:id="520902170">
      <w:bodyDiv w:val="1"/>
      <w:marLeft w:val="0"/>
      <w:marRight w:val="0"/>
      <w:marTop w:val="0"/>
      <w:marBottom w:val="0"/>
      <w:divBdr>
        <w:top w:val="none" w:sz="0" w:space="0" w:color="auto"/>
        <w:left w:val="none" w:sz="0" w:space="0" w:color="auto"/>
        <w:bottom w:val="none" w:sz="0" w:space="0" w:color="auto"/>
        <w:right w:val="none" w:sz="0" w:space="0" w:color="auto"/>
      </w:divBdr>
    </w:div>
    <w:div w:id="521162125">
      <w:bodyDiv w:val="1"/>
      <w:marLeft w:val="0"/>
      <w:marRight w:val="0"/>
      <w:marTop w:val="0"/>
      <w:marBottom w:val="0"/>
      <w:divBdr>
        <w:top w:val="none" w:sz="0" w:space="0" w:color="auto"/>
        <w:left w:val="none" w:sz="0" w:space="0" w:color="auto"/>
        <w:bottom w:val="none" w:sz="0" w:space="0" w:color="auto"/>
        <w:right w:val="none" w:sz="0" w:space="0" w:color="auto"/>
      </w:divBdr>
    </w:div>
    <w:div w:id="521163181">
      <w:bodyDiv w:val="1"/>
      <w:marLeft w:val="0"/>
      <w:marRight w:val="0"/>
      <w:marTop w:val="0"/>
      <w:marBottom w:val="0"/>
      <w:divBdr>
        <w:top w:val="none" w:sz="0" w:space="0" w:color="auto"/>
        <w:left w:val="none" w:sz="0" w:space="0" w:color="auto"/>
        <w:bottom w:val="none" w:sz="0" w:space="0" w:color="auto"/>
        <w:right w:val="none" w:sz="0" w:space="0" w:color="auto"/>
      </w:divBdr>
    </w:div>
    <w:div w:id="521171438">
      <w:bodyDiv w:val="1"/>
      <w:marLeft w:val="0"/>
      <w:marRight w:val="0"/>
      <w:marTop w:val="0"/>
      <w:marBottom w:val="0"/>
      <w:divBdr>
        <w:top w:val="none" w:sz="0" w:space="0" w:color="auto"/>
        <w:left w:val="none" w:sz="0" w:space="0" w:color="auto"/>
        <w:bottom w:val="none" w:sz="0" w:space="0" w:color="auto"/>
        <w:right w:val="none" w:sz="0" w:space="0" w:color="auto"/>
      </w:divBdr>
    </w:div>
    <w:div w:id="521431865">
      <w:bodyDiv w:val="1"/>
      <w:marLeft w:val="0"/>
      <w:marRight w:val="0"/>
      <w:marTop w:val="0"/>
      <w:marBottom w:val="0"/>
      <w:divBdr>
        <w:top w:val="none" w:sz="0" w:space="0" w:color="auto"/>
        <w:left w:val="none" w:sz="0" w:space="0" w:color="auto"/>
        <w:bottom w:val="none" w:sz="0" w:space="0" w:color="auto"/>
        <w:right w:val="none" w:sz="0" w:space="0" w:color="auto"/>
      </w:divBdr>
    </w:div>
    <w:div w:id="521436920">
      <w:bodyDiv w:val="1"/>
      <w:marLeft w:val="0"/>
      <w:marRight w:val="0"/>
      <w:marTop w:val="0"/>
      <w:marBottom w:val="0"/>
      <w:divBdr>
        <w:top w:val="none" w:sz="0" w:space="0" w:color="auto"/>
        <w:left w:val="none" w:sz="0" w:space="0" w:color="auto"/>
        <w:bottom w:val="none" w:sz="0" w:space="0" w:color="auto"/>
        <w:right w:val="none" w:sz="0" w:space="0" w:color="auto"/>
      </w:divBdr>
    </w:div>
    <w:div w:id="521676125">
      <w:bodyDiv w:val="1"/>
      <w:marLeft w:val="0"/>
      <w:marRight w:val="0"/>
      <w:marTop w:val="0"/>
      <w:marBottom w:val="0"/>
      <w:divBdr>
        <w:top w:val="none" w:sz="0" w:space="0" w:color="auto"/>
        <w:left w:val="none" w:sz="0" w:space="0" w:color="auto"/>
        <w:bottom w:val="none" w:sz="0" w:space="0" w:color="auto"/>
        <w:right w:val="none" w:sz="0" w:space="0" w:color="auto"/>
      </w:divBdr>
    </w:div>
    <w:div w:id="521743933">
      <w:bodyDiv w:val="1"/>
      <w:marLeft w:val="0"/>
      <w:marRight w:val="0"/>
      <w:marTop w:val="0"/>
      <w:marBottom w:val="0"/>
      <w:divBdr>
        <w:top w:val="none" w:sz="0" w:space="0" w:color="auto"/>
        <w:left w:val="none" w:sz="0" w:space="0" w:color="auto"/>
        <w:bottom w:val="none" w:sz="0" w:space="0" w:color="auto"/>
        <w:right w:val="none" w:sz="0" w:space="0" w:color="auto"/>
      </w:divBdr>
    </w:div>
    <w:div w:id="521751481">
      <w:bodyDiv w:val="1"/>
      <w:marLeft w:val="0"/>
      <w:marRight w:val="0"/>
      <w:marTop w:val="0"/>
      <w:marBottom w:val="0"/>
      <w:divBdr>
        <w:top w:val="none" w:sz="0" w:space="0" w:color="auto"/>
        <w:left w:val="none" w:sz="0" w:space="0" w:color="auto"/>
        <w:bottom w:val="none" w:sz="0" w:space="0" w:color="auto"/>
        <w:right w:val="none" w:sz="0" w:space="0" w:color="auto"/>
      </w:divBdr>
    </w:div>
    <w:div w:id="521820285">
      <w:bodyDiv w:val="1"/>
      <w:marLeft w:val="0"/>
      <w:marRight w:val="0"/>
      <w:marTop w:val="0"/>
      <w:marBottom w:val="0"/>
      <w:divBdr>
        <w:top w:val="none" w:sz="0" w:space="0" w:color="auto"/>
        <w:left w:val="none" w:sz="0" w:space="0" w:color="auto"/>
        <w:bottom w:val="none" w:sz="0" w:space="0" w:color="auto"/>
        <w:right w:val="none" w:sz="0" w:space="0" w:color="auto"/>
      </w:divBdr>
    </w:div>
    <w:div w:id="522090778">
      <w:bodyDiv w:val="1"/>
      <w:marLeft w:val="0"/>
      <w:marRight w:val="0"/>
      <w:marTop w:val="0"/>
      <w:marBottom w:val="0"/>
      <w:divBdr>
        <w:top w:val="none" w:sz="0" w:space="0" w:color="auto"/>
        <w:left w:val="none" w:sz="0" w:space="0" w:color="auto"/>
        <w:bottom w:val="none" w:sz="0" w:space="0" w:color="auto"/>
        <w:right w:val="none" w:sz="0" w:space="0" w:color="auto"/>
      </w:divBdr>
    </w:div>
    <w:div w:id="522128650">
      <w:bodyDiv w:val="1"/>
      <w:marLeft w:val="0"/>
      <w:marRight w:val="0"/>
      <w:marTop w:val="0"/>
      <w:marBottom w:val="0"/>
      <w:divBdr>
        <w:top w:val="none" w:sz="0" w:space="0" w:color="auto"/>
        <w:left w:val="none" w:sz="0" w:space="0" w:color="auto"/>
        <w:bottom w:val="none" w:sz="0" w:space="0" w:color="auto"/>
        <w:right w:val="none" w:sz="0" w:space="0" w:color="auto"/>
      </w:divBdr>
    </w:div>
    <w:div w:id="522476539">
      <w:bodyDiv w:val="1"/>
      <w:marLeft w:val="0"/>
      <w:marRight w:val="0"/>
      <w:marTop w:val="0"/>
      <w:marBottom w:val="0"/>
      <w:divBdr>
        <w:top w:val="none" w:sz="0" w:space="0" w:color="auto"/>
        <w:left w:val="none" w:sz="0" w:space="0" w:color="auto"/>
        <w:bottom w:val="none" w:sz="0" w:space="0" w:color="auto"/>
        <w:right w:val="none" w:sz="0" w:space="0" w:color="auto"/>
      </w:divBdr>
    </w:div>
    <w:div w:id="522548369">
      <w:bodyDiv w:val="1"/>
      <w:marLeft w:val="0"/>
      <w:marRight w:val="0"/>
      <w:marTop w:val="0"/>
      <w:marBottom w:val="0"/>
      <w:divBdr>
        <w:top w:val="none" w:sz="0" w:space="0" w:color="auto"/>
        <w:left w:val="none" w:sz="0" w:space="0" w:color="auto"/>
        <w:bottom w:val="none" w:sz="0" w:space="0" w:color="auto"/>
        <w:right w:val="none" w:sz="0" w:space="0" w:color="auto"/>
      </w:divBdr>
    </w:div>
    <w:div w:id="522669491">
      <w:bodyDiv w:val="1"/>
      <w:marLeft w:val="0"/>
      <w:marRight w:val="0"/>
      <w:marTop w:val="0"/>
      <w:marBottom w:val="0"/>
      <w:divBdr>
        <w:top w:val="none" w:sz="0" w:space="0" w:color="auto"/>
        <w:left w:val="none" w:sz="0" w:space="0" w:color="auto"/>
        <w:bottom w:val="none" w:sz="0" w:space="0" w:color="auto"/>
        <w:right w:val="none" w:sz="0" w:space="0" w:color="auto"/>
      </w:divBdr>
    </w:div>
    <w:div w:id="522716383">
      <w:bodyDiv w:val="1"/>
      <w:marLeft w:val="0"/>
      <w:marRight w:val="0"/>
      <w:marTop w:val="0"/>
      <w:marBottom w:val="0"/>
      <w:divBdr>
        <w:top w:val="none" w:sz="0" w:space="0" w:color="auto"/>
        <w:left w:val="none" w:sz="0" w:space="0" w:color="auto"/>
        <w:bottom w:val="none" w:sz="0" w:space="0" w:color="auto"/>
        <w:right w:val="none" w:sz="0" w:space="0" w:color="auto"/>
      </w:divBdr>
    </w:div>
    <w:div w:id="522742881">
      <w:bodyDiv w:val="1"/>
      <w:marLeft w:val="0"/>
      <w:marRight w:val="0"/>
      <w:marTop w:val="0"/>
      <w:marBottom w:val="0"/>
      <w:divBdr>
        <w:top w:val="none" w:sz="0" w:space="0" w:color="auto"/>
        <w:left w:val="none" w:sz="0" w:space="0" w:color="auto"/>
        <w:bottom w:val="none" w:sz="0" w:space="0" w:color="auto"/>
        <w:right w:val="none" w:sz="0" w:space="0" w:color="auto"/>
      </w:divBdr>
    </w:div>
    <w:div w:id="522745801">
      <w:bodyDiv w:val="1"/>
      <w:marLeft w:val="0"/>
      <w:marRight w:val="0"/>
      <w:marTop w:val="0"/>
      <w:marBottom w:val="0"/>
      <w:divBdr>
        <w:top w:val="none" w:sz="0" w:space="0" w:color="auto"/>
        <w:left w:val="none" w:sz="0" w:space="0" w:color="auto"/>
        <w:bottom w:val="none" w:sz="0" w:space="0" w:color="auto"/>
        <w:right w:val="none" w:sz="0" w:space="0" w:color="auto"/>
      </w:divBdr>
    </w:div>
    <w:div w:id="522865986">
      <w:bodyDiv w:val="1"/>
      <w:marLeft w:val="0"/>
      <w:marRight w:val="0"/>
      <w:marTop w:val="0"/>
      <w:marBottom w:val="0"/>
      <w:divBdr>
        <w:top w:val="none" w:sz="0" w:space="0" w:color="auto"/>
        <w:left w:val="none" w:sz="0" w:space="0" w:color="auto"/>
        <w:bottom w:val="none" w:sz="0" w:space="0" w:color="auto"/>
        <w:right w:val="none" w:sz="0" w:space="0" w:color="auto"/>
      </w:divBdr>
    </w:div>
    <w:div w:id="522935993">
      <w:bodyDiv w:val="1"/>
      <w:marLeft w:val="0"/>
      <w:marRight w:val="0"/>
      <w:marTop w:val="0"/>
      <w:marBottom w:val="0"/>
      <w:divBdr>
        <w:top w:val="none" w:sz="0" w:space="0" w:color="auto"/>
        <w:left w:val="none" w:sz="0" w:space="0" w:color="auto"/>
        <w:bottom w:val="none" w:sz="0" w:space="0" w:color="auto"/>
        <w:right w:val="none" w:sz="0" w:space="0" w:color="auto"/>
      </w:divBdr>
    </w:div>
    <w:div w:id="523052704">
      <w:bodyDiv w:val="1"/>
      <w:marLeft w:val="0"/>
      <w:marRight w:val="0"/>
      <w:marTop w:val="0"/>
      <w:marBottom w:val="0"/>
      <w:divBdr>
        <w:top w:val="none" w:sz="0" w:space="0" w:color="auto"/>
        <w:left w:val="none" w:sz="0" w:space="0" w:color="auto"/>
        <w:bottom w:val="none" w:sz="0" w:space="0" w:color="auto"/>
        <w:right w:val="none" w:sz="0" w:space="0" w:color="auto"/>
      </w:divBdr>
    </w:div>
    <w:div w:id="523136753">
      <w:bodyDiv w:val="1"/>
      <w:marLeft w:val="0"/>
      <w:marRight w:val="0"/>
      <w:marTop w:val="0"/>
      <w:marBottom w:val="0"/>
      <w:divBdr>
        <w:top w:val="none" w:sz="0" w:space="0" w:color="auto"/>
        <w:left w:val="none" w:sz="0" w:space="0" w:color="auto"/>
        <w:bottom w:val="none" w:sz="0" w:space="0" w:color="auto"/>
        <w:right w:val="none" w:sz="0" w:space="0" w:color="auto"/>
      </w:divBdr>
    </w:div>
    <w:div w:id="523179494">
      <w:bodyDiv w:val="1"/>
      <w:marLeft w:val="0"/>
      <w:marRight w:val="0"/>
      <w:marTop w:val="0"/>
      <w:marBottom w:val="0"/>
      <w:divBdr>
        <w:top w:val="none" w:sz="0" w:space="0" w:color="auto"/>
        <w:left w:val="none" w:sz="0" w:space="0" w:color="auto"/>
        <w:bottom w:val="none" w:sz="0" w:space="0" w:color="auto"/>
        <w:right w:val="none" w:sz="0" w:space="0" w:color="auto"/>
      </w:divBdr>
    </w:div>
    <w:div w:id="523593867">
      <w:bodyDiv w:val="1"/>
      <w:marLeft w:val="0"/>
      <w:marRight w:val="0"/>
      <w:marTop w:val="0"/>
      <w:marBottom w:val="0"/>
      <w:divBdr>
        <w:top w:val="none" w:sz="0" w:space="0" w:color="auto"/>
        <w:left w:val="none" w:sz="0" w:space="0" w:color="auto"/>
        <w:bottom w:val="none" w:sz="0" w:space="0" w:color="auto"/>
        <w:right w:val="none" w:sz="0" w:space="0" w:color="auto"/>
      </w:divBdr>
    </w:div>
    <w:div w:id="523636694">
      <w:bodyDiv w:val="1"/>
      <w:marLeft w:val="0"/>
      <w:marRight w:val="0"/>
      <w:marTop w:val="0"/>
      <w:marBottom w:val="0"/>
      <w:divBdr>
        <w:top w:val="none" w:sz="0" w:space="0" w:color="auto"/>
        <w:left w:val="none" w:sz="0" w:space="0" w:color="auto"/>
        <w:bottom w:val="none" w:sz="0" w:space="0" w:color="auto"/>
        <w:right w:val="none" w:sz="0" w:space="0" w:color="auto"/>
      </w:divBdr>
    </w:div>
    <w:div w:id="523832449">
      <w:bodyDiv w:val="1"/>
      <w:marLeft w:val="0"/>
      <w:marRight w:val="0"/>
      <w:marTop w:val="0"/>
      <w:marBottom w:val="0"/>
      <w:divBdr>
        <w:top w:val="none" w:sz="0" w:space="0" w:color="auto"/>
        <w:left w:val="none" w:sz="0" w:space="0" w:color="auto"/>
        <w:bottom w:val="none" w:sz="0" w:space="0" w:color="auto"/>
        <w:right w:val="none" w:sz="0" w:space="0" w:color="auto"/>
      </w:divBdr>
    </w:div>
    <w:div w:id="524248425">
      <w:bodyDiv w:val="1"/>
      <w:marLeft w:val="0"/>
      <w:marRight w:val="0"/>
      <w:marTop w:val="0"/>
      <w:marBottom w:val="0"/>
      <w:divBdr>
        <w:top w:val="none" w:sz="0" w:space="0" w:color="auto"/>
        <w:left w:val="none" w:sz="0" w:space="0" w:color="auto"/>
        <w:bottom w:val="none" w:sz="0" w:space="0" w:color="auto"/>
        <w:right w:val="none" w:sz="0" w:space="0" w:color="auto"/>
      </w:divBdr>
    </w:div>
    <w:div w:id="524563204">
      <w:bodyDiv w:val="1"/>
      <w:marLeft w:val="0"/>
      <w:marRight w:val="0"/>
      <w:marTop w:val="0"/>
      <w:marBottom w:val="0"/>
      <w:divBdr>
        <w:top w:val="none" w:sz="0" w:space="0" w:color="auto"/>
        <w:left w:val="none" w:sz="0" w:space="0" w:color="auto"/>
        <w:bottom w:val="none" w:sz="0" w:space="0" w:color="auto"/>
        <w:right w:val="none" w:sz="0" w:space="0" w:color="auto"/>
      </w:divBdr>
    </w:div>
    <w:div w:id="524826399">
      <w:bodyDiv w:val="1"/>
      <w:marLeft w:val="0"/>
      <w:marRight w:val="0"/>
      <w:marTop w:val="0"/>
      <w:marBottom w:val="0"/>
      <w:divBdr>
        <w:top w:val="none" w:sz="0" w:space="0" w:color="auto"/>
        <w:left w:val="none" w:sz="0" w:space="0" w:color="auto"/>
        <w:bottom w:val="none" w:sz="0" w:space="0" w:color="auto"/>
        <w:right w:val="none" w:sz="0" w:space="0" w:color="auto"/>
      </w:divBdr>
    </w:div>
    <w:div w:id="524829033">
      <w:bodyDiv w:val="1"/>
      <w:marLeft w:val="0"/>
      <w:marRight w:val="0"/>
      <w:marTop w:val="0"/>
      <w:marBottom w:val="0"/>
      <w:divBdr>
        <w:top w:val="none" w:sz="0" w:space="0" w:color="auto"/>
        <w:left w:val="none" w:sz="0" w:space="0" w:color="auto"/>
        <w:bottom w:val="none" w:sz="0" w:space="0" w:color="auto"/>
        <w:right w:val="none" w:sz="0" w:space="0" w:color="auto"/>
      </w:divBdr>
    </w:div>
    <w:div w:id="524975906">
      <w:bodyDiv w:val="1"/>
      <w:marLeft w:val="0"/>
      <w:marRight w:val="0"/>
      <w:marTop w:val="0"/>
      <w:marBottom w:val="0"/>
      <w:divBdr>
        <w:top w:val="none" w:sz="0" w:space="0" w:color="auto"/>
        <w:left w:val="none" w:sz="0" w:space="0" w:color="auto"/>
        <w:bottom w:val="none" w:sz="0" w:space="0" w:color="auto"/>
        <w:right w:val="none" w:sz="0" w:space="0" w:color="auto"/>
      </w:divBdr>
    </w:div>
    <w:div w:id="525561384">
      <w:bodyDiv w:val="1"/>
      <w:marLeft w:val="0"/>
      <w:marRight w:val="0"/>
      <w:marTop w:val="0"/>
      <w:marBottom w:val="0"/>
      <w:divBdr>
        <w:top w:val="none" w:sz="0" w:space="0" w:color="auto"/>
        <w:left w:val="none" w:sz="0" w:space="0" w:color="auto"/>
        <w:bottom w:val="none" w:sz="0" w:space="0" w:color="auto"/>
        <w:right w:val="none" w:sz="0" w:space="0" w:color="auto"/>
      </w:divBdr>
    </w:div>
    <w:div w:id="525798734">
      <w:bodyDiv w:val="1"/>
      <w:marLeft w:val="0"/>
      <w:marRight w:val="0"/>
      <w:marTop w:val="0"/>
      <w:marBottom w:val="0"/>
      <w:divBdr>
        <w:top w:val="none" w:sz="0" w:space="0" w:color="auto"/>
        <w:left w:val="none" w:sz="0" w:space="0" w:color="auto"/>
        <w:bottom w:val="none" w:sz="0" w:space="0" w:color="auto"/>
        <w:right w:val="none" w:sz="0" w:space="0" w:color="auto"/>
      </w:divBdr>
    </w:div>
    <w:div w:id="525946833">
      <w:bodyDiv w:val="1"/>
      <w:marLeft w:val="0"/>
      <w:marRight w:val="0"/>
      <w:marTop w:val="0"/>
      <w:marBottom w:val="0"/>
      <w:divBdr>
        <w:top w:val="none" w:sz="0" w:space="0" w:color="auto"/>
        <w:left w:val="none" w:sz="0" w:space="0" w:color="auto"/>
        <w:bottom w:val="none" w:sz="0" w:space="0" w:color="auto"/>
        <w:right w:val="none" w:sz="0" w:space="0" w:color="auto"/>
      </w:divBdr>
    </w:div>
    <w:div w:id="525951550">
      <w:bodyDiv w:val="1"/>
      <w:marLeft w:val="0"/>
      <w:marRight w:val="0"/>
      <w:marTop w:val="0"/>
      <w:marBottom w:val="0"/>
      <w:divBdr>
        <w:top w:val="none" w:sz="0" w:space="0" w:color="auto"/>
        <w:left w:val="none" w:sz="0" w:space="0" w:color="auto"/>
        <w:bottom w:val="none" w:sz="0" w:space="0" w:color="auto"/>
        <w:right w:val="none" w:sz="0" w:space="0" w:color="auto"/>
      </w:divBdr>
    </w:div>
    <w:div w:id="526017678">
      <w:bodyDiv w:val="1"/>
      <w:marLeft w:val="0"/>
      <w:marRight w:val="0"/>
      <w:marTop w:val="0"/>
      <w:marBottom w:val="0"/>
      <w:divBdr>
        <w:top w:val="none" w:sz="0" w:space="0" w:color="auto"/>
        <w:left w:val="none" w:sz="0" w:space="0" w:color="auto"/>
        <w:bottom w:val="none" w:sz="0" w:space="0" w:color="auto"/>
        <w:right w:val="none" w:sz="0" w:space="0" w:color="auto"/>
      </w:divBdr>
    </w:div>
    <w:div w:id="526020512">
      <w:bodyDiv w:val="1"/>
      <w:marLeft w:val="0"/>
      <w:marRight w:val="0"/>
      <w:marTop w:val="0"/>
      <w:marBottom w:val="0"/>
      <w:divBdr>
        <w:top w:val="none" w:sz="0" w:space="0" w:color="auto"/>
        <w:left w:val="none" w:sz="0" w:space="0" w:color="auto"/>
        <w:bottom w:val="none" w:sz="0" w:space="0" w:color="auto"/>
        <w:right w:val="none" w:sz="0" w:space="0" w:color="auto"/>
      </w:divBdr>
    </w:div>
    <w:div w:id="526060329">
      <w:bodyDiv w:val="1"/>
      <w:marLeft w:val="0"/>
      <w:marRight w:val="0"/>
      <w:marTop w:val="0"/>
      <w:marBottom w:val="0"/>
      <w:divBdr>
        <w:top w:val="none" w:sz="0" w:space="0" w:color="auto"/>
        <w:left w:val="none" w:sz="0" w:space="0" w:color="auto"/>
        <w:bottom w:val="none" w:sz="0" w:space="0" w:color="auto"/>
        <w:right w:val="none" w:sz="0" w:space="0" w:color="auto"/>
      </w:divBdr>
    </w:div>
    <w:div w:id="526452151">
      <w:bodyDiv w:val="1"/>
      <w:marLeft w:val="0"/>
      <w:marRight w:val="0"/>
      <w:marTop w:val="0"/>
      <w:marBottom w:val="0"/>
      <w:divBdr>
        <w:top w:val="none" w:sz="0" w:space="0" w:color="auto"/>
        <w:left w:val="none" w:sz="0" w:space="0" w:color="auto"/>
        <w:bottom w:val="none" w:sz="0" w:space="0" w:color="auto"/>
        <w:right w:val="none" w:sz="0" w:space="0" w:color="auto"/>
      </w:divBdr>
    </w:div>
    <w:div w:id="526481021">
      <w:bodyDiv w:val="1"/>
      <w:marLeft w:val="0"/>
      <w:marRight w:val="0"/>
      <w:marTop w:val="0"/>
      <w:marBottom w:val="0"/>
      <w:divBdr>
        <w:top w:val="none" w:sz="0" w:space="0" w:color="auto"/>
        <w:left w:val="none" w:sz="0" w:space="0" w:color="auto"/>
        <w:bottom w:val="none" w:sz="0" w:space="0" w:color="auto"/>
        <w:right w:val="none" w:sz="0" w:space="0" w:color="auto"/>
      </w:divBdr>
    </w:div>
    <w:div w:id="526647913">
      <w:bodyDiv w:val="1"/>
      <w:marLeft w:val="0"/>
      <w:marRight w:val="0"/>
      <w:marTop w:val="0"/>
      <w:marBottom w:val="0"/>
      <w:divBdr>
        <w:top w:val="none" w:sz="0" w:space="0" w:color="auto"/>
        <w:left w:val="none" w:sz="0" w:space="0" w:color="auto"/>
        <w:bottom w:val="none" w:sz="0" w:space="0" w:color="auto"/>
        <w:right w:val="none" w:sz="0" w:space="0" w:color="auto"/>
      </w:divBdr>
    </w:div>
    <w:div w:id="526673005">
      <w:bodyDiv w:val="1"/>
      <w:marLeft w:val="0"/>
      <w:marRight w:val="0"/>
      <w:marTop w:val="0"/>
      <w:marBottom w:val="0"/>
      <w:divBdr>
        <w:top w:val="none" w:sz="0" w:space="0" w:color="auto"/>
        <w:left w:val="none" w:sz="0" w:space="0" w:color="auto"/>
        <w:bottom w:val="none" w:sz="0" w:space="0" w:color="auto"/>
        <w:right w:val="none" w:sz="0" w:space="0" w:color="auto"/>
      </w:divBdr>
    </w:div>
    <w:div w:id="526869577">
      <w:bodyDiv w:val="1"/>
      <w:marLeft w:val="0"/>
      <w:marRight w:val="0"/>
      <w:marTop w:val="0"/>
      <w:marBottom w:val="0"/>
      <w:divBdr>
        <w:top w:val="none" w:sz="0" w:space="0" w:color="auto"/>
        <w:left w:val="none" w:sz="0" w:space="0" w:color="auto"/>
        <w:bottom w:val="none" w:sz="0" w:space="0" w:color="auto"/>
        <w:right w:val="none" w:sz="0" w:space="0" w:color="auto"/>
      </w:divBdr>
    </w:div>
    <w:div w:id="527068560">
      <w:bodyDiv w:val="1"/>
      <w:marLeft w:val="0"/>
      <w:marRight w:val="0"/>
      <w:marTop w:val="0"/>
      <w:marBottom w:val="0"/>
      <w:divBdr>
        <w:top w:val="none" w:sz="0" w:space="0" w:color="auto"/>
        <w:left w:val="none" w:sz="0" w:space="0" w:color="auto"/>
        <w:bottom w:val="none" w:sz="0" w:space="0" w:color="auto"/>
        <w:right w:val="none" w:sz="0" w:space="0" w:color="auto"/>
      </w:divBdr>
    </w:div>
    <w:div w:id="527303131">
      <w:bodyDiv w:val="1"/>
      <w:marLeft w:val="0"/>
      <w:marRight w:val="0"/>
      <w:marTop w:val="0"/>
      <w:marBottom w:val="0"/>
      <w:divBdr>
        <w:top w:val="none" w:sz="0" w:space="0" w:color="auto"/>
        <w:left w:val="none" w:sz="0" w:space="0" w:color="auto"/>
        <w:bottom w:val="none" w:sz="0" w:space="0" w:color="auto"/>
        <w:right w:val="none" w:sz="0" w:space="0" w:color="auto"/>
      </w:divBdr>
    </w:div>
    <w:div w:id="527332354">
      <w:bodyDiv w:val="1"/>
      <w:marLeft w:val="0"/>
      <w:marRight w:val="0"/>
      <w:marTop w:val="0"/>
      <w:marBottom w:val="0"/>
      <w:divBdr>
        <w:top w:val="none" w:sz="0" w:space="0" w:color="auto"/>
        <w:left w:val="none" w:sz="0" w:space="0" w:color="auto"/>
        <w:bottom w:val="none" w:sz="0" w:space="0" w:color="auto"/>
        <w:right w:val="none" w:sz="0" w:space="0" w:color="auto"/>
      </w:divBdr>
    </w:div>
    <w:div w:id="527378620">
      <w:bodyDiv w:val="1"/>
      <w:marLeft w:val="0"/>
      <w:marRight w:val="0"/>
      <w:marTop w:val="0"/>
      <w:marBottom w:val="0"/>
      <w:divBdr>
        <w:top w:val="none" w:sz="0" w:space="0" w:color="auto"/>
        <w:left w:val="none" w:sz="0" w:space="0" w:color="auto"/>
        <w:bottom w:val="none" w:sz="0" w:space="0" w:color="auto"/>
        <w:right w:val="none" w:sz="0" w:space="0" w:color="auto"/>
      </w:divBdr>
    </w:div>
    <w:div w:id="527446321">
      <w:bodyDiv w:val="1"/>
      <w:marLeft w:val="0"/>
      <w:marRight w:val="0"/>
      <w:marTop w:val="0"/>
      <w:marBottom w:val="0"/>
      <w:divBdr>
        <w:top w:val="none" w:sz="0" w:space="0" w:color="auto"/>
        <w:left w:val="none" w:sz="0" w:space="0" w:color="auto"/>
        <w:bottom w:val="none" w:sz="0" w:space="0" w:color="auto"/>
        <w:right w:val="none" w:sz="0" w:space="0" w:color="auto"/>
      </w:divBdr>
    </w:div>
    <w:div w:id="527453270">
      <w:bodyDiv w:val="1"/>
      <w:marLeft w:val="0"/>
      <w:marRight w:val="0"/>
      <w:marTop w:val="0"/>
      <w:marBottom w:val="0"/>
      <w:divBdr>
        <w:top w:val="none" w:sz="0" w:space="0" w:color="auto"/>
        <w:left w:val="none" w:sz="0" w:space="0" w:color="auto"/>
        <w:bottom w:val="none" w:sz="0" w:space="0" w:color="auto"/>
        <w:right w:val="none" w:sz="0" w:space="0" w:color="auto"/>
      </w:divBdr>
    </w:div>
    <w:div w:id="527573545">
      <w:bodyDiv w:val="1"/>
      <w:marLeft w:val="0"/>
      <w:marRight w:val="0"/>
      <w:marTop w:val="0"/>
      <w:marBottom w:val="0"/>
      <w:divBdr>
        <w:top w:val="none" w:sz="0" w:space="0" w:color="auto"/>
        <w:left w:val="none" w:sz="0" w:space="0" w:color="auto"/>
        <w:bottom w:val="none" w:sz="0" w:space="0" w:color="auto"/>
        <w:right w:val="none" w:sz="0" w:space="0" w:color="auto"/>
      </w:divBdr>
    </w:div>
    <w:div w:id="527643438">
      <w:bodyDiv w:val="1"/>
      <w:marLeft w:val="0"/>
      <w:marRight w:val="0"/>
      <w:marTop w:val="0"/>
      <w:marBottom w:val="0"/>
      <w:divBdr>
        <w:top w:val="none" w:sz="0" w:space="0" w:color="auto"/>
        <w:left w:val="none" w:sz="0" w:space="0" w:color="auto"/>
        <w:bottom w:val="none" w:sz="0" w:space="0" w:color="auto"/>
        <w:right w:val="none" w:sz="0" w:space="0" w:color="auto"/>
      </w:divBdr>
    </w:div>
    <w:div w:id="527791208">
      <w:bodyDiv w:val="1"/>
      <w:marLeft w:val="0"/>
      <w:marRight w:val="0"/>
      <w:marTop w:val="0"/>
      <w:marBottom w:val="0"/>
      <w:divBdr>
        <w:top w:val="none" w:sz="0" w:space="0" w:color="auto"/>
        <w:left w:val="none" w:sz="0" w:space="0" w:color="auto"/>
        <w:bottom w:val="none" w:sz="0" w:space="0" w:color="auto"/>
        <w:right w:val="none" w:sz="0" w:space="0" w:color="auto"/>
      </w:divBdr>
    </w:div>
    <w:div w:id="527793789">
      <w:bodyDiv w:val="1"/>
      <w:marLeft w:val="0"/>
      <w:marRight w:val="0"/>
      <w:marTop w:val="0"/>
      <w:marBottom w:val="0"/>
      <w:divBdr>
        <w:top w:val="none" w:sz="0" w:space="0" w:color="auto"/>
        <w:left w:val="none" w:sz="0" w:space="0" w:color="auto"/>
        <w:bottom w:val="none" w:sz="0" w:space="0" w:color="auto"/>
        <w:right w:val="none" w:sz="0" w:space="0" w:color="auto"/>
      </w:divBdr>
    </w:div>
    <w:div w:id="527983963">
      <w:bodyDiv w:val="1"/>
      <w:marLeft w:val="0"/>
      <w:marRight w:val="0"/>
      <w:marTop w:val="0"/>
      <w:marBottom w:val="0"/>
      <w:divBdr>
        <w:top w:val="none" w:sz="0" w:space="0" w:color="auto"/>
        <w:left w:val="none" w:sz="0" w:space="0" w:color="auto"/>
        <w:bottom w:val="none" w:sz="0" w:space="0" w:color="auto"/>
        <w:right w:val="none" w:sz="0" w:space="0" w:color="auto"/>
      </w:divBdr>
    </w:div>
    <w:div w:id="528029814">
      <w:bodyDiv w:val="1"/>
      <w:marLeft w:val="0"/>
      <w:marRight w:val="0"/>
      <w:marTop w:val="0"/>
      <w:marBottom w:val="0"/>
      <w:divBdr>
        <w:top w:val="none" w:sz="0" w:space="0" w:color="auto"/>
        <w:left w:val="none" w:sz="0" w:space="0" w:color="auto"/>
        <w:bottom w:val="none" w:sz="0" w:space="0" w:color="auto"/>
        <w:right w:val="none" w:sz="0" w:space="0" w:color="auto"/>
      </w:divBdr>
    </w:div>
    <w:div w:id="528183772">
      <w:bodyDiv w:val="1"/>
      <w:marLeft w:val="0"/>
      <w:marRight w:val="0"/>
      <w:marTop w:val="0"/>
      <w:marBottom w:val="0"/>
      <w:divBdr>
        <w:top w:val="none" w:sz="0" w:space="0" w:color="auto"/>
        <w:left w:val="none" w:sz="0" w:space="0" w:color="auto"/>
        <w:bottom w:val="none" w:sz="0" w:space="0" w:color="auto"/>
        <w:right w:val="none" w:sz="0" w:space="0" w:color="auto"/>
      </w:divBdr>
    </w:div>
    <w:div w:id="528185091">
      <w:bodyDiv w:val="1"/>
      <w:marLeft w:val="0"/>
      <w:marRight w:val="0"/>
      <w:marTop w:val="0"/>
      <w:marBottom w:val="0"/>
      <w:divBdr>
        <w:top w:val="none" w:sz="0" w:space="0" w:color="auto"/>
        <w:left w:val="none" w:sz="0" w:space="0" w:color="auto"/>
        <w:bottom w:val="none" w:sz="0" w:space="0" w:color="auto"/>
        <w:right w:val="none" w:sz="0" w:space="0" w:color="auto"/>
      </w:divBdr>
    </w:div>
    <w:div w:id="528304297">
      <w:bodyDiv w:val="1"/>
      <w:marLeft w:val="0"/>
      <w:marRight w:val="0"/>
      <w:marTop w:val="0"/>
      <w:marBottom w:val="0"/>
      <w:divBdr>
        <w:top w:val="none" w:sz="0" w:space="0" w:color="auto"/>
        <w:left w:val="none" w:sz="0" w:space="0" w:color="auto"/>
        <w:bottom w:val="none" w:sz="0" w:space="0" w:color="auto"/>
        <w:right w:val="none" w:sz="0" w:space="0" w:color="auto"/>
      </w:divBdr>
    </w:div>
    <w:div w:id="528445907">
      <w:bodyDiv w:val="1"/>
      <w:marLeft w:val="0"/>
      <w:marRight w:val="0"/>
      <w:marTop w:val="0"/>
      <w:marBottom w:val="0"/>
      <w:divBdr>
        <w:top w:val="none" w:sz="0" w:space="0" w:color="auto"/>
        <w:left w:val="none" w:sz="0" w:space="0" w:color="auto"/>
        <w:bottom w:val="none" w:sz="0" w:space="0" w:color="auto"/>
        <w:right w:val="none" w:sz="0" w:space="0" w:color="auto"/>
      </w:divBdr>
    </w:div>
    <w:div w:id="529220566">
      <w:bodyDiv w:val="1"/>
      <w:marLeft w:val="0"/>
      <w:marRight w:val="0"/>
      <w:marTop w:val="0"/>
      <w:marBottom w:val="0"/>
      <w:divBdr>
        <w:top w:val="none" w:sz="0" w:space="0" w:color="auto"/>
        <w:left w:val="none" w:sz="0" w:space="0" w:color="auto"/>
        <w:bottom w:val="none" w:sz="0" w:space="0" w:color="auto"/>
        <w:right w:val="none" w:sz="0" w:space="0" w:color="auto"/>
      </w:divBdr>
    </w:div>
    <w:div w:id="529689004">
      <w:bodyDiv w:val="1"/>
      <w:marLeft w:val="0"/>
      <w:marRight w:val="0"/>
      <w:marTop w:val="0"/>
      <w:marBottom w:val="0"/>
      <w:divBdr>
        <w:top w:val="none" w:sz="0" w:space="0" w:color="auto"/>
        <w:left w:val="none" w:sz="0" w:space="0" w:color="auto"/>
        <w:bottom w:val="none" w:sz="0" w:space="0" w:color="auto"/>
        <w:right w:val="none" w:sz="0" w:space="0" w:color="auto"/>
      </w:divBdr>
    </w:div>
    <w:div w:id="529877705">
      <w:bodyDiv w:val="1"/>
      <w:marLeft w:val="0"/>
      <w:marRight w:val="0"/>
      <w:marTop w:val="0"/>
      <w:marBottom w:val="0"/>
      <w:divBdr>
        <w:top w:val="none" w:sz="0" w:space="0" w:color="auto"/>
        <w:left w:val="none" w:sz="0" w:space="0" w:color="auto"/>
        <w:bottom w:val="none" w:sz="0" w:space="0" w:color="auto"/>
        <w:right w:val="none" w:sz="0" w:space="0" w:color="auto"/>
      </w:divBdr>
    </w:div>
    <w:div w:id="529995412">
      <w:bodyDiv w:val="1"/>
      <w:marLeft w:val="0"/>
      <w:marRight w:val="0"/>
      <w:marTop w:val="0"/>
      <w:marBottom w:val="0"/>
      <w:divBdr>
        <w:top w:val="none" w:sz="0" w:space="0" w:color="auto"/>
        <w:left w:val="none" w:sz="0" w:space="0" w:color="auto"/>
        <w:bottom w:val="none" w:sz="0" w:space="0" w:color="auto"/>
        <w:right w:val="none" w:sz="0" w:space="0" w:color="auto"/>
      </w:divBdr>
    </w:div>
    <w:div w:id="530187897">
      <w:bodyDiv w:val="1"/>
      <w:marLeft w:val="0"/>
      <w:marRight w:val="0"/>
      <w:marTop w:val="0"/>
      <w:marBottom w:val="0"/>
      <w:divBdr>
        <w:top w:val="none" w:sz="0" w:space="0" w:color="auto"/>
        <w:left w:val="none" w:sz="0" w:space="0" w:color="auto"/>
        <w:bottom w:val="none" w:sz="0" w:space="0" w:color="auto"/>
        <w:right w:val="none" w:sz="0" w:space="0" w:color="auto"/>
      </w:divBdr>
    </w:div>
    <w:div w:id="530265734">
      <w:bodyDiv w:val="1"/>
      <w:marLeft w:val="0"/>
      <w:marRight w:val="0"/>
      <w:marTop w:val="0"/>
      <w:marBottom w:val="0"/>
      <w:divBdr>
        <w:top w:val="none" w:sz="0" w:space="0" w:color="auto"/>
        <w:left w:val="none" w:sz="0" w:space="0" w:color="auto"/>
        <w:bottom w:val="none" w:sz="0" w:space="0" w:color="auto"/>
        <w:right w:val="none" w:sz="0" w:space="0" w:color="auto"/>
      </w:divBdr>
    </w:div>
    <w:div w:id="530532635">
      <w:bodyDiv w:val="1"/>
      <w:marLeft w:val="0"/>
      <w:marRight w:val="0"/>
      <w:marTop w:val="0"/>
      <w:marBottom w:val="0"/>
      <w:divBdr>
        <w:top w:val="none" w:sz="0" w:space="0" w:color="auto"/>
        <w:left w:val="none" w:sz="0" w:space="0" w:color="auto"/>
        <w:bottom w:val="none" w:sz="0" w:space="0" w:color="auto"/>
        <w:right w:val="none" w:sz="0" w:space="0" w:color="auto"/>
      </w:divBdr>
    </w:div>
    <w:div w:id="530799515">
      <w:bodyDiv w:val="1"/>
      <w:marLeft w:val="0"/>
      <w:marRight w:val="0"/>
      <w:marTop w:val="0"/>
      <w:marBottom w:val="0"/>
      <w:divBdr>
        <w:top w:val="none" w:sz="0" w:space="0" w:color="auto"/>
        <w:left w:val="none" w:sz="0" w:space="0" w:color="auto"/>
        <w:bottom w:val="none" w:sz="0" w:space="0" w:color="auto"/>
        <w:right w:val="none" w:sz="0" w:space="0" w:color="auto"/>
      </w:divBdr>
    </w:div>
    <w:div w:id="530807259">
      <w:bodyDiv w:val="1"/>
      <w:marLeft w:val="0"/>
      <w:marRight w:val="0"/>
      <w:marTop w:val="0"/>
      <w:marBottom w:val="0"/>
      <w:divBdr>
        <w:top w:val="none" w:sz="0" w:space="0" w:color="auto"/>
        <w:left w:val="none" w:sz="0" w:space="0" w:color="auto"/>
        <w:bottom w:val="none" w:sz="0" w:space="0" w:color="auto"/>
        <w:right w:val="none" w:sz="0" w:space="0" w:color="auto"/>
      </w:divBdr>
    </w:div>
    <w:div w:id="531184767">
      <w:bodyDiv w:val="1"/>
      <w:marLeft w:val="0"/>
      <w:marRight w:val="0"/>
      <w:marTop w:val="0"/>
      <w:marBottom w:val="0"/>
      <w:divBdr>
        <w:top w:val="none" w:sz="0" w:space="0" w:color="auto"/>
        <w:left w:val="none" w:sz="0" w:space="0" w:color="auto"/>
        <w:bottom w:val="none" w:sz="0" w:space="0" w:color="auto"/>
        <w:right w:val="none" w:sz="0" w:space="0" w:color="auto"/>
      </w:divBdr>
    </w:div>
    <w:div w:id="531309756">
      <w:bodyDiv w:val="1"/>
      <w:marLeft w:val="0"/>
      <w:marRight w:val="0"/>
      <w:marTop w:val="0"/>
      <w:marBottom w:val="0"/>
      <w:divBdr>
        <w:top w:val="none" w:sz="0" w:space="0" w:color="auto"/>
        <w:left w:val="none" w:sz="0" w:space="0" w:color="auto"/>
        <w:bottom w:val="none" w:sz="0" w:space="0" w:color="auto"/>
        <w:right w:val="none" w:sz="0" w:space="0" w:color="auto"/>
      </w:divBdr>
    </w:div>
    <w:div w:id="531528844">
      <w:bodyDiv w:val="1"/>
      <w:marLeft w:val="0"/>
      <w:marRight w:val="0"/>
      <w:marTop w:val="0"/>
      <w:marBottom w:val="0"/>
      <w:divBdr>
        <w:top w:val="none" w:sz="0" w:space="0" w:color="auto"/>
        <w:left w:val="none" w:sz="0" w:space="0" w:color="auto"/>
        <w:bottom w:val="none" w:sz="0" w:space="0" w:color="auto"/>
        <w:right w:val="none" w:sz="0" w:space="0" w:color="auto"/>
      </w:divBdr>
    </w:div>
    <w:div w:id="531578368">
      <w:bodyDiv w:val="1"/>
      <w:marLeft w:val="0"/>
      <w:marRight w:val="0"/>
      <w:marTop w:val="0"/>
      <w:marBottom w:val="0"/>
      <w:divBdr>
        <w:top w:val="none" w:sz="0" w:space="0" w:color="auto"/>
        <w:left w:val="none" w:sz="0" w:space="0" w:color="auto"/>
        <w:bottom w:val="none" w:sz="0" w:space="0" w:color="auto"/>
        <w:right w:val="none" w:sz="0" w:space="0" w:color="auto"/>
      </w:divBdr>
    </w:div>
    <w:div w:id="531696498">
      <w:bodyDiv w:val="1"/>
      <w:marLeft w:val="0"/>
      <w:marRight w:val="0"/>
      <w:marTop w:val="0"/>
      <w:marBottom w:val="0"/>
      <w:divBdr>
        <w:top w:val="none" w:sz="0" w:space="0" w:color="auto"/>
        <w:left w:val="none" w:sz="0" w:space="0" w:color="auto"/>
        <w:bottom w:val="none" w:sz="0" w:space="0" w:color="auto"/>
        <w:right w:val="none" w:sz="0" w:space="0" w:color="auto"/>
      </w:divBdr>
    </w:div>
    <w:div w:id="531770975">
      <w:bodyDiv w:val="1"/>
      <w:marLeft w:val="0"/>
      <w:marRight w:val="0"/>
      <w:marTop w:val="0"/>
      <w:marBottom w:val="0"/>
      <w:divBdr>
        <w:top w:val="none" w:sz="0" w:space="0" w:color="auto"/>
        <w:left w:val="none" w:sz="0" w:space="0" w:color="auto"/>
        <w:bottom w:val="none" w:sz="0" w:space="0" w:color="auto"/>
        <w:right w:val="none" w:sz="0" w:space="0" w:color="auto"/>
      </w:divBdr>
    </w:div>
    <w:div w:id="531915366">
      <w:bodyDiv w:val="1"/>
      <w:marLeft w:val="0"/>
      <w:marRight w:val="0"/>
      <w:marTop w:val="0"/>
      <w:marBottom w:val="0"/>
      <w:divBdr>
        <w:top w:val="none" w:sz="0" w:space="0" w:color="auto"/>
        <w:left w:val="none" w:sz="0" w:space="0" w:color="auto"/>
        <w:bottom w:val="none" w:sz="0" w:space="0" w:color="auto"/>
        <w:right w:val="none" w:sz="0" w:space="0" w:color="auto"/>
      </w:divBdr>
    </w:div>
    <w:div w:id="531918863">
      <w:bodyDiv w:val="1"/>
      <w:marLeft w:val="0"/>
      <w:marRight w:val="0"/>
      <w:marTop w:val="0"/>
      <w:marBottom w:val="0"/>
      <w:divBdr>
        <w:top w:val="none" w:sz="0" w:space="0" w:color="auto"/>
        <w:left w:val="none" w:sz="0" w:space="0" w:color="auto"/>
        <w:bottom w:val="none" w:sz="0" w:space="0" w:color="auto"/>
        <w:right w:val="none" w:sz="0" w:space="0" w:color="auto"/>
      </w:divBdr>
    </w:div>
    <w:div w:id="532041276">
      <w:bodyDiv w:val="1"/>
      <w:marLeft w:val="0"/>
      <w:marRight w:val="0"/>
      <w:marTop w:val="0"/>
      <w:marBottom w:val="0"/>
      <w:divBdr>
        <w:top w:val="none" w:sz="0" w:space="0" w:color="auto"/>
        <w:left w:val="none" w:sz="0" w:space="0" w:color="auto"/>
        <w:bottom w:val="none" w:sz="0" w:space="0" w:color="auto"/>
        <w:right w:val="none" w:sz="0" w:space="0" w:color="auto"/>
      </w:divBdr>
    </w:div>
    <w:div w:id="532113475">
      <w:bodyDiv w:val="1"/>
      <w:marLeft w:val="0"/>
      <w:marRight w:val="0"/>
      <w:marTop w:val="0"/>
      <w:marBottom w:val="0"/>
      <w:divBdr>
        <w:top w:val="none" w:sz="0" w:space="0" w:color="auto"/>
        <w:left w:val="none" w:sz="0" w:space="0" w:color="auto"/>
        <w:bottom w:val="none" w:sz="0" w:space="0" w:color="auto"/>
        <w:right w:val="none" w:sz="0" w:space="0" w:color="auto"/>
      </w:divBdr>
    </w:div>
    <w:div w:id="532378011">
      <w:bodyDiv w:val="1"/>
      <w:marLeft w:val="0"/>
      <w:marRight w:val="0"/>
      <w:marTop w:val="0"/>
      <w:marBottom w:val="0"/>
      <w:divBdr>
        <w:top w:val="none" w:sz="0" w:space="0" w:color="auto"/>
        <w:left w:val="none" w:sz="0" w:space="0" w:color="auto"/>
        <w:bottom w:val="none" w:sz="0" w:space="0" w:color="auto"/>
        <w:right w:val="none" w:sz="0" w:space="0" w:color="auto"/>
      </w:divBdr>
    </w:div>
    <w:div w:id="532426684">
      <w:bodyDiv w:val="1"/>
      <w:marLeft w:val="0"/>
      <w:marRight w:val="0"/>
      <w:marTop w:val="0"/>
      <w:marBottom w:val="0"/>
      <w:divBdr>
        <w:top w:val="none" w:sz="0" w:space="0" w:color="auto"/>
        <w:left w:val="none" w:sz="0" w:space="0" w:color="auto"/>
        <w:bottom w:val="none" w:sz="0" w:space="0" w:color="auto"/>
        <w:right w:val="none" w:sz="0" w:space="0" w:color="auto"/>
      </w:divBdr>
    </w:div>
    <w:div w:id="532576133">
      <w:bodyDiv w:val="1"/>
      <w:marLeft w:val="0"/>
      <w:marRight w:val="0"/>
      <w:marTop w:val="0"/>
      <w:marBottom w:val="0"/>
      <w:divBdr>
        <w:top w:val="none" w:sz="0" w:space="0" w:color="auto"/>
        <w:left w:val="none" w:sz="0" w:space="0" w:color="auto"/>
        <w:bottom w:val="none" w:sz="0" w:space="0" w:color="auto"/>
        <w:right w:val="none" w:sz="0" w:space="0" w:color="auto"/>
      </w:divBdr>
    </w:div>
    <w:div w:id="532960392">
      <w:bodyDiv w:val="1"/>
      <w:marLeft w:val="0"/>
      <w:marRight w:val="0"/>
      <w:marTop w:val="0"/>
      <w:marBottom w:val="0"/>
      <w:divBdr>
        <w:top w:val="none" w:sz="0" w:space="0" w:color="auto"/>
        <w:left w:val="none" w:sz="0" w:space="0" w:color="auto"/>
        <w:bottom w:val="none" w:sz="0" w:space="0" w:color="auto"/>
        <w:right w:val="none" w:sz="0" w:space="0" w:color="auto"/>
      </w:divBdr>
    </w:div>
    <w:div w:id="533008260">
      <w:bodyDiv w:val="1"/>
      <w:marLeft w:val="0"/>
      <w:marRight w:val="0"/>
      <w:marTop w:val="0"/>
      <w:marBottom w:val="0"/>
      <w:divBdr>
        <w:top w:val="none" w:sz="0" w:space="0" w:color="auto"/>
        <w:left w:val="none" w:sz="0" w:space="0" w:color="auto"/>
        <w:bottom w:val="none" w:sz="0" w:space="0" w:color="auto"/>
        <w:right w:val="none" w:sz="0" w:space="0" w:color="auto"/>
      </w:divBdr>
    </w:div>
    <w:div w:id="533078580">
      <w:bodyDiv w:val="1"/>
      <w:marLeft w:val="0"/>
      <w:marRight w:val="0"/>
      <w:marTop w:val="0"/>
      <w:marBottom w:val="0"/>
      <w:divBdr>
        <w:top w:val="none" w:sz="0" w:space="0" w:color="auto"/>
        <w:left w:val="none" w:sz="0" w:space="0" w:color="auto"/>
        <w:bottom w:val="none" w:sz="0" w:space="0" w:color="auto"/>
        <w:right w:val="none" w:sz="0" w:space="0" w:color="auto"/>
      </w:divBdr>
    </w:div>
    <w:div w:id="533225889">
      <w:bodyDiv w:val="1"/>
      <w:marLeft w:val="0"/>
      <w:marRight w:val="0"/>
      <w:marTop w:val="0"/>
      <w:marBottom w:val="0"/>
      <w:divBdr>
        <w:top w:val="none" w:sz="0" w:space="0" w:color="auto"/>
        <w:left w:val="none" w:sz="0" w:space="0" w:color="auto"/>
        <w:bottom w:val="none" w:sz="0" w:space="0" w:color="auto"/>
        <w:right w:val="none" w:sz="0" w:space="0" w:color="auto"/>
      </w:divBdr>
    </w:div>
    <w:div w:id="533227809">
      <w:bodyDiv w:val="1"/>
      <w:marLeft w:val="0"/>
      <w:marRight w:val="0"/>
      <w:marTop w:val="0"/>
      <w:marBottom w:val="0"/>
      <w:divBdr>
        <w:top w:val="none" w:sz="0" w:space="0" w:color="auto"/>
        <w:left w:val="none" w:sz="0" w:space="0" w:color="auto"/>
        <w:bottom w:val="none" w:sz="0" w:space="0" w:color="auto"/>
        <w:right w:val="none" w:sz="0" w:space="0" w:color="auto"/>
      </w:divBdr>
    </w:div>
    <w:div w:id="533273240">
      <w:bodyDiv w:val="1"/>
      <w:marLeft w:val="0"/>
      <w:marRight w:val="0"/>
      <w:marTop w:val="0"/>
      <w:marBottom w:val="0"/>
      <w:divBdr>
        <w:top w:val="none" w:sz="0" w:space="0" w:color="auto"/>
        <w:left w:val="none" w:sz="0" w:space="0" w:color="auto"/>
        <w:bottom w:val="none" w:sz="0" w:space="0" w:color="auto"/>
        <w:right w:val="none" w:sz="0" w:space="0" w:color="auto"/>
      </w:divBdr>
    </w:div>
    <w:div w:id="533731101">
      <w:bodyDiv w:val="1"/>
      <w:marLeft w:val="0"/>
      <w:marRight w:val="0"/>
      <w:marTop w:val="0"/>
      <w:marBottom w:val="0"/>
      <w:divBdr>
        <w:top w:val="none" w:sz="0" w:space="0" w:color="auto"/>
        <w:left w:val="none" w:sz="0" w:space="0" w:color="auto"/>
        <w:bottom w:val="none" w:sz="0" w:space="0" w:color="auto"/>
        <w:right w:val="none" w:sz="0" w:space="0" w:color="auto"/>
      </w:divBdr>
    </w:div>
    <w:div w:id="533883587">
      <w:bodyDiv w:val="1"/>
      <w:marLeft w:val="0"/>
      <w:marRight w:val="0"/>
      <w:marTop w:val="0"/>
      <w:marBottom w:val="0"/>
      <w:divBdr>
        <w:top w:val="none" w:sz="0" w:space="0" w:color="auto"/>
        <w:left w:val="none" w:sz="0" w:space="0" w:color="auto"/>
        <w:bottom w:val="none" w:sz="0" w:space="0" w:color="auto"/>
        <w:right w:val="none" w:sz="0" w:space="0" w:color="auto"/>
      </w:divBdr>
    </w:div>
    <w:div w:id="533887739">
      <w:bodyDiv w:val="1"/>
      <w:marLeft w:val="0"/>
      <w:marRight w:val="0"/>
      <w:marTop w:val="0"/>
      <w:marBottom w:val="0"/>
      <w:divBdr>
        <w:top w:val="none" w:sz="0" w:space="0" w:color="auto"/>
        <w:left w:val="none" w:sz="0" w:space="0" w:color="auto"/>
        <w:bottom w:val="none" w:sz="0" w:space="0" w:color="auto"/>
        <w:right w:val="none" w:sz="0" w:space="0" w:color="auto"/>
      </w:divBdr>
    </w:div>
    <w:div w:id="534079470">
      <w:bodyDiv w:val="1"/>
      <w:marLeft w:val="0"/>
      <w:marRight w:val="0"/>
      <w:marTop w:val="0"/>
      <w:marBottom w:val="0"/>
      <w:divBdr>
        <w:top w:val="none" w:sz="0" w:space="0" w:color="auto"/>
        <w:left w:val="none" w:sz="0" w:space="0" w:color="auto"/>
        <w:bottom w:val="none" w:sz="0" w:space="0" w:color="auto"/>
        <w:right w:val="none" w:sz="0" w:space="0" w:color="auto"/>
      </w:divBdr>
    </w:div>
    <w:div w:id="534080572">
      <w:bodyDiv w:val="1"/>
      <w:marLeft w:val="0"/>
      <w:marRight w:val="0"/>
      <w:marTop w:val="0"/>
      <w:marBottom w:val="0"/>
      <w:divBdr>
        <w:top w:val="none" w:sz="0" w:space="0" w:color="auto"/>
        <w:left w:val="none" w:sz="0" w:space="0" w:color="auto"/>
        <w:bottom w:val="none" w:sz="0" w:space="0" w:color="auto"/>
        <w:right w:val="none" w:sz="0" w:space="0" w:color="auto"/>
      </w:divBdr>
    </w:div>
    <w:div w:id="534083218">
      <w:bodyDiv w:val="1"/>
      <w:marLeft w:val="0"/>
      <w:marRight w:val="0"/>
      <w:marTop w:val="0"/>
      <w:marBottom w:val="0"/>
      <w:divBdr>
        <w:top w:val="none" w:sz="0" w:space="0" w:color="auto"/>
        <w:left w:val="none" w:sz="0" w:space="0" w:color="auto"/>
        <w:bottom w:val="none" w:sz="0" w:space="0" w:color="auto"/>
        <w:right w:val="none" w:sz="0" w:space="0" w:color="auto"/>
      </w:divBdr>
    </w:div>
    <w:div w:id="534123226">
      <w:bodyDiv w:val="1"/>
      <w:marLeft w:val="0"/>
      <w:marRight w:val="0"/>
      <w:marTop w:val="0"/>
      <w:marBottom w:val="0"/>
      <w:divBdr>
        <w:top w:val="none" w:sz="0" w:space="0" w:color="auto"/>
        <w:left w:val="none" w:sz="0" w:space="0" w:color="auto"/>
        <w:bottom w:val="none" w:sz="0" w:space="0" w:color="auto"/>
        <w:right w:val="none" w:sz="0" w:space="0" w:color="auto"/>
      </w:divBdr>
    </w:div>
    <w:div w:id="534198982">
      <w:bodyDiv w:val="1"/>
      <w:marLeft w:val="0"/>
      <w:marRight w:val="0"/>
      <w:marTop w:val="0"/>
      <w:marBottom w:val="0"/>
      <w:divBdr>
        <w:top w:val="none" w:sz="0" w:space="0" w:color="auto"/>
        <w:left w:val="none" w:sz="0" w:space="0" w:color="auto"/>
        <w:bottom w:val="none" w:sz="0" w:space="0" w:color="auto"/>
        <w:right w:val="none" w:sz="0" w:space="0" w:color="auto"/>
      </w:divBdr>
    </w:div>
    <w:div w:id="534393494">
      <w:bodyDiv w:val="1"/>
      <w:marLeft w:val="0"/>
      <w:marRight w:val="0"/>
      <w:marTop w:val="0"/>
      <w:marBottom w:val="0"/>
      <w:divBdr>
        <w:top w:val="none" w:sz="0" w:space="0" w:color="auto"/>
        <w:left w:val="none" w:sz="0" w:space="0" w:color="auto"/>
        <w:bottom w:val="none" w:sz="0" w:space="0" w:color="auto"/>
        <w:right w:val="none" w:sz="0" w:space="0" w:color="auto"/>
      </w:divBdr>
    </w:div>
    <w:div w:id="534469298">
      <w:bodyDiv w:val="1"/>
      <w:marLeft w:val="0"/>
      <w:marRight w:val="0"/>
      <w:marTop w:val="0"/>
      <w:marBottom w:val="0"/>
      <w:divBdr>
        <w:top w:val="none" w:sz="0" w:space="0" w:color="auto"/>
        <w:left w:val="none" w:sz="0" w:space="0" w:color="auto"/>
        <w:bottom w:val="none" w:sz="0" w:space="0" w:color="auto"/>
        <w:right w:val="none" w:sz="0" w:space="0" w:color="auto"/>
      </w:divBdr>
    </w:div>
    <w:div w:id="534538396">
      <w:bodyDiv w:val="1"/>
      <w:marLeft w:val="0"/>
      <w:marRight w:val="0"/>
      <w:marTop w:val="0"/>
      <w:marBottom w:val="0"/>
      <w:divBdr>
        <w:top w:val="none" w:sz="0" w:space="0" w:color="auto"/>
        <w:left w:val="none" w:sz="0" w:space="0" w:color="auto"/>
        <w:bottom w:val="none" w:sz="0" w:space="0" w:color="auto"/>
        <w:right w:val="none" w:sz="0" w:space="0" w:color="auto"/>
      </w:divBdr>
    </w:div>
    <w:div w:id="534579821">
      <w:bodyDiv w:val="1"/>
      <w:marLeft w:val="0"/>
      <w:marRight w:val="0"/>
      <w:marTop w:val="0"/>
      <w:marBottom w:val="0"/>
      <w:divBdr>
        <w:top w:val="none" w:sz="0" w:space="0" w:color="auto"/>
        <w:left w:val="none" w:sz="0" w:space="0" w:color="auto"/>
        <w:bottom w:val="none" w:sz="0" w:space="0" w:color="auto"/>
        <w:right w:val="none" w:sz="0" w:space="0" w:color="auto"/>
      </w:divBdr>
    </w:div>
    <w:div w:id="534583005">
      <w:bodyDiv w:val="1"/>
      <w:marLeft w:val="0"/>
      <w:marRight w:val="0"/>
      <w:marTop w:val="0"/>
      <w:marBottom w:val="0"/>
      <w:divBdr>
        <w:top w:val="none" w:sz="0" w:space="0" w:color="auto"/>
        <w:left w:val="none" w:sz="0" w:space="0" w:color="auto"/>
        <w:bottom w:val="none" w:sz="0" w:space="0" w:color="auto"/>
        <w:right w:val="none" w:sz="0" w:space="0" w:color="auto"/>
      </w:divBdr>
    </w:div>
    <w:div w:id="534656558">
      <w:bodyDiv w:val="1"/>
      <w:marLeft w:val="0"/>
      <w:marRight w:val="0"/>
      <w:marTop w:val="0"/>
      <w:marBottom w:val="0"/>
      <w:divBdr>
        <w:top w:val="none" w:sz="0" w:space="0" w:color="auto"/>
        <w:left w:val="none" w:sz="0" w:space="0" w:color="auto"/>
        <w:bottom w:val="none" w:sz="0" w:space="0" w:color="auto"/>
        <w:right w:val="none" w:sz="0" w:space="0" w:color="auto"/>
      </w:divBdr>
    </w:div>
    <w:div w:id="535000338">
      <w:bodyDiv w:val="1"/>
      <w:marLeft w:val="0"/>
      <w:marRight w:val="0"/>
      <w:marTop w:val="0"/>
      <w:marBottom w:val="0"/>
      <w:divBdr>
        <w:top w:val="none" w:sz="0" w:space="0" w:color="auto"/>
        <w:left w:val="none" w:sz="0" w:space="0" w:color="auto"/>
        <w:bottom w:val="none" w:sz="0" w:space="0" w:color="auto"/>
        <w:right w:val="none" w:sz="0" w:space="0" w:color="auto"/>
      </w:divBdr>
    </w:div>
    <w:div w:id="535118445">
      <w:bodyDiv w:val="1"/>
      <w:marLeft w:val="0"/>
      <w:marRight w:val="0"/>
      <w:marTop w:val="0"/>
      <w:marBottom w:val="0"/>
      <w:divBdr>
        <w:top w:val="none" w:sz="0" w:space="0" w:color="auto"/>
        <w:left w:val="none" w:sz="0" w:space="0" w:color="auto"/>
        <w:bottom w:val="none" w:sz="0" w:space="0" w:color="auto"/>
        <w:right w:val="none" w:sz="0" w:space="0" w:color="auto"/>
      </w:divBdr>
    </w:div>
    <w:div w:id="535119180">
      <w:bodyDiv w:val="1"/>
      <w:marLeft w:val="0"/>
      <w:marRight w:val="0"/>
      <w:marTop w:val="0"/>
      <w:marBottom w:val="0"/>
      <w:divBdr>
        <w:top w:val="none" w:sz="0" w:space="0" w:color="auto"/>
        <w:left w:val="none" w:sz="0" w:space="0" w:color="auto"/>
        <w:bottom w:val="none" w:sz="0" w:space="0" w:color="auto"/>
        <w:right w:val="none" w:sz="0" w:space="0" w:color="auto"/>
      </w:divBdr>
    </w:div>
    <w:div w:id="535167369">
      <w:bodyDiv w:val="1"/>
      <w:marLeft w:val="0"/>
      <w:marRight w:val="0"/>
      <w:marTop w:val="0"/>
      <w:marBottom w:val="0"/>
      <w:divBdr>
        <w:top w:val="none" w:sz="0" w:space="0" w:color="auto"/>
        <w:left w:val="none" w:sz="0" w:space="0" w:color="auto"/>
        <w:bottom w:val="none" w:sz="0" w:space="0" w:color="auto"/>
        <w:right w:val="none" w:sz="0" w:space="0" w:color="auto"/>
      </w:divBdr>
    </w:div>
    <w:div w:id="535237055">
      <w:bodyDiv w:val="1"/>
      <w:marLeft w:val="0"/>
      <w:marRight w:val="0"/>
      <w:marTop w:val="0"/>
      <w:marBottom w:val="0"/>
      <w:divBdr>
        <w:top w:val="none" w:sz="0" w:space="0" w:color="auto"/>
        <w:left w:val="none" w:sz="0" w:space="0" w:color="auto"/>
        <w:bottom w:val="none" w:sz="0" w:space="0" w:color="auto"/>
        <w:right w:val="none" w:sz="0" w:space="0" w:color="auto"/>
      </w:divBdr>
    </w:div>
    <w:div w:id="535578512">
      <w:bodyDiv w:val="1"/>
      <w:marLeft w:val="0"/>
      <w:marRight w:val="0"/>
      <w:marTop w:val="0"/>
      <w:marBottom w:val="0"/>
      <w:divBdr>
        <w:top w:val="none" w:sz="0" w:space="0" w:color="auto"/>
        <w:left w:val="none" w:sz="0" w:space="0" w:color="auto"/>
        <w:bottom w:val="none" w:sz="0" w:space="0" w:color="auto"/>
        <w:right w:val="none" w:sz="0" w:space="0" w:color="auto"/>
      </w:divBdr>
    </w:div>
    <w:div w:id="535776123">
      <w:bodyDiv w:val="1"/>
      <w:marLeft w:val="0"/>
      <w:marRight w:val="0"/>
      <w:marTop w:val="0"/>
      <w:marBottom w:val="0"/>
      <w:divBdr>
        <w:top w:val="none" w:sz="0" w:space="0" w:color="auto"/>
        <w:left w:val="none" w:sz="0" w:space="0" w:color="auto"/>
        <w:bottom w:val="none" w:sz="0" w:space="0" w:color="auto"/>
        <w:right w:val="none" w:sz="0" w:space="0" w:color="auto"/>
      </w:divBdr>
    </w:div>
    <w:div w:id="535823388">
      <w:bodyDiv w:val="1"/>
      <w:marLeft w:val="0"/>
      <w:marRight w:val="0"/>
      <w:marTop w:val="0"/>
      <w:marBottom w:val="0"/>
      <w:divBdr>
        <w:top w:val="none" w:sz="0" w:space="0" w:color="auto"/>
        <w:left w:val="none" w:sz="0" w:space="0" w:color="auto"/>
        <w:bottom w:val="none" w:sz="0" w:space="0" w:color="auto"/>
        <w:right w:val="none" w:sz="0" w:space="0" w:color="auto"/>
      </w:divBdr>
    </w:div>
    <w:div w:id="535893814">
      <w:bodyDiv w:val="1"/>
      <w:marLeft w:val="0"/>
      <w:marRight w:val="0"/>
      <w:marTop w:val="0"/>
      <w:marBottom w:val="0"/>
      <w:divBdr>
        <w:top w:val="none" w:sz="0" w:space="0" w:color="auto"/>
        <w:left w:val="none" w:sz="0" w:space="0" w:color="auto"/>
        <w:bottom w:val="none" w:sz="0" w:space="0" w:color="auto"/>
        <w:right w:val="none" w:sz="0" w:space="0" w:color="auto"/>
      </w:divBdr>
    </w:div>
    <w:div w:id="536047670">
      <w:bodyDiv w:val="1"/>
      <w:marLeft w:val="0"/>
      <w:marRight w:val="0"/>
      <w:marTop w:val="0"/>
      <w:marBottom w:val="0"/>
      <w:divBdr>
        <w:top w:val="none" w:sz="0" w:space="0" w:color="auto"/>
        <w:left w:val="none" w:sz="0" w:space="0" w:color="auto"/>
        <w:bottom w:val="none" w:sz="0" w:space="0" w:color="auto"/>
        <w:right w:val="none" w:sz="0" w:space="0" w:color="auto"/>
      </w:divBdr>
    </w:div>
    <w:div w:id="536087926">
      <w:bodyDiv w:val="1"/>
      <w:marLeft w:val="0"/>
      <w:marRight w:val="0"/>
      <w:marTop w:val="0"/>
      <w:marBottom w:val="0"/>
      <w:divBdr>
        <w:top w:val="none" w:sz="0" w:space="0" w:color="auto"/>
        <w:left w:val="none" w:sz="0" w:space="0" w:color="auto"/>
        <w:bottom w:val="none" w:sz="0" w:space="0" w:color="auto"/>
        <w:right w:val="none" w:sz="0" w:space="0" w:color="auto"/>
      </w:divBdr>
    </w:div>
    <w:div w:id="536235786">
      <w:bodyDiv w:val="1"/>
      <w:marLeft w:val="0"/>
      <w:marRight w:val="0"/>
      <w:marTop w:val="0"/>
      <w:marBottom w:val="0"/>
      <w:divBdr>
        <w:top w:val="none" w:sz="0" w:space="0" w:color="auto"/>
        <w:left w:val="none" w:sz="0" w:space="0" w:color="auto"/>
        <w:bottom w:val="none" w:sz="0" w:space="0" w:color="auto"/>
        <w:right w:val="none" w:sz="0" w:space="0" w:color="auto"/>
      </w:divBdr>
    </w:div>
    <w:div w:id="536351714">
      <w:bodyDiv w:val="1"/>
      <w:marLeft w:val="0"/>
      <w:marRight w:val="0"/>
      <w:marTop w:val="0"/>
      <w:marBottom w:val="0"/>
      <w:divBdr>
        <w:top w:val="none" w:sz="0" w:space="0" w:color="auto"/>
        <w:left w:val="none" w:sz="0" w:space="0" w:color="auto"/>
        <w:bottom w:val="none" w:sz="0" w:space="0" w:color="auto"/>
        <w:right w:val="none" w:sz="0" w:space="0" w:color="auto"/>
      </w:divBdr>
    </w:div>
    <w:div w:id="536897758">
      <w:bodyDiv w:val="1"/>
      <w:marLeft w:val="0"/>
      <w:marRight w:val="0"/>
      <w:marTop w:val="0"/>
      <w:marBottom w:val="0"/>
      <w:divBdr>
        <w:top w:val="none" w:sz="0" w:space="0" w:color="auto"/>
        <w:left w:val="none" w:sz="0" w:space="0" w:color="auto"/>
        <w:bottom w:val="none" w:sz="0" w:space="0" w:color="auto"/>
        <w:right w:val="none" w:sz="0" w:space="0" w:color="auto"/>
      </w:divBdr>
    </w:div>
    <w:div w:id="536963938">
      <w:bodyDiv w:val="1"/>
      <w:marLeft w:val="0"/>
      <w:marRight w:val="0"/>
      <w:marTop w:val="0"/>
      <w:marBottom w:val="0"/>
      <w:divBdr>
        <w:top w:val="none" w:sz="0" w:space="0" w:color="auto"/>
        <w:left w:val="none" w:sz="0" w:space="0" w:color="auto"/>
        <w:bottom w:val="none" w:sz="0" w:space="0" w:color="auto"/>
        <w:right w:val="none" w:sz="0" w:space="0" w:color="auto"/>
      </w:divBdr>
    </w:div>
    <w:div w:id="537202964">
      <w:bodyDiv w:val="1"/>
      <w:marLeft w:val="0"/>
      <w:marRight w:val="0"/>
      <w:marTop w:val="0"/>
      <w:marBottom w:val="0"/>
      <w:divBdr>
        <w:top w:val="none" w:sz="0" w:space="0" w:color="auto"/>
        <w:left w:val="none" w:sz="0" w:space="0" w:color="auto"/>
        <w:bottom w:val="none" w:sz="0" w:space="0" w:color="auto"/>
        <w:right w:val="none" w:sz="0" w:space="0" w:color="auto"/>
      </w:divBdr>
    </w:div>
    <w:div w:id="537275221">
      <w:bodyDiv w:val="1"/>
      <w:marLeft w:val="0"/>
      <w:marRight w:val="0"/>
      <w:marTop w:val="0"/>
      <w:marBottom w:val="0"/>
      <w:divBdr>
        <w:top w:val="none" w:sz="0" w:space="0" w:color="auto"/>
        <w:left w:val="none" w:sz="0" w:space="0" w:color="auto"/>
        <w:bottom w:val="none" w:sz="0" w:space="0" w:color="auto"/>
        <w:right w:val="none" w:sz="0" w:space="0" w:color="auto"/>
      </w:divBdr>
    </w:div>
    <w:div w:id="537469832">
      <w:bodyDiv w:val="1"/>
      <w:marLeft w:val="0"/>
      <w:marRight w:val="0"/>
      <w:marTop w:val="0"/>
      <w:marBottom w:val="0"/>
      <w:divBdr>
        <w:top w:val="none" w:sz="0" w:space="0" w:color="auto"/>
        <w:left w:val="none" w:sz="0" w:space="0" w:color="auto"/>
        <w:bottom w:val="none" w:sz="0" w:space="0" w:color="auto"/>
        <w:right w:val="none" w:sz="0" w:space="0" w:color="auto"/>
      </w:divBdr>
    </w:div>
    <w:div w:id="537470394">
      <w:bodyDiv w:val="1"/>
      <w:marLeft w:val="0"/>
      <w:marRight w:val="0"/>
      <w:marTop w:val="0"/>
      <w:marBottom w:val="0"/>
      <w:divBdr>
        <w:top w:val="none" w:sz="0" w:space="0" w:color="auto"/>
        <w:left w:val="none" w:sz="0" w:space="0" w:color="auto"/>
        <w:bottom w:val="none" w:sz="0" w:space="0" w:color="auto"/>
        <w:right w:val="none" w:sz="0" w:space="0" w:color="auto"/>
      </w:divBdr>
    </w:div>
    <w:div w:id="537472694">
      <w:bodyDiv w:val="1"/>
      <w:marLeft w:val="0"/>
      <w:marRight w:val="0"/>
      <w:marTop w:val="0"/>
      <w:marBottom w:val="0"/>
      <w:divBdr>
        <w:top w:val="none" w:sz="0" w:space="0" w:color="auto"/>
        <w:left w:val="none" w:sz="0" w:space="0" w:color="auto"/>
        <w:bottom w:val="none" w:sz="0" w:space="0" w:color="auto"/>
        <w:right w:val="none" w:sz="0" w:space="0" w:color="auto"/>
      </w:divBdr>
    </w:div>
    <w:div w:id="537820792">
      <w:bodyDiv w:val="1"/>
      <w:marLeft w:val="0"/>
      <w:marRight w:val="0"/>
      <w:marTop w:val="0"/>
      <w:marBottom w:val="0"/>
      <w:divBdr>
        <w:top w:val="none" w:sz="0" w:space="0" w:color="auto"/>
        <w:left w:val="none" w:sz="0" w:space="0" w:color="auto"/>
        <w:bottom w:val="none" w:sz="0" w:space="0" w:color="auto"/>
        <w:right w:val="none" w:sz="0" w:space="0" w:color="auto"/>
      </w:divBdr>
    </w:div>
    <w:div w:id="538130973">
      <w:bodyDiv w:val="1"/>
      <w:marLeft w:val="0"/>
      <w:marRight w:val="0"/>
      <w:marTop w:val="0"/>
      <w:marBottom w:val="0"/>
      <w:divBdr>
        <w:top w:val="none" w:sz="0" w:space="0" w:color="auto"/>
        <w:left w:val="none" w:sz="0" w:space="0" w:color="auto"/>
        <w:bottom w:val="none" w:sz="0" w:space="0" w:color="auto"/>
        <w:right w:val="none" w:sz="0" w:space="0" w:color="auto"/>
      </w:divBdr>
    </w:div>
    <w:div w:id="538274792">
      <w:bodyDiv w:val="1"/>
      <w:marLeft w:val="0"/>
      <w:marRight w:val="0"/>
      <w:marTop w:val="0"/>
      <w:marBottom w:val="0"/>
      <w:divBdr>
        <w:top w:val="none" w:sz="0" w:space="0" w:color="auto"/>
        <w:left w:val="none" w:sz="0" w:space="0" w:color="auto"/>
        <w:bottom w:val="none" w:sz="0" w:space="0" w:color="auto"/>
        <w:right w:val="none" w:sz="0" w:space="0" w:color="auto"/>
      </w:divBdr>
    </w:div>
    <w:div w:id="538276479">
      <w:bodyDiv w:val="1"/>
      <w:marLeft w:val="0"/>
      <w:marRight w:val="0"/>
      <w:marTop w:val="0"/>
      <w:marBottom w:val="0"/>
      <w:divBdr>
        <w:top w:val="none" w:sz="0" w:space="0" w:color="auto"/>
        <w:left w:val="none" w:sz="0" w:space="0" w:color="auto"/>
        <w:bottom w:val="none" w:sz="0" w:space="0" w:color="auto"/>
        <w:right w:val="none" w:sz="0" w:space="0" w:color="auto"/>
      </w:divBdr>
    </w:div>
    <w:div w:id="538394683">
      <w:bodyDiv w:val="1"/>
      <w:marLeft w:val="0"/>
      <w:marRight w:val="0"/>
      <w:marTop w:val="0"/>
      <w:marBottom w:val="0"/>
      <w:divBdr>
        <w:top w:val="none" w:sz="0" w:space="0" w:color="auto"/>
        <w:left w:val="none" w:sz="0" w:space="0" w:color="auto"/>
        <w:bottom w:val="none" w:sz="0" w:space="0" w:color="auto"/>
        <w:right w:val="none" w:sz="0" w:space="0" w:color="auto"/>
      </w:divBdr>
    </w:div>
    <w:div w:id="538518258">
      <w:bodyDiv w:val="1"/>
      <w:marLeft w:val="0"/>
      <w:marRight w:val="0"/>
      <w:marTop w:val="0"/>
      <w:marBottom w:val="0"/>
      <w:divBdr>
        <w:top w:val="none" w:sz="0" w:space="0" w:color="auto"/>
        <w:left w:val="none" w:sz="0" w:space="0" w:color="auto"/>
        <w:bottom w:val="none" w:sz="0" w:space="0" w:color="auto"/>
        <w:right w:val="none" w:sz="0" w:space="0" w:color="auto"/>
      </w:divBdr>
    </w:div>
    <w:div w:id="538662793">
      <w:bodyDiv w:val="1"/>
      <w:marLeft w:val="0"/>
      <w:marRight w:val="0"/>
      <w:marTop w:val="0"/>
      <w:marBottom w:val="0"/>
      <w:divBdr>
        <w:top w:val="none" w:sz="0" w:space="0" w:color="auto"/>
        <w:left w:val="none" w:sz="0" w:space="0" w:color="auto"/>
        <w:bottom w:val="none" w:sz="0" w:space="0" w:color="auto"/>
        <w:right w:val="none" w:sz="0" w:space="0" w:color="auto"/>
      </w:divBdr>
    </w:div>
    <w:div w:id="538664726">
      <w:bodyDiv w:val="1"/>
      <w:marLeft w:val="0"/>
      <w:marRight w:val="0"/>
      <w:marTop w:val="0"/>
      <w:marBottom w:val="0"/>
      <w:divBdr>
        <w:top w:val="none" w:sz="0" w:space="0" w:color="auto"/>
        <w:left w:val="none" w:sz="0" w:space="0" w:color="auto"/>
        <w:bottom w:val="none" w:sz="0" w:space="0" w:color="auto"/>
        <w:right w:val="none" w:sz="0" w:space="0" w:color="auto"/>
      </w:divBdr>
    </w:div>
    <w:div w:id="538706919">
      <w:bodyDiv w:val="1"/>
      <w:marLeft w:val="0"/>
      <w:marRight w:val="0"/>
      <w:marTop w:val="0"/>
      <w:marBottom w:val="0"/>
      <w:divBdr>
        <w:top w:val="none" w:sz="0" w:space="0" w:color="auto"/>
        <w:left w:val="none" w:sz="0" w:space="0" w:color="auto"/>
        <w:bottom w:val="none" w:sz="0" w:space="0" w:color="auto"/>
        <w:right w:val="none" w:sz="0" w:space="0" w:color="auto"/>
      </w:divBdr>
    </w:div>
    <w:div w:id="538709897">
      <w:bodyDiv w:val="1"/>
      <w:marLeft w:val="0"/>
      <w:marRight w:val="0"/>
      <w:marTop w:val="0"/>
      <w:marBottom w:val="0"/>
      <w:divBdr>
        <w:top w:val="none" w:sz="0" w:space="0" w:color="auto"/>
        <w:left w:val="none" w:sz="0" w:space="0" w:color="auto"/>
        <w:bottom w:val="none" w:sz="0" w:space="0" w:color="auto"/>
        <w:right w:val="none" w:sz="0" w:space="0" w:color="auto"/>
      </w:divBdr>
    </w:div>
    <w:div w:id="538783045">
      <w:bodyDiv w:val="1"/>
      <w:marLeft w:val="0"/>
      <w:marRight w:val="0"/>
      <w:marTop w:val="0"/>
      <w:marBottom w:val="0"/>
      <w:divBdr>
        <w:top w:val="none" w:sz="0" w:space="0" w:color="auto"/>
        <w:left w:val="none" w:sz="0" w:space="0" w:color="auto"/>
        <w:bottom w:val="none" w:sz="0" w:space="0" w:color="auto"/>
        <w:right w:val="none" w:sz="0" w:space="0" w:color="auto"/>
      </w:divBdr>
    </w:div>
    <w:div w:id="538786843">
      <w:bodyDiv w:val="1"/>
      <w:marLeft w:val="0"/>
      <w:marRight w:val="0"/>
      <w:marTop w:val="0"/>
      <w:marBottom w:val="0"/>
      <w:divBdr>
        <w:top w:val="none" w:sz="0" w:space="0" w:color="auto"/>
        <w:left w:val="none" w:sz="0" w:space="0" w:color="auto"/>
        <w:bottom w:val="none" w:sz="0" w:space="0" w:color="auto"/>
        <w:right w:val="none" w:sz="0" w:space="0" w:color="auto"/>
      </w:divBdr>
    </w:div>
    <w:div w:id="538905068">
      <w:bodyDiv w:val="1"/>
      <w:marLeft w:val="0"/>
      <w:marRight w:val="0"/>
      <w:marTop w:val="0"/>
      <w:marBottom w:val="0"/>
      <w:divBdr>
        <w:top w:val="none" w:sz="0" w:space="0" w:color="auto"/>
        <w:left w:val="none" w:sz="0" w:space="0" w:color="auto"/>
        <w:bottom w:val="none" w:sz="0" w:space="0" w:color="auto"/>
        <w:right w:val="none" w:sz="0" w:space="0" w:color="auto"/>
      </w:divBdr>
    </w:div>
    <w:div w:id="538976817">
      <w:bodyDiv w:val="1"/>
      <w:marLeft w:val="0"/>
      <w:marRight w:val="0"/>
      <w:marTop w:val="0"/>
      <w:marBottom w:val="0"/>
      <w:divBdr>
        <w:top w:val="none" w:sz="0" w:space="0" w:color="auto"/>
        <w:left w:val="none" w:sz="0" w:space="0" w:color="auto"/>
        <w:bottom w:val="none" w:sz="0" w:space="0" w:color="auto"/>
        <w:right w:val="none" w:sz="0" w:space="0" w:color="auto"/>
      </w:divBdr>
    </w:div>
    <w:div w:id="539130736">
      <w:bodyDiv w:val="1"/>
      <w:marLeft w:val="0"/>
      <w:marRight w:val="0"/>
      <w:marTop w:val="0"/>
      <w:marBottom w:val="0"/>
      <w:divBdr>
        <w:top w:val="none" w:sz="0" w:space="0" w:color="auto"/>
        <w:left w:val="none" w:sz="0" w:space="0" w:color="auto"/>
        <w:bottom w:val="none" w:sz="0" w:space="0" w:color="auto"/>
        <w:right w:val="none" w:sz="0" w:space="0" w:color="auto"/>
      </w:divBdr>
    </w:div>
    <w:div w:id="539166529">
      <w:bodyDiv w:val="1"/>
      <w:marLeft w:val="0"/>
      <w:marRight w:val="0"/>
      <w:marTop w:val="0"/>
      <w:marBottom w:val="0"/>
      <w:divBdr>
        <w:top w:val="none" w:sz="0" w:space="0" w:color="auto"/>
        <w:left w:val="none" w:sz="0" w:space="0" w:color="auto"/>
        <w:bottom w:val="none" w:sz="0" w:space="0" w:color="auto"/>
        <w:right w:val="none" w:sz="0" w:space="0" w:color="auto"/>
      </w:divBdr>
    </w:div>
    <w:div w:id="539392088">
      <w:bodyDiv w:val="1"/>
      <w:marLeft w:val="0"/>
      <w:marRight w:val="0"/>
      <w:marTop w:val="0"/>
      <w:marBottom w:val="0"/>
      <w:divBdr>
        <w:top w:val="none" w:sz="0" w:space="0" w:color="auto"/>
        <w:left w:val="none" w:sz="0" w:space="0" w:color="auto"/>
        <w:bottom w:val="none" w:sz="0" w:space="0" w:color="auto"/>
        <w:right w:val="none" w:sz="0" w:space="0" w:color="auto"/>
      </w:divBdr>
    </w:div>
    <w:div w:id="539515891">
      <w:bodyDiv w:val="1"/>
      <w:marLeft w:val="0"/>
      <w:marRight w:val="0"/>
      <w:marTop w:val="0"/>
      <w:marBottom w:val="0"/>
      <w:divBdr>
        <w:top w:val="none" w:sz="0" w:space="0" w:color="auto"/>
        <w:left w:val="none" w:sz="0" w:space="0" w:color="auto"/>
        <w:bottom w:val="none" w:sz="0" w:space="0" w:color="auto"/>
        <w:right w:val="none" w:sz="0" w:space="0" w:color="auto"/>
      </w:divBdr>
    </w:div>
    <w:div w:id="539516380">
      <w:bodyDiv w:val="1"/>
      <w:marLeft w:val="0"/>
      <w:marRight w:val="0"/>
      <w:marTop w:val="0"/>
      <w:marBottom w:val="0"/>
      <w:divBdr>
        <w:top w:val="none" w:sz="0" w:space="0" w:color="auto"/>
        <w:left w:val="none" w:sz="0" w:space="0" w:color="auto"/>
        <w:bottom w:val="none" w:sz="0" w:space="0" w:color="auto"/>
        <w:right w:val="none" w:sz="0" w:space="0" w:color="auto"/>
      </w:divBdr>
    </w:div>
    <w:div w:id="539629775">
      <w:bodyDiv w:val="1"/>
      <w:marLeft w:val="0"/>
      <w:marRight w:val="0"/>
      <w:marTop w:val="0"/>
      <w:marBottom w:val="0"/>
      <w:divBdr>
        <w:top w:val="none" w:sz="0" w:space="0" w:color="auto"/>
        <w:left w:val="none" w:sz="0" w:space="0" w:color="auto"/>
        <w:bottom w:val="none" w:sz="0" w:space="0" w:color="auto"/>
        <w:right w:val="none" w:sz="0" w:space="0" w:color="auto"/>
      </w:divBdr>
    </w:div>
    <w:div w:id="539779349">
      <w:bodyDiv w:val="1"/>
      <w:marLeft w:val="0"/>
      <w:marRight w:val="0"/>
      <w:marTop w:val="0"/>
      <w:marBottom w:val="0"/>
      <w:divBdr>
        <w:top w:val="none" w:sz="0" w:space="0" w:color="auto"/>
        <w:left w:val="none" w:sz="0" w:space="0" w:color="auto"/>
        <w:bottom w:val="none" w:sz="0" w:space="0" w:color="auto"/>
        <w:right w:val="none" w:sz="0" w:space="0" w:color="auto"/>
      </w:divBdr>
    </w:div>
    <w:div w:id="540018254">
      <w:bodyDiv w:val="1"/>
      <w:marLeft w:val="0"/>
      <w:marRight w:val="0"/>
      <w:marTop w:val="0"/>
      <w:marBottom w:val="0"/>
      <w:divBdr>
        <w:top w:val="none" w:sz="0" w:space="0" w:color="auto"/>
        <w:left w:val="none" w:sz="0" w:space="0" w:color="auto"/>
        <w:bottom w:val="none" w:sz="0" w:space="0" w:color="auto"/>
        <w:right w:val="none" w:sz="0" w:space="0" w:color="auto"/>
      </w:divBdr>
    </w:div>
    <w:div w:id="540095130">
      <w:bodyDiv w:val="1"/>
      <w:marLeft w:val="0"/>
      <w:marRight w:val="0"/>
      <w:marTop w:val="0"/>
      <w:marBottom w:val="0"/>
      <w:divBdr>
        <w:top w:val="none" w:sz="0" w:space="0" w:color="auto"/>
        <w:left w:val="none" w:sz="0" w:space="0" w:color="auto"/>
        <w:bottom w:val="none" w:sz="0" w:space="0" w:color="auto"/>
        <w:right w:val="none" w:sz="0" w:space="0" w:color="auto"/>
      </w:divBdr>
    </w:div>
    <w:div w:id="540168901">
      <w:bodyDiv w:val="1"/>
      <w:marLeft w:val="0"/>
      <w:marRight w:val="0"/>
      <w:marTop w:val="0"/>
      <w:marBottom w:val="0"/>
      <w:divBdr>
        <w:top w:val="none" w:sz="0" w:space="0" w:color="auto"/>
        <w:left w:val="none" w:sz="0" w:space="0" w:color="auto"/>
        <w:bottom w:val="none" w:sz="0" w:space="0" w:color="auto"/>
        <w:right w:val="none" w:sz="0" w:space="0" w:color="auto"/>
      </w:divBdr>
    </w:div>
    <w:div w:id="540215837">
      <w:bodyDiv w:val="1"/>
      <w:marLeft w:val="0"/>
      <w:marRight w:val="0"/>
      <w:marTop w:val="0"/>
      <w:marBottom w:val="0"/>
      <w:divBdr>
        <w:top w:val="none" w:sz="0" w:space="0" w:color="auto"/>
        <w:left w:val="none" w:sz="0" w:space="0" w:color="auto"/>
        <w:bottom w:val="none" w:sz="0" w:space="0" w:color="auto"/>
        <w:right w:val="none" w:sz="0" w:space="0" w:color="auto"/>
      </w:divBdr>
    </w:div>
    <w:div w:id="540485375">
      <w:bodyDiv w:val="1"/>
      <w:marLeft w:val="0"/>
      <w:marRight w:val="0"/>
      <w:marTop w:val="0"/>
      <w:marBottom w:val="0"/>
      <w:divBdr>
        <w:top w:val="none" w:sz="0" w:space="0" w:color="auto"/>
        <w:left w:val="none" w:sz="0" w:space="0" w:color="auto"/>
        <w:bottom w:val="none" w:sz="0" w:space="0" w:color="auto"/>
        <w:right w:val="none" w:sz="0" w:space="0" w:color="auto"/>
      </w:divBdr>
    </w:div>
    <w:div w:id="540629876">
      <w:bodyDiv w:val="1"/>
      <w:marLeft w:val="0"/>
      <w:marRight w:val="0"/>
      <w:marTop w:val="0"/>
      <w:marBottom w:val="0"/>
      <w:divBdr>
        <w:top w:val="none" w:sz="0" w:space="0" w:color="auto"/>
        <w:left w:val="none" w:sz="0" w:space="0" w:color="auto"/>
        <w:bottom w:val="none" w:sz="0" w:space="0" w:color="auto"/>
        <w:right w:val="none" w:sz="0" w:space="0" w:color="auto"/>
      </w:divBdr>
    </w:div>
    <w:div w:id="540678707">
      <w:bodyDiv w:val="1"/>
      <w:marLeft w:val="0"/>
      <w:marRight w:val="0"/>
      <w:marTop w:val="0"/>
      <w:marBottom w:val="0"/>
      <w:divBdr>
        <w:top w:val="none" w:sz="0" w:space="0" w:color="auto"/>
        <w:left w:val="none" w:sz="0" w:space="0" w:color="auto"/>
        <w:bottom w:val="none" w:sz="0" w:space="0" w:color="auto"/>
        <w:right w:val="none" w:sz="0" w:space="0" w:color="auto"/>
      </w:divBdr>
    </w:div>
    <w:div w:id="540745925">
      <w:bodyDiv w:val="1"/>
      <w:marLeft w:val="0"/>
      <w:marRight w:val="0"/>
      <w:marTop w:val="0"/>
      <w:marBottom w:val="0"/>
      <w:divBdr>
        <w:top w:val="none" w:sz="0" w:space="0" w:color="auto"/>
        <w:left w:val="none" w:sz="0" w:space="0" w:color="auto"/>
        <w:bottom w:val="none" w:sz="0" w:space="0" w:color="auto"/>
        <w:right w:val="none" w:sz="0" w:space="0" w:color="auto"/>
      </w:divBdr>
    </w:div>
    <w:div w:id="540749656">
      <w:bodyDiv w:val="1"/>
      <w:marLeft w:val="0"/>
      <w:marRight w:val="0"/>
      <w:marTop w:val="0"/>
      <w:marBottom w:val="0"/>
      <w:divBdr>
        <w:top w:val="none" w:sz="0" w:space="0" w:color="auto"/>
        <w:left w:val="none" w:sz="0" w:space="0" w:color="auto"/>
        <w:bottom w:val="none" w:sz="0" w:space="0" w:color="auto"/>
        <w:right w:val="none" w:sz="0" w:space="0" w:color="auto"/>
      </w:divBdr>
    </w:div>
    <w:div w:id="540938380">
      <w:bodyDiv w:val="1"/>
      <w:marLeft w:val="0"/>
      <w:marRight w:val="0"/>
      <w:marTop w:val="0"/>
      <w:marBottom w:val="0"/>
      <w:divBdr>
        <w:top w:val="none" w:sz="0" w:space="0" w:color="auto"/>
        <w:left w:val="none" w:sz="0" w:space="0" w:color="auto"/>
        <w:bottom w:val="none" w:sz="0" w:space="0" w:color="auto"/>
        <w:right w:val="none" w:sz="0" w:space="0" w:color="auto"/>
      </w:divBdr>
    </w:div>
    <w:div w:id="540940980">
      <w:bodyDiv w:val="1"/>
      <w:marLeft w:val="0"/>
      <w:marRight w:val="0"/>
      <w:marTop w:val="0"/>
      <w:marBottom w:val="0"/>
      <w:divBdr>
        <w:top w:val="none" w:sz="0" w:space="0" w:color="auto"/>
        <w:left w:val="none" w:sz="0" w:space="0" w:color="auto"/>
        <w:bottom w:val="none" w:sz="0" w:space="0" w:color="auto"/>
        <w:right w:val="none" w:sz="0" w:space="0" w:color="auto"/>
      </w:divBdr>
    </w:div>
    <w:div w:id="540941921">
      <w:bodyDiv w:val="1"/>
      <w:marLeft w:val="0"/>
      <w:marRight w:val="0"/>
      <w:marTop w:val="0"/>
      <w:marBottom w:val="0"/>
      <w:divBdr>
        <w:top w:val="none" w:sz="0" w:space="0" w:color="auto"/>
        <w:left w:val="none" w:sz="0" w:space="0" w:color="auto"/>
        <w:bottom w:val="none" w:sz="0" w:space="0" w:color="auto"/>
        <w:right w:val="none" w:sz="0" w:space="0" w:color="auto"/>
      </w:divBdr>
    </w:div>
    <w:div w:id="541094672">
      <w:bodyDiv w:val="1"/>
      <w:marLeft w:val="0"/>
      <w:marRight w:val="0"/>
      <w:marTop w:val="0"/>
      <w:marBottom w:val="0"/>
      <w:divBdr>
        <w:top w:val="none" w:sz="0" w:space="0" w:color="auto"/>
        <w:left w:val="none" w:sz="0" w:space="0" w:color="auto"/>
        <w:bottom w:val="none" w:sz="0" w:space="0" w:color="auto"/>
        <w:right w:val="none" w:sz="0" w:space="0" w:color="auto"/>
      </w:divBdr>
    </w:div>
    <w:div w:id="541288516">
      <w:bodyDiv w:val="1"/>
      <w:marLeft w:val="0"/>
      <w:marRight w:val="0"/>
      <w:marTop w:val="0"/>
      <w:marBottom w:val="0"/>
      <w:divBdr>
        <w:top w:val="none" w:sz="0" w:space="0" w:color="auto"/>
        <w:left w:val="none" w:sz="0" w:space="0" w:color="auto"/>
        <w:bottom w:val="none" w:sz="0" w:space="0" w:color="auto"/>
        <w:right w:val="none" w:sz="0" w:space="0" w:color="auto"/>
      </w:divBdr>
    </w:div>
    <w:div w:id="541334043">
      <w:bodyDiv w:val="1"/>
      <w:marLeft w:val="0"/>
      <w:marRight w:val="0"/>
      <w:marTop w:val="0"/>
      <w:marBottom w:val="0"/>
      <w:divBdr>
        <w:top w:val="none" w:sz="0" w:space="0" w:color="auto"/>
        <w:left w:val="none" w:sz="0" w:space="0" w:color="auto"/>
        <w:bottom w:val="none" w:sz="0" w:space="0" w:color="auto"/>
        <w:right w:val="none" w:sz="0" w:space="0" w:color="auto"/>
      </w:divBdr>
    </w:div>
    <w:div w:id="541401095">
      <w:bodyDiv w:val="1"/>
      <w:marLeft w:val="0"/>
      <w:marRight w:val="0"/>
      <w:marTop w:val="0"/>
      <w:marBottom w:val="0"/>
      <w:divBdr>
        <w:top w:val="none" w:sz="0" w:space="0" w:color="auto"/>
        <w:left w:val="none" w:sz="0" w:space="0" w:color="auto"/>
        <w:bottom w:val="none" w:sz="0" w:space="0" w:color="auto"/>
        <w:right w:val="none" w:sz="0" w:space="0" w:color="auto"/>
      </w:divBdr>
    </w:div>
    <w:div w:id="541602887">
      <w:bodyDiv w:val="1"/>
      <w:marLeft w:val="0"/>
      <w:marRight w:val="0"/>
      <w:marTop w:val="0"/>
      <w:marBottom w:val="0"/>
      <w:divBdr>
        <w:top w:val="none" w:sz="0" w:space="0" w:color="auto"/>
        <w:left w:val="none" w:sz="0" w:space="0" w:color="auto"/>
        <w:bottom w:val="none" w:sz="0" w:space="0" w:color="auto"/>
        <w:right w:val="none" w:sz="0" w:space="0" w:color="auto"/>
      </w:divBdr>
    </w:div>
    <w:div w:id="541676489">
      <w:bodyDiv w:val="1"/>
      <w:marLeft w:val="0"/>
      <w:marRight w:val="0"/>
      <w:marTop w:val="0"/>
      <w:marBottom w:val="0"/>
      <w:divBdr>
        <w:top w:val="none" w:sz="0" w:space="0" w:color="auto"/>
        <w:left w:val="none" w:sz="0" w:space="0" w:color="auto"/>
        <w:bottom w:val="none" w:sz="0" w:space="0" w:color="auto"/>
        <w:right w:val="none" w:sz="0" w:space="0" w:color="auto"/>
      </w:divBdr>
    </w:div>
    <w:div w:id="541677649">
      <w:bodyDiv w:val="1"/>
      <w:marLeft w:val="0"/>
      <w:marRight w:val="0"/>
      <w:marTop w:val="0"/>
      <w:marBottom w:val="0"/>
      <w:divBdr>
        <w:top w:val="none" w:sz="0" w:space="0" w:color="auto"/>
        <w:left w:val="none" w:sz="0" w:space="0" w:color="auto"/>
        <w:bottom w:val="none" w:sz="0" w:space="0" w:color="auto"/>
        <w:right w:val="none" w:sz="0" w:space="0" w:color="auto"/>
      </w:divBdr>
    </w:div>
    <w:div w:id="542137495">
      <w:bodyDiv w:val="1"/>
      <w:marLeft w:val="0"/>
      <w:marRight w:val="0"/>
      <w:marTop w:val="0"/>
      <w:marBottom w:val="0"/>
      <w:divBdr>
        <w:top w:val="none" w:sz="0" w:space="0" w:color="auto"/>
        <w:left w:val="none" w:sz="0" w:space="0" w:color="auto"/>
        <w:bottom w:val="none" w:sz="0" w:space="0" w:color="auto"/>
        <w:right w:val="none" w:sz="0" w:space="0" w:color="auto"/>
      </w:divBdr>
    </w:div>
    <w:div w:id="542211278">
      <w:bodyDiv w:val="1"/>
      <w:marLeft w:val="0"/>
      <w:marRight w:val="0"/>
      <w:marTop w:val="0"/>
      <w:marBottom w:val="0"/>
      <w:divBdr>
        <w:top w:val="none" w:sz="0" w:space="0" w:color="auto"/>
        <w:left w:val="none" w:sz="0" w:space="0" w:color="auto"/>
        <w:bottom w:val="none" w:sz="0" w:space="0" w:color="auto"/>
        <w:right w:val="none" w:sz="0" w:space="0" w:color="auto"/>
      </w:divBdr>
    </w:div>
    <w:div w:id="542448868">
      <w:bodyDiv w:val="1"/>
      <w:marLeft w:val="0"/>
      <w:marRight w:val="0"/>
      <w:marTop w:val="0"/>
      <w:marBottom w:val="0"/>
      <w:divBdr>
        <w:top w:val="none" w:sz="0" w:space="0" w:color="auto"/>
        <w:left w:val="none" w:sz="0" w:space="0" w:color="auto"/>
        <w:bottom w:val="none" w:sz="0" w:space="0" w:color="auto"/>
        <w:right w:val="none" w:sz="0" w:space="0" w:color="auto"/>
      </w:divBdr>
    </w:div>
    <w:div w:id="543104892">
      <w:bodyDiv w:val="1"/>
      <w:marLeft w:val="0"/>
      <w:marRight w:val="0"/>
      <w:marTop w:val="0"/>
      <w:marBottom w:val="0"/>
      <w:divBdr>
        <w:top w:val="none" w:sz="0" w:space="0" w:color="auto"/>
        <w:left w:val="none" w:sz="0" w:space="0" w:color="auto"/>
        <w:bottom w:val="none" w:sz="0" w:space="0" w:color="auto"/>
        <w:right w:val="none" w:sz="0" w:space="0" w:color="auto"/>
      </w:divBdr>
    </w:div>
    <w:div w:id="543254252">
      <w:bodyDiv w:val="1"/>
      <w:marLeft w:val="0"/>
      <w:marRight w:val="0"/>
      <w:marTop w:val="0"/>
      <w:marBottom w:val="0"/>
      <w:divBdr>
        <w:top w:val="none" w:sz="0" w:space="0" w:color="auto"/>
        <w:left w:val="none" w:sz="0" w:space="0" w:color="auto"/>
        <w:bottom w:val="none" w:sz="0" w:space="0" w:color="auto"/>
        <w:right w:val="none" w:sz="0" w:space="0" w:color="auto"/>
      </w:divBdr>
    </w:div>
    <w:div w:id="543444837">
      <w:bodyDiv w:val="1"/>
      <w:marLeft w:val="0"/>
      <w:marRight w:val="0"/>
      <w:marTop w:val="0"/>
      <w:marBottom w:val="0"/>
      <w:divBdr>
        <w:top w:val="none" w:sz="0" w:space="0" w:color="auto"/>
        <w:left w:val="none" w:sz="0" w:space="0" w:color="auto"/>
        <w:bottom w:val="none" w:sz="0" w:space="0" w:color="auto"/>
        <w:right w:val="none" w:sz="0" w:space="0" w:color="auto"/>
      </w:divBdr>
    </w:div>
    <w:div w:id="543449858">
      <w:bodyDiv w:val="1"/>
      <w:marLeft w:val="0"/>
      <w:marRight w:val="0"/>
      <w:marTop w:val="0"/>
      <w:marBottom w:val="0"/>
      <w:divBdr>
        <w:top w:val="none" w:sz="0" w:space="0" w:color="auto"/>
        <w:left w:val="none" w:sz="0" w:space="0" w:color="auto"/>
        <w:bottom w:val="none" w:sz="0" w:space="0" w:color="auto"/>
        <w:right w:val="none" w:sz="0" w:space="0" w:color="auto"/>
      </w:divBdr>
    </w:div>
    <w:div w:id="543760073">
      <w:bodyDiv w:val="1"/>
      <w:marLeft w:val="0"/>
      <w:marRight w:val="0"/>
      <w:marTop w:val="0"/>
      <w:marBottom w:val="0"/>
      <w:divBdr>
        <w:top w:val="none" w:sz="0" w:space="0" w:color="auto"/>
        <w:left w:val="none" w:sz="0" w:space="0" w:color="auto"/>
        <w:bottom w:val="none" w:sz="0" w:space="0" w:color="auto"/>
        <w:right w:val="none" w:sz="0" w:space="0" w:color="auto"/>
      </w:divBdr>
    </w:div>
    <w:div w:id="543981081">
      <w:bodyDiv w:val="1"/>
      <w:marLeft w:val="0"/>
      <w:marRight w:val="0"/>
      <w:marTop w:val="0"/>
      <w:marBottom w:val="0"/>
      <w:divBdr>
        <w:top w:val="none" w:sz="0" w:space="0" w:color="auto"/>
        <w:left w:val="none" w:sz="0" w:space="0" w:color="auto"/>
        <w:bottom w:val="none" w:sz="0" w:space="0" w:color="auto"/>
        <w:right w:val="none" w:sz="0" w:space="0" w:color="auto"/>
      </w:divBdr>
    </w:div>
    <w:div w:id="544175976">
      <w:bodyDiv w:val="1"/>
      <w:marLeft w:val="0"/>
      <w:marRight w:val="0"/>
      <w:marTop w:val="0"/>
      <w:marBottom w:val="0"/>
      <w:divBdr>
        <w:top w:val="none" w:sz="0" w:space="0" w:color="auto"/>
        <w:left w:val="none" w:sz="0" w:space="0" w:color="auto"/>
        <w:bottom w:val="none" w:sz="0" w:space="0" w:color="auto"/>
        <w:right w:val="none" w:sz="0" w:space="0" w:color="auto"/>
      </w:divBdr>
    </w:div>
    <w:div w:id="544222715">
      <w:bodyDiv w:val="1"/>
      <w:marLeft w:val="0"/>
      <w:marRight w:val="0"/>
      <w:marTop w:val="0"/>
      <w:marBottom w:val="0"/>
      <w:divBdr>
        <w:top w:val="none" w:sz="0" w:space="0" w:color="auto"/>
        <w:left w:val="none" w:sz="0" w:space="0" w:color="auto"/>
        <w:bottom w:val="none" w:sz="0" w:space="0" w:color="auto"/>
        <w:right w:val="none" w:sz="0" w:space="0" w:color="auto"/>
      </w:divBdr>
    </w:div>
    <w:div w:id="544224145">
      <w:bodyDiv w:val="1"/>
      <w:marLeft w:val="0"/>
      <w:marRight w:val="0"/>
      <w:marTop w:val="0"/>
      <w:marBottom w:val="0"/>
      <w:divBdr>
        <w:top w:val="none" w:sz="0" w:space="0" w:color="auto"/>
        <w:left w:val="none" w:sz="0" w:space="0" w:color="auto"/>
        <w:bottom w:val="none" w:sz="0" w:space="0" w:color="auto"/>
        <w:right w:val="none" w:sz="0" w:space="0" w:color="auto"/>
      </w:divBdr>
    </w:div>
    <w:div w:id="544802092">
      <w:bodyDiv w:val="1"/>
      <w:marLeft w:val="0"/>
      <w:marRight w:val="0"/>
      <w:marTop w:val="0"/>
      <w:marBottom w:val="0"/>
      <w:divBdr>
        <w:top w:val="none" w:sz="0" w:space="0" w:color="auto"/>
        <w:left w:val="none" w:sz="0" w:space="0" w:color="auto"/>
        <w:bottom w:val="none" w:sz="0" w:space="0" w:color="auto"/>
        <w:right w:val="none" w:sz="0" w:space="0" w:color="auto"/>
      </w:divBdr>
    </w:div>
    <w:div w:id="544949268">
      <w:bodyDiv w:val="1"/>
      <w:marLeft w:val="0"/>
      <w:marRight w:val="0"/>
      <w:marTop w:val="0"/>
      <w:marBottom w:val="0"/>
      <w:divBdr>
        <w:top w:val="none" w:sz="0" w:space="0" w:color="auto"/>
        <w:left w:val="none" w:sz="0" w:space="0" w:color="auto"/>
        <w:bottom w:val="none" w:sz="0" w:space="0" w:color="auto"/>
        <w:right w:val="none" w:sz="0" w:space="0" w:color="auto"/>
      </w:divBdr>
    </w:div>
    <w:div w:id="545068898">
      <w:bodyDiv w:val="1"/>
      <w:marLeft w:val="0"/>
      <w:marRight w:val="0"/>
      <w:marTop w:val="0"/>
      <w:marBottom w:val="0"/>
      <w:divBdr>
        <w:top w:val="none" w:sz="0" w:space="0" w:color="auto"/>
        <w:left w:val="none" w:sz="0" w:space="0" w:color="auto"/>
        <w:bottom w:val="none" w:sz="0" w:space="0" w:color="auto"/>
        <w:right w:val="none" w:sz="0" w:space="0" w:color="auto"/>
      </w:divBdr>
    </w:div>
    <w:div w:id="545138599">
      <w:bodyDiv w:val="1"/>
      <w:marLeft w:val="0"/>
      <w:marRight w:val="0"/>
      <w:marTop w:val="0"/>
      <w:marBottom w:val="0"/>
      <w:divBdr>
        <w:top w:val="none" w:sz="0" w:space="0" w:color="auto"/>
        <w:left w:val="none" w:sz="0" w:space="0" w:color="auto"/>
        <w:bottom w:val="none" w:sz="0" w:space="0" w:color="auto"/>
        <w:right w:val="none" w:sz="0" w:space="0" w:color="auto"/>
      </w:divBdr>
    </w:div>
    <w:div w:id="545411569">
      <w:bodyDiv w:val="1"/>
      <w:marLeft w:val="0"/>
      <w:marRight w:val="0"/>
      <w:marTop w:val="0"/>
      <w:marBottom w:val="0"/>
      <w:divBdr>
        <w:top w:val="none" w:sz="0" w:space="0" w:color="auto"/>
        <w:left w:val="none" w:sz="0" w:space="0" w:color="auto"/>
        <w:bottom w:val="none" w:sz="0" w:space="0" w:color="auto"/>
        <w:right w:val="none" w:sz="0" w:space="0" w:color="auto"/>
      </w:divBdr>
    </w:div>
    <w:div w:id="545917007">
      <w:bodyDiv w:val="1"/>
      <w:marLeft w:val="0"/>
      <w:marRight w:val="0"/>
      <w:marTop w:val="0"/>
      <w:marBottom w:val="0"/>
      <w:divBdr>
        <w:top w:val="none" w:sz="0" w:space="0" w:color="auto"/>
        <w:left w:val="none" w:sz="0" w:space="0" w:color="auto"/>
        <w:bottom w:val="none" w:sz="0" w:space="0" w:color="auto"/>
        <w:right w:val="none" w:sz="0" w:space="0" w:color="auto"/>
      </w:divBdr>
    </w:div>
    <w:div w:id="546066614">
      <w:bodyDiv w:val="1"/>
      <w:marLeft w:val="0"/>
      <w:marRight w:val="0"/>
      <w:marTop w:val="0"/>
      <w:marBottom w:val="0"/>
      <w:divBdr>
        <w:top w:val="none" w:sz="0" w:space="0" w:color="auto"/>
        <w:left w:val="none" w:sz="0" w:space="0" w:color="auto"/>
        <w:bottom w:val="none" w:sz="0" w:space="0" w:color="auto"/>
        <w:right w:val="none" w:sz="0" w:space="0" w:color="auto"/>
      </w:divBdr>
    </w:div>
    <w:div w:id="546181532">
      <w:bodyDiv w:val="1"/>
      <w:marLeft w:val="0"/>
      <w:marRight w:val="0"/>
      <w:marTop w:val="0"/>
      <w:marBottom w:val="0"/>
      <w:divBdr>
        <w:top w:val="none" w:sz="0" w:space="0" w:color="auto"/>
        <w:left w:val="none" w:sz="0" w:space="0" w:color="auto"/>
        <w:bottom w:val="none" w:sz="0" w:space="0" w:color="auto"/>
        <w:right w:val="none" w:sz="0" w:space="0" w:color="auto"/>
      </w:divBdr>
    </w:div>
    <w:div w:id="546457722">
      <w:bodyDiv w:val="1"/>
      <w:marLeft w:val="0"/>
      <w:marRight w:val="0"/>
      <w:marTop w:val="0"/>
      <w:marBottom w:val="0"/>
      <w:divBdr>
        <w:top w:val="none" w:sz="0" w:space="0" w:color="auto"/>
        <w:left w:val="none" w:sz="0" w:space="0" w:color="auto"/>
        <w:bottom w:val="none" w:sz="0" w:space="0" w:color="auto"/>
        <w:right w:val="none" w:sz="0" w:space="0" w:color="auto"/>
      </w:divBdr>
    </w:div>
    <w:div w:id="546838409">
      <w:bodyDiv w:val="1"/>
      <w:marLeft w:val="0"/>
      <w:marRight w:val="0"/>
      <w:marTop w:val="0"/>
      <w:marBottom w:val="0"/>
      <w:divBdr>
        <w:top w:val="none" w:sz="0" w:space="0" w:color="auto"/>
        <w:left w:val="none" w:sz="0" w:space="0" w:color="auto"/>
        <w:bottom w:val="none" w:sz="0" w:space="0" w:color="auto"/>
        <w:right w:val="none" w:sz="0" w:space="0" w:color="auto"/>
      </w:divBdr>
    </w:div>
    <w:div w:id="546988190">
      <w:bodyDiv w:val="1"/>
      <w:marLeft w:val="0"/>
      <w:marRight w:val="0"/>
      <w:marTop w:val="0"/>
      <w:marBottom w:val="0"/>
      <w:divBdr>
        <w:top w:val="none" w:sz="0" w:space="0" w:color="auto"/>
        <w:left w:val="none" w:sz="0" w:space="0" w:color="auto"/>
        <w:bottom w:val="none" w:sz="0" w:space="0" w:color="auto"/>
        <w:right w:val="none" w:sz="0" w:space="0" w:color="auto"/>
      </w:divBdr>
    </w:div>
    <w:div w:id="547029234">
      <w:bodyDiv w:val="1"/>
      <w:marLeft w:val="0"/>
      <w:marRight w:val="0"/>
      <w:marTop w:val="0"/>
      <w:marBottom w:val="0"/>
      <w:divBdr>
        <w:top w:val="none" w:sz="0" w:space="0" w:color="auto"/>
        <w:left w:val="none" w:sz="0" w:space="0" w:color="auto"/>
        <w:bottom w:val="none" w:sz="0" w:space="0" w:color="auto"/>
        <w:right w:val="none" w:sz="0" w:space="0" w:color="auto"/>
      </w:divBdr>
    </w:div>
    <w:div w:id="547301481">
      <w:bodyDiv w:val="1"/>
      <w:marLeft w:val="0"/>
      <w:marRight w:val="0"/>
      <w:marTop w:val="0"/>
      <w:marBottom w:val="0"/>
      <w:divBdr>
        <w:top w:val="none" w:sz="0" w:space="0" w:color="auto"/>
        <w:left w:val="none" w:sz="0" w:space="0" w:color="auto"/>
        <w:bottom w:val="none" w:sz="0" w:space="0" w:color="auto"/>
        <w:right w:val="none" w:sz="0" w:space="0" w:color="auto"/>
      </w:divBdr>
    </w:div>
    <w:div w:id="547379125">
      <w:bodyDiv w:val="1"/>
      <w:marLeft w:val="0"/>
      <w:marRight w:val="0"/>
      <w:marTop w:val="0"/>
      <w:marBottom w:val="0"/>
      <w:divBdr>
        <w:top w:val="none" w:sz="0" w:space="0" w:color="auto"/>
        <w:left w:val="none" w:sz="0" w:space="0" w:color="auto"/>
        <w:bottom w:val="none" w:sz="0" w:space="0" w:color="auto"/>
        <w:right w:val="none" w:sz="0" w:space="0" w:color="auto"/>
      </w:divBdr>
    </w:div>
    <w:div w:id="547497393">
      <w:bodyDiv w:val="1"/>
      <w:marLeft w:val="0"/>
      <w:marRight w:val="0"/>
      <w:marTop w:val="0"/>
      <w:marBottom w:val="0"/>
      <w:divBdr>
        <w:top w:val="none" w:sz="0" w:space="0" w:color="auto"/>
        <w:left w:val="none" w:sz="0" w:space="0" w:color="auto"/>
        <w:bottom w:val="none" w:sz="0" w:space="0" w:color="auto"/>
        <w:right w:val="none" w:sz="0" w:space="0" w:color="auto"/>
      </w:divBdr>
    </w:div>
    <w:div w:id="548033478">
      <w:bodyDiv w:val="1"/>
      <w:marLeft w:val="0"/>
      <w:marRight w:val="0"/>
      <w:marTop w:val="0"/>
      <w:marBottom w:val="0"/>
      <w:divBdr>
        <w:top w:val="none" w:sz="0" w:space="0" w:color="auto"/>
        <w:left w:val="none" w:sz="0" w:space="0" w:color="auto"/>
        <w:bottom w:val="none" w:sz="0" w:space="0" w:color="auto"/>
        <w:right w:val="none" w:sz="0" w:space="0" w:color="auto"/>
      </w:divBdr>
    </w:div>
    <w:div w:id="548153102">
      <w:bodyDiv w:val="1"/>
      <w:marLeft w:val="0"/>
      <w:marRight w:val="0"/>
      <w:marTop w:val="0"/>
      <w:marBottom w:val="0"/>
      <w:divBdr>
        <w:top w:val="none" w:sz="0" w:space="0" w:color="auto"/>
        <w:left w:val="none" w:sz="0" w:space="0" w:color="auto"/>
        <w:bottom w:val="none" w:sz="0" w:space="0" w:color="auto"/>
        <w:right w:val="none" w:sz="0" w:space="0" w:color="auto"/>
      </w:divBdr>
    </w:div>
    <w:div w:id="548344623">
      <w:bodyDiv w:val="1"/>
      <w:marLeft w:val="0"/>
      <w:marRight w:val="0"/>
      <w:marTop w:val="0"/>
      <w:marBottom w:val="0"/>
      <w:divBdr>
        <w:top w:val="none" w:sz="0" w:space="0" w:color="auto"/>
        <w:left w:val="none" w:sz="0" w:space="0" w:color="auto"/>
        <w:bottom w:val="none" w:sz="0" w:space="0" w:color="auto"/>
        <w:right w:val="none" w:sz="0" w:space="0" w:color="auto"/>
      </w:divBdr>
    </w:div>
    <w:div w:id="548499240">
      <w:bodyDiv w:val="1"/>
      <w:marLeft w:val="0"/>
      <w:marRight w:val="0"/>
      <w:marTop w:val="0"/>
      <w:marBottom w:val="0"/>
      <w:divBdr>
        <w:top w:val="none" w:sz="0" w:space="0" w:color="auto"/>
        <w:left w:val="none" w:sz="0" w:space="0" w:color="auto"/>
        <w:bottom w:val="none" w:sz="0" w:space="0" w:color="auto"/>
        <w:right w:val="none" w:sz="0" w:space="0" w:color="auto"/>
      </w:divBdr>
    </w:div>
    <w:div w:id="548804451">
      <w:bodyDiv w:val="1"/>
      <w:marLeft w:val="0"/>
      <w:marRight w:val="0"/>
      <w:marTop w:val="0"/>
      <w:marBottom w:val="0"/>
      <w:divBdr>
        <w:top w:val="none" w:sz="0" w:space="0" w:color="auto"/>
        <w:left w:val="none" w:sz="0" w:space="0" w:color="auto"/>
        <w:bottom w:val="none" w:sz="0" w:space="0" w:color="auto"/>
        <w:right w:val="none" w:sz="0" w:space="0" w:color="auto"/>
      </w:divBdr>
    </w:div>
    <w:div w:id="549003440">
      <w:bodyDiv w:val="1"/>
      <w:marLeft w:val="0"/>
      <w:marRight w:val="0"/>
      <w:marTop w:val="0"/>
      <w:marBottom w:val="0"/>
      <w:divBdr>
        <w:top w:val="none" w:sz="0" w:space="0" w:color="auto"/>
        <w:left w:val="none" w:sz="0" w:space="0" w:color="auto"/>
        <w:bottom w:val="none" w:sz="0" w:space="0" w:color="auto"/>
        <w:right w:val="none" w:sz="0" w:space="0" w:color="auto"/>
      </w:divBdr>
    </w:div>
    <w:div w:id="549610011">
      <w:bodyDiv w:val="1"/>
      <w:marLeft w:val="0"/>
      <w:marRight w:val="0"/>
      <w:marTop w:val="0"/>
      <w:marBottom w:val="0"/>
      <w:divBdr>
        <w:top w:val="none" w:sz="0" w:space="0" w:color="auto"/>
        <w:left w:val="none" w:sz="0" w:space="0" w:color="auto"/>
        <w:bottom w:val="none" w:sz="0" w:space="0" w:color="auto"/>
        <w:right w:val="none" w:sz="0" w:space="0" w:color="auto"/>
      </w:divBdr>
    </w:div>
    <w:div w:id="549802525">
      <w:bodyDiv w:val="1"/>
      <w:marLeft w:val="0"/>
      <w:marRight w:val="0"/>
      <w:marTop w:val="0"/>
      <w:marBottom w:val="0"/>
      <w:divBdr>
        <w:top w:val="none" w:sz="0" w:space="0" w:color="auto"/>
        <w:left w:val="none" w:sz="0" w:space="0" w:color="auto"/>
        <w:bottom w:val="none" w:sz="0" w:space="0" w:color="auto"/>
        <w:right w:val="none" w:sz="0" w:space="0" w:color="auto"/>
      </w:divBdr>
    </w:div>
    <w:div w:id="549807546">
      <w:bodyDiv w:val="1"/>
      <w:marLeft w:val="0"/>
      <w:marRight w:val="0"/>
      <w:marTop w:val="0"/>
      <w:marBottom w:val="0"/>
      <w:divBdr>
        <w:top w:val="none" w:sz="0" w:space="0" w:color="auto"/>
        <w:left w:val="none" w:sz="0" w:space="0" w:color="auto"/>
        <w:bottom w:val="none" w:sz="0" w:space="0" w:color="auto"/>
        <w:right w:val="none" w:sz="0" w:space="0" w:color="auto"/>
      </w:divBdr>
    </w:div>
    <w:div w:id="549877521">
      <w:bodyDiv w:val="1"/>
      <w:marLeft w:val="0"/>
      <w:marRight w:val="0"/>
      <w:marTop w:val="0"/>
      <w:marBottom w:val="0"/>
      <w:divBdr>
        <w:top w:val="none" w:sz="0" w:space="0" w:color="auto"/>
        <w:left w:val="none" w:sz="0" w:space="0" w:color="auto"/>
        <w:bottom w:val="none" w:sz="0" w:space="0" w:color="auto"/>
        <w:right w:val="none" w:sz="0" w:space="0" w:color="auto"/>
      </w:divBdr>
    </w:div>
    <w:div w:id="550002805">
      <w:bodyDiv w:val="1"/>
      <w:marLeft w:val="0"/>
      <w:marRight w:val="0"/>
      <w:marTop w:val="0"/>
      <w:marBottom w:val="0"/>
      <w:divBdr>
        <w:top w:val="none" w:sz="0" w:space="0" w:color="auto"/>
        <w:left w:val="none" w:sz="0" w:space="0" w:color="auto"/>
        <w:bottom w:val="none" w:sz="0" w:space="0" w:color="auto"/>
        <w:right w:val="none" w:sz="0" w:space="0" w:color="auto"/>
      </w:divBdr>
    </w:div>
    <w:div w:id="550271634">
      <w:bodyDiv w:val="1"/>
      <w:marLeft w:val="0"/>
      <w:marRight w:val="0"/>
      <w:marTop w:val="0"/>
      <w:marBottom w:val="0"/>
      <w:divBdr>
        <w:top w:val="none" w:sz="0" w:space="0" w:color="auto"/>
        <w:left w:val="none" w:sz="0" w:space="0" w:color="auto"/>
        <w:bottom w:val="none" w:sz="0" w:space="0" w:color="auto"/>
        <w:right w:val="none" w:sz="0" w:space="0" w:color="auto"/>
      </w:divBdr>
    </w:div>
    <w:div w:id="550918483">
      <w:bodyDiv w:val="1"/>
      <w:marLeft w:val="0"/>
      <w:marRight w:val="0"/>
      <w:marTop w:val="0"/>
      <w:marBottom w:val="0"/>
      <w:divBdr>
        <w:top w:val="none" w:sz="0" w:space="0" w:color="auto"/>
        <w:left w:val="none" w:sz="0" w:space="0" w:color="auto"/>
        <w:bottom w:val="none" w:sz="0" w:space="0" w:color="auto"/>
        <w:right w:val="none" w:sz="0" w:space="0" w:color="auto"/>
      </w:divBdr>
    </w:div>
    <w:div w:id="551038721">
      <w:bodyDiv w:val="1"/>
      <w:marLeft w:val="0"/>
      <w:marRight w:val="0"/>
      <w:marTop w:val="0"/>
      <w:marBottom w:val="0"/>
      <w:divBdr>
        <w:top w:val="none" w:sz="0" w:space="0" w:color="auto"/>
        <w:left w:val="none" w:sz="0" w:space="0" w:color="auto"/>
        <w:bottom w:val="none" w:sz="0" w:space="0" w:color="auto"/>
        <w:right w:val="none" w:sz="0" w:space="0" w:color="auto"/>
      </w:divBdr>
    </w:div>
    <w:div w:id="551040335">
      <w:bodyDiv w:val="1"/>
      <w:marLeft w:val="0"/>
      <w:marRight w:val="0"/>
      <w:marTop w:val="0"/>
      <w:marBottom w:val="0"/>
      <w:divBdr>
        <w:top w:val="none" w:sz="0" w:space="0" w:color="auto"/>
        <w:left w:val="none" w:sz="0" w:space="0" w:color="auto"/>
        <w:bottom w:val="none" w:sz="0" w:space="0" w:color="auto"/>
        <w:right w:val="none" w:sz="0" w:space="0" w:color="auto"/>
      </w:divBdr>
    </w:div>
    <w:div w:id="551043751">
      <w:bodyDiv w:val="1"/>
      <w:marLeft w:val="0"/>
      <w:marRight w:val="0"/>
      <w:marTop w:val="0"/>
      <w:marBottom w:val="0"/>
      <w:divBdr>
        <w:top w:val="none" w:sz="0" w:space="0" w:color="auto"/>
        <w:left w:val="none" w:sz="0" w:space="0" w:color="auto"/>
        <w:bottom w:val="none" w:sz="0" w:space="0" w:color="auto"/>
        <w:right w:val="none" w:sz="0" w:space="0" w:color="auto"/>
      </w:divBdr>
    </w:div>
    <w:div w:id="551112568">
      <w:bodyDiv w:val="1"/>
      <w:marLeft w:val="0"/>
      <w:marRight w:val="0"/>
      <w:marTop w:val="0"/>
      <w:marBottom w:val="0"/>
      <w:divBdr>
        <w:top w:val="none" w:sz="0" w:space="0" w:color="auto"/>
        <w:left w:val="none" w:sz="0" w:space="0" w:color="auto"/>
        <w:bottom w:val="none" w:sz="0" w:space="0" w:color="auto"/>
        <w:right w:val="none" w:sz="0" w:space="0" w:color="auto"/>
      </w:divBdr>
    </w:div>
    <w:div w:id="551231840">
      <w:bodyDiv w:val="1"/>
      <w:marLeft w:val="0"/>
      <w:marRight w:val="0"/>
      <w:marTop w:val="0"/>
      <w:marBottom w:val="0"/>
      <w:divBdr>
        <w:top w:val="none" w:sz="0" w:space="0" w:color="auto"/>
        <w:left w:val="none" w:sz="0" w:space="0" w:color="auto"/>
        <w:bottom w:val="none" w:sz="0" w:space="0" w:color="auto"/>
        <w:right w:val="none" w:sz="0" w:space="0" w:color="auto"/>
      </w:divBdr>
    </w:div>
    <w:div w:id="551307274">
      <w:bodyDiv w:val="1"/>
      <w:marLeft w:val="0"/>
      <w:marRight w:val="0"/>
      <w:marTop w:val="0"/>
      <w:marBottom w:val="0"/>
      <w:divBdr>
        <w:top w:val="none" w:sz="0" w:space="0" w:color="auto"/>
        <w:left w:val="none" w:sz="0" w:space="0" w:color="auto"/>
        <w:bottom w:val="none" w:sz="0" w:space="0" w:color="auto"/>
        <w:right w:val="none" w:sz="0" w:space="0" w:color="auto"/>
      </w:divBdr>
    </w:div>
    <w:div w:id="551573692">
      <w:bodyDiv w:val="1"/>
      <w:marLeft w:val="0"/>
      <w:marRight w:val="0"/>
      <w:marTop w:val="0"/>
      <w:marBottom w:val="0"/>
      <w:divBdr>
        <w:top w:val="none" w:sz="0" w:space="0" w:color="auto"/>
        <w:left w:val="none" w:sz="0" w:space="0" w:color="auto"/>
        <w:bottom w:val="none" w:sz="0" w:space="0" w:color="auto"/>
        <w:right w:val="none" w:sz="0" w:space="0" w:color="auto"/>
      </w:divBdr>
    </w:div>
    <w:div w:id="551581376">
      <w:bodyDiv w:val="1"/>
      <w:marLeft w:val="0"/>
      <w:marRight w:val="0"/>
      <w:marTop w:val="0"/>
      <w:marBottom w:val="0"/>
      <w:divBdr>
        <w:top w:val="none" w:sz="0" w:space="0" w:color="auto"/>
        <w:left w:val="none" w:sz="0" w:space="0" w:color="auto"/>
        <w:bottom w:val="none" w:sz="0" w:space="0" w:color="auto"/>
        <w:right w:val="none" w:sz="0" w:space="0" w:color="auto"/>
      </w:divBdr>
    </w:div>
    <w:div w:id="551766888">
      <w:bodyDiv w:val="1"/>
      <w:marLeft w:val="0"/>
      <w:marRight w:val="0"/>
      <w:marTop w:val="0"/>
      <w:marBottom w:val="0"/>
      <w:divBdr>
        <w:top w:val="none" w:sz="0" w:space="0" w:color="auto"/>
        <w:left w:val="none" w:sz="0" w:space="0" w:color="auto"/>
        <w:bottom w:val="none" w:sz="0" w:space="0" w:color="auto"/>
        <w:right w:val="none" w:sz="0" w:space="0" w:color="auto"/>
      </w:divBdr>
    </w:div>
    <w:div w:id="551888213">
      <w:bodyDiv w:val="1"/>
      <w:marLeft w:val="0"/>
      <w:marRight w:val="0"/>
      <w:marTop w:val="0"/>
      <w:marBottom w:val="0"/>
      <w:divBdr>
        <w:top w:val="none" w:sz="0" w:space="0" w:color="auto"/>
        <w:left w:val="none" w:sz="0" w:space="0" w:color="auto"/>
        <w:bottom w:val="none" w:sz="0" w:space="0" w:color="auto"/>
        <w:right w:val="none" w:sz="0" w:space="0" w:color="auto"/>
      </w:divBdr>
    </w:div>
    <w:div w:id="552037289">
      <w:bodyDiv w:val="1"/>
      <w:marLeft w:val="0"/>
      <w:marRight w:val="0"/>
      <w:marTop w:val="0"/>
      <w:marBottom w:val="0"/>
      <w:divBdr>
        <w:top w:val="none" w:sz="0" w:space="0" w:color="auto"/>
        <w:left w:val="none" w:sz="0" w:space="0" w:color="auto"/>
        <w:bottom w:val="none" w:sz="0" w:space="0" w:color="auto"/>
        <w:right w:val="none" w:sz="0" w:space="0" w:color="auto"/>
      </w:divBdr>
    </w:div>
    <w:div w:id="552350868">
      <w:bodyDiv w:val="1"/>
      <w:marLeft w:val="0"/>
      <w:marRight w:val="0"/>
      <w:marTop w:val="0"/>
      <w:marBottom w:val="0"/>
      <w:divBdr>
        <w:top w:val="none" w:sz="0" w:space="0" w:color="auto"/>
        <w:left w:val="none" w:sz="0" w:space="0" w:color="auto"/>
        <w:bottom w:val="none" w:sz="0" w:space="0" w:color="auto"/>
        <w:right w:val="none" w:sz="0" w:space="0" w:color="auto"/>
      </w:divBdr>
    </w:div>
    <w:div w:id="552353135">
      <w:bodyDiv w:val="1"/>
      <w:marLeft w:val="0"/>
      <w:marRight w:val="0"/>
      <w:marTop w:val="0"/>
      <w:marBottom w:val="0"/>
      <w:divBdr>
        <w:top w:val="none" w:sz="0" w:space="0" w:color="auto"/>
        <w:left w:val="none" w:sz="0" w:space="0" w:color="auto"/>
        <w:bottom w:val="none" w:sz="0" w:space="0" w:color="auto"/>
        <w:right w:val="none" w:sz="0" w:space="0" w:color="auto"/>
      </w:divBdr>
    </w:div>
    <w:div w:id="552473836">
      <w:bodyDiv w:val="1"/>
      <w:marLeft w:val="0"/>
      <w:marRight w:val="0"/>
      <w:marTop w:val="0"/>
      <w:marBottom w:val="0"/>
      <w:divBdr>
        <w:top w:val="none" w:sz="0" w:space="0" w:color="auto"/>
        <w:left w:val="none" w:sz="0" w:space="0" w:color="auto"/>
        <w:bottom w:val="none" w:sz="0" w:space="0" w:color="auto"/>
        <w:right w:val="none" w:sz="0" w:space="0" w:color="auto"/>
      </w:divBdr>
    </w:div>
    <w:div w:id="552501070">
      <w:bodyDiv w:val="1"/>
      <w:marLeft w:val="0"/>
      <w:marRight w:val="0"/>
      <w:marTop w:val="0"/>
      <w:marBottom w:val="0"/>
      <w:divBdr>
        <w:top w:val="none" w:sz="0" w:space="0" w:color="auto"/>
        <w:left w:val="none" w:sz="0" w:space="0" w:color="auto"/>
        <w:bottom w:val="none" w:sz="0" w:space="0" w:color="auto"/>
        <w:right w:val="none" w:sz="0" w:space="0" w:color="auto"/>
      </w:divBdr>
    </w:div>
    <w:div w:id="552546702">
      <w:bodyDiv w:val="1"/>
      <w:marLeft w:val="0"/>
      <w:marRight w:val="0"/>
      <w:marTop w:val="0"/>
      <w:marBottom w:val="0"/>
      <w:divBdr>
        <w:top w:val="none" w:sz="0" w:space="0" w:color="auto"/>
        <w:left w:val="none" w:sz="0" w:space="0" w:color="auto"/>
        <w:bottom w:val="none" w:sz="0" w:space="0" w:color="auto"/>
        <w:right w:val="none" w:sz="0" w:space="0" w:color="auto"/>
      </w:divBdr>
    </w:div>
    <w:div w:id="552617509">
      <w:bodyDiv w:val="1"/>
      <w:marLeft w:val="0"/>
      <w:marRight w:val="0"/>
      <w:marTop w:val="0"/>
      <w:marBottom w:val="0"/>
      <w:divBdr>
        <w:top w:val="none" w:sz="0" w:space="0" w:color="auto"/>
        <w:left w:val="none" w:sz="0" w:space="0" w:color="auto"/>
        <w:bottom w:val="none" w:sz="0" w:space="0" w:color="auto"/>
        <w:right w:val="none" w:sz="0" w:space="0" w:color="auto"/>
      </w:divBdr>
    </w:div>
    <w:div w:id="552884420">
      <w:bodyDiv w:val="1"/>
      <w:marLeft w:val="0"/>
      <w:marRight w:val="0"/>
      <w:marTop w:val="0"/>
      <w:marBottom w:val="0"/>
      <w:divBdr>
        <w:top w:val="none" w:sz="0" w:space="0" w:color="auto"/>
        <w:left w:val="none" w:sz="0" w:space="0" w:color="auto"/>
        <w:bottom w:val="none" w:sz="0" w:space="0" w:color="auto"/>
        <w:right w:val="none" w:sz="0" w:space="0" w:color="auto"/>
      </w:divBdr>
    </w:div>
    <w:div w:id="552887613">
      <w:bodyDiv w:val="1"/>
      <w:marLeft w:val="0"/>
      <w:marRight w:val="0"/>
      <w:marTop w:val="0"/>
      <w:marBottom w:val="0"/>
      <w:divBdr>
        <w:top w:val="none" w:sz="0" w:space="0" w:color="auto"/>
        <w:left w:val="none" w:sz="0" w:space="0" w:color="auto"/>
        <w:bottom w:val="none" w:sz="0" w:space="0" w:color="auto"/>
        <w:right w:val="none" w:sz="0" w:space="0" w:color="auto"/>
      </w:divBdr>
    </w:div>
    <w:div w:id="553198903">
      <w:bodyDiv w:val="1"/>
      <w:marLeft w:val="0"/>
      <w:marRight w:val="0"/>
      <w:marTop w:val="0"/>
      <w:marBottom w:val="0"/>
      <w:divBdr>
        <w:top w:val="none" w:sz="0" w:space="0" w:color="auto"/>
        <w:left w:val="none" w:sz="0" w:space="0" w:color="auto"/>
        <w:bottom w:val="none" w:sz="0" w:space="0" w:color="auto"/>
        <w:right w:val="none" w:sz="0" w:space="0" w:color="auto"/>
      </w:divBdr>
    </w:div>
    <w:div w:id="553389884">
      <w:bodyDiv w:val="1"/>
      <w:marLeft w:val="0"/>
      <w:marRight w:val="0"/>
      <w:marTop w:val="0"/>
      <w:marBottom w:val="0"/>
      <w:divBdr>
        <w:top w:val="none" w:sz="0" w:space="0" w:color="auto"/>
        <w:left w:val="none" w:sz="0" w:space="0" w:color="auto"/>
        <w:bottom w:val="none" w:sz="0" w:space="0" w:color="auto"/>
        <w:right w:val="none" w:sz="0" w:space="0" w:color="auto"/>
      </w:divBdr>
    </w:div>
    <w:div w:id="553540048">
      <w:bodyDiv w:val="1"/>
      <w:marLeft w:val="0"/>
      <w:marRight w:val="0"/>
      <w:marTop w:val="0"/>
      <w:marBottom w:val="0"/>
      <w:divBdr>
        <w:top w:val="none" w:sz="0" w:space="0" w:color="auto"/>
        <w:left w:val="none" w:sz="0" w:space="0" w:color="auto"/>
        <w:bottom w:val="none" w:sz="0" w:space="0" w:color="auto"/>
        <w:right w:val="none" w:sz="0" w:space="0" w:color="auto"/>
      </w:divBdr>
    </w:div>
    <w:div w:id="553542754">
      <w:bodyDiv w:val="1"/>
      <w:marLeft w:val="0"/>
      <w:marRight w:val="0"/>
      <w:marTop w:val="0"/>
      <w:marBottom w:val="0"/>
      <w:divBdr>
        <w:top w:val="none" w:sz="0" w:space="0" w:color="auto"/>
        <w:left w:val="none" w:sz="0" w:space="0" w:color="auto"/>
        <w:bottom w:val="none" w:sz="0" w:space="0" w:color="auto"/>
        <w:right w:val="none" w:sz="0" w:space="0" w:color="auto"/>
      </w:divBdr>
    </w:div>
    <w:div w:id="553547488">
      <w:bodyDiv w:val="1"/>
      <w:marLeft w:val="0"/>
      <w:marRight w:val="0"/>
      <w:marTop w:val="0"/>
      <w:marBottom w:val="0"/>
      <w:divBdr>
        <w:top w:val="none" w:sz="0" w:space="0" w:color="auto"/>
        <w:left w:val="none" w:sz="0" w:space="0" w:color="auto"/>
        <w:bottom w:val="none" w:sz="0" w:space="0" w:color="auto"/>
        <w:right w:val="none" w:sz="0" w:space="0" w:color="auto"/>
      </w:divBdr>
    </w:div>
    <w:div w:id="553782284">
      <w:bodyDiv w:val="1"/>
      <w:marLeft w:val="0"/>
      <w:marRight w:val="0"/>
      <w:marTop w:val="0"/>
      <w:marBottom w:val="0"/>
      <w:divBdr>
        <w:top w:val="none" w:sz="0" w:space="0" w:color="auto"/>
        <w:left w:val="none" w:sz="0" w:space="0" w:color="auto"/>
        <w:bottom w:val="none" w:sz="0" w:space="0" w:color="auto"/>
        <w:right w:val="none" w:sz="0" w:space="0" w:color="auto"/>
      </w:divBdr>
    </w:div>
    <w:div w:id="553855818">
      <w:bodyDiv w:val="1"/>
      <w:marLeft w:val="0"/>
      <w:marRight w:val="0"/>
      <w:marTop w:val="0"/>
      <w:marBottom w:val="0"/>
      <w:divBdr>
        <w:top w:val="none" w:sz="0" w:space="0" w:color="auto"/>
        <w:left w:val="none" w:sz="0" w:space="0" w:color="auto"/>
        <w:bottom w:val="none" w:sz="0" w:space="0" w:color="auto"/>
        <w:right w:val="none" w:sz="0" w:space="0" w:color="auto"/>
      </w:divBdr>
    </w:div>
    <w:div w:id="553857705">
      <w:bodyDiv w:val="1"/>
      <w:marLeft w:val="0"/>
      <w:marRight w:val="0"/>
      <w:marTop w:val="0"/>
      <w:marBottom w:val="0"/>
      <w:divBdr>
        <w:top w:val="none" w:sz="0" w:space="0" w:color="auto"/>
        <w:left w:val="none" w:sz="0" w:space="0" w:color="auto"/>
        <w:bottom w:val="none" w:sz="0" w:space="0" w:color="auto"/>
        <w:right w:val="none" w:sz="0" w:space="0" w:color="auto"/>
      </w:divBdr>
    </w:div>
    <w:div w:id="553925666">
      <w:bodyDiv w:val="1"/>
      <w:marLeft w:val="0"/>
      <w:marRight w:val="0"/>
      <w:marTop w:val="0"/>
      <w:marBottom w:val="0"/>
      <w:divBdr>
        <w:top w:val="none" w:sz="0" w:space="0" w:color="auto"/>
        <w:left w:val="none" w:sz="0" w:space="0" w:color="auto"/>
        <w:bottom w:val="none" w:sz="0" w:space="0" w:color="auto"/>
        <w:right w:val="none" w:sz="0" w:space="0" w:color="auto"/>
      </w:divBdr>
    </w:div>
    <w:div w:id="553926451">
      <w:bodyDiv w:val="1"/>
      <w:marLeft w:val="0"/>
      <w:marRight w:val="0"/>
      <w:marTop w:val="0"/>
      <w:marBottom w:val="0"/>
      <w:divBdr>
        <w:top w:val="none" w:sz="0" w:space="0" w:color="auto"/>
        <w:left w:val="none" w:sz="0" w:space="0" w:color="auto"/>
        <w:bottom w:val="none" w:sz="0" w:space="0" w:color="auto"/>
        <w:right w:val="none" w:sz="0" w:space="0" w:color="auto"/>
      </w:divBdr>
    </w:div>
    <w:div w:id="553976997">
      <w:bodyDiv w:val="1"/>
      <w:marLeft w:val="0"/>
      <w:marRight w:val="0"/>
      <w:marTop w:val="0"/>
      <w:marBottom w:val="0"/>
      <w:divBdr>
        <w:top w:val="none" w:sz="0" w:space="0" w:color="auto"/>
        <w:left w:val="none" w:sz="0" w:space="0" w:color="auto"/>
        <w:bottom w:val="none" w:sz="0" w:space="0" w:color="auto"/>
        <w:right w:val="none" w:sz="0" w:space="0" w:color="auto"/>
      </w:divBdr>
    </w:div>
    <w:div w:id="554395012">
      <w:bodyDiv w:val="1"/>
      <w:marLeft w:val="0"/>
      <w:marRight w:val="0"/>
      <w:marTop w:val="0"/>
      <w:marBottom w:val="0"/>
      <w:divBdr>
        <w:top w:val="none" w:sz="0" w:space="0" w:color="auto"/>
        <w:left w:val="none" w:sz="0" w:space="0" w:color="auto"/>
        <w:bottom w:val="none" w:sz="0" w:space="0" w:color="auto"/>
        <w:right w:val="none" w:sz="0" w:space="0" w:color="auto"/>
      </w:divBdr>
    </w:div>
    <w:div w:id="554507058">
      <w:bodyDiv w:val="1"/>
      <w:marLeft w:val="0"/>
      <w:marRight w:val="0"/>
      <w:marTop w:val="0"/>
      <w:marBottom w:val="0"/>
      <w:divBdr>
        <w:top w:val="none" w:sz="0" w:space="0" w:color="auto"/>
        <w:left w:val="none" w:sz="0" w:space="0" w:color="auto"/>
        <w:bottom w:val="none" w:sz="0" w:space="0" w:color="auto"/>
        <w:right w:val="none" w:sz="0" w:space="0" w:color="auto"/>
      </w:divBdr>
    </w:div>
    <w:div w:id="554510400">
      <w:bodyDiv w:val="1"/>
      <w:marLeft w:val="0"/>
      <w:marRight w:val="0"/>
      <w:marTop w:val="0"/>
      <w:marBottom w:val="0"/>
      <w:divBdr>
        <w:top w:val="none" w:sz="0" w:space="0" w:color="auto"/>
        <w:left w:val="none" w:sz="0" w:space="0" w:color="auto"/>
        <w:bottom w:val="none" w:sz="0" w:space="0" w:color="auto"/>
        <w:right w:val="none" w:sz="0" w:space="0" w:color="auto"/>
      </w:divBdr>
    </w:div>
    <w:div w:id="554589835">
      <w:bodyDiv w:val="1"/>
      <w:marLeft w:val="0"/>
      <w:marRight w:val="0"/>
      <w:marTop w:val="0"/>
      <w:marBottom w:val="0"/>
      <w:divBdr>
        <w:top w:val="none" w:sz="0" w:space="0" w:color="auto"/>
        <w:left w:val="none" w:sz="0" w:space="0" w:color="auto"/>
        <w:bottom w:val="none" w:sz="0" w:space="0" w:color="auto"/>
        <w:right w:val="none" w:sz="0" w:space="0" w:color="auto"/>
      </w:divBdr>
    </w:div>
    <w:div w:id="554901159">
      <w:bodyDiv w:val="1"/>
      <w:marLeft w:val="0"/>
      <w:marRight w:val="0"/>
      <w:marTop w:val="0"/>
      <w:marBottom w:val="0"/>
      <w:divBdr>
        <w:top w:val="none" w:sz="0" w:space="0" w:color="auto"/>
        <w:left w:val="none" w:sz="0" w:space="0" w:color="auto"/>
        <w:bottom w:val="none" w:sz="0" w:space="0" w:color="auto"/>
        <w:right w:val="none" w:sz="0" w:space="0" w:color="auto"/>
      </w:divBdr>
    </w:div>
    <w:div w:id="555430576">
      <w:bodyDiv w:val="1"/>
      <w:marLeft w:val="0"/>
      <w:marRight w:val="0"/>
      <w:marTop w:val="0"/>
      <w:marBottom w:val="0"/>
      <w:divBdr>
        <w:top w:val="none" w:sz="0" w:space="0" w:color="auto"/>
        <w:left w:val="none" w:sz="0" w:space="0" w:color="auto"/>
        <w:bottom w:val="none" w:sz="0" w:space="0" w:color="auto"/>
        <w:right w:val="none" w:sz="0" w:space="0" w:color="auto"/>
      </w:divBdr>
    </w:div>
    <w:div w:id="555436358">
      <w:bodyDiv w:val="1"/>
      <w:marLeft w:val="0"/>
      <w:marRight w:val="0"/>
      <w:marTop w:val="0"/>
      <w:marBottom w:val="0"/>
      <w:divBdr>
        <w:top w:val="none" w:sz="0" w:space="0" w:color="auto"/>
        <w:left w:val="none" w:sz="0" w:space="0" w:color="auto"/>
        <w:bottom w:val="none" w:sz="0" w:space="0" w:color="auto"/>
        <w:right w:val="none" w:sz="0" w:space="0" w:color="auto"/>
      </w:divBdr>
    </w:div>
    <w:div w:id="555505258">
      <w:bodyDiv w:val="1"/>
      <w:marLeft w:val="0"/>
      <w:marRight w:val="0"/>
      <w:marTop w:val="0"/>
      <w:marBottom w:val="0"/>
      <w:divBdr>
        <w:top w:val="none" w:sz="0" w:space="0" w:color="auto"/>
        <w:left w:val="none" w:sz="0" w:space="0" w:color="auto"/>
        <w:bottom w:val="none" w:sz="0" w:space="0" w:color="auto"/>
        <w:right w:val="none" w:sz="0" w:space="0" w:color="auto"/>
      </w:divBdr>
    </w:div>
    <w:div w:id="555552659">
      <w:bodyDiv w:val="1"/>
      <w:marLeft w:val="0"/>
      <w:marRight w:val="0"/>
      <w:marTop w:val="0"/>
      <w:marBottom w:val="0"/>
      <w:divBdr>
        <w:top w:val="none" w:sz="0" w:space="0" w:color="auto"/>
        <w:left w:val="none" w:sz="0" w:space="0" w:color="auto"/>
        <w:bottom w:val="none" w:sz="0" w:space="0" w:color="auto"/>
        <w:right w:val="none" w:sz="0" w:space="0" w:color="auto"/>
      </w:divBdr>
    </w:div>
    <w:div w:id="555942026">
      <w:bodyDiv w:val="1"/>
      <w:marLeft w:val="0"/>
      <w:marRight w:val="0"/>
      <w:marTop w:val="0"/>
      <w:marBottom w:val="0"/>
      <w:divBdr>
        <w:top w:val="none" w:sz="0" w:space="0" w:color="auto"/>
        <w:left w:val="none" w:sz="0" w:space="0" w:color="auto"/>
        <w:bottom w:val="none" w:sz="0" w:space="0" w:color="auto"/>
        <w:right w:val="none" w:sz="0" w:space="0" w:color="auto"/>
      </w:divBdr>
    </w:div>
    <w:div w:id="556358491">
      <w:bodyDiv w:val="1"/>
      <w:marLeft w:val="0"/>
      <w:marRight w:val="0"/>
      <w:marTop w:val="0"/>
      <w:marBottom w:val="0"/>
      <w:divBdr>
        <w:top w:val="none" w:sz="0" w:space="0" w:color="auto"/>
        <w:left w:val="none" w:sz="0" w:space="0" w:color="auto"/>
        <w:bottom w:val="none" w:sz="0" w:space="0" w:color="auto"/>
        <w:right w:val="none" w:sz="0" w:space="0" w:color="auto"/>
      </w:divBdr>
    </w:div>
    <w:div w:id="556666797">
      <w:bodyDiv w:val="1"/>
      <w:marLeft w:val="0"/>
      <w:marRight w:val="0"/>
      <w:marTop w:val="0"/>
      <w:marBottom w:val="0"/>
      <w:divBdr>
        <w:top w:val="none" w:sz="0" w:space="0" w:color="auto"/>
        <w:left w:val="none" w:sz="0" w:space="0" w:color="auto"/>
        <w:bottom w:val="none" w:sz="0" w:space="0" w:color="auto"/>
        <w:right w:val="none" w:sz="0" w:space="0" w:color="auto"/>
      </w:divBdr>
    </w:div>
    <w:div w:id="556817747">
      <w:bodyDiv w:val="1"/>
      <w:marLeft w:val="0"/>
      <w:marRight w:val="0"/>
      <w:marTop w:val="0"/>
      <w:marBottom w:val="0"/>
      <w:divBdr>
        <w:top w:val="none" w:sz="0" w:space="0" w:color="auto"/>
        <w:left w:val="none" w:sz="0" w:space="0" w:color="auto"/>
        <w:bottom w:val="none" w:sz="0" w:space="0" w:color="auto"/>
        <w:right w:val="none" w:sz="0" w:space="0" w:color="auto"/>
      </w:divBdr>
    </w:div>
    <w:div w:id="557015348">
      <w:bodyDiv w:val="1"/>
      <w:marLeft w:val="0"/>
      <w:marRight w:val="0"/>
      <w:marTop w:val="0"/>
      <w:marBottom w:val="0"/>
      <w:divBdr>
        <w:top w:val="none" w:sz="0" w:space="0" w:color="auto"/>
        <w:left w:val="none" w:sz="0" w:space="0" w:color="auto"/>
        <w:bottom w:val="none" w:sz="0" w:space="0" w:color="auto"/>
        <w:right w:val="none" w:sz="0" w:space="0" w:color="auto"/>
      </w:divBdr>
    </w:div>
    <w:div w:id="557204921">
      <w:bodyDiv w:val="1"/>
      <w:marLeft w:val="0"/>
      <w:marRight w:val="0"/>
      <w:marTop w:val="0"/>
      <w:marBottom w:val="0"/>
      <w:divBdr>
        <w:top w:val="none" w:sz="0" w:space="0" w:color="auto"/>
        <w:left w:val="none" w:sz="0" w:space="0" w:color="auto"/>
        <w:bottom w:val="none" w:sz="0" w:space="0" w:color="auto"/>
        <w:right w:val="none" w:sz="0" w:space="0" w:color="auto"/>
      </w:divBdr>
    </w:div>
    <w:div w:id="557403375">
      <w:bodyDiv w:val="1"/>
      <w:marLeft w:val="0"/>
      <w:marRight w:val="0"/>
      <w:marTop w:val="0"/>
      <w:marBottom w:val="0"/>
      <w:divBdr>
        <w:top w:val="none" w:sz="0" w:space="0" w:color="auto"/>
        <w:left w:val="none" w:sz="0" w:space="0" w:color="auto"/>
        <w:bottom w:val="none" w:sz="0" w:space="0" w:color="auto"/>
        <w:right w:val="none" w:sz="0" w:space="0" w:color="auto"/>
      </w:divBdr>
    </w:div>
    <w:div w:id="557937198">
      <w:bodyDiv w:val="1"/>
      <w:marLeft w:val="0"/>
      <w:marRight w:val="0"/>
      <w:marTop w:val="0"/>
      <w:marBottom w:val="0"/>
      <w:divBdr>
        <w:top w:val="none" w:sz="0" w:space="0" w:color="auto"/>
        <w:left w:val="none" w:sz="0" w:space="0" w:color="auto"/>
        <w:bottom w:val="none" w:sz="0" w:space="0" w:color="auto"/>
        <w:right w:val="none" w:sz="0" w:space="0" w:color="auto"/>
      </w:divBdr>
    </w:div>
    <w:div w:id="558323649">
      <w:bodyDiv w:val="1"/>
      <w:marLeft w:val="0"/>
      <w:marRight w:val="0"/>
      <w:marTop w:val="0"/>
      <w:marBottom w:val="0"/>
      <w:divBdr>
        <w:top w:val="none" w:sz="0" w:space="0" w:color="auto"/>
        <w:left w:val="none" w:sz="0" w:space="0" w:color="auto"/>
        <w:bottom w:val="none" w:sz="0" w:space="0" w:color="auto"/>
        <w:right w:val="none" w:sz="0" w:space="0" w:color="auto"/>
      </w:divBdr>
    </w:div>
    <w:div w:id="558327197">
      <w:bodyDiv w:val="1"/>
      <w:marLeft w:val="0"/>
      <w:marRight w:val="0"/>
      <w:marTop w:val="0"/>
      <w:marBottom w:val="0"/>
      <w:divBdr>
        <w:top w:val="none" w:sz="0" w:space="0" w:color="auto"/>
        <w:left w:val="none" w:sz="0" w:space="0" w:color="auto"/>
        <w:bottom w:val="none" w:sz="0" w:space="0" w:color="auto"/>
        <w:right w:val="none" w:sz="0" w:space="0" w:color="auto"/>
      </w:divBdr>
    </w:div>
    <w:div w:id="558369293">
      <w:bodyDiv w:val="1"/>
      <w:marLeft w:val="0"/>
      <w:marRight w:val="0"/>
      <w:marTop w:val="0"/>
      <w:marBottom w:val="0"/>
      <w:divBdr>
        <w:top w:val="none" w:sz="0" w:space="0" w:color="auto"/>
        <w:left w:val="none" w:sz="0" w:space="0" w:color="auto"/>
        <w:bottom w:val="none" w:sz="0" w:space="0" w:color="auto"/>
        <w:right w:val="none" w:sz="0" w:space="0" w:color="auto"/>
      </w:divBdr>
    </w:div>
    <w:div w:id="558706809">
      <w:bodyDiv w:val="1"/>
      <w:marLeft w:val="0"/>
      <w:marRight w:val="0"/>
      <w:marTop w:val="0"/>
      <w:marBottom w:val="0"/>
      <w:divBdr>
        <w:top w:val="none" w:sz="0" w:space="0" w:color="auto"/>
        <w:left w:val="none" w:sz="0" w:space="0" w:color="auto"/>
        <w:bottom w:val="none" w:sz="0" w:space="0" w:color="auto"/>
        <w:right w:val="none" w:sz="0" w:space="0" w:color="auto"/>
      </w:divBdr>
    </w:div>
    <w:div w:id="558902719">
      <w:bodyDiv w:val="1"/>
      <w:marLeft w:val="0"/>
      <w:marRight w:val="0"/>
      <w:marTop w:val="0"/>
      <w:marBottom w:val="0"/>
      <w:divBdr>
        <w:top w:val="none" w:sz="0" w:space="0" w:color="auto"/>
        <w:left w:val="none" w:sz="0" w:space="0" w:color="auto"/>
        <w:bottom w:val="none" w:sz="0" w:space="0" w:color="auto"/>
        <w:right w:val="none" w:sz="0" w:space="0" w:color="auto"/>
      </w:divBdr>
    </w:div>
    <w:div w:id="558903293">
      <w:bodyDiv w:val="1"/>
      <w:marLeft w:val="0"/>
      <w:marRight w:val="0"/>
      <w:marTop w:val="0"/>
      <w:marBottom w:val="0"/>
      <w:divBdr>
        <w:top w:val="none" w:sz="0" w:space="0" w:color="auto"/>
        <w:left w:val="none" w:sz="0" w:space="0" w:color="auto"/>
        <w:bottom w:val="none" w:sz="0" w:space="0" w:color="auto"/>
        <w:right w:val="none" w:sz="0" w:space="0" w:color="auto"/>
      </w:divBdr>
    </w:div>
    <w:div w:id="559176220">
      <w:bodyDiv w:val="1"/>
      <w:marLeft w:val="0"/>
      <w:marRight w:val="0"/>
      <w:marTop w:val="0"/>
      <w:marBottom w:val="0"/>
      <w:divBdr>
        <w:top w:val="none" w:sz="0" w:space="0" w:color="auto"/>
        <w:left w:val="none" w:sz="0" w:space="0" w:color="auto"/>
        <w:bottom w:val="none" w:sz="0" w:space="0" w:color="auto"/>
        <w:right w:val="none" w:sz="0" w:space="0" w:color="auto"/>
      </w:divBdr>
    </w:div>
    <w:div w:id="559367581">
      <w:bodyDiv w:val="1"/>
      <w:marLeft w:val="0"/>
      <w:marRight w:val="0"/>
      <w:marTop w:val="0"/>
      <w:marBottom w:val="0"/>
      <w:divBdr>
        <w:top w:val="none" w:sz="0" w:space="0" w:color="auto"/>
        <w:left w:val="none" w:sz="0" w:space="0" w:color="auto"/>
        <w:bottom w:val="none" w:sz="0" w:space="0" w:color="auto"/>
        <w:right w:val="none" w:sz="0" w:space="0" w:color="auto"/>
      </w:divBdr>
    </w:div>
    <w:div w:id="559824621">
      <w:bodyDiv w:val="1"/>
      <w:marLeft w:val="0"/>
      <w:marRight w:val="0"/>
      <w:marTop w:val="0"/>
      <w:marBottom w:val="0"/>
      <w:divBdr>
        <w:top w:val="none" w:sz="0" w:space="0" w:color="auto"/>
        <w:left w:val="none" w:sz="0" w:space="0" w:color="auto"/>
        <w:bottom w:val="none" w:sz="0" w:space="0" w:color="auto"/>
        <w:right w:val="none" w:sz="0" w:space="0" w:color="auto"/>
      </w:divBdr>
    </w:div>
    <w:div w:id="559904333">
      <w:bodyDiv w:val="1"/>
      <w:marLeft w:val="0"/>
      <w:marRight w:val="0"/>
      <w:marTop w:val="0"/>
      <w:marBottom w:val="0"/>
      <w:divBdr>
        <w:top w:val="none" w:sz="0" w:space="0" w:color="auto"/>
        <w:left w:val="none" w:sz="0" w:space="0" w:color="auto"/>
        <w:bottom w:val="none" w:sz="0" w:space="0" w:color="auto"/>
        <w:right w:val="none" w:sz="0" w:space="0" w:color="auto"/>
      </w:divBdr>
    </w:div>
    <w:div w:id="560092776">
      <w:bodyDiv w:val="1"/>
      <w:marLeft w:val="0"/>
      <w:marRight w:val="0"/>
      <w:marTop w:val="0"/>
      <w:marBottom w:val="0"/>
      <w:divBdr>
        <w:top w:val="none" w:sz="0" w:space="0" w:color="auto"/>
        <w:left w:val="none" w:sz="0" w:space="0" w:color="auto"/>
        <w:bottom w:val="none" w:sz="0" w:space="0" w:color="auto"/>
        <w:right w:val="none" w:sz="0" w:space="0" w:color="auto"/>
      </w:divBdr>
    </w:div>
    <w:div w:id="560093552">
      <w:bodyDiv w:val="1"/>
      <w:marLeft w:val="0"/>
      <w:marRight w:val="0"/>
      <w:marTop w:val="0"/>
      <w:marBottom w:val="0"/>
      <w:divBdr>
        <w:top w:val="none" w:sz="0" w:space="0" w:color="auto"/>
        <w:left w:val="none" w:sz="0" w:space="0" w:color="auto"/>
        <w:bottom w:val="none" w:sz="0" w:space="0" w:color="auto"/>
        <w:right w:val="none" w:sz="0" w:space="0" w:color="auto"/>
      </w:divBdr>
    </w:div>
    <w:div w:id="560554690">
      <w:bodyDiv w:val="1"/>
      <w:marLeft w:val="0"/>
      <w:marRight w:val="0"/>
      <w:marTop w:val="0"/>
      <w:marBottom w:val="0"/>
      <w:divBdr>
        <w:top w:val="none" w:sz="0" w:space="0" w:color="auto"/>
        <w:left w:val="none" w:sz="0" w:space="0" w:color="auto"/>
        <w:bottom w:val="none" w:sz="0" w:space="0" w:color="auto"/>
        <w:right w:val="none" w:sz="0" w:space="0" w:color="auto"/>
      </w:divBdr>
    </w:div>
    <w:div w:id="560602574">
      <w:bodyDiv w:val="1"/>
      <w:marLeft w:val="0"/>
      <w:marRight w:val="0"/>
      <w:marTop w:val="0"/>
      <w:marBottom w:val="0"/>
      <w:divBdr>
        <w:top w:val="none" w:sz="0" w:space="0" w:color="auto"/>
        <w:left w:val="none" w:sz="0" w:space="0" w:color="auto"/>
        <w:bottom w:val="none" w:sz="0" w:space="0" w:color="auto"/>
        <w:right w:val="none" w:sz="0" w:space="0" w:color="auto"/>
      </w:divBdr>
    </w:div>
    <w:div w:id="560754750">
      <w:bodyDiv w:val="1"/>
      <w:marLeft w:val="0"/>
      <w:marRight w:val="0"/>
      <w:marTop w:val="0"/>
      <w:marBottom w:val="0"/>
      <w:divBdr>
        <w:top w:val="none" w:sz="0" w:space="0" w:color="auto"/>
        <w:left w:val="none" w:sz="0" w:space="0" w:color="auto"/>
        <w:bottom w:val="none" w:sz="0" w:space="0" w:color="auto"/>
        <w:right w:val="none" w:sz="0" w:space="0" w:color="auto"/>
      </w:divBdr>
    </w:div>
    <w:div w:id="560940399">
      <w:bodyDiv w:val="1"/>
      <w:marLeft w:val="0"/>
      <w:marRight w:val="0"/>
      <w:marTop w:val="0"/>
      <w:marBottom w:val="0"/>
      <w:divBdr>
        <w:top w:val="none" w:sz="0" w:space="0" w:color="auto"/>
        <w:left w:val="none" w:sz="0" w:space="0" w:color="auto"/>
        <w:bottom w:val="none" w:sz="0" w:space="0" w:color="auto"/>
        <w:right w:val="none" w:sz="0" w:space="0" w:color="auto"/>
      </w:divBdr>
    </w:div>
    <w:div w:id="561133528">
      <w:bodyDiv w:val="1"/>
      <w:marLeft w:val="0"/>
      <w:marRight w:val="0"/>
      <w:marTop w:val="0"/>
      <w:marBottom w:val="0"/>
      <w:divBdr>
        <w:top w:val="none" w:sz="0" w:space="0" w:color="auto"/>
        <w:left w:val="none" w:sz="0" w:space="0" w:color="auto"/>
        <w:bottom w:val="none" w:sz="0" w:space="0" w:color="auto"/>
        <w:right w:val="none" w:sz="0" w:space="0" w:color="auto"/>
      </w:divBdr>
    </w:div>
    <w:div w:id="561259130">
      <w:bodyDiv w:val="1"/>
      <w:marLeft w:val="0"/>
      <w:marRight w:val="0"/>
      <w:marTop w:val="0"/>
      <w:marBottom w:val="0"/>
      <w:divBdr>
        <w:top w:val="none" w:sz="0" w:space="0" w:color="auto"/>
        <w:left w:val="none" w:sz="0" w:space="0" w:color="auto"/>
        <w:bottom w:val="none" w:sz="0" w:space="0" w:color="auto"/>
        <w:right w:val="none" w:sz="0" w:space="0" w:color="auto"/>
      </w:divBdr>
    </w:div>
    <w:div w:id="561333709">
      <w:bodyDiv w:val="1"/>
      <w:marLeft w:val="0"/>
      <w:marRight w:val="0"/>
      <w:marTop w:val="0"/>
      <w:marBottom w:val="0"/>
      <w:divBdr>
        <w:top w:val="none" w:sz="0" w:space="0" w:color="auto"/>
        <w:left w:val="none" w:sz="0" w:space="0" w:color="auto"/>
        <w:bottom w:val="none" w:sz="0" w:space="0" w:color="auto"/>
        <w:right w:val="none" w:sz="0" w:space="0" w:color="auto"/>
      </w:divBdr>
    </w:div>
    <w:div w:id="561333965">
      <w:bodyDiv w:val="1"/>
      <w:marLeft w:val="0"/>
      <w:marRight w:val="0"/>
      <w:marTop w:val="0"/>
      <w:marBottom w:val="0"/>
      <w:divBdr>
        <w:top w:val="none" w:sz="0" w:space="0" w:color="auto"/>
        <w:left w:val="none" w:sz="0" w:space="0" w:color="auto"/>
        <w:bottom w:val="none" w:sz="0" w:space="0" w:color="auto"/>
        <w:right w:val="none" w:sz="0" w:space="0" w:color="auto"/>
      </w:divBdr>
    </w:div>
    <w:div w:id="561402225">
      <w:bodyDiv w:val="1"/>
      <w:marLeft w:val="0"/>
      <w:marRight w:val="0"/>
      <w:marTop w:val="0"/>
      <w:marBottom w:val="0"/>
      <w:divBdr>
        <w:top w:val="none" w:sz="0" w:space="0" w:color="auto"/>
        <w:left w:val="none" w:sz="0" w:space="0" w:color="auto"/>
        <w:bottom w:val="none" w:sz="0" w:space="0" w:color="auto"/>
        <w:right w:val="none" w:sz="0" w:space="0" w:color="auto"/>
      </w:divBdr>
    </w:div>
    <w:div w:id="561449090">
      <w:bodyDiv w:val="1"/>
      <w:marLeft w:val="0"/>
      <w:marRight w:val="0"/>
      <w:marTop w:val="0"/>
      <w:marBottom w:val="0"/>
      <w:divBdr>
        <w:top w:val="none" w:sz="0" w:space="0" w:color="auto"/>
        <w:left w:val="none" w:sz="0" w:space="0" w:color="auto"/>
        <w:bottom w:val="none" w:sz="0" w:space="0" w:color="auto"/>
        <w:right w:val="none" w:sz="0" w:space="0" w:color="auto"/>
      </w:divBdr>
    </w:div>
    <w:div w:id="561722316">
      <w:bodyDiv w:val="1"/>
      <w:marLeft w:val="0"/>
      <w:marRight w:val="0"/>
      <w:marTop w:val="0"/>
      <w:marBottom w:val="0"/>
      <w:divBdr>
        <w:top w:val="none" w:sz="0" w:space="0" w:color="auto"/>
        <w:left w:val="none" w:sz="0" w:space="0" w:color="auto"/>
        <w:bottom w:val="none" w:sz="0" w:space="0" w:color="auto"/>
        <w:right w:val="none" w:sz="0" w:space="0" w:color="auto"/>
      </w:divBdr>
    </w:div>
    <w:div w:id="561790558">
      <w:bodyDiv w:val="1"/>
      <w:marLeft w:val="0"/>
      <w:marRight w:val="0"/>
      <w:marTop w:val="0"/>
      <w:marBottom w:val="0"/>
      <w:divBdr>
        <w:top w:val="none" w:sz="0" w:space="0" w:color="auto"/>
        <w:left w:val="none" w:sz="0" w:space="0" w:color="auto"/>
        <w:bottom w:val="none" w:sz="0" w:space="0" w:color="auto"/>
        <w:right w:val="none" w:sz="0" w:space="0" w:color="auto"/>
      </w:divBdr>
    </w:div>
    <w:div w:id="561791938">
      <w:bodyDiv w:val="1"/>
      <w:marLeft w:val="0"/>
      <w:marRight w:val="0"/>
      <w:marTop w:val="0"/>
      <w:marBottom w:val="0"/>
      <w:divBdr>
        <w:top w:val="none" w:sz="0" w:space="0" w:color="auto"/>
        <w:left w:val="none" w:sz="0" w:space="0" w:color="auto"/>
        <w:bottom w:val="none" w:sz="0" w:space="0" w:color="auto"/>
        <w:right w:val="none" w:sz="0" w:space="0" w:color="auto"/>
      </w:divBdr>
    </w:div>
    <w:div w:id="561866761">
      <w:bodyDiv w:val="1"/>
      <w:marLeft w:val="0"/>
      <w:marRight w:val="0"/>
      <w:marTop w:val="0"/>
      <w:marBottom w:val="0"/>
      <w:divBdr>
        <w:top w:val="none" w:sz="0" w:space="0" w:color="auto"/>
        <w:left w:val="none" w:sz="0" w:space="0" w:color="auto"/>
        <w:bottom w:val="none" w:sz="0" w:space="0" w:color="auto"/>
        <w:right w:val="none" w:sz="0" w:space="0" w:color="auto"/>
      </w:divBdr>
    </w:div>
    <w:div w:id="562183143">
      <w:bodyDiv w:val="1"/>
      <w:marLeft w:val="0"/>
      <w:marRight w:val="0"/>
      <w:marTop w:val="0"/>
      <w:marBottom w:val="0"/>
      <w:divBdr>
        <w:top w:val="none" w:sz="0" w:space="0" w:color="auto"/>
        <w:left w:val="none" w:sz="0" w:space="0" w:color="auto"/>
        <w:bottom w:val="none" w:sz="0" w:space="0" w:color="auto"/>
        <w:right w:val="none" w:sz="0" w:space="0" w:color="auto"/>
      </w:divBdr>
    </w:div>
    <w:div w:id="562184937">
      <w:bodyDiv w:val="1"/>
      <w:marLeft w:val="0"/>
      <w:marRight w:val="0"/>
      <w:marTop w:val="0"/>
      <w:marBottom w:val="0"/>
      <w:divBdr>
        <w:top w:val="none" w:sz="0" w:space="0" w:color="auto"/>
        <w:left w:val="none" w:sz="0" w:space="0" w:color="auto"/>
        <w:bottom w:val="none" w:sz="0" w:space="0" w:color="auto"/>
        <w:right w:val="none" w:sz="0" w:space="0" w:color="auto"/>
      </w:divBdr>
    </w:div>
    <w:div w:id="562453671">
      <w:bodyDiv w:val="1"/>
      <w:marLeft w:val="0"/>
      <w:marRight w:val="0"/>
      <w:marTop w:val="0"/>
      <w:marBottom w:val="0"/>
      <w:divBdr>
        <w:top w:val="none" w:sz="0" w:space="0" w:color="auto"/>
        <w:left w:val="none" w:sz="0" w:space="0" w:color="auto"/>
        <w:bottom w:val="none" w:sz="0" w:space="0" w:color="auto"/>
        <w:right w:val="none" w:sz="0" w:space="0" w:color="auto"/>
      </w:divBdr>
    </w:div>
    <w:div w:id="562520205">
      <w:bodyDiv w:val="1"/>
      <w:marLeft w:val="0"/>
      <w:marRight w:val="0"/>
      <w:marTop w:val="0"/>
      <w:marBottom w:val="0"/>
      <w:divBdr>
        <w:top w:val="none" w:sz="0" w:space="0" w:color="auto"/>
        <w:left w:val="none" w:sz="0" w:space="0" w:color="auto"/>
        <w:bottom w:val="none" w:sz="0" w:space="0" w:color="auto"/>
        <w:right w:val="none" w:sz="0" w:space="0" w:color="auto"/>
      </w:divBdr>
    </w:div>
    <w:div w:id="562567070">
      <w:bodyDiv w:val="1"/>
      <w:marLeft w:val="0"/>
      <w:marRight w:val="0"/>
      <w:marTop w:val="0"/>
      <w:marBottom w:val="0"/>
      <w:divBdr>
        <w:top w:val="none" w:sz="0" w:space="0" w:color="auto"/>
        <w:left w:val="none" w:sz="0" w:space="0" w:color="auto"/>
        <w:bottom w:val="none" w:sz="0" w:space="0" w:color="auto"/>
        <w:right w:val="none" w:sz="0" w:space="0" w:color="auto"/>
      </w:divBdr>
    </w:div>
    <w:div w:id="562571100">
      <w:bodyDiv w:val="1"/>
      <w:marLeft w:val="0"/>
      <w:marRight w:val="0"/>
      <w:marTop w:val="0"/>
      <w:marBottom w:val="0"/>
      <w:divBdr>
        <w:top w:val="none" w:sz="0" w:space="0" w:color="auto"/>
        <w:left w:val="none" w:sz="0" w:space="0" w:color="auto"/>
        <w:bottom w:val="none" w:sz="0" w:space="0" w:color="auto"/>
        <w:right w:val="none" w:sz="0" w:space="0" w:color="auto"/>
      </w:divBdr>
    </w:div>
    <w:div w:id="562911020">
      <w:bodyDiv w:val="1"/>
      <w:marLeft w:val="0"/>
      <w:marRight w:val="0"/>
      <w:marTop w:val="0"/>
      <w:marBottom w:val="0"/>
      <w:divBdr>
        <w:top w:val="none" w:sz="0" w:space="0" w:color="auto"/>
        <w:left w:val="none" w:sz="0" w:space="0" w:color="auto"/>
        <w:bottom w:val="none" w:sz="0" w:space="0" w:color="auto"/>
        <w:right w:val="none" w:sz="0" w:space="0" w:color="auto"/>
      </w:divBdr>
    </w:div>
    <w:div w:id="562912428">
      <w:bodyDiv w:val="1"/>
      <w:marLeft w:val="0"/>
      <w:marRight w:val="0"/>
      <w:marTop w:val="0"/>
      <w:marBottom w:val="0"/>
      <w:divBdr>
        <w:top w:val="none" w:sz="0" w:space="0" w:color="auto"/>
        <w:left w:val="none" w:sz="0" w:space="0" w:color="auto"/>
        <w:bottom w:val="none" w:sz="0" w:space="0" w:color="auto"/>
        <w:right w:val="none" w:sz="0" w:space="0" w:color="auto"/>
      </w:divBdr>
    </w:div>
    <w:div w:id="562984309">
      <w:bodyDiv w:val="1"/>
      <w:marLeft w:val="0"/>
      <w:marRight w:val="0"/>
      <w:marTop w:val="0"/>
      <w:marBottom w:val="0"/>
      <w:divBdr>
        <w:top w:val="none" w:sz="0" w:space="0" w:color="auto"/>
        <w:left w:val="none" w:sz="0" w:space="0" w:color="auto"/>
        <w:bottom w:val="none" w:sz="0" w:space="0" w:color="auto"/>
        <w:right w:val="none" w:sz="0" w:space="0" w:color="auto"/>
      </w:divBdr>
    </w:div>
    <w:div w:id="562986063">
      <w:bodyDiv w:val="1"/>
      <w:marLeft w:val="0"/>
      <w:marRight w:val="0"/>
      <w:marTop w:val="0"/>
      <w:marBottom w:val="0"/>
      <w:divBdr>
        <w:top w:val="none" w:sz="0" w:space="0" w:color="auto"/>
        <w:left w:val="none" w:sz="0" w:space="0" w:color="auto"/>
        <w:bottom w:val="none" w:sz="0" w:space="0" w:color="auto"/>
        <w:right w:val="none" w:sz="0" w:space="0" w:color="auto"/>
      </w:divBdr>
    </w:div>
    <w:div w:id="563491057">
      <w:bodyDiv w:val="1"/>
      <w:marLeft w:val="0"/>
      <w:marRight w:val="0"/>
      <w:marTop w:val="0"/>
      <w:marBottom w:val="0"/>
      <w:divBdr>
        <w:top w:val="none" w:sz="0" w:space="0" w:color="auto"/>
        <w:left w:val="none" w:sz="0" w:space="0" w:color="auto"/>
        <w:bottom w:val="none" w:sz="0" w:space="0" w:color="auto"/>
        <w:right w:val="none" w:sz="0" w:space="0" w:color="auto"/>
      </w:divBdr>
    </w:div>
    <w:div w:id="563879414">
      <w:bodyDiv w:val="1"/>
      <w:marLeft w:val="0"/>
      <w:marRight w:val="0"/>
      <w:marTop w:val="0"/>
      <w:marBottom w:val="0"/>
      <w:divBdr>
        <w:top w:val="none" w:sz="0" w:space="0" w:color="auto"/>
        <w:left w:val="none" w:sz="0" w:space="0" w:color="auto"/>
        <w:bottom w:val="none" w:sz="0" w:space="0" w:color="auto"/>
        <w:right w:val="none" w:sz="0" w:space="0" w:color="auto"/>
      </w:divBdr>
    </w:div>
    <w:div w:id="563957214">
      <w:bodyDiv w:val="1"/>
      <w:marLeft w:val="0"/>
      <w:marRight w:val="0"/>
      <w:marTop w:val="0"/>
      <w:marBottom w:val="0"/>
      <w:divBdr>
        <w:top w:val="none" w:sz="0" w:space="0" w:color="auto"/>
        <w:left w:val="none" w:sz="0" w:space="0" w:color="auto"/>
        <w:bottom w:val="none" w:sz="0" w:space="0" w:color="auto"/>
        <w:right w:val="none" w:sz="0" w:space="0" w:color="auto"/>
      </w:divBdr>
    </w:div>
    <w:div w:id="564222448">
      <w:bodyDiv w:val="1"/>
      <w:marLeft w:val="0"/>
      <w:marRight w:val="0"/>
      <w:marTop w:val="0"/>
      <w:marBottom w:val="0"/>
      <w:divBdr>
        <w:top w:val="none" w:sz="0" w:space="0" w:color="auto"/>
        <w:left w:val="none" w:sz="0" w:space="0" w:color="auto"/>
        <w:bottom w:val="none" w:sz="0" w:space="0" w:color="auto"/>
        <w:right w:val="none" w:sz="0" w:space="0" w:color="auto"/>
      </w:divBdr>
    </w:div>
    <w:div w:id="564267529">
      <w:bodyDiv w:val="1"/>
      <w:marLeft w:val="0"/>
      <w:marRight w:val="0"/>
      <w:marTop w:val="0"/>
      <w:marBottom w:val="0"/>
      <w:divBdr>
        <w:top w:val="none" w:sz="0" w:space="0" w:color="auto"/>
        <w:left w:val="none" w:sz="0" w:space="0" w:color="auto"/>
        <w:bottom w:val="none" w:sz="0" w:space="0" w:color="auto"/>
        <w:right w:val="none" w:sz="0" w:space="0" w:color="auto"/>
      </w:divBdr>
    </w:div>
    <w:div w:id="564344122">
      <w:bodyDiv w:val="1"/>
      <w:marLeft w:val="0"/>
      <w:marRight w:val="0"/>
      <w:marTop w:val="0"/>
      <w:marBottom w:val="0"/>
      <w:divBdr>
        <w:top w:val="none" w:sz="0" w:space="0" w:color="auto"/>
        <w:left w:val="none" w:sz="0" w:space="0" w:color="auto"/>
        <w:bottom w:val="none" w:sz="0" w:space="0" w:color="auto"/>
        <w:right w:val="none" w:sz="0" w:space="0" w:color="auto"/>
      </w:divBdr>
    </w:div>
    <w:div w:id="564412505">
      <w:bodyDiv w:val="1"/>
      <w:marLeft w:val="0"/>
      <w:marRight w:val="0"/>
      <w:marTop w:val="0"/>
      <w:marBottom w:val="0"/>
      <w:divBdr>
        <w:top w:val="none" w:sz="0" w:space="0" w:color="auto"/>
        <w:left w:val="none" w:sz="0" w:space="0" w:color="auto"/>
        <w:bottom w:val="none" w:sz="0" w:space="0" w:color="auto"/>
        <w:right w:val="none" w:sz="0" w:space="0" w:color="auto"/>
      </w:divBdr>
    </w:div>
    <w:div w:id="564534902">
      <w:bodyDiv w:val="1"/>
      <w:marLeft w:val="0"/>
      <w:marRight w:val="0"/>
      <w:marTop w:val="0"/>
      <w:marBottom w:val="0"/>
      <w:divBdr>
        <w:top w:val="none" w:sz="0" w:space="0" w:color="auto"/>
        <w:left w:val="none" w:sz="0" w:space="0" w:color="auto"/>
        <w:bottom w:val="none" w:sz="0" w:space="0" w:color="auto"/>
        <w:right w:val="none" w:sz="0" w:space="0" w:color="auto"/>
      </w:divBdr>
    </w:div>
    <w:div w:id="564680833">
      <w:bodyDiv w:val="1"/>
      <w:marLeft w:val="0"/>
      <w:marRight w:val="0"/>
      <w:marTop w:val="0"/>
      <w:marBottom w:val="0"/>
      <w:divBdr>
        <w:top w:val="none" w:sz="0" w:space="0" w:color="auto"/>
        <w:left w:val="none" w:sz="0" w:space="0" w:color="auto"/>
        <w:bottom w:val="none" w:sz="0" w:space="0" w:color="auto"/>
        <w:right w:val="none" w:sz="0" w:space="0" w:color="auto"/>
      </w:divBdr>
      <w:divsChild>
        <w:div w:id="1540627896">
          <w:marLeft w:val="0"/>
          <w:marRight w:val="0"/>
          <w:marTop w:val="0"/>
          <w:marBottom w:val="0"/>
          <w:divBdr>
            <w:top w:val="none" w:sz="0" w:space="0" w:color="auto"/>
            <w:left w:val="none" w:sz="0" w:space="0" w:color="auto"/>
            <w:bottom w:val="none" w:sz="0" w:space="0" w:color="auto"/>
            <w:right w:val="none" w:sz="0" w:space="0" w:color="auto"/>
          </w:divBdr>
          <w:divsChild>
            <w:div w:id="18536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30049">
      <w:bodyDiv w:val="1"/>
      <w:marLeft w:val="0"/>
      <w:marRight w:val="0"/>
      <w:marTop w:val="0"/>
      <w:marBottom w:val="0"/>
      <w:divBdr>
        <w:top w:val="none" w:sz="0" w:space="0" w:color="auto"/>
        <w:left w:val="none" w:sz="0" w:space="0" w:color="auto"/>
        <w:bottom w:val="none" w:sz="0" w:space="0" w:color="auto"/>
        <w:right w:val="none" w:sz="0" w:space="0" w:color="auto"/>
      </w:divBdr>
    </w:div>
    <w:div w:id="565338393">
      <w:bodyDiv w:val="1"/>
      <w:marLeft w:val="0"/>
      <w:marRight w:val="0"/>
      <w:marTop w:val="0"/>
      <w:marBottom w:val="0"/>
      <w:divBdr>
        <w:top w:val="none" w:sz="0" w:space="0" w:color="auto"/>
        <w:left w:val="none" w:sz="0" w:space="0" w:color="auto"/>
        <w:bottom w:val="none" w:sz="0" w:space="0" w:color="auto"/>
        <w:right w:val="none" w:sz="0" w:space="0" w:color="auto"/>
      </w:divBdr>
    </w:div>
    <w:div w:id="565576667">
      <w:bodyDiv w:val="1"/>
      <w:marLeft w:val="0"/>
      <w:marRight w:val="0"/>
      <w:marTop w:val="0"/>
      <w:marBottom w:val="0"/>
      <w:divBdr>
        <w:top w:val="none" w:sz="0" w:space="0" w:color="auto"/>
        <w:left w:val="none" w:sz="0" w:space="0" w:color="auto"/>
        <w:bottom w:val="none" w:sz="0" w:space="0" w:color="auto"/>
        <w:right w:val="none" w:sz="0" w:space="0" w:color="auto"/>
      </w:divBdr>
    </w:div>
    <w:div w:id="565721717">
      <w:bodyDiv w:val="1"/>
      <w:marLeft w:val="0"/>
      <w:marRight w:val="0"/>
      <w:marTop w:val="0"/>
      <w:marBottom w:val="0"/>
      <w:divBdr>
        <w:top w:val="none" w:sz="0" w:space="0" w:color="auto"/>
        <w:left w:val="none" w:sz="0" w:space="0" w:color="auto"/>
        <w:bottom w:val="none" w:sz="0" w:space="0" w:color="auto"/>
        <w:right w:val="none" w:sz="0" w:space="0" w:color="auto"/>
      </w:divBdr>
    </w:div>
    <w:div w:id="566108219">
      <w:bodyDiv w:val="1"/>
      <w:marLeft w:val="0"/>
      <w:marRight w:val="0"/>
      <w:marTop w:val="0"/>
      <w:marBottom w:val="0"/>
      <w:divBdr>
        <w:top w:val="none" w:sz="0" w:space="0" w:color="auto"/>
        <w:left w:val="none" w:sz="0" w:space="0" w:color="auto"/>
        <w:bottom w:val="none" w:sz="0" w:space="0" w:color="auto"/>
        <w:right w:val="none" w:sz="0" w:space="0" w:color="auto"/>
      </w:divBdr>
    </w:div>
    <w:div w:id="566261949">
      <w:bodyDiv w:val="1"/>
      <w:marLeft w:val="0"/>
      <w:marRight w:val="0"/>
      <w:marTop w:val="0"/>
      <w:marBottom w:val="0"/>
      <w:divBdr>
        <w:top w:val="none" w:sz="0" w:space="0" w:color="auto"/>
        <w:left w:val="none" w:sz="0" w:space="0" w:color="auto"/>
        <w:bottom w:val="none" w:sz="0" w:space="0" w:color="auto"/>
        <w:right w:val="none" w:sz="0" w:space="0" w:color="auto"/>
      </w:divBdr>
    </w:div>
    <w:div w:id="566304619">
      <w:bodyDiv w:val="1"/>
      <w:marLeft w:val="0"/>
      <w:marRight w:val="0"/>
      <w:marTop w:val="0"/>
      <w:marBottom w:val="0"/>
      <w:divBdr>
        <w:top w:val="none" w:sz="0" w:space="0" w:color="auto"/>
        <w:left w:val="none" w:sz="0" w:space="0" w:color="auto"/>
        <w:bottom w:val="none" w:sz="0" w:space="0" w:color="auto"/>
        <w:right w:val="none" w:sz="0" w:space="0" w:color="auto"/>
      </w:divBdr>
    </w:div>
    <w:div w:id="566651238">
      <w:bodyDiv w:val="1"/>
      <w:marLeft w:val="0"/>
      <w:marRight w:val="0"/>
      <w:marTop w:val="0"/>
      <w:marBottom w:val="0"/>
      <w:divBdr>
        <w:top w:val="none" w:sz="0" w:space="0" w:color="auto"/>
        <w:left w:val="none" w:sz="0" w:space="0" w:color="auto"/>
        <w:bottom w:val="none" w:sz="0" w:space="0" w:color="auto"/>
        <w:right w:val="none" w:sz="0" w:space="0" w:color="auto"/>
      </w:divBdr>
    </w:div>
    <w:div w:id="566962660">
      <w:bodyDiv w:val="1"/>
      <w:marLeft w:val="0"/>
      <w:marRight w:val="0"/>
      <w:marTop w:val="0"/>
      <w:marBottom w:val="0"/>
      <w:divBdr>
        <w:top w:val="none" w:sz="0" w:space="0" w:color="auto"/>
        <w:left w:val="none" w:sz="0" w:space="0" w:color="auto"/>
        <w:bottom w:val="none" w:sz="0" w:space="0" w:color="auto"/>
        <w:right w:val="none" w:sz="0" w:space="0" w:color="auto"/>
      </w:divBdr>
    </w:div>
    <w:div w:id="567153135">
      <w:bodyDiv w:val="1"/>
      <w:marLeft w:val="0"/>
      <w:marRight w:val="0"/>
      <w:marTop w:val="0"/>
      <w:marBottom w:val="0"/>
      <w:divBdr>
        <w:top w:val="none" w:sz="0" w:space="0" w:color="auto"/>
        <w:left w:val="none" w:sz="0" w:space="0" w:color="auto"/>
        <w:bottom w:val="none" w:sz="0" w:space="0" w:color="auto"/>
        <w:right w:val="none" w:sz="0" w:space="0" w:color="auto"/>
      </w:divBdr>
    </w:div>
    <w:div w:id="567157312">
      <w:bodyDiv w:val="1"/>
      <w:marLeft w:val="0"/>
      <w:marRight w:val="0"/>
      <w:marTop w:val="0"/>
      <w:marBottom w:val="0"/>
      <w:divBdr>
        <w:top w:val="none" w:sz="0" w:space="0" w:color="auto"/>
        <w:left w:val="none" w:sz="0" w:space="0" w:color="auto"/>
        <w:bottom w:val="none" w:sz="0" w:space="0" w:color="auto"/>
        <w:right w:val="none" w:sz="0" w:space="0" w:color="auto"/>
      </w:divBdr>
    </w:div>
    <w:div w:id="567301011">
      <w:bodyDiv w:val="1"/>
      <w:marLeft w:val="0"/>
      <w:marRight w:val="0"/>
      <w:marTop w:val="0"/>
      <w:marBottom w:val="0"/>
      <w:divBdr>
        <w:top w:val="none" w:sz="0" w:space="0" w:color="auto"/>
        <w:left w:val="none" w:sz="0" w:space="0" w:color="auto"/>
        <w:bottom w:val="none" w:sz="0" w:space="0" w:color="auto"/>
        <w:right w:val="none" w:sz="0" w:space="0" w:color="auto"/>
      </w:divBdr>
    </w:div>
    <w:div w:id="567376026">
      <w:bodyDiv w:val="1"/>
      <w:marLeft w:val="0"/>
      <w:marRight w:val="0"/>
      <w:marTop w:val="0"/>
      <w:marBottom w:val="0"/>
      <w:divBdr>
        <w:top w:val="none" w:sz="0" w:space="0" w:color="auto"/>
        <w:left w:val="none" w:sz="0" w:space="0" w:color="auto"/>
        <w:bottom w:val="none" w:sz="0" w:space="0" w:color="auto"/>
        <w:right w:val="none" w:sz="0" w:space="0" w:color="auto"/>
      </w:divBdr>
    </w:div>
    <w:div w:id="567420452">
      <w:bodyDiv w:val="1"/>
      <w:marLeft w:val="0"/>
      <w:marRight w:val="0"/>
      <w:marTop w:val="0"/>
      <w:marBottom w:val="0"/>
      <w:divBdr>
        <w:top w:val="none" w:sz="0" w:space="0" w:color="auto"/>
        <w:left w:val="none" w:sz="0" w:space="0" w:color="auto"/>
        <w:bottom w:val="none" w:sz="0" w:space="0" w:color="auto"/>
        <w:right w:val="none" w:sz="0" w:space="0" w:color="auto"/>
      </w:divBdr>
    </w:div>
    <w:div w:id="567496168">
      <w:bodyDiv w:val="1"/>
      <w:marLeft w:val="0"/>
      <w:marRight w:val="0"/>
      <w:marTop w:val="0"/>
      <w:marBottom w:val="0"/>
      <w:divBdr>
        <w:top w:val="none" w:sz="0" w:space="0" w:color="auto"/>
        <w:left w:val="none" w:sz="0" w:space="0" w:color="auto"/>
        <w:bottom w:val="none" w:sz="0" w:space="0" w:color="auto"/>
        <w:right w:val="none" w:sz="0" w:space="0" w:color="auto"/>
      </w:divBdr>
    </w:div>
    <w:div w:id="567542260">
      <w:bodyDiv w:val="1"/>
      <w:marLeft w:val="0"/>
      <w:marRight w:val="0"/>
      <w:marTop w:val="0"/>
      <w:marBottom w:val="0"/>
      <w:divBdr>
        <w:top w:val="none" w:sz="0" w:space="0" w:color="auto"/>
        <w:left w:val="none" w:sz="0" w:space="0" w:color="auto"/>
        <w:bottom w:val="none" w:sz="0" w:space="0" w:color="auto"/>
        <w:right w:val="none" w:sz="0" w:space="0" w:color="auto"/>
      </w:divBdr>
    </w:div>
    <w:div w:id="567570216">
      <w:bodyDiv w:val="1"/>
      <w:marLeft w:val="0"/>
      <w:marRight w:val="0"/>
      <w:marTop w:val="0"/>
      <w:marBottom w:val="0"/>
      <w:divBdr>
        <w:top w:val="none" w:sz="0" w:space="0" w:color="auto"/>
        <w:left w:val="none" w:sz="0" w:space="0" w:color="auto"/>
        <w:bottom w:val="none" w:sz="0" w:space="0" w:color="auto"/>
        <w:right w:val="none" w:sz="0" w:space="0" w:color="auto"/>
      </w:divBdr>
    </w:div>
    <w:div w:id="567690312">
      <w:bodyDiv w:val="1"/>
      <w:marLeft w:val="0"/>
      <w:marRight w:val="0"/>
      <w:marTop w:val="0"/>
      <w:marBottom w:val="0"/>
      <w:divBdr>
        <w:top w:val="none" w:sz="0" w:space="0" w:color="auto"/>
        <w:left w:val="none" w:sz="0" w:space="0" w:color="auto"/>
        <w:bottom w:val="none" w:sz="0" w:space="0" w:color="auto"/>
        <w:right w:val="none" w:sz="0" w:space="0" w:color="auto"/>
      </w:divBdr>
    </w:div>
    <w:div w:id="567885833">
      <w:bodyDiv w:val="1"/>
      <w:marLeft w:val="0"/>
      <w:marRight w:val="0"/>
      <w:marTop w:val="0"/>
      <w:marBottom w:val="0"/>
      <w:divBdr>
        <w:top w:val="none" w:sz="0" w:space="0" w:color="auto"/>
        <w:left w:val="none" w:sz="0" w:space="0" w:color="auto"/>
        <w:bottom w:val="none" w:sz="0" w:space="0" w:color="auto"/>
        <w:right w:val="none" w:sz="0" w:space="0" w:color="auto"/>
      </w:divBdr>
    </w:div>
    <w:div w:id="568151155">
      <w:bodyDiv w:val="1"/>
      <w:marLeft w:val="0"/>
      <w:marRight w:val="0"/>
      <w:marTop w:val="0"/>
      <w:marBottom w:val="0"/>
      <w:divBdr>
        <w:top w:val="none" w:sz="0" w:space="0" w:color="auto"/>
        <w:left w:val="none" w:sz="0" w:space="0" w:color="auto"/>
        <w:bottom w:val="none" w:sz="0" w:space="0" w:color="auto"/>
        <w:right w:val="none" w:sz="0" w:space="0" w:color="auto"/>
      </w:divBdr>
    </w:div>
    <w:div w:id="568154759">
      <w:bodyDiv w:val="1"/>
      <w:marLeft w:val="0"/>
      <w:marRight w:val="0"/>
      <w:marTop w:val="0"/>
      <w:marBottom w:val="0"/>
      <w:divBdr>
        <w:top w:val="none" w:sz="0" w:space="0" w:color="auto"/>
        <w:left w:val="none" w:sz="0" w:space="0" w:color="auto"/>
        <w:bottom w:val="none" w:sz="0" w:space="0" w:color="auto"/>
        <w:right w:val="none" w:sz="0" w:space="0" w:color="auto"/>
      </w:divBdr>
    </w:div>
    <w:div w:id="568198791">
      <w:bodyDiv w:val="1"/>
      <w:marLeft w:val="0"/>
      <w:marRight w:val="0"/>
      <w:marTop w:val="0"/>
      <w:marBottom w:val="0"/>
      <w:divBdr>
        <w:top w:val="none" w:sz="0" w:space="0" w:color="auto"/>
        <w:left w:val="none" w:sz="0" w:space="0" w:color="auto"/>
        <w:bottom w:val="none" w:sz="0" w:space="0" w:color="auto"/>
        <w:right w:val="none" w:sz="0" w:space="0" w:color="auto"/>
      </w:divBdr>
    </w:div>
    <w:div w:id="568223703">
      <w:bodyDiv w:val="1"/>
      <w:marLeft w:val="0"/>
      <w:marRight w:val="0"/>
      <w:marTop w:val="0"/>
      <w:marBottom w:val="0"/>
      <w:divBdr>
        <w:top w:val="none" w:sz="0" w:space="0" w:color="auto"/>
        <w:left w:val="none" w:sz="0" w:space="0" w:color="auto"/>
        <w:bottom w:val="none" w:sz="0" w:space="0" w:color="auto"/>
        <w:right w:val="none" w:sz="0" w:space="0" w:color="auto"/>
      </w:divBdr>
    </w:div>
    <w:div w:id="568423695">
      <w:bodyDiv w:val="1"/>
      <w:marLeft w:val="0"/>
      <w:marRight w:val="0"/>
      <w:marTop w:val="0"/>
      <w:marBottom w:val="0"/>
      <w:divBdr>
        <w:top w:val="none" w:sz="0" w:space="0" w:color="auto"/>
        <w:left w:val="none" w:sz="0" w:space="0" w:color="auto"/>
        <w:bottom w:val="none" w:sz="0" w:space="0" w:color="auto"/>
        <w:right w:val="none" w:sz="0" w:space="0" w:color="auto"/>
      </w:divBdr>
    </w:div>
    <w:div w:id="568467005">
      <w:bodyDiv w:val="1"/>
      <w:marLeft w:val="0"/>
      <w:marRight w:val="0"/>
      <w:marTop w:val="0"/>
      <w:marBottom w:val="0"/>
      <w:divBdr>
        <w:top w:val="none" w:sz="0" w:space="0" w:color="auto"/>
        <w:left w:val="none" w:sz="0" w:space="0" w:color="auto"/>
        <w:bottom w:val="none" w:sz="0" w:space="0" w:color="auto"/>
        <w:right w:val="none" w:sz="0" w:space="0" w:color="auto"/>
      </w:divBdr>
    </w:div>
    <w:div w:id="568688042">
      <w:bodyDiv w:val="1"/>
      <w:marLeft w:val="0"/>
      <w:marRight w:val="0"/>
      <w:marTop w:val="0"/>
      <w:marBottom w:val="0"/>
      <w:divBdr>
        <w:top w:val="none" w:sz="0" w:space="0" w:color="auto"/>
        <w:left w:val="none" w:sz="0" w:space="0" w:color="auto"/>
        <w:bottom w:val="none" w:sz="0" w:space="0" w:color="auto"/>
        <w:right w:val="none" w:sz="0" w:space="0" w:color="auto"/>
      </w:divBdr>
    </w:div>
    <w:div w:id="569081625">
      <w:bodyDiv w:val="1"/>
      <w:marLeft w:val="0"/>
      <w:marRight w:val="0"/>
      <w:marTop w:val="0"/>
      <w:marBottom w:val="0"/>
      <w:divBdr>
        <w:top w:val="none" w:sz="0" w:space="0" w:color="auto"/>
        <w:left w:val="none" w:sz="0" w:space="0" w:color="auto"/>
        <w:bottom w:val="none" w:sz="0" w:space="0" w:color="auto"/>
        <w:right w:val="none" w:sz="0" w:space="0" w:color="auto"/>
      </w:divBdr>
    </w:div>
    <w:div w:id="569114803">
      <w:bodyDiv w:val="1"/>
      <w:marLeft w:val="0"/>
      <w:marRight w:val="0"/>
      <w:marTop w:val="0"/>
      <w:marBottom w:val="0"/>
      <w:divBdr>
        <w:top w:val="none" w:sz="0" w:space="0" w:color="auto"/>
        <w:left w:val="none" w:sz="0" w:space="0" w:color="auto"/>
        <w:bottom w:val="none" w:sz="0" w:space="0" w:color="auto"/>
        <w:right w:val="none" w:sz="0" w:space="0" w:color="auto"/>
      </w:divBdr>
    </w:div>
    <w:div w:id="569199133">
      <w:bodyDiv w:val="1"/>
      <w:marLeft w:val="0"/>
      <w:marRight w:val="0"/>
      <w:marTop w:val="0"/>
      <w:marBottom w:val="0"/>
      <w:divBdr>
        <w:top w:val="none" w:sz="0" w:space="0" w:color="auto"/>
        <w:left w:val="none" w:sz="0" w:space="0" w:color="auto"/>
        <w:bottom w:val="none" w:sz="0" w:space="0" w:color="auto"/>
        <w:right w:val="none" w:sz="0" w:space="0" w:color="auto"/>
      </w:divBdr>
    </w:div>
    <w:div w:id="569537887">
      <w:bodyDiv w:val="1"/>
      <w:marLeft w:val="0"/>
      <w:marRight w:val="0"/>
      <w:marTop w:val="0"/>
      <w:marBottom w:val="0"/>
      <w:divBdr>
        <w:top w:val="none" w:sz="0" w:space="0" w:color="auto"/>
        <w:left w:val="none" w:sz="0" w:space="0" w:color="auto"/>
        <w:bottom w:val="none" w:sz="0" w:space="0" w:color="auto"/>
        <w:right w:val="none" w:sz="0" w:space="0" w:color="auto"/>
      </w:divBdr>
    </w:div>
    <w:div w:id="569659556">
      <w:bodyDiv w:val="1"/>
      <w:marLeft w:val="0"/>
      <w:marRight w:val="0"/>
      <w:marTop w:val="0"/>
      <w:marBottom w:val="0"/>
      <w:divBdr>
        <w:top w:val="none" w:sz="0" w:space="0" w:color="auto"/>
        <w:left w:val="none" w:sz="0" w:space="0" w:color="auto"/>
        <w:bottom w:val="none" w:sz="0" w:space="0" w:color="auto"/>
        <w:right w:val="none" w:sz="0" w:space="0" w:color="auto"/>
      </w:divBdr>
    </w:div>
    <w:div w:id="569735815">
      <w:bodyDiv w:val="1"/>
      <w:marLeft w:val="0"/>
      <w:marRight w:val="0"/>
      <w:marTop w:val="0"/>
      <w:marBottom w:val="0"/>
      <w:divBdr>
        <w:top w:val="none" w:sz="0" w:space="0" w:color="auto"/>
        <w:left w:val="none" w:sz="0" w:space="0" w:color="auto"/>
        <w:bottom w:val="none" w:sz="0" w:space="0" w:color="auto"/>
        <w:right w:val="none" w:sz="0" w:space="0" w:color="auto"/>
      </w:divBdr>
    </w:div>
    <w:div w:id="569927371">
      <w:bodyDiv w:val="1"/>
      <w:marLeft w:val="0"/>
      <w:marRight w:val="0"/>
      <w:marTop w:val="0"/>
      <w:marBottom w:val="0"/>
      <w:divBdr>
        <w:top w:val="none" w:sz="0" w:space="0" w:color="auto"/>
        <w:left w:val="none" w:sz="0" w:space="0" w:color="auto"/>
        <w:bottom w:val="none" w:sz="0" w:space="0" w:color="auto"/>
        <w:right w:val="none" w:sz="0" w:space="0" w:color="auto"/>
      </w:divBdr>
    </w:div>
    <w:div w:id="569998246">
      <w:bodyDiv w:val="1"/>
      <w:marLeft w:val="0"/>
      <w:marRight w:val="0"/>
      <w:marTop w:val="0"/>
      <w:marBottom w:val="0"/>
      <w:divBdr>
        <w:top w:val="none" w:sz="0" w:space="0" w:color="auto"/>
        <w:left w:val="none" w:sz="0" w:space="0" w:color="auto"/>
        <w:bottom w:val="none" w:sz="0" w:space="0" w:color="auto"/>
        <w:right w:val="none" w:sz="0" w:space="0" w:color="auto"/>
      </w:divBdr>
    </w:div>
    <w:div w:id="570042863">
      <w:bodyDiv w:val="1"/>
      <w:marLeft w:val="0"/>
      <w:marRight w:val="0"/>
      <w:marTop w:val="0"/>
      <w:marBottom w:val="0"/>
      <w:divBdr>
        <w:top w:val="none" w:sz="0" w:space="0" w:color="auto"/>
        <w:left w:val="none" w:sz="0" w:space="0" w:color="auto"/>
        <w:bottom w:val="none" w:sz="0" w:space="0" w:color="auto"/>
        <w:right w:val="none" w:sz="0" w:space="0" w:color="auto"/>
      </w:divBdr>
    </w:div>
    <w:div w:id="570114003">
      <w:bodyDiv w:val="1"/>
      <w:marLeft w:val="0"/>
      <w:marRight w:val="0"/>
      <w:marTop w:val="0"/>
      <w:marBottom w:val="0"/>
      <w:divBdr>
        <w:top w:val="none" w:sz="0" w:space="0" w:color="auto"/>
        <w:left w:val="none" w:sz="0" w:space="0" w:color="auto"/>
        <w:bottom w:val="none" w:sz="0" w:space="0" w:color="auto"/>
        <w:right w:val="none" w:sz="0" w:space="0" w:color="auto"/>
      </w:divBdr>
    </w:div>
    <w:div w:id="570114792">
      <w:bodyDiv w:val="1"/>
      <w:marLeft w:val="0"/>
      <w:marRight w:val="0"/>
      <w:marTop w:val="0"/>
      <w:marBottom w:val="0"/>
      <w:divBdr>
        <w:top w:val="none" w:sz="0" w:space="0" w:color="auto"/>
        <w:left w:val="none" w:sz="0" w:space="0" w:color="auto"/>
        <w:bottom w:val="none" w:sz="0" w:space="0" w:color="auto"/>
        <w:right w:val="none" w:sz="0" w:space="0" w:color="auto"/>
      </w:divBdr>
    </w:div>
    <w:div w:id="570122005">
      <w:bodyDiv w:val="1"/>
      <w:marLeft w:val="0"/>
      <w:marRight w:val="0"/>
      <w:marTop w:val="0"/>
      <w:marBottom w:val="0"/>
      <w:divBdr>
        <w:top w:val="none" w:sz="0" w:space="0" w:color="auto"/>
        <w:left w:val="none" w:sz="0" w:space="0" w:color="auto"/>
        <w:bottom w:val="none" w:sz="0" w:space="0" w:color="auto"/>
        <w:right w:val="none" w:sz="0" w:space="0" w:color="auto"/>
      </w:divBdr>
    </w:div>
    <w:div w:id="570429380">
      <w:bodyDiv w:val="1"/>
      <w:marLeft w:val="0"/>
      <w:marRight w:val="0"/>
      <w:marTop w:val="0"/>
      <w:marBottom w:val="0"/>
      <w:divBdr>
        <w:top w:val="none" w:sz="0" w:space="0" w:color="auto"/>
        <w:left w:val="none" w:sz="0" w:space="0" w:color="auto"/>
        <w:bottom w:val="none" w:sz="0" w:space="0" w:color="auto"/>
        <w:right w:val="none" w:sz="0" w:space="0" w:color="auto"/>
      </w:divBdr>
    </w:div>
    <w:div w:id="571039796">
      <w:bodyDiv w:val="1"/>
      <w:marLeft w:val="0"/>
      <w:marRight w:val="0"/>
      <w:marTop w:val="0"/>
      <w:marBottom w:val="0"/>
      <w:divBdr>
        <w:top w:val="none" w:sz="0" w:space="0" w:color="auto"/>
        <w:left w:val="none" w:sz="0" w:space="0" w:color="auto"/>
        <w:bottom w:val="none" w:sz="0" w:space="0" w:color="auto"/>
        <w:right w:val="none" w:sz="0" w:space="0" w:color="auto"/>
      </w:divBdr>
    </w:div>
    <w:div w:id="571232616">
      <w:bodyDiv w:val="1"/>
      <w:marLeft w:val="0"/>
      <w:marRight w:val="0"/>
      <w:marTop w:val="0"/>
      <w:marBottom w:val="0"/>
      <w:divBdr>
        <w:top w:val="none" w:sz="0" w:space="0" w:color="auto"/>
        <w:left w:val="none" w:sz="0" w:space="0" w:color="auto"/>
        <w:bottom w:val="none" w:sz="0" w:space="0" w:color="auto"/>
        <w:right w:val="none" w:sz="0" w:space="0" w:color="auto"/>
      </w:divBdr>
    </w:div>
    <w:div w:id="571278179">
      <w:bodyDiv w:val="1"/>
      <w:marLeft w:val="0"/>
      <w:marRight w:val="0"/>
      <w:marTop w:val="0"/>
      <w:marBottom w:val="0"/>
      <w:divBdr>
        <w:top w:val="none" w:sz="0" w:space="0" w:color="auto"/>
        <w:left w:val="none" w:sz="0" w:space="0" w:color="auto"/>
        <w:bottom w:val="none" w:sz="0" w:space="0" w:color="auto"/>
        <w:right w:val="none" w:sz="0" w:space="0" w:color="auto"/>
      </w:divBdr>
    </w:div>
    <w:div w:id="571352760">
      <w:bodyDiv w:val="1"/>
      <w:marLeft w:val="0"/>
      <w:marRight w:val="0"/>
      <w:marTop w:val="0"/>
      <w:marBottom w:val="0"/>
      <w:divBdr>
        <w:top w:val="none" w:sz="0" w:space="0" w:color="auto"/>
        <w:left w:val="none" w:sz="0" w:space="0" w:color="auto"/>
        <w:bottom w:val="none" w:sz="0" w:space="0" w:color="auto"/>
        <w:right w:val="none" w:sz="0" w:space="0" w:color="auto"/>
      </w:divBdr>
    </w:div>
    <w:div w:id="571357531">
      <w:bodyDiv w:val="1"/>
      <w:marLeft w:val="0"/>
      <w:marRight w:val="0"/>
      <w:marTop w:val="0"/>
      <w:marBottom w:val="0"/>
      <w:divBdr>
        <w:top w:val="none" w:sz="0" w:space="0" w:color="auto"/>
        <w:left w:val="none" w:sz="0" w:space="0" w:color="auto"/>
        <w:bottom w:val="none" w:sz="0" w:space="0" w:color="auto"/>
        <w:right w:val="none" w:sz="0" w:space="0" w:color="auto"/>
      </w:divBdr>
    </w:div>
    <w:div w:id="571738644">
      <w:bodyDiv w:val="1"/>
      <w:marLeft w:val="0"/>
      <w:marRight w:val="0"/>
      <w:marTop w:val="0"/>
      <w:marBottom w:val="0"/>
      <w:divBdr>
        <w:top w:val="none" w:sz="0" w:space="0" w:color="auto"/>
        <w:left w:val="none" w:sz="0" w:space="0" w:color="auto"/>
        <w:bottom w:val="none" w:sz="0" w:space="0" w:color="auto"/>
        <w:right w:val="none" w:sz="0" w:space="0" w:color="auto"/>
      </w:divBdr>
    </w:div>
    <w:div w:id="571937119">
      <w:bodyDiv w:val="1"/>
      <w:marLeft w:val="0"/>
      <w:marRight w:val="0"/>
      <w:marTop w:val="0"/>
      <w:marBottom w:val="0"/>
      <w:divBdr>
        <w:top w:val="none" w:sz="0" w:space="0" w:color="auto"/>
        <w:left w:val="none" w:sz="0" w:space="0" w:color="auto"/>
        <w:bottom w:val="none" w:sz="0" w:space="0" w:color="auto"/>
        <w:right w:val="none" w:sz="0" w:space="0" w:color="auto"/>
      </w:divBdr>
    </w:div>
    <w:div w:id="572471589">
      <w:bodyDiv w:val="1"/>
      <w:marLeft w:val="0"/>
      <w:marRight w:val="0"/>
      <w:marTop w:val="0"/>
      <w:marBottom w:val="0"/>
      <w:divBdr>
        <w:top w:val="none" w:sz="0" w:space="0" w:color="auto"/>
        <w:left w:val="none" w:sz="0" w:space="0" w:color="auto"/>
        <w:bottom w:val="none" w:sz="0" w:space="0" w:color="auto"/>
        <w:right w:val="none" w:sz="0" w:space="0" w:color="auto"/>
      </w:divBdr>
    </w:div>
    <w:div w:id="572474586">
      <w:bodyDiv w:val="1"/>
      <w:marLeft w:val="0"/>
      <w:marRight w:val="0"/>
      <w:marTop w:val="0"/>
      <w:marBottom w:val="0"/>
      <w:divBdr>
        <w:top w:val="none" w:sz="0" w:space="0" w:color="auto"/>
        <w:left w:val="none" w:sz="0" w:space="0" w:color="auto"/>
        <w:bottom w:val="none" w:sz="0" w:space="0" w:color="auto"/>
        <w:right w:val="none" w:sz="0" w:space="0" w:color="auto"/>
      </w:divBdr>
    </w:div>
    <w:div w:id="572588863">
      <w:bodyDiv w:val="1"/>
      <w:marLeft w:val="0"/>
      <w:marRight w:val="0"/>
      <w:marTop w:val="0"/>
      <w:marBottom w:val="0"/>
      <w:divBdr>
        <w:top w:val="none" w:sz="0" w:space="0" w:color="auto"/>
        <w:left w:val="none" w:sz="0" w:space="0" w:color="auto"/>
        <w:bottom w:val="none" w:sz="0" w:space="0" w:color="auto"/>
        <w:right w:val="none" w:sz="0" w:space="0" w:color="auto"/>
      </w:divBdr>
    </w:div>
    <w:div w:id="573199939">
      <w:bodyDiv w:val="1"/>
      <w:marLeft w:val="0"/>
      <w:marRight w:val="0"/>
      <w:marTop w:val="0"/>
      <w:marBottom w:val="0"/>
      <w:divBdr>
        <w:top w:val="none" w:sz="0" w:space="0" w:color="auto"/>
        <w:left w:val="none" w:sz="0" w:space="0" w:color="auto"/>
        <w:bottom w:val="none" w:sz="0" w:space="0" w:color="auto"/>
        <w:right w:val="none" w:sz="0" w:space="0" w:color="auto"/>
      </w:divBdr>
    </w:div>
    <w:div w:id="573247743">
      <w:bodyDiv w:val="1"/>
      <w:marLeft w:val="0"/>
      <w:marRight w:val="0"/>
      <w:marTop w:val="0"/>
      <w:marBottom w:val="0"/>
      <w:divBdr>
        <w:top w:val="none" w:sz="0" w:space="0" w:color="auto"/>
        <w:left w:val="none" w:sz="0" w:space="0" w:color="auto"/>
        <w:bottom w:val="none" w:sz="0" w:space="0" w:color="auto"/>
        <w:right w:val="none" w:sz="0" w:space="0" w:color="auto"/>
      </w:divBdr>
    </w:div>
    <w:div w:id="573274600">
      <w:bodyDiv w:val="1"/>
      <w:marLeft w:val="0"/>
      <w:marRight w:val="0"/>
      <w:marTop w:val="0"/>
      <w:marBottom w:val="0"/>
      <w:divBdr>
        <w:top w:val="none" w:sz="0" w:space="0" w:color="auto"/>
        <w:left w:val="none" w:sz="0" w:space="0" w:color="auto"/>
        <w:bottom w:val="none" w:sz="0" w:space="0" w:color="auto"/>
        <w:right w:val="none" w:sz="0" w:space="0" w:color="auto"/>
      </w:divBdr>
    </w:div>
    <w:div w:id="573274918">
      <w:bodyDiv w:val="1"/>
      <w:marLeft w:val="0"/>
      <w:marRight w:val="0"/>
      <w:marTop w:val="0"/>
      <w:marBottom w:val="0"/>
      <w:divBdr>
        <w:top w:val="none" w:sz="0" w:space="0" w:color="auto"/>
        <w:left w:val="none" w:sz="0" w:space="0" w:color="auto"/>
        <w:bottom w:val="none" w:sz="0" w:space="0" w:color="auto"/>
        <w:right w:val="none" w:sz="0" w:space="0" w:color="auto"/>
      </w:divBdr>
    </w:div>
    <w:div w:id="573316135">
      <w:bodyDiv w:val="1"/>
      <w:marLeft w:val="0"/>
      <w:marRight w:val="0"/>
      <w:marTop w:val="0"/>
      <w:marBottom w:val="0"/>
      <w:divBdr>
        <w:top w:val="none" w:sz="0" w:space="0" w:color="auto"/>
        <w:left w:val="none" w:sz="0" w:space="0" w:color="auto"/>
        <w:bottom w:val="none" w:sz="0" w:space="0" w:color="auto"/>
        <w:right w:val="none" w:sz="0" w:space="0" w:color="auto"/>
      </w:divBdr>
    </w:div>
    <w:div w:id="573390592">
      <w:bodyDiv w:val="1"/>
      <w:marLeft w:val="0"/>
      <w:marRight w:val="0"/>
      <w:marTop w:val="0"/>
      <w:marBottom w:val="0"/>
      <w:divBdr>
        <w:top w:val="none" w:sz="0" w:space="0" w:color="auto"/>
        <w:left w:val="none" w:sz="0" w:space="0" w:color="auto"/>
        <w:bottom w:val="none" w:sz="0" w:space="0" w:color="auto"/>
        <w:right w:val="none" w:sz="0" w:space="0" w:color="auto"/>
      </w:divBdr>
    </w:div>
    <w:div w:id="573860152">
      <w:bodyDiv w:val="1"/>
      <w:marLeft w:val="0"/>
      <w:marRight w:val="0"/>
      <w:marTop w:val="0"/>
      <w:marBottom w:val="0"/>
      <w:divBdr>
        <w:top w:val="none" w:sz="0" w:space="0" w:color="auto"/>
        <w:left w:val="none" w:sz="0" w:space="0" w:color="auto"/>
        <w:bottom w:val="none" w:sz="0" w:space="0" w:color="auto"/>
        <w:right w:val="none" w:sz="0" w:space="0" w:color="auto"/>
      </w:divBdr>
    </w:div>
    <w:div w:id="574127560">
      <w:bodyDiv w:val="1"/>
      <w:marLeft w:val="0"/>
      <w:marRight w:val="0"/>
      <w:marTop w:val="0"/>
      <w:marBottom w:val="0"/>
      <w:divBdr>
        <w:top w:val="none" w:sz="0" w:space="0" w:color="auto"/>
        <w:left w:val="none" w:sz="0" w:space="0" w:color="auto"/>
        <w:bottom w:val="none" w:sz="0" w:space="0" w:color="auto"/>
        <w:right w:val="none" w:sz="0" w:space="0" w:color="auto"/>
      </w:divBdr>
    </w:div>
    <w:div w:id="574166158">
      <w:bodyDiv w:val="1"/>
      <w:marLeft w:val="0"/>
      <w:marRight w:val="0"/>
      <w:marTop w:val="0"/>
      <w:marBottom w:val="0"/>
      <w:divBdr>
        <w:top w:val="none" w:sz="0" w:space="0" w:color="auto"/>
        <w:left w:val="none" w:sz="0" w:space="0" w:color="auto"/>
        <w:bottom w:val="none" w:sz="0" w:space="0" w:color="auto"/>
        <w:right w:val="none" w:sz="0" w:space="0" w:color="auto"/>
      </w:divBdr>
    </w:div>
    <w:div w:id="574239942">
      <w:bodyDiv w:val="1"/>
      <w:marLeft w:val="0"/>
      <w:marRight w:val="0"/>
      <w:marTop w:val="0"/>
      <w:marBottom w:val="0"/>
      <w:divBdr>
        <w:top w:val="none" w:sz="0" w:space="0" w:color="auto"/>
        <w:left w:val="none" w:sz="0" w:space="0" w:color="auto"/>
        <w:bottom w:val="none" w:sz="0" w:space="0" w:color="auto"/>
        <w:right w:val="none" w:sz="0" w:space="0" w:color="auto"/>
      </w:divBdr>
    </w:div>
    <w:div w:id="574439422">
      <w:bodyDiv w:val="1"/>
      <w:marLeft w:val="0"/>
      <w:marRight w:val="0"/>
      <w:marTop w:val="0"/>
      <w:marBottom w:val="0"/>
      <w:divBdr>
        <w:top w:val="none" w:sz="0" w:space="0" w:color="auto"/>
        <w:left w:val="none" w:sz="0" w:space="0" w:color="auto"/>
        <w:bottom w:val="none" w:sz="0" w:space="0" w:color="auto"/>
        <w:right w:val="none" w:sz="0" w:space="0" w:color="auto"/>
      </w:divBdr>
    </w:div>
    <w:div w:id="574507706">
      <w:bodyDiv w:val="1"/>
      <w:marLeft w:val="0"/>
      <w:marRight w:val="0"/>
      <w:marTop w:val="0"/>
      <w:marBottom w:val="0"/>
      <w:divBdr>
        <w:top w:val="none" w:sz="0" w:space="0" w:color="auto"/>
        <w:left w:val="none" w:sz="0" w:space="0" w:color="auto"/>
        <w:bottom w:val="none" w:sz="0" w:space="0" w:color="auto"/>
        <w:right w:val="none" w:sz="0" w:space="0" w:color="auto"/>
      </w:divBdr>
    </w:div>
    <w:div w:id="574629875">
      <w:bodyDiv w:val="1"/>
      <w:marLeft w:val="0"/>
      <w:marRight w:val="0"/>
      <w:marTop w:val="0"/>
      <w:marBottom w:val="0"/>
      <w:divBdr>
        <w:top w:val="none" w:sz="0" w:space="0" w:color="auto"/>
        <w:left w:val="none" w:sz="0" w:space="0" w:color="auto"/>
        <w:bottom w:val="none" w:sz="0" w:space="0" w:color="auto"/>
        <w:right w:val="none" w:sz="0" w:space="0" w:color="auto"/>
      </w:divBdr>
    </w:div>
    <w:div w:id="575015686">
      <w:bodyDiv w:val="1"/>
      <w:marLeft w:val="0"/>
      <w:marRight w:val="0"/>
      <w:marTop w:val="0"/>
      <w:marBottom w:val="0"/>
      <w:divBdr>
        <w:top w:val="none" w:sz="0" w:space="0" w:color="auto"/>
        <w:left w:val="none" w:sz="0" w:space="0" w:color="auto"/>
        <w:bottom w:val="none" w:sz="0" w:space="0" w:color="auto"/>
        <w:right w:val="none" w:sz="0" w:space="0" w:color="auto"/>
      </w:divBdr>
    </w:div>
    <w:div w:id="575018889">
      <w:bodyDiv w:val="1"/>
      <w:marLeft w:val="0"/>
      <w:marRight w:val="0"/>
      <w:marTop w:val="0"/>
      <w:marBottom w:val="0"/>
      <w:divBdr>
        <w:top w:val="none" w:sz="0" w:space="0" w:color="auto"/>
        <w:left w:val="none" w:sz="0" w:space="0" w:color="auto"/>
        <w:bottom w:val="none" w:sz="0" w:space="0" w:color="auto"/>
        <w:right w:val="none" w:sz="0" w:space="0" w:color="auto"/>
      </w:divBdr>
    </w:div>
    <w:div w:id="575166055">
      <w:bodyDiv w:val="1"/>
      <w:marLeft w:val="0"/>
      <w:marRight w:val="0"/>
      <w:marTop w:val="0"/>
      <w:marBottom w:val="0"/>
      <w:divBdr>
        <w:top w:val="none" w:sz="0" w:space="0" w:color="auto"/>
        <w:left w:val="none" w:sz="0" w:space="0" w:color="auto"/>
        <w:bottom w:val="none" w:sz="0" w:space="0" w:color="auto"/>
        <w:right w:val="none" w:sz="0" w:space="0" w:color="auto"/>
      </w:divBdr>
    </w:div>
    <w:div w:id="575435829">
      <w:bodyDiv w:val="1"/>
      <w:marLeft w:val="0"/>
      <w:marRight w:val="0"/>
      <w:marTop w:val="0"/>
      <w:marBottom w:val="0"/>
      <w:divBdr>
        <w:top w:val="none" w:sz="0" w:space="0" w:color="auto"/>
        <w:left w:val="none" w:sz="0" w:space="0" w:color="auto"/>
        <w:bottom w:val="none" w:sz="0" w:space="0" w:color="auto"/>
        <w:right w:val="none" w:sz="0" w:space="0" w:color="auto"/>
      </w:divBdr>
    </w:div>
    <w:div w:id="576208935">
      <w:bodyDiv w:val="1"/>
      <w:marLeft w:val="0"/>
      <w:marRight w:val="0"/>
      <w:marTop w:val="0"/>
      <w:marBottom w:val="0"/>
      <w:divBdr>
        <w:top w:val="none" w:sz="0" w:space="0" w:color="auto"/>
        <w:left w:val="none" w:sz="0" w:space="0" w:color="auto"/>
        <w:bottom w:val="none" w:sz="0" w:space="0" w:color="auto"/>
        <w:right w:val="none" w:sz="0" w:space="0" w:color="auto"/>
      </w:divBdr>
    </w:div>
    <w:div w:id="576718706">
      <w:bodyDiv w:val="1"/>
      <w:marLeft w:val="0"/>
      <w:marRight w:val="0"/>
      <w:marTop w:val="0"/>
      <w:marBottom w:val="0"/>
      <w:divBdr>
        <w:top w:val="none" w:sz="0" w:space="0" w:color="auto"/>
        <w:left w:val="none" w:sz="0" w:space="0" w:color="auto"/>
        <w:bottom w:val="none" w:sz="0" w:space="0" w:color="auto"/>
        <w:right w:val="none" w:sz="0" w:space="0" w:color="auto"/>
      </w:divBdr>
    </w:div>
    <w:div w:id="576748615">
      <w:bodyDiv w:val="1"/>
      <w:marLeft w:val="0"/>
      <w:marRight w:val="0"/>
      <w:marTop w:val="0"/>
      <w:marBottom w:val="0"/>
      <w:divBdr>
        <w:top w:val="none" w:sz="0" w:space="0" w:color="auto"/>
        <w:left w:val="none" w:sz="0" w:space="0" w:color="auto"/>
        <w:bottom w:val="none" w:sz="0" w:space="0" w:color="auto"/>
        <w:right w:val="none" w:sz="0" w:space="0" w:color="auto"/>
      </w:divBdr>
    </w:div>
    <w:div w:id="576863888">
      <w:bodyDiv w:val="1"/>
      <w:marLeft w:val="0"/>
      <w:marRight w:val="0"/>
      <w:marTop w:val="0"/>
      <w:marBottom w:val="0"/>
      <w:divBdr>
        <w:top w:val="none" w:sz="0" w:space="0" w:color="auto"/>
        <w:left w:val="none" w:sz="0" w:space="0" w:color="auto"/>
        <w:bottom w:val="none" w:sz="0" w:space="0" w:color="auto"/>
        <w:right w:val="none" w:sz="0" w:space="0" w:color="auto"/>
      </w:divBdr>
    </w:div>
    <w:div w:id="576935267">
      <w:bodyDiv w:val="1"/>
      <w:marLeft w:val="0"/>
      <w:marRight w:val="0"/>
      <w:marTop w:val="0"/>
      <w:marBottom w:val="0"/>
      <w:divBdr>
        <w:top w:val="none" w:sz="0" w:space="0" w:color="auto"/>
        <w:left w:val="none" w:sz="0" w:space="0" w:color="auto"/>
        <w:bottom w:val="none" w:sz="0" w:space="0" w:color="auto"/>
        <w:right w:val="none" w:sz="0" w:space="0" w:color="auto"/>
      </w:divBdr>
    </w:div>
    <w:div w:id="576982271">
      <w:bodyDiv w:val="1"/>
      <w:marLeft w:val="0"/>
      <w:marRight w:val="0"/>
      <w:marTop w:val="0"/>
      <w:marBottom w:val="0"/>
      <w:divBdr>
        <w:top w:val="none" w:sz="0" w:space="0" w:color="auto"/>
        <w:left w:val="none" w:sz="0" w:space="0" w:color="auto"/>
        <w:bottom w:val="none" w:sz="0" w:space="0" w:color="auto"/>
        <w:right w:val="none" w:sz="0" w:space="0" w:color="auto"/>
      </w:divBdr>
    </w:div>
    <w:div w:id="577062721">
      <w:bodyDiv w:val="1"/>
      <w:marLeft w:val="0"/>
      <w:marRight w:val="0"/>
      <w:marTop w:val="0"/>
      <w:marBottom w:val="0"/>
      <w:divBdr>
        <w:top w:val="none" w:sz="0" w:space="0" w:color="auto"/>
        <w:left w:val="none" w:sz="0" w:space="0" w:color="auto"/>
        <w:bottom w:val="none" w:sz="0" w:space="0" w:color="auto"/>
        <w:right w:val="none" w:sz="0" w:space="0" w:color="auto"/>
      </w:divBdr>
    </w:div>
    <w:div w:id="577373320">
      <w:bodyDiv w:val="1"/>
      <w:marLeft w:val="0"/>
      <w:marRight w:val="0"/>
      <w:marTop w:val="0"/>
      <w:marBottom w:val="0"/>
      <w:divBdr>
        <w:top w:val="none" w:sz="0" w:space="0" w:color="auto"/>
        <w:left w:val="none" w:sz="0" w:space="0" w:color="auto"/>
        <w:bottom w:val="none" w:sz="0" w:space="0" w:color="auto"/>
        <w:right w:val="none" w:sz="0" w:space="0" w:color="auto"/>
      </w:divBdr>
    </w:div>
    <w:div w:id="577443052">
      <w:bodyDiv w:val="1"/>
      <w:marLeft w:val="0"/>
      <w:marRight w:val="0"/>
      <w:marTop w:val="0"/>
      <w:marBottom w:val="0"/>
      <w:divBdr>
        <w:top w:val="none" w:sz="0" w:space="0" w:color="auto"/>
        <w:left w:val="none" w:sz="0" w:space="0" w:color="auto"/>
        <w:bottom w:val="none" w:sz="0" w:space="0" w:color="auto"/>
        <w:right w:val="none" w:sz="0" w:space="0" w:color="auto"/>
      </w:divBdr>
    </w:div>
    <w:div w:id="577635576">
      <w:bodyDiv w:val="1"/>
      <w:marLeft w:val="0"/>
      <w:marRight w:val="0"/>
      <w:marTop w:val="0"/>
      <w:marBottom w:val="0"/>
      <w:divBdr>
        <w:top w:val="none" w:sz="0" w:space="0" w:color="auto"/>
        <w:left w:val="none" w:sz="0" w:space="0" w:color="auto"/>
        <w:bottom w:val="none" w:sz="0" w:space="0" w:color="auto"/>
        <w:right w:val="none" w:sz="0" w:space="0" w:color="auto"/>
      </w:divBdr>
    </w:div>
    <w:div w:id="577709773">
      <w:bodyDiv w:val="1"/>
      <w:marLeft w:val="0"/>
      <w:marRight w:val="0"/>
      <w:marTop w:val="0"/>
      <w:marBottom w:val="0"/>
      <w:divBdr>
        <w:top w:val="none" w:sz="0" w:space="0" w:color="auto"/>
        <w:left w:val="none" w:sz="0" w:space="0" w:color="auto"/>
        <w:bottom w:val="none" w:sz="0" w:space="0" w:color="auto"/>
        <w:right w:val="none" w:sz="0" w:space="0" w:color="auto"/>
      </w:divBdr>
    </w:div>
    <w:div w:id="577906749">
      <w:bodyDiv w:val="1"/>
      <w:marLeft w:val="0"/>
      <w:marRight w:val="0"/>
      <w:marTop w:val="0"/>
      <w:marBottom w:val="0"/>
      <w:divBdr>
        <w:top w:val="none" w:sz="0" w:space="0" w:color="auto"/>
        <w:left w:val="none" w:sz="0" w:space="0" w:color="auto"/>
        <w:bottom w:val="none" w:sz="0" w:space="0" w:color="auto"/>
        <w:right w:val="none" w:sz="0" w:space="0" w:color="auto"/>
      </w:divBdr>
    </w:div>
    <w:div w:id="577910814">
      <w:bodyDiv w:val="1"/>
      <w:marLeft w:val="0"/>
      <w:marRight w:val="0"/>
      <w:marTop w:val="0"/>
      <w:marBottom w:val="0"/>
      <w:divBdr>
        <w:top w:val="none" w:sz="0" w:space="0" w:color="auto"/>
        <w:left w:val="none" w:sz="0" w:space="0" w:color="auto"/>
        <w:bottom w:val="none" w:sz="0" w:space="0" w:color="auto"/>
        <w:right w:val="none" w:sz="0" w:space="0" w:color="auto"/>
      </w:divBdr>
    </w:div>
    <w:div w:id="578055232">
      <w:bodyDiv w:val="1"/>
      <w:marLeft w:val="0"/>
      <w:marRight w:val="0"/>
      <w:marTop w:val="0"/>
      <w:marBottom w:val="0"/>
      <w:divBdr>
        <w:top w:val="none" w:sz="0" w:space="0" w:color="auto"/>
        <w:left w:val="none" w:sz="0" w:space="0" w:color="auto"/>
        <w:bottom w:val="none" w:sz="0" w:space="0" w:color="auto"/>
        <w:right w:val="none" w:sz="0" w:space="0" w:color="auto"/>
      </w:divBdr>
    </w:div>
    <w:div w:id="578176014">
      <w:bodyDiv w:val="1"/>
      <w:marLeft w:val="0"/>
      <w:marRight w:val="0"/>
      <w:marTop w:val="0"/>
      <w:marBottom w:val="0"/>
      <w:divBdr>
        <w:top w:val="none" w:sz="0" w:space="0" w:color="auto"/>
        <w:left w:val="none" w:sz="0" w:space="0" w:color="auto"/>
        <w:bottom w:val="none" w:sz="0" w:space="0" w:color="auto"/>
        <w:right w:val="none" w:sz="0" w:space="0" w:color="auto"/>
      </w:divBdr>
    </w:div>
    <w:div w:id="578366153">
      <w:bodyDiv w:val="1"/>
      <w:marLeft w:val="0"/>
      <w:marRight w:val="0"/>
      <w:marTop w:val="0"/>
      <w:marBottom w:val="0"/>
      <w:divBdr>
        <w:top w:val="none" w:sz="0" w:space="0" w:color="auto"/>
        <w:left w:val="none" w:sz="0" w:space="0" w:color="auto"/>
        <w:bottom w:val="none" w:sz="0" w:space="0" w:color="auto"/>
        <w:right w:val="none" w:sz="0" w:space="0" w:color="auto"/>
      </w:divBdr>
    </w:div>
    <w:div w:id="578440165">
      <w:bodyDiv w:val="1"/>
      <w:marLeft w:val="0"/>
      <w:marRight w:val="0"/>
      <w:marTop w:val="0"/>
      <w:marBottom w:val="0"/>
      <w:divBdr>
        <w:top w:val="none" w:sz="0" w:space="0" w:color="auto"/>
        <w:left w:val="none" w:sz="0" w:space="0" w:color="auto"/>
        <w:bottom w:val="none" w:sz="0" w:space="0" w:color="auto"/>
        <w:right w:val="none" w:sz="0" w:space="0" w:color="auto"/>
      </w:divBdr>
    </w:div>
    <w:div w:id="578517229">
      <w:bodyDiv w:val="1"/>
      <w:marLeft w:val="0"/>
      <w:marRight w:val="0"/>
      <w:marTop w:val="0"/>
      <w:marBottom w:val="0"/>
      <w:divBdr>
        <w:top w:val="none" w:sz="0" w:space="0" w:color="auto"/>
        <w:left w:val="none" w:sz="0" w:space="0" w:color="auto"/>
        <w:bottom w:val="none" w:sz="0" w:space="0" w:color="auto"/>
        <w:right w:val="none" w:sz="0" w:space="0" w:color="auto"/>
      </w:divBdr>
    </w:div>
    <w:div w:id="578560484">
      <w:bodyDiv w:val="1"/>
      <w:marLeft w:val="0"/>
      <w:marRight w:val="0"/>
      <w:marTop w:val="0"/>
      <w:marBottom w:val="0"/>
      <w:divBdr>
        <w:top w:val="none" w:sz="0" w:space="0" w:color="auto"/>
        <w:left w:val="none" w:sz="0" w:space="0" w:color="auto"/>
        <w:bottom w:val="none" w:sz="0" w:space="0" w:color="auto"/>
        <w:right w:val="none" w:sz="0" w:space="0" w:color="auto"/>
      </w:divBdr>
    </w:div>
    <w:div w:id="578638135">
      <w:bodyDiv w:val="1"/>
      <w:marLeft w:val="0"/>
      <w:marRight w:val="0"/>
      <w:marTop w:val="0"/>
      <w:marBottom w:val="0"/>
      <w:divBdr>
        <w:top w:val="none" w:sz="0" w:space="0" w:color="auto"/>
        <w:left w:val="none" w:sz="0" w:space="0" w:color="auto"/>
        <w:bottom w:val="none" w:sz="0" w:space="0" w:color="auto"/>
        <w:right w:val="none" w:sz="0" w:space="0" w:color="auto"/>
      </w:divBdr>
    </w:div>
    <w:div w:id="578712030">
      <w:bodyDiv w:val="1"/>
      <w:marLeft w:val="0"/>
      <w:marRight w:val="0"/>
      <w:marTop w:val="0"/>
      <w:marBottom w:val="0"/>
      <w:divBdr>
        <w:top w:val="none" w:sz="0" w:space="0" w:color="auto"/>
        <w:left w:val="none" w:sz="0" w:space="0" w:color="auto"/>
        <w:bottom w:val="none" w:sz="0" w:space="0" w:color="auto"/>
        <w:right w:val="none" w:sz="0" w:space="0" w:color="auto"/>
      </w:divBdr>
    </w:div>
    <w:div w:id="578750837">
      <w:bodyDiv w:val="1"/>
      <w:marLeft w:val="0"/>
      <w:marRight w:val="0"/>
      <w:marTop w:val="0"/>
      <w:marBottom w:val="0"/>
      <w:divBdr>
        <w:top w:val="none" w:sz="0" w:space="0" w:color="auto"/>
        <w:left w:val="none" w:sz="0" w:space="0" w:color="auto"/>
        <w:bottom w:val="none" w:sz="0" w:space="0" w:color="auto"/>
        <w:right w:val="none" w:sz="0" w:space="0" w:color="auto"/>
      </w:divBdr>
    </w:div>
    <w:div w:id="578827616">
      <w:bodyDiv w:val="1"/>
      <w:marLeft w:val="0"/>
      <w:marRight w:val="0"/>
      <w:marTop w:val="0"/>
      <w:marBottom w:val="0"/>
      <w:divBdr>
        <w:top w:val="none" w:sz="0" w:space="0" w:color="auto"/>
        <w:left w:val="none" w:sz="0" w:space="0" w:color="auto"/>
        <w:bottom w:val="none" w:sz="0" w:space="0" w:color="auto"/>
        <w:right w:val="none" w:sz="0" w:space="0" w:color="auto"/>
      </w:divBdr>
    </w:div>
    <w:div w:id="578833783">
      <w:bodyDiv w:val="1"/>
      <w:marLeft w:val="0"/>
      <w:marRight w:val="0"/>
      <w:marTop w:val="0"/>
      <w:marBottom w:val="0"/>
      <w:divBdr>
        <w:top w:val="none" w:sz="0" w:space="0" w:color="auto"/>
        <w:left w:val="none" w:sz="0" w:space="0" w:color="auto"/>
        <w:bottom w:val="none" w:sz="0" w:space="0" w:color="auto"/>
        <w:right w:val="none" w:sz="0" w:space="0" w:color="auto"/>
      </w:divBdr>
    </w:div>
    <w:div w:id="579292810">
      <w:bodyDiv w:val="1"/>
      <w:marLeft w:val="0"/>
      <w:marRight w:val="0"/>
      <w:marTop w:val="0"/>
      <w:marBottom w:val="0"/>
      <w:divBdr>
        <w:top w:val="none" w:sz="0" w:space="0" w:color="auto"/>
        <w:left w:val="none" w:sz="0" w:space="0" w:color="auto"/>
        <w:bottom w:val="none" w:sz="0" w:space="0" w:color="auto"/>
        <w:right w:val="none" w:sz="0" w:space="0" w:color="auto"/>
      </w:divBdr>
    </w:div>
    <w:div w:id="579408314">
      <w:bodyDiv w:val="1"/>
      <w:marLeft w:val="0"/>
      <w:marRight w:val="0"/>
      <w:marTop w:val="0"/>
      <w:marBottom w:val="0"/>
      <w:divBdr>
        <w:top w:val="none" w:sz="0" w:space="0" w:color="auto"/>
        <w:left w:val="none" w:sz="0" w:space="0" w:color="auto"/>
        <w:bottom w:val="none" w:sz="0" w:space="0" w:color="auto"/>
        <w:right w:val="none" w:sz="0" w:space="0" w:color="auto"/>
      </w:divBdr>
    </w:div>
    <w:div w:id="579683670">
      <w:bodyDiv w:val="1"/>
      <w:marLeft w:val="0"/>
      <w:marRight w:val="0"/>
      <w:marTop w:val="0"/>
      <w:marBottom w:val="0"/>
      <w:divBdr>
        <w:top w:val="none" w:sz="0" w:space="0" w:color="auto"/>
        <w:left w:val="none" w:sz="0" w:space="0" w:color="auto"/>
        <w:bottom w:val="none" w:sz="0" w:space="0" w:color="auto"/>
        <w:right w:val="none" w:sz="0" w:space="0" w:color="auto"/>
      </w:divBdr>
    </w:div>
    <w:div w:id="579755209">
      <w:bodyDiv w:val="1"/>
      <w:marLeft w:val="0"/>
      <w:marRight w:val="0"/>
      <w:marTop w:val="0"/>
      <w:marBottom w:val="0"/>
      <w:divBdr>
        <w:top w:val="none" w:sz="0" w:space="0" w:color="auto"/>
        <w:left w:val="none" w:sz="0" w:space="0" w:color="auto"/>
        <w:bottom w:val="none" w:sz="0" w:space="0" w:color="auto"/>
        <w:right w:val="none" w:sz="0" w:space="0" w:color="auto"/>
      </w:divBdr>
    </w:div>
    <w:div w:id="580338365">
      <w:bodyDiv w:val="1"/>
      <w:marLeft w:val="0"/>
      <w:marRight w:val="0"/>
      <w:marTop w:val="0"/>
      <w:marBottom w:val="0"/>
      <w:divBdr>
        <w:top w:val="none" w:sz="0" w:space="0" w:color="auto"/>
        <w:left w:val="none" w:sz="0" w:space="0" w:color="auto"/>
        <w:bottom w:val="none" w:sz="0" w:space="0" w:color="auto"/>
        <w:right w:val="none" w:sz="0" w:space="0" w:color="auto"/>
      </w:divBdr>
    </w:div>
    <w:div w:id="580600352">
      <w:bodyDiv w:val="1"/>
      <w:marLeft w:val="0"/>
      <w:marRight w:val="0"/>
      <w:marTop w:val="0"/>
      <w:marBottom w:val="0"/>
      <w:divBdr>
        <w:top w:val="none" w:sz="0" w:space="0" w:color="auto"/>
        <w:left w:val="none" w:sz="0" w:space="0" w:color="auto"/>
        <w:bottom w:val="none" w:sz="0" w:space="0" w:color="auto"/>
        <w:right w:val="none" w:sz="0" w:space="0" w:color="auto"/>
      </w:divBdr>
    </w:div>
    <w:div w:id="580867888">
      <w:bodyDiv w:val="1"/>
      <w:marLeft w:val="0"/>
      <w:marRight w:val="0"/>
      <w:marTop w:val="0"/>
      <w:marBottom w:val="0"/>
      <w:divBdr>
        <w:top w:val="none" w:sz="0" w:space="0" w:color="auto"/>
        <w:left w:val="none" w:sz="0" w:space="0" w:color="auto"/>
        <w:bottom w:val="none" w:sz="0" w:space="0" w:color="auto"/>
        <w:right w:val="none" w:sz="0" w:space="0" w:color="auto"/>
      </w:divBdr>
    </w:div>
    <w:div w:id="580992220">
      <w:bodyDiv w:val="1"/>
      <w:marLeft w:val="0"/>
      <w:marRight w:val="0"/>
      <w:marTop w:val="0"/>
      <w:marBottom w:val="0"/>
      <w:divBdr>
        <w:top w:val="none" w:sz="0" w:space="0" w:color="auto"/>
        <w:left w:val="none" w:sz="0" w:space="0" w:color="auto"/>
        <w:bottom w:val="none" w:sz="0" w:space="0" w:color="auto"/>
        <w:right w:val="none" w:sz="0" w:space="0" w:color="auto"/>
      </w:divBdr>
    </w:div>
    <w:div w:id="581062878">
      <w:bodyDiv w:val="1"/>
      <w:marLeft w:val="0"/>
      <w:marRight w:val="0"/>
      <w:marTop w:val="0"/>
      <w:marBottom w:val="0"/>
      <w:divBdr>
        <w:top w:val="none" w:sz="0" w:space="0" w:color="auto"/>
        <w:left w:val="none" w:sz="0" w:space="0" w:color="auto"/>
        <w:bottom w:val="none" w:sz="0" w:space="0" w:color="auto"/>
        <w:right w:val="none" w:sz="0" w:space="0" w:color="auto"/>
      </w:divBdr>
    </w:div>
    <w:div w:id="581135861">
      <w:bodyDiv w:val="1"/>
      <w:marLeft w:val="0"/>
      <w:marRight w:val="0"/>
      <w:marTop w:val="0"/>
      <w:marBottom w:val="0"/>
      <w:divBdr>
        <w:top w:val="none" w:sz="0" w:space="0" w:color="auto"/>
        <w:left w:val="none" w:sz="0" w:space="0" w:color="auto"/>
        <w:bottom w:val="none" w:sz="0" w:space="0" w:color="auto"/>
        <w:right w:val="none" w:sz="0" w:space="0" w:color="auto"/>
      </w:divBdr>
    </w:div>
    <w:div w:id="581305880">
      <w:bodyDiv w:val="1"/>
      <w:marLeft w:val="0"/>
      <w:marRight w:val="0"/>
      <w:marTop w:val="0"/>
      <w:marBottom w:val="0"/>
      <w:divBdr>
        <w:top w:val="none" w:sz="0" w:space="0" w:color="auto"/>
        <w:left w:val="none" w:sz="0" w:space="0" w:color="auto"/>
        <w:bottom w:val="none" w:sz="0" w:space="0" w:color="auto"/>
        <w:right w:val="none" w:sz="0" w:space="0" w:color="auto"/>
      </w:divBdr>
    </w:div>
    <w:div w:id="581446950">
      <w:bodyDiv w:val="1"/>
      <w:marLeft w:val="0"/>
      <w:marRight w:val="0"/>
      <w:marTop w:val="0"/>
      <w:marBottom w:val="0"/>
      <w:divBdr>
        <w:top w:val="none" w:sz="0" w:space="0" w:color="auto"/>
        <w:left w:val="none" w:sz="0" w:space="0" w:color="auto"/>
        <w:bottom w:val="none" w:sz="0" w:space="0" w:color="auto"/>
        <w:right w:val="none" w:sz="0" w:space="0" w:color="auto"/>
      </w:divBdr>
    </w:div>
    <w:div w:id="581522221">
      <w:bodyDiv w:val="1"/>
      <w:marLeft w:val="0"/>
      <w:marRight w:val="0"/>
      <w:marTop w:val="0"/>
      <w:marBottom w:val="0"/>
      <w:divBdr>
        <w:top w:val="none" w:sz="0" w:space="0" w:color="auto"/>
        <w:left w:val="none" w:sz="0" w:space="0" w:color="auto"/>
        <w:bottom w:val="none" w:sz="0" w:space="0" w:color="auto"/>
        <w:right w:val="none" w:sz="0" w:space="0" w:color="auto"/>
      </w:divBdr>
    </w:div>
    <w:div w:id="581567563">
      <w:bodyDiv w:val="1"/>
      <w:marLeft w:val="0"/>
      <w:marRight w:val="0"/>
      <w:marTop w:val="0"/>
      <w:marBottom w:val="0"/>
      <w:divBdr>
        <w:top w:val="none" w:sz="0" w:space="0" w:color="auto"/>
        <w:left w:val="none" w:sz="0" w:space="0" w:color="auto"/>
        <w:bottom w:val="none" w:sz="0" w:space="0" w:color="auto"/>
        <w:right w:val="none" w:sz="0" w:space="0" w:color="auto"/>
      </w:divBdr>
    </w:div>
    <w:div w:id="581793122">
      <w:bodyDiv w:val="1"/>
      <w:marLeft w:val="0"/>
      <w:marRight w:val="0"/>
      <w:marTop w:val="0"/>
      <w:marBottom w:val="0"/>
      <w:divBdr>
        <w:top w:val="none" w:sz="0" w:space="0" w:color="auto"/>
        <w:left w:val="none" w:sz="0" w:space="0" w:color="auto"/>
        <w:bottom w:val="none" w:sz="0" w:space="0" w:color="auto"/>
        <w:right w:val="none" w:sz="0" w:space="0" w:color="auto"/>
      </w:divBdr>
    </w:div>
    <w:div w:id="582182292">
      <w:bodyDiv w:val="1"/>
      <w:marLeft w:val="0"/>
      <w:marRight w:val="0"/>
      <w:marTop w:val="0"/>
      <w:marBottom w:val="0"/>
      <w:divBdr>
        <w:top w:val="none" w:sz="0" w:space="0" w:color="auto"/>
        <w:left w:val="none" w:sz="0" w:space="0" w:color="auto"/>
        <w:bottom w:val="none" w:sz="0" w:space="0" w:color="auto"/>
        <w:right w:val="none" w:sz="0" w:space="0" w:color="auto"/>
      </w:divBdr>
    </w:div>
    <w:div w:id="582448306">
      <w:bodyDiv w:val="1"/>
      <w:marLeft w:val="0"/>
      <w:marRight w:val="0"/>
      <w:marTop w:val="0"/>
      <w:marBottom w:val="0"/>
      <w:divBdr>
        <w:top w:val="none" w:sz="0" w:space="0" w:color="auto"/>
        <w:left w:val="none" w:sz="0" w:space="0" w:color="auto"/>
        <w:bottom w:val="none" w:sz="0" w:space="0" w:color="auto"/>
        <w:right w:val="none" w:sz="0" w:space="0" w:color="auto"/>
      </w:divBdr>
    </w:div>
    <w:div w:id="582496262">
      <w:bodyDiv w:val="1"/>
      <w:marLeft w:val="0"/>
      <w:marRight w:val="0"/>
      <w:marTop w:val="0"/>
      <w:marBottom w:val="0"/>
      <w:divBdr>
        <w:top w:val="none" w:sz="0" w:space="0" w:color="auto"/>
        <w:left w:val="none" w:sz="0" w:space="0" w:color="auto"/>
        <w:bottom w:val="none" w:sz="0" w:space="0" w:color="auto"/>
        <w:right w:val="none" w:sz="0" w:space="0" w:color="auto"/>
      </w:divBdr>
    </w:div>
    <w:div w:id="582643935">
      <w:bodyDiv w:val="1"/>
      <w:marLeft w:val="0"/>
      <w:marRight w:val="0"/>
      <w:marTop w:val="0"/>
      <w:marBottom w:val="0"/>
      <w:divBdr>
        <w:top w:val="none" w:sz="0" w:space="0" w:color="auto"/>
        <w:left w:val="none" w:sz="0" w:space="0" w:color="auto"/>
        <w:bottom w:val="none" w:sz="0" w:space="0" w:color="auto"/>
        <w:right w:val="none" w:sz="0" w:space="0" w:color="auto"/>
      </w:divBdr>
    </w:div>
    <w:div w:id="582833917">
      <w:bodyDiv w:val="1"/>
      <w:marLeft w:val="0"/>
      <w:marRight w:val="0"/>
      <w:marTop w:val="0"/>
      <w:marBottom w:val="0"/>
      <w:divBdr>
        <w:top w:val="none" w:sz="0" w:space="0" w:color="auto"/>
        <w:left w:val="none" w:sz="0" w:space="0" w:color="auto"/>
        <w:bottom w:val="none" w:sz="0" w:space="0" w:color="auto"/>
        <w:right w:val="none" w:sz="0" w:space="0" w:color="auto"/>
      </w:divBdr>
    </w:div>
    <w:div w:id="583145304">
      <w:bodyDiv w:val="1"/>
      <w:marLeft w:val="0"/>
      <w:marRight w:val="0"/>
      <w:marTop w:val="0"/>
      <w:marBottom w:val="0"/>
      <w:divBdr>
        <w:top w:val="none" w:sz="0" w:space="0" w:color="auto"/>
        <w:left w:val="none" w:sz="0" w:space="0" w:color="auto"/>
        <w:bottom w:val="none" w:sz="0" w:space="0" w:color="auto"/>
        <w:right w:val="none" w:sz="0" w:space="0" w:color="auto"/>
      </w:divBdr>
    </w:div>
    <w:div w:id="583222391">
      <w:bodyDiv w:val="1"/>
      <w:marLeft w:val="0"/>
      <w:marRight w:val="0"/>
      <w:marTop w:val="0"/>
      <w:marBottom w:val="0"/>
      <w:divBdr>
        <w:top w:val="none" w:sz="0" w:space="0" w:color="auto"/>
        <w:left w:val="none" w:sz="0" w:space="0" w:color="auto"/>
        <w:bottom w:val="none" w:sz="0" w:space="0" w:color="auto"/>
        <w:right w:val="none" w:sz="0" w:space="0" w:color="auto"/>
      </w:divBdr>
    </w:div>
    <w:div w:id="583302274">
      <w:bodyDiv w:val="1"/>
      <w:marLeft w:val="0"/>
      <w:marRight w:val="0"/>
      <w:marTop w:val="0"/>
      <w:marBottom w:val="0"/>
      <w:divBdr>
        <w:top w:val="none" w:sz="0" w:space="0" w:color="auto"/>
        <w:left w:val="none" w:sz="0" w:space="0" w:color="auto"/>
        <w:bottom w:val="none" w:sz="0" w:space="0" w:color="auto"/>
        <w:right w:val="none" w:sz="0" w:space="0" w:color="auto"/>
      </w:divBdr>
    </w:div>
    <w:div w:id="583957907">
      <w:bodyDiv w:val="1"/>
      <w:marLeft w:val="0"/>
      <w:marRight w:val="0"/>
      <w:marTop w:val="0"/>
      <w:marBottom w:val="0"/>
      <w:divBdr>
        <w:top w:val="none" w:sz="0" w:space="0" w:color="auto"/>
        <w:left w:val="none" w:sz="0" w:space="0" w:color="auto"/>
        <w:bottom w:val="none" w:sz="0" w:space="0" w:color="auto"/>
        <w:right w:val="none" w:sz="0" w:space="0" w:color="auto"/>
      </w:divBdr>
    </w:div>
    <w:div w:id="584000178">
      <w:bodyDiv w:val="1"/>
      <w:marLeft w:val="0"/>
      <w:marRight w:val="0"/>
      <w:marTop w:val="0"/>
      <w:marBottom w:val="0"/>
      <w:divBdr>
        <w:top w:val="none" w:sz="0" w:space="0" w:color="auto"/>
        <w:left w:val="none" w:sz="0" w:space="0" w:color="auto"/>
        <w:bottom w:val="none" w:sz="0" w:space="0" w:color="auto"/>
        <w:right w:val="none" w:sz="0" w:space="0" w:color="auto"/>
      </w:divBdr>
    </w:div>
    <w:div w:id="584149366">
      <w:bodyDiv w:val="1"/>
      <w:marLeft w:val="0"/>
      <w:marRight w:val="0"/>
      <w:marTop w:val="0"/>
      <w:marBottom w:val="0"/>
      <w:divBdr>
        <w:top w:val="none" w:sz="0" w:space="0" w:color="auto"/>
        <w:left w:val="none" w:sz="0" w:space="0" w:color="auto"/>
        <w:bottom w:val="none" w:sz="0" w:space="0" w:color="auto"/>
        <w:right w:val="none" w:sz="0" w:space="0" w:color="auto"/>
      </w:divBdr>
    </w:div>
    <w:div w:id="584384731">
      <w:bodyDiv w:val="1"/>
      <w:marLeft w:val="0"/>
      <w:marRight w:val="0"/>
      <w:marTop w:val="0"/>
      <w:marBottom w:val="0"/>
      <w:divBdr>
        <w:top w:val="none" w:sz="0" w:space="0" w:color="auto"/>
        <w:left w:val="none" w:sz="0" w:space="0" w:color="auto"/>
        <w:bottom w:val="none" w:sz="0" w:space="0" w:color="auto"/>
        <w:right w:val="none" w:sz="0" w:space="0" w:color="auto"/>
      </w:divBdr>
    </w:div>
    <w:div w:id="584415263">
      <w:bodyDiv w:val="1"/>
      <w:marLeft w:val="0"/>
      <w:marRight w:val="0"/>
      <w:marTop w:val="0"/>
      <w:marBottom w:val="0"/>
      <w:divBdr>
        <w:top w:val="none" w:sz="0" w:space="0" w:color="auto"/>
        <w:left w:val="none" w:sz="0" w:space="0" w:color="auto"/>
        <w:bottom w:val="none" w:sz="0" w:space="0" w:color="auto"/>
        <w:right w:val="none" w:sz="0" w:space="0" w:color="auto"/>
      </w:divBdr>
    </w:div>
    <w:div w:id="584457770">
      <w:bodyDiv w:val="1"/>
      <w:marLeft w:val="0"/>
      <w:marRight w:val="0"/>
      <w:marTop w:val="0"/>
      <w:marBottom w:val="0"/>
      <w:divBdr>
        <w:top w:val="none" w:sz="0" w:space="0" w:color="auto"/>
        <w:left w:val="none" w:sz="0" w:space="0" w:color="auto"/>
        <w:bottom w:val="none" w:sz="0" w:space="0" w:color="auto"/>
        <w:right w:val="none" w:sz="0" w:space="0" w:color="auto"/>
      </w:divBdr>
    </w:div>
    <w:div w:id="584655816">
      <w:bodyDiv w:val="1"/>
      <w:marLeft w:val="0"/>
      <w:marRight w:val="0"/>
      <w:marTop w:val="0"/>
      <w:marBottom w:val="0"/>
      <w:divBdr>
        <w:top w:val="none" w:sz="0" w:space="0" w:color="auto"/>
        <w:left w:val="none" w:sz="0" w:space="0" w:color="auto"/>
        <w:bottom w:val="none" w:sz="0" w:space="0" w:color="auto"/>
        <w:right w:val="none" w:sz="0" w:space="0" w:color="auto"/>
      </w:divBdr>
    </w:div>
    <w:div w:id="584725550">
      <w:bodyDiv w:val="1"/>
      <w:marLeft w:val="0"/>
      <w:marRight w:val="0"/>
      <w:marTop w:val="0"/>
      <w:marBottom w:val="0"/>
      <w:divBdr>
        <w:top w:val="none" w:sz="0" w:space="0" w:color="auto"/>
        <w:left w:val="none" w:sz="0" w:space="0" w:color="auto"/>
        <w:bottom w:val="none" w:sz="0" w:space="0" w:color="auto"/>
        <w:right w:val="none" w:sz="0" w:space="0" w:color="auto"/>
      </w:divBdr>
    </w:div>
    <w:div w:id="584798878">
      <w:bodyDiv w:val="1"/>
      <w:marLeft w:val="0"/>
      <w:marRight w:val="0"/>
      <w:marTop w:val="0"/>
      <w:marBottom w:val="0"/>
      <w:divBdr>
        <w:top w:val="none" w:sz="0" w:space="0" w:color="auto"/>
        <w:left w:val="none" w:sz="0" w:space="0" w:color="auto"/>
        <w:bottom w:val="none" w:sz="0" w:space="0" w:color="auto"/>
        <w:right w:val="none" w:sz="0" w:space="0" w:color="auto"/>
      </w:divBdr>
    </w:div>
    <w:div w:id="584799874">
      <w:bodyDiv w:val="1"/>
      <w:marLeft w:val="0"/>
      <w:marRight w:val="0"/>
      <w:marTop w:val="0"/>
      <w:marBottom w:val="0"/>
      <w:divBdr>
        <w:top w:val="none" w:sz="0" w:space="0" w:color="auto"/>
        <w:left w:val="none" w:sz="0" w:space="0" w:color="auto"/>
        <w:bottom w:val="none" w:sz="0" w:space="0" w:color="auto"/>
        <w:right w:val="none" w:sz="0" w:space="0" w:color="auto"/>
      </w:divBdr>
    </w:div>
    <w:div w:id="584802421">
      <w:bodyDiv w:val="1"/>
      <w:marLeft w:val="0"/>
      <w:marRight w:val="0"/>
      <w:marTop w:val="0"/>
      <w:marBottom w:val="0"/>
      <w:divBdr>
        <w:top w:val="none" w:sz="0" w:space="0" w:color="auto"/>
        <w:left w:val="none" w:sz="0" w:space="0" w:color="auto"/>
        <w:bottom w:val="none" w:sz="0" w:space="0" w:color="auto"/>
        <w:right w:val="none" w:sz="0" w:space="0" w:color="auto"/>
      </w:divBdr>
    </w:div>
    <w:div w:id="585460584">
      <w:bodyDiv w:val="1"/>
      <w:marLeft w:val="0"/>
      <w:marRight w:val="0"/>
      <w:marTop w:val="0"/>
      <w:marBottom w:val="0"/>
      <w:divBdr>
        <w:top w:val="none" w:sz="0" w:space="0" w:color="auto"/>
        <w:left w:val="none" w:sz="0" w:space="0" w:color="auto"/>
        <w:bottom w:val="none" w:sz="0" w:space="0" w:color="auto"/>
        <w:right w:val="none" w:sz="0" w:space="0" w:color="auto"/>
      </w:divBdr>
    </w:div>
    <w:div w:id="585581111">
      <w:bodyDiv w:val="1"/>
      <w:marLeft w:val="0"/>
      <w:marRight w:val="0"/>
      <w:marTop w:val="0"/>
      <w:marBottom w:val="0"/>
      <w:divBdr>
        <w:top w:val="none" w:sz="0" w:space="0" w:color="auto"/>
        <w:left w:val="none" w:sz="0" w:space="0" w:color="auto"/>
        <w:bottom w:val="none" w:sz="0" w:space="0" w:color="auto"/>
        <w:right w:val="none" w:sz="0" w:space="0" w:color="auto"/>
      </w:divBdr>
    </w:div>
    <w:div w:id="585656137">
      <w:bodyDiv w:val="1"/>
      <w:marLeft w:val="0"/>
      <w:marRight w:val="0"/>
      <w:marTop w:val="0"/>
      <w:marBottom w:val="0"/>
      <w:divBdr>
        <w:top w:val="none" w:sz="0" w:space="0" w:color="auto"/>
        <w:left w:val="none" w:sz="0" w:space="0" w:color="auto"/>
        <w:bottom w:val="none" w:sz="0" w:space="0" w:color="auto"/>
        <w:right w:val="none" w:sz="0" w:space="0" w:color="auto"/>
      </w:divBdr>
    </w:div>
    <w:div w:id="585770637">
      <w:bodyDiv w:val="1"/>
      <w:marLeft w:val="0"/>
      <w:marRight w:val="0"/>
      <w:marTop w:val="0"/>
      <w:marBottom w:val="0"/>
      <w:divBdr>
        <w:top w:val="none" w:sz="0" w:space="0" w:color="auto"/>
        <w:left w:val="none" w:sz="0" w:space="0" w:color="auto"/>
        <w:bottom w:val="none" w:sz="0" w:space="0" w:color="auto"/>
        <w:right w:val="none" w:sz="0" w:space="0" w:color="auto"/>
      </w:divBdr>
    </w:div>
    <w:div w:id="585772570">
      <w:bodyDiv w:val="1"/>
      <w:marLeft w:val="0"/>
      <w:marRight w:val="0"/>
      <w:marTop w:val="0"/>
      <w:marBottom w:val="0"/>
      <w:divBdr>
        <w:top w:val="none" w:sz="0" w:space="0" w:color="auto"/>
        <w:left w:val="none" w:sz="0" w:space="0" w:color="auto"/>
        <w:bottom w:val="none" w:sz="0" w:space="0" w:color="auto"/>
        <w:right w:val="none" w:sz="0" w:space="0" w:color="auto"/>
      </w:divBdr>
    </w:div>
    <w:div w:id="585848849">
      <w:bodyDiv w:val="1"/>
      <w:marLeft w:val="0"/>
      <w:marRight w:val="0"/>
      <w:marTop w:val="0"/>
      <w:marBottom w:val="0"/>
      <w:divBdr>
        <w:top w:val="none" w:sz="0" w:space="0" w:color="auto"/>
        <w:left w:val="none" w:sz="0" w:space="0" w:color="auto"/>
        <w:bottom w:val="none" w:sz="0" w:space="0" w:color="auto"/>
        <w:right w:val="none" w:sz="0" w:space="0" w:color="auto"/>
      </w:divBdr>
    </w:div>
    <w:div w:id="586034559">
      <w:bodyDiv w:val="1"/>
      <w:marLeft w:val="0"/>
      <w:marRight w:val="0"/>
      <w:marTop w:val="0"/>
      <w:marBottom w:val="0"/>
      <w:divBdr>
        <w:top w:val="none" w:sz="0" w:space="0" w:color="auto"/>
        <w:left w:val="none" w:sz="0" w:space="0" w:color="auto"/>
        <w:bottom w:val="none" w:sz="0" w:space="0" w:color="auto"/>
        <w:right w:val="none" w:sz="0" w:space="0" w:color="auto"/>
      </w:divBdr>
    </w:div>
    <w:div w:id="586042388">
      <w:bodyDiv w:val="1"/>
      <w:marLeft w:val="0"/>
      <w:marRight w:val="0"/>
      <w:marTop w:val="0"/>
      <w:marBottom w:val="0"/>
      <w:divBdr>
        <w:top w:val="none" w:sz="0" w:space="0" w:color="auto"/>
        <w:left w:val="none" w:sz="0" w:space="0" w:color="auto"/>
        <w:bottom w:val="none" w:sz="0" w:space="0" w:color="auto"/>
        <w:right w:val="none" w:sz="0" w:space="0" w:color="auto"/>
      </w:divBdr>
    </w:div>
    <w:div w:id="586234401">
      <w:bodyDiv w:val="1"/>
      <w:marLeft w:val="0"/>
      <w:marRight w:val="0"/>
      <w:marTop w:val="0"/>
      <w:marBottom w:val="0"/>
      <w:divBdr>
        <w:top w:val="none" w:sz="0" w:space="0" w:color="auto"/>
        <w:left w:val="none" w:sz="0" w:space="0" w:color="auto"/>
        <w:bottom w:val="none" w:sz="0" w:space="0" w:color="auto"/>
        <w:right w:val="none" w:sz="0" w:space="0" w:color="auto"/>
      </w:divBdr>
    </w:div>
    <w:div w:id="586503022">
      <w:bodyDiv w:val="1"/>
      <w:marLeft w:val="0"/>
      <w:marRight w:val="0"/>
      <w:marTop w:val="0"/>
      <w:marBottom w:val="0"/>
      <w:divBdr>
        <w:top w:val="none" w:sz="0" w:space="0" w:color="auto"/>
        <w:left w:val="none" w:sz="0" w:space="0" w:color="auto"/>
        <w:bottom w:val="none" w:sz="0" w:space="0" w:color="auto"/>
        <w:right w:val="none" w:sz="0" w:space="0" w:color="auto"/>
      </w:divBdr>
    </w:div>
    <w:div w:id="586621945">
      <w:bodyDiv w:val="1"/>
      <w:marLeft w:val="0"/>
      <w:marRight w:val="0"/>
      <w:marTop w:val="0"/>
      <w:marBottom w:val="0"/>
      <w:divBdr>
        <w:top w:val="none" w:sz="0" w:space="0" w:color="auto"/>
        <w:left w:val="none" w:sz="0" w:space="0" w:color="auto"/>
        <w:bottom w:val="none" w:sz="0" w:space="0" w:color="auto"/>
        <w:right w:val="none" w:sz="0" w:space="0" w:color="auto"/>
      </w:divBdr>
    </w:div>
    <w:div w:id="586766666">
      <w:bodyDiv w:val="1"/>
      <w:marLeft w:val="0"/>
      <w:marRight w:val="0"/>
      <w:marTop w:val="0"/>
      <w:marBottom w:val="0"/>
      <w:divBdr>
        <w:top w:val="none" w:sz="0" w:space="0" w:color="auto"/>
        <w:left w:val="none" w:sz="0" w:space="0" w:color="auto"/>
        <w:bottom w:val="none" w:sz="0" w:space="0" w:color="auto"/>
        <w:right w:val="none" w:sz="0" w:space="0" w:color="auto"/>
      </w:divBdr>
    </w:div>
    <w:div w:id="586886976">
      <w:bodyDiv w:val="1"/>
      <w:marLeft w:val="0"/>
      <w:marRight w:val="0"/>
      <w:marTop w:val="0"/>
      <w:marBottom w:val="0"/>
      <w:divBdr>
        <w:top w:val="none" w:sz="0" w:space="0" w:color="auto"/>
        <w:left w:val="none" w:sz="0" w:space="0" w:color="auto"/>
        <w:bottom w:val="none" w:sz="0" w:space="0" w:color="auto"/>
        <w:right w:val="none" w:sz="0" w:space="0" w:color="auto"/>
      </w:divBdr>
    </w:div>
    <w:div w:id="586887212">
      <w:bodyDiv w:val="1"/>
      <w:marLeft w:val="0"/>
      <w:marRight w:val="0"/>
      <w:marTop w:val="0"/>
      <w:marBottom w:val="0"/>
      <w:divBdr>
        <w:top w:val="none" w:sz="0" w:space="0" w:color="auto"/>
        <w:left w:val="none" w:sz="0" w:space="0" w:color="auto"/>
        <w:bottom w:val="none" w:sz="0" w:space="0" w:color="auto"/>
        <w:right w:val="none" w:sz="0" w:space="0" w:color="auto"/>
      </w:divBdr>
    </w:div>
    <w:div w:id="586888029">
      <w:bodyDiv w:val="1"/>
      <w:marLeft w:val="0"/>
      <w:marRight w:val="0"/>
      <w:marTop w:val="0"/>
      <w:marBottom w:val="0"/>
      <w:divBdr>
        <w:top w:val="none" w:sz="0" w:space="0" w:color="auto"/>
        <w:left w:val="none" w:sz="0" w:space="0" w:color="auto"/>
        <w:bottom w:val="none" w:sz="0" w:space="0" w:color="auto"/>
        <w:right w:val="none" w:sz="0" w:space="0" w:color="auto"/>
      </w:divBdr>
    </w:div>
    <w:div w:id="586963241">
      <w:bodyDiv w:val="1"/>
      <w:marLeft w:val="0"/>
      <w:marRight w:val="0"/>
      <w:marTop w:val="0"/>
      <w:marBottom w:val="0"/>
      <w:divBdr>
        <w:top w:val="none" w:sz="0" w:space="0" w:color="auto"/>
        <w:left w:val="none" w:sz="0" w:space="0" w:color="auto"/>
        <w:bottom w:val="none" w:sz="0" w:space="0" w:color="auto"/>
        <w:right w:val="none" w:sz="0" w:space="0" w:color="auto"/>
      </w:divBdr>
    </w:div>
    <w:div w:id="587351375">
      <w:bodyDiv w:val="1"/>
      <w:marLeft w:val="0"/>
      <w:marRight w:val="0"/>
      <w:marTop w:val="0"/>
      <w:marBottom w:val="0"/>
      <w:divBdr>
        <w:top w:val="none" w:sz="0" w:space="0" w:color="auto"/>
        <w:left w:val="none" w:sz="0" w:space="0" w:color="auto"/>
        <w:bottom w:val="none" w:sz="0" w:space="0" w:color="auto"/>
        <w:right w:val="none" w:sz="0" w:space="0" w:color="auto"/>
      </w:divBdr>
    </w:div>
    <w:div w:id="587420492">
      <w:bodyDiv w:val="1"/>
      <w:marLeft w:val="0"/>
      <w:marRight w:val="0"/>
      <w:marTop w:val="0"/>
      <w:marBottom w:val="0"/>
      <w:divBdr>
        <w:top w:val="none" w:sz="0" w:space="0" w:color="auto"/>
        <w:left w:val="none" w:sz="0" w:space="0" w:color="auto"/>
        <w:bottom w:val="none" w:sz="0" w:space="0" w:color="auto"/>
        <w:right w:val="none" w:sz="0" w:space="0" w:color="auto"/>
      </w:divBdr>
    </w:div>
    <w:div w:id="587808835">
      <w:bodyDiv w:val="1"/>
      <w:marLeft w:val="0"/>
      <w:marRight w:val="0"/>
      <w:marTop w:val="0"/>
      <w:marBottom w:val="0"/>
      <w:divBdr>
        <w:top w:val="none" w:sz="0" w:space="0" w:color="auto"/>
        <w:left w:val="none" w:sz="0" w:space="0" w:color="auto"/>
        <w:bottom w:val="none" w:sz="0" w:space="0" w:color="auto"/>
        <w:right w:val="none" w:sz="0" w:space="0" w:color="auto"/>
      </w:divBdr>
    </w:div>
    <w:div w:id="587858535">
      <w:bodyDiv w:val="1"/>
      <w:marLeft w:val="0"/>
      <w:marRight w:val="0"/>
      <w:marTop w:val="0"/>
      <w:marBottom w:val="0"/>
      <w:divBdr>
        <w:top w:val="none" w:sz="0" w:space="0" w:color="auto"/>
        <w:left w:val="none" w:sz="0" w:space="0" w:color="auto"/>
        <w:bottom w:val="none" w:sz="0" w:space="0" w:color="auto"/>
        <w:right w:val="none" w:sz="0" w:space="0" w:color="auto"/>
      </w:divBdr>
    </w:div>
    <w:div w:id="587933503">
      <w:bodyDiv w:val="1"/>
      <w:marLeft w:val="0"/>
      <w:marRight w:val="0"/>
      <w:marTop w:val="0"/>
      <w:marBottom w:val="0"/>
      <w:divBdr>
        <w:top w:val="none" w:sz="0" w:space="0" w:color="auto"/>
        <w:left w:val="none" w:sz="0" w:space="0" w:color="auto"/>
        <w:bottom w:val="none" w:sz="0" w:space="0" w:color="auto"/>
        <w:right w:val="none" w:sz="0" w:space="0" w:color="auto"/>
      </w:divBdr>
    </w:div>
    <w:div w:id="588126621">
      <w:bodyDiv w:val="1"/>
      <w:marLeft w:val="0"/>
      <w:marRight w:val="0"/>
      <w:marTop w:val="0"/>
      <w:marBottom w:val="0"/>
      <w:divBdr>
        <w:top w:val="none" w:sz="0" w:space="0" w:color="auto"/>
        <w:left w:val="none" w:sz="0" w:space="0" w:color="auto"/>
        <w:bottom w:val="none" w:sz="0" w:space="0" w:color="auto"/>
        <w:right w:val="none" w:sz="0" w:space="0" w:color="auto"/>
      </w:divBdr>
    </w:div>
    <w:div w:id="588468375">
      <w:bodyDiv w:val="1"/>
      <w:marLeft w:val="0"/>
      <w:marRight w:val="0"/>
      <w:marTop w:val="0"/>
      <w:marBottom w:val="0"/>
      <w:divBdr>
        <w:top w:val="none" w:sz="0" w:space="0" w:color="auto"/>
        <w:left w:val="none" w:sz="0" w:space="0" w:color="auto"/>
        <w:bottom w:val="none" w:sz="0" w:space="0" w:color="auto"/>
        <w:right w:val="none" w:sz="0" w:space="0" w:color="auto"/>
      </w:divBdr>
    </w:div>
    <w:div w:id="588513738">
      <w:bodyDiv w:val="1"/>
      <w:marLeft w:val="0"/>
      <w:marRight w:val="0"/>
      <w:marTop w:val="0"/>
      <w:marBottom w:val="0"/>
      <w:divBdr>
        <w:top w:val="none" w:sz="0" w:space="0" w:color="auto"/>
        <w:left w:val="none" w:sz="0" w:space="0" w:color="auto"/>
        <w:bottom w:val="none" w:sz="0" w:space="0" w:color="auto"/>
        <w:right w:val="none" w:sz="0" w:space="0" w:color="auto"/>
      </w:divBdr>
    </w:div>
    <w:div w:id="588588981">
      <w:bodyDiv w:val="1"/>
      <w:marLeft w:val="0"/>
      <w:marRight w:val="0"/>
      <w:marTop w:val="0"/>
      <w:marBottom w:val="0"/>
      <w:divBdr>
        <w:top w:val="none" w:sz="0" w:space="0" w:color="auto"/>
        <w:left w:val="none" w:sz="0" w:space="0" w:color="auto"/>
        <w:bottom w:val="none" w:sz="0" w:space="0" w:color="auto"/>
        <w:right w:val="none" w:sz="0" w:space="0" w:color="auto"/>
      </w:divBdr>
    </w:div>
    <w:div w:id="588732891">
      <w:bodyDiv w:val="1"/>
      <w:marLeft w:val="0"/>
      <w:marRight w:val="0"/>
      <w:marTop w:val="0"/>
      <w:marBottom w:val="0"/>
      <w:divBdr>
        <w:top w:val="none" w:sz="0" w:space="0" w:color="auto"/>
        <w:left w:val="none" w:sz="0" w:space="0" w:color="auto"/>
        <w:bottom w:val="none" w:sz="0" w:space="0" w:color="auto"/>
        <w:right w:val="none" w:sz="0" w:space="0" w:color="auto"/>
      </w:divBdr>
    </w:div>
    <w:div w:id="588738314">
      <w:bodyDiv w:val="1"/>
      <w:marLeft w:val="0"/>
      <w:marRight w:val="0"/>
      <w:marTop w:val="0"/>
      <w:marBottom w:val="0"/>
      <w:divBdr>
        <w:top w:val="none" w:sz="0" w:space="0" w:color="auto"/>
        <w:left w:val="none" w:sz="0" w:space="0" w:color="auto"/>
        <w:bottom w:val="none" w:sz="0" w:space="0" w:color="auto"/>
        <w:right w:val="none" w:sz="0" w:space="0" w:color="auto"/>
      </w:divBdr>
    </w:div>
    <w:div w:id="589120868">
      <w:bodyDiv w:val="1"/>
      <w:marLeft w:val="0"/>
      <w:marRight w:val="0"/>
      <w:marTop w:val="0"/>
      <w:marBottom w:val="0"/>
      <w:divBdr>
        <w:top w:val="none" w:sz="0" w:space="0" w:color="auto"/>
        <w:left w:val="none" w:sz="0" w:space="0" w:color="auto"/>
        <w:bottom w:val="none" w:sz="0" w:space="0" w:color="auto"/>
        <w:right w:val="none" w:sz="0" w:space="0" w:color="auto"/>
      </w:divBdr>
    </w:div>
    <w:div w:id="589198540">
      <w:bodyDiv w:val="1"/>
      <w:marLeft w:val="0"/>
      <w:marRight w:val="0"/>
      <w:marTop w:val="0"/>
      <w:marBottom w:val="0"/>
      <w:divBdr>
        <w:top w:val="none" w:sz="0" w:space="0" w:color="auto"/>
        <w:left w:val="none" w:sz="0" w:space="0" w:color="auto"/>
        <w:bottom w:val="none" w:sz="0" w:space="0" w:color="auto"/>
        <w:right w:val="none" w:sz="0" w:space="0" w:color="auto"/>
      </w:divBdr>
    </w:div>
    <w:div w:id="589391936">
      <w:bodyDiv w:val="1"/>
      <w:marLeft w:val="0"/>
      <w:marRight w:val="0"/>
      <w:marTop w:val="0"/>
      <w:marBottom w:val="0"/>
      <w:divBdr>
        <w:top w:val="none" w:sz="0" w:space="0" w:color="auto"/>
        <w:left w:val="none" w:sz="0" w:space="0" w:color="auto"/>
        <w:bottom w:val="none" w:sz="0" w:space="0" w:color="auto"/>
        <w:right w:val="none" w:sz="0" w:space="0" w:color="auto"/>
      </w:divBdr>
    </w:div>
    <w:div w:id="589772592">
      <w:bodyDiv w:val="1"/>
      <w:marLeft w:val="0"/>
      <w:marRight w:val="0"/>
      <w:marTop w:val="0"/>
      <w:marBottom w:val="0"/>
      <w:divBdr>
        <w:top w:val="none" w:sz="0" w:space="0" w:color="auto"/>
        <w:left w:val="none" w:sz="0" w:space="0" w:color="auto"/>
        <w:bottom w:val="none" w:sz="0" w:space="0" w:color="auto"/>
        <w:right w:val="none" w:sz="0" w:space="0" w:color="auto"/>
      </w:divBdr>
    </w:div>
    <w:div w:id="589849224">
      <w:bodyDiv w:val="1"/>
      <w:marLeft w:val="0"/>
      <w:marRight w:val="0"/>
      <w:marTop w:val="0"/>
      <w:marBottom w:val="0"/>
      <w:divBdr>
        <w:top w:val="none" w:sz="0" w:space="0" w:color="auto"/>
        <w:left w:val="none" w:sz="0" w:space="0" w:color="auto"/>
        <w:bottom w:val="none" w:sz="0" w:space="0" w:color="auto"/>
        <w:right w:val="none" w:sz="0" w:space="0" w:color="auto"/>
      </w:divBdr>
    </w:div>
    <w:div w:id="589854482">
      <w:bodyDiv w:val="1"/>
      <w:marLeft w:val="0"/>
      <w:marRight w:val="0"/>
      <w:marTop w:val="0"/>
      <w:marBottom w:val="0"/>
      <w:divBdr>
        <w:top w:val="none" w:sz="0" w:space="0" w:color="auto"/>
        <w:left w:val="none" w:sz="0" w:space="0" w:color="auto"/>
        <w:bottom w:val="none" w:sz="0" w:space="0" w:color="auto"/>
        <w:right w:val="none" w:sz="0" w:space="0" w:color="auto"/>
      </w:divBdr>
    </w:div>
    <w:div w:id="590357245">
      <w:bodyDiv w:val="1"/>
      <w:marLeft w:val="0"/>
      <w:marRight w:val="0"/>
      <w:marTop w:val="0"/>
      <w:marBottom w:val="0"/>
      <w:divBdr>
        <w:top w:val="none" w:sz="0" w:space="0" w:color="auto"/>
        <w:left w:val="none" w:sz="0" w:space="0" w:color="auto"/>
        <w:bottom w:val="none" w:sz="0" w:space="0" w:color="auto"/>
        <w:right w:val="none" w:sz="0" w:space="0" w:color="auto"/>
      </w:divBdr>
    </w:div>
    <w:div w:id="590359276">
      <w:bodyDiv w:val="1"/>
      <w:marLeft w:val="0"/>
      <w:marRight w:val="0"/>
      <w:marTop w:val="0"/>
      <w:marBottom w:val="0"/>
      <w:divBdr>
        <w:top w:val="none" w:sz="0" w:space="0" w:color="auto"/>
        <w:left w:val="none" w:sz="0" w:space="0" w:color="auto"/>
        <w:bottom w:val="none" w:sz="0" w:space="0" w:color="auto"/>
        <w:right w:val="none" w:sz="0" w:space="0" w:color="auto"/>
      </w:divBdr>
    </w:div>
    <w:div w:id="590505196">
      <w:bodyDiv w:val="1"/>
      <w:marLeft w:val="0"/>
      <w:marRight w:val="0"/>
      <w:marTop w:val="0"/>
      <w:marBottom w:val="0"/>
      <w:divBdr>
        <w:top w:val="none" w:sz="0" w:space="0" w:color="auto"/>
        <w:left w:val="none" w:sz="0" w:space="0" w:color="auto"/>
        <w:bottom w:val="none" w:sz="0" w:space="0" w:color="auto"/>
        <w:right w:val="none" w:sz="0" w:space="0" w:color="auto"/>
      </w:divBdr>
    </w:div>
    <w:div w:id="590699674">
      <w:bodyDiv w:val="1"/>
      <w:marLeft w:val="0"/>
      <w:marRight w:val="0"/>
      <w:marTop w:val="0"/>
      <w:marBottom w:val="0"/>
      <w:divBdr>
        <w:top w:val="none" w:sz="0" w:space="0" w:color="auto"/>
        <w:left w:val="none" w:sz="0" w:space="0" w:color="auto"/>
        <w:bottom w:val="none" w:sz="0" w:space="0" w:color="auto"/>
        <w:right w:val="none" w:sz="0" w:space="0" w:color="auto"/>
      </w:divBdr>
    </w:div>
    <w:div w:id="590746894">
      <w:bodyDiv w:val="1"/>
      <w:marLeft w:val="0"/>
      <w:marRight w:val="0"/>
      <w:marTop w:val="0"/>
      <w:marBottom w:val="0"/>
      <w:divBdr>
        <w:top w:val="none" w:sz="0" w:space="0" w:color="auto"/>
        <w:left w:val="none" w:sz="0" w:space="0" w:color="auto"/>
        <w:bottom w:val="none" w:sz="0" w:space="0" w:color="auto"/>
        <w:right w:val="none" w:sz="0" w:space="0" w:color="auto"/>
      </w:divBdr>
    </w:div>
    <w:div w:id="590893024">
      <w:bodyDiv w:val="1"/>
      <w:marLeft w:val="0"/>
      <w:marRight w:val="0"/>
      <w:marTop w:val="0"/>
      <w:marBottom w:val="0"/>
      <w:divBdr>
        <w:top w:val="none" w:sz="0" w:space="0" w:color="auto"/>
        <w:left w:val="none" w:sz="0" w:space="0" w:color="auto"/>
        <w:bottom w:val="none" w:sz="0" w:space="0" w:color="auto"/>
        <w:right w:val="none" w:sz="0" w:space="0" w:color="auto"/>
      </w:divBdr>
    </w:div>
    <w:div w:id="590968966">
      <w:bodyDiv w:val="1"/>
      <w:marLeft w:val="0"/>
      <w:marRight w:val="0"/>
      <w:marTop w:val="0"/>
      <w:marBottom w:val="0"/>
      <w:divBdr>
        <w:top w:val="none" w:sz="0" w:space="0" w:color="auto"/>
        <w:left w:val="none" w:sz="0" w:space="0" w:color="auto"/>
        <w:bottom w:val="none" w:sz="0" w:space="0" w:color="auto"/>
        <w:right w:val="none" w:sz="0" w:space="0" w:color="auto"/>
      </w:divBdr>
    </w:div>
    <w:div w:id="591085615">
      <w:bodyDiv w:val="1"/>
      <w:marLeft w:val="0"/>
      <w:marRight w:val="0"/>
      <w:marTop w:val="0"/>
      <w:marBottom w:val="0"/>
      <w:divBdr>
        <w:top w:val="none" w:sz="0" w:space="0" w:color="auto"/>
        <w:left w:val="none" w:sz="0" w:space="0" w:color="auto"/>
        <w:bottom w:val="none" w:sz="0" w:space="0" w:color="auto"/>
        <w:right w:val="none" w:sz="0" w:space="0" w:color="auto"/>
      </w:divBdr>
    </w:div>
    <w:div w:id="591202168">
      <w:bodyDiv w:val="1"/>
      <w:marLeft w:val="0"/>
      <w:marRight w:val="0"/>
      <w:marTop w:val="0"/>
      <w:marBottom w:val="0"/>
      <w:divBdr>
        <w:top w:val="none" w:sz="0" w:space="0" w:color="auto"/>
        <w:left w:val="none" w:sz="0" w:space="0" w:color="auto"/>
        <w:bottom w:val="none" w:sz="0" w:space="0" w:color="auto"/>
        <w:right w:val="none" w:sz="0" w:space="0" w:color="auto"/>
      </w:divBdr>
    </w:div>
    <w:div w:id="591469460">
      <w:bodyDiv w:val="1"/>
      <w:marLeft w:val="0"/>
      <w:marRight w:val="0"/>
      <w:marTop w:val="0"/>
      <w:marBottom w:val="0"/>
      <w:divBdr>
        <w:top w:val="none" w:sz="0" w:space="0" w:color="auto"/>
        <w:left w:val="none" w:sz="0" w:space="0" w:color="auto"/>
        <w:bottom w:val="none" w:sz="0" w:space="0" w:color="auto"/>
        <w:right w:val="none" w:sz="0" w:space="0" w:color="auto"/>
      </w:divBdr>
    </w:div>
    <w:div w:id="591545180">
      <w:bodyDiv w:val="1"/>
      <w:marLeft w:val="0"/>
      <w:marRight w:val="0"/>
      <w:marTop w:val="0"/>
      <w:marBottom w:val="0"/>
      <w:divBdr>
        <w:top w:val="none" w:sz="0" w:space="0" w:color="auto"/>
        <w:left w:val="none" w:sz="0" w:space="0" w:color="auto"/>
        <w:bottom w:val="none" w:sz="0" w:space="0" w:color="auto"/>
        <w:right w:val="none" w:sz="0" w:space="0" w:color="auto"/>
      </w:divBdr>
    </w:div>
    <w:div w:id="591593495">
      <w:bodyDiv w:val="1"/>
      <w:marLeft w:val="0"/>
      <w:marRight w:val="0"/>
      <w:marTop w:val="0"/>
      <w:marBottom w:val="0"/>
      <w:divBdr>
        <w:top w:val="none" w:sz="0" w:space="0" w:color="auto"/>
        <w:left w:val="none" w:sz="0" w:space="0" w:color="auto"/>
        <w:bottom w:val="none" w:sz="0" w:space="0" w:color="auto"/>
        <w:right w:val="none" w:sz="0" w:space="0" w:color="auto"/>
      </w:divBdr>
    </w:div>
    <w:div w:id="591744734">
      <w:bodyDiv w:val="1"/>
      <w:marLeft w:val="0"/>
      <w:marRight w:val="0"/>
      <w:marTop w:val="0"/>
      <w:marBottom w:val="0"/>
      <w:divBdr>
        <w:top w:val="none" w:sz="0" w:space="0" w:color="auto"/>
        <w:left w:val="none" w:sz="0" w:space="0" w:color="auto"/>
        <w:bottom w:val="none" w:sz="0" w:space="0" w:color="auto"/>
        <w:right w:val="none" w:sz="0" w:space="0" w:color="auto"/>
      </w:divBdr>
    </w:div>
    <w:div w:id="591745392">
      <w:bodyDiv w:val="1"/>
      <w:marLeft w:val="0"/>
      <w:marRight w:val="0"/>
      <w:marTop w:val="0"/>
      <w:marBottom w:val="0"/>
      <w:divBdr>
        <w:top w:val="none" w:sz="0" w:space="0" w:color="auto"/>
        <w:left w:val="none" w:sz="0" w:space="0" w:color="auto"/>
        <w:bottom w:val="none" w:sz="0" w:space="0" w:color="auto"/>
        <w:right w:val="none" w:sz="0" w:space="0" w:color="auto"/>
      </w:divBdr>
    </w:div>
    <w:div w:id="592011374">
      <w:bodyDiv w:val="1"/>
      <w:marLeft w:val="0"/>
      <w:marRight w:val="0"/>
      <w:marTop w:val="0"/>
      <w:marBottom w:val="0"/>
      <w:divBdr>
        <w:top w:val="none" w:sz="0" w:space="0" w:color="auto"/>
        <w:left w:val="none" w:sz="0" w:space="0" w:color="auto"/>
        <w:bottom w:val="none" w:sz="0" w:space="0" w:color="auto"/>
        <w:right w:val="none" w:sz="0" w:space="0" w:color="auto"/>
      </w:divBdr>
    </w:div>
    <w:div w:id="592129437">
      <w:bodyDiv w:val="1"/>
      <w:marLeft w:val="0"/>
      <w:marRight w:val="0"/>
      <w:marTop w:val="0"/>
      <w:marBottom w:val="0"/>
      <w:divBdr>
        <w:top w:val="none" w:sz="0" w:space="0" w:color="auto"/>
        <w:left w:val="none" w:sz="0" w:space="0" w:color="auto"/>
        <w:bottom w:val="none" w:sz="0" w:space="0" w:color="auto"/>
        <w:right w:val="none" w:sz="0" w:space="0" w:color="auto"/>
      </w:divBdr>
    </w:div>
    <w:div w:id="592279371">
      <w:bodyDiv w:val="1"/>
      <w:marLeft w:val="0"/>
      <w:marRight w:val="0"/>
      <w:marTop w:val="0"/>
      <w:marBottom w:val="0"/>
      <w:divBdr>
        <w:top w:val="none" w:sz="0" w:space="0" w:color="auto"/>
        <w:left w:val="none" w:sz="0" w:space="0" w:color="auto"/>
        <w:bottom w:val="none" w:sz="0" w:space="0" w:color="auto"/>
        <w:right w:val="none" w:sz="0" w:space="0" w:color="auto"/>
      </w:divBdr>
    </w:div>
    <w:div w:id="592738721">
      <w:bodyDiv w:val="1"/>
      <w:marLeft w:val="0"/>
      <w:marRight w:val="0"/>
      <w:marTop w:val="0"/>
      <w:marBottom w:val="0"/>
      <w:divBdr>
        <w:top w:val="none" w:sz="0" w:space="0" w:color="auto"/>
        <w:left w:val="none" w:sz="0" w:space="0" w:color="auto"/>
        <w:bottom w:val="none" w:sz="0" w:space="0" w:color="auto"/>
        <w:right w:val="none" w:sz="0" w:space="0" w:color="auto"/>
      </w:divBdr>
    </w:div>
    <w:div w:id="593056450">
      <w:bodyDiv w:val="1"/>
      <w:marLeft w:val="0"/>
      <w:marRight w:val="0"/>
      <w:marTop w:val="0"/>
      <w:marBottom w:val="0"/>
      <w:divBdr>
        <w:top w:val="none" w:sz="0" w:space="0" w:color="auto"/>
        <w:left w:val="none" w:sz="0" w:space="0" w:color="auto"/>
        <w:bottom w:val="none" w:sz="0" w:space="0" w:color="auto"/>
        <w:right w:val="none" w:sz="0" w:space="0" w:color="auto"/>
      </w:divBdr>
    </w:div>
    <w:div w:id="593132481">
      <w:bodyDiv w:val="1"/>
      <w:marLeft w:val="0"/>
      <w:marRight w:val="0"/>
      <w:marTop w:val="0"/>
      <w:marBottom w:val="0"/>
      <w:divBdr>
        <w:top w:val="none" w:sz="0" w:space="0" w:color="auto"/>
        <w:left w:val="none" w:sz="0" w:space="0" w:color="auto"/>
        <w:bottom w:val="none" w:sz="0" w:space="0" w:color="auto"/>
        <w:right w:val="none" w:sz="0" w:space="0" w:color="auto"/>
      </w:divBdr>
    </w:div>
    <w:div w:id="593175051">
      <w:bodyDiv w:val="1"/>
      <w:marLeft w:val="0"/>
      <w:marRight w:val="0"/>
      <w:marTop w:val="0"/>
      <w:marBottom w:val="0"/>
      <w:divBdr>
        <w:top w:val="none" w:sz="0" w:space="0" w:color="auto"/>
        <w:left w:val="none" w:sz="0" w:space="0" w:color="auto"/>
        <w:bottom w:val="none" w:sz="0" w:space="0" w:color="auto"/>
        <w:right w:val="none" w:sz="0" w:space="0" w:color="auto"/>
      </w:divBdr>
    </w:div>
    <w:div w:id="593326205">
      <w:bodyDiv w:val="1"/>
      <w:marLeft w:val="0"/>
      <w:marRight w:val="0"/>
      <w:marTop w:val="0"/>
      <w:marBottom w:val="0"/>
      <w:divBdr>
        <w:top w:val="none" w:sz="0" w:space="0" w:color="auto"/>
        <w:left w:val="none" w:sz="0" w:space="0" w:color="auto"/>
        <w:bottom w:val="none" w:sz="0" w:space="0" w:color="auto"/>
        <w:right w:val="none" w:sz="0" w:space="0" w:color="auto"/>
      </w:divBdr>
    </w:div>
    <w:div w:id="593976455">
      <w:bodyDiv w:val="1"/>
      <w:marLeft w:val="0"/>
      <w:marRight w:val="0"/>
      <w:marTop w:val="0"/>
      <w:marBottom w:val="0"/>
      <w:divBdr>
        <w:top w:val="none" w:sz="0" w:space="0" w:color="auto"/>
        <w:left w:val="none" w:sz="0" w:space="0" w:color="auto"/>
        <w:bottom w:val="none" w:sz="0" w:space="0" w:color="auto"/>
        <w:right w:val="none" w:sz="0" w:space="0" w:color="auto"/>
      </w:divBdr>
    </w:div>
    <w:div w:id="594217233">
      <w:bodyDiv w:val="1"/>
      <w:marLeft w:val="0"/>
      <w:marRight w:val="0"/>
      <w:marTop w:val="0"/>
      <w:marBottom w:val="0"/>
      <w:divBdr>
        <w:top w:val="none" w:sz="0" w:space="0" w:color="auto"/>
        <w:left w:val="none" w:sz="0" w:space="0" w:color="auto"/>
        <w:bottom w:val="none" w:sz="0" w:space="0" w:color="auto"/>
        <w:right w:val="none" w:sz="0" w:space="0" w:color="auto"/>
      </w:divBdr>
    </w:div>
    <w:div w:id="594289309">
      <w:bodyDiv w:val="1"/>
      <w:marLeft w:val="0"/>
      <w:marRight w:val="0"/>
      <w:marTop w:val="0"/>
      <w:marBottom w:val="0"/>
      <w:divBdr>
        <w:top w:val="none" w:sz="0" w:space="0" w:color="auto"/>
        <w:left w:val="none" w:sz="0" w:space="0" w:color="auto"/>
        <w:bottom w:val="none" w:sz="0" w:space="0" w:color="auto"/>
        <w:right w:val="none" w:sz="0" w:space="0" w:color="auto"/>
      </w:divBdr>
    </w:div>
    <w:div w:id="594900930">
      <w:bodyDiv w:val="1"/>
      <w:marLeft w:val="0"/>
      <w:marRight w:val="0"/>
      <w:marTop w:val="0"/>
      <w:marBottom w:val="0"/>
      <w:divBdr>
        <w:top w:val="none" w:sz="0" w:space="0" w:color="auto"/>
        <w:left w:val="none" w:sz="0" w:space="0" w:color="auto"/>
        <w:bottom w:val="none" w:sz="0" w:space="0" w:color="auto"/>
        <w:right w:val="none" w:sz="0" w:space="0" w:color="auto"/>
      </w:divBdr>
    </w:div>
    <w:div w:id="594901125">
      <w:bodyDiv w:val="1"/>
      <w:marLeft w:val="0"/>
      <w:marRight w:val="0"/>
      <w:marTop w:val="0"/>
      <w:marBottom w:val="0"/>
      <w:divBdr>
        <w:top w:val="none" w:sz="0" w:space="0" w:color="auto"/>
        <w:left w:val="none" w:sz="0" w:space="0" w:color="auto"/>
        <w:bottom w:val="none" w:sz="0" w:space="0" w:color="auto"/>
        <w:right w:val="none" w:sz="0" w:space="0" w:color="auto"/>
      </w:divBdr>
    </w:div>
    <w:div w:id="594941214">
      <w:bodyDiv w:val="1"/>
      <w:marLeft w:val="0"/>
      <w:marRight w:val="0"/>
      <w:marTop w:val="0"/>
      <w:marBottom w:val="0"/>
      <w:divBdr>
        <w:top w:val="none" w:sz="0" w:space="0" w:color="auto"/>
        <w:left w:val="none" w:sz="0" w:space="0" w:color="auto"/>
        <w:bottom w:val="none" w:sz="0" w:space="0" w:color="auto"/>
        <w:right w:val="none" w:sz="0" w:space="0" w:color="auto"/>
      </w:divBdr>
    </w:div>
    <w:div w:id="595016691">
      <w:bodyDiv w:val="1"/>
      <w:marLeft w:val="0"/>
      <w:marRight w:val="0"/>
      <w:marTop w:val="0"/>
      <w:marBottom w:val="0"/>
      <w:divBdr>
        <w:top w:val="none" w:sz="0" w:space="0" w:color="auto"/>
        <w:left w:val="none" w:sz="0" w:space="0" w:color="auto"/>
        <w:bottom w:val="none" w:sz="0" w:space="0" w:color="auto"/>
        <w:right w:val="none" w:sz="0" w:space="0" w:color="auto"/>
      </w:divBdr>
    </w:div>
    <w:div w:id="595096983">
      <w:bodyDiv w:val="1"/>
      <w:marLeft w:val="0"/>
      <w:marRight w:val="0"/>
      <w:marTop w:val="0"/>
      <w:marBottom w:val="0"/>
      <w:divBdr>
        <w:top w:val="none" w:sz="0" w:space="0" w:color="auto"/>
        <w:left w:val="none" w:sz="0" w:space="0" w:color="auto"/>
        <w:bottom w:val="none" w:sz="0" w:space="0" w:color="auto"/>
        <w:right w:val="none" w:sz="0" w:space="0" w:color="auto"/>
      </w:divBdr>
    </w:div>
    <w:div w:id="595213952">
      <w:bodyDiv w:val="1"/>
      <w:marLeft w:val="0"/>
      <w:marRight w:val="0"/>
      <w:marTop w:val="0"/>
      <w:marBottom w:val="0"/>
      <w:divBdr>
        <w:top w:val="none" w:sz="0" w:space="0" w:color="auto"/>
        <w:left w:val="none" w:sz="0" w:space="0" w:color="auto"/>
        <w:bottom w:val="none" w:sz="0" w:space="0" w:color="auto"/>
        <w:right w:val="none" w:sz="0" w:space="0" w:color="auto"/>
      </w:divBdr>
    </w:div>
    <w:div w:id="595405251">
      <w:bodyDiv w:val="1"/>
      <w:marLeft w:val="0"/>
      <w:marRight w:val="0"/>
      <w:marTop w:val="0"/>
      <w:marBottom w:val="0"/>
      <w:divBdr>
        <w:top w:val="none" w:sz="0" w:space="0" w:color="auto"/>
        <w:left w:val="none" w:sz="0" w:space="0" w:color="auto"/>
        <w:bottom w:val="none" w:sz="0" w:space="0" w:color="auto"/>
        <w:right w:val="none" w:sz="0" w:space="0" w:color="auto"/>
      </w:divBdr>
    </w:div>
    <w:div w:id="595405472">
      <w:bodyDiv w:val="1"/>
      <w:marLeft w:val="0"/>
      <w:marRight w:val="0"/>
      <w:marTop w:val="0"/>
      <w:marBottom w:val="0"/>
      <w:divBdr>
        <w:top w:val="none" w:sz="0" w:space="0" w:color="auto"/>
        <w:left w:val="none" w:sz="0" w:space="0" w:color="auto"/>
        <w:bottom w:val="none" w:sz="0" w:space="0" w:color="auto"/>
        <w:right w:val="none" w:sz="0" w:space="0" w:color="auto"/>
      </w:divBdr>
    </w:div>
    <w:div w:id="595597004">
      <w:bodyDiv w:val="1"/>
      <w:marLeft w:val="0"/>
      <w:marRight w:val="0"/>
      <w:marTop w:val="0"/>
      <w:marBottom w:val="0"/>
      <w:divBdr>
        <w:top w:val="none" w:sz="0" w:space="0" w:color="auto"/>
        <w:left w:val="none" w:sz="0" w:space="0" w:color="auto"/>
        <w:bottom w:val="none" w:sz="0" w:space="0" w:color="auto"/>
        <w:right w:val="none" w:sz="0" w:space="0" w:color="auto"/>
      </w:divBdr>
    </w:div>
    <w:div w:id="596059350">
      <w:bodyDiv w:val="1"/>
      <w:marLeft w:val="0"/>
      <w:marRight w:val="0"/>
      <w:marTop w:val="0"/>
      <w:marBottom w:val="0"/>
      <w:divBdr>
        <w:top w:val="none" w:sz="0" w:space="0" w:color="auto"/>
        <w:left w:val="none" w:sz="0" w:space="0" w:color="auto"/>
        <w:bottom w:val="none" w:sz="0" w:space="0" w:color="auto"/>
        <w:right w:val="none" w:sz="0" w:space="0" w:color="auto"/>
      </w:divBdr>
    </w:div>
    <w:div w:id="596254537">
      <w:bodyDiv w:val="1"/>
      <w:marLeft w:val="0"/>
      <w:marRight w:val="0"/>
      <w:marTop w:val="0"/>
      <w:marBottom w:val="0"/>
      <w:divBdr>
        <w:top w:val="none" w:sz="0" w:space="0" w:color="auto"/>
        <w:left w:val="none" w:sz="0" w:space="0" w:color="auto"/>
        <w:bottom w:val="none" w:sz="0" w:space="0" w:color="auto"/>
        <w:right w:val="none" w:sz="0" w:space="0" w:color="auto"/>
      </w:divBdr>
    </w:div>
    <w:div w:id="596402652">
      <w:bodyDiv w:val="1"/>
      <w:marLeft w:val="0"/>
      <w:marRight w:val="0"/>
      <w:marTop w:val="0"/>
      <w:marBottom w:val="0"/>
      <w:divBdr>
        <w:top w:val="none" w:sz="0" w:space="0" w:color="auto"/>
        <w:left w:val="none" w:sz="0" w:space="0" w:color="auto"/>
        <w:bottom w:val="none" w:sz="0" w:space="0" w:color="auto"/>
        <w:right w:val="none" w:sz="0" w:space="0" w:color="auto"/>
      </w:divBdr>
    </w:div>
    <w:div w:id="596447275">
      <w:bodyDiv w:val="1"/>
      <w:marLeft w:val="0"/>
      <w:marRight w:val="0"/>
      <w:marTop w:val="0"/>
      <w:marBottom w:val="0"/>
      <w:divBdr>
        <w:top w:val="none" w:sz="0" w:space="0" w:color="auto"/>
        <w:left w:val="none" w:sz="0" w:space="0" w:color="auto"/>
        <w:bottom w:val="none" w:sz="0" w:space="0" w:color="auto"/>
        <w:right w:val="none" w:sz="0" w:space="0" w:color="auto"/>
      </w:divBdr>
    </w:div>
    <w:div w:id="596594874">
      <w:bodyDiv w:val="1"/>
      <w:marLeft w:val="0"/>
      <w:marRight w:val="0"/>
      <w:marTop w:val="0"/>
      <w:marBottom w:val="0"/>
      <w:divBdr>
        <w:top w:val="none" w:sz="0" w:space="0" w:color="auto"/>
        <w:left w:val="none" w:sz="0" w:space="0" w:color="auto"/>
        <w:bottom w:val="none" w:sz="0" w:space="0" w:color="auto"/>
        <w:right w:val="none" w:sz="0" w:space="0" w:color="auto"/>
      </w:divBdr>
    </w:div>
    <w:div w:id="596714518">
      <w:bodyDiv w:val="1"/>
      <w:marLeft w:val="0"/>
      <w:marRight w:val="0"/>
      <w:marTop w:val="0"/>
      <w:marBottom w:val="0"/>
      <w:divBdr>
        <w:top w:val="none" w:sz="0" w:space="0" w:color="auto"/>
        <w:left w:val="none" w:sz="0" w:space="0" w:color="auto"/>
        <w:bottom w:val="none" w:sz="0" w:space="0" w:color="auto"/>
        <w:right w:val="none" w:sz="0" w:space="0" w:color="auto"/>
      </w:divBdr>
    </w:div>
    <w:div w:id="596720131">
      <w:bodyDiv w:val="1"/>
      <w:marLeft w:val="0"/>
      <w:marRight w:val="0"/>
      <w:marTop w:val="0"/>
      <w:marBottom w:val="0"/>
      <w:divBdr>
        <w:top w:val="none" w:sz="0" w:space="0" w:color="auto"/>
        <w:left w:val="none" w:sz="0" w:space="0" w:color="auto"/>
        <w:bottom w:val="none" w:sz="0" w:space="0" w:color="auto"/>
        <w:right w:val="none" w:sz="0" w:space="0" w:color="auto"/>
      </w:divBdr>
    </w:div>
    <w:div w:id="596793759">
      <w:bodyDiv w:val="1"/>
      <w:marLeft w:val="0"/>
      <w:marRight w:val="0"/>
      <w:marTop w:val="0"/>
      <w:marBottom w:val="0"/>
      <w:divBdr>
        <w:top w:val="none" w:sz="0" w:space="0" w:color="auto"/>
        <w:left w:val="none" w:sz="0" w:space="0" w:color="auto"/>
        <w:bottom w:val="none" w:sz="0" w:space="0" w:color="auto"/>
        <w:right w:val="none" w:sz="0" w:space="0" w:color="auto"/>
      </w:divBdr>
    </w:div>
    <w:div w:id="597099602">
      <w:bodyDiv w:val="1"/>
      <w:marLeft w:val="0"/>
      <w:marRight w:val="0"/>
      <w:marTop w:val="0"/>
      <w:marBottom w:val="0"/>
      <w:divBdr>
        <w:top w:val="none" w:sz="0" w:space="0" w:color="auto"/>
        <w:left w:val="none" w:sz="0" w:space="0" w:color="auto"/>
        <w:bottom w:val="none" w:sz="0" w:space="0" w:color="auto"/>
        <w:right w:val="none" w:sz="0" w:space="0" w:color="auto"/>
      </w:divBdr>
    </w:div>
    <w:div w:id="597369961">
      <w:bodyDiv w:val="1"/>
      <w:marLeft w:val="0"/>
      <w:marRight w:val="0"/>
      <w:marTop w:val="0"/>
      <w:marBottom w:val="0"/>
      <w:divBdr>
        <w:top w:val="none" w:sz="0" w:space="0" w:color="auto"/>
        <w:left w:val="none" w:sz="0" w:space="0" w:color="auto"/>
        <w:bottom w:val="none" w:sz="0" w:space="0" w:color="auto"/>
        <w:right w:val="none" w:sz="0" w:space="0" w:color="auto"/>
      </w:divBdr>
    </w:div>
    <w:div w:id="597522250">
      <w:bodyDiv w:val="1"/>
      <w:marLeft w:val="0"/>
      <w:marRight w:val="0"/>
      <w:marTop w:val="0"/>
      <w:marBottom w:val="0"/>
      <w:divBdr>
        <w:top w:val="none" w:sz="0" w:space="0" w:color="auto"/>
        <w:left w:val="none" w:sz="0" w:space="0" w:color="auto"/>
        <w:bottom w:val="none" w:sz="0" w:space="0" w:color="auto"/>
        <w:right w:val="none" w:sz="0" w:space="0" w:color="auto"/>
      </w:divBdr>
    </w:div>
    <w:div w:id="597568896">
      <w:bodyDiv w:val="1"/>
      <w:marLeft w:val="0"/>
      <w:marRight w:val="0"/>
      <w:marTop w:val="0"/>
      <w:marBottom w:val="0"/>
      <w:divBdr>
        <w:top w:val="none" w:sz="0" w:space="0" w:color="auto"/>
        <w:left w:val="none" w:sz="0" w:space="0" w:color="auto"/>
        <w:bottom w:val="none" w:sz="0" w:space="0" w:color="auto"/>
        <w:right w:val="none" w:sz="0" w:space="0" w:color="auto"/>
      </w:divBdr>
    </w:div>
    <w:div w:id="597713874">
      <w:bodyDiv w:val="1"/>
      <w:marLeft w:val="0"/>
      <w:marRight w:val="0"/>
      <w:marTop w:val="0"/>
      <w:marBottom w:val="0"/>
      <w:divBdr>
        <w:top w:val="none" w:sz="0" w:space="0" w:color="auto"/>
        <w:left w:val="none" w:sz="0" w:space="0" w:color="auto"/>
        <w:bottom w:val="none" w:sz="0" w:space="0" w:color="auto"/>
        <w:right w:val="none" w:sz="0" w:space="0" w:color="auto"/>
      </w:divBdr>
    </w:div>
    <w:div w:id="597718463">
      <w:bodyDiv w:val="1"/>
      <w:marLeft w:val="0"/>
      <w:marRight w:val="0"/>
      <w:marTop w:val="0"/>
      <w:marBottom w:val="0"/>
      <w:divBdr>
        <w:top w:val="none" w:sz="0" w:space="0" w:color="auto"/>
        <w:left w:val="none" w:sz="0" w:space="0" w:color="auto"/>
        <w:bottom w:val="none" w:sz="0" w:space="0" w:color="auto"/>
        <w:right w:val="none" w:sz="0" w:space="0" w:color="auto"/>
      </w:divBdr>
    </w:div>
    <w:div w:id="597762314">
      <w:bodyDiv w:val="1"/>
      <w:marLeft w:val="0"/>
      <w:marRight w:val="0"/>
      <w:marTop w:val="0"/>
      <w:marBottom w:val="0"/>
      <w:divBdr>
        <w:top w:val="none" w:sz="0" w:space="0" w:color="auto"/>
        <w:left w:val="none" w:sz="0" w:space="0" w:color="auto"/>
        <w:bottom w:val="none" w:sz="0" w:space="0" w:color="auto"/>
        <w:right w:val="none" w:sz="0" w:space="0" w:color="auto"/>
      </w:divBdr>
    </w:div>
    <w:div w:id="598220369">
      <w:bodyDiv w:val="1"/>
      <w:marLeft w:val="0"/>
      <w:marRight w:val="0"/>
      <w:marTop w:val="0"/>
      <w:marBottom w:val="0"/>
      <w:divBdr>
        <w:top w:val="none" w:sz="0" w:space="0" w:color="auto"/>
        <w:left w:val="none" w:sz="0" w:space="0" w:color="auto"/>
        <w:bottom w:val="none" w:sz="0" w:space="0" w:color="auto"/>
        <w:right w:val="none" w:sz="0" w:space="0" w:color="auto"/>
      </w:divBdr>
    </w:div>
    <w:div w:id="598373105">
      <w:bodyDiv w:val="1"/>
      <w:marLeft w:val="0"/>
      <w:marRight w:val="0"/>
      <w:marTop w:val="0"/>
      <w:marBottom w:val="0"/>
      <w:divBdr>
        <w:top w:val="none" w:sz="0" w:space="0" w:color="auto"/>
        <w:left w:val="none" w:sz="0" w:space="0" w:color="auto"/>
        <w:bottom w:val="none" w:sz="0" w:space="0" w:color="auto"/>
        <w:right w:val="none" w:sz="0" w:space="0" w:color="auto"/>
      </w:divBdr>
    </w:div>
    <w:div w:id="598375419">
      <w:bodyDiv w:val="1"/>
      <w:marLeft w:val="0"/>
      <w:marRight w:val="0"/>
      <w:marTop w:val="0"/>
      <w:marBottom w:val="0"/>
      <w:divBdr>
        <w:top w:val="none" w:sz="0" w:space="0" w:color="auto"/>
        <w:left w:val="none" w:sz="0" w:space="0" w:color="auto"/>
        <w:bottom w:val="none" w:sz="0" w:space="0" w:color="auto"/>
        <w:right w:val="none" w:sz="0" w:space="0" w:color="auto"/>
      </w:divBdr>
    </w:div>
    <w:div w:id="598565021">
      <w:bodyDiv w:val="1"/>
      <w:marLeft w:val="0"/>
      <w:marRight w:val="0"/>
      <w:marTop w:val="0"/>
      <w:marBottom w:val="0"/>
      <w:divBdr>
        <w:top w:val="none" w:sz="0" w:space="0" w:color="auto"/>
        <w:left w:val="none" w:sz="0" w:space="0" w:color="auto"/>
        <w:bottom w:val="none" w:sz="0" w:space="0" w:color="auto"/>
        <w:right w:val="none" w:sz="0" w:space="0" w:color="auto"/>
      </w:divBdr>
    </w:div>
    <w:div w:id="599065070">
      <w:bodyDiv w:val="1"/>
      <w:marLeft w:val="0"/>
      <w:marRight w:val="0"/>
      <w:marTop w:val="0"/>
      <w:marBottom w:val="0"/>
      <w:divBdr>
        <w:top w:val="none" w:sz="0" w:space="0" w:color="auto"/>
        <w:left w:val="none" w:sz="0" w:space="0" w:color="auto"/>
        <w:bottom w:val="none" w:sz="0" w:space="0" w:color="auto"/>
        <w:right w:val="none" w:sz="0" w:space="0" w:color="auto"/>
      </w:divBdr>
    </w:div>
    <w:div w:id="599140202">
      <w:bodyDiv w:val="1"/>
      <w:marLeft w:val="0"/>
      <w:marRight w:val="0"/>
      <w:marTop w:val="0"/>
      <w:marBottom w:val="0"/>
      <w:divBdr>
        <w:top w:val="none" w:sz="0" w:space="0" w:color="auto"/>
        <w:left w:val="none" w:sz="0" w:space="0" w:color="auto"/>
        <w:bottom w:val="none" w:sz="0" w:space="0" w:color="auto"/>
        <w:right w:val="none" w:sz="0" w:space="0" w:color="auto"/>
      </w:divBdr>
    </w:div>
    <w:div w:id="599143426">
      <w:bodyDiv w:val="1"/>
      <w:marLeft w:val="0"/>
      <w:marRight w:val="0"/>
      <w:marTop w:val="0"/>
      <w:marBottom w:val="0"/>
      <w:divBdr>
        <w:top w:val="none" w:sz="0" w:space="0" w:color="auto"/>
        <w:left w:val="none" w:sz="0" w:space="0" w:color="auto"/>
        <w:bottom w:val="none" w:sz="0" w:space="0" w:color="auto"/>
        <w:right w:val="none" w:sz="0" w:space="0" w:color="auto"/>
      </w:divBdr>
    </w:div>
    <w:div w:id="599339974">
      <w:bodyDiv w:val="1"/>
      <w:marLeft w:val="0"/>
      <w:marRight w:val="0"/>
      <w:marTop w:val="0"/>
      <w:marBottom w:val="0"/>
      <w:divBdr>
        <w:top w:val="none" w:sz="0" w:space="0" w:color="auto"/>
        <w:left w:val="none" w:sz="0" w:space="0" w:color="auto"/>
        <w:bottom w:val="none" w:sz="0" w:space="0" w:color="auto"/>
        <w:right w:val="none" w:sz="0" w:space="0" w:color="auto"/>
      </w:divBdr>
    </w:div>
    <w:div w:id="599525781">
      <w:bodyDiv w:val="1"/>
      <w:marLeft w:val="0"/>
      <w:marRight w:val="0"/>
      <w:marTop w:val="0"/>
      <w:marBottom w:val="0"/>
      <w:divBdr>
        <w:top w:val="none" w:sz="0" w:space="0" w:color="auto"/>
        <w:left w:val="none" w:sz="0" w:space="0" w:color="auto"/>
        <w:bottom w:val="none" w:sz="0" w:space="0" w:color="auto"/>
        <w:right w:val="none" w:sz="0" w:space="0" w:color="auto"/>
      </w:divBdr>
    </w:div>
    <w:div w:id="599608265">
      <w:bodyDiv w:val="1"/>
      <w:marLeft w:val="0"/>
      <w:marRight w:val="0"/>
      <w:marTop w:val="0"/>
      <w:marBottom w:val="0"/>
      <w:divBdr>
        <w:top w:val="none" w:sz="0" w:space="0" w:color="auto"/>
        <w:left w:val="none" w:sz="0" w:space="0" w:color="auto"/>
        <w:bottom w:val="none" w:sz="0" w:space="0" w:color="auto"/>
        <w:right w:val="none" w:sz="0" w:space="0" w:color="auto"/>
      </w:divBdr>
    </w:div>
    <w:div w:id="599676568">
      <w:bodyDiv w:val="1"/>
      <w:marLeft w:val="0"/>
      <w:marRight w:val="0"/>
      <w:marTop w:val="0"/>
      <w:marBottom w:val="0"/>
      <w:divBdr>
        <w:top w:val="none" w:sz="0" w:space="0" w:color="auto"/>
        <w:left w:val="none" w:sz="0" w:space="0" w:color="auto"/>
        <w:bottom w:val="none" w:sz="0" w:space="0" w:color="auto"/>
        <w:right w:val="none" w:sz="0" w:space="0" w:color="auto"/>
      </w:divBdr>
    </w:div>
    <w:div w:id="599727542">
      <w:bodyDiv w:val="1"/>
      <w:marLeft w:val="0"/>
      <w:marRight w:val="0"/>
      <w:marTop w:val="0"/>
      <w:marBottom w:val="0"/>
      <w:divBdr>
        <w:top w:val="none" w:sz="0" w:space="0" w:color="auto"/>
        <w:left w:val="none" w:sz="0" w:space="0" w:color="auto"/>
        <w:bottom w:val="none" w:sz="0" w:space="0" w:color="auto"/>
        <w:right w:val="none" w:sz="0" w:space="0" w:color="auto"/>
      </w:divBdr>
    </w:div>
    <w:div w:id="599876143">
      <w:bodyDiv w:val="1"/>
      <w:marLeft w:val="0"/>
      <w:marRight w:val="0"/>
      <w:marTop w:val="0"/>
      <w:marBottom w:val="0"/>
      <w:divBdr>
        <w:top w:val="none" w:sz="0" w:space="0" w:color="auto"/>
        <w:left w:val="none" w:sz="0" w:space="0" w:color="auto"/>
        <w:bottom w:val="none" w:sz="0" w:space="0" w:color="auto"/>
        <w:right w:val="none" w:sz="0" w:space="0" w:color="auto"/>
      </w:divBdr>
    </w:div>
    <w:div w:id="600064755">
      <w:bodyDiv w:val="1"/>
      <w:marLeft w:val="0"/>
      <w:marRight w:val="0"/>
      <w:marTop w:val="0"/>
      <w:marBottom w:val="0"/>
      <w:divBdr>
        <w:top w:val="none" w:sz="0" w:space="0" w:color="auto"/>
        <w:left w:val="none" w:sz="0" w:space="0" w:color="auto"/>
        <w:bottom w:val="none" w:sz="0" w:space="0" w:color="auto"/>
        <w:right w:val="none" w:sz="0" w:space="0" w:color="auto"/>
      </w:divBdr>
    </w:div>
    <w:div w:id="600065906">
      <w:bodyDiv w:val="1"/>
      <w:marLeft w:val="0"/>
      <w:marRight w:val="0"/>
      <w:marTop w:val="0"/>
      <w:marBottom w:val="0"/>
      <w:divBdr>
        <w:top w:val="none" w:sz="0" w:space="0" w:color="auto"/>
        <w:left w:val="none" w:sz="0" w:space="0" w:color="auto"/>
        <w:bottom w:val="none" w:sz="0" w:space="0" w:color="auto"/>
        <w:right w:val="none" w:sz="0" w:space="0" w:color="auto"/>
      </w:divBdr>
    </w:div>
    <w:div w:id="600069150">
      <w:bodyDiv w:val="1"/>
      <w:marLeft w:val="0"/>
      <w:marRight w:val="0"/>
      <w:marTop w:val="0"/>
      <w:marBottom w:val="0"/>
      <w:divBdr>
        <w:top w:val="none" w:sz="0" w:space="0" w:color="auto"/>
        <w:left w:val="none" w:sz="0" w:space="0" w:color="auto"/>
        <w:bottom w:val="none" w:sz="0" w:space="0" w:color="auto"/>
        <w:right w:val="none" w:sz="0" w:space="0" w:color="auto"/>
      </w:divBdr>
    </w:div>
    <w:div w:id="600643264">
      <w:bodyDiv w:val="1"/>
      <w:marLeft w:val="0"/>
      <w:marRight w:val="0"/>
      <w:marTop w:val="0"/>
      <w:marBottom w:val="0"/>
      <w:divBdr>
        <w:top w:val="none" w:sz="0" w:space="0" w:color="auto"/>
        <w:left w:val="none" w:sz="0" w:space="0" w:color="auto"/>
        <w:bottom w:val="none" w:sz="0" w:space="0" w:color="auto"/>
        <w:right w:val="none" w:sz="0" w:space="0" w:color="auto"/>
      </w:divBdr>
    </w:div>
    <w:div w:id="600651756">
      <w:bodyDiv w:val="1"/>
      <w:marLeft w:val="0"/>
      <w:marRight w:val="0"/>
      <w:marTop w:val="0"/>
      <w:marBottom w:val="0"/>
      <w:divBdr>
        <w:top w:val="none" w:sz="0" w:space="0" w:color="auto"/>
        <w:left w:val="none" w:sz="0" w:space="0" w:color="auto"/>
        <w:bottom w:val="none" w:sz="0" w:space="0" w:color="auto"/>
        <w:right w:val="none" w:sz="0" w:space="0" w:color="auto"/>
      </w:divBdr>
    </w:div>
    <w:div w:id="600723014">
      <w:bodyDiv w:val="1"/>
      <w:marLeft w:val="0"/>
      <w:marRight w:val="0"/>
      <w:marTop w:val="0"/>
      <w:marBottom w:val="0"/>
      <w:divBdr>
        <w:top w:val="none" w:sz="0" w:space="0" w:color="auto"/>
        <w:left w:val="none" w:sz="0" w:space="0" w:color="auto"/>
        <w:bottom w:val="none" w:sz="0" w:space="0" w:color="auto"/>
        <w:right w:val="none" w:sz="0" w:space="0" w:color="auto"/>
      </w:divBdr>
    </w:div>
    <w:div w:id="600842018">
      <w:bodyDiv w:val="1"/>
      <w:marLeft w:val="0"/>
      <w:marRight w:val="0"/>
      <w:marTop w:val="0"/>
      <w:marBottom w:val="0"/>
      <w:divBdr>
        <w:top w:val="none" w:sz="0" w:space="0" w:color="auto"/>
        <w:left w:val="none" w:sz="0" w:space="0" w:color="auto"/>
        <w:bottom w:val="none" w:sz="0" w:space="0" w:color="auto"/>
        <w:right w:val="none" w:sz="0" w:space="0" w:color="auto"/>
      </w:divBdr>
    </w:div>
    <w:div w:id="601109421">
      <w:bodyDiv w:val="1"/>
      <w:marLeft w:val="0"/>
      <w:marRight w:val="0"/>
      <w:marTop w:val="0"/>
      <w:marBottom w:val="0"/>
      <w:divBdr>
        <w:top w:val="none" w:sz="0" w:space="0" w:color="auto"/>
        <w:left w:val="none" w:sz="0" w:space="0" w:color="auto"/>
        <w:bottom w:val="none" w:sz="0" w:space="0" w:color="auto"/>
        <w:right w:val="none" w:sz="0" w:space="0" w:color="auto"/>
      </w:divBdr>
    </w:div>
    <w:div w:id="601425850">
      <w:bodyDiv w:val="1"/>
      <w:marLeft w:val="0"/>
      <w:marRight w:val="0"/>
      <w:marTop w:val="0"/>
      <w:marBottom w:val="0"/>
      <w:divBdr>
        <w:top w:val="none" w:sz="0" w:space="0" w:color="auto"/>
        <w:left w:val="none" w:sz="0" w:space="0" w:color="auto"/>
        <w:bottom w:val="none" w:sz="0" w:space="0" w:color="auto"/>
        <w:right w:val="none" w:sz="0" w:space="0" w:color="auto"/>
      </w:divBdr>
    </w:div>
    <w:div w:id="601500351">
      <w:bodyDiv w:val="1"/>
      <w:marLeft w:val="0"/>
      <w:marRight w:val="0"/>
      <w:marTop w:val="0"/>
      <w:marBottom w:val="0"/>
      <w:divBdr>
        <w:top w:val="none" w:sz="0" w:space="0" w:color="auto"/>
        <w:left w:val="none" w:sz="0" w:space="0" w:color="auto"/>
        <w:bottom w:val="none" w:sz="0" w:space="0" w:color="auto"/>
        <w:right w:val="none" w:sz="0" w:space="0" w:color="auto"/>
      </w:divBdr>
    </w:div>
    <w:div w:id="601645076">
      <w:bodyDiv w:val="1"/>
      <w:marLeft w:val="0"/>
      <w:marRight w:val="0"/>
      <w:marTop w:val="0"/>
      <w:marBottom w:val="0"/>
      <w:divBdr>
        <w:top w:val="none" w:sz="0" w:space="0" w:color="auto"/>
        <w:left w:val="none" w:sz="0" w:space="0" w:color="auto"/>
        <w:bottom w:val="none" w:sz="0" w:space="0" w:color="auto"/>
        <w:right w:val="none" w:sz="0" w:space="0" w:color="auto"/>
      </w:divBdr>
    </w:div>
    <w:div w:id="601956423">
      <w:bodyDiv w:val="1"/>
      <w:marLeft w:val="0"/>
      <w:marRight w:val="0"/>
      <w:marTop w:val="0"/>
      <w:marBottom w:val="0"/>
      <w:divBdr>
        <w:top w:val="none" w:sz="0" w:space="0" w:color="auto"/>
        <w:left w:val="none" w:sz="0" w:space="0" w:color="auto"/>
        <w:bottom w:val="none" w:sz="0" w:space="0" w:color="auto"/>
        <w:right w:val="none" w:sz="0" w:space="0" w:color="auto"/>
      </w:divBdr>
    </w:div>
    <w:div w:id="602109637">
      <w:bodyDiv w:val="1"/>
      <w:marLeft w:val="0"/>
      <w:marRight w:val="0"/>
      <w:marTop w:val="0"/>
      <w:marBottom w:val="0"/>
      <w:divBdr>
        <w:top w:val="none" w:sz="0" w:space="0" w:color="auto"/>
        <w:left w:val="none" w:sz="0" w:space="0" w:color="auto"/>
        <w:bottom w:val="none" w:sz="0" w:space="0" w:color="auto"/>
        <w:right w:val="none" w:sz="0" w:space="0" w:color="auto"/>
      </w:divBdr>
    </w:div>
    <w:div w:id="602302279">
      <w:bodyDiv w:val="1"/>
      <w:marLeft w:val="0"/>
      <w:marRight w:val="0"/>
      <w:marTop w:val="0"/>
      <w:marBottom w:val="0"/>
      <w:divBdr>
        <w:top w:val="none" w:sz="0" w:space="0" w:color="auto"/>
        <w:left w:val="none" w:sz="0" w:space="0" w:color="auto"/>
        <w:bottom w:val="none" w:sz="0" w:space="0" w:color="auto"/>
        <w:right w:val="none" w:sz="0" w:space="0" w:color="auto"/>
      </w:divBdr>
    </w:div>
    <w:div w:id="602422759">
      <w:bodyDiv w:val="1"/>
      <w:marLeft w:val="0"/>
      <w:marRight w:val="0"/>
      <w:marTop w:val="0"/>
      <w:marBottom w:val="0"/>
      <w:divBdr>
        <w:top w:val="none" w:sz="0" w:space="0" w:color="auto"/>
        <w:left w:val="none" w:sz="0" w:space="0" w:color="auto"/>
        <w:bottom w:val="none" w:sz="0" w:space="0" w:color="auto"/>
        <w:right w:val="none" w:sz="0" w:space="0" w:color="auto"/>
      </w:divBdr>
    </w:div>
    <w:div w:id="602956412">
      <w:bodyDiv w:val="1"/>
      <w:marLeft w:val="0"/>
      <w:marRight w:val="0"/>
      <w:marTop w:val="0"/>
      <w:marBottom w:val="0"/>
      <w:divBdr>
        <w:top w:val="none" w:sz="0" w:space="0" w:color="auto"/>
        <w:left w:val="none" w:sz="0" w:space="0" w:color="auto"/>
        <w:bottom w:val="none" w:sz="0" w:space="0" w:color="auto"/>
        <w:right w:val="none" w:sz="0" w:space="0" w:color="auto"/>
      </w:divBdr>
    </w:div>
    <w:div w:id="602956720">
      <w:bodyDiv w:val="1"/>
      <w:marLeft w:val="0"/>
      <w:marRight w:val="0"/>
      <w:marTop w:val="0"/>
      <w:marBottom w:val="0"/>
      <w:divBdr>
        <w:top w:val="none" w:sz="0" w:space="0" w:color="auto"/>
        <w:left w:val="none" w:sz="0" w:space="0" w:color="auto"/>
        <w:bottom w:val="none" w:sz="0" w:space="0" w:color="auto"/>
        <w:right w:val="none" w:sz="0" w:space="0" w:color="auto"/>
      </w:divBdr>
    </w:div>
    <w:div w:id="603146527">
      <w:bodyDiv w:val="1"/>
      <w:marLeft w:val="0"/>
      <w:marRight w:val="0"/>
      <w:marTop w:val="0"/>
      <w:marBottom w:val="0"/>
      <w:divBdr>
        <w:top w:val="none" w:sz="0" w:space="0" w:color="auto"/>
        <w:left w:val="none" w:sz="0" w:space="0" w:color="auto"/>
        <w:bottom w:val="none" w:sz="0" w:space="0" w:color="auto"/>
        <w:right w:val="none" w:sz="0" w:space="0" w:color="auto"/>
      </w:divBdr>
    </w:div>
    <w:div w:id="603151514">
      <w:bodyDiv w:val="1"/>
      <w:marLeft w:val="0"/>
      <w:marRight w:val="0"/>
      <w:marTop w:val="0"/>
      <w:marBottom w:val="0"/>
      <w:divBdr>
        <w:top w:val="none" w:sz="0" w:space="0" w:color="auto"/>
        <w:left w:val="none" w:sz="0" w:space="0" w:color="auto"/>
        <w:bottom w:val="none" w:sz="0" w:space="0" w:color="auto"/>
        <w:right w:val="none" w:sz="0" w:space="0" w:color="auto"/>
      </w:divBdr>
    </w:div>
    <w:div w:id="603463305">
      <w:bodyDiv w:val="1"/>
      <w:marLeft w:val="0"/>
      <w:marRight w:val="0"/>
      <w:marTop w:val="0"/>
      <w:marBottom w:val="0"/>
      <w:divBdr>
        <w:top w:val="none" w:sz="0" w:space="0" w:color="auto"/>
        <w:left w:val="none" w:sz="0" w:space="0" w:color="auto"/>
        <w:bottom w:val="none" w:sz="0" w:space="0" w:color="auto"/>
        <w:right w:val="none" w:sz="0" w:space="0" w:color="auto"/>
      </w:divBdr>
    </w:div>
    <w:div w:id="604074791">
      <w:bodyDiv w:val="1"/>
      <w:marLeft w:val="0"/>
      <w:marRight w:val="0"/>
      <w:marTop w:val="0"/>
      <w:marBottom w:val="0"/>
      <w:divBdr>
        <w:top w:val="none" w:sz="0" w:space="0" w:color="auto"/>
        <w:left w:val="none" w:sz="0" w:space="0" w:color="auto"/>
        <w:bottom w:val="none" w:sz="0" w:space="0" w:color="auto"/>
        <w:right w:val="none" w:sz="0" w:space="0" w:color="auto"/>
      </w:divBdr>
    </w:div>
    <w:div w:id="604390459">
      <w:bodyDiv w:val="1"/>
      <w:marLeft w:val="0"/>
      <w:marRight w:val="0"/>
      <w:marTop w:val="0"/>
      <w:marBottom w:val="0"/>
      <w:divBdr>
        <w:top w:val="none" w:sz="0" w:space="0" w:color="auto"/>
        <w:left w:val="none" w:sz="0" w:space="0" w:color="auto"/>
        <w:bottom w:val="none" w:sz="0" w:space="0" w:color="auto"/>
        <w:right w:val="none" w:sz="0" w:space="0" w:color="auto"/>
      </w:divBdr>
    </w:div>
    <w:div w:id="604461578">
      <w:bodyDiv w:val="1"/>
      <w:marLeft w:val="0"/>
      <w:marRight w:val="0"/>
      <w:marTop w:val="0"/>
      <w:marBottom w:val="0"/>
      <w:divBdr>
        <w:top w:val="none" w:sz="0" w:space="0" w:color="auto"/>
        <w:left w:val="none" w:sz="0" w:space="0" w:color="auto"/>
        <w:bottom w:val="none" w:sz="0" w:space="0" w:color="auto"/>
        <w:right w:val="none" w:sz="0" w:space="0" w:color="auto"/>
      </w:divBdr>
    </w:div>
    <w:div w:id="604508154">
      <w:bodyDiv w:val="1"/>
      <w:marLeft w:val="0"/>
      <w:marRight w:val="0"/>
      <w:marTop w:val="0"/>
      <w:marBottom w:val="0"/>
      <w:divBdr>
        <w:top w:val="none" w:sz="0" w:space="0" w:color="auto"/>
        <w:left w:val="none" w:sz="0" w:space="0" w:color="auto"/>
        <w:bottom w:val="none" w:sz="0" w:space="0" w:color="auto"/>
        <w:right w:val="none" w:sz="0" w:space="0" w:color="auto"/>
      </w:divBdr>
    </w:div>
    <w:div w:id="604580924">
      <w:bodyDiv w:val="1"/>
      <w:marLeft w:val="0"/>
      <w:marRight w:val="0"/>
      <w:marTop w:val="0"/>
      <w:marBottom w:val="0"/>
      <w:divBdr>
        <w:top w:val="none" w:sz="0" w:space="0" w:color="auto"/>
        <w:left w:val="none" w:sz="0" w:space="0" w:color="auto"/>
        <w:bottom w:val="none" w:sz="0" w:space="0" w:color="auto"/>
        <w:right w:val="none" w:sz="0" w:space="0" w:color="auto"/>
      </w:divBdr>
    </w:div>
    <w:div w:id="604584230">
      <w:bodyDiv w:val="1"/>
      <w:marLeft w:val="0"/>
      <w:marRight w:val="0"/>
      <w:marTop w:val="0"/>
      <w:marBottom w:val="0"/>
      <w:divBdr>
        <w:top w:val="none" w:sz="0" w:space="0" w:color="auto"/>
        <w:left w:val="none" w:sz="0" w:space="0" w:color="auto"/>
        <w:bottom w:val="none" w:sz="0" w:space="0" w:color="auto"/>
        <w:right w:val="none" w:sz="0" w:space="0" w:color="auto"/>
      </w:divBdr>
    </w:div>
    <w:div w:id="604653208">
      <w:bodyDiv w:val="1"/>
      <w:marLeft w:val="0"/>
      <w:marRight w:val="0"/>
      <w:marTop w:val="0"/>
      <w:marBottom w:val="0"/>
      <w:divBdr>
        <w:top w:val="none" w:sz="0" w:space="0" w:color="auto"/>
        <w:left w:val="none" w:sz="0" w:space="0" w:color="auto"/>
        <w:bottom w:val="none" w:sz="0" w:space="0" w:color="auto"/>
        <w:right w:val="none" w:sz="0" w:space="0" w:color="auto"/>
      </w:divBdr>
    </w:div>
    <w:div w:id="604776561">
      <w:bodyDiv w:val="1"/>
      <w:marLeft w:val="0"/>
      <w:marRight w:val="0"/>
      <w:marTop w:val="0"/>
      <w:marBottom w:val="0"/>
      <w:divBdr>
        <w:top w:val="none" w:sz="0" w:space="0" w:color="auto"/>
        <w:left w:val="none" w:sz="0" w:space="0" w:color="auto"/>
        <w:bottom w:val="none" w:sz="0" w:space="0" w:color="auto"/>
        <w:right w:val="none" w:sz="0" w:space="0" w:color="auto"/>
      </w:divBdr>
    </w:div>
    <w:div w:id="605043464">
      <w:bodyDiv w:val="1"/>
      <w:marLeft w:val="0"/>
      <w:marRight w:val="0"/>
      <w:marTop w:val="0"/>
      <w:marBottom w:val="0"/>
      <w:divBdr>
        <w:top w:val="none" w:sz="0" w:space="0" w:color="auto"/>
        <w:left w:val="none" w:sz="0" w:space="0" w:color="auto"/>
        <w:bottom w:val="none" w:sz="0" w:space="0" w:color="auto"/>
        <w:right w:val="none" w:sz="0" w:space="0" w:color="auto"/>
      </w:divBdr>
    </w:div>
    <w:div w:id="605357303">
      <w:bodyDiv w:val="1"/>
      <w:marLeft w:val="0"/>
      <w:marRight w:val="0"/>
      <w:marTop w:val="0"/>
      <w:marBottom w:val="0"/>
      <w:divBdr>
        <w:top w:val="none" w:sz="0" w:space="0" w:color="auto"/>
        <w:left w:val="none" w:sz="0" w:space="0" w:color="auto"/>
        <w:bottom w:val="none" w:sz="0" w:space="0" w:color="auto"/>
        <w:right w:val="none" w:sz="0" w:space="0" w:color="auto"/>
      </w:divBdr>
    </w:div>
    <w:div w:id="605426934">
      <w:bodyDiv w:val="1"/>
      <w:marLeft w:val="0"/>
      <w:marRight w:val="0"/>
      <w:marTop w:val="0"/>
      <w:marBottom w:val="0"/>
      <w:divBdr>
        <w:top w:val="none" w:sz="0" w:space="0" w:color="auto"/>
        <w:left w:val="none" w:sz="0" w:space="0" w:color="auto"/>
        <w:bottom w:val="none" w:sz="0" w:space="0" w:color="auto"/>
        <w:right w:val="none" w:sz="0" w:space="0" w:color="auto"/>
      </w:divBdr>
    </w:div>
    <w:div w:id="605578983">
      <w:bodyDiv w:val="1"/>
      <w:marLeft w:val="0"/>
      <w:marRight w:val="0"/>
      <w:marTop w:val="0"/>
      <w:marBottom w:val="0"/>
      <w:divBdr>
        <w:top w:val="none" w:sz="0" w:space="0" w:color="auto"/>
        <w:left w:val="none" w:sz="0" w:space="0" w:color="auto"/>
        <w:bottom w:val="none" w:sz="0" w:space="0" w:color="auto"/>
        <w:right w:val="none" w:sz="0" w:space="0" w:color="auto"/>
      </w:divBdr>
    </w:div>
    <w:div w:id="605618435">
      <w:bodyDiv w:val="1"/>
      <w:marLeft w:val="0"/>
      <w:marRight w:val="0"/>
      <w:marTop w:val="0"/>
      <w:marBottom w:val="0"/>
      <w:divBdr>
        <w:top w:val="none" w:sz="0" w:space="0" w:color="auto"/>
        <w:left w:val="none" w:sz="0" w:space="0" w:color="auto"/>
        <w:bottom w:val="none" w:sz="0" w:space="0" w:color="auto"/>
        <w:right w:val="none" w:sz="0" w:space="0" w:color="auto"/>
      </w:divBdr>
    </w:div>
    <w:div w:id="605699437">
      <w:bodyDiv w:val="1"/>
      <w:marLeft w:val="0"/>
      <w:marRight w:val="0"/>
      <w:marTop w:val="0"/>
      <w:marBottom w:val="0"/>
      <w:divBdr>
        <w:top w:val="none" w:sz="0" w:space="0" w:color="auto"/>
        <w:left w:val="none" w:sz="0" w:space="0" w:color="auto"/>
        <w:bottom w:val="none" w:sz="0" w:space="0" w:color="auto"/>
        <w:right w:val="none" w:sz="0" w:space="0" w:color="auto"/>
      </w:divBdr>
    </w:div>
    <w:div w:id="605774723">
      <w:bodyDiv w:val="1"/>
      <w:marLeft w:val="0"/>
      <w:marRight w:val="0"/>
      <w:marTop w:val="0"/>
      <w:marBottom w:val="0"/>
      <w:divBdr>
        <w:top w:val="none" w:sz="0" w:space="0" w:color="auto"/>
        <w:left w:val="none" w:sz="0" w:space="0" w:color="auto"/>
        <w:bottom w:val="none" w:sz="0" w:space="0" w:color="auto"/>
        <w:right w:val="none" w:sz="0" w:space="0" w:color="auto"/>
      </w:divBdr>
    </w:div>
    <w:div w:id="605847128">
      <w:bodyDiv w:val="1"/>
      <w:marLeft w:val="0"/>
      <w:marRight w:val="0"/>
      <w:marTop w:val="0"/>
      <w:marBottom w:val="0"/>
      <w:divBdr>
        <w:top w:val="none" w:sz="0" w:space="0" w:color="auto"/>
        <w:left w:val="none" w:sz="0" w:space="0" w:color="auto"/>
        <w:bottom w:val="none" w:sz="0" w:space="0" w:color="auto"/>
        <w:right w:val="none" w:sz="0" w:space="0" w:color="auto"/>
      </w:divBdr>
    </w:div>
    <w:div w:id="605888953">
      <w:bodyDiv w:val="1"/>
      <w:marLeft w:val="0"/>
      <w:marRight w:val="0"/>
      <w:marTop w:val="0"/>
      <w:marBottom w:val="0"/>
      <w:divBdr>
        <w:top w:val="none" w:sz="0" w:space="0" w:color="auto"/>
        <w:left w:val="none" w:sz="0" w:space="0" w:color="auto"/>
        <w:bottom w:val="none" w:sz="0" w:space="0" w:color="auto"/>
        <w:right w:val="none" w:sz="0" w:space="0" w:color="auto"/>
      </w:divBdr>
    </w:div>
    <w:div w:id="606012318">
      <w:bodyDiv w:val="1"/>
      <w:marLeft w:val="0"/>
      <w:marRight w:val="0"/>
      <w:marTop w:val="0"/>
      <w:marBottom w:val="0"/>
      <w:divBdr>
        <w:top w:val="none" w:sz="0" w:space="0" w:color="auto"/>
        <w:left w:val="none" w:sz="0" w:space="0" w:color="auto"/>
        <w:bottom w:val="none" w:sz="0" w:space="0" w:color="auto"/>
        <w:right w:val="none" w:sz="0" w:space="0" w:color="auto"/>
      </w:divBdr>
    </w:div>
    <w:div w:id="606160156">
      <w:bodyDiv w:val="1"/>
      <w:marLeft w:val="0"/>
      <w:marRight w:val="0"/>
      <w:marTop w:val="0"/>
      <w:marBottom w:val="0"/>
      <w:divBdr>
        <w:top w:val="none" w:sz="0" w:space="0" w:color="auto"/>
        <w:left w:val="none" w:sz="0" w:space="0" w:color="auto"/>
        <w:bottom w:val="none" w:sz="0" w:space="0" w:color="auto"/>
        <w:right w:val="none" w:sz="0" w:space="0" w:color="auto"/>
      </w:divBdr>
    </w:div>
    <w:div w:id="606355959">
      <w:bodyDiv w:val="1"/>
      <w:marLeft w:val="0"/>
      <w:marRight w:val="0"/>
      <w:marTop w:val="0"/>
      <w:marBottom w:val="0"/>
      <w:divBdr>
        <w:top w:val="none" w:sz="0" w:space="0" w:color="auto"/>
        <w:left w:val="none" w:sz="0" w:space="0" w:color="auto"/>
        <w:bottom w:val="none" w:sz="0" w:space="0" w:color="auto"/>
        <w:right w:val="none" w:sz="0" w:space="0" w:color="auto"/>
      </w:divBdr>
    </w:div>
    <w:div w:id="606813693">
      <w:bodyDiv w:val="1"/>
      <w:marLeft w:val="0"/>
      <w:marRight w:val="0"/>
      <w:marTop w:val="0"/>
      <w:marBottom w:val="0"/>
      <w:divBdr>
        <w:top w:val="none" w:sz="0" w:space="0" w:color="auto"/>
        <w:left w:val="none" w:sz="0" w:space="0" w:color="auto"/>
        <w:bottom w:val="none" w:sz="0" w:space="0" w:color="auto"/>
        <w:right w:val="none" w:sz="0" w:space="0" w:color="auto"/>
      </w:divBdr>
    </w:div>
    <w:div w:id="607350866">
      <w:bodyDiv w:val="1"/>
      <w:marLeft w:val="0"/>
      <w:marRight w:val="0"/>
      <w:marTop w:val="0"/>
      <w:marBottom w:val="0"/>
      <w:divBdr>
        <w:top w:val="none" w:sz="0" w:space="0" w:color="auto"/>
        <w:left w:val="none" w:sz="0" w:space="0" w:color="auto"/>
        <w:bottom w:val="none" w:sz="0" w:space="0" w:color="auto"/>
        <w:right w:val="none" w:sz="0" w:space="0" w:color="auto"/>
      </w:divBdr>
    </w:div>
    <w:div w:id="607390292">
      <w:bodyDiv w:val="1"/>
      <w:marLeft w:val="0"/>
      <w:marRight w:val="0"/>
      <w:marTop w:val="0"/>
      <w:marBottom w:val="0"/>
      <w:divBdr>
        <w:top w:val="none" w:sz="0" w:space="0" w:color="auto"/>
        <w:left w:val="none" w:sz="0" w:space="0" w:color="auto"/>
        <w:bottom w:val="none" w:sz="0" w:space="0" w:color="auto"/>
        <w:right w:val="none" w:sz="0" w:space="0" w:color="auto"/>
      </w:divBdr>
    </w:div>
    <w:div w:id="607393414">
      <w:bodyDiv w:val="1"/>
      <w:marLeft w:val="0"/>
      <w:marRight w:val="0"/>
      <w:marTop w:val="0"/>
      <w:marBottom w:val="0"/>
      <w:divBdr>
        <w:top w:val="none" w:sz="0" w:space="0" w:color="auto"/>
        <w:left w:val="none" w:sz="0" w:space="0" w:color="auto"/>
        <w:bottom w:val="none" w:sz="0" w:space="0" w:color="auto"/>
        <w:right w:val="none" w:sz="0" w:space="0" w:color="auto"/>
      </w:divBdr>
    </w:div>
    <w:div w:id="607471764">
      <w:bodyDiv w:val="1"/>
      <w:marLeft w:val="0"/>
      <w:marRight w:val="0"/>
      <w:marTop w:val="0"/>
      <w:marBottom w:val="0"/>
      <w:divBdr>
        <w:top w:val="none" w:sz="0" w:space="0" w:color="auto"/>
        <w:left w:val="none" w:sz="0" w:space="0" w:color="auto"/>
        <w:bottom w:val="none" w:sz="0" w:space="0" w:color="auto"/>
        <w:right w:val="none" w:sz="0" w:space="0" w:color="auto"/>
      </w:divBdr>
    </w:div>
    <w:div w:id="607539824">
      <w:bodyDiv w:val="1"/>
      <w:marLeft w:val="0"/>
      <w:marRight w:val="0"/>
      <w:marTop w:val="0"/>
      <w:marBottom w:val="0"/>
      <w:divBdr>
        <w:top w:val="none" w:sz="0" w:space="0" w:color="auto"/>
        <w:left w:val="none" w:sz="0" w:space="0" w:color="auto"/>
        <w:bottom w:val="none" w:sz="0" w:space="0" w:color="auto"/>
        <w:right w:val="none" w:sz="0" w:space="0" w:color="auto"/>
      </w:divBdr>
    </w:div>
    <w:div w:id="607547170">
      <w:bodyDiv w:val="1"/>
      <w:marLeft w:val="0"/>
      <w:marRight w:val="0"/>
      <w:marTop w:val="0"/>
      <w:marBottom w:val="0"/>
      <w:divBdr>
        <w:top w:val="none" w:sz="0" w:space="0" w:color="auto"/>
        <w:left w:val="none" w:sz="0" w:space="0" w:color="auto"/>
        <w:bottom w:val="none" w:sz="0" w:space="0" w:color="auto"/>
        <w:right w:val="none" w:sz="0" w:space="0" w:color="auto"/>
      </w:divBdr>
    </w:div>
    <w:div w:id="607740868">
      <w:bodyDiv w:val="1"/>
      <w:marLeft w:val="0"/>
      <w:marRight w:val="0"/>
      <w:marTop w:val="0"/>
      <w:marBottom w:val="0"/>
      <w:divBdr>
        <w:top w:val="none" w:sz="0" w:space="0" w:color="auto"/>
        <w:left w:val="none" w:sz="0" w:space="0" w:color="auto"/>
        <w:bottom w:val="none" w:sz="0" w:space="0" w:color="auto"/>
        <w:right w:val="none" w:sz="0" w:space="0" w:color="auto"/>
      </w:divBdr>
    </w:div>
    <w:div w:id="608120624">
      <w:bodyDiv w:val="1"/>
      <w:marLeft w:val="0"/>
      <w:marRight w:val="0"/>
      <w:marTop w:val="0"/>
      <w:marBottom w:val="0"/>
      <w:divBdr>
        <w:top w:val="none" w:sz="0" w:space="0" w:color="auto"/>
        <w:left w:val="none" w:sz="0" w:space="0" w:color="auto"/>
        <w:bottom w:val="none" w:sz="0" w:space="0" w:color="auto"/>
        <w:right w:val="none" w:sz="0" w:space="0" w:color="auto"/>
      </w:divBdr>
    </w:div>
    <w:div w:id="608123299">
      <w:bodyDiv w:val="1"/>
      <w:marLeft w:val="0"/>
      <w:marRight w:val="0"/>
      <w:marTop w:val="0"/>
      <w:marBottom w:val="0"/>
      <w:divBdr>
        <w:top w:val="none" w:sz="0" w:space="0" w:color="auto"/>
        <w:left w:val="none" w:sz="0" w:space="0" w:color="auto"/>
        <w:bottom w:val="none" w:sz="0" w:space="0" w:color="auto"/>
        <w:right w:val="none" w:sz="0" w:space="0" w:color="auto"/>
      </w:divBdr>
    </w:div>
    <w:div w:id="608314936">
      <w:bodyDiv w:val="1"/>
      <w:marLeft w:val="0"/>
      <w:marRight w:val="0"/>
      <w:marTop w:val="0"/>
      <w:marBottom w:val="0"/>
      <w:divBdr>
        <w:top w:val="none" w:sz="0" w:space="0" w:color="auto"/>
        <w:left w:val="none" w:sz="0" w:space="0" w:color="auto"/>
        <w:bottom w:val="none" w:sz="0" w:space="0" w:color="auto"/>
        <w:right w:val="none" w:sz="0" w:space="0" w:color="auto"/>
      </w:divBdr>
    </w:div>
    <w:div w:id="608437111">
      <w:bodyDiv w:val="1"/>
      <w:marLeft w:val="0"/>
      <w:marRight w:val="0"/>
      <w:marTop w:val="0"/>
      <w:marBottom w:val="0"/>
      <w:divBdr>
        <w:top w:val="none" w:sz="0" w:space="0" w:color="auto"/>
        <w:left w:val="none" w:sz="0" w:space="0" w:color="auto"/>
        <w:bottom w:val="none" w:sz="0" w:space="0" w:color="auto"/>
        <w:right w:val="none" w:sz="0" w:space="0" w:color="auto"/>
      </w:divBdr>
    </w:div>
    <w:div w:id="608514267">
      <w:bodyDiv w:val="1"/>
      <w:marLeft w:val="0"/>
      <w:marRight w:val="0"/>
      <w:marTop w:val="0"/>
      <w:marBottom w:val="0"/>
      <w:divBdr>
        <w:top w:val="none" w:sz="0" w:space="0" w:color="auto"/>
        <w:left w:val="none" w:sz="0" w:space="0" w:color="auto"/>
        <w:bottom w:val="none" w:sz="0" w:space="0" w:color="auto"/>
        <w:right w:val="none" w:sz="0" w:space="0" w:color="auto"/>
      </w:divBdr>
    </w:div>
    <w:div w:id="608703783">
      <w:bodyDiv w:val="1"/>
      <w:marLeft w:val="0"/>
      <w:marRight w:val="0"/>
      <w:marTop w:val="0"/>
      <w:marBottom w:val="0"/>
      <w:divBdr>
        <w:top w:val="none" w:sz="0" w:space="0" w:color="auto"/>
        <w:left w:val="none" w:sz="0" w:space="0" w:color="auto"/>
        <w:bottom w:val="none" w:sz="0" w:space="0" w:color="auto"/>
        <w:right w:val="none" w:sz="0" w:space="0" w:color="auto"/>
      </w:divBdr>
    </w:div>
    <w:div w:id="608974213">
      <w:bodyDiv w:val="1"/>
      <w:marLeft w:val="0"/>
      <w:marRight w:val="0"/>
      <w:marTop w:val="0"/>
      <w:marBottom w:val="0"/>
      <w:divBdr>
        <w:top w:val="none" w:sz="0" w:space="0" w:color="auto"/>
        <w:left w:val="none" w:sz="0" w:space="0" w:color="auto"/>
        <w:bottom w:val="none" w:sz="0" w:space="0" w:color="auto"/>
        <w:right w:val="none" w:sz="0" w:space="0" w:color="auto"/>
      </w:divBdr>
    </w:div>
    <w:div w:id="609241696">
      <w:bodyDiv w:val="1"/>
      <w:marLeft w:val="0"/>
      <w:marRight w:val="0"/>
      <w:marTop w:val="0"/>
      <w:marBottom w:val="0"/>
      <w:divBdr>
        <w:top w:val="none" w:sz="0" w:space="0" w:color="auto"/>
        <w:left w:val="none" w:sz="0" w:space="0" w:color="auto"/>
        <w:bottom w:val="none" w:sz="0" w:space="0" w:color="auto"/>
        <w:right w:val="none" w:sz="0" w:space="0" w:color="auto"/>
      </w:divBdr>
    </w:div>
    <w:div w:id="609314240">
      <w:bodyDiv w:val="1"/>
      <w:marLeft w:val="0"/>
      <w:marRight w:val="0"/>
      <w:marTop w:val="0"/>
      <w:marBottom w:val="0"/>
      <w:divBdr>
        <w:top w:val="none" w:sz="0" w:space="0" w:color="auto"/>
        <w:left w:val="none" w:sz="0" w:space="0" w:color="auto"/>
        <w:bottom w:val="none" w:sz="0" w:space="0" w:color="auto"/>
        <w:right w:val="none" w:sz="0" w:space="0" w:color="auto"/>
      </w:divBdr>
    </w:div>
    <w:div w:id="609362660">
      <w:bodyDiv w:val="1"/>
      <w:marLeft w:val="0"/>
      <w:marRight w:val="0"/>
      <w:marTop w:val="0"/>
      <w:marBottom w:val="0"/>
      <w:divBdr>
        <w:top w:val="none" w:sz="0" w:space="0" w:color="auto"/>
        <w:left w:val="none" w:sz="0" w:space="0" w:color="auto"/>
        <w:bottom w:val="none" w:sz="0" w:space="0" w:color="auto"/>
        <w:right w:val="none" w:sz="0" w:space="0" w:color="auto"/>
      </w:divBdr>
    </w:div>
    <w:div w:id="609364475">
      <w:bodyDiv w:val="1"/>
      <w:marLeft w:val="0"/>
      <w:marRight w:val="0"/>
      <w:marTop w:val="0"/>
      <w:marBottom w:val="0"/>
      <w:divBdr>
        <w:top w:val="none" w:sz="0" w:space="0" w:color="auto"/>
        <w:left w:val="none" w:sz="0" w:space="0" w:color="auto"/>
        <w:bottom w:val="none" w:sz="0" w:space="0" w:color="auto"/>
        <w:right w:val="none" w:sz="0" w:space="0" w:color="auto"/>
      </w:divBdr>
    </w:div>
    <w:div w:id="609550401">
      <w:bodyDiv w:val="1"/>
      <w:marLeft w:val="0"/>
      <w:marRight w:val="0"/>
      <w:marTop w:val="0"/>
      <w:marBottom w:val="0"/>
      <w:divBdr>
        <w:top w:val="none" w:sz="0" w:space="0" w:color="auto"/>
        <w:left w:val="none" w:sz="0" w:space="0" w:color="auto"/>
        <w:bottom w:val="none" w:sz="0" w:space="0" w:color="auto"/>
        <w:right w:val="none" w:sz="0" w:space="0" w:color="auto"/>
      </w:divBdr>
    </w:div>
    <w:div w:id="610014265">
      <w:bodyDiv w:val="1"/>
      <w:marLeft w:val="0"/>
      <w:marRight w:val="0"/>
      <w:marTop w:val="0"/>
      <w:marBottom w:val="0"/>
      <w:divBdr>
        <w:top w:val="none" w:sz="0" w:space="0" w:color="auto"/>
        <w:left w:val="none" w:sz="0" w:space="0" w:color="auto"/>
        <w:bottom w:val="none" w:sz="0" w:space="0" w:color="auto"/>
        <w:right w:val="none" w:sz="0" w:space="0" w:color="auto"/>
      </w:divBdr>
    </w:div>
    <w:div w:id="610091703">
      <w:bodyDiv w:val="1"/>
      <w:marLeft w:val="0"/>
      <w:marRight w:val="0"/>
      <w:marTop w:val="0"/>
      <w:marBottom w:val="0"/>
      <w:divBdr>
        <w:top w:val="none" w:sz="0" w:space="0" w:color="auto"/>
        <w:left w:val="none" w:sz="0" w:space="0" w:color="auto"/>
        <w:bottom w:val="none" w:sz="0" w:space="0" w:color="auto"/>
        <w:right w:val="none" w:sz="0" w:space="0" w:color="auto"/>
      </w:divBdr>
    </w:div>
    <w:div w:id="610361059">
      <w:bodyDiv w:val="1"/>
      <w:marLeft w:val="0"/>
      <w:marRight w:val="0"/>
      <w:marTop w:val="0"/>
      <w:marBottom w:val="0"/>
      <w:divBdr>
        <w:top w:val="none" w:sz="0" w:space="0" w:color="auto"/>
        <w:left w:val="none" w:sz="0" w:space="0" w:color="auto"/>
        <w:bottom w:val="none" w:sz="0" w:space="0" w:color="auto"/>
        <w:right w:val="none" w:sz="0" w:space="0" w:color="auto"/>
      </w:divBdr>
    </w:div>
    <w:div w:id="610404259">
      <w:bodyDiv w:val="1"/>
      <w:marLeft w:val="0"/>
      <w:marRight w:val="0"/>
      <w:marTop w:val="0"/>
      <w:marBottom w:val="0"/>
      <w:divBdr>
        <w:top w:val="none" w:sz="0" w:space="0" w:color="auto"/>
        <w:left w:val="none" w:sz="0" w:space="0" w:color="auto"/>
        <w:bottom w:val="none" w:sz="0" w:space="0" w:color="auto"/>
        <w:right w:val="none" w:sz="0" w:space="0" w:color="auto"/>
      </w:divBdr>
    </w:div>
    <w:div w:id="610667952">
      <w:bodyDiv w:val="1"/>
      <w:marLeft w:val="0"/>
      <w:marRight w:val="0"/>
      <w:marTop w:val="0"/>
      <w:marBottom w:val="0"/>
      <w:divBdr>
        <w:top w:val="none" w:sz="0" w:space="0" w:color="auto"/>
        <w:left w:val="none" w:sz="0" w:space="0" w:color="auto"/>
        <w:bottom w:val="none" w:sz="0" w:space="0" w:color="auto"/>
        <w:right w:val="none" w:sz="0" w:space="0" w:color="auto"/>
      </w:divBdr>
    </w:div>
    <w:div w:id="611130730">
      <w:bodyDiv w:val="1"/>
      <w:marLeft w:val="0"/>
      <w:marRight w:val="0"/>
      <w:marTop w:val="0"/>
      <w:marBottom w:val="0"/>
      <w:divBdr>
        <w:top w:val="none" w:sz="0" w:space="0" w:color="auto"/>
        <w:left w:val="none" w:sz="0" w:space="0" w:color="auto"/>
        <w:bottom w:val="none" w:sz="0" w:space="0" w:color="auto"/>
        <w:right w:val="none" w:sz="0" w:space="0" w:color="auto"/>
      </w:divBdr>
    </w:div>
    <w:div w:id="611281980">
      <w:bodyDiv w:val="1"/>
      <w:marLeft w:val="0"/>
      <w:marRight w:val="0"/>
      <w:marTop w:val="0"/>
      <w:marBottom w:val="0"/>
      <w:divBdr>
        <w:top w:val="none" w:sz="0" w:space="0" w:color="auto"/>
        <w:left w:val="none" w:sz="0" w:space="0" w:color="auto"/>
        <w:bottom w:val="none" w:sz="0" w:space="0" w:color="auto"/>
        <w:right w:val="none" w:sz="0" w:space="0" w:color="auto"/>
      </w:divBdr>
    </w:div>
    <w:div w:id="611286611">
      <w:bodyDiv w:val="1"/>
      <w:marLeft w:val="0"/>
      <w:marRight w:val="0"/>
      <w:marTop w:val="0"/>
      <w:marBottom w:val="0"/>
      <w:divBdr>
        <w:top w:val="none" w:sz="0" w:space="0" w:color="auto"/>
        <w:left w:val="none" w:sz="0" w:space="0" w:color="auto"/>
        <w:bottom w:val="none" w:sz="0" w:space="0" w:color="auto"/>
        <w:right w:val="none" w:sz="0" w:space="0" w:color="auto"/>
      </w:divBdr>
    </w:div>
    <w:div w:id="611516948">
      <w:bodyDiv w:val="1"/>
      <w:marLeft w:val="0"/>
      <w:marRight w:val="0"/>
      <w:marTop w:val="0"/>
      <w:marBottom w:val="0"/>
      <w:divBdr>
        <w:top w:val="none" w:sz="0" w:space="0" w:color="auto"/>
        <w:left w:val="none" w:sz="0" w:space="0" w:color="auto"/>
        <w:bottom w:val="none" w:sz="0" w:space="0" w:color="auto"/>
        <w:right w:val="none" w:sz="0" w:space="0" w:color="auto"/>
      </w:divBdr>
    </w:div>
    <w:div w:id="611593211">
      <w:bodyDiv w:val="1"/>
      <w:marLeft w:val="0"/>
      <w:marRight w:val="0"/>
      <w:marTop w:val="0"/>
      <w:marBottom w:val="0"/>
      <w:divBdr>
        <w:top w:val="none" w:sz="0" w:space="0" w:color="auto"/>
        <w:left w:val="none" w:sz="0" w:space="0" w:color="auto"/>
        <w:bottom w:val="none" w:sz="0" w:space="0" w:color="auto"/>
        <w:right w:val="none" w:sz="0" w:space="0" w:color="auto"/>
      </w:divBdr>
    </w:div>
    <w:div w:id="612128959">
      <w:bodyDiv w:val="1"/>
      <w:marLeft w:val="0"/>
      <w:marRight w:val="0"/>
      <w:marTop w:val="0"/>
      <w:marBottom w:val="0"/>
      <w:divBdr>
        <w:top w:val="none" w:sz="0" w:space="0" w:color="auto"/>
        <w:left w:val="none" w:sz="0" w:space="0" w:color="auto"/>
        <w:bottom w:val="none" w:sz="0" w:space="0" w:color="auto"/>
        <w:right w:val="none" w:sz="0" w:space="0" w:color="auto"/>
      </w:divBdr>
    </w:div>
    <w:div w:id="612444031">
      <w:bodyDiv w:val="1"/>
      <w:marLeft w:val="0"/>
      <w:marRight w:val="0"/>
      <w:marTop w:val="0"/>
      <w:marBottom w:val="0"/>
      <w:divBdr>
        <w:top w:val="none" w:sz="0" w:space="0" w:color="auto"/>
        <w:left w:val="none" w:sz="0" w:space="0" w:color="auto"/>
        <w:bottom w:val="none" w:sz="0" w:space="0" w:color="auto"/>
        <w:right w:val="none" w:sz="0" w:space="0" w:color="auto"/>
      </w:divBdr>
    </w:div>
    <w:div w:id="612900579">
      <w:bodyDiv w:val="1"/>
      <w:marLeft w:val="0"/>
      <w:marRight w:val="0"/>
      <w:marTop w:val="0"/>
      <w:marBottom w:val="0"/>
      <w:divBdr>
        <w:top w:val="none" w:sz="0" w:space="0" w:color="auto"/>
        <w:left w:val="none" w:sz="0" w:space="0" w:color="auto"/>
        <w:bottom w:val="none" w:sz="0" w:space="0" w:color="auto"/>
        <w:right w:val="none" w:sz="0" w:space="0" w:color="auto"/>
      </w:divBdr>
    </w:div>
    <w:div w:id="613288885">
      <w:bodyDiv w:val="1"/>
      <w:marLeft w:val="0"/>
      <w:marRight w:val="0"/>
      <w:marTop w:val="0"/>
      <w:marBottom w:val="0"/>
      <w:divBdr>
        <w:top w:val="none" w:sz="0" w:space="0" w:color="auto"/>
        <w:left w:val="none" w:sz="0" w:space="0" w:color="auto"/>
        <w:bottom w:val="none" w:sz="0" w:space="0" w:color="auto"/>
        <w:right w:val="none" w:sz="0" w:space="0" w:color="auto"/>
      </w:divBdr>
    </w:div>
    <w:div w:id="613437190">
      <w:bodyDiv w:val="1"/>
      <w:marLeft w:val="0"/>
      <w:marRight w:val="0"/>
      <w:marTop w:val="0"/>
      <w:marBottom w:val="0"/>
      <w:divBdr>
        <w:top w:val="none" w:sz="0" w:space="0" w:color="auto"/>
        <w:left w:val="none" w:sz="0" w:space="0" w:color="auto"/>
        <w:bottom w:val="none" w:sz="0" w:space="0" w:color="auto"/>
        <w:right w:val="none" w:sz="0" w:space="0" w:color="auto"/>
      </w:divBdr>
    </w:div>
    <w:div w:id="613439924">
      <w:bodyDiv w:val="1"/>
      <w:marLeft w:val="0"/>
      <w:marRight w:val="0"/>
      <w:marTop w:val="0"/>
      <w:marBottom w:val="0"/>
      <w:divBdr>
        <w:top w:val="none" w:sz="0" w:space="0" w:color="auto"/>
        <w:left w:val="none" w:sz="0" w:space="0" w:color="auto"/>
        <w:bottom w:val="none" w:sz="0" w:space="0" w:color="auto"/>
        <w:right w:val="none" w:sz="0" w:space="0" w:color="auto"/>
      </w:divBdr>
    </w:div>
    <w:div w:id="613631271">
      <w:bodyDiv w:val="1"/>
      <w:marLeft w:val="0"/>
      <w:marRight w:val="0"/>
      <w:marTop w:val="0"/>
      <w:marBottom w:val="0"/>
      <w:divBdr>
        <w:top w:val="none" w:sz="0" w:space="0" w:color="auto"/>
        <w:left w:val="none" w:sz="0" w:space="0" w:color="auto"/>
        <w:bottom w:val="none" w:sz="0" w:space="0" w:color="auto"/>
        <w:right w:val="none" w:sz="0" w:space="0" w:color="auto"/>
      </w:divBdr>
    </w:div>
    <w:div w:id="613681853">
      <w:bodyDiv w:val="1"/>
      <w:marLeft w:val="0"/>
      <w:marRight w:val="0"/>
      <w:marTop w:val="0"/>
      <w:marBottom w:val="0"/>
      <w:divBdr>
        <w:top w:val="none" w:sz="0" w:space="0" w:color="auto"/>
        <w:left w:val="none" w:sz="0" w:space="0" w:color="auto"/>
        <w:bottom w:val="none" w:sz="0" w:space="0" w:color="auto"/>
        <w:right w:val="none" w:sz="0" w:space="0" w:color="auto"/>
      </w:divBdr>
    </w:div>
    <w:div w:id="613875973">
      <w:bodyDiv w:val="1"/>
      <w:marLeft w:val="0"/>
      <w:marRight w:val="0"/>
      <w:marTop w:val="0"/>
      <w:marBottom w:val="0"/>
      <w:divBdr>
        <w:top w:val="none" w:sz="0" w:space="0" w:color="auto"/>
        <w:left w:val="none" w:sz="0" w:space="0" w:color="auto"/>
        <w:bottom w:val="none" w:sz="0" w:space="0" w:color="auto"/>
        <w:right w:val="none" w:sz="0" w:space="0" w:color="auto"/>
      </w:divBdr>
    </w:div>
    <w:div w:id="613950121">
      <w:bodyDiv w:val="1"/>
      <w:marLeft w:val="0"/>
      <w:marRight w:val="0"/>
      <w:marTop w:val="0"/>
      <w:marBottom w:val="0"/>
      <w:divBdr>
        <w:top w:val="none" w:sz="0" w:space="0" w:color="auto"/>
        <w:left w:val="none" w:sz="0" w:space="0" w:color="auto"/>
        <w:bottom w:val="none" w:sz="0" w:space="0" w:color="auto"/>
        <w:right w:val="none" w:sz="0" w:space="0" w:color="auto"/>
      </w:divBdr>
    </w:div>
    <w:div w:id="614017136">
      <w:bodyDiv w:val="1"/>
      <w:marLeft w:val="0"/>
      <w:marRight w:val="0"/>
      <w:marTop w:val="0"/>
      <w:marBottom w:val="0"/>
      <w:divBdr>
        <w:top w:val="none" w:sz="0" w:space="0" w:color="auto"/>
        <w:left w:val="none" w:sz="0" w:space="0" w:color="auto"/>
        <w:bottom w:val="none" w:sz="0" w:space="0" w:color="auto"/>
        <w:right w:val="none" w:sz="0" w:space="0" w:color="auto"/>
      </w:divBdr>
    </w:div>
    <w:div w:id="614021317">
      <w:bodyDiv w:val="1"/>
      <w:marLeft w:val="0"/>
      <w:marRight w:val="0"/>
      <w:marTop w:val="0"/>
      <w:marBottom w:val="0"/>
      <w:divBdr>
        <w:top w:val="none" w:sz="0" w:space="0" w:color="auto"/>
        <w:left w:val="none" w:sz="0" w:space="0" w:color="auto"/>
        <w:bottom w:val="none" w:sz="0" w:space="0" w:color="auto"/>
        <w:right w:val="none" w:sz="0" w:space="0" w:color="auto"/>
      </w:divBdr>
    </w:div>
    <w:div w:id="614097810">
      <w:bodyDiv w:val="1"/>
      <w:marLeft w:val="0"/>
      <w:marRight w:val="0"/>
      <w:marTop w:val="0"/>
      <w:marBottom w:val="0"/>
      <w:divBdr>
        <w:top w:val="none" w:sz="0" w:space="0" w:color="auto"/>
        <w:left w:val="none" w:sz="0" w:space="0" w:color="auto"/>
        <w:bottom w:val="none" w:sz="0" w:space="0" w:color="auto"/>
        <w:right w:val="none" w:sz="0" w:space="0" w:color="auto"/>
      </w:divBdr>
    </w:div>
    <w:div w:id="614101805">
      <w:bodyDiv w:val="1"/>
      <w:marLeft w:val="0"/>
      <w:marRight w:val="0"/>
      <w:marTop w:val="0"/>
      <w:marBottom w:val="0"/>
      <w:divBdr>
        <w:top w:val="none" w:sz="0" w:space="0" w:color="auto"/>
        <w:left w:val="none" w:sz="0" w:space="0" w:color="auto"/>
        <w:bottom w:val="none" w:sz="0" w:space="0" w:color="auto"/>
        <w:right w:val="none" w:sz="0" w:space="0" w:color="auto"/>
      </w:divBdr>
    </w:div>
    <w:div w:id="614167914">
      <w:bodyDiv w:val="1"/>
      <w:marLeft w:val="0"/>
      <w:marRight w:val="0"/>
      <w:marTop w:val="0"/>
      <w:marBottom w:val="0"/>
      <w:divBdr>
        <w:top w:val="none" w:sz="0" w:space="0" w:color="auto"/>
        <w:left w:val="none" w:sz="0" w:space="0" w:color="auto"/>
        <w:bottom w:val="none" w:sz="0" w:space="0" w:color="auto"/>
        <w:right w:val="none" w:sz="0" w:space="0" w:color="auto"/>
      </w:divBdr>
    </w:div>
    <w:div w:id="614214880">
      <w:bodyDiv w:val="1"/>
      <w:marLeft w:val="0"/>
      <w:marRight w:val="0"/>
      <w:marTop w:val="0"/>
      <w:marBottom w:val="0"/>
      <w:divBdr>
        <w:top w:val="none" w:sz="0" w:space="0" w:color="auto"/>
        <w:left w:val="none" w:sz="0" w:space="0" w:color="auto"/>
        <w:bottom w:val="none" w:sz="0" w:space="0" w:color="auto"/>
        <w:right w:val="none" w:sz="0" w:space="0" w:color="auto"/>
      </w:divBdr>
    </w:div>
    <w:div w:id="614481040">
      <w:bodyDiv w:val="1"/>
      <w:marLeft w:val="0"/>
      <w:marRight w:val="0"/>
      <w:marTop w:val="0"/>
      <w:marBottom w:val="0"/>
      <w:divBdr>
        <w:top w:val="none" w:sz="0" w:space="0" w:color="auto"/>
        <w:left w:val="none" w:sz="0" w:space="0" w:color="auto"/>
        <w:bottom w:val="none" w:sz="0" w:space="0" w:color="auto"/>
        <w:right w:val="none" w:sz="0" w:space="0" w:color="auto"/>
      </w:divBdr>
    </w:div>
    <w:div w:id="614484851">
      <w:bodyDiv w:val="1"/>
      <w:marLeft w:val="0"/>
      <w:marRight w:val="0"/>
      <w:marTop w:val="0"/>
      <w:marBottom w:val="0"/>
      <w:divBdr>
        <w:top w:val="none" w:sz="0" w:space="0" w:color="auto"/>
        <w:left w:val="none" w:sz="0" w:space="0" w:color="auto"/>
        <w:bottom w:val="none" w:sz="0" w:space="0" w:color="auto"/>
        <w:right w:val="none" w:sz="0" w:space="0" w:color="auto"/>
      </w:divBdr>
    </w:div>
    <w:div w:id="614866731">
      <w:bodyDiv w:val="1"/>
      <w:marLeft w:val="0"/>
      <w:marRight w:val="0"/>
      <w:marTop w:val="0"/>
      <w:marBottom w:val="0"/>
      <w:divBdr>
        <w:top w:val="none" w:sz="0" w:space="0" w:color="auto"/>
        <w:left w:val="none" w:sz="0" w:space="0" w:color="auto"/>
        <w:bottom w:val="none" w:sz="0" w:space="0" w:color="auto"/>
        <w:right w:val="none" w:sz="0" w:space="0" w:color="auto"/>
      </w:divBdr>
    </w:div>
    <w:div w:id="615213393">
      <w:bodyDiv w:val="1"/>
      <w:marLeft w:val="0"/>
      <w:marRight w:val="0"/>
      <w:marTop w:val="0"/>
      <w:marBottom w:val="0"/>
      <w:divBdr>
        <w:top w:val="none" w:sz="0" w:space="0" w:color="auto"/>
        <w:left w:val="none" w:sz="0" w:space="0" w:color="auto"/>
        <w:bottom w:val="none" w:sz="0" w:space="0" w:color="auto"/>
        <w:right w:val="none" w:sz="0" w:space="0" w:color="auto"/>
      </w:divBdr>
    </w:div>
    <w:div w:id="615254835">
      <w:bodyDiv w:val="1"/>
      <w:marLeft w:val="0"/>
      <w:marRight w:val="0"/>
      <w:marTop w:val="0"/>
      <w:marBottom w:val="0"/>
      <w:divBdr>
        <w:top w:val="none" w:sz="0" w:space="0" w:color="auto"/>
        <w:left w:val="none" w:sz="0" w:space="0" w:color="auto"/>
        <w:bottom w:val="none" w:sz="0" w:space="0" w:color="auto"/>
        <w:right w:val="none" w:sz="0" w:space="0" w:color="auto"/>
      </w:divBdr>
    </w:div>
    <w:div w:id="615336279">
      <w:bodyDiv w:val="1"/>
      <w:marLeft w:val="0"/>
      <w:marRight w:val="0"/>
      <w:marTop w:val="0"/>
      <w:marBottom w:val="0"/>
      <w:divBdr>
        <w:top w:val="none" w:sz="0" w:space="0" w:color="auto"/>
        <w:left w:val="none" w:sz="0" w:space="0" w:color="auto"/>
        <w:bottom w:val="none" w:sz="0" w:space="0" w:color="auto"/>
        <w:right w:val="none" w:sz="0" w:space="0" w:color="auto"/>
      </w:divBdr>
    </w:div>
    <w:div w:id="615408243">
      <w:bodyDiv w:val="1"/>
      <w:marLeft w:val="0"/>
      <w:marRight w:val="0"/>
      <w:marTop w:val="0"/>
      <w:marBottom w:val="0"/>
      <w:divBdr>
        <w:top w:val="none" w:sz="0" w:space="0" w:color="auto"/>
        <w:left w:val="none" w:sz="0" w:space="0" w:color="auto"/>
        <w:bottom w:val="none" w:sz="0" w:space="0" w:color="auto"/>
        <w:right w:val="none" w:sz="0" w:space="0" w:color="auto"/>
      </w:divBdr>
    </w:div>
    <w:div w:id="615412507">
      <w:bodyDiv w:val="1"/>
      <w:marLeft w:val="0"/>
      <w:marRight w:val="0"/>
      <w:marTop w:val="0"/>
      <w:marBottom w:val="0"/>
      <w:divBdr>
        <w:top w:val="none" w:sz="0" w:space="0" w:color="auto"/>
        <w:left w:val="none" w:sz="0" w:space="0" w:color="auto"/>
        <w:bottom w:val="none" w:sz="0" w:space="0" w:color="auto"/>
        <w:right w:val="none" w:sz="0" w:space="0" w:color="auto"/>
      </w:divBdr>
    </w:div>
    <w:div w:id="615524771">
      <w:bodyDiv w:val="1"/>
      <w:marLeft w:val="0"/>
      <w:marRight w:val="0"/>
      <w:marTop w:val="0"/>
      <w:marBottom w:val="0"/>
      <w:divBdr>
        <w:top w:val="none" w:sz="0" w:space="0" w:color="auto"/>
        <w:left w:val="none" w:sz="0" w:space="0" w:color="auto"/>
        <w:bottom w:val="none" w:sz="0" w:space="0" w:color="auto"/>
        <w:right w:val="none" w:sz="0" w:space="0" w:color="auto"/>
      </w:divBdr>
    </w:div>
    <w:div w:id="615673306">
      <w:bodyDiv w:val="1"/>
      <w:marLeft w:val="0"/>
      <w:marRight w:val="0"/>
      <w:marTop w:val="0"/>
      <w:marBottom w:val="0"/>
      <w:divBdr>
        <w:top w:val="none" w:sz="0" w:space="0" w:color="auto"/>
        <w:left w:val="none" w:sz="0" w:space="0" w:color="auto"/>
        <w:bottom w:val="none" w:sz="0" w:space="0" w:color="auto"/>
        <w:right w:val="none" w:sz="0" w:space="0" w:color="auto"/>
      </w:divBdr>
    </w:div>
    <w:div w:id="615789568">
      <w:bodyDiv w:val="1"/>
      <w:marLeft w:val="0"/>
      <w:marRight w:val="0"/>
      <w:marTop w:val="0"/>
      <w:marBottom w:val="0"/>
      <w:divBdr>
        <w:top w:val="none" w:sz="0" w:space="0" w:color="auto"/>
        <w:left w:val="none" w:sz="0" w:space="0" w:color="auto"/>
        <w:bottom w:val="none" w:sz="0" w:space="0" w:color="auto"/>
        <w:right w:val="none" w:sz="0" w:space="0" w:color="auto"/>
      </w:divBdr>
    </w:div>
    <w:div w:id="615987197">
      <w:bodyDiv w:val="1"/>
      <w:marLeft w:val="0"/>
      <w:marRight w:val="0"/>
      <w:marTop w:val="0"/>
      <w:marBottom w:val="0"/>
      <w:divBdr>
        <w:top w:val="none" w:sz="0" w:space="0" w:color="auto"/>
        <w:left w:val="none" w:sz="0" w:space="0" w:color="auto"/>
        <w:bottom w:val="none" w:sz="0" w:space="0" w:color="auto"/>
        <w:right w:val="none" w:sz="0" w:space="0" w:color="auto"/>
      </w:divBdr>
    </w:div>
    <w:div w:id="615988029">
      <w:bodyDiv w:val="1"/>
      <w:marLeft w:val="0"/>
      <w:marRight w:val="0"/>
      <w:marTop w:val="0"/>
      <w:marBottom w:val="0"/>
      <w:divBdr>
        <w:top w:val="none" w:sz="0" w:space="0" w:color="auto"/>
        <w:left w:val="none" w:sz="0" w:space="0" w:color="auto"/>
        <w:bottom w:val="none" w:sz="0" w:space="0" w:color="auto"/>
        <w:right w:val="none" w:sz="0" w:space="0" w:color="auto"/>
      </w:divBdr>
    </w:div>
    <w:div w:id="616135980">
      <w:bodyDiv w:val="1"/>
      <w:marLeft w:val="0"/>
      <w:marRight w:val="0"/>
      <w:marTop w:val="0"/>
      <w:marBottom w:val="0"/>
      <w:divBdr>
        <w:top w:val="none" w:sz="0" w:space="0" w:color="auto"/>
        <w:left w:val="none" w:sz="0" w:space="0" w:color="auto"/>
        <w:bottom w:val="none" w:sz="0" w:space="0" w:color="auto"/>
        <w:right w:val="none" w:sz="0" w:space="0" w:color="auto"/>
      </w:divBdr>
    </w:div>
    <w:div w:id="616303187">
      <w:bodyDiv w:val="1"/>
      <w:marLeft w:val="0"/>
      <w:marRight w:val="0"/>
      <w:marTop w:val="0"/>
      <w:marBottom w:val="0"/>
      <w:divBdr>
        <w:top w:val="none" w:sz="0" w:space="0" w:color="auto"/>
        <w:left w:val="none" w:sz="0" w:space="0" w:color="auto"/>
        <w:bottom w:val="none" w:sz="0" w:space="0" w:color="auto"/>
        <w:right w:val="none" w:sz="0" w:space="0" w:color="auto"/>
      </w:divBdr>
    </w:div>
    <w:div w:id="616452541">
      <w:bodyDiv w:val="1"/>
      <w:marLeft w:val="0"/>
      <w:marRight w:val="0"/>
      <w:marTop w:val="0"/>
      <w:marBottom w:val="0"/>
      <w:divBdr>
        <w:top w:val="none" w:sz="0" w:space="0" w:color="auto"/>
        <w:left w:val="none" w:sz="0" w:space="0" w:color="auto"/>
        <w:bottom w:val="none" w:sz="0" w:space="0" w:color="auto"/>
        <w:right w:val="none" w:sz="0" w:space="0" w:color="auto"/>
      </w:divBdr>
    </w:div>
    <w:div w:id="616453828">
      <w:bodyDiv w:val="1"/>
      <w:marLeft w:val="0"/>
      <w:marRight w:val="0"/>
      <w:marTop w:val="0"/>
      <w:marBottom w:val="0"/>
      <w:divBdr>
        <w:top w:val="none" w:sz="0" w:space="0" w:color="auto"/>
        <w:left w:val="none" w:sz="0" w:space="0" w:color="auto"/>
        <w:bottom w:val="none" w:sz="0" w:space="0" w:color="auto"/>
        <w:right w:val="none" w:sz="0" w:space="0" w:color="auto"/>
      </w:divBdr>
    </w:div>
    <w:div w:id="616639021">
      <w:bodyDiv w:val="1"/>
      <w:marLeft w:val="0"/>
      <w:marRight w:val="0"/>
      <w:marTop w:val="0"/>
      <w:marBottom w:val="0"/>
      <w:divBdr>
        <w:top w:val="none" w:sz="0" w:space="0" w:color="auto"/>
        <w:left w:val="none" w:sz="0" w:space="0" w:color="auto"/>
        <w:bottom w:val="none" w:sz="0" w:space="0" w:color="auto"/>
        <w:right w:val="none" w:sz="0" w:space="0" w:color="auto"/>
      </w:divBdr>
    </w:div>
    <w:div w:id="616641197">
      <w:bodyDiv w:val="1"/>
      <w:marLeft w:val="0"/>
      <w:marRight w:val="0"/>
      <w:marTop w:val="0"/>
      <w:marBottom w:val="0"/>
      <w:divBdr>
        <w:top w:val="none" w:sz="0" w:space="0" w:color="auto"/>
        <w:left w:val="none" w:sz="0" w:space="0" w:color="auto"/>
        <w:bottom w:val="none" w:sz="0" w:space="0" w:color="auto"/>
        <w:right w:val="none" w:sz="0" w:space="0" w:color="auto"/>
      </w:divBdr>
    </w:div>
    <w:div w:id="616983623">
      <w:bodyDiv w:val="1"/>
      <w:marLeft w:val="0"/>
      <w:marRight w:val="0"/>
      <w:marTop w:val="0"/>
      <w:marBottom w:val="0"/>
      <w:divBdr>
        <w:top w:val="none" w:sz="0" w:space="0" w:color="auto"/>
        <w:left w:val="none" w:sz="0" w:space="0" w:color="auto"/>
        <w:bottom w:val="none" w:sz="0" w:space="0" w:color="auto"/>
        <w:right w:val="none" w:sz="0" w:space="0" w:color="auto"/>
      </w:divBdr>
    </w:div>
    <w:div w:id="617446020">
      <w:bodyDiv w:val="1"/>
      <w:marLeft w:val="0"/>
      <w:marRight w:val="0"/>
      <w:marTop w:val="0"/>
      <w:marBottom w:val="0"/>
      <w:divBdr>
        <w:top w:val="none" w:sz="0" w:space="0" w:color="auto"/>
        <w:left w:val="none" w:sz="0" w:space="0" w:color="auto"/>
        <w:bottom w:val="none" w:sz="0" w:space="0" w:color="auto"/>
        <w:right w:val="none" w:sz="0" w:space="0" w:color="auto"/>
      </w:divBdr>
    </w:div>
    <w:div w:id="617688315">
      <w:bodyDiv w:val="1"/>
      <w:marLeft w:val="0"/>
      <w:marRight w:val="0"/>
      <w:marTop w:val="0"/>
      <w:marBottom w:val="0"/>
      <w:divBdr>
        <w:top w:val="none" w:sz="0" w:space="0" w:color="auto"/>
        <w:left w:val="none" w:sz="0" w:space="0" w:color="auto"/>
        <w:bottom w:val="none" w:sz="0" w:space="0" w:color="auto"/>
        <w:right w:val="none" w:sz="0" w:space="0" w:color="auto"/>
      </w:divBdr>
    </w:div>
    <w:div w:id="617689142">
      <w:bodyDiv w:val="1"/>
      <w:marLeft w:val="0"/>
      <w:marRight w:val="0"/>
      <w:marTop w:val="0"/>
      <w:marBottom w:val="0"/>
      <w:divBdr>
        <w:top w:val="none" w:sz="0" w:space="0" w:color="auto"/>
        <w:left w:val="none" w:sz="0" w:space="0" w:color="auto"/>
        <w:bottom w:val="none" w:sz="0" w:space="0" w:color="auto"/>
        <w:right w:val="none" w:sz="0" w:space="0" w:color="auto"/>
      </w:divBdr>
    </w:div>
    <w:div w:id="617755317">
      <w:bodyDiv w:val="1"/>
      <w:marLeft w:val="0"/>
      <w:marRight w:val="0"/>
      <w:marTop w:val="0"/>
      <w:marBottom w:val="0"/>
      <w:divBdr>
        <w:top w:val="none" w:sz="0" w:space="0" w:color="auto"/>
        <w:left w:val="none" w:sz="0" w:space="0" w:color="auto"/>
        <w:bottom w:val="none" w:sz="0" w:space="0" w:color="auto"/>
        <w:right w:val="none" w:sz="0" w:space="0" w:color="auto"/>
      </w:divBdr>
    </w:div>
    <w:div w:id="617956105">
      <w:bodyDiv w:val="1"/>
      <w:marLeft w:val="0"/>
      <w:marRight w:val="0"/>
      <w:marTop w:val="0"/>
      <w:marBottom w:val="0"/>
      <w:divBdr>
        <w:top w:val="none" w:sz="0" w:space="0" w:color="auto"/>
        <w:left w:val="none" w:sz="0" w:space="0" w:color="auto"/>
        <w:bottom w:val="none" w:sz="0" w:space="0" w:color="auto"/>
        <w:right w:val="none" w:sz="0" w:space="0" w:color="auto"/>
      </w:divBdr>
    </w:div>
    <w:div w:id="618147922">
      <w:bodyDiv w:val="1"/>
      <w:marLeft w:val="0"/>
      <w:marRight w:val="0"/>
      <w:marTop w:val="0"/>
      <w:marBottom w:val="0"/>
      <w:divBdr>
        <w:top w:val="none" w:sz="0" w:space="0" w:color="auto"/>
        <w:left w:val="none" w:sz="0" w:space="0" w:color="auto"/>
        <w:bottom w:val="none" w:sz="0" w:space="0" w:color="auto"/>
        <w:right w:val="none" w:sz="0" w:space="0" w:color="auto"/>
      </w:divBdr>
    </w:div>
    <w:div w:id="618220821">
      <w:bodyDiv w:val="1"/>
      <w:marLeft w:val="0"/>
      <w:marRight w:val="0"/>
      <w:marTop w:val="0"/>
      <w:marBottom w:val="0"/>
      <w:divBdr>
        <w:top w:val="none" w:sz="0" w:space="0" w:color="auto"/>
        <w:left w:val="none" w:sz="0" w:space="0" w:color="auto"/>
        <w:bottom w:val="none" w:sz="0" w:space="0" w:color="auto"/>
        <w:right w:val="none" w:sz="0" w:space="0" w:color="auto"/>
      </w:divBdr>
    </w:div>
    <w:div w:id="618296466">
      <w:bodyDiv w:val="1"/>
      <w:marLeft w:val="0"/>
      <w:marRight w:val="0"/>
      <w:marTop w:val="0"/>
      <w:marBottom w:val="0"/>
      <w:divBdr>
        <w:top w:val="none" w:sz="0" w:space="0" w:color="auto"/>
        <w:left w:val="none" w:sz="0" w:space="0" w:color="auto"/>
        <w:bottom w:val="none" w:sz="0" w:space="0" w:color="auto"/>
        <w:right w:val="none" w:sz="0" w:space="0" w:color="auto"/>
      </w:divBdr>
    </w:div>
    <w:div w:id="618417624">
      <w:bodyDiv w:val="1"/>
      <w:marLeft w:val="0"/>
      <w:marRight w:val="0"/>
      <w:marTop w:val="0"/>
      <w:marBottom w:val="0"/>
      <w:divBdr>
        <w:top w:val="none" w:sz="0" w:space="0" w:color="auto"/>
        <w:left w:val="none" w:sz="0" w:space="0" w:color="auto"/>
        <w:bottom w:val="none" w:sz="0" w:space="0" w:color="auto"/>
        <w:right w:val="none" w:sz="0" w:space="0" w:color="auto"/>
      </w:divBdr>
    </w:div>
    <w:div w:id="618681444">
      <w:bodyDiv w:val="1"/>
      <w:marLeft w:val="0"/>
      <w:marRight w:val="0"/>
      <w:marTop w:val="0"/>
      <w:marBottom w:val="0"/>
      <w:divBdr>
        <w:top w:val="none" w:sz="0" w:space="0" w:color="auto"/>
        <w:left w:val="none" w:sz="0" w:space="0" w:color="auto"/>
        <w:bottom w:val="none" w:sz="0" w:space="0" w:color="auto"/>
        <w:right w:val="none" w:sz="0" w:space="0" w:color="auto"/>
      </w:divBdr>
    </w:div>
    <w:div w:id="618686246">
      <w:bodyDiv w:val="1"/>
      <w:marLeft w:val="0"/>
      <w:marRight w:val="0"/>
      <w:marTop w:val="0"/>
      <w:marBottom w:val="0"/>
      <w:divBdr>
        <w:top w:val="none" w:sz="0" w:space="0" w:color="auto"/>
        <w:left w:val="none" w:sz="0" w:space="0" w:color="auto"/>
        <w:bottom w:val="none" w:sz="0" w:space="0" w:color="auto"/>
        <w:right w:val="none" w:sz="0" w:space="0" w:color="auto"/>
      </w:divBdr>
    </w:div>
    <w:div w:id="618994408">
      <w:bodyDiv w:val="1"/>
      <w:marLeft w:val="0"/>
      <w:marRight w:val="0"/>
      <w:marTop w:val="0"/>
      <w:marBottom w:val="0"/>
      <w:divBdr>
        <w:top w:val="none" w:sz="0" w:space="0" w:color="auto"/>
        <w:left w:val="none" w:sz="0" w:space="0" w:color="auto"/>
        <w:bottom w:val="none" w:sz="0" w:space="0" w:color="auto"/>
        <w:right w:val="none" w:sz="0" w:space="0" w:color="auto"/>
      </w:divBdr>
    </w:div>
    <w:div w:id="619191763">
      <w:bodyDiv w:val="1"/>
      <w:marLeft w:val="0"/>
      <w:marRight w:val="0"/>
      <w:marTop w:val="0"/>
      <w:marBottom w:val="0"/>
      <w:divBdr>
        <w:top w:val="none" w:sz="0" w:space="0" w:color="auto"/>
        <w:left w:val="none" w:sz="0" w:space="0" w:color="auto"/>
        <w:bottom w:val="none" w:sz="0" w:space="0" w:color="auto"/>
        <w:right w:val="none" w:sz="0" w:space="0" w:color="auto"/>
      </w:divBdr>
    </w:div>
    <w:div w:id="619343053">
      <w:bodyDiv w:val="1"/>
      <w:marLeft w:val="0"/>
      <w:marRight w:val="0"/>
      <w:marTop w:val="0"/>
      <w:marBottom w:val="0"/>
      <w:divBdr>
        <w:top w:val="none" w:sz="0" w:space="0" w:color="auto"/>
        <w:left w:val="none" w:sz="0" w:space="0" w:color="auto"/>
        <w:bottom w:val="none" w:sz="0" w:space="0" w:color="auto"/>
        <w:right w:val="none" w:sz="0" w:space="0" w:color="auto"/>
      </w:divBdr>
    </w:div>
    <w:div w:id="619411000">
      <w:bodyDiv w:val="1"/>
      <w:marLeft w:val="0"/>
      <w:marRight w:val="0"/>
      <w:marTop w:val="0"/>
      <w:marBottom w:val="0"/>
      <w:divBdr>
        <w:top w:val="none" w:sz="0" w:space="0" w:color="auto"/>
        <w:left w:val="none" w:sz="0" w:space="0" w:color="auto"/>
        <w:bottom w:val="none" w:sz="0" w:space="0" w:color="auto"/>
        <w:right w:val="none" w:sz="0" w:space="0" w:color="auto"/>
      </w:divBdr>
    </w:div>
    <w:div w:id="619413015">
      <w:bodyDiv w:val="1"/>
      <w:marLeft w:val="0"/>
      <w:marRight w:val="0"/>
      <w:marTop w:val="0"/>
      <w:marBottom w:val="0"/>
      <w:divBdr>
        <w:top w:val="none" w:sz="0" w:space="0" w:color="auto"/>
        <w:left w:val="none" w:sz="0" w:space="0" w:color="auto"/>
        <w:bottom w:val="none" w:sz="0" w:space="0" w:color="auto"/>
        <w:right w:val="none" w:sz="0" w:space="0" w:color="auto"/>
      </w:divBdr>
    </w:div>
    <w:div w:id="619458007">
      <w:bodyDiv w:val="1"/>
      <w:marLeft w:val="0"/>
      <w:marRight w:val="0"/>
      <w:marTop w:val="0"/>
      <w:marBottom w:val="0"/>
      <w:divBdr>
        <w:top w:val="none" w:sz="0" w:space="0" w:color="auto"/>
        <w:left w:val="none" w:sz="0" w:space="0" w:color="auto"/>
        <w:bottom w:val="none" w:sz="0" w:space="0" w:color="auto"/>
        <w:right w:val="none" w:sz="0" w:space="0" w:color="auto"/>
      </w:divBdr>
    </w:div>
    <w:div w:id="619608516">
      <w:bodyDiv w:val="1"/>
      <w:marLeft w:val="0"/>
      <w:marRight w:val="0"/>
      <w:marTop w:val="0"/>
      <w:marBottom w:val="0"/>
      <w:divBdr>
        <w:top w:val="none" w:sz="0" w:space="0" w:color="auto"/>
        <w:left w:val="none" w:sz="0" w:space="0" w:color="auto"/>
        <w:bottom w:val="none" w:sz="0" w:space="0" w:color="auto"/>
        <w:right w:val="none" w:sz="0" w:space="0" w:color="auto"/>
      </w:divBdr>
    </w:div>
    <w:div w:id="619995178">
      <w:bodyDiv w:val="1"/>
      <w:marLeft w:val="0"/>
      <w:marRight w:val="0"/>
      <w:marTop w:val="0"/>
      <w:marBottom w:val="0"/>
      <w:divBdr>
        <w:top w:val="none" w:sz="0" w:space="0" w:color="auto"/>
        <w:left w:val="none" w:sz="0" w:space="0" w:color="auto"/>
        <w:bottom w:val="none" w:sz="0" w:space="0" w:color="auto"/>
        <w:right w:val="none" w:sz="0" w:space="0" w:color="auto"/>
      </w:divBdr>
    </w:div>
    <w:div w:id="619996803">
      <w:bodyDiv w:val="1"/>
      <w:marLeft w:val="0"/>
      <w:marRight w:val="0"/>
      <w:marTop w:val="0"/>
      <w:marBottom w:val="0"/>
      <w:divBdr>
        <w:top w:val="none" w:sz="0" w:space="0" w:color="auto"/>
        <w:left w:val="none" w:sz="0" w:space="0" w:color="auto"/>
        <w:bottom w:val="none" w:sz="0" w:space="0" w:color="auto"/>
        <w:right w:val="none" w:sz="0" w:space="0" w:color="auto"/>
      </w:divBdr>
    </w:div>
    <w:div w:id="620108529">
      <w:bodyDiv w:val="1"/>
      <w:marLeft w:val="0"/>
      <w:marRight w:val="0"/>
      <w:marTop w:val="0"/>
      <w:marBottom w:val="0"/>
      <w:divBdr>
        <w:top w:val="none" w:sz="0" w:space="0" w:color="auto"/>
        <w:left w:val="none" w:sz="0" w:space="0" w:color="auto"/>
        <w:bottom w:val="none" w:sz="0" w:space="0" w:color="auto"/>
        <w:right w:val="none" w:sz="0" w:space="0" w:color="auto"/>
      </w:divBdr>
    </w:div>
    <w:div w:id="620306895">
      <w:bodyDiv w:val="1"/>
      <w:marLeft w:val="0"/>
      <w:marRight w:val="0"/>
      <w:marTop w:val="0"/>
      <w:marBottom w:val="0"/>
      <w:divBdr>
        <w:top w:val="none" w:sz="0" w:space="0" w:color="auto"/>
        <w:left w:val="none" w:sz="0" w:space="0" w:color="auto"/>
        <w:bottom w:val="none" w:sz="0" w:space="0" w:color="auto"/>
        <w:right w:val="none" w:sz="0" w:space="0" w:color="auto"/>
      </w:divBdr>
    </w:div>
    <w:div w:id="620460835">
      <w:bodyDiv w:val="1"/>
      <w:marLeft w:val="0"/>
      <w:marRight w:val="0"/>
      <w:marTop w:val="0"/>
      <w:marBottom w:val="0"/>
      <w:divBdr>
        <w:top w:val="none" w:sz="0" w:space="0" w:color="auto"/>
        <w:left w:val="none" w:sz="0" w:space="0" w:color="auto"/>
        <w:bottom w:val="none" w:sz="0" w:space="0" w:color="auto"/>
        <w:right w:val="none" w:sz="0" w:space="0" w:color="auto"/>
      </w:divBdr>
    </w:div>
    <w:div w:id="620502004">
      <w:bodyDiv w:val="1"/>
      <w:marLeft w:val="0"/>
      <w:marRight w:val="0"/>
      <w:marTop w:val="0"/>
      <w:marBottom w:val="0"/>
      <w:divBdr>
        <w:top w:val="none" w:sz="0" w:space="0" w:color="auto"/>
        <w:left w:val="none" w:sz="0" w:space="0" w:color="auto"/>
        <w:bottom w:val="none" w:sz="0" w:space="0" w:color="auto"/>
        <w:right w:val="none" w:sz="0" w:space="0" w:color="auto"/>
      </w:divBdr>
    </w:div>
    <w:div w:id="621156635">
      <w:bodyDiv w:val="1"/>
      <w:marLeft w:val="0"/>
      <w:marRight w:val="0"/>
      <w:marTop w:val="0"/>
      <w:marBottom w:val="0"/>
      <w:divBdr>
        <w:top w:val="none" w:sz="0" w:space="0" w:color="auto"/>
        <w:left w:val="none" w:sz="0" w:space="0" w:color="auto"/>
        <w:bottom w:val="none" w:sz="0" w:space="0" w:color="auto"/>
        <w:right w:val="none" w:sz="0" w:space="0" w:color="auto"/>
      </w:divBdr>
    </w:div>
    <w:div w:id="621692760">
      <w:bodyDiv w:val="1"/>
      <w:marLeft w:val="0"/>
      <w:marRight w:val="0"/>
      <w:marTop w:val="0"/>
      <w:marBottom w:val="0"/>
      <w:divBdr>
        <w:top w:val="none" w:sz="0" w:space="0" w:color="auto"/>
        <w:left w:val="none" w:sz="0" w:space="0" w:color="auto"/>
        <w:bottom w:val="none" w:sz="0" w:space="0" w:color="auto"/>
        <w:right w:val="none" w:sz="0" w:space="0" w:color="auto"/>
      </w:divBdr>
    </w:div>
    <w:div w:id="621763047">
      <w:bodyDiv w:val="1"/>
      <w:marLeft w:val="0"/>
      <w:marRight w:val="0"/>
      <w:marTop w:val="0"/>
      <w:marBottom w:val="0"/>
      <w:divBdr>
        <w:top w:val="none" w:sz="0" w:space="0" w:color="auto"/>
        <w:left w:val="none" w:sz="0" w:space="0" w:color="auto"/>
        <w:bottom w:val="none" w:sz="0" w:space="0" w:color="auto"/>
        <w:right w:val="none" w:sz="0" w:space="0" w:color="auto"/>
      </w:divBdr>
    </w:div>
    <w:div w:id="621770530">
      <w:bodyDiv w:val="1"/>
      <w:marLeft w:val="0"/>
      <w:marRight w:val="0"/>
      <w:marTop w:val="0"/>
      <w:marBottom w:val="0"/>
      <w:divBdr>
        <w:top w:val="none" w:sz="0" w:space="0" w:color="auto"/>
        <w:left w:val="none" w:sz="0" w:space="0" w:color="auto"/>
        <w:bottom w:val="none" w:sz="0" w:space="0" w:color="auto"/>
        <w:right w:val="none" w:sz="0" w:space="0" w:color="auto"/>
      </w:divBdr>
    </w:div>
    <w:div w:id="621958886">
      <w:bodyDiv w:val="1"/>
      <w:marLeft w:val="0"/>
      <w:marRight w:val="0"/>
      <w:marTop w:val="0"/>
      <w:marBottom w:val="0"/>
      <w:divBdr>
        <w:top w:val="none" w:sz="0" w:space="0" w:color="auto"/>
        <w:left w:val="none" w:sz="0" w:space="0" w:color="auto"/>
        <w:bottom w:val="none" w:sz="0" w:space="0" w:color="auto"/>
        <w:right w:val="none" w:sz="0" w:space="0" w:color="auto"/>
      </w:divBdr>
    </w:div>
    <w:div w:id="622080035">
      <w:bodyDiv w:val="1"/>
      <w:marLeft w:val="0"/>
      <w:marRight w:val="0"/>
      <w:marTop w:val="0"/>
      <w:marBottom w:val="0"/>
      <w:divBdr>
        <w:top w:val="none" w:sz="0" w:space="0" w:color="auto"/>
        <w:left w:val="none" w:sz="0" w:space="0" w:color="auto"/>
        <w:bottom w:val="none" w:sz="0" w:space="0" w:color="auto"/>
        <w:right w:val="none" w:sz="0" w:space="0" w:color="auto"/>
      </w:divBdr>
    </w:div>
    <w:div w:id="622269226">
      <w:bodyDiv w:val="1"/>
      <w:marLeft w:val="0"/>
      <w:marRight w:val="0"/>
      <w:marTop w:val="0"/>
      <w:marBottom w:val="0"/>
      <w:divBdr>
        <w:top w:val="none" w:sz="0" w:space="0" w:color="auto"/>
        <w:left w:val="none" w:sz="0" w:space="0" w:color="auto"/>
        <w:bottom w:val="none" w:sz="0" w:space="0" w:color="auto"/>
        <w:right w:val="none" w:sz="0" w:space="0" w:color="auto"/>
      </w:divBdr>
    </w:div>
    <w:div w:id="622421274">
      <w:bodyDiv w:val="1"/>
      <w:marLeft w:val="0"/>
      <w:marRight w:val="0"/>
      <w:marTop w:val="0"/>
      <w:marBottom w:val="0"/>
      <w:divBdr>
        <w:top w:val="none" w:sz="0" w:space="0" w:color="auto"/>
        <w:left w:val="none" w:sz="0" w:space="0" w:color="auto"/>
        <w:bottom w:val="none" w:sz="0" w:space="0" w:color="auto"/>
        <w:right w:val="none" w:sz="0" w:space="0" w:color="auto"/>
      </w:divBdr>
    </w:div>
    <w:div w:id="622469330">
      <w:bodyDiv w:val="1"/>
      <w:marLeft w:val="0"/>
      <w:marRight w:val="0"/>
      <w:marTop w:val="0"/>
      <w:marBottom w:val="0"/>
      <w:divBdr>
        <w:top w:val="none" w:sz="0" w:space="0" w:color="auto"/>
        <w:left w:val="none" w:sz="0" w:space="0" w:color="auto"/>
        <w:bottom w:val="none" w:sz="0" w:space="0" w:color="auto"/>
        <w:right w:val="none" w:sz="0" w:space="0" w:color="auto"/>
      </w:divBdr>
    </w:div>
    <w:div w:id="622811316">
      <w:bodyDiv w:val="1"/>
      <w:marLeft w:val="0"/>
      <w:marRight w:val="0"/>
      <w:marTop w:val="0"/>
      <w:marBottom w:val="0"/>
      <w:divBdr>
        <w:top w:val="none" w:sz="0" w:space="0" w:color="auto"/>
        <w:left w:val="none" w:sz="0" w:space="0" w:color="auto"/>
        <w:bottom w:val="none" w:sz="0" w:space="0" w:color="auto"/>
        <w:right w:val="none" w:sz="0" w:space="0" w:color="auto"/>
      </w:divBdr>
    </w:div>
    <w:div w:id="623001564">
      <w:bodyDiv w:val="1"/>
      <w:marLeft w:val="0"/>
      <w:marRight w:val="0"/>
      <w:marTop w:val="0"/>
      <w:marBottom w:val="0"/>
      <w:divBdr>
        <w:top w:val="none" w:sz="0" w:space="0" w:color="auto"/>
        <w:left w:val="none" w:sz="0" w:space="0" w:color="auto"/>
        <w:bottom w:val="none" w:sz="0" w:space="0" w:color="auto"/>
        <w:right w:val="none" w:sz="0" w:space="0" w:color="auto"/>
      </w:divBdr>
    </w:div>
    <w:div w:id="623078060">
      <w:bodyDiv w:val="1"/>
      <w:marLeft w:val="0"/>
      <w:marRight w:val="0"/>
      <w:marTop w:val="0"/>
      <w:marBottom w:val="0"/>
      <w:divBdr>
        <w:top w:val="none" w:sz="0" w:space="0" w:color="auto"/>
        <w:left w:val="none" w:sz="0" w:space="0" w:color="auto"/>
        <w:bottom w:val="none" w:sz="0" w:space="0" w:color="auto"/>
        <w:right w:val="none" w:sz="0" w:space="0" w:color="auto"/>
      </w:divBdr>
    </w:div>
    <w:div w:id="623117444">
      <w:bodyDiv w:val="1"/>
      <w:marLeft w:val="0"/>
      <w:marRight w:val="0"/>
      <w:marTop w:val="0"/>
      <w:marBottom w:val="0"/>
      <w:divBdr>
        <w:top w:val="none" w:sz="0" w:space="0" w:color="auto"/>
        <w:left w:val="none" w:sz="0" w:space="0" w:color="auto"/>
        <w:bottom w:val="none" w:sz="0" w:space="0" w:color="auto"/>
        <w:right w:val="none" w:sz="0" w:space="0" w:color="auto"/>
      </w:divBdr>
    </w:div>
    <w:div w:id="623191180">
      <w:bodyDiv w:val="1"/>
      <w:marLeft w:val="0"/>
      <w:marRight w:val="0"/>
      <w:marTop w:val="0"/>
      <w:marBottom w:val="0"/>
      <w:divBdr>
        <w:top w:val="none" w:sz="0" w:space="0" w:color="auto"/>
        <w:left w:val="none" w:sz="0" w:space="0" w:color="auto"/>
        <w:bottom w:val="none" w:sz="0" w:space="0" w:color="auto"/>
        <w:right w:val="none" w:sz="0" w:space="0" w:color="auto"/>
      </w:divBdr>
    </w:div>
    <w:div w:id="623972712">
      <w:bodyDiv w:val="1"/>
      <w:marLeft w:val="0"/>
      <w:marRight w:val="0"/>
      <w:marTop w:val="0"/>
      <w:marBottom w:val="0"/>
      <w:divBdr>
        <w:top w:val="none" w:sz="0" w:space="0" w:color="auto"/>
        <w:left w:val="none" w:sz="0" w:space="0" w:color="auto"/>
        <w:bottom w:val="none" w:sz="0" w:space="0" w:color="auto"/>
        <w:right w:val="none" w:sz="0" w:space="0" w:color="auto"/>
      </w:divBdr>
    </w:div>
    <w:div w:id="623997321">
      <w:bodyDiv w:val="1"/>
      <w:marLeft w:val="0"/>
      <w:marRight w:val="0"/>
      <w:marTop w:val="0"/>
      <w:marBottom w:val="0"/>
      <w:divBdr>
        <w:top w:val="none" w:sz="0" w:space="0" w:color="auto"/>
        <w:left w:val="none" w:sz="0" w:space="0" w:color="auto"/>
        <w:bottom w:val="none" w:sz="0" w:space="0" w:color="auto"/>
        <w:right w:val="none" w:sz="0" w:space="0" w:color="auto"/>
      </w:divBdr>
    </w:div>
    <w:div w:id="624115930">
      <w:bodyDiv w:val="1"/>
      <w:marLeft w:val="0"/>
      <w:marRight w:val="0"/>
      <w:marTop w:val="0"/>
      <w:marBottom w:val="0"/>
      <w:divBdr>
        <w:top w:val="none" w:sz="0" w:space="0" w:color="auto"/>
        <w:left w:val="none" w:sz="0" w:space="0" w:color="auto"/>
        <w:bottom w:val="none" w:sz="0" w:space="0" w:color="auto"/>
        <w:right w:val="none" w:sz="0" w:space="0" w:color="auto"/>
      </w:divBdr>
    </w:div>
    <w:div w:id="624236103">
      <w:bodyDiv w:val="1"/>
      <w:marLeft w:val="0"/>
      <w:marRight w:val="0"/>
      <w:marTop w:val="0"/>
      <w:marBottom w:val="0"/>
      <w:divBdr>
        <w:top w:val="none" w:sz="0" w:space="0" w:color="auto"/>
        <w:left w:val="none" w:sz="0" w:space="0" w:color="auto"/>
        <w:bottom w:val="none" w:sz="0" w:space="0" w:color="auto"/>
        <w:right w:val="none" w:sz="0" w:space="0" w:color="auto"/>
      </w:divBdr>
    </w:div>
    <w:div w:id="624311718">
      <w:bodyDiv w:val="1"/>
      <w:marLeft w:val="0"/>
      <w:marRight w:val="0"/>
      <w:marTop w:val="0"/>
      <w:marBottom w:val="0"/>
      <w:divBdr>
        <w:top w:val="none" w:sz="0" w:space="0" w:color="auto"/>
        <w:left w:val="none" w:sz="0" w:space="0" w:color="auto"/>
        <w:bottom w:val="none" w:sz="0" w:space="0" w:color="auto"/>
        <w:right w:val="none" w:sz="0" w:space="0" w:color="auto"/>
      </w:divBdr>
    </w:div>
    <w:div w:id="624384331">
      <w:bodyDiv w:val="1"/>
      <w:marLeft w:val="0"/>
      <w:marRight w:val="0"/>
      <w:marTop w:val="0"/>
      <w:marBottom w:val="0"/>
      <w:divBdr>
        <w:top w:val="none" w:sz="0" w:space="0" w:color="auto"/>
        <w:left w:val="none" w:sz="0" w:space="0" w:color="auto"/>
        <w:bottom w:val="none" w:sz="0" w:space="0" w:color="auto"/>
        <w:right w:val="none" w:sz="0" w:space="0" w:color="auto"/>
      </w:divBdr>
    </w:div>
    <w:div w:id="624388555">
      <w:bodyDiv w:val="1"/>
      <w:marLeft w:val="0"/>
      <w:marRight w:val="0"/>
      <w:marTop w:val="0"/>
      <w:marBottom w:val="0"/>
      <w:divBdr>
        <w:top w:val="none" w:sz="0" w:space="0" w:color="auto"/>
        <w:left w:val="none" w:sz="0" w:space="0" w:color="auto"/>
        <w:bottom w:val="none" w:sz="0" w:space="0" w:color="auto"/>
        <w:right w:val="none" w:sz="0" w:space="0" w:color="auto"/>
      </w:divBdr>
    </w:div>
    <w:div w:id="624505536">
      <w:bodyDiv w:val="1"/>
      <w:marLeft w:val="0"/>
      <w:marRight w:val="0"/>
      <w:marTop w:val="0"/>
      <w:marBottom w:val="0"/>
      <w:divBdr>
        <w:top w:val="none" w:sz="0" w:space="0" w:color="auto"/>
        <w:left w:val="none" w:sz="0" w:space="0" w:color="auto"/>
        <w:bottom w:val="none" w:sz="0" w:space="0" w:color="auto"/>
        <w:right w:val="none" w:sz="0" w:space="0" w:color="auto"/>
      </w:divBdr>
    </w:div>
    <w:div w:id="625041550">
      <w:bodyDiv w:val="1"/>
      <w:marLeft w:val="0"/>
      <w:marRight w:val="0"/>
      <w:marTop w:val="0"/>
      <w:marBottom w:val="0"/>
      <w:divBdr>
        <w:top w:val="none" w:sz="0" w:space="0" w:color="auto"/>
        <w:left w:val="none" w:sz="0" w:space="0" w:color="auto"/>
        <w:bottom w:val="none" w:sz="0" w:space="0" w:color="auto"/>
        <w:right w:val="none" w:sz="0" w:space="0" w:color="auto"/>
      </w:divBdr>
    </w:div>
    <w:div w:id="625282204">
      <w:bodyDiv w:val="1"/>
      <w:marLeft w:val="0"/>
      <w:marRight w:val="0"/>
      <w:marTop w:val="0"/>
      <w:marBottom w:val="0"/>
      <w:divBdr>
        <w:top w:val="none" w:sz="0" w:space="0" w:color="auto"/>
        <w:left w:val="none" w:sz="0" w:space="0" w:color="auto"/>
        <w:bottom w:val="none" w:sz="0" w:space="0" w:color="auto"/>
        <w:right w:val="none" w:sz="0" w:space="0" w:color="auto"/>
      </w:divBdr>
    </w:div>
    <w:div w:id="625351859">
      <w:bodyDiv w:val="1"/>
      <w:marLeft w:val="0"/>
      <w:marRight w:val="0"/>
      <w:marTop w:val="0"/>
      <w:marBottom w:val="0"/>
      <w:divBdr>
        <w:top w:val="none" w:sz="0" w:space="0" w:color="auto"/>
        <w:left w:val="none" w:sz="0" w:space="0" w:color="auto"/>
        <w:bottom w:val="none" w:sz="0" w:space="0" w:color="auto"/>
        <w:right w:val="none" w:sz="0" w:space="0" w:color="auto"/>
      </w:divBdr>
    </w:div>
    <w:div w:id="625356206">
      <w:bodyDiv w:val="1"/>
      <w:marLeft w:val="0"/>
      <w:marRight w:val="0"/>
      <w:marTop w:val="0"/>
      <w:marBottom w:val="0"/>
      <w:divBdr>
        <w:top w:val="none" w:sz="0" w:space="0" w:color="auto"/>
        <w:left w:val="none" w:sz="0" w:space="0" w:color="auto"/>
        <w:bottom w:val="none" w:sz="0" w:space="0" w:color="auto"/>
        <w:right w:val="none" w:sz="0" w:space="0" w:color="auto"/>
      </w:divBdr>
    </w:div>
    <w:div w:id="625619582">
      <w:bodyDiv w:val="1"/>
      <w:marLeft w:val="0"/>
      <w:marRight w:val="0"/>
      <w:marTop w:val="0"/>
      <w:marBottom w:val="0"/>
      <w:divBdr>
        <w:top w:val="none" w:sz="0" w:space="0" w:color="auto"/>
        <w:left w:val="none" w:sz="0" w:space="0" w:color="auto"/>
        <w:bottom w:val="none" w:sz="0" w:space="0" w:color="auto"/>
        <w:right w:val="none" w:sz="0" w:space="0" w:color="auto"/>
      </w:divBdr>
    </w:div>
    <w:div w:id="625739807">
      <w:bodyDiv w:val="1"/>
      <w:marLeft w:val="0"/>
      <w:marRight w:val="0"/>
      <w:marTop w:val="0"/>
      <w:marBottom w:val="0"/>
      <w:divBdr>
        <w:top w:val="none" w:sz="0" w:space="0" w:color="auto"/>
        <w:left w:val="none" w:sz="0" w:space="0" w:color="auto"/>
        <w:bottom w:val="none" w:sz="0" w:space="0" w:color="auto"/>
        <w:right w:val="none" w:sz="0" w:space="0" w:color="auto"/>
      </w:divBdr>
    </w:div>
    <w:div w:id="625890392">
      <w:bodyDiv w:val="1"/>
      <w:marLeft w:val="0"/>
      <w:marRight w:val="0"/>
      <w:marTop w:val="0"/>
      <w:marBottom w:val="0"/>
      <w:divBdr>
        <w:top w:val="none" w:sz="0" w:space="0" w:color="auto"/>
        <w:left w:val="none" w:sz="0" w:space="0" w:color="auto"/>
        <w:bottom w:val="none" w:sz="0" w:space="0" w:color="auto"/>
        <w:right w:val="none" w:sz="0" w:space="0" w:color="auto"/>
      </w:divBdr>
    </w:div>
    <w:div w:id="625890822">
      <w:bodyDiv w:val="1"/>
      <w:marLeft w:val="0"/>
      <w:marRight w:val="0"/>
      <w:marTop w:val="0"/>
      <w:marBottom w:val="0"/>
      <w:divBdr>
        <w:top w:val="none" w:sz="0" w:space="0" w:color="auto"/>
        <w:left w:val="none" w:sz="0" w:space="0" w:color="auto"/>
        <w:bottom w:val="none" w:sz="0" w:space="0" w:color="auto"/>
        <w:right w:val="none" w:sz="0" w:space="0" w:color="auto"/>
      </w:divBdr>
    </w:div>
    <w:div w:id="625966191">
      <w:bodyDiv w:val="1"/>
      <w:marLeft w:val="0"/>
      <w:marRight w:val="0"/>
      <w:marTop w:val="0"/>
      <w:marBottom w:val="0"/>
      <w:divBdr>
        <w:top w:val="none" w:sz="0" w:space="0" w:color="auto"/>
        <w:left w:val="none" w:sz="0" w:space="0" w:color="auto"/>
        <w:bottom w:val="none" w:sz="0" w:space="0" w:color="auto"/>
        <w:right w:val="none" w:sz="0" w:space="0" w:color="auto"/>
      </w:divBdr>
    </w:div>
    <w:div w:id="626201981">
      <w:bodyDiv w:val="1"/>
      <w:marLeft w:val="0"/>
      <w:marRight w:val="0"/>
      <w:marTop w:val="0"/>
      <w:marBottom w:val="0"/>
      <w:divBdr>
        <w:top w:val="none" w:sz="0" w:space="0" w:color="auto"/>
        <w:left w:val="none" w:sz="0" w:space="0" w:color="auto"/>
        <w:bottom w:val="none" w:sz="0" w:space="0" w:color="auto"/>
        <w:right w:val="none" w:sz="0" w:space="0" w:color="auto"/>
      </w:divBdr>
    </w:div>
    <w:div w:id="626205683">
      <w:bodyDiv w:val="1"/>
      <w:marLeft w:val="0"/>
      <w:marRight w:val="0"/>
      <w:marTop w:val="0"/>
      <w:marBottom w:val="0"/>
      <w:divBdr>
        <w:top w:val="none" w:sz="0" w:space="0" w:color="auto"/>
        <w:left w:val="none" w:sz="0" w:space="0" w:color="auto"/>
        <w:bottom w:val="none" w:sz="0" w:space="0" w:color="auto"/>
        <w:right w:val="none" w:sz="0" w:space="0" w:color="auto"/>
      </w:divBdr>
    </w:div>
    <w:div w:id="626350884">
      <w:bodyDiv w:val="1"/>
      <w:marLeft w:val="0"/>
      <w:marRight w:val="0"/>
      <w:marTop w:val="0"/>
      <w:marBottom w:val="0"/>
      <w:divBdr>
        <w:top w:val="none" w:sz="0" w:space="0" w:color="auto"/>
        <w:left w:val="none" w:sz="0" w:space="0" w:color="auto"/>
        <w:bottom w:val="none" w:sz="0" w:space="0" w:color="auto"/>
        <w:right w:val="none" w:sz="0" w:space="0" w:color="auto"/>
      </w:divBdr>
    </w:div>
    <w:div w:id="626352894">
      <w:bodyDiv w:val="1"/>
      <w:marLeft w:val="0"/>
      <w:marRight w:val="0"/>
      <w:marTop w:val="0"/>
      <w:marBottom w:val="0"/>
      <w:divBdr>
        <w:top w:val="none" w:sz="0" w:space="0" w:color="auto"/>
        <w:left w:val="none" w:sz="0" w:space="0" w:color="auto"/>
        <w:bottom w:val="none" w:sz="0" w:space="0" w:color="auto"/>
        <w:right w:val="none" w:sz="0" w:space="0" w:color="auto"/>
      </w:divBdr>
    </w:div>
    <w:div w:id="626396011">
      <w:bodyDiv w:val="1"/>
      <w:marLeft w:val="0"/>
      <w:marRight w:val="0"/>
      <w:marTop w:val="0"/>
      <w:marBottom w:val="0"/>
      <w:divBdr>
        <w:top w:val="none" w:sz="0" w:space="0" w:color="auto"/>
        <w:left w:val="none" w:sz="0" w:space="0" w:color="auto"/>
        <w:bottom w:val="none" w:sz="0" w:space="0" w:color="auto"/>
        <w:right w:val="none" w:sz="0" w:space="0" w:color="auto"/>
      </w:divBdr>
    </w:div>
    <w:div w:id="626592407">
      <w:bodyDiv w:val="1"/>
      <w:marLeft w:val="0"/>
      <w:marRight w:val="0"/>
      <w:marTop w:val="0"/>
      <w:marBottom w:val="0"/>
      <w:divBdr>
        <w:top w:val="none" w:sz="0" w:space="0" w:color="auto"/>
        <w:left w:val="none" w:sz="0" w:space="0" w:color="auto"/>
        <w:bottom w:val="none" w:sz="0" w:space="0" w:color="auto"/>
        <w:right w:val="none" w:sz="0" w:space="0" w:color="auto"/>
      </w:divBdr>
    </w:div>
    <w:div w:id="626620475">
      <w:bodyDiv w:val="1"/>
      <w:marLeft w:val="0"/>
      <w:marRight w:val="0"/>
      <w:marTop w:val="0"/>
      <w:marBottom w:val="0"/>
      <w:divBdr>
        <w:top w:val="none" w:sz="0" w:space="0" w:color="auto"/>
        <w:left w:val="none" w:sz="0" w:space="0" w:color="auto"/>
        <w:bottom w:val="none" w:sz="0" w:space="0" w:color="auto"/>
        <w:right w:val="none" w:sz="0" w:space="0" w:color="auto"/>
      </w:divBdr>
    </w:div>
    <w:div w:id="626665569">
      <w:bodyDiv w:val="1"/>
      <w:marLeft w:val="0"/>
      <w:marRight w:val="0"/>
      <w:marTop w:val="0"/>
      <w:marBottom w:val="0"/>
      <w:divBdr>
        <w:top w:val="none" w:sz="0" w:space="0" w:color="auto"/>
        <w:left w:val="none" w:sz="0" w:space="0" w:color="auto"/>
        <w:bottom w:val="none" w:sz="0" w:space="0" w:color="auto"/>
        <w:right w:val="none" w:sz="0" w:space="0" w:color="auto"/>
      </w:divBdr>
    </w:div>
    <w:div w:id="626744263">
      <w:bodyDiv w:val="1"/>
      <w:marLeft w:val="0"/>
      <w:marRight w:val="0"/>
      <w:marTop w:val="0"/>
      <w:marBottom w:val="0"/>
      <w:divBdr>
        <w:top w:val="none" w:sz="0" w:space="0" w:color="auto"/>
        <w:left w:val="none" w:sz="0" w:space="0" w:color="auto"/>
        <w:bottom w:val="none" w:sz="0" w:space="0" w:color="auto"/>
        <w:right w:val="none" w:sz="0" w:space="0" w:color="auto"/>
      </w:divBdr>
    </w:div>
    <w:div w:id="626813269">
      <w:bodyDiv w:val="1"/>
      <w:marLeft w:val="0"/>
      <w:marRight w:val="0"/>
      <w:marTop w:val="0"/>
      <w:marBottom w:val="0"/>
      <w:divBdr>
        <w:top w:val="none" w:sz="0" w:space="0" w:color="auto"/>
        <w:left w:val="none" w:sz="0" w:space="0" w:color="auto"/>
        <w:bottom w:val="none" w:sz="0" w:space="0" w:color="auto"/>
        <w:right w:val="none" w:sz="0" w:space="0" w:color="auto"/>
      </w:divBdr>
    </w:div>
    <w:div w:id="627050311">
      <w:bodyDiv w:val="1"/>
      <w:marLeft w:val="0"/>
      <w:marRight w:val="0"/>
      <w:marTop w:val="0"/>
      <w:marBottom w:val="0"/>
      <w:divBdr>
        <w:top w:val="none" w:sz="0" w:space="0" w:color="auto"/>
        <w:left w:val="none" w:sz="0" w:space="0" w:color="auto"/>
        <w:bottom w:val="none" w:sz="0" w:space="0" w:color="auto"/>
        <w:right w:val="none" w:sz="0" w:space="0" w:color="auto"/>
      </w:divBdr>
    </w:div>
    <w:div w:id="627203230">
      <w:bodyDiv w:val="1"/>
      <w:marLeft w:val="0"/>
      <w:marRight w:val="0"/>
      <w:marTop w:val="0"/>
      <w:marBottom w:val="0"/>
      <w:divBdr>
        <w:top w:val="none" w:sz="0" w:space="0" w:color="auto"/>
        <w:left w:val="none" w:sz="0" w:space="0" w:color="auto"/>
        <w:bottom w:val="none" w:sz="0" w:space="0" w:color="auto"/>
        <w:right w:val="none" w:sz="0" w:space="0" w:color="auto"/>
      </w:divBdr>
    </w:div>
    <w:div w:id="627323562">
      <w:bodyDiv w:val="1"/>
      <w:marLeft w:val="0"/>
      <w:marRight w:val="0"/>
      <w:marTop w:val="0"/>
      <w:marBottom w:val="0"/>
      <w:divBdr>
        <w:top w:val="none" w:sz="0" w:space="0" w:color="auto"/>
        <w:left w:val="none" w:sz="0" w:space="0" w:color="auto"/>
        <w:bottom w:val="none" w:sz="0" w:space="0" w:color="auto"/>
        <w:right w:val="none" w:sz="0" w:space="0" w:color="auto"/>
      </w:divBdr>
    </w:div>
    <w:div w:id="627473905">
      <w:bodyDiv w:val="1"/>
      <w:marLeft w:val="0"/>
      <w:marRight w:val="0"/>
      <w:marTop w:val="0"/>
      <w:marBottom w:val="0"/>
      <w:divBdr>
        <w:top w:val="none" w:sz="0" w:space="0" w:color="auto"/>
        <w:left w:val="none" w:sz="0" w:space="0" w:color="auto"/>
        <w:bottom w:val="none" w:sz="0" w:space="0" w:color="auto"/>
        <w:right w:val="none" w:sz="0" w:space="0" w:color="auto"/>
      </w:divBdr>
    </w:div>
    <w:div w:id="627704832">
      <w:bodyDiv w:val="1"/>
      <w:marLeft w:val="0"/>
      <w:marRight w:val="0"/>
      <w:marTop w:val="0"/>
      <w:marBottom w:val="0"/>
      <w:divBdr>
        <w:top w:val="none" w:sz="0" w:space="0" w:color="auto"/>
        <w:left w:val="none" w:sz="0" w:space="0" w:color="auto"/>
        <w:bottom w:val="none" w:sz="0" w:space="0" w:color="auto"/>
        <w:right w:val="none" w:sz="0" w:space="0" w:color="auto"/>
      </w:divBdr>
    </w:div>
    <w:div w:id="627736142">
      <w:bodyDiv w:val="1"/>
      <w:marLeft w:val="0"/>
      <w:marRight w:val="0"/>
      <w:marTop w:val="0"/>
      <w:marBottom w:val="0"/>
      <w:divBdr>
        <w:top w:val="none" w:sz="0" w:space="0" w:color="auto"/>
        <w:left w:val="none" w:sz="0" w:space="0" w:color="auto"/>
        <w:bottom w:val="none" w:sz="0" w:space="0" w:color="auto"/>
        <w:right w:val="none" w:sz="0" w:space="0" w:color="auto"/>
      </w:divBdr>
    </w:div>
    <w:div w:id="627778401">
      <w:bodyDiv w:val="1"/>
      <w:marLeft w:val="0"/>
      <w:marRight w:val="0"/>
      <w:marTop w:val="0"/>
      <w:marBottom w:val="0"/>
      <w:divBdr>
        <w:top w:val="none" w:sz="0" w:space="0" w:color="auto"/>
        <w:left w:val="none" w:sz="0" w:space="0" w:color="auto"/>
        <w:bottom w:val="none" w:sz="0" w:space="0" w:color="auto"/>
        <w:right w:val="none" w:sz="0" w:space="0" w:color="auto"/>
      </w:divBdr>
    </w:div>
    <w:div w:id="627853411">
      <w:bodyDiv w:val="1"/>
      <w:marLeft w:val="0"/>
      <w:marRight w:val="0"/>
      <w:marTop w:val="0"/>
      <w:marBottom w:val="0"/>
      <w:divBdr>
        <w:top w:val="none" w:sz="0" w:space="0" w:color="auto"/>
        <w:left w:val="none" w:sz="0" w:space="0" w:color="auto"/>
        <w:bottom w:val="none" w:sz="0" w:space="0" w:color="auto"/>
        <w:right w:val="none" w:sz="0" w:space="0" w:color="auto"/>
      </w:divBdr>
    </w:div>
    <w:div w:id="628046857">
      <w:bodyDiv w:val="1"/>
      <w:marLeft w:val="0"/>
      <w:marRight w:val="0"/>
      <w:marTop w:val="0"/>
      <w:marBottom w:val="0"/>
      <w:divBdr>
        <w:top w:val="none" w:sz="0" w:space="0" w:color="auto"/>
        <w:left w:val="none" w:sz="0" w:space="0" w:color="auto"/>
        <w:bottom w:val="none" w:sz="0" w:space="0" w:color="auto"/>
        <w:right w:val="none" w:sz="0" w:space="0" w:color="auto"/>
      </w:divBdr>
    </w:div>
    <w:div w:id="628055052">
      <w:bodyDiv w:val="1"/>
      <w:marLeft w:val="0"/>
      <w:marRight w:val="0"/>
      <w:marTop w:val="0"/>
      <w:marBottom w:val="0"/>
      <w:divBdr>
        <w:top w:val="none" w:sz="0" w:space="0" w:color="auto"/>
        <w:left w:val="none" w:sz="0" w:space="0" w:color="auto"/>
        <w:bottom w:val="none" w:sz="0" w:space="0" w:color="auto"/>
        <w:right w:val="none" w:sz="0" w:space="0" w:color="auto"/>
      </w:divBdr>
    </w:div>
    <w:div w:id="628436076">
      <w:bodyDiv w:val="1"/>
      <w:marLeft w:val="0"/>
      <w:marRight w:val="0"/>
      <w:marTop w:val="0"/>
      <w:marBottom w:val="0"/>
      <w:divBdr>
        <w:top w:val="none" w:sz="0" w:space="0" w:color="auto"/>
        <w:left w:val="none" w:sz="0" w:space="0" w:color="auto"/>
        <w:bottom w:val="none" w:sz="0" w:space="0" w:color="auto"/>
        <w:right w:val="none" w:sz="0" w:space="0" w:color="auto"/>
      </w:divBdr>
    </w:div>
    <w:div w:id="628436246">
      <w:bodyDiv w:val="1"/>
      <w:marLeft w:val="0"/>
      <w:marRight w:val="0"/>
      <w:marTop w:val="0"/>
      <w:marBottom w:val="0"/>
      <w:divBdr>
        <w:top w:val="none" w:sz="0" w:space="0" w:color="auto"/>
        <w:left w:val="none" w:sz="0" w:space="0" w:color="auto"/>
        <w:bottom w:val="none" w:sz="0" w:space="0" w:color="auto"/>
        <w:right w:val="none" w:sz="0" w:space="0" w:color="auto"/>
      </w:divBdr>
    </w:div>
    <w:div w:id="628558170">
      <w:bodyDiv w:val="1"/>
      <w:marLeft w:val="0"/>
      <w:marRight w:val="0"/>
      <w:marTop w:val="0"/>
      <w:marBottom w:val="0"/>
      <w:divBdr>
        <w:top w:val="none" w:sz="0" w:space="0" w:color="auto"/>
        <w:left w:val="none" w:sz="0" w:space="0" w:color="auto"/>
        <w:bottom w:val="none" w:sz="0" w:space="0" w:color="auto"/>
        <w:right w:val="none" w:sz="0" w:space="0" w:color="auto"/>
      </w:divBdr>
    </w:div>
    <w:div w:id="628558512">
      <w:bodyDiv w:val="1"/>
      <w:marLeft w:val="0"/>
      <w:marRight w:val="0"/>
      <w:marTop w:val="0"/>
      <w:marBottom w:val="0"/>
      <w:divBdr>
        <w:top w:val="none" w:sz="0" w:space="0" w:color="auto"/>
        <w:left w:val="none" w:sz="0" w:space="0" w:color="auto"/>
        <w:bottom w:val="none" w:sz="0" w:space="0" w:color="auto"/>
        <w:right w:val="none" w:sz="0" w:space="0" w:color="auto"/>
      </w:divBdr>
    </w:div>
    <w:div w:id="628827320">
      <w:bodyDiv w:val="1"/>
      <w:marLeft w:val="0"/>
      <w:marRight w:val="0"/>
      <w:marTop w:val="0"/>
      <w:marBottom w:val="0"/>
      <w:divBdr>
        <w:top w:val="none" w:sz="0" w:space="0" w:color="auto"/>
        <w:left w:val="none" w:sz="0" w:space="0" w:color="auto"/>
        <w:bottom w:val="none" w:sz="0" w:space="0" w:color="auto"/>
        <w:right w:val="none" w:sz="0" w:space="0" w:color="auto"/>
      </w:divBdr>
    </w:div>
    <w:div w:id="628900252">
      <w:bodyDiv w:val="1"/>
      <w:marLeft w:val="0"/>
      <w:marRight w:val="0"/>
      <w:marTop w:val="0"/>
      <w:marBottom w:val="0"/>
      <w:divBdr>
        <w:top w:val="none" w:sz="0" w:space="0" w:color="auto"/>
        <w:left w:val="none" w:sz="0" w:space="0" w:color="auto"/>
        <w:bottom w:val="none" w:sz="0" w:space="0" w:color="auto"/>
        <w:right w:val="none" w:sz="0" w:space="0" w:color="auto"/>
      </w:divBdr>
    </w:div>
    <w:div w:id="628974492">
      <w:bodyDiv w:val="1"/>
      <w:marLeft w:val="0"/>
      <w:marRight w:val="0"/>
      <w:marTop w:val="0"/>
      <w:marBottom w:val="0"/>
      <w:divBdr>
        <w:top w:val="none" w:sz="0" w:space="0" w:color="auto"/>
        <w:left w:val="none" w:sz="0" w:space="0" w:color="auto"/>
        <w:bottom w:val="none" w:sz="0" w:space="0" w:color="auto"/>
        <w:right w:val="none" w:sz="0" w:space="0" w:color="auto"/>
      </w:divBdr>
    </w:div>
    <w:div w:id="628978531">
      <w:bodyDiv w:val="1"/>
      <w:marLeft w:val="0"/>
      <w:marRight w:val="0"/>
      <w:marTop w:val="0"/>
      <w:marBottom w:val="0"/>
      <w:divBdr>
        <w:top w:val="none" w:sz="0" w:space="0" w:color="auto"/>
        <w:left w:val="none" w:sz="0" w:space="0" w:color="auto"/>
        <w:bottom w:val="none" w:sz="0" w:space="0" w:color="auto"/>
        <w:right w:val="none" w:sz="0" w:space="0" w:color="auto"/>
      </w:divBdr>
    </w:div>
    <w:div w:id="629239678">
      <w:bodyDiv w:val="1"/>
      <w:marLeft w:val="0"/>
      <w:marRight w:val="0"/>
      <w:marTop w:val="0"/>
      <w:marBottom w:val="0"/>
      <w:divBdr>
        <w:top w:val="none" w:sz="0" w:space="0" w:color="auto"/>
        <w:left w:val="none" w:sz="0" w:space="0" w:color="auto"/>
        <w:bottom w:val="none" w:sz="0" w:space="0" w:color="auto"/>
        <w:right w:val="none" w:sz="0" w:space="0" w:color="auto"/>
      </w:divBdr>
    </w:div>
    <w:div w:id="629285481">
      <w:bodyDiv w:val="1"/>
      <w:marLeft w:val="0"/>
      <w:marRight w:val="0"/>
      <w:marTop w:val="0"/>
      <w:marBottom w:val="0"/>
      <w:divBdr>
        <w:top w:val="none" w:sz="0" w:space="0" w:color="auto"/>
        <w:left w:val="none" w:sz="0" w:space="0" w:color="auto"/>
        <w:bottom w:val="none" w:sz="0" w:space="0" w:color="auto"/>
        <w:right w:val="none" w:sz="0" w:space="0" w:color="auto"/>
      </w:divBdr>
    </w:div>
    <w:div w:id="629625563">
      <w:bodyDiv w:val="1"/>
      <w:marLeft w:val="0"/>
      <w:marRight w:val="0"/>
      <w:marTop w:val="0"/>
      <w:marBottom w:val="0"/>
      <w:divBdr>
        <w:top w:val="none" w:sz="0" w:space="0" w:color="auto"/>
        <w:left w:val="none" w:sz="0" w:space="0" w:color="auto"/>
        <w:bottom w:val="none" w:sz="0" w:space="0" w:color="auto"/>
        <w:right w:val="none" w:sz="0" w:space="0" w:color="auto"/>
      </w:divBdr>
    </w:div>
    <w:div w:id="629939757">
      <w:bodyDiv w:val="1"/>
      <w:marLeft w:val="0"/>
      <w:marRight w:val="0"/>
      <w:marTop w:val="0"/>
      <w:marBottom w:val="0"/>
      <w:divBdr>
        <w:top w:val="none" w:sz="0" w:space="0" w:color="auto"/>
        <w:left w:val="none" w:sz="0" w:space="0" w:color="auto"/>
        <w:bottom w:val="none" w:sz="0" w:space="0" w:color="auto"/>
        <w:right w:val="none" w:sz="0" w:space="0" w:color="auto"/>
      </w:divBdr>
    </w:div>
    <w:div w:id="630326942">
      <w:bodyDiv w:val="1"/>
      <w:marLeft w:val="0"/>
      <w:marRight w:val="0"/>
      <w:marTop w:val="0"/>
      <w:marBottom w:val="0"/>
      <w:divBdr>
        <w:top w:val="none" w:sz="0" w:space="0" w:color="auto"/>
        <w:left w:val="none" w:sz="0" w:space="0" w:color="auto"/>
        <w:bottom w:val="none" w:sz="0" w:space="0" w:color="auto"/>
        <w:right w:val="none" w:sz="0" w:space="0" w:color="auto"/>
      </w:divBdr>
    </w:div>
    <w:div w:id="630521859">
      <w:bodyDiv w:val="1"/>
      <w:marLeft w:val="0"/>
      <w:marRight w:val="0"/>
      <w:marTop w:val="0"/>
      <w:marBottom w:val="0"/>
      <w:divBdr>
        <w:top w:val="none" w:sz="0" w:space="0" w:color="auto"/>
        <w:left w:val="none" w:sz="0" w:space="0" w:color="auto"/>
        <w:bottom w:val="none" w:sz="0" w:space="0" w:color="auto"/>
        <w:right w:val="none" w:sz="0" w:space="0" w:color="auto"/>
      </w:divBdr>
    </w:div>
    <w:div w:id="630594828">
      <w:bodyDiv w:val="1"/>
      <w:marLeft w:val="0"/>
      <w:marRight w:val="0"/>
      <w:marTop w:val="0"/>
      <w:marBottom w:val="0"/>
      <w:divBdr>
        <w:top w:val="none" w:sz="0" w:space="0" w:color="auto"/>
        <w:left w:val="none" w:sz="0" w:space="0" w:color="auto"/>
        <w:bottom w:val="none" w:sz="0" w:space="0" w:color="auto"/>
        <w:right w:val="none" w:sz="0" w:space="0" w:color="auto"/>
      </w:divBdr>
    </w:div>
    <w:div w:id="630719412">
      <w:bodyDiv w:val="1"/>
      <w:marLeft w:val="0"/>
      <w:marRight w:val="0"/>
      <w:marTop w:val="0"/>
      <w:marBottom w:val="0"/>
      <w:divBdr>
        <w:top w:val="none" w:sz="0" w:space="0" w:color="auto"/>
        <w:left w:val="none" w:sz="0" w:space="0" w:color="auto"/>
        <w:bottom w:val="none" w:sz="0" w:space="0" w:color="auto"/>
        <w:right w:val="none" w:sz="0" w:space="0" w:color="auto"/>
      </w:divBdr>
    </w:div>
    <w:div w:id="630936918">
      <w:bodyDiv w:val="1"/>
      <w:marLeft w:val="0"/>
      <w:marRight w:val="0"/>
      <w:marTop w:val="0"/>
      <w:marBottom w:val="0"/>
      <w:divBdr>
        <w:top w:val="none" w:sz="0" w:space="0" w:color="auto"/>
        <w:left w:val="none" w:sz="0" w:space="0" w:color="auto"/>
        <w:bottom w:val="none" w:sz="0" w:space="0" w:color="auto"/>
        <w:right w:val="none" w:sz="0" w:space="0" w:color="auto"/>
      </w:divBdr>
    </w:div>
    <w:div w:id="631247281">
      <w:bodyDiv w:val="1"/>
      <w:marLeft w:val="0"/>
      <w:marRight w:val="0"/>
      <w:marTop w:val="0"/>
      <w:marBottom w:val="0"/>
      <w:divBdr>
        <w:top w:val="none" w:sz="0" w:space="0" w:color="auto"/>
        <w:left w:val="none" w:sz="0" w:space="0" w:color="auto"/>
        <w:bottom w:val="none" w:sz="0" w:space="0" w:color="auto"/>
        <w:right w:val="none" w:sz="0" w:space="0" w:color="auto"/>
      </w:divBdr>
    </w:div>
    <w:div w:id="631596341">
      <w:bodyDiv w:val="1"/>
      <w:marLeft w:val="0"/>
      <w:marRight w:val="0"/>
      <w:marTop w:val="0"/>
      <w:marBottom w:val="0"/>
      <w:divBdr>
        <w:top w:val="none" w:sz="0" w:space="0" w:color="auto"/>
        <w:left w:val="none" w:sz="0" w:space="0" w:color="auto"/>
        <w:bottom w:val="none" w:sz="0" w:space="0" w:color="auto"/>
        <w:right w:val="none" w:sz="0" w:space="0" w:color="auto"/>
      </w:divBdr>
    </w:div>
    <w:div w:id="631596739">
      <w:bodyDiv w:val="1"/>
      <w:marLeft w:val="0"/>
      <w:marRight w:val="0"/>
      <w:marTop w:val="0"/>
      <w:marBottom w:val="0"/>
      <w:divBdr>
        <w:top w:val="none" w:sz="0" w:space="0" w:color="auto"/>
        <w:left w:val="none" w:sz="0" w:space="0" w:color="auto"/>
        <w:bottom w:val="none" w:sz="0" w:space="0" w:color="auto"/>
        <w:right w:val="none" w:sz="0" w:space="0" w:color="auto"/>
      </w:divBdr>
    </w:div>
    <w:div w:id="631600283">
      <w:bodyDiv w:val="1"/>
      <w:marLeft w:val="0"/>
      <w:marRight w:val="0"/>
      <w:marTop w:val="0"/>
      <w:marBottom w:val="0"/>
      <w:divBdr>
        <w:top w:val="none" w:sz="0" w:space="0" w:color="auto"/>
        <w:left w:val="none" w:sz="0" w:space="0" w:color="auto"/>
        <w:bottom w:val="none" w:sz="0" w:space="0" w:color="auto"/>
        <w:right w:val="none" w:sz="0" w:space="0" w:color="auto"/>
      </w:divBdr>
    </w:div>
    <w:div w:id="631835226">
      <w:bodyDiv w:val="1"/>
      <w:marLeft w:val="0"/>
      <w:marRight w:val="0"/>
      <w:marTop w:val="0"/>
      <w:marBottom w:val="0"/>
      <w:divBdr>
        <w:top w:val="none" w:sz="0" w:space="0" w:color="auto"/>
        <w:left w:val="none" w:sz="0" w:space="0" w:color="auto"/>
        <w:bottom w:val="none" w:sz="0" w:space="0" w:color="auto"/>
        <w:right w:val="none" w:sz="0" w:space="0" w:color="auto"/>
      </w:divBdr>
    </w:div>
    <w:div w:id="631903083">
      <w:bodyDiv w:val="1"/>
      <w:marLeft w:val="0"/>
      <w:marRight w:val="0"/>
      <w:marTop w:val="0"/>
      <w:marBottom w:val="0"/>
      <w:divBdr>
        <w:top w:val="none" w:sz="0" w:space="0" w:color="auto"/>
        <w:left w:val="none" w:sz="0" w:space="0" w:color="auto"/>
        <w:bottom w:val="none" w:sz="0" w:space="0" w:color="auto"/>
        <w:right w:val="none" w:sz="0" w:space="0" w:color="auto"/>
      </w:divBdr>
    </w:div>
    <w:div w:id="632054810">
      <w:bodyDiv w:val="1"/>
      <w:marLeft w:val="0"/>
      <w:marRight w:val="0"/>
      <w:marTop w:val="0"/>
      <w:marBottom w:val="0"/>
      <w:divBdr>
        <w:top w:val="none" w:sz="0" w:space="0" w:color="auto"/>
        <w:left w:val="none" w:sz="0" w:space="0" w:color="auto"/>
        <w:bottom w:val="none" w:sz="0" w:space="0" w:color="auto"/>
        <w:right w:val="none" w:sz="0" w:space="0" w:color="auto"/>
      </w:divBdr>
    </w:div>
    <w:div w:id="632491279">
      <w:bodyDiv w:val="1"/>
      <w:marLeft w:val="0"/>
      <w:marRight w:val="0"/>
      <w:marTop w:val="0"/>
      <w:marBottom w:val="0"/>
      <w:divBdr>
        <w:top w:val="none" w:sz="0" w:space="0" w:color="auto"/>
        <w:left w:val="none" w:sz="0" w:space="0" w:color="auto"/>
        <w:bottom w:val="none" w:sz="0" w:space="0" w:color="auto"/>
        <w:right w:val="none" w:sz="0" w:space="0" w:color="auto"/>
      </w:divBdr>
    </w:div>
    <w:div w:id="633025524">
      <w:bodyDiv w:val="1"/>
      <w:marLeft w:val="0"/>
      <w:marRight w:val="0"/>
      <w:marTop w:val="0"/>
      <w:marBottom w:val="0"/>
      <w:divBdr>
        <w:top w:val="none" w:sz="0" w:space="0" w:color="auto"/>
        <w:left w:val="none" w:sz="0" w:space="0" w:color="auto"/>
        <w:bottom w:val="none" w:sz="0" w:space="0" w:color="auto"/>
        <w:right w:val="none" w:sz="0" w:space="0" w:color="auto"/>
      </w:divBdr>
    </w:div>
    <w:div w:id="633213911">
      <w:bodyDiv w:val="1"/>
      <w:marLeft w:val="0"/>
      <w:marRight w:val="0"/>
      <w:marTop w:val="0"/>
      <w:marBottom w:val="0"/>
      <w:divBdr>
        <w:top w:val="none" w:sz="0" w:space="0" w:color="auto"/>
        <w:left w:val="none" w:sz="0" w:space="0" w:color="auto"/>
        <w:bottom w:val="none" w:sz="0" w:space="0" w:color="auto"/>
        <w:right w:val="none" w:sz="0" w:space="0" w:color="auto"/>
      </w:divBdr>
    </w:div>
    <w:div w:id="633294181">
      <w:bodyDiv w:val="1"/>
      <w:marLeft w:val="0"/>
      <w:marRight w:val="0"/>
      <w:marTop w:val="0"/>
      <w:marBottom w:val="0"/>
      <w:divBdr>
        <w:top w:val="none" w:sz="0" w:space="0" w:color="auto"/>
        <w:left w:val="none" w:sz="0" w:space="0" w:color="auto"/>
        <w:bottom w:val="none" w:sz="0" w:space="0" w:color="auto"/>
        <w:right w:val="none" w:sz="0" w:space="0" w:color="auto"/>
      </w:divBdr>
    </w:div>
    <w:div w:id="633608820">
      <w:bodyDiv w:val="1"/>
      <w:marLeft w:val="0"/>
      <w:marRight w:val="0"/>
      <w:marTop w:val="0"/>
      <w:marBottom w:val="0"/>
      <w:divBdr>
        <w:top w:val="none" w:sz="0" w:space="0" w:color="auto"/>
        <w:left w:val="none" w:sz="0" w:space="0" w:color="auto"/>
        <w:bottom w:val="none" w:sz="0" w:space="0" w:color="auto"/>
        <w:right w:val="none" w:sz="0" w:space="0" w:color="auto"/>
      </w:divBdr>
    </w:div>
    <w:div w:id="633877674">
      <w:bodyDiv w:val="1"/>
      <w:marLeft w:val="0"/>
      <w:marRight w:val="0"/>
      <w:marTop w:val="0"/>
      <w:marBottom w:val="0"/>
      <w:divBdr>
        <w:top w:val="none" w:sz="0" w:space="0" w:color="auto"/>
        <w:left w:val="none" w:sz="0" w:space="0" w:color="auto"/>
        <w:bottom w:val="none" w:sz="0" w:space="0" w:color="auto"/>
        <w:right w:val="none" w:sz="0" w:space="0" w:color="auto"/>
      </w:divBdr>
    </w:div>
    <w:div w:id="634021588">
      <w:bodyDiv w:val="1"/>
      <w:marLeft w:val="0"/>
      <w:marRight w:val="0"/>
      <w:marTop w:val="0"/>
      <w:marBottom w:val="0"/>
      <w:divBdr>
        <w:top w:val="none" w:sz="0" w:space="0" w:color="auto"/>
        <w:left w:val="none" w:sz="0" w:space="0" w:color="auto"/>
        <w:bottom w:val="none" w:sz="0" w:space="0" w:color="auto"/>
        <w:right w:val="none" w:sz="0" w:space="0" w:color="auto"/>
      </w:divBdr>
    </w:div>
    <w:div w:id="634064546">
      <w:bodyDiv w:val="1"/>
      <w:marLeft w:val="0"/>
      <w:marRight w:val="0"/>
      <w:marTop w:val="0"/>
      <w:marBottom w:val="0"/>
      <w:divBdr>
        <w:top w:val="none" w:sz="0" w:space="0" w:color="auto"/>
        <w:left w:val="none" w:sz="0" w:space="0" w:color="auto"/>
        <w:bottom w:val="none" w:sz="0" w:space="0" w:color="auto"/>
        <w:right w:val="none" w:sz="0" w:space="0" w:color="auto"/>
      </w:divBdr>
    </w:div>
    <w:div w:id="634288199">
      <w:bodyDiv w:val="1"/>
      <w:marLeft w:val="0"/>
      <w:marRight w:val="0"/>
      <w:marTop w:val="0"/>
      <w:marBottom w:val="0"/>
      <w:divBdr>
        <w:top w:val="none" w:sz="0" w:space="0" w:color="auto"/>
        <w:left w:val="none" w:sz="0" w:space="0" w:color="auto"/>
        <w:bottom w:val="none" w:sz="0" w:space="0" w:color="auto"/>
        <w:right w:val="none" w:sz="0" w:space="0" w:color="auto"/>
      </w:divBdr>
    </w:div>
    <w:div w:id="634720430">
      <w:bodyDiv w:val="1"/>
      <w:marLeft w:val="0"/>
      <w:marRight w:val="0"/>
      <w:marTop w:val="0"/>
      <w:marBottom w:val="0"/>
      <w:divBdr>
        <w:top w:val="none" w:sz="0" w:space="0" w:color="auto"/>
        <w:left w:val="none" w:sz="0" w:space="0" w:color="auto"/>
        <w:bottom w:val="none" w:sz="0" w:space="0" w:color="auto"/>
        <w:right w:val="none" w:sz="0" w:space="0" w:color="auto"/>
      </w:divBdr>
    </w:div>
    <w:div w:id="634797934">
      <w:bodyDiv w:val="1"/>
      <w:marLeft w:val="0"/>
      <w:marRight w:val="0"/>
      <w:marTop w:val="0"/>
      <w:marBottom w:val="0"/>
      <w:divBdr>
        <w:top w:val="none" w:sz="0" w:space="0" w:color="auto"/>
        <w:left w:val="none" w:sz="0" w:space="0" w:color="auto"/>
        <w:bottom w:val="none" w:sz="0" w:space="0" w:color="auto"/>
        <w:right w:val="none" w:sz="0" w:space="0" w:color="auto"/>
      </w:divBdr>
    </w:div>
    <w:div w:id="634872004">
      <w:bodyDiv w:val="1"/>
      <w:marLeft w:val="0"/>
      <w:marRight w:val="0"/>
      <w:marTop w:val="0"/>
      <w:marBottom w:val="0"/>
      <w:divBdr>
        <w:top w:val="none" w:sz="0" w:space="0" w:color="auto"/>
        <w:left w:val="none" w:sz="0" w:space="0" w:color="auto"/>
        <w:bottom w:val="none" w:sz="0" w:space="0" w:color="auto"/>
        <w:right w:val="none" w:sz="0" w:space="0" w:color="auto"/>
      </w:divBdr>
    </w:div>
    <w:div w:id="634873488">
      <w:bodyDiv w:val="1"/>
      <w:marLeft w:val="0"/>
      <w:marRight w:val="0"/>
      <w:marTop w:val="0"/>
      <w:marBottom w:val="0"/>
      <w:divBdr>
        <w:top w:val="none" w:sz="0" w:space="0" w:color="auto"/>
        <w:left w:val="none" w:sz="0" w:space="0" w:color="auto"/>
        <w:bottom w:val="none" w:sz="0" w:space="0" w:color="auto"/>
        <w:right w:val="none" w:sz="0" w:space="0" w:color="auto"/>
      </w:divBdr>
    </w:div>
    <w:div w:id="634987561">
      <w:bodyDiv w:val="1"/>
      <w:marLeft w:val="0"/>
      <w:marRight w:val="0"/>
      <w:marTop w:val="0"/>
      <w:marBottom w:val="0"/>
      <w:divBdr>
        <w:top w:val="none" w:sz="0" w:space="0" w:color="auto"/>
        <w:left w:val="none" w:sz="0" w:space="0" w:color="auto"/>
        <w:bottom w:val="none" w:sz="0" w:space="0" w:color="auto"/>
        <w:right w:val="none" w:sz="0" w:space="0" w:color="auto"/>
      </w:divBdr>
    </w:div>
    <w:div w:id="635112322">
      <w:bodyDiv w:val="1"/>
      <w:marLeft w:val="0"/>
      <w:marRight w:val="0"/>
      <w:marTop w:val="0"/>
      <w:marBottom w:val="0"/>
      <w:divBdr>
        <w:top w:val="none" w:sz="0" w:space="0" w:color="auto"/>
        <w:left w:val="none" w:sz="0" w:space="0" w:color="auto"/>
        <w:bottom w:val="none" w:sz="0" w:space="0" w:color="auto"/>
        <w:right w:val="none" w:sz="0" w:space="0" w:color="auto"/>
      </w:divBdr>
    </w:div>
    <w:div w:id="635112880">
      <w:bodyDiv w:val="1"/>
      <w:marLeft w:val="0"/>
      <w:marRight w:val="0"/>
      <w:marTop w:val="0"/>
      <w:marBottom w:val="0"/>
      <w:divBdr>
        <w:top w:val="none" w:sz="0" w:space="0" w:color="auto"/>
        <w:left w:val="none" w:sz="0" w:space="0" w:color="auto"/>
        <w:bottom w:val="none" w:sz="0" w:space="0" w:color="auto"/>
        <w:right w:val="none" w:sz="0" w:space="0" w:color="auto"/>
      </w:divBdr>
    </w:div>
    <w:div w:id="635179635">
      <w:bodyDiv w:val="1"/>
      <w:marLeft w:val="0"/>
      <w:marRight w:val="0"/>
      <w:marTop w:val="0"/>
      <w:marBottom w:val="0"/>
      <w:divBdr>
        <w:top w:val="none" w:sz="0" w:space="0" w:color="auto"/>
        <w:left w:val="none" w:sz="0" w:space="0" w:color="auto"/>
        <w:bottom w:val="none" w:sz="0" w:space="0" w:color="auto"/>
        <w:right w:val="none" w:sz="0" w:space="0" w:color="auto"/>
      </w:divBdr>
    </w:div>
    <w:div w:id="635254505">
      <w:bodyDiv w:val="1"/>
      <w:marLeft w:val="0"/>
      <w:marRight w:val="0"/>
      <w:marTop w:val="0"/>
      <w:marBottom w:val="0"/>
      <w:divBdr>
        <w:top w:val="none" w:sz="0" w:space="0" w:color="auto"/>
        <w:left w:val="none" w:sz="0" w:space="0" w:color="auto"/>
        <w:bottom w:val="none" w:sz="0" w:space="0" w:color="auto"/>
        <w:right w:val="none" w:sz="0" w:space="0" w:color="auto"/>
      </w:divBdr>
    </w:div>
    <w:div w:id="635330878">
      <w:bodyDiv w:val="1"/>
      <w:marLeft w:val="0"/>
      <w:marRight w:val="0"/>
      <w:marTop w:val="0"/>
      <w:marBottom w:val="0"/>
      <w:divBdr>
        <w:top w:val="none" w:sz="0" w:space="0" w:color="auto"/>
        <w:left w:val="none" w:sz="0" w:space="0" w:color="auto"/>
        <w:bottom w:val="none" w:sz="0" w:space="0" w:color="auto"/>
        <w:right w:val="none" w:sz="0" w:space="0" w:color="auto"/>
      </w:divBdr>
    </w:div>
    <w:div w:id="635451027">
      <w:bodyDiv w:val="1"/>
      <w:marLeft w:val="0"/>
      <w:marRight w:val="0"/>
      <w:marTop w:val="0"/>
      <w:marBottom w:val="0"/>
      <w:divBdr>
        <w:top w:val="none" w:sz="0" w:space="0" w:color="auto"/>
        <w:left w:val="none" w:sz="0" w:space="0" w:color="auto"/>
        <w:bottom w:val="none" w:sz="0" w:space="0" w:color="auto"/>
        <w:right w:val="none" w:sz="0" w:space="0" w:color="auto"/>
      </w:divBdr>
    </w:div>
    <w:div w:id="635456475">
      <w:bodyDiv w:val="1"/>
      <w:marLeft w:val="0"/>
      <w:marRight w:val="0"/>
      <w:marTop w:val="0"/>
      <w:marBottom w:val="0"/>
      <w:divBdr>
        <w:top w:val="none" w:sz="0" w:space="0" w:color="auto"/>
        <w:left w:val="none" w:sz="0" w:space="0" w:color="auto"/>
        <w:bottom w:val="none" w:sz="0" w:space="0" w:color="auto"/>
        <w:right w:val="none" w:sz="0" w:space="0" w:color="auto"/>
      </w:divBdr>
    </w:div>
    <w:div w:id="635524881">
      <w:bodyDiv w:val="1"/>
      <w:marLeft w:val="0"/>
      <w:marRight w:val="0"/>
      <w:marTop w:val="0"/>
      <w:marBottom w:val="0"/>
      <w:divBdr>
        <w:top w:val="none" w:sz="0" w:space="0" w:color="auto"/>
        <w:left w:val="none" w:sz="0" w:space="0" w:color="auto"/>
        <w:bottom w:val="none" w:sz="0" w:space="0" w:color="auto"/>
        <w:right w:val="none" w:sz="0" w:space="0" w:color="auto"/>
      </w:divBdr>
    </w:div>
    <w:div w:id="635645630">
      <w:bodyDiv w:val="1"/>
      <w:marLeft w:val="0"/>
      <w:marRight w:val="0"/>
      <w:marTop w:val="0"/>
      <w:marBottom w:val="0"/>
      <w:divBdr>
        <w:top w:val="none" w:sz="0" w:space="0" w:color="auto"/>
        <w:left w:val="none" w:sz="0" w:space="0" w:color="auto"/>
        <w:bottom w:val="none" w:sz="0" w:space="0" w:color="auto"/>
        <w:right w:val="none" w:sz="0" w:space="0" w:color="auto"/>
      </w:divBdr>
    </w:div>
    <w:div w:id="635765873">
      <w:bodyDiv w:val="1"/>
      <w:marLeft w:val="0"/>
      <w:marRight w:val="0"/>
      <w:marTop w:val="0"/>
      <w:marBottom w:val="0"/>
      <w:divBdr>
        <w:top w:val="none" w:sz="0" w:space="0" w:color="auto"/>
        <w:left w:val="none" w:sz="0" w:space="0" w:color="auto"/>
        <w:bottom w:val="none" w:sz="0" w:space="0" w:color="auto"/>
        <w:right w:val="none" w:sz="0" w:space="0" w:color="auto"/>
      </w:divBdr>
    </w:div>
    <w:div w:id="635834562">
      <w:bodyDiv w:val="1"/>
      <w:marLeft w:val="0"/>
      <w:marRight w:val="0"/>
      <w:marTop w:val="0"/>
      <w:marBottom w:val="0"/>
      <w:divBdr>
        <w:top w:val="none" w:sz="0" w:space="0" w:color="auto"/>
        <w:left w:val="none" w:sz="0" w:space="0" w:color="auto"/>
        <w:bottom w:val="none" w:sz="0" w:space="0" w:color="auto"/>
        <w:right w:val="none" w:sz="0" w:space="0" w:color="auto"/>
      </w:divBdr>
    </w:div>
    <w:div w:id="636299708">
      <w:bodyDiv w:val="1"/>
      <w:marLeft w:val="0"/>
      <w:marRight w:val="0"/>
      <w:marTop w:val="0"/>
      <w:marBottom w:val="0"/>
      <w:divBdr>
        <w:top w:val="none" w:sz="0" w:space="0" w:color="auto"/>
        <w:left w:val="none" w:sz="0" w:space="0" w:color="auto"/>
        <w:bottom w:val="none" w:sz="0" w:space="0" w:color="auto"/>
        <w:right w:val="none" w:sz="0" w:space="0" w:color="auto"/>
      </w:divBdr>
    </w:div>
    <w:div w:id="636300294">
      <w:bodyDiv w:val="1"/>
      <w:marLeft w:val="0"/>
      <w:marRight w:val="0"/>
      <w:marTop w:val="0"/>
      <w:marBottom w:val="0"/>
      <w:divBdr>
        <w:top w:val="none" w:sz="0" w:space="0" w:color="auto"/>
        <w:left w:val="none" w:sz="0" w:space="0" w:color="auto"/>
        <w:bottom w:val="none" w:sz="0" w:space="0" w:color="auto"/>
        <w:right w:val="none" w:sz="0" w:space="0" w:color="auto"/>
      </w:divBdr>
    </w:div>
    <w:div w:id="636447638">
      <w:bodyDiv w:val="1"/>
      <w:marLeft w:val="0"/>
      <w:marRight w:val="0"/>
      <w:marTop w:val="0"/>
      <w:marBottom w:val="0"/>
      <w:divBdr>
        <w:top w:val="none" w:sz="0" w:space="0" w:color="auto"/>
        <w:left w:val="none" w:sz="0" w:space="0" w:color="auto"/>
        <w:bottom w:val="none" w:sz="0" w:space="0" w:color="auto"/>
        <w:right w:val="none" w:sz="0" w:space="0" w:color="auto"/>
      </w:divBdr>
    </w:div>
    <w:div w:id="636450214">
      <w:bodyDiv w:val="1"/>
      <w:marLeft w:val="0"/>
      <w:marRight w:val="0"/>
      <w:marTop w:val="0"/>
      <w:marBottom w:val="0"/>
      <w:divBdr>
        <w:top w:val="none" w:sz="0" w:space="0" w:color="auto"/>
        <w:left w:val="none" w:sz="0" w:space="0" w:color="auto"/>
        <w:bottom w:val="none" w:sz="0" w:space="0" w:color="auto"/>
        <w:right w:val="none" w:sz="0" w:space="0" w:color="auto"/>
      </w:divBdr>
    </w:div>
    <w:div w:id="636452650">
      <w:bodyDiv w:val="1"/>
      <w:marLeft w:val="0"/>
      <w:marRight w:val="0"/>
      <w:marTop w:val="0"/>
      <w:marBottom w:val="0"/>
      <w:divBdr>
        <w:top w:val="none" w:sz="0" w:space="0" w:color="auto"/>
        <w:left w:val="none" w:sz="0" w:space="0" w:color="auto"/>
        <w:bottom w:val="none" w:sz="0" w:space="0" w:color="auto"/>
        <w:right w:val="none" w:sz="0" w:space="0" w:color="auto"/>
      </w:divBdr>
    </w:div>
    <w:div w:id="636641809">
      <w:bodyDiv w:val="1"/>
      <w:marLeft w:val="0"/>
      <w:marRight w:val="0"/>
      <w:marTop w:val="0"/>
      <w:marBottom w:val="0"/>
      <w:divBdr>
        <w:top w:val="none" w:sz="0" w:space="0" w:color="auto"/>
        <w:left w:val="none" w:sz="0" w:space="0" w:color="auto"/>
        <w:bottom w:val="none" w:sz="0" w:space="0" w:color="auto"/>
        <w:right w:val="none" w:sz="0" w:space="0" w:color="auto"/>
      </w:divBdr>
    </w:div>
    <w:div w:id="636685013">
      <w:bodyDiv w:val="1"/>
      <w:marLeft w:val="0"/>
      <w:marRight w:val="0"/>
      <w:marTop w:val="0"/>
      <w:marBottom w:val="0"/>
      <w:divBdr>
        <w:top w:val="none" w:sz="0" w:space="0" w:color="auto"/>
        <w:left w:val="none" w:sz="0" w:space="0" w:color="auto"/>
        <w:bottom w:val="none" w:sz="0" w:space="0" w:color="auto"/>
        <w:right w:val="none" w:sz="0" w:space="0" w:color="auto"/>
      </w:divBdr>
    </w:div>
    <w:div w:id="636686232">
      <w:bodyDiv w:val="1"/>
      <w:marLeft w:val="0"/>
      <w:marRight w:val="0"/>
      <w:marTop w:val="0"/>
      <w:marBottom w:val="0"/>
      <w:divBdr>
        <w:top w:val="none" w:sz="0" w:space="0" w:color="auto"/>
        <w:left w:val="none" w:sz="0" w:space="0" w:color="auto"/>
        <w:bottom w:val="none" w:sz="0" w:space="0" w:color="auto"/>
        <w:right w:val="none" w:sz="0" w:space="0" w:color="auto"/>
      </w:divBdr>
    </w:div>
    <w:div w:id="636879147">
      <w:bodyDiv w:val="1"/>
      <w:marLeft w:val="0"/>
      <w:marRight w:val="0"/>
      <w:marTop w:val="0"/>
      <w:marBottom w:val="0"/>
      <w:divBdr>
        <w:top w:val="none" w:sz="0" w:space="0" w:color="auto"/>
        <w:left w:val="none" w:sz="0" w:space="0" w:color="auto"/>
        <w:bottom w:val="none" w:sz="0" w:space="0" w:color="auto"/>
        <w:right w:val="none" w:sz="0" w:space="0" w:color="auto"/>
      </w:divBdr>
    </w:div>
    <w:div w:id="637029842">
      <w:bodyDiv w:val="1"/>
      <w:marLeft w:val="0"/>
      <w:marRight w:val="0"/>
      <w:marTop w:val="0"/>
      <w:marBottom w:val="0"/>
      <w:divBdr>
        <w:top w:val="none" w:sz="0" w:space="0" w:color="auto"/>
        <w:left w:val="none" w:sz="0" w:space="0" w:color="auto"/>
        <w:bottom w:val="none" w:sz="0" w:space="0" w:color="auto"/>
        <w:right w:val="none" w:sz="0" w:space="0" w:color="auto"/>
      </w:divBdr>
    </w:div>
    <w:div w:id="637147048">
      <w:bodyDiv w:val="1"/>
      <w:marLeft w:val="0"/>
      <w:marRight w:val="0"/>
      <w:marTop w:val="0"/>
      <w:marBottom w:val="0"/>
      <w:divBdr>
        <w:top w:val="none" w:sz="0" w:space="0" w:color="auto"/>
        <w:left w:val="none" w:sz="0" w:space="0" w:color="auto"/>
        <w:bottom w:val="none" w:sz="0" w:space="0" w:color="auto"/>
        <w:right w:val="none" w:sz="0" w:space="0" w:color="auto"/>
      </w:divBdr>
    </w:div>
    <w:div w:id="637612447">
      <w:bodyDiv w:val="1"/>
      <w:marLeft w:val="0"/>
      <w:marRight w:val="0"/>
      <w:marTop w:val="0"/>
      <w:marBottom w:val="0"/>
      <w:divBdr>
        <w:top w:val="none" w:sz="0" w:space="0" w:color="auto"/>
        <w:left w:val="none" w:sz="0" w:space="0" w:color="auto"/>
        <w:bottom w:val="none" w:sz="0" w:space="0" w:color="auto"/>
        <w:right w:val="none" w:sz="0" w:space="0" w:color="auto"/>
      </w:divBdr>
    </w:div>
    <w:div w:id="637684234">
      <w:bodyDiv w:val="1"/>
      <w:marLeft w:val="0"/>
      <w:marRight w:val="0"/>
      <w:marTop w:val="0"/>
      <w:marBottom w:val="0"/>
      <w:divBdr>
        <w:top w:val="none" w:sz="0" w:space="0" w:color="auto"/>
        <w:left w:val="none" w:sz="0" w:space="0" w:color="auto"/>
        <w:bottom w:val="none" w:sz="0" w:space="0" w:color="auto"/>
        <w:right w:val="none" w:sz="0" w:space="0" w:color="auto"/>
      </w:divBdr>
    </w:div>
    <w:div w:id="637806198">
      <w:bodyDiv w:val="1"/>
      <w:marLeft w:val="0"/>
      <w:marRight w:val="0"/>
      <w:marTop w:val="0"/>
      <w:marBottom w:val="0"/>
      <w:divBdr>
        <w:top w:val="none" w:sz="0" w:space="0" w:color="auto"/>
        <w:left w:val="none" w:sz="0" w:space="0" w:color="auto"/>
        <w:bottom w:val="none" w:sz="0" w:space="0" w:color="auto"/>
        <w:right w:val="none" w:sz="0" w:space="0" w:color="auto"/>
      </w:divBdr>
    </w:div>
    <w:div w:id="638265859">
      <w:bodyDiv w:val="1"/>
      <w:marLeft w:val="0"/>
      <w:marRight w:val="0"/>
      <w:marTop w:val="0"/>
      <w:marBottom w:val="0"/>
      <w:divBdr>
        <w:top w:val="none" w:sz="0" w:space="0" w:color="auto"/>
        <w:left w:val="none" w:sz="0" w:space="0" w:color="auto"/>
        <w:bottom w:val="none" w:sz="0" w:space="0" w:color="auto"/>
        <w:right w:val="none" w:sz="0" w:space="0" w:color="auto"/>
      </w:divBdr>
    </w:div>
    <w:div w:id="638344159">
      <w:bodyDiv w:val="1"/>
      <w:marLeft w:val="0"/>
      <w:marRight w:val="0"/>
      <w:marTop w:val="0"/>
      <w:marBottom w:val="0"/>
      <w:divBdr>
        <w:top w:val="none" w:sz="0" w:space="0" w:color="auto"/>
        <w:left w:val="none" w:sz="0" w:space="0" w:color="auto"/>
        <w:bottom w:val="none" w:sz="0" w:space="0" w:color="auto"/>
        <w:right w:val="none" w:sz="0" w:space="0" w:color="auto"/>
      </w:divBdr>
    </w:div>
    <w:div w:id="638386197">
      <w:bodyDiv w:val="1"/>
      <w:marLeft w:val="0"/>
      <w:marRight w:val="0"/>
      <w:marTop w:val="0"/>
      <w:marBottom w:val="0"/>
      <w:divBdr>
        <w:top w:val="none" w:sz="0" w:space="0" w:color="auto"/>
        <w:left w:val="none" w:sz="0" w:space="0" w:color="auto"/>
        <w:bottom w:val="none" w:sz="0" w:space="0" w:color="auto"/>
        <w:right w:val="none" w:sz="0" w:space="0" w:color="auto"/>
      </w:divBdr>
    </w:div>
    <w:div w:id="638456355">
      <w:bodyDiv w:val="1"/>
      <w:marLeft w:val="0"/>
      <w:marRight w:val="0"/>
      <w:marTop w:val="0"/>
      <w:marBottom w:val="0"/>
      <w:divBdr>
        <w:top w:val="none" w:sz="0" w:space="0" w:color="auto"/>
        <w:left w:val="none" w:sz="0" w:space="0" w:color="auto"/>
        <w:bottom w:val="none" w:sz="0" w:space="0" w:color="auto"/>
        <w:right w:val="none" w:sz="0" w:space="0" w:color="auto"/>
      </w:divBdr>
    </w:div>
    <w:div w:id="638923014">
      <w:bodyDiv w:val="1"/>
      <w:marLeft w:val="0"/>
      <w:marRight w:val="0"/>
      <w:marTop w:val="0"/>
      <w:marBottom w:val="0"/>
      <w:divBdr>
        <w:top w:val="none" w:sz="0" w:space="0" w:color="auto"/>
        <w:left w:val="none" w:sz="0" w:space="0" w:color="auto"/>
        <w:bottom w:val="none" w:sz="0" w:space="0" w:color="auto"/>
        <w:right w:val="none" w:sz="0" w:space="0" w:color="auto"/>
      </w:divBdr>
    </w:div>
    <w:div w:id="638993364">
      <w:bodyDiv w:val="1"/>
      <w:marLeft w:val="0"/>
      <w:marRight w:val="0"/>
      <w:marTop w:val="0"/>
      <w:marBottom w:val="0"/>
      <w:divBdr>
        <w:top w:val="none" w:sz="0" w:space="0" w:color="auto"/>
        <w:left w:val="none" w:sz="0" w:space="0" w:color="auto"/>
        <w:bottom w:val="none" w:sz="0" w:space="0" w:color="auto"/>
        <w:right w:val="none" w:sz="0" w:space="0" w:color="auto"/>
      </w:divBdr>
    </w:div>
    <w:div w:id="639002271">
      <w:bodyDiv w:val="1"/>
      <w:marLeft w:val="0"/>
      <w:marRight w:val="0"/>
      <w:marTop w:val="0"/>
      <w:marBottom w:val="0"/>
      <w:divBdr>
        <w:top w:val="none" w:sz="0" w:space="0" w:color="auto"/>
        <w:left w:val="none" w:sz="0" w:space="0" w:color="auto"/>
        <w:bottom w:val="none" w:sz="0" w:space="0" w:color="auto"/>
        <w:right w:val="none" w:sz="0" w:space="0" w:color="auto"/>
      </w:divBdr>
    </w:div>
    <w:div w:id="639113863">
      <w:bodyDiv w:val="1"/>
      <w:marLeft w:val="0"/>
      <w:marRight w:val="0"/>
      <w:marTop w:val="0"/>
      <w:marBottom w:val="0"/>
      <w:divBdr>
        <w:top w:val="none" w:sz="0" w:space="0" w:color="auto"/>
        <w:left w:val="none" w:sz="0" w:space="0" w:color="auto"/>
        <w:bottom w:val="none" w:sz="0" w:space="0" w:color="auto"/>
        <w:right w:val="none" w:sz="0" w:space="0" w:color="auto"/>
      </w:divBdr>
    </w:div>
    <w:div w:id="639118328">
      <w:bodyDiv w:val="1"/>
      <w:marLeft w:val="0"/>
      <w:marRight w:val="0"/>
      <w:marTop w:val="0"/>
      <w:marBottom w:val="0"/>
      <w:divBdr>
        <w:top w:val="none" w:sz="0" w:space="0" w:color="auto"/>
        <w:left w:val="none" w:sz="0" w:space="0" w:color="auto"/>
        <w:bottom w:val="none" w:sz="0" w:space="0" w:color="auto"/>
        <w:right w:val="none" w:sz="0" w:space="0" w:color="auto"/>
      </w:divBdr>
    </w:div>
    <w:div w:id="639188412">
      <w:bodyDiv w:val="1"/>
      <w:marLeft w:val="0"/>
      <w:marRight w:val="0"/>
      <w:marTop w:val="0"/>
      <w:marBottom w:val="0"/>
      <w:divBdr>
        <w:top w:val="none" w:sz="0" w:space="0" w:color="auto"/>
        <w:left w:val="none" w:sz="0" w:space="0" w:color="auto"/>
        <w:bottom w:val="none" w:sz="0" w:space="0" w:color="auto"/>
        <w:right w:val="none" w:sz="0" w:space="0" w:color="auto"/>
      </w:divBdr>
    </w:div>
    <w:div w:id="639263411">
      <w:bodyDiv w:val="1"/>
      <w:marLeft w:val="0"/>
      <w:marRight w:val="0"/>
      <w:marTop w:val="0"/>
      <w:marBottom w:val="0"/>
      <w:divBdr>
        <w:top w:val="none" w:sz="0" w:space="0" w:color="auto"/>
        <w:left w:val="none" w:sz="0" w:space="0" w:color="auto"/>
        <w:bottom w:val="none" w:sz="0" w:space="0" w:color="auto"/>
        <w:right w:val="none" w:sz="0" w:space="0" w:color="auto"/>
      </w:divBdr>
    </w:div>
    <w:div w:id="639655842">
      <w:bodyDiv w:val="1"/>
      <w:marLeft w:val="0"/>
      <w:marRight w:val="0"/>
      <w:marTop w:val="0"/>
      <w:marBottom w:val="0"/>
      <w:divBdr>
        <w:top w:val="none" w:sz="0" w:space="0" w:color="auto"/>
        <w:left w:val="none" w:sz="0" w:space="0" w:color="auto"/>
        <w:bottom w:val="none" w:sz="0" w:space="0" w:color="auto"/>
        <w:right w:val="none" w:sz="0" w:space="0" w:color="auto"/>
      </w:divBdr>
    </w:div>
    <w:div w:id="639656731">
      <w:bodyDiv w:val="1"/>
      <w:marLeft w:val="0"/>
      <w:marRight w:val="0"/>
      <w:marTop w:val="0"/>
      <w:marBottom w:val="0"/>
      <w:divBdr>
        <w:top w:val="none" w:sz="0" w:space="0" w:color="auto"/>
        <w:left w:val="none" w:sz="0" w:space="0" w:color="auto"/>
        <w:bottom w:val="none" w:sz="0" w:space="0" w:color="auto"/>
        <w:right w:val="none" w:sz="0" w:space="0" w:color="auto"/>
      </w:divBdr>
    </w:div>
    <w:div w:id="639724239">
      <w:bodyDiv w:val="1"/>
      <w:marLeft w:val="0"/>
      <w:marRight w:val="0"/>
      <w:marTop w:val="0"/>
      <w:marBottom w:val="0"/>
      <w:divBdr>
        <w:top w:val="none" w:sz="0" w:space="0" w:color="auto"/>
        <w:left w:val="none" w:sz="0" w:space="0" w:color="auto"/>
        <w:bottom w:val="none" w:sz="0" w:space="0" w:color="auto"/>
        <w:right w:val="none" w:sz="0" w:space="0" w:color="auto"/>
      </w:divBdr>
    </w:div>
    <w:div w:id="639849699">
      <w:bodyDiv w:val="1"/>
      <w:marLeft w:val="0"/>
      <w:marRight w:val="0"/>
      <w:marTop w:val="0"/>
      <w:marBottom w:val="0"/>
      <w:divBdr>
        <w:top w:val="none" w:sz="0" w:space="0" w:color="auto"/>
        <w:left w:val="none" w:sz="0" w:space="0" w:color="auto"/>
        <w:bottom w:val="none" w:sz="0" w:space="0" w:color="auto"/>
        <w:right w:val="none" w:sz="0" w:space="0" w:color="auto"/>
      </w:divBdr>
    </w:div>
    <w:div w:id="640311605">
      <w:bodyDiv w:val="1"/>
      <w:marLeft w:val="0"/>
      <w:marRight w:val="0"/>
      <w:marTop w:val="0"/>
      <w:marBottom w:val="0"/>
      <w:divBdr>
        <w:top w:val="none" w:sz="0" w:space="0" w:color="auto"/>
        <w:left w:val="none" w:sz="0" w:space="0" w:color="auto"/>
        <w:bottom w:val="none" w:sz="0" w:space="0" w:color="auto"/>
        <w:right w:val="none" w:sz="0" w:space="0" w:color="auto"/>
      </w:divBdr>
    </w:div>
    <w:div w:id="640696612">
      <w:bodyDiv w:val="1"/>
      <w:marLeft w:val="0"/>
      <w:marRight w:val="0"/>
      <w:marTop w:val="0"/>
      <w:marBottom w:val="0"/>
      <w:divBdr>
        <w:top w:val="none" w:sz="0" w:space="0" w:color="auto"/>
        <w:left w:val="none" w:sz="0" w:space="0" w:color="auto"/>
        <w:bottom w:val="none" w:sz="0" w:space="0" w:color="auto"/>
        <w:right w:val="none" w:sz="0" w:space="0" w:color="auto"/>
      </w:divBdr>
    </w:div>
    <w:div w:id="640814085">
      <w:bodyDiv w:val="1"/>
      <w:marLeft w:val="0"/>
      <w:marRight w:val="0"/>
      <w:marTop w:val="0"/>
      <w:marBottom w:val="0"/>
      <w:divBdr>
        <w:top w:val="none" w:sz="0" w:space="0" w:color="auto"/>
        <w:left w:val="none" w:sz="0" w:space="0" w:color="auto"/>
        <w:bottom w:val="none" w:sz="0" w:space="0" w:color="auto"/>
        <w:right w:val="none" w:sz="0" w:space="0" w:color="auto"/>
      </w:divBdr>
    </w:div>
    <w:div w:id="640889432">
      <w:bodyDiv w:val="1"/>
      <w:marLeft w:val="0"/>
      <w:marRight w:val="0"/>
      <w:marTop w:val="0"/>
      <w:marBottom w:val="0"/>
      <w:divBdr>
        <w:top w:val="none" w:sz="0" w:space="0" w:color="auto"/>
        <w:left w:val="none" w:sz="0" w:space="0" w:color="auto"/>
        <w:bottom w:val="none" w:sz="0" w:space="0" w:color="auto"/>
        <w:right w:val="none" w:sz="0" w:space="0" w:color="auto"/>
      </w:divBdr>
    </w:div>
    <w:div w:id="641081977">
      <w:bodyDiv w:val="1"/>
      <w:marLeft w:val="0"/>
      <w:marRight w:val="0"/>
      <w:marTop w:val="0"/>
      <w:marBottom w:val="0"/>
      <w:divBdr>
        <w:top w:val="none" w:sz="0" w:space="0" w:color="auto"/>
        <w:left w:val="none" w:sz="0" w:space="0" w:color="auto"/>
        <w:bottom w:val="none" w:sz="0" w:space="0" w:color="auto"/>
        <w:right w:val="none" w:sz="0" w:space="0" w:color="auto"/>
      </w:divBdr>
    </w:div>
    <w:div w:id="641156170">
      <w:bodyDiv w:val="1"/>
      <w:marLeft w:val="0"/>
      <w:marRight w:val="0"/>
      <w:marTop w:val="0"/>
      <w:marBottom w:val="0"/>
      <w:divBdr>
        <w:top w:val="none" w:sz="0" w:space="0" w:color="auto"/>
        <w:left w:val="none" w:sz="0" w:space="0" w:color="auto"/>
        <w:bottom w:val="none" w:sz="0" w:space="0" w:color="auto"/>
        <w:right w:val="none" w:sz="0" w:space="0" w:color="auto"/>
      </w:divBdr>
    </w:div>
    <w:div w:id="641156274">
      <w:bodyDiv w:val="1"/>
      <w:marLeft w:val="0"/>
      <w:marRight w:val="0"/>
      <w:marTop w:val="0"/>
      <w:marBottom w:val="0"/>
      <w:divBdr>
        <w:top w:val="none" w:sz="0" w:space="0" w:color="auto"/>
        <w:left w:val="none" w:sz="0" w:space="0" w:color="auto"/>
        <w:bottom w:val="none" w:sz="0" w:space="0" w:color="auto"/>
        <w:right w:val="none" w:sz="0" w:space="0" w:color="auto"/>
      </w:divBdr>
    </w:div>
    <w:div w:id="641499008">
      <w:bodyDiv w:val="1"/>
      <w:marLeft w:val="0"/>
      <w:marRight w:val="0"/>
      <w:marTop w:val="0"/>
      <w:marBottom w:val="0"/>
      <w:divBdr>
        <w:top w:val="none" w:sz="0" w:space="0" w:color="auto"/>
        <w:left w:val="none" w:sz="0" w:space="0" w:color="auto"/>
        <w:bottom w:val="none" w:sz="0" w:space="0" w:color="auto"/>
        <w:right w:val="none" w:sz="0" w:space="0" w:color="auto"/>
      </w:divBdr>
    </w:div>
    <w:div w:id="641539209">
      <w:bodyDiv w:val="1"/>
      <w:marLeft w:val="0"/>
      <w:marRight w:val="0"/>
      <w:marTop w:val="0"/>
      <w:marBottom w:val="0"/>
      <w:divBdr>
        <w:top w:val="none" w:sz="0" w:space="0" w:color="auto"/>
        <w:left w:val="none" w:sz="0" w:space="0" w:color="auto"/>
        <w:bottom w:val="none" w:sz="0" w:space="0" w:color="auto"/>
        <w:right w:val="none" w:sz="0" w:space="0" w:color="auto"/>
      </w:divBdr>
    </w:div>
    <w:div w:id="641890123">
      <w:bodyDiv w:val="1"/>
      <w:marLeft w:val="0"/>
      <w:marRight w:val="0"/>
      <w:marTop w:val="0"/>
      <w:marBottom w:val="0"/>
      <w:divBdr>
        <w:top w:val="none" w:sz="0" w:space="0" w:color="auto"/>
        <w:left w:val="none" w:sz="0" w:space="0" w:color="auto"/>
        <w:bottom w:val="none" w:sz="0" w:space="0" w:color="auto"/>
        <w:right w:val="none" w:sz="0" w:space="0" w:color="auto"/>
      </w:divBdr>
    </w:div>
    <w:div w:id="642152901">
      <w:bodyDiv w:val="1"/>
      <w:marLeft w:val="0"/>
      <w:marRight w:val="0"/>
      <w:marTop w:val="0"/>
      <w:marBottom w:val="0"/>
      <w:divBdr>
        <w:top w:val="none" w:sz="0" w:space="0" w:color="auto"/>
        <w:left w:val="none" w:sz="0" w:space="0" w:color="auto"/>
        <w:bottom w:val="none" w:sz="0" w:space="0" w:color="auto"/>
        <w:right w:val="none" w:sz="0" w:space="0" w:color="auto"/>
      </w:divBdr>
    </w:div>
    <w:div w:id="642350030">
      <w:bodyDiv w:val="1"/>
      <w:marLeft w:val="0"/>
      <w:marRight w:val="0"/>
      <w:marTop w:val="0"/>
      <w:marBottom w:val="0"/>
      <w:divBdr>
        <w:top w:val="none" w:sz="0" w:space="0" w:color="auto"/>
        <w:left w:val="none" w:sz="0" w:space="0" w:color="auto"/>
        <w:bottom w:val="none" w:sz="0" w:space="0" w:color="auto"/>
        <w:right w:val="none" w:sz="0" w:space="0" w:color="auto"/>
      </w:divBdr>
    </w:div>
    <w:div w:id="642389524">
      <w:bodyDiv w:val="1"/>
      <w:marLeft w:val="0"/>
      <w:marRight w:val="0"/>
      <w:marTop w:val="0"/>
      <w:marBottom w:val="0"/>
      <w:divBdr>
        <w:top w:val="none" w:sz="0" w:space="0" w:color="auto"/>
        <w:left w:val="none" w:sz="0" w:space="0" w:color="auto"/>
        <w:bottom w:val="none" w:sz="0" w:space="0" w:color="auto"/>
        <w:right w:val="none" w:sz="0" w:space="0" w:color="auto"/>
      </w:divBdr>
    </w:div>
    <w:div w:id="642661234">
      <w:bodyDiv w:val="1"/>
      <w:marLeft w:val="0"/>
      <w:marRight w:val="0"/>
      <w:marTop w:val="0"/>
      <w:marBottom w:val="0"/>
      <w:divBdr>
        <w:top w:val="none" w:sz="0" w:space="0" w:color="auto"/>
        <w:left w:val="none" w:sz="0" w:space="0" w:color="auto"/>
        <w:bottom w:val="none" w:sz="0" w:space="0" w:color="auto"/>
        <w:right w:val="none" w:sz="0" w:space="0" w:color="auto"/>
      </w:divBdr>
    </w:div>
    <w:div w:id="642976293">
      <w:bodyDiv w:val="1"/>
      <w:marLeft w:val="0"/>
      <w:marRight w:val="0"/>
      <w:marTop w:val="0"/>
      <w:marBottom w:val="0"/>
      <w:divBdr>
        <w:top w:val="none" w:sz="0" w:space="0" w:color="auto"/>
        <w:left w:val="none" w:sz="0" w:space="0" w:color="auto"/>
        <w:bottom w:val="none" w:sz="0" w:space="0" w:color="auto"/>
        <w:right w:val="none" w:sz="0" w:space="0" w:color="auto"/>
      </w:divBdr>
    </w:div>
    <w:div w:id="643200996">
      <w:bodyDiv w:val="1"/>
      <w:marLeft w:val="0"/>
      <w:marRight w:val="0"/>
      <w:marTop w:val="0"/>
      <w:marBottom w:val="0"/>
      <w:divBdr>
        <w:top w:val="none" w:sz="0" w:space="0" w:color="auto"/>
        <w:left w:val="none" w:sz="0" w:space="0" w:color="auto"/>
        <w:bottom w:val="none" w:sz="0" w:space="0" w:color="auto"/>
        <w:right w:val="none" w:sz="0" w:space="0" w:color="auto"/>
      </w:divBdr>
    </w:div>
    <w:div w:id="643435533">
      <w:bodyDiv w:val="1"/>
      <w:marLeft w:val="0"/>
      <w:marRight w:val="0"/>
      <w:marTop w:val="0"/>
      <w:marBottom w:val="0"/>
      <w:divBdr>
        <w:top w:val="none" w:sz="0" w:space="0" w:color="auto"/>
        <w:left w:val="none" w:sz="0" w:space="0" w:color="auto"/>
        <w:bottom w:val="none" w:sz="0" w:space="0" w:color="auto"/>
        <w:right w:val="none" w:sz="0" w:space="0" w:color="auto"/>
      </w:divBdr>
    </w:div>
    <w:div w:id="643580863">
      <w:bodyDiv w:val="1"/>
      <w:marLeft w:val="0"/>
      <w:marRight w:val="0"/>
      <w:marTop w:val="0"/>
      <w:marBottom w:val="0"/>
      <w:divBdr>
        <w:top w:val="none" w:sz="0" w:space="0" w:color="auto"/>
        <w:left w:val="none" w:sz="0" w:space="0" w:color="auto"/>
        <w:bottom w:val="none" w:sz="0" w:space="0" w:color="auto"/>
        <w:right w:val="none" w:sz="0" w:space="0" w:color="auto"/>
      </w:divBdr>
    </w:div>
    <w:div w:id="643849132">
      <w:bodyDiv w:val="1"/>
      <w:marLeft w:val="0"/>
      <w:marRight w:val="0"/>
      <w:marTop w:val="0"/>
      <w:marBottom w:val="0"/>
      <w:divBdr>
        <w:top w:val="none" w:sz="0" w:space="0" w:color="auto"/>
        <w:left w:val="none" w:sz="0" w:space="0" w:color="auto"/>
        <w:bottom w:val="none" w:sz="0" w:space="0" w:color="auto"/>
        <w:right w:val="none" w:sz="0" w:space="0" w:color="auto"/>
      </w:divBdr>
    </w:div>
    <w:div w:id="643894698">
      <w:bodyDiv w:val="1"/>
      <w:marLeft w:val="0"/>
      <w:marRight w:val="0"/>
      <w:marTop w:val="0"/>
      <w:marBottom w:val="0"/>
      <w:divBdr>
        <w:top w:val="none" w:sz="0" w:space="0" w:color="auto"/>
        <w:left w:val="none" w:sz="0" w:space="0" w:color="auto"/>
        <w:bottom w:val="none" w:sz="0" w:space="0" w:color="auto"/>
        <w:right w:val="none" w:sz="0" w:space="0" w:color="auto"/>
      </w:divBdr>
    </w:div>
    <w:div w:id="644509857">
      <w:bodyDiv w:val="1"/>
      <w:marLeft w:val="0"/>
      <w:marRight w:val="0"/>
      <w:marTop w:val="0"/>
      <w:marBottom w:val="0"/>
      <w:divBdr>
        <w:top w:val="none" w:sz="0" w:space="0" w:color="auto"/>
        <w:left w:val="none" w:sz="0" w:space="0" w:color="auto"/>
        <w:bottom w:val="none" w:sz="0" w:space="0" w:color="auto"/>
        <w:right w:val="none" w:sz="0" w:space="0" w:color="auto"/>
      </w:divBdr>
    </w:div>
    <w:div w:id="644550417">
      <w:bodyDiv w:val="1"/>
      <w:marLeft w:val="0"/>
      <w:marRight w:val="0"/>
      <w:marTop w:val="0"/>
      <w:marBottom w:val="0"/>
      <w:divBdr>
        <w:top w:val="none" w:sz="0" w:space="0" w:color="auto"/>
        <w:left w:val="none" w:sz="0" w:space="0" w:color="auto"/>
        <w:bottom w:val="none" w:sz="0" w:space="0" w:color="auto"/>
        <w:right w:val="none" w:sz="0" w:space="0" w:color="auto"/>
      </w:divBdr>
    </w:div>
    <w:div w:id="644551341">
      <w:bodyDiv w:val="1"/>
      <w:marLeft w:val="0"/>
      <w:marRight w:val="0"/>
      <w:marTop w:val="0"/>
      <w:marBottom w:val="0"/>
      <w:divBdr>
        <w:top w:val="none" w:sz="0" w:space="0" w:color="auto"/>
        <w:left w:val="none" w:sz="0" w:space="0" w:color="auto"/>
        <w:bottom w:val="none" w:sz="0" w:space="0" w:color="auto"/>
        <w:right w:val="none" w:sz="0" w:space="0" w:color="auto"/>
      </w:divBdr>
    </w:div>
    <w:div w:id="644822488">
      <w:bodyDiv w:val="1"/>
      <w:marLeft w:val="0"/>
      <w:marRight w:val="0"/>
      <w:marTop w:val="0"/>
      <w:marBottom w:val="0"/>
      <w:divBdr>
        <w:top w:val="none" w:sz="0" w:space="0" w:color="auto"/>
        <w:left w:val="none" w:sz="0" w:space="0" w:color="auto"/>
        <w:bottom w:val="none" w:sz="0" w:space="0" w:color="auto"/>
        <w:right w:val="none" w:sz="0" w:space="0" w:color="auto"/>
      </w:divBdr>
    </w:div>
    <w:div w:id="644894312">
      <w:bodyDiv w:val="1"/>
      <w:marLeft w:val="0"/>
      <w:marRight w:val="0"/>
      <w:marTop w:val="0"/>
      <w:marBottom w:val="0"/>
      <w:divBdr>
        <w:top w:val="none" w:sz="0" w:space="0" w:color="auto"/>
        <w:left w:val="none" w:sz="0" w:space="0" w:color="auto"/>
        <w:bottom w:val="none" w:sz="0" w:space="0" w:color="auto"/>
        <w:right w:val="none" w:sz="0" w:space="0" w:color="auto"/>
      </w:divBdr>
    </w:div>
    <w:div w:id="645009245">
      <w:bodyDiv w:val="1"/>
      <w:marLeft w:val="0"/>
      <w:marRight w:val="0"/>
      <w:marTop w:val="0"/>
      <w:marBottom w:val="0"/>
      <w:divBdr>
        <w:top w:val="none" w:sz="0" w:space="0" w:color="auto"/>
        <w:left w:val="none" w:sz="0" w:space="0" w:color="auto"/>
        <w:bottom w:val="none" w:sz="0" w:space="0" w:color="auto"/>
        <w:right w:val="none" w:sz="0" w:space="0" w:color="auto"/>
      </w:divBdr>
    </w:div>
    <w:div w:id="645161552">
      <w:bodyDiv w:val="1"/>
      <w:marLeft w:val="0"/>
      <w:marRight w:val="0"/>
      <w:marTop w:val="0"/>
      <w:marBottom w:val="0"/>
      <w:divBdr>
        <w:top w:val="none" w:sz="0" w:space="0" w:color="auto"/>
        <w:left w:val="none" w:sz="0" w:space="0" w:color="auto"/>
        <w:bottom w:val="none" w:sz="0" w:space="0" w:color="auto"/>
        <w:right w:val="none" w:sz="0" w:space="0" w:color="auto"/>
      </w:divBdr>
    </w:div>
    <w:div w:id="645282358">
      <w:bodyDiv w:val="1"/>
      <w:marLeft w:val="0"/>
      <w:marRight w:val="0"/>
      <w:marTop w:val="0"/>
      <w:marBottom w:val="0"/>
      <w:divBdr>
        <w:top w:val="none" w:sz="0" w:space="0" w:color="auto"/>
        <w:left w:val="none" w:sz="0" w:space="0" w:color="auto"/>
        <w:bottom w:val="none" w:sz="0" w:space="0" w:color="auto"/>
        <w:right w:val="none" w:sz="0" w:space="0" w:color="auto"/>
      </w:divBdr>
    </w:div>
    <w:div w:id="645472247">
      <w:bodyDiv w:val="1"/>
      <w:marLeft w:val="0"/>
      <w:marRight w:val="0"/>
      <w:marTop w:val="0"/>
      <w:marBottom w:val="0"/>
      <w:divBdr>
        <w:top w:val="none" w:sz="0" w:space="0" w:color="auto"/>
        <w:left w:val="none" w:sz="0" w:space="0" w:color="auto"/>
        <w:bottom w:val="none" w:sz="0" w:space="0" w:color="auto"/>
        <w:right w:val="none" w:sz="0" w:space="0" w:color="auto"/>
      </w:divBdr>
    </w:div>
    <w:div w:id="645863659">
      <w:bodyDiv w:val="1"/>
      <w:marLeft w:val="0"/>
      <w:marRight w:val="0"/>
      <w:marTop w:val="0"/>
      <w:marBottom w:val="0"/>
      <w:divBdr>
        <w:top w:val="none" w:sz="0" w:space="0" w:color="auto"/>
        <w:left w:val="none" w:sz="0" w:space="0" w:color="auto"/>
        <w:bottom w:val="none" w:sz="0" w:space="0" w:color="auto"/>
        <w:right w:val="none" w:sz="0" w:space="0" w:color="auto"/>
      </w:divBdr>
    </w:div>
    <w:div w:id="645935142">
      <w:bodyDiv w:val="1"/>
      <w:marLeft w:val="0"/>
      <w:marRight w:val="0"/>
      <w:marTop w:val="0"/>
      <w:marBottom w:val="0"/>
      <w:divBdr>
        <w:top w:val="none" w:sz="0" w:space="0" w:color="auto"/>
        <w:left w:val="none" w:sz="0" w:space="0" w:color="auto"/>
        <w:bottom w:val="none" w:sz="0" w:space="0" w:color="auto"/>
        <w:right w:val="none" w:sz="0" w:space="0" w:color="auto"/>
      </w:divBdr>
    </w:div>
    <w:div w:id="646086331">
      <w:bodyDiv w:val="1"/>
      <w:marLeft w:val="0"/>
      <w:marRight w:val="0"/>
      <w:marTop w:val="0"/>
      <w:marBottom w:val="0"/>
      <w:divBdr>
        <w:top w:val="none" w:sz="0" w:space="0" w:color="auto"/>
        <w:left w:val="none" w:sz="0" w:space="0" w:color="auto"/>
        <w:bottom w:val="none" w:sz="0" w:space="0" w:color="auto"/>
        <w:right w:val="none" w:sz="0" w:space="0" w:color="auto"/>
      </w:divBdr>
    </w:div>
    <w:div w:id="646133060">
      <w:bodyDiv w:val="1"/>
      <w:marLeft w:val="0"/>
      <w:marRight w:val="0"/>
      <w:marTop w:val="0"/>
      <w:marBottom w:val="0"/>
      <w:divBdr>
        <w:top w:val="none" w:sz="0" w:space="0" w:color="auto"/>
        <w:left w:val="none" w:sz="0" w:space="0" w:color="auto"/>
        <w:bottom w:val="none" w:sz="0" w:space="0" w:color="auto"/>
        <w:right w:val="none" w:sz="0" w:space="0" w:color="auto"/>
      </w:divBdr>
    </w:div>
    <w:div w:id="646325314">
      <w:bodyDiv w:val="1"/>
      <w:marLeft w:val="0"/>
      <w:marRight w:val="0"/>
      <w:marTop w:val="0"/>
      <w:marBottom w:val="0"/>
      <w:divBdr>
        <w:top w:val="none" w:sz="0" w:space="0" w:color="auto"/>
        <w:left w:val="none" w:sz="0" w:space="0" w:color="auto"/>
        <w:bottom w:val="none" w:sz="0" w:space="0" w:color="auto"/>
        <w:right w:val="none" w:sz="0" w:space="0" w:color="auto"/>
      </w:divBdr>
    </w:div>
    <w:div w:id="646326838">
      <w:bodyDiv w:val="1"/>
      <w:marLeft w:val="0"/>
      <w:marRight w:val="0"/>
      <w:marTop w:val="0"/>
      <w:marBottom w:val="0"/>
      <w:divBdr>
        <w:top w:val="none" w:sz="0" w:space="0" w:color="auto"/>
        <w:left w:val="none" w:sz="0" w:space="0" w:color="auto"/>
        <w:bottom w:val="none" w:sz="0" w:space="0" w:color="auto"/>
        <w:right w:val="none" w:sz="0" w:space="0" w:color="auto"/>
      </w:divBdr>
    </w:div>
    <w:div w:id="646519946">
      <w:bodyDiv w:val="1"/>
      <w:marLeft w:val="0"/>
      <w:marRight w:val="0"/>
      <w:marTop w:val="0"/>
      <w:marBottom w:val="0"/>
      <w:divBdr>
        <w:top w:val="none" w:sz="0" w:space="0" w:color="auto"/>
        <w:left w:val="none" w:sz="0" w:space="0" w:color="auto"/>
        <w:bottom w:val="none" w:sz="0" w:space="0" w:color="auto"/>
        <w:right w:val="none" w:sz="0" w:space="0" w:color="auto"/>
      </w:divBdr>
    </w:div>
    <w:div w:id="646520432">
      <w:bodyDiv w:val="1"/>
      <w:marLeft w:val="0"/>
      <w:marRight w:val="0"/>
      <w:marTop w:val="0"/>
      <w:marBottom w:val="0"/>
      <w:divBdr>
        <w:top w:val="none" w:sz="0" w:space="0" w:color="auto"/>
        <w:left w:val="none" w:sz="0" w:space="0" w:color="auto"/>
        <w:bottom w:val="none" w:sz="0" w:space="0" w:color="auto"/>
        <w:right w:val="none" w:sz="0" w:space="0" w:color="auto"/>
      </w:divBdr>
    </w:div>
    <w:div w:id="647131652">
      <w:bodyDiv w:val="1"/>
      <w:marLeft w:val="0"/>
      <w:marRight w:val="0"/>
      <w:marTop w:val="0"/>
      <w:marBottom w:val="0"/>
      <w:divBdr>
        <w:top w:val="none" w:sz="0" w:space="0" w:color="auto"/>
        <w:left w:val="none" w:sz="0" w:space="0" w:color="auto"/>
        <w:bottom w:val="none" w:sz="0" w:space="0" w:color="auto"/>
        <w:right w:val="none" w:sz="0" w:space="0" w:color="auto"/>
      </w:divBdr>
    </w:div>
    <w:div w:id="647441538">
      <w:bodyDiv w:val="1"/>
      <w:marLeft w:val="0"/>
      <w:marRight w:val="0"/>
      <w:marTop w:val="0"/>
      <w:marBottom w:val="0"/>
      <w:divBdr>
        <w:top w:val="none" w:sz="0" w:space="0" w:color="auto"/>
        <w:left w:val="none" w:sz="0" w:space="0" w:color="auto"/>
        <w:bottom w:val="none" w:sz="0" w:space="0" w:color="auto"/>
        <w:right w:val="none" w:sz="0" w:space="0" w:color="auto"/>
      </w:divBdr>
    </w:div>
    <w:div w:id="647443017">
      <w:bodyDiv w:val="1"/>
      <w:marLeft w:val="0"/>
      <w:marRight w:val="0"/>
      <w:marTop w:val="0"/>
      <w:marBottom w:val="0"/>
      <w:divBdr>
        <w:top w:val="none" w:sz="0" w:space="0" w:color="auto"/>
        <w:left w:val="none" w:sz="0" w:space="0" w:color="auto"/>
        <w:bottom w:val="none" w:sz="0" w:space="0" w:color="auto"/>
        <w:right w:val="none" w:sz="0" w:space="0" w:color="auto"/>
      </w:divBdr>
    </w:div>
    <w:div w:id="647636198">
      <w:bodyDiv w:val="1"/>
      <w:marLeft w:val="0"/>
      <w:marRight w:val="0"/>
      <w:marTop w:val="0"/>
      <w:marBottom w:val="0"/>
      <w:divBdr>
        <w:top w:val="none" w:sz="0" w:space="0" w:color="auto"/>
        <w:left w:val="none" w:sz="0" w:space="0" w:color="auto"/>
        <w:bottom w:val="none" w:sz="0" w:space="0" w:color="auto"/>
        <w:right w:val="none" w:sz="0" w:space="0" w:color="auto"/>
      </w:divBdr>
    </w:div>
    <w:div w:id="647783566">
      <w:bodyDiv w:val="1"/>
      <w:marLeft w:val="0"/>
      <w:marRight w:val="0"/>
      <w:marTop w:val="0"/>
      <w:marBottom w:val="0"/>
      <w:divBdr>
        <w:top w:val="none" w:sz="0" w:space="0" w:color="auto"/>
        <w:left w:val="none" w:sz="0" w:space="0" w:color="auto"/>
        <w:bottom w:val="none" w:sz="0" w:space="0" w:color="auto"/>
        <w:right w:val="none" w:sz="0" w:space="0" w:color="auto"/>
      </w:divBdr>
    </w:div>
    <w:div w:id="647828222">
      <w:bodyDiv w:val="1"/>
      <w:marLeft w:val="0"/>
      <w:marRight w:val="0"/>
      <w:marTop w:val="0"/>
      <w:marBottom w:val="0"/>
      <w:divBdr>
        <w:top w:val="none" w:sz="0" w:space="0" w:color="auto"/>
        <w:left w:val="none" w:sz="0" w:space="0" w:color="auto"/>
        <w:bottom w:val="none" w:sz="0" w:space="0" w:color="auto"/>
        <w:right w:val="none" w:sz="0" w:space="0" w:color="auto"/>
      </w:divBdr>
    </w:div>
    <w:div w:id="647905125">
      <w:bodyDiv w:val="1"/>
      <w:marLeft w:val="0"/>
      <w:marRight w:val="0"/>
      <w:marTop w:val="0"/>
      <w:marBottom w:val="0"/>
      <w:divBdr>
        <w:top w:val="none" w:sz="0" w:space="0" w:color="auto"/>
        <w:left w:val="none" w:sz="0" w:space="0" w:color="auto"/>
        <w:bottom w:val="none" w:sz="0" w:space="0" w:color="auto"/>
        <w:right w:val="none" w:sz="0" w:space="0" w:color="auto"/>
      </w:divBdr>
    </w:div>
    <w:div w:id="647980278">
      <w:bodyDiv w:val="1"/>
      <w:marLeft w:val="0"/>
      <w:marRight w:val="0"/>
      <w:marTop w:val="0"/>
      <w:marBottom w:val="0"/>
      <w:divBdr>
        <w:top w:val="none" w:sz="0" w:space="0" w:color="auto"/>
        <w:left w:val="none" w:sz="0" w:space="0" w:color="auto"/>
        <w:bottom w:val="none" w:sz="0" w:space="0" w:color="auto"/>
        <w:right w:val="none" w:sz="0" w:space="0" w:color="auto"/>
      </w:divBdr>
    </w:div>
    <w:div w:id="648168997">
      <w:bodyDiv w:val="1"/>
      <w:marLeft w:val="0"/>
      <w:marRight w:val="0"/>
      <w:marTop w:val="0"/>
      <w:marBottom w:val="0"/>
      <w:divBdr>
        <w:top w:val="none" w:sz="0" w:space="0" w:color="auto"/>
        <w:left w:val="none" w:sz="0" w:space="0" w:color="auto"/>
        <w:bottom w:val="none" w:sz="0" w:space="0" w:color="auto"/>
        <w:right w:val="none" w:sz="0" w:space="0" w:color="auto"/>
      </w:divBdr>
    </w:div>
    <w:div w:id="648284763">
      <w:bodyDiv w:val="1"/>
      <w:marLeft w:val="0"/>
      <w:marRight w:val="0"/>
      <w:marTop w:val="0"/>
      <w:marBottom w:val="0"/>
      <w:divBdr>
        <w:top w:val="none" w:sz="0" w:space="0" w:color="auto"/>
        <w:left w:val="none" w:sz="0" w:space="0" w:color="auto"/>
        <w:bottom w:val="none" w:sz="0" w:space="0" w:color="auto"/>
        <w:right w:val="none" w:sz="0" w:space="0" w:color="auto"/>
      </w:divBdr>
    </w:div>
    <w:div w:id="648442660">
      <w:bodyDiv w:val="1"/>
      <w:marLeft w:val="0"/>
      <w:marRight w:val="0"/>
      <w:marTop w:val="0"/>
      <w:marBottom w:val="0"/>
      <w:divBdr>
        <w:top w:val="none" w:sz="0" w:space="0" w:color="auto"/>
        <w:left w:val="none" w:sz="0" w:space="0" w:color="auto"/>
        <w:bottom w:val="none" w:sz="0" w:space="0" w:color="auto"/>
        <w:right w:val="none" w:sz="0" w:space="0" w:color="auto"/>
      </w:divBdr>
    </w:div>
    <w:div w:id="648556613">
      <w:bodyDiv w:val="1"/>
      <w:marLeft w:val="0"/>
      <w:marRight w:val="0"/>
      <w:marTop w:val="0"/>
      <w:marBottom w:val="0"/>
      <w:divBdr>
        <w:top w:val="none" w:sz="0" w:space="0" w:color="auto"/>
        <w:left w:val="none" w:sz="0" w:space="0" w:color="auto"/>
        <w:bottom w:val="none" w:sz="0" w:space="0" w:color="auto"/>
        <w:right w:val="none" w:sz="0" w:space="0" w:color="auto"/>
      </w:divBdr>
    </w:div>
    <w:div w:id="648562663">
      <w:bodyDiv w:val="1"/>
      <w:marLeft w:val="0"/>
      <w:marRight w:val="0"/>
      <w:marTop w:val="0"/>
      <w:marBottom w:val="0"/>
      <w:divBdr>
        <w:top w:val="none" w:sz="0" w:space="0" w:color="auto"/>
        <w:left w:val="none" w:sz="0" w:space="0" w:color="auto"/>
        <w:bottom w:val="none" w:sz="0" w:space="0" w:color="auto"/>
        <w:right w:val="none" w:sz="0" w:space="0" w:color="auto"/>
      </w:divBdr>
    </w:div>
    <w:div w:id="648750113">
      <w:bodyDiv w:val="1"/>
      <w:marLeft w:val="0"/>
      <w:marRight w:val="0"/>
      <w:marTop w:val="0"/>
      <w:marBottom w:val="0"/>
      <w:divBdr>
        <w:top w:val="none" w:sz="0" w:space="0" w:color="auto"/>
        <w:left w:val="none" w:sz="0" w:space="0" w:color="auto"/>
        <w:bottom w:val="none" w:sz="0" w:space="0" w:color="auto"/>
        <w:right w:val="none" w:sz="0" w:space="0" w:color="auto"/>
      </w:divBdr>
    </w:div>
    <w:div w:id="648754458">
      <w:bodyDiv w:val="1"/>
      <w:marLeft w:val="0"/>
      <w:marRight w:val="0"/>
      <w:marTop w:val="0"/>
      <w:marBottom w:val="0"/>
      <w:divBdr>
        <w:top w:val="none" w:sz="0" w:space="0" w:color="auto"/>
        <w:left w:val="none" w:sz="0" w:space="0" w:color="auto"/>
        <w:bottom w:val="none" w:sz="0" w:space="0" w:color="auto"/>
        <w:right w:val="none" w:sz="0" w:space="0" w:color="auto"/>
      </w:divBdr>
    </w:div>
    <w:div w:id="648822057">
      <w:bodyDiv w:val="1"/>
      <w:marLeft w:val="0"/>
      <w:marRight w:val="0"/>
      <w:marTop w:val="0"/>
      <w:marBottom w:val="0"/>
      <w:divBdr>
        <w:top w:val="none" w:sz="0" w:space="0" w:color="auto"/>
        <w:left w:val="none" w:sz="0" w:space="0" w:color="auto"/>
        <w:bottom w:val="none" w:sz="0" w:space="0" w:color="auto"/>
        <w:right w:val="none" w:sz="0" w:space="0" w:color="auto"/>
      </w:divBdr>
    </w:div>
    <w:div w:id="648825982">
      <w:bodyDiv w:val="1"/>
      <w:marLeft w:val="0"/>
      <w:marRight w:val="0"/>
      <w:marTop w:val="0"/>
      <w:marBottom w:val="0"/>
      <w:divBdr>
        <w:top w:val="none" w:sz="0" w:space="0" w:color="auto"/>
        <w:left w:val="none" w:sz="0" w:space="0" w:color="auto"/>
        <w:bottom w:val="none" w:sz="0" w:space="0" w:color="auto"/>
        <w:right w:val="none" w:sz="0" w:space="0" w:color="auto"/>
      </w:divBdr>
    </w:div>
    <w:div w:id="648941175">
      <w:bodyDiv w:val="1"/>
      <w:marLeft w:val="0"/>
      <w:marRight w:val="0"/>
      <w:marTop w:val="0"/>
      <w:marBottom w:val="0"/>
      <w:divBdr>
        <w:top w:val="none" w:sz="0" w:space="0" w:color="auto"/>
        <w:left w:val="none" w:sz="0" w:space="0" w:color="auto"/>
        <w:bottom w:val="none" w:sz="0" w:space="0" w:color="auto"/>
        <w:right w:val="none" w:sz="0" w:space="0" w:color="auto"/>
      </w:divBdr>
    </w:div>
    <w:div w:id="648943394">
      <w:bodyDiv w:val="1"/>
      <w:marLeft w:val="0"/>
      <w:marRight w:val="0"/>
      <w:marTop w:val="0"/>
      <w:marBottom w:val="0"/>
      <w:divBdr>
        <w:top w:val="none" w:sz="0" w:space="0" w:color="auto"/>
        <w:left w:val="none" w:sz="0" w:space="0" w:color="auto"/>
        <w:bottom w:val="none" w:sz="0" w:space="0" w:color="auto"/>
        <w:right w:val="none" w:sz="0" w:space="0" w:color="auto"/>
      </w:divBdr>
    </w:div>
    <w:div w:id="649094227">
      <w:bodyDiv w:val="1"/>
      <w:marLeft w:val="0"/>
      <w:marRight w:val="0"/>
      <w:marTop w:val="0"/>
      <w:marBottom w:val="0"/>
      <w:divBdr>
        <w:top w:val="none" w:sz="0" w:space="0" w:color="auto"/>
        <w:left w:val="none" w:sz="0" w:space="0" w:color="auto"/>
        <w:bottom w:val="none" w:sz="0" w:space="0" w:color="auto"/>
        <w:right w:val="none" w:sz="0" w:space="0" w:color="auto"/>
      </w:divBdr>
    </w:div>
    <w:div w:id="649485174">
      <w:bodyDiv w:val="1"/>
      <w:marLeft w:val="0"/>
      <w:marRight w:val="0"/>
      <w:marTop w:val="0"/>
      <w:marBottom w:val="0"/>
      <w:divBdr>
        <w:top w:val="none" w:sz="0" w:space="0" w:color="auto"/>
        <w:left w:val="none" w:sz="0" w:space="0" w:color="auto"/>
        <w:bottom w:val="none" w:sz="0" w:space="0" w:color="auto"/>
        <w:right w:val="none" w:sz="0" w:space="0" w:color="auto"/>
      </w:divBdr>
    </w:div>
    <w:div w:id="649595437">
      <w:bodyDiv w:val="1"/>
      <w:marLeft w:val="0"/>
      <w:marRight w:val="0"/>
      <w:marTop w:val="0"/>
      <w:marBottom w:val="0"/>
      <w:divBdr>
        <w:top w:val="none" w:sz="0" w:space="0" w:color="auto"/>
        <w:left w:val="none" w:sz="0" w:space="0" w:color="auto"/>
        <w:bottom w:val="none" w:sz="0" w:space="0" w:color="auto"/>
        <w:right w:val="none" w:sz="0" w:space="0" w:color="auto"/>
      </w:divBdr>
    </w:div>
    <w:div w:id="649747657">
      <w:bodyDiv w:val="1"/>
      <w:marLeft w:val="0"/>
      <w:marRight w:val="0"/>
      <w:marTop w:val="0"/>
      <w:marBottom w:val="0"/>
      <w:divBdr>
        <w:top w:val="none" w:sz="0" w:space="0" w:color="auto"/>
        <w:left w:val="none" w:sz="0" w:space="0" w:color="auto"/>
        <w:bottom w:val="none" w:sz="0" w:space="0" w:color="auto"/>
        <w:right w:val="none" w:sz="0" w:space="0" w:color="auto"/>
      </w:divBdr>
    </w:div>
    <w:div w:id="649938986">
      <w:bodyDiv w:val="1"/>
      <w:marLeft w:val="0"/>
      <w:marRight w:val="0"/>
      <w:marTop w:val="0"/>
      <w:marBottom w:val="0"/>
      <w:divBdr>
        <w:top w:val="none" w:sz="0" w:space="0" w:color="auto"/>
        <w:left w:val="none" w:sz="0" w:space="0" w:color="auto"/>
        <w:bottom w:val="none" w:sz="0" w:space="0" w:color="auto"/>
        <w:right w:val="none" w:sz="0" w:space="0" w:color="auto"/>
      </w:divBdr>
    </w:div>
    <w:div w:id="650838784">
      <w:bodyDiv w:val="1"/>
      <w:marLeft w:val="0"/>
      <w:marRight w:val="0"/>
      <w:marTop w:val="0"/>
      <w:marBottom w:val="0"/>
      <w:divBdr>
        <w:top w:val="none" w:sz="0" w:space="0" w:color="auto"/>
        <w:left w:val="none" w:sz="0" w:space="0" w:color="auto"/>
        <w:bottom w:val="none" w:sz="0" w:space="0" w:color="auto"/>
        <w:right w:val="none" w:sz="0" w:space="0" w:color="auto"/>
      </w:divBdr>
    </w:div>
    <w:div w:id="650913441">
      <w:bodyDiv w:val="1"/>
      <w:marLeft w:val="0"/>
      <w:marRight w:val="0"/>
      <w:marTop w:val="0"/>
      <w:marBottom w:val="0"/>
      <w:divBdr>
        <w:top w:val="none" w:sz="0" w:space="0" w:color="auto"/>
        <w:left w:val="none" w:sz="0" w:space="0" w:color="auto"/>
        <w:bottom w:val="none" w:sz="0" w:space="0" w:color="auto"/>
        <w:right w:val="none" w:sz="0" w:space="0" w:color="auto"/>
      </w:divBdr>
    </w:div>
    <w:div w:id="651180817">
      <w:bodyDiv w:val="1"/>
      <w:marLeft w:val="0"/>
      <w:marRight w:val="0"/>
      <w:marTop w:val="0"/>
      <w:marBottom w:val="0"/>
      <w:divBdr>
        <w:top w:val="none" w:sz="0" w:space="0" w:color="auto"/>
        <w:left w:val="none" w:sz="0" w:space="0" w:color="auto"/>
        <w:bottom w:val="none" w:sz="0" w:space="0" w:color="auto"/>
        <w:right w:val="none" w:sz="0" w:space="0" w:color="auto"/>
      </w:divBdr>
    </w:div>
    <w:div w:id="651833595">
      <w:bodyDiv w:val="1"/>
      <w:marLeft w:val="0"/>
      <w:marRight w:val="0"/>
      <w:marTop w:val="0"/>
      <w:marBottom w:val="0"/>
      <w:divBdr>
        <w:top w:val="none" w:sz="0" w:space="0" w:color="auto"/>
        <w:left w:val="none" w:sz="0" w:space="0" w:color="auto"/>
        <w:bottom w:val="none" w:sz="0" w:space="0" w:color="auto"/>
        <w:right w:val="none" w:sz="0" w:space="0" w:color="auto"/>
      </w:divBdr>
    </w:div>
    <w:div w:id="651834004">
      <w:bodyDiv w:val="1"/>
      <w:marLeft w:val="0"/>
      <w:marRight w:val="0"/>
      <w:marTop w:val="0"/>
      <w:marBottom w:val="0"/>
      <w:divBdr>
        <w:top w:val="none" w:sz="0" w:space="0" w:color="auto"/>
        <w:left w:val="none" w:sz="0" w:space="0" w:color="auto"/>
        <w:bottom w:val="none" w:sz="0" w:space="0" w:color="auto"/>
        <w:right w:val="none" w:sz="0" w:space="0" w:color="auto"/>
      </w:divBdr>
    </w:div>
    <w:div w:id="652100204">
      <w:bodyDiv w:val="1"/>
      <w:marLeft w:val="0"/>
      <w:marRight w:val="0"/>
      <w:marTop w:val="0"/>
      <w:marBottom w:val="0"/>
      <w:divBdr>
        <w:top w:val="none" w:sz="0" w:space="0" w:color="auto"/>
        <w:left w:val="none" w:sz="0" w:space="0" w:color="auto"/>
        <w:bottom w:val="none" w:sz="0" w:space="0" w:color="auto"/>
        <w:right w:val="none" w:sz="0" w:space="0" w:color="auto"/>
      </w:divBdr>
    </w:div>
    <w:div w:id="652300585">
      <w:bodyDiv w:val="1"/>
      <w:marLeft w:val="0"/>
      <w:marRight w:val="0"/>
      <w:marTop w:val="0"/>
      <w:marBottom w:val="0"/>
      <w:divBdr>
        <w:top w:val="none" w:sz="0" w:space="0" w:color="auto"/>
        <w:left w:val="none" w:sz="0" w:space="0" w:color="auto"/>
        <w:bottom w:val="none" w:sz="0" w:space="0" w:color="auto"/>
        <w:right w:val="none" w:sz="0" w:space="0" w:color="auto"/>
      </w:divBdr>
    </w:div>
    <w:div w:id="652411185">
      <w:bodyDiv w:val="1"/>
      <w:marLeft w:val="0"/>
      <w:marRight w:val="0"/>
      <w:marTop w:val="0"/>
      <w:marBottom w:val="0"/>
      <w:divBdr>
        <w:top w:val="none" w:sz="0" w:space="0" w:color="auto"/>
        <w:left w:val="none" w:sz="0" w:space="0" w:color="auto"/>
        <w:bottom w:val="none" w:sz="0" w:space="0" w:color="auto"/>
        <w:right w:val="none" w:sz="0" w:space="0" w:color="auto"/>
      </w:divBdr>
    </w:div>
    <w:div w:id="652560538">
      <w:bodyDiv w:val="1"/>
      <w:marLeft w:val="0"/>
      <w:marRight w:val="0"/>
      <w:marTop w:val="0"/>
      <w:marBottom w:val="0"/>
      <w:divBdr>
        <w:top w:val="none" w:sz="0" w:space="0" w:color="auto"/>
        <w:left w:val="none" w:sz="0" w:space="0" w:color="auto"/>
        <w:bottom w:val="none" w:sz="0" w:space="0" w:color="auto"/>
        <w:right w:val="none" w:sz="0" w:space="0" w:color="auto"/>
      </w:divBdr>
    </w:div>
    <w:div w:id="652561656">
      <w:bodyDiv w:val="1"/>
      <w:marLeft w:val="0"/>
      <w:marRight w:val="0"/>
      <w:marTop w:val="0"/>
      <w:marBottom w:val="0"/>
      <w:divBdr>
        <w:top w:val="none" w:sz="0" w:space="0" w:color="auto"/>
        <w:left w:val="none" w:sz="0" w:space="0" w:color="auto"/>
        <w:bottom w:val="none" w:sz="0" w:space="0" w:color="auto"/>
        <w:right w:val="none" w:sz="0" w:space="0" w:color="auto"/>
      </w:divBdr>
    </w:div>
    <w:div w:id="652569286">
      <w:bodyDiv w:val="1"/>
      <w:marLeft w:val="0"/>
      <w:marRight w:val="0"/>
      <w:marTop w:val="0"/>
      <w:marBottom w:val="0"/>
      <w:divBdr>
        <w:top w:val="none" w:sz="0" w:space="0" w:color="auto"/>
        <w:left w:val="none" w:sz="0" w:space="0" w:color="auto"/>
        <w:bottom w:val="none" w:sz="0" w:space="0" w:color="auto"/>
        <w:right w:val="none" w:sz="0" w:space="0" w:color="auto"/>
      </w:divBdr>
    </w:div>
    <w:div w:id="652569631">
      <w:bodyDiv w:val="1"/>
      <w:marLeft w:val="0"/>
      <w:marRight w:val="0"/>
      <w:marTop w:val="0"/>
      <w:marBottom w:val="0"/>
      <w:divBdr>
        <w:top w:val="none" w:sz="0" w:space="0" w:color="auto"/>
        <w:left w:val="none" w:sz="0" w:space="0" w:color="auto"/>
        <w:bottom w:val="none" w:sz="0" w:space="0" w:color="auto"/>
        <w:right w:val="none" w:sz="0" w:space="0" w:color="auto"/>
      </w:divBdr>
    </w:div>
    <w:div w:id="652834367">
      <w:bodyDiv w:val="1"/>
      <w:marLeft w:val="0"/>
      <w:marRight w:val="0"/>
      <w:marTop w:val="0"/>
      <w:marBottom w:val="0"/>
      <w:divBdr>
        <w:top w:val="none" w:sz="0" w:space="0" w:color="auto"/>
        <w:left w:val="none" w:sz="0" w:space="0" w:color="auto"/>
        <w:bottom w:val="none" w:sz="0" w:space="0" w:color="auto"/>
        <w:right w:val="none" w:sz="0" w:space="0" w:color="auto"/>
      </w:divBdr>
    </w:div>
    <w:div w:id="653294729">
      <w:bodyDiv w:val="1"/>
      <w:marLeft w:val="0"/>
      <w:marRight w:val="0"/>
      <w:marTop w:val="0"/>
      <w:marBottom w:val="0"/>
      <w:divBdr>
        <w:top w:val="none" w:sz="0" w:space="0" w:color="auto"/>
        <w:left w:val="none" w:sz="0" w:space="0" w:color="auto"/>
        <w:bottom w:val="none" w:sz="0" w:space="0" w:color="auto"/>
        <w:right w:val="none" w:sz="0" w:space="0" w:color="auto"/>
      </w:divBdr>
    </w:div>
    <w:div w:id="653334694">
      <w:bodyDiv w:val="1"/>
      <w:marLeft w:val="0"/>
      <w:marRight w:val="0"/>
      <w:marTop w:val="0"/>
      <w:marBottom w:val="0"/>
      <w:divBdr>
        <w:top w:val="none" w:sz="0" w:space="0" w:color="auto"/>
        <w:left w:val="none" w:sz="0" w:space="0" w:color="auto"/>
        <w:bottom w:val="none" w:sz="0" w:space="0" w:color="auto"/>
        <w:right w:val="none" w:sz="0" w:space="0" w:color="auto"/>
      </w:divBdr>
    </w:div>
    <w:div w:id="653336092">
      <w:bodyDiv w:val="1"/>
      <w:marLeft w:val="0"/>
      <w:marRight w:val="0"/>
      <w:marTop w:val="0"/>
      <w:marBottom w:val="0"/>
      <w:divBdr>
        <w:top w:val="none" w:sz="0" w:space="0" w:color="auto"/>
        <w:left w:val="none" w:sz="0" w:space="0" w:color="auto"/>
        <w:bottom w:val="none" w:sz="0" w:space="0" w:color="auto"/>
        <w:right w:val="none" w:sz="0" w:space="0" w:color="auto"/>
      </w:divBdr>
    </w:div>
    <w:div w:id="653460466">
      <w:bodyDiv w:val="1"/>
      <w:marLeft w:val="0"/>
      <w:marRight w:val="0"/>
      <w:marTop w:val="0"/>
      <w:marBottom w:val="0"/>
      <w:divBdr>
        <w:top w:val="none" w:sz="0" w:space="0" w:color="auto"/>
        <w:left w:val="none" w:sz="0" w:space="0" w:color="auto"/>
        <w:bottom w:val="none" w:sz="0" w:space="0" w:color="auto"/>
        <w:right w:val="none" w:sz="0" w:space="0" w:color="auto"/>
      </w:divBdr>
    </w:div>
    <w:div w:id="653606871">
      <w:bodyDiv w:val="1"/>
      <w:marLeft w:val="0"/>
      <w:marRight w:val="0"/>
      <w:marTop w:val="0"/>
      <w:marBottom w:val="0"/>
      <w:divBdr>
        <w:top w:val="none" w:sz="0" w:space="0" w:color="auto"/>
        <w:left w:val="none" w:sz="0" w:space="0" w:color="auto"/>
        <w:bottom w:val="none" w:sz="0" w:space="0" w:color="auto"/>
        <w:right w:val="none" w:sz="0" w:space="0" w:color="auto"/>
      </w:divBdr>
    </w:div>
    <w:div w:id="653921510">
      <w:bodyDiv w:val="1"/>
      <w:marLeft w:val="0"/>
      <w:marRight w:val="0"/>
      <w:marTop w:val="0"/>
      <w:marBottom w:val="0"/>
      <w:divBdr>
        <w:top w:val="none" w:sz="0" w:space="0" w:color="auto"/>
        <w:left w:val="none" w:sz="0" w:space="0" w:color="auto"/>
        <w:bottom w:val="none" w:sz="0" w:space="0" w:color="auto"/>
        <w:right w:val="none" w:sz="0" w:space="0" w:color="auto"/>
      </w:divBdr>
    </w:div>
    <w:div w:id="654072413">
      <w:bodyDiv w:val="1"/>
      <w:marLeft w:val="0"/>
      <w:marRight w:val="0"/>
      <w:marTop w:val="0"/>
      <w:marBottom w:val="0"/>
      <w:divBdr>
        <w:top w:val="none" w:sz="0" w:space="0" w:color="auto"/>
        <w:left w:val="none" w:sz="0" w:space="0" w:color="auto"/>
        <w:bottom w:val="none" w:sz="0" w:space="0" w:color="auto"/>
        <w:right w:val="none" w:sz="0" w:space="0" w:color="auto"/>
      </w:divBdr>
    </w:div>
    <w:div w:id="654072742">
      <w:bodyDiv w:val="1"/>
      <w:marLeft w:val="0"/>
      <w:marRight w:val="0"/>
      <w:marTop w:val="0"/>
      <w:marBottom w:val="0"/>
      <w:divBdr>
        <w:top w:val="none" w:sz="0" w:space="0" w:color="auto"/>
        <w:left w:val="none" w:sz="0" w:space="0" w:color="auto"/>
        <w:bottom w:val="none" w:sz="0" w:space="0" w:color="auto"/>
        <w:right w:val="none" w:sz="0" w:space="0" w:color="auto"/>
      </w:divBdr>
    </w:div>
    <w:div w:id="654264379">
      <w:bodyDiv w:val="1"/>
      <w:marLeft w:val="0"/>
      <w:marRight w:val="0"/>
      <w:marTop w:val="0"/>
      <w:marBottom w:val="0"/>
      <w:divBdr>
        <w:top w:val="none" w:sz="0" w:space="0" w:color="auto"/>
        <w:left w:val="none" w:sz="0" w:space="0" w:color="auto"/>
        <w:bottom w:val="none" w:sz="0" w:space="0" w:color="auto"/>
        <w:right w:val="none" w:sz="0" w:space="0" w:color="auto"/>
      </w:divBdr>
    </w:div>
    <w:div w:id="654266116">
      <w:bodyDiv w:val="1"/>
      <w:marLeft w:val="0"/>
      <w:marRight w:val="0"/>
      <w:marTop w:val="0"/>
      <w:marBottom w:val="0"/>
      <w:divBdr>
        <w:top w:val="none" w:sz="0" w:space="0" w:color="auto"/>
        <w:left w:val="none" w:sz="0" w:space="0" w:color="auto"/>
        <w:bottom w:val="none" w:sz="0" w:space="0" w:color="auto"/>
        <w:right w:val="none" w:sz="0" w:space="0" w:color="auto"/>
      </w:divBdr>
    </w:div>
    <w:div w:id="654527143">
      <w:bodyDiv w:val="1"/>
      <w:marLeft w:val="0"/>
      <w:marRight w:val="0"/>
      <w:marTop w:val="0"/>
      <w:marBottom w:val="0"/>
      <w:divBdr>
        <w:top w:val="none" w:sz="0" w:space="0" w:color="auto"/>
        <w:left w:val="none" w:sz="0" w:space="0" w:color="auto"/>
        <w:bottom w:val="none" w:sz="0" w:space="0" w:color="auto"/>
        <w:right w:val="none" w:sz="0" w:space="0" w:color="auto"/>
      </w:divBdr>
    </w:div>
    <w:div w:id="654532220">
      <w:bodyDiv w:val="1"/>
      <w:marLeft w:val="0"/>
      <w:marRight w:val="0"/>
      <w:marTop w:val="0"/>
      <w:marBottom w:val="0"/>
      <w:divBdr>
        <w:top w:val="none" w:sz="0" w:space="0" w:color="auto"/>
        <w:left w:val="none" w:sz="0" w:space="0" w:color="auto"/>
        <w:bottom w:val="none" w:sz="0" w:space="0" w:color="auto"/>
        <w:right w:val="none" w:sz="0" w:space="0" w:color="auto"/>
      </w:divBdr>
    </w:div>
    <w:div w:id="654727144">
      <w:bodyDiv w:val="1"/>
      <w:marLeft w:val="0"/>
      <w:marRight w:val="0"/>
      <w:marTop w:val="0"/>
      <w:marBottom w:val="0"/>
      <w:divBdr>
        <w:top w:val="none" w:sz="0" w:space="0" w:color="auto"/>
        <w:left w:val="none" w:sz="0" w:space="0" w:color="auto"/>
        <w:bottom w:val="none" w:sz="0" w:space="0" w:color="auto"/>
        <w:right w:val="none" w:sz="0" w:space="0" w:color="auto"/>
      </w:divBdr>
    </w:div>
    <w:div w:id="654846061">
      <w:bodyDiv w:val="1"/>
      <w:marLeft w:val="0"/>
      <w:marRight w:val="0"/>
      <w:marTop w:val="0"/>
      <w:marBottom w:val="0"/>
      <w:divBdr>
        <w:top w:val="none" w:sz="0" w:space="0" w:color="auto"/>
        <w:left w:val="none" w:sz="0" w:space="0" w:color="auto"/>
        <w:bottom w:val="none" w:sz="0" w:space="0" w:color="auto"/>
        <w:right w:val="none" w:sz="0" w:space="0" w:color="auto"/>
      </w:divBdr>
    </w:div>
    <w:div w:id="655038897">
      <w:bodyDiv w:val="1"/>
      <w:marLeft w:val="0"/>
      <w:marRight w:val="0"/>
      <w:marTop w:val="0"/>
      <w:marBottom w:val="0"/>
      <w:divBdr>
        <w:top w:val="none" w:sz="0" w:space="0" w:color="auto"/>
        <w:left w:val="none" w:sz="0" w:space="0" w:color="auto"/>
        <w:bottom w:val="none" w:sz="0" w:space="0" w:color="auto"/>
        <w:right w:val="none" w:sz="0" w:space="0" w:color="auto"/>
      </w:divBdr>
    </w:div>
    <w:div w:id="655039816">
      <w:bodyDiv w:val="1"/>
      <w:marLeft w:val="0"/>
      <w:marRight w:val="0"/>
      <w:marTop w:val="0"/>
      <w:marBottom w:val="0"/>
      <w:divBdr>
        <w:top w:val="none" w:sz="0" w:space="0" w:color="auto"/>
        <w:left w:val="none" w:sz="0" w:space="0" w:color="auto"/>
        <w:bottom w:val="none" w:sz="0" w:space="0" w:color="auto"/>
        <w:right w:val="none" w:sz="0" w:space="0" w:color="auto"/>
      </w:divBdr>
    </w:div>
    <w:div w:id="655232524">
      <w:bodyDiv w:val="1"/>
      <w:marLeft w:val="0"/>
      <w:marRight w:val="0"/>
      <w:marTop w:val="0"/>
      <w:marBottom w:val="0"/>
      <w:divBdr>
        <w:top w:val="none" w:sz="0" w:space="0" w:color="auto"/>
        <w:left w:val="none" w:sz="0" w:space="0" w:color="auto"/>
        <w:bottom w:val="none" w:sz="0" w:space="0" w:color="auto"/>
        <w:right w:val="none" w:sz="0" w:space="0" w:color="auto"/>
      </w:divBdr>
    </w:div>
    <w:div w:id="655301248">
      <w:bodyDiv w:val="1"/>
      <w:marLeft w:val="0"/>
      <w:marRight w:val="0"/>
      <w:marTop w:val="0"/>
      <w:marBottom w:val="0"/>
      <w:divBdr>
        <w:top w:val="none" w:sz="0" w:space="0" w:color="auto"/>
        <w:left w:val="none" w:sz="0" w:space="0" w:color="auto"/>
        <w:bottom w:val="none" w:sz="0" w:space="0" w:color="auto"/>
        <w:right w:val="none" w:sz="0" w:space="0" w:color="auto"/>
      </w:divBdr>
    </w:div>
    <w:div w:id="655381930">
      <w:bodyDiv w:val="1"/>
      <w:marLeft w:val="0"/>
      <w:marRight w:val="0"/>
      <w:marTop w:val="0"/>
      <w:marBottom w:val="0"/>
      <w:divBdr>
        <w:top w:val="none" w:sz="0" w:space="0" w:color="auto"/>
        <w:left w:val="none" w:sz="0" w:space="0" w:color="auto"/>
        <w:bottom w:val="none" w:sz="0" w:space="0" w:color="auto"/>
        <w:right w:val="none" w:sz="0" w:space="0" w:color="auto"/>
      </w:divBdr>
    </w:div>
    <w:div w:id="655838385">
      <w:bodyDiv w:val="1"/>
      <w:marLeft w:val="0"/>
      <w:marRight w:val="0"/>
      <w:marTop w:val="0"/>
      <w:marBottom w:val="0"/>
      <w:divBdr>
        <w:top w:val="none" w:sz="0" w:space="0" w:color="auto"/>
        <w:left w:val="none" w:sz="0" w:space="0" w:color="auto"/>
        <w:bottom w:val="none" w:sz="0" w:space="0" w:color="auto"/>
        <w:right w:val="none" w:sz="0" w:space="0" w:color="auto"/>
      </w:divBdr>
    </w:div>
    <w:div w:id="655958815">
      <w:bodyDiv w:val="1"/>
      <w:marLeft w:val="0"/>
      <w:marRight w:val="0"/>
      <w:marTop w:val="0"/>
      <w:marBottom w:val="0"/>
      <w:divBdr>
        <w:top w:val="none" w:sz="0" w:space="0" w:color="auto"/>
        <w:left w:val="none" w:sz="0" w:space="0" w:color="auto"/>
        <w:bottom w:val="none" w:sz="0" w:space="0" w:color="auto"/>
        <w:right w:val="none" w:sz="0" w:space="0" w:color="auto"/>
      </w:divBdr>
    </w:div>
    <w:div w:id="656148425">
      <w:bodyDiv w:val="1"/>
      <w:marLeft w:val="0"/>
      <w:marRight w:val="0"/>
      <w:marTop w:val="0"/>
      <w:marBottom w:val="0"/>
      <w:divBdr>
        <w:top w:val="none" w:sz="0" w:space="0" w:color="auto"/>
        <w:left w:val="none" w:sz="0" w:space="0" w:color="auto"/>
        <w:bottom w:val="none" w:sz="0" w:space="0" w:color="auto"/>
        <w:right w:val="none" w:sz="0" w:space="0" w:color="auto"/>
      </w:divBdr>
    </w:div>
    <w:div w:id="656151744">
      <w:bodyDiv w:val="1"/>
      <w:marLeft w:val="0"/>
      <w:marRight w:val="0"/>
      <w:marTop w:val="0"/>
      <w:marBottom w:val="0"/>
      <w:divBdr>
        <w:top w:val="none" w:sz="0" w:space="0" w:color="auto"/>
        <w:left w:val="none" w:sz="0" w:space="0" w:color="auto"/>
        <w:bottom w:val="none" w:sz="0" w:space="0" w:color="auto"/>
        <w:right w:val="none" w:sz="0" w:space="0" w:color="auto"/>
      </w:divBdr>
    </w:div>
    <w:div w:id="656153415">
      <w:bodyDiv w:val="1"/>
      <w:marLeft w:val="0"/>
      <w:marRight w:val="0"/>
      <w:marTop w:val="0"/>
      <w:marBottom w:val="0"/>
      <w:divBdr>
        <w:top w:val="none" w:sz="0" w:space="0" w:color="auto"/>
        <w:left w:val="none" w:sz="0" w:space="0" w:color="auto"/>
        <w:bottom w:val="none" w:sz="0" w:space="0" w:color="auto"/>
        <w:right w:val="none" w:sz="0" w:space="0" w:color="auto"/>
      </w:divBdr>
    </w:div>
    <w:div w:id="656491502">
      <w:bodyDiv w:val="1"/>
      <w:marLeft w:val="0"/>
      <w:marRight w:val="0"/>
      <w:marTop w:val="0"/>
      <w:marBottom w:val="0"/>
      <w:divBdr>
        <w:top w:val="none" w:sz="0" w:space="0" w:color="auto"/>
        <w:left w:val="none" w:sz="0" w:space="0" w:color="auto"/>
        <w:bottom w:val="none" w:sz="0" w:space="0" w:color="auto"/>
        <w:right w:val="none" w:sz="0" w:space="0" w:color="auto"/>
      </w:divBdr>
    </w:div>
    <w:div w:id="656494395">
      <w:bodyDiv w:val="1"/>
      <w:marLeft w:val="0"/>
      <w:marRight w:val="0"/>
      <w:marTop w:val="0"/>
      <w:marBottom w:val="0"/>
      <w:divBdr>
        <w:top w:val="none" w:sz="0" w:space="0" w:color="auto"/>
        <w:left w:val="none" w:sz="0" w:space="0" w:color="auto"/>
        <w:bottom w:val="none" w:sz="0" w:space="0" w:color="auto"/>
        <w:right w:val="none" w:sz="0" w:space="0" w:color="auto"/>
      </w:divBdr>
    </w:div>
    <w:div w:id="656541500">
      <w:bodyDiv w:val="1"/>
      <w:marLeft w:val="0"/>
      <w:marRight w:val="0"/>
      <w:marTop w:val="0"/>
      <w:marBottom w:val="0"/>
      <w:divBdr>
        <w:top w:val="none" w:sz="0" w:space="0" w:color="auto"/>
        <w:left w:val="none" w:sz="0" w:space="0" w:color="auto"/>
        <w:bottom w:val="none" w:sz="0" w:space="0" w:color="auto"/>
        <w:right w:val="none" w:sz="0" w:space="0" w:color="auto"/>
      </w:divBdr>
    </w:div>
    <w:div w:id="656883318">
      <w:bodyDiv w:val="1"/>
      <w:marLeft w:val="0"/>
      <w:marRight w:val="0"/>
      <w:marTop w:val="0"/>
      <w:marBottom w:val="0"/>
      <w:divBdr>
        <w:top w:val="none" w:sz="0" w:space="0" w:color="auto"/>
        <w:left w:val="none" w:sz="0" w:space="0" w:color="auto"/>
        <w:bottom w:val="none" w:sz="0" w:space="0" w:color="auto"/>
        <w:right w:val="none" w:sz="0" w:space="0" w:color="auto"/>
      </w:divBdr>
    </w:div>
    <w:div w:id="657030384">
      <w:bodyDiv w:val="1"/>
      <w:marLeft w:val="0"/>
      <w:marRight w:val="0"/>
      <w:marTop w:val="0"/>
      <w:marBottom w:val="0"/>
      <w:divBdr>
        <w:top w:val="none" w:sz="0" w:space="0" w:color="auto"/>
        <w:left w:val="none" w:sz="0" w:space="0" w:color="auto"/>
        <w:bottom w:val="none" w:sz="0" w:space="0" w:color="auto"/>
        <w:right w:val="none" w:sz="0" w:space="0" w:color="auto"/>
      </w:divBdr>
    </w:div>
    <w:div w:id="657078398">
      <w:bodyDiv w:val="1"/>
      <w:marLeft w:val="0"/>
      <w:marRight w:val="0"/>
      <w:marTop w:val="0"/>
      <w:marBottom w:val="0"/>
      <w:divBdr>
        <w:top w:val="none" w:sz="0" w:space="0" w:color="auto"/>
        <w:left w:val="none" w:sz="0" w:space="0" w:color="auto"/>
        <w:bottom w:val="none" w:sz="0" w:space="0" w:color="auto"/>
        <w:right w:val="none" w:sz="0" w:space="0" w:color="auto"/>
      </w:divBdr>
    </w:div>
    <w:div w:id="657273234">
      <w:bodyDiv w:val="1"/>
      <w:marLeft w:val="0"/>
      <w:marRight w:val="0"/>
      <w:marTop w:val="0"/>
      <w:marBottom w:val="0"/>
      <w:divBdr>
        <w:top w:val="none" w:sz="0" w:space="0" w:color="auto"/>
        <w:left w:val="none" w:sz="0" w:space="0" w:color="auto"/>
        <w:bottom w:val="none" w:sz="0" w:space="0" w:color="auto"/>
        <w:right w:val="none" w:sz="0" w:space="0" w:color="auto"/>
      </w:divBdr>
    </w:div>
    <w:div w:id="658073425">
      <w:bodyDiv w:val="1"/>
      <w:marLeft w:val="0"/>
      <w:marRight w:val="0"/>
      <w:marTop w:val="0"/>
      <w:marBottom w:val="0"/>
      <w:divBdr>
        <w:top w:val="none" w:sz="0" w:space="0" w:color="auto"/>
        <w:left w:val="none" w:sz="0" w:space="0" w:color="auto"/>
        <w:bottom w:val="none" w:sz="0" w:space="0" w:color="auto"/>
        <w:right w:val="none" w:sz="0" w:space="0" w:color="auto"/>
      </w:divBdr>
    </w:div>
    <w:div w:id="658269388">
      <w:bodyDiv w:val="1"/>
      <w:marLeft w:val="0"/>
      <w:marRight w:val="0"/>
      <w:marTop w:val="0"/>
      <w:marBottom w:val="0"/>
      <w:divBdr>
        <w:top w:val="none" w:sz="0" w:space="0" w:color="auto"/>
        <w:left w:val="none" w:sz="0" w:space="0" w:color="auto"/>
        <w:bottom w:val="none" w:sz="0" w:space="0" w:color="auto"/>
        <w:right w:val="none" w:sz="0" w:space="0" w:color="auto"/>
      </w:divBdr>
    </w:div>
    <w:div w:id="658727213">
      <w:bodyDiv w:val="1"/>
      <w:marLeft w:val="0"/>
      <w:marRight w:val="0"/>
      <w:marTop w:val="0"/>
      <w:marBottom w:val="0"/>
      <w:divBdr>
        <w:top w:val="none" w:sz="0" w:space="0" w:color="auto"/>
        <w:left w:val="none" w:sz="0" w:space="0" w:color="auto"/>
        <w:bottom w:val="none" w:sz="0" w:space="0" w:color="auto"/>
        <w:right w:val="none" w:sz="0" w:space="0" w:color="auto"/>
      </w:divBdr>
    </w:div>
    <w:div w:id="658850675">
      <w:bodyDiv w:val="1"/>
      <w:marLeft w:val="0"/>
      <w:marRight w:val="0"/>
      <w:marTop w:val="0"/>
      <w:marBottom w:val="0"/>
      <w:divBdr>
        <w:top w:val="none" w:sz="0" w:space="0" w:color="auto"/>
        <w:left w:val="none" w:sz="0" w:space="0" w:color="auto"/>
        <w:bottom w:val="none" w:sz="0" w:space="0" w:color="auto"/>
        <w:right w:val="none" w:sz="0" w:space="0" w:color="auto"/>
      </w:divBdr>
    </w:div>
    <w:div w:id="658921435">
      <w:bodyDiv w:val="1"/>
      <w:marLeft w:val="0"/>
      <w:marRight w:val="0"/>
      <w:marTop w:val="0"/>
      <w:marBottom w:val="0"/>
      <w:divBdr>
        <w:top w:val="none" w:sz="0" w:space="0" w:color="auto"/>
        <w:left w:val="none" w:sz="0" w:space="0" w:color="auto"/>
        <w:bottom w:val="none" w:sz="0" w:space="0" w:color="auto"/>
        <w:right w:val="none" w:sz="0" w:space="0" w:color="auto"/>
      </w:divBdr>
    </w:div>
    <w:div w:id="658923173">
      <w:bodyDiv w:val="1"/>
      <w:marLeft w:val="0"/>
      <w:marRight w:val="0"/>
      <w:marTop w:val="0"/>
      <w:marBottom w:val="0"/>
      <w:divBdr>
        <w:top w:val="none" w:sz="0" w:space="0" w:color="auto"/>
        <w:left w:val="none" w:sz="0" w:space="0" w:color="auto"/>
        <w:bottom w:val="none" w:sz="0" w:space="0" w:color="auto"/>
        <w:right w:val="none" w:sz="0" w:space="0" w:color="auto"/>
      </w:divBdr>
    </w:div>
    <w:div w:id="658970864">
      <w:bodyDiv w:val="1"/>
      <w:marLeft w:val="0"/>
      <w:marRight w:val="0"/>
      <w:marTop w:val="0"/>
      <w:marBottom w:val="0"/>
      <w:divBdr>
        <w:top w:val="none" w:sz="0" w:space="0" w:color="auto"/>
        <w:left w:val="none" w:sz="0" w:space="0" w:color="auto"/>
        <w:bottom w:val="none" w:sz="0" w:space="0" w:color="auto"/>
        <w:right w:val="none" w:sz="0" w:space="0" w:color="auto"/>
      </w:divBdr>
    </w:div>
    <w:div w:id="659116730">
      <w:bodyDiv w:val="1"/>
      <w:marLeft w:val="0"/>
      <w:marRight w:val="0"/>
      <w:marTop w:val="0"/>
      <w:marBottom w:val="0"/>
      <w:divBdr>
        <w:top w:val="none" w:sz="0" w:space="0" w:color="auto"/>
        <w:left w:val="none" w:sz="0" w:space="0" w:color="auto"/>
        <w:bottom w:val="none" w:sz="0" w:space="0" w:color="auto"/>
        <w:right w:val="none" w:sz="0" w:space="0" w:color="auto"/>
      </w:divBdr>
    </w:div>
    <w:div w:id="659388894">
      <w:bodyDiv w:val="1"/>
      <w:marLeft w:val="0"/>
      <w:marRight w:val="0"/>
      <w:marTop w:val="0"/>
      <w:marBottom w:val="0"/>
      <w:divBdr>
        <w:top w:val="none" w:sz="0" w:space="0" w:color="auto"/>
        <w:left w:val="none" w:sz="0" w:space="0" w:color="auto"/>
        <w:bottom w:val="none" w:sz="0" w:space="0" w:color="auto"/>
        <w:right w:val="none" w:sz="0" w:space="0" w:color="auto"/>
      </w:divBdr>
    </w:div>
    <w:div w:id="659427879">
      <w:bodyDiv w:val="1"/>
      <w:marLeft w:val="0"/>
      <w:marRight w:val="0"/>
      <w:marTop w:val="0"/>
      <w:marBottom w:val="0"/>
      <w:divBdr>
        <w:top w:val="none" w:sz="0" w:space="0" w:color="auto"/>
        <w:left w:val="none" w:sz="0" w:space="0" w:color="auto"/>
        <w:bottom w:val="none" w:sz="0" w:space="0" w:color="auto"/>
        <w:right w:val="none" w:sz="0" w:space="0" w:color="auto"/>
      </w:divBdr>
    </w:div>
    <w:div w:id="659430841">
      <w:bodyDiv w:val="1"/>
      <w:marLeft w:val="0"/>
      <w:marRight w:val="0"/>
      <w:marTop w:val="0"/>
      <w:marBottom w:val="0"/>
      <w:divBdr>
        <w:top w:val="none" w:sz="0" w:space="0" w:color="auto"/>
        <w:left w:val="none" w:sz="0" w:space="0" w:color="auto"/>
        <w:bottom w:val="none" w:sz="0" w:space="0" w:color="auto"/>
        <w:right w:val="none" w:sz="0" w:space="0" w:color="auto"/>
      </w:divBdr>
    </w:div>
    <w:div w:id="659504871">
      <w:bodyDiv w:val="1"/>
      <w:marLeft w:val="0"/>
      <w:marRight w:val="0"/>
      <w:marTop w:val="0"/>
      <w:marBottom w:val="0"/>
      <w:divBdr>
        <w:top w:val="none" w:sz="0" w:space="0" w:color="auto"/>
        <w:left w:val="none" w:sz="0" w:space="0" w:color="auto"/>
        <w:bottom w:val="none" w:sz="0" w:space="0" w:color="auto"/>
        <w:right w:val="none" w:sz="0" w:space="0" w:color="auto"/>
      </w:divBdr>
    </w:div>
    <w:div w:id="659770237">
      <w:bodyDiv w:val="1"/>
      <w:marLeft w:val="0"/>
      <w:marRight w:val="0"/>
      <w:marTop w:val="0"/>
      <w:marBottom w:val="0"/>
      <w:divBdr>
        <w:top w:val="none" w:sz="0" w:space="0" w:color="auto"/>
        <w:left w:val="none" w:sz="0" w:space="0" w:color="auto"/>
        <w:bottom w:val="none" w:sz="0" w:space="0" w:color="auto"/>
        <w:right w:val="none" w:sz="0" w:space="0" w:color="auto"/>
      </w:divBdr>
    </w:div>
    <w:div w:id="659887323">
      <w:bodyDiv w:val="1"/>
      <w:marLeft w:val="0"/>
      <w:marRight w:val="0"/>
      <w:marTop w:val="0"/>
      <w:marBottom w:val="0"/>
      <w:divBdr>
        <w:top w:val="none" w:sz="0" w:space="0" w:color="auto"/>
        <w:left w:val="none" w:sz="0" w:space="0" w:color="auto"/>
        <w:bottom w:val="none" w:sz="0" w:space="0" w:color="auto"/>
        <w:right w:val="none" w:sz="0" w:space="0" w:color="auto"/>
      </w:divBdr>
    </w:div>
    <w:div w:id="659894382">
      <w:bodyDiv w:val="1"/>
      <w:marLeft w:val="0"/>
      <w:marRight w:val="0"/>
      <w:marTop w:val="0"/>
      <w:marBottom w:val="0"/>
      <w:divBdr>
        <w:top w:val="none" w:sz="0" w:space="0" w:color="auto"/>
        <w:left w:val="none" w:sz="0" w:space="0" w:color="auto"/>
        <w:bottom w:val="none" w:sz="0" w:space="0" w:color="auto"/>
        <w:right w:val="none" w:sz="0" w:space="0" w:color="auto"/>
      </w:divBdr>
    </w:div>
    <w:div w:id="660156524">
      <w:bodyDiv w:val="1"/>
      <w:marLeft w:val="0"/>
      <w:marRight w:val="0"/>
      <w:marTop w:val="0"/>
      <w:marBottom w:val="0"/>
      <w:divBdr>
        <w:top w:val="none" w:sz="0" w:space="0" w:color="auto"/>
        <w:left w:val="none" w:sz="0" w:space="0" w:color="auto"/>
        <w:bottom w:val="none" w:sz="0" w:space="0" w:color="auto"/>
        <w:right w:val="none" w:sz="0" w:space="0" w:color="auto"/>
      </w:divBdr>
    </w:div>
    <w:div w:id="660349089">
      <w:bodyDiv w:val="1"/>
      <w:marLeft w:val="0"/>
      <w:marRight w:val="0"/>
      <w:marTop w:val="0"/>
      <w:marBottom w:val="0"/>
      <w:divBdr>
        <w:top w:val="none" w:sz="0" w:space="0" w:color="auto"/>
        <w:left w:val="none" w:sz="0" w:space="0" w:color="auto"/>
        <w:bottom w:val="none" w:sz="0" w:space="0" w:color="auto"/>
        <w:right w:val="none" w:sz="0" w:space="0" w:color="auto"/>
      </w:divBdr>
    </w:div>
    <w:div w:id="660471905">
      <w:bodyDiv w:val="1"/>
      <w:marLeft w:val="0"/>
      <w:marRight w:val="0"/>
      <w:marTop w:val="0"/>
      <w:marBottom w:val="0"/>
      <w:divBdr>
        <w:top w:val="none" w:sz="0" w:space="0" w:color="auto"/>
        <w:left w:val="none" w:sz="0" w:space="0" w:color="auto"/>
        <w:bottom w:val="none" w:sz="0" w:space="0" w:color="auto"/>
        <w:right w:val="none" w:sz="0" w:space="0" w:color="auto"/>
      </w:divBdr>
    </w:div>
    <w:div w:id="660499914">
      <w:bodyDiv w:val="1"/>
      <w:marLeft w:val="0"/>
      <w:marRight w:val="0"/>
      <w:marTop w:val="0"/>
      <w:marBottom w:val="0"/>
      <w:divBdr>
        <w:top w:val="none" w:sz="0" w:space="0" w:color="auto"/>
        <w:left w:val="none" w:sz="0" w:space="0" w:color="auto"/>
        <w:bottom w:val="none" w:sz="0" w:space="0" w:color="auto"/>
        <w:right w:val="none" w:sz="0" w:space="0" w:color="auto"/>
      </w:divBdr>
    </w:div>
    <w:div w:id="660741118">
      <w:bodyDiv w:val="1"/>
      <w:marLeft w:val="0"/>
      <w:marRight w:val="0"/>
      <w:marTop w:val="0"/>
      <w:marBottom w:val="0"/>
      <w:divBdr>
        <w:top w:val="none" w:sz="0" w:space="0" w:color="auto"/>
        <w:left w:val="none" w:sz="0" w:space="0" w:color="auto"/>
        <w:bottom w:val="none" w:sz="0" w:space="0" w:color="auto"/>
        <w:right w:val="none" w:sz="0" w:space="0" w:color="auto"/>
      </w:divBdr>
    </w:div>
    <w:div w:id="660934762">
      <w:bodyDiv w:val="1"/>
      <w:marLeft w:val="0"/>
      <w:marRight w:val="0"/>
      <w:marTop w:val="0"/>
      <w:marBottom w:val="0"/>
      <w:divBdr>
        <w:top w:val="none" w:sz="0" w:space="0" w:color="auto"/>
        <w:left w:val="none" w:sz="0" w:space="0" w:color="auto"/>
        <w:bottom w:val="none" w:sz="0" w:space="0" w:color="auto"/>
        <w:right w:val="none" w:sz="0" w:space="0" w:color="auto"/>
      </w:divBdr>
    </w:div>
    <w:div w:id="661012495">
      <w:bodyDiv w:val="1"/>
      <w:marLeft w:val="0"/>
      <w:marRight w:val="0"/>
      <w:marTop w:val="0"/>
      <w:marBottom w:val="0"/>
      <w:divBdr>
        <w:top w:val="none" w:sz="0" w:space="0" w:color="auto"/>
        <w:left w:val="none" w:sz="0" w:space="0" w:color="auto"/>
        <w:bottom w:val="none" w:sz="0" w:space="0" w:color="auto"/>
        <w:right w:val="none" w:sz="0" w:space="0" w:color="auto"/>
      </w:divBdr>
    </w:div>
    <w:div w:id="661200714">
      <w:bodyDiv w:val="1"/>
      <w:marLeft w:val="0"/>
      <w:marRight w:val="0"/>
      <w:marTop w:val="0"/>
      <w:marBottom w:val="0"/>
      <w:divBdr>
        <w:top w:val="none" w:sz="0" w:space="0" w:color="auto"/>
        <w:left w:val="none" w:sz="0" w:space="0" w:color="auto"/>
        <w:bottom w:val="none" w:sz="0" w:space="0" w:color="auto"/>
        <w:right w:val="none" w:sz="0" w:space="0" w:color="auto"/>
      </w:divBdr>
    </w:div>
    <w:div w:id="661278042">
      <w:bodyDiv w:val="1"/>
      <w:marLeft w:val="0"/>
      <w:marRight w:val="0"/>
      <w:marTop w:val="0"/>
      <w:marBottom w:val="0"/>
      <w:divBdr>
        <w:top w:val="none" w:sz="0" w:space="0" w:color="auto"/>
        <w:left w:val="none" w:sz="0" w:space="0" w:color="auto"/>
        <w:bottom w:val="none" w:sz="0" w:space="0" w:color="auto"/>
        <w:right w:val="none" w:sz="0" w:space="0" w:color="auto"/>
      </w:divBdr>
    </w:div>
    <w:div w:id="661390739">
      <w:bodyDiv w:val="1"/>
      <w:marLeft w:val="0"/>
      <w:marRight w:val="0"/>
      <w:marTop w:val="0"/>
      <w:marBottom w:val="0"/>
      <w:divBdr>
        <w:top w:val="none" w:sz="0" w:space="0" w:color="auto"/>
        <w:left w:val="none" w:sz="0" w:space="0" w:color="auto"/>
        <w:bottom w:val="none" w:sz="0" w:space="0" w:color="auto"/>
        <w:right w:val="none" w:sz="0" w:space="0" w:color="auto"/>
      </w:divBdr>
    </w:div>
    <w:div w:id="661396496">
      <w:bodyDiv w:val="1"/>
      <w:marLeft w:val="0"/>
      <w:marRight w:val="0"/>
      <w:marTop w:val="0"/>
      <w:marBottom w:val="0"/>
      <w:divBdr>
        <w:top w:val="none" w:sz="0" w:space="0" w:color="auto"/>
        <w:left w:val="none" w:sz="0" w:space="0" w:color="auto"/>
        <w:bottom w:val="none" w:sz="0" w:space="0" w:color="auto"/>
        <w:right w:val="none" w:sz="0" w:space="0" w:color="auto"/>
      </w:divBdr>
    </w:div>
    <w:div w:id="661548212">
      <w:bodyDiv w:val="1"/>
      <w:marLeft w:val="0"/>
      <w:marRight w:val="0"/>
      <w:marTop w:val="0"/>
      <w:marBottom w:val="0"/>
      <w:divBdr>
        <w:top w:val="none" w:sz="0" w:space="0" w:color="auto"/>
        <w:left w:val="none" w:sz="0" w:space="0" w:color="auto"/>
        <w:bottom w:val="none" w:sz="0" w:space="0" w:color="auto"/>
        <w:right w:val="none" w:sz="0" w:space="0" w:color="auto"/>
      </w:divBdr>
    </w:div>
    <w:div w:id="661549251">
      <w:bodyDiv w:val="1"/>
      <w:marLeft w:val="0"/>
      <w:marRight w:val="0"/>
      <w:marTop w:val="0"/>
      <w:marBottom w:val="0"/>
      <w:divBdr>
        <w:top w:val="none" w:sz="0" w:space="0" w:color="auto"/>
        <w:left w:val="none" w:sz="0" w:space="0" w:color="auto"/>
        <w:bottom w:val="none" w:sz="0" w:space="0" w:color="auto"/>
        <w:right w:val="none" w:sz="0" w:space="0" w:color="auto"/>
      </w:divBdr>
    </w:div>
    <w:div w:id="661586337">
      <w:bodyDiv w:val="1"/>
      <w:marLeft w:val="0"/>
      <w:marRight w:val="0"/>
      <w:marTop w:val="0"/>
      <w:marBottom w:val="0"/>
      <w:divBdr>
        <w:top w:val="none" w:sz="0" w:space="0" w:color="auto"/>
        <w:left w:val="none" w:sz="0" w:space="0" w:color="auto"/>
        <w:bottom w:val="none" w:sz="0" w:space="0" w:color="auto"/>
        <w:right w:val="none" w:sz="0" w:space="0" w:color="auto"/>
      </w:divBdr>
    </w:div>
    <w:div w:id="661660902">
      <w:bodyDiv w:val="1"/>
      <w:marLeft w:val="0"/>
      <w:marRight w:val="0"/>
      <w:marTop w:val="0"/>
      <w:marBottom w:val="0"/>
      <w:divBdr>
        <w:top w:val="none" w:sz="0" w:space="0" w:color="auto"/>
        <w:left w:val="none" w:sz="0" w:space="0" w:color="auto"/>
        <w:bottom w:val="none" w:sz="0" w:space="0" w:color="auto"/>
        <w:right w:val="none" w:sz="0" w:space="0" w:color="auto"/>
      </w:divBdr>
    </w:div>
    <w:div w:id="661739483">
      <w:bodyDiv w:val="1"/>
      <w:marLeft w:val="0"/>
      <w:marRight w:val="0"/>
      <w:marTop w:val="0"/>
      <w:marBottom w:val="0"/>
      <w:divBdr>
        <w:top w:val="none" w:sz="0" w:space="0" w:color="auto"/>
        <w:left w:val="none" w:sz="0" w:space="0" w:color="auto"/>
        <w:bottom w:val="none" w:sz="0" w:space="0" w:color="auto"/>
        <w:right w:val="none" w:sz="0" w:space="0" w:color="auto"/>
      </w:divBdr>
    </w:div>
    <w:div w:id="661743421">
      <w:bodyDiv w:val="1"/>
      <w:marLeft w:val="0"/>
      <w:marRight w:val="0"/>
      <w:marTop w:val="0"/>
      <w:marBottom w:val="0"/>
      <w:divBdr>
        <w:top w:val="none" w:sz="0" w:space="0" w:color="auto"/>
        <w:left w:val="none" w:sz="0" w:space="0" w:color="auto"/>
        <w:bottom w:val="none" w:sz="0" w:space="0" w:color="auto"/>
        <w:right w:val="none" w:sz="0" w:space="0" w:color="auto"/>
      </w:divBdr>
    </w:div>
    <w:div w:id="661854240">
      <w:bodyDiv w:val="1"/>
      <w:marLeft w:val="0"/>
      <w:marRight w:val="0"/>
      <w:marTop w:val="0"/>
      <w:marBottom w:val="0"/>
      <w:divBdr>
        <w:top w:val="none" w:sz="0" w:space="0" w:color="auto"/>
        <w:left w:val="none" w:sz="0" w:space="0" w:color="auto"/>
        <w:bottom w:val="none" w:sz="0" w:space="0" w:color="auto"/>
        <w:right w:val="none" w:sz="0" w:space="0" w:color="auto"/>
      </w:divBdr>
    </w:div>
    <w:div w:id="662314875">
      <w:bodyDiv w:val="1"/>
      <w:marLeft w:val="0"/>
      <w:marRight w:val="0"/>
      <w:marTop w:val="0"/>
      <w:marBottom w:val="0"/>
      <w:divBdr>
        <w:top w:val="none" w:sz="0" w:space="0" w:color="auto"/>
        <w:left w:val="none" w:sz="0" w:space="0" w:color="auto"/>
        <w:bottom w:val="none" w:sz="0" w:space="0" w:color="auto"/>
        <w:right w:val="none" w:sz="0" w:space="0" w:color="auto"/>
      </w:divBdr>
    </w:div>
    <w:div w:id="662316940">
      <w:bodyDiv w:val="1"/>
      <w:marLeft w:val="0"/>
      <w:marRight w:val="0"/>
      <w:marTop w:val="0"/>
      <w:marBottom w:val="0"/>
      <w:divBdr>
        <w:top w:val="none" w:sz="0" w:space="0" w:color="auto"/>
        <w:left w:val="none" w:sz="0" w:space="0" w:color="auto"/>
        <w:bottom w:val="none" w:sz="0" w:space="0" w:color="auto"/>
        <w:right w:val="none" w:sz="0" w:space="0" w:color="auto"/>
      </w:divBdr>
    </w:div>
    <w:div w:id="662395319">
      <w:bodyDiv w:val="1"/>
      <w:marLeft w:val="0"/>
      <w:marRight w:val="0"/>
      <w:marTop w:val="0"/>
      <w:marBottom w:val="0"/>
      <w:divBdr>
        <w:top w:val="none" w:sz="0" w:space="0" w:color="auto"/>
        <w:left w:val="none" w:sz="0" w:space="0" w:color="auto"/>
        <w:bottom w:val="none" w:sz="0" w:space="0" w:color="auto"/>
        <w:right w:val="none" w:sz="0" w:space="0" w:color="auto"/>
      </w:divBdr>
    </w:div>
    <w:div w:id="662513358">
      <w:bodyDiv w:val="1"/>
      <w:marLeft w:val="0"/>
      <w:marRight w:val="0"/>
      <w:marTop w:val="0"/>
      <w:marBottom w:val="0"/>
      <w:divBdr>
        <w:top w:val="none" w:sz="0" w:space="0" w:color="auto"/>
        <w:left w:val="none" w:sz="0" w:space="0" w:color="auto"/>
        <w:bottom w:val="none" w:sz="0" w:space="0" w:color="auto"/>
        <w:right w:val="none" w:sz="0" w:space="0" w:color="auto"/>
      </w:divBdr>
    </w:div>
    <w:div w:id="662516050">
      <w:bodyDiv w:val="1"/>
      <w:marLeft w:val="0"/>
      <w:marRight w:val="0"/>
      <w:marTop w:val="0"/>
      <w:marBottom w:val="0"/>
      <w:divBdr>
        <w:top w:val="none" w:sz="0" w:space="0" w:color="auto"/>
        <w:left w:val="none" w:sz="0" w:space="0" w:color="auto"/>
        <w:bottom w:val="none" w:sz="0" w:space="0" w:color="auto"/>
        <w:right w:val="none" w:sz="0" w:space="0" w:color="auto"/>
      </w:divBdr>
    </w:div>
    <w:div w:id="662591957">
      <w:bodyDiv w:val="1"/>
      <w:marLeft w:val="0"/>
      <w:marRight w:val="0"/>
      <w:marTop w:val="0"/>
      <w:marBottom w:val="0"/>
      <w:divBdr>
        <w:top w:val="none" w:sz="0" w:space="0" w:color="auto"/>
        <w:left w:val="none" w:sz="0" w:space="0" w:color="auto"/>
        <w:bottom w:val="none" w:sz="0" w:space="0" w:color="auto"/>
        <w:right w:val="none" w:sz="0" w:space="0" w:color="auto"/>
      </w:divBdr>
    </w:div>
    <w:div w:id="662703140">
      <w:bodyDiv w:val="1"/>
      <w:marLeft w:val="0"/>
      <w:marRight w:val="0"/>
      <w:marTop w:val="0"/>
      <w:marBottom w:val="0"/>
      <w:divBdr>
        <w:top w:val="none" w:sz="0" w:space="0" w:color="auto"/>
        <w:left w:val="none" w:sz="0" w:space="0" w:color="auto"/>
        <w:bottom w:val="none" w:sz="0" w:space="0" w:color="auto"/>
        <w:right w:val="none" w:sz="0" w:space="0" w:color="auto"/>
      </w:divBdr>
    </w:div>
    <w:div w:id="662978298">
      <w:bodyDiv w:val="1"/>
      <w:marLeft w:val="0"/>
      <w:marRight w:val="0"/>
      <w:marTop w:val="0"/>
      <w:marBottom w:val="0"/>
      <w:divBdr>
        <w:top w:val="none" w:sz="0" w:space="0" w:color="auto"/>
        <w:left w:val="none" w:sz="0" w:space="0" w:color="auto"/>
        <w:bottom w:val="none" w:sz="0" w:space="0" w:color="auto"/>
        <w:right w:val="none" w:sz="0" w:space="0" w:color="auto"/>
      </w:divBdr>
    </w:div>
    <w:div w:id="663122176">
      <w:bodyDiv w:val="1"/>
      <w:marLeft w:val="0"/>
      <w:marRight w:val="0"/>
      <w:marTop w:val="0"/>
      <w:marBottom w:val="0"/>
      <w:divBdr>
        <w:top w:val="none" w:sz="0" w:space="0" w:color="auto"/>
        <w:left w:val="none" w:sz="0" w:space="0" w:color="auto"/>
        <w:bottom w:val="none" w:sz="0" w:space="0" w:color="auto"/>
        <w:right w:val="none" w:sz="0" w:space="0" w:color="auto"/>
      </w:divBdr>
    </w:div>
    <w:div w:id="663122695">
      <w:bodyDiv w:val="1"/>
      <w:marLeft w:val="0"/>
      <w:marRight w:val="0"/>
      <w:marTop w:val="0"/>
      <w:marBottom w:val="0"/>
      <w:divBdr>
        <w:top w:val="none" w:sz="0" w:space="0" w:color="auto"/>
        <w:left w:val="none" w:sz="0" w:space="0" w:color="auto"/>
        <w:bottom w:val="none" w:sz="0" w:space="0" w:color="auto"/>
        <w:right w:val="none" w:sz="0" w:space="0" w:color="auto"/>
      </w:divBdr>
    </w:div>
    <w:div w:id="663313228">
      <w:bodyDiv w:val="1"/>
      <w:marLeft w:val="0"/>
      <w:marRight w:val="0"/>
      <w:marTop w:val="0"/>
      <w:marBottom w:val="0"/>
      <w:divBdr>
        <w:top w:val="none" w:sz="0" w:space="0" w:color="auto"/>
        <w:left w:val="none" w:sz="0" w:space="0" w:color="auto"/>
        <w:bottom w:val="none" w:sz="0" w:space="0" w:color="auto"/>
        <w:right w:val="none" w:sz="0" w:space="0" w:color="auto"/>
      </w:divBdr>
    </w:div>
    <w:div w:id="663432770">
      <w:bodyDiv w:val="1"/>
      <w:marLeft w:val="0"/>
      <w:marRight w:val="0"/>
      <w:marTop w:val="0"/>
      <w:marBottom w:val="0"/>
      <w:divBdr>
        <w:top w:val="none" w:sz="0" w:space="0" w:color="auto"/>
        <w:left w:val="none" w:sz="0" w:space="0" w:color="auto"/>
        <w:bottom w:val="none" w:sz="0" w:space="0" w:color="auto"/>
        <w:right w:val="none" w:sz="0" w:space="0" w:color="auto"/>
      </w:divBdr>
    </w:div>
    <w:div w:id="663558333">
      <w:bodyDiv w:val="1"/>
      <w:marLeft w:val="0"/>
      <w:marRight w:val="0"/>
      <w:marTop w:val="0"/>
      <w:marBottom w:val="0"/>
      <w:divBdr>
        <w:top w:val="none" w:sz="0" w:space="0" w:color="auto"/>
        <w:left w:val="none" w:sz="0" w:space="0" w:color="auto"/>
        <w:bottom w:val="none" w:sz="0" w:space="0" w:color="auto"/>
        <w:right w:val="none" w:sz="0" w:space="0" w:color="auto"/>
      </w:divBdr>
    </w:div>
    <w:div w:id="663626064">
      <w:bodyDiv w:val="1"/>
      <w:marLeft w:val="0"/>
      <w:marRight w:val="0"/>
      <w:marTop w:val="0"/>
      <w:marBottom w:val="0"/>
      <w:divBdr>
        <w:top w:val="none" w:sz="0" w:space="0" w:color="auto"/>
        <w:left w:val="none" w:sz="0" w:space="0" w:color="auto"/>
        <w:bottom w:val="none" w:sz="0" w:space="0" w:color="auto"/>
        <w:right w:val="none" w:sz="0" w:space="0" w:color="auto"/>
      </w:divBdr>
    </w:div>
    <w:div w:id="663893334">
      <w:bodyDiv w:val="1"/>
      <w:marLeft w:val="0"/>
      <w:marRight w:val="0"/>
      <w:marTop w:val="0"/>
      <w:marBottom w:val="0"/>
      <w:divBdr>
        <w:top w:val="none" w:sz="0" w:space="0" w:color="auto"/>
        <w:left w:val="none" w:sz="0" w:space="0" w:color="auto"/>
        <w:bottom w:val="none" w:sz="0" w:space="0" w:color="auto"/>
        <w:right w:val="none" w:sz="0" w:space="0" w:color="auto"/>
      </w:divBdr>
    </w:div>
    <w:div w:id="664094089">
      <w:bodyDiv w:val="1"/>
      <w:marLeft w:val="0"/>
      <w:marRight w:val="0"/>
      <w:marTop w:val="0"/>
      <w:marBottom w:val="0"/>
      <w:divBdr>
        <w:top w:val="none" w:sz="0" w:space="0" w:color="auto"/>
        <w:left w:val="none" w:sz="0" w:space="0" w:color="auto"/>
        <w:bottom w:val="none" w:sz="0" w:space="0" w:color="auto"/>
        <w:right w:val="none" w:sz="0" w:space="0" w:color="auto"/>
      </w:divBdr>
    </w:div>
    <w:div w:id="664212137">
      <w:bodyDiv w:val="1"/>
      <w:marLeft w:val="0"/>
      <w:marRight w:val="0"/>
      <w:marTop w:val="0"/>
      <w:marBottom w:val="0"/>
      <w:divBdr>
        <w:top w:val="none" w:sz="0" w:space="0" w:color="auto"/>
        <w:left w:val="none" w:sz="0" w:space="0" w:color="auto"/>
        <w:bottom w:val="none" w:sz="0" w:space="0" w:color="auto"/>
        <w:right w:val="none" w:sz="0" w:space="0" w:color="auto"/>
      </w:divBdr>
    </w:div>
    <w:div w:id="664283984">
      <w:bodyDiv w:val="1"/>
      <w:marLeft w:val="0"/>
      <w:marRight w:val="0"/>
      <w:marTop w:val="0"/>
      <w:marBottom w:val="0"/>
      <w:divBdr>
        <w:top w:val="none" w:sz="0" w:space="0" w:color="auto"/>
        <w:left w:val="none" w:sz="0" w:space="0" w:color="auto"/>
        <w:bottom w:val="none" w:sz="0" w:space="0" w:color="auto"/>
        <w:right w:val="none" w:sz="0" w:space="0" w:color="auto"/>
      </w:divBdr>
    </w:div>
    <w:div w:id="664432596">
      <w:bodyDiv w:val="1"/>
      <w:marLeft w:val="0"/>
      <w:marRight w:val="0"/>
      <w:marTop w:val="0"/>
      <w:marBottom w:val="0"/>
      <w:divBdr>
        <w:top w:val="none" w:sz="0" w:space="0" w:color="auto"/>
        <w:left w:val="none" w:sz="0" w:space="0" w:color="auto"/>
        <w:bottom w:val="none" w:sz="0" w:space="0" w:color="auto"/>
        <w:right w:val="none" w:sz="0" w:space="0" w:color="auto"/>
      </w:divBdr>
    </w:div>
    <w:div w:id="664666820">
      <w:bodyDiv w:val="1"/>
      <w:marLeft w:val="0"/>
      <w:marRight w:val="0"/>
      <w:marTop w:val="0"/>
      <w:marBottom w:val="0"/>
      <w:divBdr>
        <w:top w:val="none" w:sz="0" w:space="0" w:color="auto"/>
        <w:left w:val="none" w:sz="0" w:space="0" w:color="auto"/>
        <w:bottom w:val="none" w:sz="0" w:space="0" w:color="auto"/>
        <w:right w:val="none" w:sz="0" w:space="0" w:color="auto"/>
      </w:divBdr>
    </w:div>
    <w:div w:id="664824303">
      <w:bodyDiv w:val="1"/>
      <w:marLeft w:val="0"/>
      <w:marRight w:val="0"/>
      <w:marTop w:val="0"/>
      <w:marBottom w:val="0"/>
      <w:divBdr>
        <w:top w:val="none" w:sz="0" w:space="0" w:color="auto"/>
        <w:left w:val="none" w:sz="0" w:space="0" w:color="auto"/>
        <w:bottom w:val="none" w:sz="0" w:space="0" w:color="auto"/>
        <w:right w:val="none" w:sz="0" w:space="0" w:color="auto"/>
      </w:divBdr>
    </w:div>
    <w:div w:id="664935033">
      <w:bodyDiv w:val="1"/>
      <w:marLeft w:val="0"/>
      <w:marRight w:val="0"/>
      <w:marTop w:val="0"/>
      <w:marBottom w:val="0"/>
      <w:divBdr>
        <w:top w:val="none" w:sz="0" w:space="0" w:color="auto"/>
        <w:left w:val="none" w:sz="0" w:space="0" w:color="auto"/>
        <w:bottom w:val="none" w:sz="0" w:space="0" w:color="auto"/>
        <w:right w:val="none" w:sz="0" w:space="0" w:color="auto"/>
      </w:divBdr>
    </w:div>
    <w:div w:id="664941934">
      <w:bodyDiv w:val="1"/>
      <w:marLeft w:val="0"/>
      <w:marRight w:val="0"/>
      <w:marTop w:val="0"/>
      <w:marBottom w:val="0"/>
      <w:divBdr>
        <w:top w:val="none" w:sz="0" w:space="0" w:color="auto"/>
        <w:left w:val="none" w:sz="0" w:space="0" w:color="auto"/>
        <w:bottom w:val="none" w:sz="0" w:space="0" w:color="auto"/>
        <w:right w:val="none" w:sz="0" w:space="0" w:color="auto"/>
      </w:divBdr>
    </w:div>
    <w:div w:id="665017448">
      <w:bodyDiv w:val="1"/>
      <w:marLeft w:val="0"/>
      <w:marRight w:val="0"/>
      <w:marTop w:val="0"/>
      <w:marBottom w:val="0"/>
      <w:divBdr>
        <w:top w:val="none" w:sz="0" w:space="0" w:color="auto"/>
        <w:left w:val="none" w:sz="0" w:space="0" w:color="auto"/>
        <w:bottom w:val="none" w:sz="0" w:space="0" w:color="auto"/>
        <w:right w:val="none" w:sz="0" w:space="0" w:color="auto"/>
      </w:divBdr>
    </w:div>
    <w:div w:id="665133699">
      <w:bodyDiv w:val="1"/>
      <w:marLeft w:val="0"/>
      <w:marRight w:val="0"/>
      <w:marTop w:val="0"/>
      <w:marBottom w:val="0"/>
      <w:divBdr>
        <w:top w:val="none" w:sz="0" w:space="0" w:color="auto"/>
        <w:left w:val="none" w:sz="0" w:space="0" w:color="auto"/>
        <w:bottom w:val="none" w:sz="0" w:space="0" w:color="auto"/>
        <w:right w:val="none" w:sz="0" w:space="0" w:color="auto"/>
      </w:divBdr>
    </w:div>
    <w:div w:id="665137470">
      <w:bodyDiv w:val="1"/>
      <w:marLeft w:val="0"/>
      <w:marRight w:val="0"/>
      <w:marTop w:val="0"/>
      <w:marBottom w:val="0"/>
      <w:divBdr>
        <w:top w:val="none" w:sz="0" w:space="0" w:color="auto"/>
        <w:left w:val="none" w:sz="0" w:space="0" w:color="auto"/>
        <w:bottom w:val="none" w:sz="0" w:space="0" w:color="auto"/>
        <w:right w:val="none" w:sz="0" w:space="0" w:color="auto"/>
      </w:divBdr>
    </w:div>
    <w:div w:id="665323317">
      <w:bodyDiv w:val="1"/>
      <w:marLeft w:val="0"/>
      <w:marRight w:val="0"/>
      <w:marTop w:val="0"/>
      <w:marBottom w:val="0"/>
      <w:divBdr>
        <w:top w:val="none" w:sz="0" w:space="0" w:color="auto"/>
        <w:left w:val="none" w:sz="0" w:space="0" w:color="auto"/>
        <w:bottom w:val="none" w:sz="0" w:space="0" w:color="auto"/>
        <w:right w:val="none" w:sz="0" w:space="0" w:color="auto"/>
      </w:divBdr>
    </w:div>
    <w:div w:id="665597358">
      <w:bodyDiv w:val="1"/>
      <w:marLeft w:val="0"/>
      <w:marRight w:val="0"/>
      <w:marTop w:val="0"/>
      <w:marBottom w:val="0"/>
      <w:divBdr>
        <w:top w:val="none" w:sz="0" w:space="0" w:color="auto"/>
        <w:left w:val="none" w:sz="0" w:space="0" w:color="auto"/>
        <w:bottom w:val="none" w:sz="0" w:space="0" w:color="auto"/>
        <w:right w:val="none" w:sz="0" w:space="0" w:color="auto"/>
      </w:divBdr>
    </w:div>
    <w:div w:id="665741003">
      <w:bodyDiv w:val="1"/>
      <w:marLeft w:val="0"/>
      <w:marRight w:val="0"/>
      <w:marTop w:val="0"/>
      <w:marBottom w:val="0"/>
      <w:divBdr>
        <w:top w:val="none" w:sz="0" w:space="0" w:color="auto"/>
        <w:left w:val="none" w:sz="0" w:space="0" w:color="auto"/>
        <w:bottom w:val="none" w:sz="0" w:space="0" w:color="auto"/>
        <w:right w:val="none" w:sz="0" w:space="0" w:color="auto"/>
      </w:divBdr>
    </w:div>
    <w:div w:id="665867833">
      <w:bodyDiv w:val="1"/>
      <w:marLeft w:val="0"/>
      <w:marRight w:val="0"/>
      <w:marTop w:val="0"/>
      <w:marBottom w:val="0"/>
      <w:divBdr>
        <w:top w:val="none" w:sz="0" w:space="0" w:color="auto"/>
        <w:left w:val="none" w:sz="0" w:space="0" w:color="auto"/>
        <w:bottom w:val="none" w:sz="0" w:space="0" w:color="auto"/>
        <w:right w:val="none" w:sz="0" w:space="0" w:color="auto"/>
      </w:divBdr>
    </w:div>
    <w:div w:id="666058727">
      <w:bodyDiv w:val="1"/>
      <w:marLeft w:val="0"/>
      <w:marRight w:val="0"/>
      <w:marTop w:val="0"/>
      <w:marBottom w:val="0"/>
      <w:divBdr>
        <w:top w:val="none" w:sz="0" w:space="0" w:color="auto"/>
        <w:left w:val="none" w:sz="0" w:space="0" w:color="auto"/>
        <w:bottom w:val="none" w:sz="0" w:space="0" w:color="auto"/>
        <w:right w:val="none" w:sz="0" w:space="0" w:color="auto"/>
      </w:divBdr>
    </w:div>
    <w:div w:id="666130189">
      <w:bodyDiv w:val="1"/>
      <w:marLeft w:val="0"/>
      <w:marRight w:val="0"/>
      <w:marTop w:val="0"/>
      <w:marBottom w:val="0"/>
      <w:divBdr>
        <w:top w:val="none" w:sz="0" w:space="0" w:color="auto"/>
        <w:left w:val="none" w:sz="0" w:space="0" w:color="auto"/>
        <w:bottom w:val="none" w:sz="0" w:space="0" w:color="auto"/>
        <w:right w:val="none" w:sz="0" w:space="0" w:color="auto"/>
      </w:divBdr>
    </w:div>
    <w:div w:id="666203023">
      <w:bodyDiv w:val="1"/>
      <w:marLeft w:val="0"/>
      <w:marRight w:val="0"/>
      <w:marTop w:val="0"/>
      <w:marBottom w:val="0"/>
      <w:divBdr>
        <w:top w:val="none" w:sz="0" w:space="0" w:color="auto"/>
        <w:left w:val="none" w:sz="0" w:space="0" w:color="auto"/>
        <w:bottom w:val="none" w:sz="0" w:space="0" w:color="auto"/>
        <w:right w:val="none" w:sz="0" w:space="0" w:color="auto"/>
      </w:divBdr>
    </w:div>
    <w:div w:id="666328397">
      <w:bodyDiv w:val="1"/>
      <w:marLeft w:val="0"/>
      <w:marRight w:val="0"/>
      <w:marTop w:val="0"/>
      <w:marBottom w:val="0"/>
      <w:divBdr>
        <w:top w:val="none" w:sz="0" w:space="0" w:color="auto"/>
        <w:left w:val="none" w:sz="0" w:space="0" w:color="auto"/>
        <w:bottom w:val="none" w:sz="0" w:space="0" w:color="auto"/>
        <w:right w:val="none" w:sz="0" w:space="0" w:color="auto"/>
      </w:divBdr>
    </w:div>
    <w:div w:id="666397795">
      <w:bodyDiv w:val="1"/>
      <w:marLeft w:val="0"/>
      <w:marRight w:val="0"/>
      <w:marTop w:val="0"/>
      <w:marBottom w:val="0"/>
      <w:divBdr>
        <w:top w:val="none" w:sz="0" w:space="0" w:color="auto"/>
        <w:left w:val="none" w:sz="0" w:space="0" w:color="auto"/>
        <w:bottom w:val="none" w:sz="0" w:space="0" w:color="auto"/>
        <w:right w:val="none" w:sz="0" w:space="0" w:color="auto"/>
      </w:divBdr>
    </w:div>
    <w:div w:id="666445514">
      <w:bodyDiv w:val="1"/>
      <w:marLeft w:val="0"/>
      <w:marRight w:val="0"/>
      <w:marTop w:val="0"/>
      <w:marBottom w:val="0"/>
      <w:divBdr>
        <w:top w:val="none" w:sz="0" w:space="0" w:color="auto"/>
        <w:left w:val="none" w:sz="0" w:space="0" w:color="auto"/>
        <w:bottom w:val="none" w:sz="0" w:space="0" w:color="auto"/>
        <w:right w:val="none" w:sz="0" w:space="0" w:color="auto"/>
      </w:divBdr>
    </w:div>
    <w:div w:id="666518201">
      <w:bodyDiv w:val="1"/>
      <w:marLeft w:val="0"/>
      <w:marRight w:val="0"/>
      <w:marTop w:val="0"/>
      <w:marBottom w:val="0"/>
      <w:divBdr>
        <w:top w:val="none" w:sz="0" w:space="0" w:color="auto"/>
        <w:left w:val="none" w:sz="0" w:space="0" w:color="auto"/>
        <w:bottom w:val="none" w:sz="0" w:space="0" w:color="auto"/>
        <w:right w:val="none" w:sz="0" w:space="0" w:color="auto"/>
      </w:divBdr>
    </w:div>
    <w:div w:id="666834389">
      <w:bodyDiv w:val="1"/>
      <w:marLeft w:val="0"/>
      <w:marRight w:val="0"/>
      <w:marTop w:val="0"/>
      <w:marBottom w:val="0"/>
      <w:divBdr>
        <w:top w:val="none" w:sz="0" w:space="0" w:color="auto"/>
        <w:left w:val="none" w:sz="0" w:space="0" w:color="auto"/>
        <w:bottom w:val="none" w:sz="0" w:space="0" w:color="auto"/>
        <w:right w:val="none" w:sz="0" w:space="0" w:color="auto"/>
      </w:divBdr>
    </w:div>
    <w:div w:id="666983093">
      <w:bodyDiv w:val="1"/>
      <w:marLeft w:val="0"/>
      <w:marRight w:val="0"/>
      <w:marTop w:val="0"/>
      <w:marBottom w:val="0"/>
      <w:divBdr>
        <w:top w:val="none" w:sz="0" w:space="0" w:color="auto"/>
        <w:left w:val="none" w:sz="0" w:space="0" w:color="auto"/>
        <w:bottom w:val="none" w:sz="0" w:space="0" w:color="auto"/>
        <w:right w:val="none" w:sz="0" w:space="0" w:color="auto"/>
      </w:divBdr>
    </w:div>
    <w:div w:id="667170589">
      <w:bodyDiv w:val="1"/>
      <w:marLeft w:val="0"/>
      <w:marRight w:val="0"/>
      <w:marTop w:val="0"/>
      <w:marBottom w:val="0"/>
      <w:divBdr>
        <w:top w:val="none" w:sz="0" w:space="0" w:color="auto"/>
        <w:left w:val="none" w:sz="0" w:space="0" w:color="auto"/>
        <w:bottom w:val="none" w:sz="0" w:space="0" w:color="auto"/>
        <w:right w:val="none" w:sz="0" w:space="0" w:color="auto"/>
      </w:divBdr>
    </w:div>
    <w:div w:id="667171084">
      <w:bodyDiv w:val="1"/>
      <w:marLeft w:val="0"/>
      <w:marRight w:val="0"/>
      <w:marTop w:val="0"/>
      <w:marBottom w:val="0"/>
      <w:divBdr>
        <w:top w:val="none" w:sz="0" w:space="0" w:color="auto"/>
        <w:left w:val="none" w:sz="0" w:space="0" w:color="auto"/>
        <w:bottom w:val="none" w:sz="0" w:space="0" w:color="auto"/>
        <w:right w:val="none" w:sz="0" w:space="0" w:color="auto"/>
      </w:divBdr>
    </w:div>
    <w:div w:id="667291182">
      <w:bodyDiv w:val="1"/>
      <w:marLeft w:val="0"/>
      <w:marRight w:val="0"/>
      <w:marTop w:val="0"/>
      <w:marBottom w:val="0"/>
      <w:divBdr>
        <w:top w:val="none" w:sz="0" w:space="0" w:color="auto"/>
        <w:left w:val="none" w:sz="0" w:space="0" w:color="auto"/>
        <w:bottom w:val="none" w:sz="0" w:space="0" w:color="auto"/>
        <w:right w:val="none" w:sz="0" w:space="0" w:color="auto"/>
      </w:divBdr>
    </w:div>
    <w:div w:id="667564551">
      <w:bodyDiv w:val="1"/>
      <w:marLeft w:val="0"/>
      <w:marRight w:val="0"/>
      <w:marTop w:val="0"/>
      <w:marBottom w:val="0"/>
      <w:divBdr>
        <w:top w:val="none" w:sz="0" w:space="0" w:color="auto"/>
        <w:left w:val="none" w:sz="0" w:space="0" w:color="auto"/>
        <w:bottom w:val="none" w:sz="0" w:space="0" w:color="auto"/>
        <w:right w:val="none" w:sz="0" w:space="0" w:color="auto"/>
      </w:divBdr>
    </w:div>
    <w:div w:id="667901427">
      <w:bodyDiv w:val="1"/>
      <w:marLeft w:val="0"/>
      <w:marRight w:val="0"/>
      <w:marTop w:val="0"/>
      <w:marBottom w:val="0"/>
      <w:divBdr>
        <w:top w:val="none" w:sz="0" w:space="0" w:color="auto"/>
        <w:left w:val="none" w:sz="0" w:space="0" w:color="auto"/>
        <w:bottom w:val="none" w:sz="0" w:space="0" w:color="auto"/>
        <w:right w:val="none" w:sz="0" w:space="0" w:color="auto"/>
      </w:divBdr>
    </w:div>
    <w:div w:id="668099325">
      <w:bodyDiv w:val="1"/>
      <w:marLeft w:val="0"/>
      <w:marRight w:val="0"/>
      <w:marTop w:val="0"/>
      <w:marBottom w:val="0"/>
      <w:divBdr>
        <w:top w:val="none" w:sz="0" w:space="0" w:color="auto"/>
        <w:left w:val="none" w:sz="0" w:space="0" w:color="auto"/>
        <w:bottom w:val="none" w:sz="0" w:space="0" w:color="auto"/>
        <w:right w:val="none" w:sz="0" w:space="0" w:color="auto"/>
      </w:divBdr>
    </w:div>
    <w:div w:id="668140106">
      <w:bodyDiv w:val="1"/>
      <w:marLeft w:val="0"/>
      <w:marRight w:val="0"/>
      <w:marTop w:val="0"/>
      <w:marBottom w:val="0"/>
      <w:divBdr>
        <w:top w:val="none" w:sz="0" w:space="0" w:color="auto"/>
        <w:left w:val="none" w:sz="0" w:space="0" w:color="auto"/>
        <w:bottom w:val="none" w:sz="0" w:space="0" w:color="auto"/>
        <w:right w:val="none" w:sz="0" w:space="0" w:color="auto"/>
      </w:divBdr>
    </w:div>
    <w:div w:id="668142409">
      <w:bodyDiv w:val="1"/>
      <w:marLeft w:val="0"/>
      <w:marRight w:val="0"/>
      <w:marTop w:val="0"/>
      <w:marBottom w:val="0"/>
      <w:divBdr>
        <w:top w:val="none" w:sz="0" w:space="0" w:color="auto"/>
        <w:left w:val="none" w:sz="0" w:space="0" w:color="auto"/>
        <w:bottom w:val="none" w:sz="0" w:space="0" w:color="auto"/>
        <w:right w:val="none" w:sz="0" w:space="0" w:color="auto"/>
      </w:divBdr>
    </w:div>
    <w:div w:id="668219069">
      <w:bodyDiv w:val="1"/>
      <w:marLeft w:val="0"/>
      <w:marRight w:val="0"/>
      <w:marTop w:val="0"/>
      <w:marBottom w:val="0"/>
      <w:divBdr>
        <w:top w:val="none" w:sz="0" w:space="0" w:color="auto"/>
        <w:left w:val="none" w:sz="0" w:space="0" w:color="auto"/>
        <w:bottom w:val="none" w:sz="0" w:space="0" w:color="auto"/>
        <w:right w:val="none" w:sz="0" w:space="0" w:color="auto"/>
      </w:divBdr>
    </w:div>
    <w:div w:id="668362301">
      <w:bodyDiv w:val="1"/>
      <w:marLeft w:val="0"/>
      <w:marRight w:val="0"/>
      <w:marTop w:val="0"/>
      <w:marBottom w:val="0"/>
      <w:divBdr>
        <w:top w:val="none" w:sz="0" w:space="0" w:color="auto"/>
        <w:left w:val="none" w:sz="0" w:space="0" w:color="auto"/>
        <w:bottom w:val="none" w:sz="0" w:space="0" w:color="auto"/>
        <w:right w:val="none" w:sz="0" w:space="0" w:color="auto"/>
      </w:divBdr>
    </w:div>
    <w:div w:id="668406523">
      <w:bodyDiv w:val="1"/>
      <w:marLeft w:val="0"/>
      <w:marRight w:val="0"/>
      <w:marTop w:val="0"/>
      <w:marBottom w:val="0"/>
      <w:divBdr>
        <w:top w:val="none" w:sz="0" w:space="0" w:color="auto"/>
        <w:left w:val="none" w:sz="0" w:space="0" w:color="auto"/>
        <w:bottom w:val="none" w:sz="0" w:space="0" w:color="auto"/>
        <w:right w:val="none" w:sz="0" w:space="0" w:color="auto"/>
      </w:divBdr>
    </w:div>
    <w:div w:id="668407068">
      <w:bodyDiv w:val="1"/>
      <w:marLeft w:val="0"/>
      <w:marRight w:val="0"/>
      <w:marTop w:val="0"/>
      <w:marBottom w:val="0"/>
      <w:divBdr>
        <w:top w:val="none" w:sz="0" w:space="0" w:color="auto"/>
        <w:left w:val="none" w:sz="0" w:space="0" w:color="auto"/>
        <w:bottom w:val="none" w:sz="0" w:space="0" w:color="auto"/>
        <w:right w:val="none" w:sz="0" w:space="0" w:color="auto"/>
      </w:divBdr>
    </w:div>
    <w:div w:id="668487309">
      <w:bodyDiv w:val="1"/>
      <w:marLeft w:val="0"/>
      <w:marRight w:val="0"/>
      <w:marTop w:val="0"/>
      <w:marBottom w:val="0"/>
      <w:divBdr>
        <w:top w:val="none" w:sz="0" w:space="0" w:color="auto"/>
        <w:left w:val="none" w:sz="0" w:space="0" w:color="auto"/>
        <w:bottom w:val="none" w:sz="0" w:space="0" w:color="auto"/>
        <w:right w:val="none" w:sz="0" w:space="0" w:color="auto"/>
      </w:divBdr>
    </w:div>
    <w:div w:id="668675250">
      <w:bodyDiv w:val="1"/>
      <w:marLeft w:val="0"/>
      <w:marRight w:val="0"/>
      <w:marTop w:val="0"/>
      <w:marBottom w:val="0"/>
      <w:divBdr>
        <w:top w:val="none" w:sz="0" w:space="0" w:color="auto"/>
        <w:left w:val="none" w:sz="0" w:space="0" w:color="auto"/>
        <w:bottom w:val="none" w:sz="0" w:space="0" w:color="auto"/>
        <w:right w:val="none" w:sz="0" w:space="0" w:color="auto"/>
      </w:divBdr>
    </w:div>
    <w:div w:id="668949430">
      <w:bodyDiv w:val="1"/>
      <w:marLeft w:val="0"/>
      <w:marRight w:val="0"/>
      <w:marTop w:val="0"/>
      <w:marBottom w:val="0"/>
      <w:divBdr>
        <w:top w:val="none" w:sz="0" w:space="0" w:color="auto"/>
        <w:left w:val="none" w:sz="0" w:space="0" w:color="auto"/>
        <w:bottom w:val="none" w:sz="0" w:space="0" w:color="auto"/>
        <w:right w:val="none" w:sz="0" w:space="0" w:color="auto"/>
      </w:divBdr>
    </w:div>
    <w:div w:id="668992997">
      <w:bodyDiv w:val="1"/>
      <w:marLeft w:val="0"/>
      <w:marRight w:val="0"/>
      <w:marTop w:val="0"/>
      <w:marBottom w:val="0"/>
      <w:divBdr>
        <w:top w:val="none" w:sz="0" w:space="0" w:color="auto"/>
        <w:left w:val="none" w:sz="0" w:space="0" w:color="auto"/>
        <w:bottom w:val="none" w:sz="0" w:space="0" w:color="auto"/>
        <w:right w:val="none" w:sz="0" w:space="0" w:color="auto"/>
      </w:divBdr>
    </w:div>
    <w:div w:id="669017842">
      <w:bodyDiv w:val="1"/>
      <w:marLeft w:val="0"/>
      <w:marRight w:val="0"/>
      <w:marTop w:val="0"/>
      <w:marBottom w:val="0"/>
      <w:divBdr>
        <w:top w:val="none" w:sz="0" w:space="0" w:color="auto"/>
        <w:left w:val="none" w:sz="0" w:space="0" w:color="auto"/>
        <w:bottom w:val="none" w:sz="0" w:space="0" w:color="auto"/>
        <w:right w:val="none" w:sz="0" w:space="0" w:color="auto"/>
      </w:divBdr>
    </w:div>
    <w:div w:id="669018837">
      <w:bodyDiv w:val="1"/>
      <w:marLeft w:val="0"/>
      <w:marRight w:val="0"/>
      <w:marTop w:val="0"/>
      <w:marBottom w:val="0"/>
      <w:divBdr>
        <w:top w:val="none" w:sz="0" w:space="0" w:color="auto"/>
        <w:left w:val="none" w:sz="0" w:space="0" w:color="auto"/>
        <w:bottom w:val="none" w:sz="0" w:space="0" w:color="auto"/>
        <w:right w:val="none" w:sz="0" w:space="0" w:color="auto"/>
      </w:divBdr>
    </w:div>
    <w:div w:id="669019545">
      <w:bodyDiv w:val="1"/>
      <w:marLeft w:val="0"/>
      <w:marRight w:val="0"/>
      <w:marTop w:val="0"/>
      <w:marBottom w:val="0"/>
      <w:divBdr>
        <w:top w:val="none" w:sz="0" w:space="0" w:color="auto"/>
        <w:left w:val="none" w:sz="0" w:space="0" w:color="auto"/>
        <w:bottom w:val="none" w:sz="0" w:space="0" w:color="auto"/>
        <w:right w:val="none" w:sz="0" w:space="0" w:color="auto"/>
      </w:divBdr>
    </w:div>
    <w:div w:id="669065813">
      <w:bodyDiv w:val="1"/>
      <w:marLeft w:val="0"/>
      <w:marRight w:val="0"/>
      <w:marTop w:val="0"/>
      <w:marBottom w:val="0"/>
      <w:divBdr>
        <w:top w:val="none" w:sz="0" w:space="0" w:color="auto"/>
        <w:left w:val="none" w:sz="0" w:space="0" w:color="auto"/>
        <w:bottom w:val="none" w:sz="0" w:space="0" w:color="auto"/>
        <w:right w:val="none" w:sz="0" w:space="0" w:color="auto"/>
      </w:divBdr>
    </w:div>
    <w:div w:id="669329572">
      <w:bodyDiv w:val="1"/>
      <w:marLeft w:val="0"/>
      <w:marRight w:val="0"/>
      <w:marTop w:val="0"/>
      <w:marBottom w:val="0"/>
      <w:divBdr>
        <w:top w:val="none" w:sz="0" w:space="0" w:color="auto"/>
        <w:left w:val="none" w:sz="0" w:space="0" w:color="auto"/>
        <w:bottom w:val="none" w:sz="0" w:space="0" w:color="auto"/>
        <w:right w:val="none" w:sz="0" w:space="0" w:color="auto"/>
      </w:divBdr>
    </w:div>
    <w:div w:id="669799809">
      <w:bodyDiv w:val="1"/>
      <w:marLeft w:val="0"/>
      <w:marRight w:val="0"/>
      <w:marTop w:val="0"/>
      <w:marBottom w:val="0"/>
      <w:divBdr>
        <w:top w:val="none" w:sz="0" w:space="0" w:color="auto"/>
        <w:left w:val="none" w:sz="0" w:space="0" w:color="auto"/>
        <w:bottom w:val="none" w:sz="0" w:space="0" w:color="auto"/>
        <w:right w:val="none" w:sz="0" w:space="0" w:color="auto"/>
      </w:divBdr>
    </w:div>
    <w:div w:id="669917713">
      <w:bodyDiv w:val="1"/>
      <w:marLeft w:val="0"/>
      <w:marRight w:val="0"/>
      <w:marTop w:val="0"/>
      <w:marBottom w:val="0"/>
      <w:divBdr>
        <w:top w:val="none" w:sz="0" w:space="0" w:color="auto"/>
        <w:left w:val="none" w:sz="0" w:space="0" w:color="auto"/>
        <w:bottom w:val="none" w:sz="0" w:space="0" w:color="auto"/>
        <w:right w:val="none" w:sz="0" w:space="0" w:color="auto"/>
      </w:divBdr>
    </w:div>
    <w:div w:id="670060253">
      <w:bodyDiv w:val="1"/>
      <w:marLeft w:val="0"/>
      <w:marRight w:val="0"/>
      <w:marTop w:val="0"/>
      <w:marBottom w:val="0"/>
      <w:divBdr>
        <w:top w:val="none" w:sz="0" w:space="0" w:color="auto"/>
        <w:left w:val="none" w:sz="0" w:space="0" w:color="auto"/>
        <w:bottom w:val="none" w:sz="0" w:space="0" w:color="auto"/>
        <w:right w:val="none" w:sz="0" w:space="0" w:color="auto"/>
      </w:divBdr>
    </w:div>
    <w:div w:id="670060670">
      <w:bodyDiv w:val="1"/>
      <w:marLeft w:val="0"/>
      <w:marRight w:val="0"/>
      <w:marTop w:val="0"/>
      <w:marBottom w:val="0"/>
      <w:divBdr>
        <w:top w:val="none" w:sz="0" w:space="0" w:color="auto"/>
        <w:left w:val="none" w:sz="0" w:space="0" w:color="auto"/>
        <w:bottom w:val="none" w:sz="0" w:space="0" w:color="auto"/>
        <w:right w:val="none" w:sz="0" w:space="0" w:color="auto"/>
      </w:divBdr>
    </w:div>
    <w:div w:id="670063955">
      <w:bodyDiv w:val="1"/>
      <w:marLeft w:val="0"/>
      <w:marRight w:val="0"/>
      <w:marTop w:val="0"/>
      <w:marBottom w:val="0"/>
      <w:divBdr>
        <w:top w:val="none" w:sz="0" w:space="0" w:color="auto"/>
        <w:left w:val="none" w:sz="0" w:space="0" w:color="auto"/>
        <w:bottom w:val="none" w:sz="0" w:space="0" w:color="auto"/>
        <w:right w:val="none" w:sz="0" w:space="0" w:color="auto"/>
      </w:divBdr>
    </w:div>
    <w:div w:id="670525553">
      <w:bodyDiv w:val="1"/>
      <w:marLeft w:val="0"/>
      <w:marRight w:val="0"/>
      <w:marTop w:val="0"/>
      <w:marBottom w:val="0"/>
      <w:divBdr>
        <w:top w:val="none" w:sz="0" w:space="0" w:color="auto"/>
        <w:left w:val="none" w:sz="0" w:space="0" w:color="auto"/>
        <w:bottom w:val="none" w:sz="0" w:space="0" w:color="auto"/>
        <w:right w:val="none" w:sz="0" w:space="0" w:color="auto"/>
      </w:divBdr>
    </w:div>
    <w:div w:id="670566415">
      <w:bodyDiv w:val="1"/>
      <w:marLeft w:val="0"/>
      <w:marRight w:val="0"/>
      <w:marTop w:val="0"/>
      <w:marBottom w:val="0"/>
      <w:divBdr>
        <w:top w:val="none" w:sz="0" w:space="0" w:color="auto"/>
        <w:left w:val="none" w:sz="0" w:space="0" w:color="auto"/>
        <w:bottom w:val="none" w:sz="0" w:space="0" w:color="auto"/>
        <w:right w:val="none" w:sz="0" w:space="0" w:color="auto"/>
      </w:divBdr>
    </w:div>
    <w:div w:id="671185063">
      <w:bodyDiv w:val="1"/>
      <w:marLeft w:val="0"/>
      <w:marRight w:val="0"/>
      <w:marTop w:val="0"/>
      <w:marBottom w:val="0"/>
      <w:divBdr>
        <w:top w:val="none" w:sz="0" w:space="0" w:color="auto"/>
        <w:left w:val="none" w:sz="0" w:space="0" w:color="auto"/>
        <w:bottom w:val="none" w:sz="0" w:space="0" w:color="auto"/>
        <w:right w:val="none" w:sz="0" w:space="0" w:color="auto"/>
      </w:divBdr>
    </w:div>
    <w:div w:id="671223532">
      <w:bodyDiv w:val="1"/>
      <w:marLeft w:val="0"/>
      <w:marRight w:val="0"/>
      <w:marTop w:val="0"/>
      <w:marBottom w:val="0"/>
      <w:divBdr>
        <w:top w:val="none" w:sz="0" w:space="0" w:color="auto"/>
        <w:left w:val="none" w:sz="0" w:space="0" w:color="auto"/>
        <w:bottom w:val="none" w:sz="0" w:space="0" w:color="auto"/>
        <w:right w:val="none" w:sz="0" w:space="0" w:color="auto"/>
      </w:divBdr>
    </w:div>
    <w:div w:id="671375327">
      <w:bodyDiv w:val="1"/>
      <w:marLeft w:val="0"/>
      <w:marRight w:val="0"/>
      <w:marTop w:val="0"/>
      <w:marBottom w:val="0"/>
      <w:divBdr>
        <w:top w:val="none" w:sz="0" w:space="0" w:color="auto"/>
        <w:left w:val="none" w:sz="0" w:space="0" w:color="auto"/>
        <w:bottom w:val="none" w:sz="0" w:space="0" w:color="auto"/>
        <w:right w:val="none" w:sz="0" w:space="0" w:color="auto"/>
      </w:divBdr>
    </w:div>
    <w:div w:id="671495663">
      <w:bodyDiv w:val="1"/>
      <w:marLeft w:val="0"/>
      <w:marRight w:val="0"/>
      <w:marTop w:val="0"/>
      <w:marBottom w:val="0"/>
      <w:divBdr>
        <w:top w:val="none" w:sz="0" w:space="0" w:color="auto"/>
        <w:left w:val="none" w:sz="0" w:space="0" w:color="auto"/>
        <w:bottom w:val="none" w:sz="0" w:space="0" w:color="auto"/>
        <w:right w:val="none" w:sz="0" w:space="0" w:color="auto"/>
      </w:divBdr>
    </w:div>
    <w:div w:id="671761518">
      <w:bodyDiv w:val="1"/>
      <w:marLeft w:val="0"/>
      <w:marRight w:val="0"/>
      <w:marTop w:val="0"/>
      <w:marBottom w:val="0"/>
      <w:divBdr>
        <w:top w:val="none" w:sz="0" w:space="0" w:color="auto"/>
        <w:left w:val="none" w:sz="0" w:space="0" w:color="auto"/>
        <w:bottom w:val="none" w:sz="0" w:space="0" w:color="auto"/>
        <w:right w:val="none" w:sz="0" w:space="0" w:color="auto"/>
      </w:divBdr>
    </w:div>
    <w:div w:id="671762688">
      <w:bodyDiv w:val="1"/>
      <w:marLeft w:val="0"/>
      <w:marRight w:val="0"/>
      <w:marTop w:val="0"/>
      <w:marBottom w:val="0"/>
      <w:divBdr>
        <w:top w:val="none" w:sz="0" w:space="0" w:color="auto"/>
        <w:left w:val="none" w:sz="0" w:space="0" w:color="auto"/>
        <w:bottom w:val="none" w:sz="0" w:space="0" w:color="auto"/>
        <w:right w:val="none" w:sz="0" w:space="0" w:color="auto"/>
      </w:divBdr>
    </w:div>
    <w:div w:id="671838932">
      <w:bodyDiv w:val="1"/>
      <w:marLeft w:val="0"/>
      <w:marRight w:val="0"/>
      <w:marTop w:val="0"/>
      <w:marBottom w:val="0"/>
      <w:divBdr>
        <w:top w:val="none" w:sz="0" w:space="0" w:color="auto"/>
        <w:left w:val="none" w:sz="0" w:space="0" w:color="auto"/>
        <w:bottom w:val="none" w:sz="0" w:space="0" w:color="auto"/>
        <w:right w:val="none" w:sz="0" w:space="0" w:color="auto"/>
      </w:divBdr>
    </w:div>
    <w:div w:id="671876597">
      <w:bodyDiv w:val="1"/>
      <w:marLeft w:val="0"/>
      <w:marRight w:val="0"/>
      <w:marTop w:val="0"/>
      <w:marBottom w:val="0"/>
      <w:divBdr>
        <w:top w:val="none" w:sz="0" w:space="0" w:color="auto"/>
        <w:left w:val="none" w:sz="0" w:space="0" w:color="auto"/>
        <w:bottom w:val="none" w:sz="0" w:space="0" w:color="auto"/>
        <w:right w:val="none" w:sz="0" w:space="0" w:color="auto"/>
      </w:divBdr>
    </w:div>
    <w:div w:id="671882931">
      <w:bodyDiv w:val="1"/>
      <w:marLeft w:val="0"/>
      <w:marRight w:val="0"/>
      <w:marTop w:val="0"/>
      <w:marBottom w:val="0"/>
      <w:divBdr>
        <w:top w:val="none" w:sz="0" w:space="0" w:color="auto"/>
        <w:left w:val="none" w:sz="0" w:space="0" w:color="auto"/>
        <w:bottom w:val="none" w:sz="0" w:space="0" w:color="auto"/>
        <w:right w:val="none" w:sz="0" w:space="0" w:color="auto"/>
      </w:divBdr>
    </w:div>
    <w:div w:id="671883497">
      <w:bodyDiv w:val="1"/>
      <w:marLeft w:val="0"/>
      <w:marRight w:val="0"/>
      <w:marTop w:val="0"/>
      <w:marBottom w:val="0"/>
      <w:divBdr>
        <w:top w:val="none" w:sz="0" w:space="0" w:color="auto"/>
        <w:left w:val="none" w:sz="0" w:space="0" w:color="auto"/>
        <w:bottom w:val="none" w:sz="0" w:space="0" w:color="auto"/>
        <w:right w:val="none" w:sz="0" w:space="0" w:color="auto"/>
      </w:divBdr>
    </w:div>
    <w:div w:id="672028712">
      <w:bodyDiv w:val="1"/>
      <w:marLeft w:val="0"/>
      <w:marRight w:val="0"/>
      <w:marTop w:val="0"/>
      <w:marBottom w:val="0"/>
      <w:divBdr>
        <w:top w:val="none" w:sz="0" w:space="0" w:color="auto"/>
        <w:left w:val="none" w:sz="0" w:space="0" w:color="auto"/>
        <w:bottom w:val="none" w:sz="0" w:space="0" w:color="auto"/>
        <w:right w:val="none" w:sz="0" w:space="0" w:color="auto"/>
      </w:divBdr>
    </w:div>
    <w:div w:id="672683634">
      <w:bodyDiv w:val="1"/>
      <w:marLeft w:val="0"/>
      <w:marRight w:val="0"/>
      <w:marTop w:val="0"/>
      <w:marBottom w:val="0"/>
      <w:divBdr>
        <w:top w:val="none" w:sz="0" w:space="0" w:color="auto"/>
        <w:left w:val="none" w:sz="0" w:space="0" w:color="auto"/>
        <w:bottom w:val="none" w:sz="0" w:space="0" w:color="auto"/>
        <w:right w:val="none" w:sz="0" w:space="0" w:color="auto"/>
      </w:divBdr>
    </w:div>
    <w:div w:id="672804740">
      <w:bodyDiv w:val="1"/>
      <w:marLeft w:val="0"/>
      <w:marRight w:val="0"/>
      <w:marTop w:val="0"/>
      <w:marBottom w:val="0"/>
      <w:divBdr>
        <w:top w:val="none" w:sz="0" w:space="0" w:color="auto"/>
        <w:left w:val="none" w:sz="0" w:space="0" w:color="auto"/>
        <w:bottom w:val="none" w:sz="0" w:space="0" w:color="auto"/>
        <w:right w:val="none" w:sz="0" w:space="0" w:color="auto"/>
      </w:divBdr>
    </w:div>
    <w:div w:id="672874085">
      <w:bodyDiv w:val="1"/>
      <w:marLeft w:val="0"/>
      <w:marRight w:val="0"/>
      <w:marTop w:val="0"/>
      <w:marBottom w:val="0"/>
      <w:divBdr>
        <w:top w:val="none" w:sz="0" w:space="0" w:color="auto"/>
        <w:left w:val="none" w:sz="0" w:space="0" w:color="auto"/>
        <w:bottom w:val="none" w:sz="0" w:space="0" w:color="auto"/>
        <w:right w:val="none" w:sz="0" w:space="0" w:color="auto"/>
      </w:divBdr>
    </w:div>
    <w:div w:id="673260991">
      <w:bodyDiv w:val="1"/>
      <w:marLeft w:val="0"/>
      <w:marRight w:val="0"/>
      <w:marTop w:val="0"/>
      <w:marBottom w:val="0"/>
      <w:divBdr>
        <w:top w:val="none" w:sz="0" w:space="0" w:color="auto"/>
        <w:left w:val="none" w:sz="0" w:space="0" w:color="auto"/>
        <w:bottom w:val="none" w:sz="0" w:space="0" w:color="auto"/>
        <w:right w:val="none" w:sz="0" w:space="0" w:color="auto"/>
      </w:divBdr>
    </w:div>
    <w:div w:id="673265441">
      <w:bodyDiv w:val="1"/>
      <w:marLeft w:val="0"/>
      <w:marRight w:val="0"/>
      <w:marTop w:val="0"/>
      <w:marBottom w:val="0"/>
      <w:divBdr>
        <w:top w:val="none" w:sz="0" w:space="0" w:color="auto"/>
        <w:left w:val="none" w:sz="0" w:space="0" w:color="auto"/>
        <w:bottom w:val="none" w:sz="0" w:space="0" w:color="auto"/>
        <w:right w:val="none" w:sz="0" w:space="0" w:color="auto"/>
      </w:divBdr>
    </w:div>
    <w:div w:id="673267677">
      <w:bodyDiv w:val="1"/>
      <w:marLeft w:val="0"/>
      <w:marRight w:val="0"/>
      <w:marTop w:val="0"/>
      <w:marBottom w:val="0"/>
      <w:divBdr>
        <w:top w:val="none" w:sz="0" w:space="0" w:color="auto"/>
        <w:left w:val="none" w:sz="0" w:space="0" w:color="auto"/>
        <w:bottom w:val="none" w:sz="0" w:space="0" w:color="auto"/>
        <w:right w:val="none" w:sz="0" w:space="0" w:color="auto"/>
      </w:divBdr>
    </w:div>
    <w:div w:id="673335994">
      <w:bodyDiv w:val="1"/>
      <w:marLeft w:val="0"/>
      <w:marRight w:val="0"/>
      <w:marTop w:val="0"/>
      <w:marBottom w:val="0"/>
      <w:divBdr>
        <w:top w:val="none" w:sz="0" w:space="0" w:color="auto"/>
        <w:left w:val="none" w:sz="0" w:space="0" w:color="auto"/>
        <w:bottom w:val="none" w:sz="0" w:space="0" w:color="auto"/>
        <w:right w:val="none" w:sz="0" w:space="0" w:color="auto"/>
      </w:divBdr>
    </w:div>
    <w:div w:id="673336925">
      <w:bodyDiv w:val="1"/>
      <w:marLeft w:val="0"/>
      <w:marRight w:val="0"/>
      <w:marTop w:val="0"/>
      <w:marBottom w:val="0"/>
      <w:divBdr>
        <w:top w:val="none" w:sz="0" w:space="0" w:color="auto"/>
        <w:left w:val="none" w:sz="0" w:space="0" w:color="auto"/>
        <w:bottom w:val="none" w:sz="0" w:space="0" w:color="auto"/>
        <w:right w:val="none" w:sz="0" w:space="0" w:color="auto"/>
      </w:divBdr>
    </w:div>
    <w:div w:id="673337403">
      <w:bodyDiv w:val="1"/>
      <w:marLeft w:val="0"/>
      <w:marRight w:val="0"/>
      <w:marTop w:val="0"/>
      <w:marBottom w:val="0"/>
      <w:divBdr>
        <w:top w:val="none" w:sz="0" w:space="0" w:color="auto"/>
        <w:left w:val="none" w:sz="0" w:space="0" w:color="auto"/>
        <w:bottom w:val="none" w:sz="0" w:space="0" w:color="auto"/>
        <w:right w:val="none" w:sz="0" w:space="0" w:color="auto"/>
      </w:divBdr>
    </w:div>
    <w:div w:id="673413594">
      <w:bodyDiv w:val="1"/>
      <w:marLeft w:val="0"/>
      <w:marRight w:val="0"/>
      <w:marTop w:val="0"/>
      <w:marBottom w:val="0"/>
      <w:divBdr>
        <w:top w:val="none" w:sz="0" w:space="0" w:color="auto"/>
        <w:left w:val="none" w:sz="0" w:space="0" w:color="auto"/>
        <w:bottom w:val="none" w:sz="0" w:space="0" w:color="auto"/>
        <w:right w:val="none" w:sz="0" w:space="0" w:color="auto"/>
      </w:divBdr>
    </w:div>
    <w:div w:id="673650624">
      <w:bodyDiv w:val="1"/>
      <w:marLeft w:val="0"/>
      <w:marRight w:val="0"/>
      <w:marTop w:val="0"/>
      <w:marBottom w:val="0"/>
      <w:divBdr>
        <w:top w:val="none" w:sz="0" w:space="0" w:color="auto"/>
        <w:left w:val="none" w:sz="0" w:space="0" w:color="auto"/>
        <w:bottom w:val="none" w:sz="0" w:space="0" w:color="auto"/>
        <w:right w:val="none" w:sz="0" w:space="0" w:color="auto"/>
      </w:divBdr>
    </w:div>
    <w:div w:id="673723106">
      <w:bodyDiv w:val="1"/>
      <w:marLeft w:val="0"/>
      <w:marRight w:val="0"/>
      <w:marTop w:val="0"/>
      <w:marBottom w:val="0"/>
      <w:divBdr>
        <w:top w:val="none" w:sz="0" w:space="0" w:color="auto"/>
        <w:left w:val="none" w:sz="0" w:space="0" w:color="auto"/>
        <w:bottom w:val="none" w:sz="0" w:space="0" w:color="auto"/>
        <w:right w:val="none" w:sz="0" w:space="0" w:color="auto"/>
      </w:divBdr>
    </w:div>
    <w:div w:id="673723319">
      <w:bodyDiv w:val="1"/>
      <w:marLeft w:val="0"/>
      <w:marRight w:val="0"/>
      <w:marTop w:val="0"/>
      <w:marBottom w:val="0"/>
      <w:divBdr>
        <w:top w:val="none" w:sz="0" w:space="0" w:color="auto"/>
        <w:left w:val="none" w:sz="0" w:space="0" w:color="auto"/>
        <w:bottom w:val="none" w:sz="0" w:space="0" w:color="auto"/>
        <w:right w:val="none" w:sz="0" w:space="0" w:color="auto"/>
      </w:divBdr>
    </w:div>
    <w:div w:id="673797532">
      <w:bodyDiv w:val="1"/>
      <w:marLeft w:val="0"/>
      <w:marRight w:val="0"/>
      <w:marTop w:val="0"/>
      <w:marBottom w:val="0"/>
      <w:divBdr>
        <w:top w:val="none" w:sz="0" w:space="0" w:color="auto"/>
        <w:left w:val="none" w:sz="0" w:space="0" w:color="auto"/>
        <w:bottom w:val="none" w:sz="0" w:space="0" w:color="auto"/>
        <w:right w:val="none" w:sz="0" w:space="0" w:color="auto"/>
      </w:divBdr>
    </w:div>
    <w:div w:id="673924852">
      <w:bodyDiv w:val="1"/>
      <w:marLeft w:val="0"/>
      <w:marRight w:val="0"/>
      <w:marTop w:val="0"/>
      <w:marBottom w:val="0"/>
      <w:divBdr>
        <w:top w:val="none" w:sz="0" w:space="0" w:color="auto"/>
        <w:left w:val="none" w:sz="0" w:space="0" w:color="auto"/>
        <w:bottom w:val="none" w:sz="0" w:space="0" w:color="auto"/>
        <w:right w:val="none" w:sz="0" w:space="0" w:color="auto"/>
      </w:divBdr>
    </w:div>
    <w:div w:id="674068374">
      <w:bodyDiv w:val="1"/>
      <w:marLeft w:val="0"/>
      <w:marRight w:val="0"/>
      <w:marTop w:val="0"/>
      <w:marBottom w:val="0"/>
      <w:divBdr>
        <w:top w:val="none" w:sz="0" w:space="0" w:color="auto"/>
        <w:left w:val="none" w:sz="0" w:space="0" w:color="auto"/>
        <w:bottom w:val="none" w:sz="0" w:space="0" w:color="auto"/>
        <w:right w:val="none" w:sz="0" w:space="0" w:color="auto"/>
      </w:divBdr>
    </w:div>
    <w:div w:id="674111369">
      <w:bodyDiv w:val="1"/>
      <w:marLeft w:val="0"/>
      <w:marRight w:val="0"/>
      <w:marTop w:val="0"/>
      <w:marBottom w:val="0"/>
      <w:divBdr>
        <w:top w:val="none" w:sz="0" w:space="0" w:color="auto"/>
        <w:left w:val="none" w:sz="0" w:space="0" w:color="auto"/>
        <w:bottom w:val="none" w:sz="0" w:space="0" w:color="auto"/>
        <w:right w:val="none" w:sz="0" w:space="0" w:color="auto"/>
      </w:divBdr>
    </w:div>
    <w:div w:id="674578609">
      <w:bodyDiv w:val="1"/>
      <w:marLeft w:val="0"/>
      <w:marRight w:val="0"/>
      <w:marTop w:val="0"/>
      <w:marBottom w:val="0"/>
      <w:divBdr>
        <w:top w:val="none" w:sz="0" w:space="0" w:color="auto"/>
        <w:left w:val="none" w:sz="0" w:space="0" w:color="auto"/>
        <w:bottom w:val="none" w:sz="0" w:space="0" w:color="auto"/>
        <w:right w:val="none" w:sz="0" w:space="0" w:color="auto"/>
      </w:divBdr>
    </w:div>
    <w:div w:id="674646908">
      <w:bodyDiv w:val="1"/>
      <w:marLeft w:val="0"/>
      <w:marRight w:val="0"/>
      <w:marTop w:val="0"/>
      <w:marBottom w:val="0"/>
      <w:divBdr>
        <w:top w:val="none" w:sz="0" w:space="0" w:color="auto"/>
        <w:left w:val="none" w:sz="0" w:space="0" w:color="auto"/>
        <w:bottom w:val="none" w:sz="0" w:space="0" w:color="auto"/>
        <w:right w:val="none" w:sz="0" w:space="0" w:color="auto"/>
      </w:divBdr>
    </w:div>
    <w:div w:id="674846546">
      <w:bodyDiv w:val="1"/>
      <w:marLeft w:val="0"/>
      <w:marRight w:val="0"/>
      <w:marTop w:val="0"/>
      <w:marBottom w:val="0"/>
      <w:divBdr>
        <w:top w:val="none" w:sz="0" w:space="0" w:color="auto"/>
        <w:left w:val="none" w:sz="0" w:space="0" w:color="auto"/>
        <w:bottom w:val="none" w:sz="0" w:space="0" w:color="auto"/>
        <w:right w:val="none" w:sz="0" w:space="0" w:color="auto"/>
      </w:divBdr>
    </w:div>
    <w:div w:id="675033921">
      <w:bodyDiv w:val="1"/>
      <w:marLeft w:val="0"/>
      <w:marRight w:val="0"/>
      <w:marTop w:val="0"/>
      <w:marBottom w:val="0"/>
      <w:divBdr>
        <w:top w:val="none" w:sz="0" w:space="0" w:color="auto"/>
        <w:left w:val="none" w:sz="0" w:space="0" w:color="auto"/>
        <w:bottom w:val="none" w:sz="0" w:space="0" w:color="auto"/>
        <w:right w:val="none" w:sz="0" w:space="0" w:color="auto"/>
      </w:divBdr>
    </w:div>
    <w:div w:id="675035798">
      <w:bodyDiv w:val="1"/>
      <w:marLeft w:val="0"/>
      <w:marRight w:val="0"/>
      <w:marTop w:val="0"/>
      <w:marBottom w:val="0"/>
      <w:divBdr>
        <w:top w:val="none" w:sz="0" w:space="0" w:color="auto"/>
        <w:left w:val="none" w:sz="0" w:space="0" w:color="auto"/>
        <w:bottom w:val="none" w:sz="0" w:space="0" w:color="auto"/>
        <w:right w:val="none" w:sz="0" w:space="0" w:color="auto"/>
      </w:divBdr>
    </w:div>
    <w:div w:id="675117256">
      <w:bodyDiv w:val="1"/>
      <w:marLeft w:val="0"/>
      <w:marRight w:val="0"/>
      <w:marTop w:val="0"/>
      <w:marBottom w:val="0"/>
      <w:divBdr>
        <w:top w:val="none" w:sz="0" w:space="0" w:color="auto"/>
        <w:left w:val="none" w:sz="0" w:space="0" w:color="auto"/>
        <w:bottom w:val="none" w:sz="0" w:space="0" w:color="auto"/>
        <w:right w:val="none" w:sz="0" w:space="0" w:color="auto"/>
      </w:divBdr>
    </w:div>
    <w:div w:id="675352825">
      <w:bodyDiv w:val="1"/>
      <w:marLeft w:val="0"/>
      <w:marRight w:val="0"/>
      <w:marTop w:val="0"/>
      <w:marBottom w:val="0"/>
      <w:divBdr>
        <w:top w:val="none" w:sz="0" w:space="0" w:color="auto"/>
        <w:left w:val="none" w:sz="0" w:space="0" w:color="auto"/>
        <w:bottom w:val="none" w:sz="0" w:space="0" w:color="auto"/>
        <w:right w:val="none" w:sz="0" w:space="0" w:color="auto"/>
      </w:divBdr>
    </w:div>
    <w:div w:id="675498020">
      <w:bodyDiv w:val="1"/>
      <w:marLeft w:val="0"/>
      <w:marRight w:val="0"/>
      <w:marTop w:val="0"/>
      <w:marBottom w:val="0"/>
      <w:divBdr>
        <w:top w:val="none" w:sz="0" w:space="0" w:color="auto"/>
        <w:left w:val="none" w:sz="0" w:space="0" w:color="auto"/>
        <w:bottom w:val="none" w:sz="0" w:space="0" w:color="auto"/>
        <w:right w:val="none" w:sz="0" w:space="0" w:color="auto"/>
      </w:divBdr>
    </w:div>
    <w:div w:id="676151132">
      <w:bodyDiv w:val="1"/>
      <w:marLeft w:val="0"/>
      <w:marRight w:val="0"/>
      <w:marTop w:val="0"/>
      <w:marBottom w:val="0"/>
      <w:divBdr>
        <w:top w:val="none" w:sz="0" w:space="0" w:color="auto"/>
        <w:left w:val="none" w:sz="0" w:space="0" w:color="auto"/>
        <w:bottom w:val="none" w:sz="0" w:space="0" w:color="auto"/>
        <w:right w:val="none" w:sz="0" w:space="0" w:color="auto"/>
      </w:divBdr>
    </w:div>
    <w:div w:id="676153584">
      <w:bodyDiv w:val="1"/>
      <w:marLeft w:val="0"/>
      <w:marRight w:val="0"/>
      <w:marTop w:val="0"/>
      <w:marBottom w:val="0"/>
      <w:divBdr>
        <w:top w:val="none" w:sz="0" w:space="0" w:color="auto"/>
        <w:left w:val="none" w:sz="0" w:space="0" w:color="auto"/>
        <w:bottom w:val="none" w:sz="0" w:space="0" w:color="auto"/>
        <w:right w:val="none" w:sz="0" w:space="0" w:color="auto"/>
      </w:divBdr>
    </w:div>
    <w:div w:id="676157018">
      <w:bodyDiv w:val="1"/>
      <w:marLeft w:val="0"/>
      <w:marRight w:val="0"/>
      <w:marTop w:val="0"/>
      <w:marBottom w:val="0"/>
      <w:divBdr>
        <w:top w:val="none" w:sz="0" w:space="0" w:color="auto"/>
        <w:left w:val="none" w:sz="0" w:space="0" w:color="auto"/>
        <w:bottom w:val="none" w:sz="0" w:space="0" w:color="auto"/>
        <w:right w:val="none" w:sz="0" w:space="0" w:color="auto"/>
      </w:divBdr>
    </w:div>
    <w:div w:id="676229231">
      <w:bodyDiv w:val="1"/>
      <w:marLeft w:val="0"/>
      <w:marRight w:val="0"/>
      <w:marTop w:val="0"/>
      <w:marBottom w:val="0"/>
      <w:divBdr>
        <w:top w:val="none" w:sz="0" w:space="0" w:color="auto"/>
        <w:left w:val="none" w:sz="0" w:space="0" w:color="auto"/>
        <w:bottom w:val="none" w:sz="0" w:space="0" w:color="auto"/>
        <w:right w:val="none" w:sz="0" w:space="0" w:color="auto"/>
      </w:divBdr>
    </w:div>
    <w:div w:id="676344005">
      <w:bodyDiv w:val="1"/>
      <w:marLeft w:val="0"/>
      <w:marRight w:val="0"/>
      <w:marTop w:val="0"/>
      <w:marBottom w:val="0"/>
      <w:divBdr>
        <w:top w:val="none" w:sz="0" w:space="0" w:color="auto"/>
        <w:left w:val="none" w:sz="0" w:space="0" w:color="auto"/>
        <w:bottom w:val="none" w:sz="0" w:space="0" w:color="auto"/>
        <w:right w:val="none" w:sz="0" w:space="0" w:color="auto"/>
      </w:divBdr>
    </w:div>
    <w:div w:id="676346994">
      <w:bodyDiv w:val="1"/>
      <w:marLeft w:val="0"/>
      <w:marRight w:val="0"/>
      <w:marTop w:val="0"/>
      <w:marBottom w:val="0"/>
      <w:divBdr>
        <w:top w:val="none" w:sz="0" w:space="0" w:color="auto"/>
        <w:left w:val="none" w:sz="0" w:space="0" w:color="auto"/>
        <w:bottom w:val="none" w:sz="0" w:space="0" w:color="auto"/>
        <w:right w:val="none" w:sz="0" w:space="0" w:color="auto"/>
      </w:divBdr>
    </w:div>
    <w:div w:id="676464746">
      <w:bodyDiv w:val="1"/>
      <w:marLeft w:val="0"/>
      <w:marRight w:val="0"/>
      <w:marTop w:val="0"/>
      <w:marBottom w:val="0"/>
      <w:divBdr>
        <w:top w:val="none" w:sz="0" w:space="0" w:color="auto"/>
        <w:left w:val="none" w:sz="0" w:space="0" w:color="auto"/>
        <w:bottom w:val="none" w:sz="0" w:space="0" w:color="auto"/>
        <w:right w:val="none" w:sz="0" w:space="0" w:color="auto"/>
      </w:divBdr>
    </w:div>
    <w:div w:id="676493867">
      <w:bodyDiv w:val="1"/>
      <w:marLeft w:val="0"/>
      <w:marRight w:val="0"/>
      <w:marTop w:val="0"/>
      <w:marBottom w:val="0"/>
      <w:divBdr>
        <w:top w:val="none" w:sz="0" w:space="0" w:color="auto"/>
        <w:left w:val="none" w:sz="0" w:space="0" w:color="auto"/>
        <w:bottom w:val="none" w:sz="0" w:space="0" w:color="auto"/>
        <w:right w:val="none" w:sz="0" w:space="0" w:color="auto"/>
      </w:divBdr>
    </w:div>
    <w:div w:id="677077586">
      <w:bodyDiv w:val="1"/>
      <w:marLeft w:val="0"/>
      <w:marRight w:val="0"/>
      <w:marTop w:val="0"/>
      <w:marBottom w:val="0"/>
      <w:divBdr>
        <w:top w:val="none" w:sz="0" w:space="0" w:color="auto"/>
        <w:left w:val="none" w:sz="0" w:space="0" w:color="auto"/>
        <w:bottom w:val="none" w:sz="0" w:space="0" w:color="auto"/>
        <w:right w:val="none" w:sz="0" w:space="0" w:color="auto"/>
      </w:divBdr>
    </w:div>
    <w:div w:id="677197743">
      <w:bodyDiv w:val="1"/>
      <w:marLeft w:val="0"/>
      <w:marRight w:val="0"/>
      <w:marTop w:val="0"/>
      <w:marBottom w:val="0"/>
      <w:divBdr>
        <w:top w:val="none" w:sz="0" w:space="0" w:color="auto"/>
        <w:left w:val="none" w:sz="0" w:space="0" w:color="auto"/>
        <w:bottom w:val="none" w:sz="0" w:space="0" w:color="auto"/>
        <w:right w:val="none" w:sz="0" w:space="0" w:color="auto"/>
      </w:divBdr>
    </w:div>
    <w:div w:id="677346451">
      <w:bodyDiv w:val="1"/>
      <w:marLeft w:val="0"/>
      <w:marRight w:val="0"/>
      <w:marTop w:val="0"/>
      <w:marBottom w:val="0"/>
      <w:divBdr>
        <w:top w:val="none" w:sz="0" w:space="0" w:color="auto"/>
        <w:left w:val="none" w:sz="0" w:space="0" w:color="auto"/>
        <w:bottom w:val="none" w:sz="0" w:space="0" w:color="auto"/>
        <w:right w:val="none" w:sz="0" w:space="0" w:color="auto"/>
      </w:divBdr>
    </w:div>
    <w:div w:id="677389510">
      <w:bodyDiv w:val="1"/>
      <w:marLeft w:val="0"/>
      <w:marRight w:val="0"/>
      <w:marTop w:val="0"/>
      <w:marBottom w:val="0"/>
      <w:divBdr>
        <w:top w:val="none" w:sz="0" w:space="0" w:color="auto"/>
        <w:left w:val="none" w:sz="0" w:space="0" w:color="auto"/>
        <w:bottom w:val="none" w:sz="0" w:space="0" w:color="auto"/>
        <w:right w:val="none" w:sz="0" w:space="0" w:color="auto"/>
      </w:divBdr>
    </w:div>
    <w:div w:id="677774999">
      <w:bodyDiv w:val="1"/>
      <w:marLeft w:val="0"/>
      <w:marRight w:val="0"/>
      <w:marTop w:val="0"/>
      <w:marBottom w:val="0"/>
      <w:divBdr>
        <w:top w:val="none" w:sz="0" w:space="0" w:color="auto"/>
        <w:left w:val="none" w:sz="0" w:space="0" w:color="auto"/>
        <w:bottom w:val="none" w:sz="0" w:space="0" w:color="auto"/>
        <w:right w:val="none" w:sz="0" w:space="0" w:color="auto"/>
      </w:divBdr>
    </w:div>
    <w:div w:id="678235557">
      <w:bodyDiv w:val="1"/>
      <w:marLeft w:val="0"/>
      <w:marRight w:val="0"/>
      <w:marTop w:val="0"/>
      <w:marBottom w:val="0"/>
      <w:divBdr>
        <w:top w:val="none" w:sz="0" w:space="0" w:color="auto"/>
        <w:left w:val="none" w:sz="0" w:space="0" w:color="auto"/>
        <w:bottom w:val="none" w:sz="0" w:space="0" w:color="auto"/>
        <w:right w:val="none" w:sz="0" w:space="0" w:color="auto"/>
      </w:divBdr>
    </w:div>
    <w:div w:id="678388975">
      <w:bodyDiv w:val="1"/>
      <w:marLeft w:val="0"/>
      <w:marRight w:val="0"/>
      <w:marTop w:val="0"/>
      <w:marBottom w:val="0"/>
      <w:divBdr>
        <w:top w:val="none" w:sz="0" w:space="0" w:color="auto"/>
        <w:left w:val="none" w:sz="0" w:space="0" w:color="auto"/>
        <w:bottom w:val="none" w:sz="0" w:space="0" w:color="auto"/>
        <w:right w:val="none" w:sz="0" w:space="0" w:color="auto"/>
      </w:divBdr>
    </w:div>
    <w:div w:id="678582827">
      <w:bodyDiv w:val="1"/>
      <w:marLeft w:val="0"/>
      <w:marRight w:val="0"/>
      <w:marTop w:val="0"/>
      <w:marBottom w:val="0"/>
      <w:divBdr>
        <w:top w:val="none" w:sz="0" w:space="0" w:color="auto"/>
        <w:left w:val="none" w:sz="0" w:space="0" w:color="auto"/>
        <w:bottom w:val="none" w:sz="0" w:space="0" w:color="auto"/>
        <w:right w:val="none" w:sz="0" w:space="0" w:color="auto"/>
      </w:divBdr>
    </w:div>
    <w:div w:id="678704591">
      <w:bodyDiv w:val="1"/>
      <w:marLeft w:val="0"/>
      <w:marRight w:val="0"/>
      <w:marTop w:val="0"/>
      <w:marBottom w:val="0"/>
      <w:divBdr>
        <w:top w:val="none" w:sz="0" w:space="0" w:color="auto"/>
        <w:left w:val="none" w:sz="0" w:space="0" w:color="auto"/>
        <w:bottom w:val="none" w:sz="0" w:space="0" w:color="auto"/>
        <w:right w:val="none" w:sz="0" w:space="0" w:color="auto"/>
      </w:divBdr>
    </w:div>
    <w:div w:id="679041548">
      <w:bodyDiv w:val="1"/>
      <w:marLeft w:val="0"/>
      <w:marRight w:val="0"/>
      <w:marTop w:val="0"/>
      <w:marBottom w:val="0"/>
      <w:divBdr>
        <w:top w:val="none" w:sz="0" w:space="0" w:color="auto"/>
        <w:left w:val="none" w:sz="0" w:space="0" w:color="auto"/>
        <w:bottom w:val="none" w:sz="0" w:space="0" w:color="auto"/>
        <w:right w:val="none" w:sz="0" w:space="0" w:color="auto"/>
      </w:divBdr>
    </w:div>
    <w:div w:id="679547215">
      <w:bodyDiv w:val="1"/>
      <w:marLeft w:val="0"/>
      <w:marRight w:val="0"/>
      <w:marTop w:val="0"/>
      <w:marBottom w:val="0"/>
      <w:divBdr>
        <w:top w:val="none" w:sz="0" w:space="0" w:color="auto"/>
        <w:left w:val="none" w:sz="0" w:space="0" w:color="auto"/>
        <w:bottom w:val="none" w:sz="0" w:space="0" w:color="auto"/>
        <w:right w:val="none" w:sz="0" w:space="0" w:color="auto"/>
      </w:divBdr>
    </w:div>
    <w:div w:id="679696427">
      <w:bodyDiv w:val="1"/>
      <w:marLeft w:val="0"/>
      <w:marRight w:val="0"/>
      <w:marTop w:val="0"/>
      <w:marBottom w:val="0"/>
      <w:divBdr>
        <w:top w:val="none" w:sz="0" w:space="0" w:color="auto"/>
        <w:left w:val="none" w:sz="0" w:space="0" w:color="auto"/>
        <w:bottom w:val="none" w:sz="0" w:space="0" w:color="auto"/>
        <w:right w:val="none" w:sz="0" w:space="0" w:color="auto"/>
      </w:divBdr>
    </w:div>
    <w:div w:id="679964942">
      <w:bodyDiv w:val="1"/>
      <w:marLeft w:val="0"/>
      <w:marRight w:val="0"/>
      <w:marTop w:val="0"/>
      <w:marBottom w:val="0"/>
      <w:divBdr>
        <w:top w:val="none" w:sz="0" w:space="0" w:color="auto"/>
        <w:left w:val="none" w:sz="0" w:space="0" w:color="auto"/>
        <w:bottom w:val="none" w:sz="0" w:space="0" w:color="auto"/>
        <w:right w:val="none" w:sz="0" w:space="0" w:color="auto"/>
      </w:divBdr>
    </w:div>
    <w:div w:id="680476601">
      <w:bodyDiv w:val="1"/>
      <w:marLeft w:val="0"/>
      <w:marRight w:val="0"/>
      <w:marTop w:val="0"/>
      <w:marBottom w:val="0"/>
      <w:divBdr>
        <w:top w:val="none" w:sz="0" w:space="0" w:color="auto"/>
        <w:left w:val="none" w:sz="0" w:space="0" w:color="auto"/>
        <w:bottom w:val="none" w:sz="0" w:space="0" w:color="auto"/>
        <w:right w:val="none" w:sz="0" w:space="0" w:color="auto"/>
      </w:divBdr>
    </w:div>
    <w:div w:id="680931813">
      <w:bodyDiv w:val="1"/>
      <w:marLeft w:val="0"/>
      <w:marRight w:val="0"/>
      <w:marTop w:val="0"/>
      <w:marBottom w:val="0"/>
      <w:divBdr>
        <w:top w:val="none" w:sz="0" w:space="0" w:color="auto"/>
        <w:left w:val="none" w:sz="0" w:space="0" w:color="auto"/>
        <w:bottom w:val="none" w:sz="0" w:space="0" w:color="auto"/>
        <w:right w:val="none" w:sz="0" w:space="0" w:color="auto"/>
      </w:divBdr>
    </w:div>
    <w:div w:id="681009316">
      <w:bodyDiv w:val="1"/>
      <w:marLeft w:val="0"/>
      <w:marRight w:val="0"/>
      <w:marTop w:val="0"/>
      <w:marBottom w:val="0"/>
      <w:divBdr>
        <w:top w:val="none" w:sz="0" w:space="0" w:color="auto"/>
        <w:left w:val="none" w:sz="0" w:space="0" w:color="auto"/>
        <w:bottom w:val="none" w:sz="0" w:space="0" w:color="auto"/>
        <w:right w:val="none" w:sz="0" w:space="0" w:color="auto"/>
      </w:divBdr>
    </w:div>
    <w:div w:id="681052009">
      <w:bodyDiv w:val="1"/>
      <w:marLeft w:val="0"/>
      <w:marRight w:val="0"/>
      <w:marTop w:val="0"/>
      <w:marBottom w:val="0"/>
      <w:divBdr>
        <w:top w:val="none" w:sz="0" w:space="0" w:color="auto"/>
        <w:left w:val="none" w:sz="0" w:space="0" w:color="auto"/>
        <w:bottom w:val="none" w:sz="0" w:space="0" w:color="auto"/>
        <w:right w:val="none" w:sz="0" w:space="0" w:color="auto"/>
      </w:divBdr>
    </w:div>
    <w:div w:id="681277590">
      <w:bodyDiv w:val="1"/>
      <w:marLeft w:val="0"/>
      <w:marRight w:val="0"/>
      <w:marTop w:val="0"/>
      <w:marBottom w:val="0"/>
      <w:divBdr>
        <w:top w:val="none" w:sz="0" w:space="0" w:color="auto"/>
        <w:left w:val="none" w:sz="0" w:space="0" w:color="auto"/>
        <w:bottom w:val="none" w:sz="0" w:space="0" w:color="auto"/>
        <w:right w:val="none" w:sz="0" w:space="0" w:color="auto"/>
      </w:divBdr>
    </w:div>
    <w:div w:id="681512431">
      <w:bodyDiv w:val="1"/>
      <w:marLeft w:val="0"/>
      <w:marRight w:val="0"/>
      <w:marTop w:val="0"/>
      <w:marBottom w:val="0"/>
      <w:divBdr>
        <w:top w:val="none" w:sz="0" w:space="0" w:color="auto"/>
        <w:left w:val="none" w:sz="0" w:space="0" w:color="auto"/>
        <w:bottom w:val="none" w:sz="0" w:space="0" w:color="auto"/>
        <w:right w:val="none" w:sz="0" w:space="0" w:color="auto"/>
      </w:divBdr>
    </w:div>
    <w:div w:id="681853882">
      <w:bodyDiv w:val="1"/>
      <w:marLeft w:val="0"/>
      <w:marRight w:val="0"/>
      <w:marTop w:val="0"/>
      <w:marBottom w:val="0"/>
      <w:divBdr>
        <w:top w:val="none" w:sz="0" w:space="0" w:color="auto"/>
        <w:left w:val="none" w:sz="0" w:space="0" w:color="auto"/>
        <w:bottom w:val="none" w:sz="0" w:space="0" w:color="auto"/>
        <w:right w:val="none" w:sz="0" w:space="0" w:color="auto"/>
      </w:divBdr>
    </w:div>
    <w:div w:id="681859354">
      <w:bodyDiv w:val="1"/>
      <w:marLeft w:val="0"/>
      <w:marRight w:val="0"/>
      <w:marTop w:val="0"/>
      <w:marBottom w:val="0"/>
      <w:divBdr>
        <w:top w:val="none" w:sz="0" w:space="0" w:color="auto"/>
        <w:left w:val="none" w:sz="0" w:space="0" w:color="auto"/>
        <w:bottom w:val="none" w:sz="0" w:space="0" w:color="auto"/>
        <w:right w:val="none" w:sz="0" w:space="0" w:color="auto"/>
      </w:divBdr>
    </w:div>
    <w:div w:id="681974339">
      <w:bodyDiv w:val="1"/>
      <w:marLeft w:val="0"/>
      <w:marRight w:val="0"/>
      <w:marTop w:val="0"/>
      <w:marBottom w:val="0"/>
      <w:divBdr>
        <w:top w:val="none" w:sz="0" w:space="0" w:color="auto"/>
        <w:left w:val="none" w:sz="0" w:space="0" w:color="auto"/>
        <w:bottom w:val="none" w:sz="0" w:space="0" w:color="auto"/>
        <w:right w:val="none" w:sz="0" w:space="0" w:color="auto"/>
      </w:divBdr>
    </w:div>
    <w:div w:id="682898680">
      <w:bodyDiv w:val="1"/>
      <w:marLeft w:val="0"/>
      <w:marRight w:val="0"/>
      <w:marTop w:val="0"/>
      <w:marBottom w:val="0"/>
      <w:divBdr>
        <w:top w:val="none" w:sz="0" w:space="0" w:color="auto"/>
        <w:left w:val="none" w:sz="0" w:space="0" w:color="auto"/>
        <w:bottom w:val="none" w:sz="0" w:space="0" w:color="auto"/>
        <w:right w:val="none" w:sz="0" w:space="0" w:color="auto"/>
      </w:divBdr>
    </w:div>
    <w:div w:id="683440345">
      <w:bodyDiv w:val="1"/>
      <w:marLeft w:val="0"/>
      <w:marRight w:val="0"/>
      <w:marTop w:val="0"/>
      <w:marBottom w:val="0"/>
      <w:divBdr>
        <w:top w:val="none" w:sz="0" w:space="0" w:color="auto"/>
        <w:left w:val="none" w:sz="0" w:space="0" w:color="auto"/>
        <w:bottom w:val="none" w:sz="0" w:space="0" w:color="auto"/>
        <w:right w:val="none" w:sz="0" w:space="0" w:color="auto"/>
      </w:divBdr>
    </w:div>
    <w:div w:id="683477720">
      <w:bodyDiv w:val="1"/>
      <w:marLeft w:val="0"/>
      <w:marRight w:val="0"/>
      <w:marTop w:val="0"/>
      <w:marBottom w:val="0"/>
      <w:divBdr>
        <w:top w:val="none" w:sz="0" w:space="0" w:color="auto"/>
        <w:left w:val="none" w:sz="0" w:space="0" w:color="auto"/>
        <w:bottom w:val="none" w:sz="0" w:space="0" w:color="auto"/>
        <w:right w:val="none" w:sz="0" w:space="0" w:color="auto"/>
      </w:divBdr>
    </w:div>
    <w:div w:id="683483226">
      <w:bodyDiv w:val="1"/>
      <w:marLeft w:val="0"/>
      <w:marRight w:val="0"/>
      <w:marTop w:val="0"/>
      <w:marBottom w:val="0"/>
      <w:divBdr>
        <w:top w:val="none" w:sz="0" w:space="0" w:color="auto"/>
        <w:left w:val="none" w:sz="0" w:space="0" w:color="auto"/>
        <w:bottom w:val="none" w:sz="0" w:space="0" w:color="auto"/>
        <w:right w:val="none" w:sz="0" w:space="0" w:color="auto"/>
      </w:divBdr>
    </w:div>
    <w:div w:id="683554244">
      <w:bodyDiv w:val="1"/>
      <w:marLeft w:val="0"/>
      <w:marRight w:val="0"/>
      <w:marTop w:val="0"/>
      <w:marBottom w:val="0"/>
      <w:divBdr>
        <w:top w:val="none" w:sz="0" w:space="0" w:color="auto"/>
        <w:left w:val="none" w:sz="0" w:space="0" w:color="auto"/>
        <w:bottom w:val="none" w:sz="0" w:space="0" w:color="auto"/>
        <w:right w:val="none" w:sz="0" w:space="0" w:color="auto"/>
      </w:divBdr>
    </w:div>
    <w:div w:id="683556014">
      <w:bodyDiv w:val="1"/>
      <w:marLeft w:val="0"/>
      <w:marRight w:val="0"/>
      <w:marTop w:val="0"/>
      <w:marBottom w:val="0"/>
      <w:divBdr>
        <w:top w:val="none" w:sz="0" w:space="0" w:color="auto"/>
        <w:left w:val="none" w:sz="0" w:space="0" w:color="auto"/>
        <w:bottom w:val="none" w:sz="0" w:space="0" w:color="auto"/>
        <w:right w:val="none" w:sz="0" w:space="0" w:color="auto"/>
      </w:divBdr>
    </w:div>
    <w:div w:id="683825302">
      <w:bodyDiv w:val="1"/>
      <w:marLeft w:val="0"/>
      <w:marRight w:val="0"/>
      <w:marTop w:val="0"/>
      <w:marBottom w:val="0"/>
      <w:divBdr>
        <w:top w:val="none" w:sz="0" w:space="0" w:color="auto"/>
        <w:left w:val="none" w:sz="0" w:space="0" w:color="auto"/>
        <w:bottom w:val="none" w:sz="0" w:space="0" w:color="auto"/>
        <w:right w:val="none" w:sz="0" w:space="0" w:color="auto"/>
      </w:divBdr>
    </w:div>
    <w:div w:id="683870457">
      <w:bodyDiv w:val="1"/>
      <w:marLeft w:val="0"/>
      <w:marRight w:val="0"/>
      <w:marTop w:val="0"/>
      <w:marBottom w:val="0"/>
      <w:divBdr>
        <w:top w:val="none" w:sz="0" w:space="0" w:color="auto"/>
        <w:left w:val="none" w:sz="0" w:space="0" w:color="auto"/>
        <w:bottom w:val="none" w:sz="0" w:space="0" w:color="auto"/>
        <w:right w:val="none" w:sz="0" w:space="0" w:color="auto"/>
      </w:divBdr>
    </w:div>
    <w:div w:id="684094167">
      <w:bodyDiv w:val="1"/>
      <w:marLeft w:val="0"/>
      <w:marRight w:val="0"/>
      <w:marTop w:val="0"/>
      <w:marBottom w:val="0"/>
      <w:divBdr>
        <w:top w:val="none" w:sz="0" w:space="0" w:color="auto"/>
        <w:left w:val="none" w:sz="0" w:space="0" w:color="auto"/>
        <w:bottom w:val="none" w:sz="0" w:space="0" w:color="auto"/>
        <w:right w:val="none" w:sz="0" w:space="0" w:color="auto"/>
      </w:divBdr>
    </w:div>
    <w:div w:id="684286466">
      <w:bodyDiv w:val="1"/>
      <w:marLeft w:val="0"/>
      <w:marRight w:val="0"/>
      <w:marTop w:val="0"/>
      <w:marBottom w:val="0"/>
      <w:divBdr>
        <w:top w:val="none" w:sz="0" w:space="0" w:color="auto"/>
        <w:left w:val="none" w:sz="0" w:space="0" w:color="auto"/>
        <w:bottom w:val="none" w:sz="0" w:space="0" w:color="auto"/>
        <w:right w:val="none" w:sz="0" w:space="0" w:color="auto"/>
      </w:divBdr>
    </w:div>
    <w:div w:id="684331237">
      <w:bodyDiv w:val="1"/>
      <w:marLeft w:val="0"/>
      <w:marRight w:val="0"/>
      <w:marTop w:val="0"/>
      <w:marBottom w:val="0"/>
      <w:divBdr>
        <w:top w:val="none" w:sz="0" w:space="0" w:color="auto"/>
        <w:left w:val="none" w:sz="0" w:space="0" w:color="auto"/>
        <w:bottom w:val="none" w:sz="0" w:space="0" w:color="auto"/>
        <w:right w:val="none" w:sz="0" w:space="0" w:color="auto"/>
      </w:divBdr>
    </w:div>
    <w:div w:id="684402877">
      <w:bodyDiv w:val="1"/>
      <w:marLeft w:val="0"/>
      <w:marRight w:val="0"/>
      <w:marTop w:val="0"/>
      <w:marBottom w:val="0"/>
      <w:divBdr>
        <w:top w:val="none" w:sz="0" w:space="0" w:color="auto"/>
        <w:left w:val="none" w:sz="0" w:space="0" w:color="auto"/>
        <w:bottom w:val="none" w:sz="0" w:space="0" w:color="auto"/>
        <w:right w:val="none" w:sz="0" w:space="0" w:color="auto"/>
      </w:divBdr>
    </w:div>
    <w:div w:id="684526058">
      <w:bodyDiv w:val="1"/>
      <w:marLeft w:val="0"/>
      <w:marRight w:val="0"/>
      <w:marTop w:val="0"/>
      <w:marBottom w:val="0"/>
      <w:divBdr>
        <w:top w:val="none" w:sz="0" w:space="0" w:color="auto"/>
        <w:left w:val="none" w:sz="0" w:space="0" w:color="auto"/>
        <w:bottom w:val="none" w:sz="0" w:space="0" w:color="auto"/>
        <w:right w:val="none" w:sz="0" w:space="0" w:color="auto"/>
      </w:divBdr>
    </w:div>
    <w:div w:id="684672674">
      <w:bodyDiv w:val="1"/>
      <w:marLeft w:val="0"/>
      <w:marRight w:val="0"/>
      <w:marTop w:val="0"/>
      <w:marBottom w:val="0"/>
      <w:divBdr>
        <w:top w:val="none" w:sz="0" w:space="0" w:color="auto"/>
        <w:left w:val="none" w:sz="0" w:space="0" w:color="auto"/>
        <w:bottom w:val="none" w:sz="0" w:space="0" w:color="auto"/>
        <w:right w:val="none" w:sz="0" w:space="0" w:color="auto"/>
      </w:divBdr>
    </w:div>
    <w:div w:id="684752765">
      <w:bodyDiv w:val="1"/>
      <w:marLeft w:val="0"/>
      <w:marRight w:val="0"/>
      <w:marTop w:val="0"/>
      <w:marBottom w:val="0"/>
      <w:divBdr>
        <w:top w:val="none" w:sz="0" w:space="0" w:color="auto"/>
        <w:left w:val="none" w:sz="0" w:space="0" w:color="auto"/>
        <w:bottom w:val="none" w:sz="0" w:space="0" w:color="auto"/>
        <w:right w:val="none" w:sz="0" w:space="0" w:color="auto"/>
      </w:divBdr>
    </w:div>
    <w:div w:id="684787949">
      <w:bodyDiv w:val="1"/>
      <w:marLeft w:val="0"/>
      <w:marRight w:val="0"/>
      <w:marTop w:val="0"/>
      <w:marBottom w:val="0"/>
      <w:divBdr>
        <w:top w:val="none" w:sz="0" w:space="0" w:color="auto"/>
        <w:left w:val="none" w:sz="0" w:space="0" w:color="auto"/>
        <w:bottom w:val="none" w:sz="0" w:space="0" w:color="auto"/>
        <w:right w:val="none" w:sz="0" w:space="0" w:color="auto"/>
      </w:divBdr>
    </w:div>
    <w:div w:id="684986928">
      <w:bodyDiv w:val="1"/>
      <w:marLeft w:val="0"/>
      <w:marRight w:val="0"/>
      <w:marTop w:val="0"/>
      <w:marBottom w:val="0"/>
      <w:divBdr>
        <w:top w:val="none" w:sz="0" w:space="0" w:color="auto"/>
        <w:left w:val="none" w:sz="0" w:space="0" w:color="auto"/>
        <w:bottom w:val="none" w:sz="0" w:space="0" w:color="auto"/>
        <w:right w:val="none" w:sz="0" w:space="0" w:color="auto"/>
      </w:divBdr>
    </w:div>
    <w:div w:id="685210344">
      <w:bodyDiv w:val="1"/>
      <w:marLeft w:val="0"/>
      <w:marRight w:val="0"/>
      <w:marTop w:val="0"/>
      <w:marBottom w:val="0"/>
      <w:divBdr>
        <w:top w:val="none" w:sz="0" w:space="0" w:color="auto"/>
        <w:left w:val="none" w:sz="0" w:space="0" w:color="auto"/>
        <w:bottom w:val="none" w:sz="0" w:space="0" w:color="auto"/>
        <w:right w:val="none" w:sz="0" w:space="0" w:color="auto"/>
      </w:divBdr>
    </w:div>
    <w:div w:id="685251172">
      <w:bodyDiv w:val="1"/>
      <w:marLeft w:val="0"/>
      <w:marRight w:val="0"/>
      <w:marTop w:val="0"/>
      <w:marBottom w:val="0"/>
      <w:divBdr>
        <w:top w:val="none" w:sz="0" w:space="0" w:color="auto"/>
        <w:left w:val="none" w:sz="0" w:space="0" w:color="auto"/>
        <w:bottom w:val="none" w:sz="0" w:space="0" w:color="auto"/>
        <w:right w:val="none" w:sz="0" w:space="0" w:color="auto"/>
      </w:divBdr>
    </w:div>
    <w:div w:id="685448600">
      <w:bodyDiv w:val="1"/>
      <w:marLeft w:val="0"/>
      <w:marRight w:val="0"/>
      <w:marTop w:val="0"/>
      <w:marBottom w:val="0"/>
      <w:divBdr>
        <w:top w:val="none" w:sz="0" w:space="0" w:color="auto"/>
        <w:left w:val="none" w:sz="0" w:space="0" w:color="auto"/>
        <w:bottom w:val="none" w:sz="0" w:space="0" w:color="auto"/>
        <w:right w:val="none" w:sz="0" w:space="0" w:color="auto"/>
      </w:divBdr>
    </w:div>
    <w:div w:id="685638724">
      <w:bodyDiv w:val="1"/>
      <w:marLeft w:val="0"/>
      <w:marRight w:val="0"/>
      <w:marTop w:val="0"/>
      <w:marBottom w:val="0"/>
      <w:divBdr>
        <w:top w:val="none" w:sz="0" w:space="0" w:color="auto"/>
        <w:left w:val="none" w:sz="0" w:space="0" w:color="auto"/>
        <w:bottom w:val="none" w:sz="0" w:space="0" w:color="auto"/>
        <w:right w:val="none" w:sz="0" w:space="0" w:color="auto"/>
      </w:divBdr>
    </w:div>
    <w:div w:id="685790872">
      <w:bodyDiv w:val="1"/>
      <w:marLeft w:val="0"/>
      <w:marRight w:val="0"/>
      <w:marTop w:val="0"/>
      <w:marBottom w:val="0"/>
      <w:divBdr>
        <w:top w:val="none" w:sz="0" w:space="0" w:color="auto"/>
        <w:left w:val="none" w:sz="0" w:space="0" w:color="auto"/>
        <w:bottom w:val="none" w:sz="0" w:space="0" w:color="auto"/>
        <w:right w:val="none" w:sz="0" w:space="0" w:color="auto"/>
      </w:divBdr>
    </w:div>
    <w:div w:id="685793786">
      <w:bodyDiv w:val="1"/>
      <w:marLeft w:val="0"/>
      <w:marRight w:val="0"/>
      <w:marTop w:val="0"/>
      <w:marBottom w:val="0"/>
      <w:divBdr>
        <w:top w:val="none" w:sz="0" w:space="0" w:color="auto"/>
        <w:left w:val="none" w:sz="0" w:space="0" w:color="auto"/>
        <w:bottom w:val="none" w:sz="0" w:space="0" w:color="auto"/>
        <w:right w:val="none" w:sz="0" w:space="0" w:color="auto"/>
      </w:divBdr>
    </w:div>
    <w:div w:id="686059538">
      <w:bodyDiv w:val="1"/>
      <w:marLeft w:val="0"/>
      <w:marRight w:val="0"/>
      <w:marTop w:val="0"/>
      <w:marBottom w:val="0"/>
      <w:divBdr>
        <w:top w:val="none" w:sz="0" w:space="0" w:color="auto"/>
        <w:left w:val="none" w:sz="0" w:space="0" w:color="auto"/>
        <w:bottom w:val="none" w:sz="0" w:space="0" w:color="auto"/>
        <w:right w:val="none" w:sz="0" w:space="0" w:color="auto"/>
      </w:divBdr>
    </w:div>
    <w:div w:id="686097735">
      <w:bodyDiv w:val="1"/>
      <w:marLeft w:val="0"/>
      <w:marRight w:val="0"/>
      <w:marTop w:val="0"/>
      <w:marBottom w:val="0"/>
      <w:divBdr>
        <w:top w:val="none" w:sz="0" w:space="0" w:color="auto"/>
        <w:left w:val="none" w:sz="0" w:space="0" w:color="auto"/>
        <w:bottom w:val="none" w:sz="0" w:space="0" w:color="auto"/>
        <w:right w:val="none" w:sz="0" w:space="0" w:color="auto"/>
      </w:divBdr>
    </w:div>
    <w:div w:id="686441442">
      <w:bodyDiv w:val="1"/>
      <w:marLeft w:val="0"/>
      <w:marRight w:val="0"/>
      <w:marTop w:val="0"/>
      <w:marBottom w:val="0"/>
      <w:divBdr>
        <w:top w:val="none" w:sz="0" w:space="0" w:color="auto"/>
        <w:left w:val="none" w:sz="0" w:space="0" w:color="auto"/>
        <w:bottom w:val="none" w:sz="0" w:space="0" w:color="auto"/>
        <w:right w:val="none" w:sz="0" w:space="0" w:color="auto"/>
      </w:divBdr>
    </w:div>
    <w:div w:id="686442305">
      <w:bodyDiv w:val="1"/>
      <w:marLeft w:val="0"/>
      <w:marRight w:val="0"/>
      <w:marTop w:val="0"/>
      <w:marBottom w:val="0"/>
      <w:divBdr>
        <w:top w:val="none" w:sz="0" w:space="0" w:color="auto"/>
        <w:left w:val="none" w:sz="0" w:space="0" w:color="auto"/>
        <w:bottom w:val="none" w:sz="0" w:space="0" w:color="auto"/>
        <w:right w:val="none" w:sz="0" w:space="0" w:color="auto"/>
      </w:divBdr>
    </w:div>
    <w:div w:id="686491765">
      <w:bodyDiv w:val="1"/>
      <w:marLeft w:val="0"/>
      <w:marRight w:val="0"/>
      <w:marTop w:val="0"/>
      <w:marBottom w:val="0"/>
      <w:divBdr>
        <w:top w:val="none" w:sz="0" w:space="0" w:color="auto"/>
        <w:left w:val="none" w:sz="0" w:space="0" w:color="auto"/>
        <w:bottom w:val="none" w:sz="0" w:space="0" w:color="auto"/>
        <w:right w:val="none" w:sz="0" w:space="0" w:color="auto"/>
      </w:divBdr>
    </w:div>
    <w:div w:id="686635371">
      <w:bodyDiv w:val="1"/>
      <w:marLeft w:val="0"/>
      <w:marRight w:val="0"/>
      <w:marTop w:val="0"/>
      <w:marBottom w:val="0"/>
      <w:divBdr>
        <w:top w:val="none" w:sz="0" w:space="0" w:color="auto"/>
        <w:left w:val="none" w:sz="0" w:space="0" w:color="auto"/>
        <w:bottom w:val="none" w:sz="0" w:space="0" w:color="auto"/>
        <w:right w:val="none" w:sz="0" w:space="0" w:color="auto"/>
      </w:divBdr>
    </w:div>
    <w:div w:id="686641227">
      <w:bodyDiv w:val="1"/>
      <w:marLeft w:val="0"/>
      <w:marRight w:val="0"/>
      <w:marTop w:val="0"/>
      <w:marBottom w:val="0"/>
      <w:divBdr>
        <w:top w:val="none" w:sz="0" w:space="0" w:color="auto"/>
        <w:left w:val="none" w:sz="0" w:space="0" w:color="auto"/>
        <w:bottom w:val="none" w:sz="0" w:space="0" w:color="auto"/>
        <w:right w:val="none" w:sz="0" w:space="0" w:color="auto"/>
      </w:divBdr>
    </w:div>
    <w:div w:id="686709915">
      <w:bodyDiv w:val="1"/>
      <w:marLeft w:val="0"/>
      <w:marRight w:val="0"/>
      <w:marTop w:val="0"/>
      <w:marBottom w:val="0"/>
      <w:divBdr>
        <w:top w:val="none" w:sz="0" w:space="0" w:color="auto"/>
        <w:left w:val="none" w:sz="0" w:space="0" w:color="auto"/>
        <w:bottom w:val="none" w:sz="0" w:space="0" w:color="auto"/>
        <w:right w:val="none" w:sz="0" w:space="0" w:color="auto"/>
      </w:divBdr>
    </w:div>
    <w:div w:id="686948622">
      <w:bodyDiv w:val="1"/>
      <w:marLeft w:val="0"/>
      <w:marRight w:val="0"/>
      <w:marTop w:val="0"/>
      <w:marBottom w:val="0"/>
      <w:divBdr>
        <w:top w:val="none" w:sz="0" w:space="0" w:color="auto"/>
        <w:left w:val="none" w:sz="0" w:space="0" w:color="auto"/>
        <w:bottom w:val="none" w:sz="0" w:space="0" w:color="auto"/>
        <w:right w:val="none" w:sz="0" w:space="0" w:color="auto"/>
      </w:divBdr>
    </w:div>
    <w:div w:id="686948795">
      <w:bodyDiv w:val="1"/>
      <w:marLeft w:val="0"/>
      <w:marRight w:val="0"/>
      <w:marTop w:val="0"/>
      <w:marBottom w:val="0"/>
      <w:divBdr>
        <w:top w:val="none" w:sz="0" w:space="0" w:color="auto"/>
        <w:left w:val="none" w:sz="0" w:space="0" w:color="auto"/>
        <w:bottom w:val="none" w:sz="0" w:space="0" w:color="auto"/>
        <w:right w:val="none" w:sz="0" w:space="0" w:color="auto"/>
      </w:divBdr>
    </w:div>
    <w:div w:id="687216537">
      <w:bodyDiv w:val="1"/>
      <w:marLeft w:val="0"/>
      <w:marRight w:val="0"/>
      <w:marTop w:val="0"/>
      <w:marBottom w:val="0"/>
      <w:divBdr>
        <w:top w:val="none" w:sz="0" w:space="0" w:color="auto"/>
        <w:left w:val="none" w:sz="0" w:space="0" w:color="auto"/>
        <w:bottom w:val="none" w:sz="0" w:space="0" w:color="auto"/>
        <w:right w:val="none" w:sz="0" w:space="0" w:color="auto"/>
      </w:divBdr>
    </w:div>
    <w:div w:id="687373342">
      <w:bodyDiv w:val="1"/>
      <w:marLeft w:val="0"/>
      <w:marRight w:val="0"/>
      <w:marTop w:val="0"/>
      <w:marBottom w:val="0"/>
      <w:divBdr>
        <w:top w:val="none" w:sz="0" w:space="0" w:color="auto"/>
        <w:left w:val="none" w:sz="0" w:space="0" w:color="auto"/>
        <w:bottom w:val="none" w:sz="0" w:space="0" w:color="auto"/>
        <w:right w:val="none" w:sz="0" w:space="0" w:color="auto"/>
      </w:divBdr>
    </w:div>
    <w:div w:id="687487735">
      <w:bodyDiv w:val="1"/>
      <w:marLeft w:val="0"/>
      <w:marRight w:val="0"/>
      <w:marTop w:val="0"/>
      <w:marBottom w:val="0"/>
      <w:divBdr>
        <w:top w:val="none" w:sz="0" w:space="0" w:color="auto"/>
        <w:left w:val="none" w:sz="0" w:space="0" w:color="auto"/>
        <w:bottom w:val="none" w:sz="0" w:space="0" w:color="auto"/>
        <w:right w:val="none" w:sz="0" w:space="0" w:color="auto"/>
      </w:divBdr>
    </w:div>
    <w:div w:id="688024605">
      <w:bodyDiv w:val="1"/>
      <w:marLeft w:val="0"/>
      <w:marRight w:val="0"/>
      <w:marTop w:val="0"/>
      <w:marBottom w:val="0"/>
      <w:divBdr>
        <w:top w:val="none" w:sz="0" w:space="0" w:color="auto"/>
        <w:left w:val="none" w:sz="0" w:space="0" w:color="auto"/>
        <w:bottom w:val="none" w:sz="0" w:space="0" w:color="auto"/>
        <w:right w:val="none" w:sz="0" w:space="0" w:color="auto"/>
      </w:divBdr>
    </w:div>
    <w:div w:id="688331793">
      <w:bodyDiv w:val="1"/>
      <w:marLeft w:val="0"/>
      <w:marRight w:val="0"/>
      <w:marTop w:val="0"/>
      <w:marBottom w:val="0"/>
      <w:divBdr>
        <w:top w:val="none" w:sz="0" w:space="0" w:color="auto"/>
        <w:left w:val="none" w:sz="0" w:space="0" w:color="auto"/>
        <w:bottom w:val="none" w:sz="0" w:space="0" w:color="auto"/>
        <w:right w:val="none" w:sz="0" w:space="0" w:color="auto"/>
      </w:divBdr>
    </w:div>
    <w:div w:id="688482200">
      <w:bodyDiv w:val="1"/>
      <w:marLeft w:val="0"/>
      <w:marRight w:val="0"/>
      <w:marTop w:val="0"/>
      <w:marBottom w:val="0"/>
      <w:divBdr>
        <w:top w:val="none" w:sz="0" w:space="0" w:color="auto"/>
        <w:left w:val="none" w:sz="0" w:space="0" w:color="auto"/>
        <w:bottom w:val="none" w:sz="0" w:space="0" w:color="auto"/>
        <w:right w:val="none" w:sz="0" w:space="0" w:color="auto"/>
      </w:divBdr>
    </w:div>
    <w:div w:id="688525157">
      <w:bodyDiv w:val="1"/>
      <w:marLeft w:val="0"/>
      <w:marRight w:val="0"/>
      <w:marTop w:val="0"/>
      <w:marBottom w:val="0"/>
      <w:divBdr>
        <w:top w:val="none" w:sz="0" w:space="0" w:color="auto"/>
        <w:left w:val="none" w:sz="0" w:space="0" w:color="auto"/>
        <w:bottom w:val="none" w:sz="0" w:space="0" w:color="auto"/>
        <w:right w:val="none" w:sz="0" w:space="0" w:color="auto"/>
      </w:divBdr>
    </w:div>
    <w:div w:id="688533350">
      <w:bodyDiv w:val="1"/>
      <w:marLeft w:val="0"/>
      <w:marRight w:val="0"/>
      <w:marTop w:val="0"/>
      <w:marBottom w:val="0"/>
      <w:divBdr>
        <w:top w:val="none" w:sz="0" w:space="0" w:color="auto"/>
        <w:left w:val="none" w:sz="0" w:space="0" w:color="auto"/>
        <w:bottom w:val="none" w:sz="0" w:space="0" w:color="auto"/>
        <w:right w:val="none" w:sz="0" w:space="0" w:color="auto"/>
      </w:divBdr>
    </w:div>
    <w:div w:id="688600990">
      <w:bodyDiv w:val="1"/>
      <w:marLeft w:val="0"/>
      <w:marRight w:val="0"/>
      <w:marTop w:val="0"/>
      <w:marBottom w:val="0"/>
      <w:divBdr>
        <w:top w:val="none" w:sz="0" w:space="0" w:color="auto"/>
        <w:left w:val="none" w:sz="0" w:space="0" w:color="auto"/>
        <w:bottom w:val="none" w:sz="0" w:space="0" w:color="auto"/>
        <w:right w:val="none" w:sz="0" w:space="0" w:color="auto"/>
      </w:divBdr>
    </w:div>
    <w:div w:id="688605228">
      <w:bodyDiv w:val="1"/>
      <w:marLeft w:val="0"/>
      <w:marRight w:val="0"/>
      <w:marTop w:val="0"/>
      <w:marBottom w:val="0"/>
      <w:divBdr>
        <w:top w:val="none" w:sz="0" w:space="0" w:color="auto"/>
        <w:left w:val="none" w:sz="0" w:space="0" w:color="auto"/>
        <w:bottom w:val="none" w:sz="0" w:space="0" w:color="auto"/>
        <w:right w:val="none" w:sz="0" w:space="0" w:color="auto"/>
      </w:divBdr>
    </w:div>
    <w:div w:id="688943909">
      <w:bodyDiv w:val="1"/>
      <w:marLeft w:val="0"/>
      <w:marRight w:val="0"/>
      <w:marTop w:val="0"/>
      <w:marBottom w:val="0"/>
      <w:divBdr>
        <w:top w:val="none" w:sz="0" w:space="0" w:color="auto"/>
        <w:left w:val="none" w:sz="0" w:space="0" w:color="auto"/>
        <w:bottom w:val="none" w:sz="0" w:space="0" w:color="auto"/>
        <w:right w:val="none" w:sz="0" w:space="0" w:color="auto"/>
      </w:divBdr>
    </w:div>
    <w:div w:id="689726514">
      <w:bodyDiv w:val="1"/>
      <w:marLeft w:val="0"/>
      <w:marRight w:val="0"/>
      <w:marTop w:val="0"/>
      <w:marBottom w:val="0"/>
      <w:divBdr>
        <w:top w:val="none" w:sz="0" w:space="0" w:color="auto"/>
        <w:left w:val="none" w:sz="0" w:space="0" w:color="auto"/>
        <w:bottom w:val="none" w:sz="0" w:space="0" w:color="auto"/>
        <w:right w:val="none" w:sz="0" w:space="0" w:color="auto"/>
      </w:divBdr>
    </w:div>
    <w:div w:id="689836799">
      <w:bodyDiv w:val="1"/>
      <w:marLeft w:val="0"/>
      <w:marRight w:val="0"/>
      <w:marTop w:val="0"/>
      <w:marBottom w:val="0"/>
      <w:divBdr>
        <w:top w:val="none" w:sz="0" w:space="0" w:color="auto"/>
        <w:left w:val="none" w:sz="0" w:space="0" w:color="auto"/>
        <w:bottom w:val="none" w:sz="0" w:space="0" w:color="auto"/>
        <w:right w:val="none" w:sz="0" w:space="0" w:color="auto"/>
      </w:divBdr>
    </w:div>
    <w:div w:id="689841240">
      <w:bodyDiv w:val="1"/>
      <w:marLeft w:val="0"/>
      <w:marRight w:val="0"/>
      <w:marTop w:val="0"/>
      <w:marBottom w:val="0"/>
      <w:divBdr>
        <w:top w:val="none" w:sz="0" w:space="0" w:color="auto"/>
        <w:left w:val="none" w:sz="0" w:space="0" w:color="auto"/>
        <w:bottom w:val="none" w:sz="0" w:space="0" w:color="auto"/>
        <w:right w:val="none" w:sz="0" w:space="0" w:color="auto"/>
      </w:divBdr>
    </w:div>
    <w:div w:id="690033922">
      <w:bodyDiv w:val="1"/>
      <w:marLeft w:val="0"/>
      <w:marRight w:val="0"/>
      <w:marTop w:val="0"/>
      <w:marBottom w:val="0"/>
      <w:divBdr>
        <w:top w:val="none" w:sz="0" w:space="0" w:color="auto"/>
        <w:left w:val="none" w:sz="0" w:space="0" w:color="auto"/>
        <w:bottom w:val="none" w:sz="0" w:space="0" w:color="auto"/>
        <w:right w:val="none" w:sz="0" w:space="0" w:color="auto"/>
      </w:divBdr>
    </w:div>
    <w:div w:id="690497319">
      <w:bodyDiv w:val="1"/>
      <w:marLeft w:val="0"/>
      <w:marRight w:val="0"/>
      <w:marTop w:val="0"/>
      <w:marBottom w:val="0"/>
      <w:divBdr>
        <w:top w:val="none" w:sz="0" w:space="0" w:color="auto"/>
        <w:left w:val="none" w:sz="0" w:space="0" w:color="auto"/>
        <w:bottom w:val="none" w:sz="0" w:space="0" w:color="auto"/>
        <w:right w:val="none" w:sz="0" w:space="0" w:color="auto"/>
      </w:divBdr>
    </w:div>
    <w:div w:id="690498854">
      <w:bodyDiv w:val="1"/>
      <w:marLeft w:val="0"/>
      <w:marRight w:val="0"/>
      <w:marTop w:val="0"/>
      <w:marBottom w:val="0"/>
      <w:divBdr>
        <w:top w:val="none" w:sz="0" w:space="0" w:color="auto"/>
        <w:left w:val="none" w:sz="0" w:space="0" w:color="auto"/>
        <w:bottom w:val="none" w:sz="0" w:space="0" w:color="auto"/>
        <w:right w:val="none" w:sz="0" w:space="0" w:color="auto"/>
      </w:divBdr>
    </w:div>
    <w:div w:id="690568528">
      <w:bodyDiv w:val="1"/>
      <w:marLeft w:val="0"/>
      <w:marRight w:val="0"/>
      <w:marTop w:val="0"/>
      <w:marBottom w:val="0"/>
      <w:divBdr>
        <w:top w:val="none" w:sz="0" w:space="0" w:color="auto"/>
        <w:left w:val="none" w:sz="0" w:space="0" w:color="auto"/>
        <w:bottom w:val="none" w:sz="0" w:space="0" w:color="auto"/>
        <w:right w:val="none" w:sz="0" w:space="0" w:color="auto"/>
      </w:divBdr>
    </w:div>
    <w:div w:id="690759322">
      <w:bodyDiv w:val="1"/>
      <w:marLeft w:val="0"/>
      <w:marRight w:val="0"/>
      <w:marTop w:val="0"/>
      <w:marBottom w:val="0"/>
      <w:divBdr>
        <w:top w:val="none" w:sz="0" w:space="0" w:color="auto"/>
        <w:left w:val="none" w:sz="0" w:space="0" w:color="auto"/>
        <w:bottom w:val="none" w:sz="0" w:space="0" w:color="auto"/>
        <w:right w:val="none" w:sz="0" w:space="0" w:color="auto"/>
      </w:divBdr>
    </w:div>
    <w:div w:id="690885809">
      <w:bodyDiv w:val="1"/>
      <w:marLeft w:val="0"/>
      <w:marRight w:val="0"/>
      <w:marTop w:val="0"/>
      <w:marBottom w:val="0"/>
      <w:divBdr>
        <w:top w:val="none" w:sz="0" w:space="0" w:color="auto"/>
        <w:left w:val="none" w:sz="0" w:space="0" w:color="auto"/>
        <w:bottom w:val="none" w:sz="0" w:space="0" w:color="auto"/>
        <w:right w:val="none" w:sz="0" w:space="0" w:color="auto"/>
      </w:divBdr>
    </w:div>
    <w:div w:id="691152756">
      <w:bodyDiv w:val="1"/>
      <w:marLeft w:val="0"/>
      <w:marRight w:val="0"/>
      <w:marTop w:val="0"/>
      <w:marBottom w:val="0"/>
      <w:divBdr>
        <w:top w:val="none" w:sz="0" w:space="0" w:color="auto"/>
        <w:left w:val="none" w:sz="0" w:space="0" w:color="auto"/>
        <w:bottom w:val="none" w:sz="0" w:space="0" w:color="auto"/>
        <w:right w:val="none" w:sz="0" w:space="0" w:color="auto"/>
      </w:divBdr>
    </w:div>
    <w:div w:id="691416069">
      <w:bodyDiv w:val="1"/>
      <w:marLeft w:val="0"/>
      <w:marRight w:val="0"/>
      <w:marTop w:val="0"/>
      <w:marBottom w:val="0"/>
      <w:divBdr>
        <w:top w:val="none" w:sz="0" w:space="0" w:color="auto"/>
        <w:left w:val="none" w:sz="0" w:space="0" w:color="auto"/>
        <w:bottom w:val="none" w:sz="0" w:space="0" w:color="auto"/>
        <w:right w:val="none" w:sz="0" w:space="0" w:color="auto"/>
      </w:divBdr>
    </w:div>
    <w:div w:id="691536555">
      <w:bodyDiv w:val="1"/>
      <w:marLeft w:val="0"/>
      <w:marRight w:val="0"/>
      <w:marTop w:val="0"/>
      <w:marBottom w:val="0"/>
      <w:divBdr>
        <w:top w:val="none" w:sz="0" w:space="0" w:color="auto"/>
        <w:left w:val="none" w:sz="0" w:space="0" w:color="auto"/>
        <w:bottom w:val="none" w:sz="0" w:space="0" w:color="auto"/>
        <w:right w:val="none" w:sz="0" w:space="0" w:color="auto"/>
      </w:divBdr>
    </w:div>
    <w:div w:id="691688233">
      <w:bodyDiv w:val="1"/>
      <w:marLeft w:val="0"/>
      <w:marRight w:val="0"/>
      <w:marTop w:val="0"/>
      <w:marBottom w:val="0"/>
      <w:divBdr>
        <w:top w:val="none" w:sz="0" w:space="0" w:color="auto"/>
        <w:left w:val="none" w:sz="0" w:space="0" w:color="auto"/>
        <w:bottom w:val="none" w:sz="0" w:space="0" w:color="auto"/>
        <w:right w:val="none" w:sz="0" w:space="0" w:color="auto"/>
      </w:divBdr>
    </w:div>
    <w:div w:id="691802308">
      <w:bodyDiv w:val="1"/>
      <w:marLeft w:val="0"/>
      <w:marRight w:val="0"/>
      <w:marTop w:val="0"/>
      <w:marBottom w:val="0"/>
      <w:divBdr>
        <w:top w:val="none" w:sz="0" w:space="0" w:color="auto"/>
        <w:left w:val="none" w:sz="0" w:space="0" w:color="auto"/>
        <w:bottom w:val="none" w:sz="0" w:space="0" w:color="auto"/>
        <w:right w:val="none" w:sz="0" w:space="0" w:color="auto"/>
      </w:divBdr>
    </w:div>
    <w:div w:id="691958232">
      <w:bodyDiv w:val="1"/>
      <w:marLeft w:val="0"/>
      <w:marRight w:val="0"/>
      <w:marTop w:val="0"/>
      <w:marBottom w:val="0"/>
      <w:divBdr>
        <w:top w:val="none" w:sz="0" w:space="0" w:color="auto"/>
        <w:left w:val="none" w:sz="0" w:space="0" w:color="auto"/>
        <w:bottom w:val="none" w:sz="0" w:space="0" w:color="auto"/>
        <w:right w:val="none" w:sz="0" w:space="0" w:color="auto"/>
      </w:divBdr>
    </w:div>
    <w:div w:id="691998205">
      <w:bodyDiv w:val="1"/>
      <w:marLeft w:val="0"/>
      <w:marRight w:val="0"/>
      <w:marTop w:val="0"/>
      <w:marBottom w:val="0"/>
      <w:divBdr>
        <w:top w:val="none" w:sz="0" w:space="0" w:color="auto"/>
        <w:left w:val="none" w:sz="0" w:space="0" w:color="auto"/>
        <w:bottom w:val="none" w:sz="0" w:space="0" w:color="auto"/>
        <w:right w:val="none" w:sz="0" w:space="0" w:color="auto"/>
      </w:divBdr>
    </w:div>
    <w:div w:id="692537966">
      <w:bodyDiv w:val="1"/>
      <w:marLeft w:val="0"/>
      <w:marRight w:val="0"/>
      <w:marTop w:val="0"/>
      <w:marBottom w:val="0"/>
      <w:divBdr>
        <w:top w:val="none" w:sz="0" w:space="0" w:color="auto"/>
        <w:left w:val="none" w:sz="0" w:space="0" w:color="auto"/>
        <w:bottom w:val="none" w:sz="0" w:space="0" w:color="auto"/>
        <w:right w:val="none" w:sz="0" w:space="0" w:color="auto"/>
      </w:divBdr>
    </w:div>
    <w:div w:id="692726634">
      <w:bodyDiv w:val="1"/>
      <w:marLeft w:val="0"/>
      <w:marRight w:val="0"/>
      <w:marTop w:val="0"/>
      <w:marBottom w:val="0"/>
      <w:divBdr>
        <w:top w:val="none" w:sz="0" w:space="0" w:color="auto"/>
        <w:left w:val="none" w:sz="0" w:space="0" w:color="auto"/>
        <w:bottom w:val="none" w:sz="0" w:space="0" w:color="auto"/>
        <w:right w:val="none" w:sz="0" w:space="0" w:color="auto"/>
      </w:divBdr>
    </w:div>
    <w:div w:id="692801385">
      <w:bodyDiv w:val="1"/>
      <w:marLeft w:val="0"/>
      <w:marRight w:val="0"/>
      <w:marTop w:val="0"/>
      <w:marBottom w:val="0"/>
      <w:divBdr>
        <w:top w:val="none" w:sz="0" w:space="0" w:color="auto"/>
        <w:left w:val="none" w:sz="0" w:space="0" w:color="auto"/>
        <w:bottom w:val="none" w:sz="0" w:space="0" w:color="auto"/>
        <w:right w:val="none" w:sz="0" w:space="0" w:color="auto"/>
      </w:divBdr>
    </w:div>
    <w:div w:id="693000107">
      <w:bodyDiv w:val="1"/>
      <w:marLeft w:val="0"/>
      <w:marRight w:val="0"/>
      <w:marTop w:val="0"/>
      <w:marBottom w:val="0"/>
      <w:divBdr>
        <w:top w:val="none" w:sz="0" w:space="0" w:color="auto"/>
        <w:left w:val="none" w:sz="0" w:space="0" w:color="auto"/>
        <w:bottom w:val="none" w:sz="0" w:space="0" w:color="auto"/>
        <w:right w:val="none" w:sz="0" w:space="0" w:color="auto"/>
      </w:divBdr>
    </w:div>
    <w:div w:id="693187926">
      <w:bodyDiv w:val="1"/>
      <w:marLeft w:val="0"/>
      <w:marRight w:val="0"/>
      <w:marTop w:val="0"/>
      <w:marBottom w:val="0"/>
      <w:divBdr>
        <w:top w:val="none" w:sz="0" w:space="0" w:color="auto"/>
        <w:left w:val="none" w:sz="0" w:space="0" w:color="auto"/>
        <w:bottom w:val="none" w:sz="0" w:space="0" w:color="auto"/>
        <w:right w:val="none" w:sz="0" w:space="0" w:color="auto"/>
      </w:divBdr>
    </w:div>
    <w:div w:id="693385305">
      <w:bodyDiv w:val="1"/>
      <w:marLeft w:val="0"/>
      <w:marRight w:val="0"/>
      <w:marTop w:val="0"/>
      <w:marBottom w:val="0"/>
      <w:divBdr>
        <w:top w:val="none" w:sz="0" w:space="0" w:color="auto"/>
        <w:left w:val="none" w:sz="0" w:space="0" w:color="auto"/>
        <w:bottom w:val="none" w:sz="0" w:space="0" w:color="auto"/>
        <w:right w:val="none" w:sz="0" w:space="0" w:color="auto"/>
      </w:divBdr>
    </w:div>
    <w:div w:id="693504292">
      <w:bodyDiv w:val="1"/>
      <w:marLeft w:val="0"/>
      <w:marRight w:val="0"/>
      <w:marTop w:val="0"/>
      <w:marBottom w:val="0"/>
      <w:divBdr>
        <w:top w:val="none" w:sz="0" w:space="0" w:color="auto"/>
        <w:left w:val="none" w:sz="0" w:space="0" w:color="auto"/>
        <w:bottom w:val="none" w:sz="0" w:space="0" w:color="auto"/>
        <w:right w:val="none" w:sz="0" w:space="0" w:color="auto"/>
      </w:divBdr>
    </w:div>
    <w:div w:id="693650021">
      <w:bodyDiv w:val="1"/>
      <w:marLeft w:val="0"/>
      <w:marRight w:val="0"/>
      <w:marTop w:val="0"/>
      <w:marBottom w:val="0"/>
      <w:divBdr>
        <w:top w:val="none" w:sz="0" w:space="0" w:color="auto"/>
        <w:left w:val="none" w:sz="0" w:space="0" w:color="auto"/>
        <w:bottom w:val="none" w:sz="0" w:space="0" w:color="auto"/>
        <w:right w:val="none" w:sz="0" w:space="0" w:color="auto"/>
      </w:divBdr>
    </w:div>
    <w:div w:id="693770553">
      <w:bodyDiv w:val="1"/>
      <w:marLeft w:val="0"/>
      <w:marRight w:val="0"/>
      <w:marTop w:val="0"/>
      <w:marBottom w:val="0"/>
      <w:divBdr>
        <w:top w:val="none" w:sz="0" w:space="0" w:color="auto"/>
        <w:left w:val="none" w:sz="0" w:space="0" w:color="auto"/>
        <w:bottom w:val="none" w:sz="0" w:space="0" w:color="auto"/>
        <w:right w:val="none" w:sz="0" w:space="0" w:color="auto"/>
      </w:divBdr>
    </w:div>
    <w:div w:id="693967040">
      <w:bodyDiv w:val="1"/>
      <w:marLeft w:val="0"/>
      <w:marRight w:val="0"/>
      <w:marTop w:val="0"/>
      <w:marBottom w:val="0"/>
      <w:divBdr>
        <w:top w:val="none" w:sz="0" w:space="0" w:color="auto"/>
        <w:left w:val="none" w:sz="0" w:space="0" w:color="auto"/>
        <w:bottom w:val="none" w:sz="0" w:space="0" w:color="auto"/>
        <w:right w:val="none" w:sz="0" w:space="0" w:color="auto"/>
      </w:divBdr>
    </w:div>
    <w:div w:id="694356064">
      <w:bodyDiv w:val="1"/>
      <w:marLeft w:val="0"/>
      <w:marRight w:val="0"/>
      <w:marTop w:val="0"/>
      <w:marBottom w:val="0"/>
      <w:divBdr>
        <w:top w:val="none" w:sz="0" w:space="0" w:color="auto"/>
        <w:left w:val="none" w:sz="0" w:space="0" w:color="auto"/>
        <w:bottom w:val="none" w:sz="0" w:space="0" w:color="auto"/>
        <w:right w:val="none" w:sz="0" w:space="0" w:color="auto"/>
      </w:divBdr>
    </w:div>
    <w:div w:id="694383144">
      <w:bodyDiv w:val="1"/>
      <w:marLeft w:val="0"/>
      <w:marRight w:val="0"/>
      <w:marTop w:val="0"/>
      <w:marBottom w:val="0"/>
      <w:divBdr>
        <w:top w:val="none" w:sz="0" w:space="0" w:color="auto"/>
        <w:left w:val="none" w:sz="0" w:space="0" w:color="auto"/>
        <w:bottom w:val="none" w:sz="0" w:space="0" w:color="auto"/>
        <w:right w:val="none" w:sz="0" w:space="0" w:color="auto"/>
      </w:divBdr>
    </w:div>
    <w:div w:id="694384383">
      <w:bodyDiv w:val="1"/>
      <w:marLeft w:val="0"/>
      <w:marRight w:val="0"/>
      <w:marTop w:val="0"/>
      <w:marBottom w:val="0"/>
      <w:divBdr>
        <w:top w:val="none" w:sz="0" w:space="0" w:color="auto"/>
        <w:left w:val="none" w:sz="0" w:space="0" w:color="auto"/>
        <w:bottom w:val="none" w:sz="0" w:space="0" w:color="auto"/>
        <w:right w:val="none" w:sz="0" w:space="0" w:color="auto"/>
      </w:divBdr>
    </w:div>
    <w:div w:id="694426810">
      <w:bodyDiv w:val="1"/>
      <w:marLeft w:val="0"/>
      <w:marRight w:val="0"/>
      <w:marTop w:val="0"/>
      <w:marBottom w:val="0"/>
      <w:divBdr>
        <w:top w:val="none" w:sz="0" w:space="0" w:color="auto"/>
        <w:left w:val="none" w:sz="0" w:space="0" w:color="auto"/>
        <w:bottom w:val="none" w:sz="0" w:space="0" w:color="auto"/>
        <w:right w:val="none" w:sz="0" w:space="0" w:color="auto"/>
      </w:divBdr>
    </w:div>
    <w:div w:id="694500607">
      <w:bodyDiv w:val="1"/>
      <w:marLeft w:val="0"/>
      <w:marRight w:val="0"/>
      <w:marTop w:val="0"/>
      <w:marBottom w:val="0"/>
      <w:divBdr>
        <w:top w:val="none" w:sz="0" w:space="0" w:color="auto"/>
        <w:left w:val="none" w:sz="0" w:space="0" w:color="auto"/>
        <w:bottom w:val="none" w:sz="0" w:space="0" w:color="auto"/>
        <w:right w:val="none" w:sz="0" w:space="0" w:color="auto"/>
      </w:divBdr>
    </w:div>
    <w:div w:id="694581263">
      <w:bodyDiv w:val="1"/>
      <w:marLeft w:val="0"/>
      <w:marRight w:val="0"/>
      <w:marTop w:val="0"/>
      <w:marBottom w:val="0"/>
      <w:divBdr>
        <w:top w:val="none" w:sz="0" w:space="0" w:color="auto"/>
        <w:left w:val="none" w:sz="0" w:space="0" w:color="auto"/>
        <w:bottom w:val="none" w:sz="0" w:space="0" w:color="auto"/>
        <w:right w:val="none" w:sz="0" w:space="0" w:color="auto"/>
      </w:divBdr>
    </w:div>
    <w:div w:id="694620178">
      <w:bodyDiv w:val="1"/>
      <w:marLeft w:val="0"/>
      <w:marRight w:val="0"/>
      <w:marTop w:val="0"/>
      <w:marBottom w:val="0"/>
      <w:divBdr>
        <w:top w:val="none" w:sz="0" w:space="0" w:color="auto"/>
        <w:left w:val="none" w:sz="0" w:space="0" w:color="auto"/>
        <w:bottom w:val="none" w:sz="0" w:space="0" w:color="auto"/>
        <w:right w:val="none" w:sz="0" w:space="0" w:color="auto"/>
      </w:divBdr>
    </w:div>
    <w:div w:id="694692708">
      <w:bodyDiv w:val="1"/>
      <w:marLeft w:val="0"/>
      <w:marRight w:val="0"/>
      <w:marTop w:val="0"/>
      <w:marBottom w:val="0"/>
      <w:divBdr>
        <w:top w:val="none" w:sz="0" w:space="0" w:color="auto"/>
        <w:left w:val="none" w:sz="0" w:space="0" w:color="auto"/>
        <w:bottom w:val="none" w:sz="0" w:space="0" w:color="auto"/>
        <w:right w:val="none" w:sz="0" w:space="0" w:color="auto"/>
      </w:divBdr>
    </w:div>
    <w:div w:id="694765903">
      <w:bodyDiv w:val="1"/>
      <w:marLeft w:val="0"/>
      <w:marRight w:val="0"/>
      <w:marTop w:val="0"/>
      <w:marBottom w:val="0"/>
      <w:divBdr>
        <w:top w:val="none" w:sz="0" w:space="0" w:color="auto"/>
        <w:left w:val="none" w:sz="0" w:space="0" w:color="auto"/>
        <w:bottom w:val="none" w:sz="0" w:space="0" w:color="auto"/>
        <w:right w:val="none" w:sz="0" w:space="0" w:color="auto"/>
      </w:divBdr>
    </w:div>
    <w:div w:id="694967985">
      <w:bodyDiv w:val="1"/>
      <w:marLeft w:val="0"/>
      <w:marRight w:val="0"/>
      <w:marTop w:val="0"/>
      <w:marBottom w:val="0"/>
      <w:divBdr>
        <w:top w:val="none" w:sz="0" w:space="0" w:color="auto"/>
        <w:left w:val="none" w:sz="0" w:space="0" w:color="auto"/>
        <w:bottom w:val="none" w:sz="0" w:space="0" w:color="auto"/>
        <w:right w:val="none" w:sz="0" w:space="0" w:color="auto"/>
      </w:divBdr>
    </w:div>
    <w:div w:id="695041540">
      <w:bodyDiv w:val="1"/>
      <w:marLeft w:val="0"/>
      <w:marRight w:val="0"/>
      <w:marTop w:val="0"/>
      <w:marBottom w:val="0"/>
      <w:divBdr>
        <w:top w:val="none" w:sz="0" w:space="0" w:color="auto"/>
        <w:left w:val="none" w:sz="0" w:space="0" w:color="auto"/>
        <w:bottom w:val="none" w:sz="0" w:space="0" w:color="auto"/>
        <w:right w:val="none" w:sz="0" w:space="0" w:color="auto"/>
      </w:divBdr>
    </w:div>
    <w:div w:id="695081265">
      <w:bodyDiv w:val="1"/>
      <w:marLeft w:val="0"/>
      <w:marRight w:val="0"/>
      <w:marTop w:val="0"/>
      <w:marBottom w:val="0"/>
      <w:divBdr>
        <w:top w:val="none" w:sz="0" w:space="0" w:color="auto"/>
        <w:left w:val="none" w:sz="0" w:space="0" w:color="auto"/>
        <w:bottom w:val="none" w:sz="0" w:space="0" w:color="auto"/>
        <w:right w:val="none" w:sz="0" w:space="0" w:color="auto"/>
      </w:divBdr>
    </w:div>
    <w:div w:id="695160630">
      <w:bodyDiv w:val="1"/>
      <w:marLeft w:val="0"/>
      <w:marRight w:val="0"/>
      <w:marTop w:val="0"/>
      <w:marBottom w:val="0"/>
      <w:divBdr>
        <w:top w:val="none" w:sz="0" w:space="0" w:color="auto"/>
        <w:left w:val="none" w:sz="0" w:space="0" w:color="auto"/>
        <w:bottom w:val="none" w:sz="0" w:space="0" w:color="auto"/>
        <w:right w:val="none" w:sz="0" w:space="0" w:color="auto"/>
      </w:divBdr>
    </w:div>
    <w:div w:id="695271767">
      <w:bodyDiv w:val="1"/>
      <w:marLeft w:val="0"/>
      <w:marRight w:val="0"/>
      <w:marTop w:val="0"/>
      <w:marBottom w:val="0"/>
      <w:divBdr>
        <w:top w:val="none" w:sz="0" w:space="0" w:color="auto"/>
        <w:left w:val="none" w:sz="0" w:space="0" w:color="auto"/>
        <w:bottom w:val="none" w:sz="0" w:space="0" w:color="auto"/>
        <w:right w:val="none" w:sz="0" w:space="0" w:color="auto"/>
      </w:divBdr>
    </w:div>
    <w:div w:id="695425787">
      <w:bodyDiv w:val="1"/>
      <w:marLeft w:val="0"/>
      <w:marRight w:val="0"/>
      <w:marTop w:val="0"/>
      <w:marBottom w:val="0"/>
      <w:divBdr>
        <w:top w:val="none" w:sz="0" w:space="0" w:color="auto"/>
        <w:left w:val="none" w:sz="0" w:space="0" w:color="auto"/>
        <w:bottom w:val="none" w:sz="0" w:space="0" w:color="auto"/>
        <w:right w:val="none" w:sz="0" w:space="0" w:color="auto"/>
      </w:divBdr>
    </w:div>
    <w:div w:id="695426190">
      <w:bodyDiv w:val="1"/>
      <w:marLeft w:val="0"/>
      <w:marRight w:val="0"/>
      <w:marTop w:val="0"/>
      <w:marBottom w:val="0"/>
      <w:divBdr>
        <w:top w:val="none" w:sz="0" w:space="0" w:color="auto"/>
        <w:left w:val="none" w:sz="0" w:space="0" w:color="auto"/>
        <w:bottom w:val="none" w:sz="0" w:space="0" w:color="auto"/>
        <w:right w:val="none" w:sz="0" w:space="0" w:color="auto"/>
      </w:divBdr>
    </w:div>
    <w:div w:id="695615832">
      <w:bodyDiv w:val="1"/>
      <w:marLeft w:val="0"/>
      <w:marRight w:val="0"/>
      <w:marTop w:val="0"/>
      <w:marBottom w:val="0"/>
      <w:divBdr>
        <w:top w:val="none" w:sz="0" w:space="0" w:color="auto"/>
        <w:left w:val="none" w:sz="0" w:space="0" w:color="auto"/>
        <w:bottom w:val="none" w:sz="0" w:space="0" w:color="auto"/>
        <w:right w:val="none" w:sz="0" w:space="0" w:color="auto"/>
      </w:divBdr>
    </w:div>
    <w:div w:id="696084528">
      <w:bodyDiv w:val="1"/>
      <w:marLeft w:val="0"/>
      <w:marRight w:val="0"/>
      <w:marTop w:val="0"/>
      <w:marBottom w:val="0"/>
      <w:divBdr>
        <w:top w:val="none" w:sz="0" w:space="0" w:color="auto"/>
        <w:left w:val="none" w:sz="0" w:space="0" w:color="auto"/>
        <w:bottom w:val="none" w:sz="0" w:space="0" w:color="auto"/>
        <w:right w:val="none" w:sz="0" w:space="0" w:color="auto"/>
      </w:divBdr>
    </w:div>
    <w:div w:id="696124081">
      <w:bodyDiv w:val="1"/>
      <w:marLeft w:val="0"/>
      <w:marRight w:val="0"/>
      <w:marTop w:val="0"/>
      <w:marBottom w:val="0"/>
      <w:divBdr>
        <w:top w:val="none" w:sz="0" w:space="0" w:color="auto"/>
        <w:left w:val="none" w:sz="0" w:space="0" w:color="auto"/>
        <w:bottom w:val="none" w:sz="0" w:space="0" w:color="auto"/>
        <w:right w:val="none" w:sz="0" w:space="0" w:color="auto"/>
      </w:divBdr>
    </w:div>
    <w:div w:id="696197476">
      <w:bodyDiv w:val="1"/>
      <w:marLeft w:val="0"/>
      <w:marRight w:val="0"/>
      <w:marTop w:val="0"/>
      <w:marBottom w:val="0"/>
      <w:divBdr>
        <w:top w:val="none" w:sz="0" w:space="0" w:color="auto"/>
        <w:left w:val="none" w:sz="0" w:space="0" w:color="auto"/>
        <w:bottom w:val="none" w:sz="0" w:space="0" w:color="auto"/>
        <w:right w:val="none" w:sz="0" w:space="0" w:color="auto"/>
      </w:divBdr>
    </w:div>
    <w:div w:id="696200514">
      <w:bodyDiv w:val="1"/>
      <w:marLeft w:val="0"/>
      <w:marRight w:val="0"/>
      <w:marTop w:val="0"/>
      <w:marBottom w:val="0"/>
      <w:divBdr>
        <w:top w:val="none" w:sz="0" w:space="0" w:color="auto"/>
        <w:left w:val="none" w:sz="0" w:space="0" w:color="auto"/>
        <w:bottom w:val="none" w:sz="0" w:space="0" w:color="auto"/>
        <w:right w:val="none" w:sz="0" w:space="0" w:color="auto"/>
      </w:divBdr>
    </w:div>
    <w:div w:id="696272349">
      <w:bodyDiv w:val="1"/>
      <w:marLeft w:val="0"/>
      <w:marRight w:val="0"/>
      <w:marTop w:val="0"/>
      <w:marBottom w:val="0"/>
      <w:divBdr>
        <w:top w:val="none" w:sz="0" w:space="0" w:color="auto"/>
        <w:left w:val="none" w:sz="0" w:space="0" w:color="auto"/>
        <w:bottom w:val="none" w:sz="0" w:space="0" w:color="auto"/>
        <w:right w:val="none" w:sz="0" w:space="0" w:color="auto"/>
      </w:divBdr>
    </w:div>
    <w:div w:id="696467085">
      <w:bodyDiv w:val="1"/>
      <w:marLeft w:val="0"/>
      <w:marRight w:val="0"/>
      <w:marTop w:val="0"/>
      <w:marBottom w:val="0"/>
      <w:divBdr>
        <w:top w:val="none" w:sz="0" w:space="0" w:color="auto"/>
        <w:left w:val="none" w:sz="0" w:space="0" w:color="auto"/>
        <w:bottom w:val="none" w:sz="0" w:space="0" w:color="auto"/>
        <w:right w:val="none" w:sz="0" w:space="0" w:color="auto"/>
      </w:divBdr>
    </w:div>
    <w:div w:id="696851957">
      <w:bodyDiv w:val="1"/>
      <w:marLeft w:val="0"/>
      <w:marRight w:val="0"/>
      <w:marTop w:val="0"/>
      <w:marBottom w:val="0"/>
      <w:divBdr>
        <w:top w:val="none" w:sz="0" w:space="0" w:color="auto"/>
        <w:left w:val="none" w:sz="0" w:space="0" w:color="auto"/>
        <w:bottom w:val="none" w:sz="0" w:space="0" w:color="auto"/>
        <w:right w:val="none" w:sz="0" w:space="0" w:color="auto"/>
      </w:divBdr>
    </w:div>
    <w:div w:id="697123056">
      <w:bodyDiv w:val="1"/>
      <w:marLeft w:val="0"/>
      <w:marRight w:val="0"/>
      <w:marTop w:val="0"/>
      <w:marBottom w:val="0"/>
      <w:divBdr>
        <w:top w:val="none" w:sz="0" w:space="0" w:color="auto"/>
        <w:left w:val="none" w:sz="0" w:space="0" w:color="auto"/>
        <w:bottom w:val="none" w:sz="0" w:space="0" w:color="auto"/>
        <w:right w:val="none" w:sz="0" w:space="0" w:color="auto"/>
      </w:divBdr>
    </w:div>
    <w:div w:id="697194582">
      <w:bodyDiv w:val="1"/>
      <w:marLeft w:val="0"/>
      <w:marRight w:val="0"/>
      <w:marTop w:val="0"/>
      <w:marBottom w:val="0"/>
      <w:divBdr>
        <w:top w:val="none" w:sz="0" w:space="0" w:color="auto"/>
        <w:left w:val="none" w:sz="0" w:space="0" w:color="auto"/>
        <w:bottom w:val="none" w:sz="0" w:space="0" w:color="auto"/>
        <w:right w:val="none" w:sz="0" w:space="0" w:color="auto"/>
      </w:divBdr>
    </w:div>
    <w:div w:id="697203029">
      <w:bodyDiv w:val="1"/>
      <w:marLeft w:val="0"/>
      <w:marRight w:val="0"/>
      <w:marTop w:val="0"/>
      <w:marBottom w:val="0"/>
      <w:divBdr>
        <w:top w:val="none" w:sz="0" w:space="0" w:color="auto"/>
        <w:left w:val="none" w:sz="0" w:space="0" w:color="auto"/>
        <w:bottom w:val="none" w:sz="0" w:space="0" w:color="auto"/>
        <w:right w:val="none" w:sz="0" w:space="0" w:color="auto"/>
      </w:divBdr>
    </w:div>
    <w:div w:id="697631194">
      <w:bodyDiv w:val="1"/>
      <w:marLeft w:val="0"/>
      <w:marRight w:val="0"/>
      <w:marTop w:val="0"/>
      <w:marBottom w:val="0"/>
      <w:divBdr>
        <w:top w:val="none" w:sz="0" w:space="0" w:color="auto"/>
        <w:left w:val="none" w:sz="0" w:space="0" w:color="auto"/>
        <w:bottom w:val="none" w:sz="0" w:space="0" w:color="auto"/>
        <w:right w:val="none" w:sz="0" w:space="0" w:color="auto"/>
      </w:divBdr>
    </w:div>
    <w:div w:id="697900961">
      <w:bodyDiv w:val="1"/>
      <w:marLeft w:val="0"/>
      <w:marRight w:val="0"/>
      <w:marTop w:val="0"/>
      <w:marBottom w:val="0"/>
      <w:divBdr>
        <w:top w:val="none" w:sz="0" w:space="0" w:color="auto"/>
        <w:left w:val="none" w:sz="0" w:space="0" w:color="auto"/>
        <w:bottom w:val="none" w:sz="0" w:space="0" w:color="auto"/>
        <w:right w:val="none" w:sz="0" w:space="0" w:color="auto"/>
      </w:divBdr>
    </w:div>
    <w:div w:id="698051442">
      <w:bodyDiv w:val="1"/>
      <w:marLeft w:val="0"/>
      <w:marRight w:val="0"/>
      <w:marTop w:val="0"/>
      <w:marBottom w:val="0"/>
      <w:divBdr>
        <w:top w:val="none" w:sz="0" w:space="0" w:color="auto"/>
        <w:left w:val="none" w:sz="0" w:space="0" w:color="auto"/>
        <w:bottom w:val="none" w:sz="0" w:space="0" w:color="auto"/>
        <w:right w:val="none" w:sz="0" w:space="0" w:color="auto"/>
      </w:divBdr>
    </w:div>
    <w:div w:id="698161257">
      <w:bodyDiv w:val="1"/>
      <w:marLeft w:val="0"/>
      <w:marRight w:val="0"/>
      <w:marTop w:val="0"/>
      <w:marBottom w:val="0"/>
      <w:divBdr>
        <w:top w:val="none" w:sz="0" w:space="0" w:color="auto"/>
        <w:left w:val="none" w:sz="0" w:space="0" w:color="auto"/>
        <w:bottom w:val="none" w:sz="0" w:space="0" w:color="auto"/>
        <w:right w:val="none" w:sz="0" w:space="0" w:color="auto"/>
      </w:divBdr>
    </w:div>
    <w:div w:id="698316647">
      <w:bodyDiv w:val="1"/>
      <w:marLeft w:val="0"/>
      <w:marRight w:val="0"/>
      <w:marTop w:val="0"/>
      <w:marBottom w:val="0"/>
      <w:divBdr>
        <w:top w:val="none" w:sz="0" w:space="0" w:color="auto"/>
        <w:left w:val="none" w:sz="0" w:space="0" w:color="auto"/>
        <w:bottom w:val="none" w:sz="0" w:space="0" w:color="auto"/>
        <w:right w:val="none" w:sz="0" w:space="0" w:color="auto"/>
      </w:divBdr>
    </w:div>
    <w:div w:id="698357014">
      <w:bodyDiv w:val="1"/>
      <w:marLeft w:val="0"/>
      <w:marRight w:val="0"/>
      <w:marTop w:val="0"/>
      <w:marBottom w:val="0"/>
      <w:divBdr>
        <w:top w:val="none" w:sz="0" w:space="0" w:color="auto"/>
        <w:left w:val="none" w:sz="0" w:space="0" w:color="auto"/>
        <w:bottom w:val="none" w:sz="0" w:space="0" w:color="auto"/>
        <w:right w:val="none" w:sz="0" w:space="0" w:color="auto"/>
      </w:divBdr>
    </w:div>
    <w:div w:id="698508399">
      <w:bodyDiv w:val="1"/>
      <w:marLeft w:val="0"/>
      <w:marRight w:val="0"/>
      <w:marTop w:val="0"/>
      <w:marBottom w:val="0"/>
      <w:divBdr>
        <w:top w:val="none" w:sz="0" w:space="0" w:color="auto"/>
        <w:left w:val="none" w:sz="0" w:space="0" w:color="auto"/>
        <w:bottom w:val="none" w:sz="0" w:space="0" w:color="auto"/>
        <w:right w:val="none" w:sz="0" w:space="0" w:color="auto"/>
      </w:divBdr>
    </w:div>
    <w:div w:id="698513626">
      <w:bodyDiv w:val="1"/>
      <w:marLeft w:val="0"/>
      <w:marRight w:val="0"/>
      <w:marTop w:val="0"/>
      <w:marBottom w:val="0"/>
      <w:divBdr>
        <w:top w:val="none" w:sz="0" w:space="0" w:color="auto"/>
        <w:left w:val="none" w:sz="0" w:space="0" w:color="auto"/>
        <w:bottom w:val="none" w:sz="0" w:space="0" w:color="auto"/>
        <w:right w:val="none" w:sz="0" w:space="0" w:color="auto"/>
      </w:divBdr>
    </w:div>
    <w:div w:id="698624207">
      <w:bodyDiv w:val="1"/>
      <w:marLeft w:val="0"/>
      <w:marRight w:val="0"/>
      <w:marTop w:val="0"/>
      <w:marBottom w:val="0"/>
      <w:divBdr>
        <w:top w:val="none" w:sz="0" w:space="0" w:color="auto"/>
        <w:left w:val="none" w:sz="0" w:space="0" w:color="auto"/>
        <w:bottom w:val="none" w:sz="0" w:space="0" w:color="auto"/>
        <w:right w:val="none" w:sz="0" w:space="0" w:color="auto"/>
      </w:divBdr>
    </w:div>
    <w:div w:id="698626550">
      <w:bodyDiv w:val="1"/>
      <w:marLeft w:val="0"/>
      <w:marRight w:val="0"/>
      <w:marTop w:val="0"/>
      <w:marBottom w:val="0"/>
      <w:divBdr>
        <w:top w:val="none" w:sz="0" w:space="0" w:color="auto"/>
        <w:left w:val="none" w:sz="0" w:space="0" w:color="auto"/>
        <w:bottom w:val="none" w:sz="0" w:space="0" w:color="auto"/>
        <w:right w:val="none" w:sz="0" w:space="0" w:color="auto"/>
      </w:divBdr>
    </w:div>
    <w:div w:id="698705674">
      <w:bodyDiv w:val="1"/>
      <w:marLeft w:val="0"/>
      <w:marRight w:val="0"/>
      <w:marTop w:val="0"/>
      <w:marBottom w:val="0"/>
      <w:divBdr>
        <w:top w:val="none" w:sz="0" w:space="0" w:color="auto"/>
        <w:left w:val="none" w:sz="0" w:space="0" w:color="auto"/>
        <w:bottom w:val="none" w:sz="0" w:space="0" w:color="auto"/>
        <w:right w:val="none" w:sz="0" w:space="0" w:color="auto"/>
      </w:divBdr>
    </w:div>
    <w:div w:id="698823163">
      <w:bodyDiv w:val="1"/>
      <w:marLeft w:val="0"/>
      <w:marRight w:val="0"/>
      <w:marTop w:val="0"/>
      <w:marBottom w:val="0"/>
      <w:divBdr>
        <w:top w:val="none" w:sz="0" w:space="0" w:color="auto"/>
        <w:left w:val="none" w:sz="0" w:space="0" w:color="auto"/>
        <w:bottom w:val="none" w:sz="0" w:space="0" w:color="auto"/>
        <w:right w:val="none" w:sz="0" w:space="0" w:color="auto"/>
      </w:divBdr>
    </w:div>
    <w:div w:id="698971414">
      <w:bodyDiv w:val="1"/>
      <w:marLeft w:val="0"/>
      <w:marRight w:val="0"/>
      <w:marTop w:val="0"/>
      <w:marBottom w:val="0"/>
      <w:divBdr>
        <w:top w:val="none" w:sz="0" w:space="0" w:color="auto"/>
        <w:left w:val="none" w:sz="0" w:space="0" w:color="auto"/>
        <w:bottom w:val="none" w:sz="0" w:space="0" w:color="auto"/>
        <w:right w:val="none" w:sz="0" w:space="0" w:color="auto"/>
      </w:divBdr>
    </w:div>
    <w:div w:id="699017958">
      <w:bodyDiv w:val="1"/>
      <w:marLeft w:val="0"/>
      <w:marRight w:val="0"/>
      <w:marTop w:val="0"/>
      <w:marBottom w:val="0"/>
      <w:divBdr>
        <w:top w:val="none" w:sz="0" w:space="0" w:color="auto"/>
        <w:left w:val="none" w:sz="0" w:space="0" w:color="auto"/>
        <w:bottom w:val="none" w:sz="0" w:space="0" w:color="auto"/>
        <w:right w:val="none" w:sz="0" w:space="0" w:color="auto"/>
      </w:divBdr>
    </w:div>
    <w:div w:id="699819729">
      <w:bodyDiv w:val="1"/>
      <w:marLeft w:val="0"/>
      <w:marRight w:val="0"/>
      <w:marTop w:val="0"/>
      <w:marBottom w:val="0"/>
      <w:divBdr>
        <w:top w:val="none" w:sz="0" w:space="0" w:color="auto"/>
        <w:left w:val="none" w:sz="0" w:space="0" w:color="auto"/>
        <w:bottom w:val="none" w:sz="0" w:space="0" w:color="auto"/>
        <w:right w:val="none" w:sz="0" w:space="0" w:color="auto"/>
      </w:divBdr>
    </w:div>
    <w:div w:id="699823548">
      <w:bodyDiv w:val="1"/>
      <w:marLeft w:val="0"/>
      <w:marRight w:val="0"/>
      <w:marTop w:val="0"/>
      <w:marBottom w:val="0"/>
      <w:divBdr>
        <w:top w:val="none" w:sz="0" w:space="0" w:color="auto"/>
        <w:left w:val="none" w:sz="0" w:space="0" w:color="auto"/>
        <w:bottom w:val="none" w:sz="0" w:space="0" w:color="auto"/>
        <w:right w:val="none" w:sz="0" w:space="0" w:color="auto"/>
      </w:divBdr>
    </w:div>
    <w:div w:id="700129739">
      <w:bodyDiv w:val="1"/>
      <w:marLeft w:val="0"/>
      <w:marRight w:val="0"/>
      <w:marTop w:val="0"/>
      <w:marBottom w:val="0"/>
      <w:divBdr>
        <w:top w:val="none" w:sz="0" w:space="0" w:color="auto"/>
        <w:left w:val="none" w:sz="0" w:space="0" w:color="auto"/>
        <w:bottom w:val="none" w:sz="0" w:space="0" w:color="auto"/>
        <w:right w:val="none" w:sz="0" w:space="0" w:color="auto"/>
      </w:divBdr>
    </w:div>
    <w:div w:id="700980475">
      <w:bodyDiv w:val="1"/>
      <w:marLeft w:val="0"/>
      <w:marRight w:val="0"/>
      <w:marTop w:val="0"/>
      <w:marBottom w:val="0"/>
      <w:divBdr>
        <w:top w:val="none" w:sz="0" w:space="0" w:color="auto"/>
        <w:left w:val="none" w:sz="0" w:space="0" w:color="auto"/>
        <w:bottom w:val="none" w:sz="0" w:space="0" w:color="auto"/>
        <w:right w:val="none" w:sz="0" w:space="0" w:color="auto"/>
      </w:divBdr>
    </w:div>
    <w:div w:id="701320108">
      <w:bodyDiv w:val="1"/>
      <w:marLeft w:val="0"/>
      <w:marRight w:val="0"/>
      <w:marTop w:val="0"/>
      <w:marBottom w:val="0"/>
      <w:divBdr>
        <w:top w:val="none" w:sz="0" w:space="0" w:color="auto"/>
        <w:left w:val="none" w:sz="0" w:space="0" w:color="auto"/>
        <w:bottom w:val="none" w:sz="0" w:space="0" w:color="auto"/>
        <w:right w:val="none" w:sz="0" w:space="0" w:color="auto"/>
      </w:divBdr>
    </w:div>
    <w:div w:id="701326155">
      <w:bodyDiv w:val="1"/>
      <w:marLeft w:val="0"/>
      <w:marRight w:val="0"/>
      <w:marTop w:val="0"/>
      <w:marBottom w:val="0"/>
      <w:divBdr>
        <w:top w:val="none" w:sz="0" w:space="0" w:color="auto"/>
        <w:left w:val="none" w:sz="0" w:space="0" w:color="auto"/>
        <w:bottom w:val="none" w:sz="0" w:space="0" w:color="auto"/>
        <w:right w:val="none" w:sz="0" w:space="0" w:color="auto"/>
      </w:divBdr>
    </w:div>
    <w:div w:id="701440968">
      <w:bodyDiv w:val="1"/>
      <w:marLeft w:val="0"/>
      <w:marRight w:val="0"/>
      <w:marTop w:val="0"/>
      <w:marBottom w:val="0"/>
      <w:divBdr>
        <w:top w:val="none" w:sz="0" w:space="0" w:color="auto"/>
        <w:left w:val="none" w:sz="0" w:space="0" w:color="auto"/>
        <w:bottom w:val="none" w:sz="0" w:space="0" w:color="auto"/>
        <w:right w:val="none" w:sz="0" w:space="0" w:color="auto"/>
      </w:divBdr>
    </w:div>
    <w:div w:id="701441413">
      <w:bodyDiv w:val="1"/>
      <w:marLeft w:val="0"/>
      <w:marRight w:val="0"/>
      <w:marTop w:val="0"/>
      <w:marBottom w:val="0"/>
      <w:divBdr>
        <w:top w:val="none" w:sz="0" w:space="0" w:color="auto"/>
        <w:left w:val="none" w:sz="0" w:space="0" w:color="auto"/>
        <w:bottom w:val="none" w:sz="0" w:space="0" w:color="auto"/>
        <w:right w:val="none" w:sz="0" w:space="0" w:color="auto"/>
      </w:divBdr>
    </w:div>
    <w:div w:id="701595381">
      <w:bodyDiv w:val="1"/>
      <w:marLeft w:val="0"/>
      <w:marRight w:val="0"/>
      <w:marTop w:val="0"/>
      <w:marBottom w:val="0"/>
      <w:divBdr>
        <w:top w:val="none" w:sz="0" w:space="0" w:color="auto"/>
        <w:left w:val="none" w:sz="0" w:space="0" w:color="auto"/>
        <w:bottom w:val="none" w:sz="0" w:space="0" w:color="auto"/>
        <w:right w:val="none" w:sz="0" w:space="0" w:color="auto"/>
      </w:divBdr>
    </w:div>
    <w:div w:id="701901071">
      <w:bodyDiv w:val="1"/>
      <w:marLeft w:val="0"/>
      <w:marRight w:val="0"/>
      <w:marTop w:val="0"/>
      <w:marBottom w:val="0"/>
      <w:divBdr>
        <w:top w:val="none" w:sz="0" w:space="0" w:color="auto"/>
        <w:left w:val="none" w:sz="0" w:space="0" w:color="auto"/>
        <w:bottom w:val="none" w:sz="0" w:space="0" w:color="auto"/>
        <w:right w:val="none" w:sz="0" w:space="0" w:color="auto"/>
      </w:divBdr>
    </w:div>
    <w:div w:id="701977571">
      <w:bodyDiv w:val="1"/>
      <w:marLeft w:val="0"/>
      <w:marRight w:val="0"/>
      <w:marTop w:val="0"/>
      <w:marBottom w:val="0"/>
      <w:divBdr>
        <w:top w:val="none" w:sz="0" w:space="0" w:color="auto"/>
        <w:left w:val="none" w:sz="0" w:space="0" w:color="auto"/>
        <w:bottom w:val="none" w:sz="0" w:space="0" w:color="auto"/>
        <w:right w:val="none" w:sz="0" w:space="0" w:color="auto"/>
      </w:divBdr>
    </w:div>
    <w:div w:id="702167598">
      <w:bodyDiv w:val="1"/>
      <w:marLeft w:val="0"/>
      <w:marRight w:val="0"/>
      <w:marTop w:val="0"/>
      <w:marBottom w:val="0"/>
      <w:divBdr>
        <w:top w:val="none" w:sz="0" w:space="0" w:color="auto"/>
        <w:left w:val="none" w:sz="0" w:space="0" w:color="auto"/>
        <w:bottom w:val="none" w:sz="0" w:space="0" w:color="auto"/>
        <w:right w:val="none" w:sz="0" w:space="0" w:color="auto"/>
      </w:divBdr>
    </w:div>
    <w:div w:id="702168878">
      <w:bodyDiv w:val="1"/>
      <w:marLeft w:val="0"/>
      <w:marRight w:val="0"/>
      <w:marTop w:val="0"/>
      <w:marBottom w:val="0"/>
      <w:divBdr>
        <w:top w:val="none" w:sz="0" w:space="0" w:color="auto"/>
        <w:left w:val="none" w:sz="0" w:space="0" w:color="auto"/>
        <w:bottom w:val="none" w:sz="0" w:space="0" w:color="auto"/>
        <w:right w:val="none" w:sz="0" w:space="0" w:color="auto"/>
      </w:divBdr>
    </w:div>
    <w:div w:id="702291254">
      <w:bodyDiv w:val="1"/>
      <w:marLeft w:val="0"/>
      <w:marRight w:val="0"/>
      <w:marTop w:val="0"/>
      <w:marBottom w:val="0"/>
      <w:divBdr>
        <w:top w:val="none" w:sz="0" w:space="0" w:color="auto"/>
        <w:left w:val="none" w:sz="0" w:space="0" w:color="auto"/>
        <w:bottom w:val="none" w:sz="0" w:space="0" w:color="auto"/>
        <w:right w:val="none" w:sz="0" w:space="0" w:color="auto"/>
      </w:divBdr>
    </w:div>
    <w:div w:id="702436361">
      <w:bodyDiv w:val="1"/>
      <w:marLeft w:val="0"/>
      <w:marRight w:val="0"/>
      <w:marTop w:val="0"/>
      <w:marBottom w:val="0"/>
      <w:divBdr>
        <w:top w:val="none" w:sz="0" w:space="0" w:color="auto"/>
        <w:left w:val="none" w:sz="0" w:space="0" w:color="auto"/>
        <w:bottom w:val="none" w:sz="0" w:space="0" w:color="auto"/>
        <w:right w:val="none" w:sz="0" w:space="0" w:color="auto"/>
      </w:divBdr>
    </w:div>
    <w:div w:id="702487727">
      <w:bodyDiv w:val="1"/>
      <w:marLeft w:val="0"/>
      <w:marRight w:val="0"/>
      <w:marTop w:val="0"/>
      <w:marBottom w:val="0"/>
      <w:divBdr>
        <w:top w:val="none" w:sz="0" w:space="0" w:color="auto"/>
        <w:left w:val="none" w:sz="0" w:space="0" w:color="auto"/>
        <w:bottom w:val="none" w:sz="0" w:space="0" w:color="auto"/>
        <w:right w:val="none" w:sz="0" w:space="0" w:color="auto"/>
      </w:divBdr>
    </w:div>
    <w:div w:id="702631381">
      <w:bodyDiv w:val="1"/>
      <w:marLeft w:val="0"/>
      <w:marRight w:val="0"/>
      <w:marTop w:val="0"/>
      <w:marBottom w:val="0"/>
      <w:divBdr>
        <w:top w:val="none" w:sz="0" w:space="0" w:color="auto"/>
        <w:left w:val="none" w:sz="0" w:space="0" w:color="auto"/>
        <w:bottom w:val="none" w:sz="0" w:space="0" w:color="auto"/>
        <w:right w:val="none" w:sz="0" w:space="0" w:color="auto"/>
      </w:divBdr>
    </w:div>
    <w:div w:id="702708416">
      <w:bodyDiv w:val="1"/>
      <w:marLeft w:val="0"/>
      <w:marRight w:val="0"/>
      <w:marTop w:val="0"/>
      <w:marBottom w:val="0"/>
      <w:divBdr>
        <w:top w:val="none" w:sz="0" w:space="0" w:color="auto"/>
        <w:left w:val="none" w:sz="0" w:space="0" w:color="auto"/>
        <w:bottom w:val="none" w:sz="0" w:space="0" w:color="auto"/>
        <w:right w:val="none" w:sz="0" w:space="0" w:color="auto"/>
      </w:divBdr>
    </w:div>
    <w:div w:id="702753377">
      <w:bodyDiv w:val="1"/>
      <w:marLeft w:val="0"/>
      <w:marRight w:val="0"/>
      <w:marTop w:val="0"/>
      <w:marBottom w:val="0"/>
      <w:divBdr>
        <w:top w:val="none" w:sz="0" w:space="0" w:color="auto"/>
        <w:left w:val="none" w:sz="0" w:space="0" w:color="auto"/>
        <w:bottom w:val="none" w:sz="0" w:space="0" w:color="auto"/>
        <w:right w:val="none" w:sz="0" w:space="0" w:color="auto"/>
      </w:divBdr>
    </w:div>
    <w:div w:id="702948068">
      <w:bodyDiv w:val="1"/>
      <w:marLeft w:val="0"/>
      <w:marRight w:val="0"/>
      <w:marTop w:val="0"/>
      <w:marBottom w:val="0"/>
      <w:divBdr>
        <w:top w:val="none" w:sz="0" w:space="0" w:color="auto"/>
        <w:left w:val="none" w:sz="0" w:space="0" w:color="auto"/>
        <w:bottom w:val="none" w:sz="0" w:space="0" w:color="auto"/>
        <w:right w:val="none" w:sz="0" w:space="0" w:color="auto"/>
      </w:divBdr>
    </w:div>
    <w:div w:id="703210733">
      <w:bodyDiv w:val="1"/>
      <w:marLeft w:val="0"/>
      <w:marRight w:val="0"/>
      <w:marTop w:val="0"/>
      <w:marBottom w:val="0"/>
      <w:divBdr>
        <w:top w:val="none" w:sz="0" w:space="0" w:color="auto"/>
        <w:left w:val="none" w:sz="0" w:space="0" w:color="auto"/>
        <w:bottom w:val="none" w:sz="0" w:space="0" w:color="auto"/>
        <w:right w:val="none" w:sz="0" w:space="0" w:color="auto"/>
      </w:divBdr>
    </w:div>
    <w:div w:id="703361158">
      <w:bodyDiv w:val="1"/>
      <w:marLeft w:val="0"/>
      <w:marRight w:val="0"/>
      <w:marTop w:val="0"/>
      <w:marBottom w:val="0"/>
      <w:divBdr>
        <w:top w:val="none" w:sz="0" w:space="0" w:color="auto"/>
        <w:left w:val="none" w:sz="0" w:space="0" w:color="auto"/>
        <w:bottom w:val="none" w:sz="0" w:space="0" w:color="auto"/>
        <w:right w:val="none" w:sz="0" w:space="0" w:color="auto"/>
      </w:divBdr>
    </w:div>
    <w:div w:id="703557744">
      <w:bodyDiv w:val="1"/>
      <w:marLeft w:val="0"/>
      <w:marRight w:val="0"/>
      <w:marTop w:val="0"/>
      <w:marBottom w:val="0"/>
      <w:divBdr>
        <w:top w:val="none" w:sz="0" w:space="0" w:color="auto"/>
        <w:left w:val="none" w:sz="0" w:space="0" w:color="auto"/>
        <w:bottom w:val="none" w:sz="0" w:space="0" w:color="auto"/>
        <w:right w:val="none" w:sz="0" w:space="0" w:color="auto"/>
      </w:divBdr>
    </w:div>
    <w:div w:id="703752097">
      <w:bodyDiv w:val="1"/>
      <w:marLeft w:val="0"/>
      <w:marRight w:val="0"/>
      <w:marTop w:val="0"/>
      <w:marBottom w:val="0"/>
      <w:divBdr>
        <w:top w:val="none" w:sz="0" w:space="0" w:color="auto"/>
        <w:left w:val="none" w:sz="0" w:space="0" w:color="auto"/>
        <w:bottom w:val="none" w:sz="0" w:space="0" w:color="auto"/>
        <w:right w:val="none" w:sz="0" w:space="0" w:color="auto"/>
      </w:divBdr>
    </w:div>
    <w:div w:id="703794103">
      <w:bodyDiv w:val="1"/>
      <w:marLeft w:val="0"/>
      <w:marRight w:val="0"/>
      <w:marTop w:val="0"/>
      <w:marBottom w:val="0"/>
      <w:divBdr>
        <w:top w:val="none" w:sz="0" w:space="0" w:color="auto"/>
        <w:left w:val="none" w:sz="0" w:space="0" w:color="auto"/>
        <w:bottom w:val="none" w:sz="0" w:space="0" w:color="auto"/>
        <w:right w:val="none" w:sz="0" w:space="0" w:color="auto"/>
      </w:divBdr>
    </w:div>
    <w:div w:id="703823691">
      <w:bodyDiv w:val="1"/>
      <w:marLeft w:val="0"/>
      <w:marRight w:val="0"/>
      <w:marTop w:val="0"/>
      <w:marBottom w:val="0"/>
      <w:divBdr>
        <w:top w:val="none" w:sz="0" w:space="0" w:color="auto"/>
        <w:left w:val="none" w:sz="0" w:space="0" w:color="auto"/>
        <w:bottom w:val="none" w:sz="0" w:space="0" w:color="auto"/>
        <w:right w:val="none" w:sz="0" w:space="0" w:color="auto"/>
      </w:divBdr>
    </w:div>
    <w:div w:id="704018208">
      <w:bodyDiv w:val="1"/>
      <w:marLeft w:val="0"/>
      <w:marRight w:val="0"/>
      <w:marTop w:val="0"/>
      <w:marBottom w:val="0"/>
      <w:divBdr>
        <w:top w:val="none" w:sz="0" w:space="0" w:color="auto"/>
        <w:left w:val="none" w:sz="0" w:space="0" w:color="auto"/>
        <w:bottom w:val="none" w:sz="0" w:space="0" w:color="auto"/>
        <w:right w:val="none" w:sz="0" w:space="0" w:color="auto"/>
      </w:divBdr>
    </w:div>
    <w:div w:id="704133789">
      <w:bodyDiv w:val="1"/>
      <w:marLeft w:val="0"/>
      <w:marRight w:val="0"/>
      <w:marTop w:val="0"/>
      <w:marBottom w:val="0"/>
      <w:divBdr>
        <w:top w:val="none" w:sz="0" w:space="0" w:color="auto"/>
        <w:left w:val="none" w:sz="0" w:space="0" w:color="auto"/>
        <w:bottom w:val="none" w:sz="0" w:space="0" w:color="auto"/>
        <w:right w:val="none" w:sz="0" w:space="0" w:color="auto"/>
      </w:divBdr>
    </w:div>
    <w:div w:id="704258876">
      <w:bodyDiv w:val="1"/>
      <w:marLeft w:val="0"/>
      <w:marRight w:val="0"/>
      <w:marTop w:val="0"/>
      <w:marBottom w:val="0"/>
      <w:divBdr>
        <w:top w:val="none" w:sz="0" w:space="0" w:color="auto"/>
        <w:left w:val="none" w:sz="0" w:space="0" w:color="auto"/>
        <w:bottom w:val="none" w:sz="0" w:space="0" w:color="auto"/>
        <w:right w:val="none" w:sz="0" w:space="0" w:color="auto"/>
      </w:divBdr>
    </w:div>
    <w:div w:id="704260395">
      <w:bodyDiv w:val="1"/>
      <w:marLeft w:val="0"/>
      <w:marRight w:val="0"/>
      <w:marTop w:val="0"/>
      <w:marBottom w:val="0"/>
      <w:divBdr>
        <w:top w:val="none" w:sz="0" w:space="0" w:color="auto"/>
        <w:left w:val="none" w:sz="0" w:space="0" w:color="auto"/>
        <w:bottom w:val="none" w:sz="0" w:space="0" w:color="auto"/>
        <w:right w:val="none" w:sz="0" w:space="0" w:color="auto"/>
      </w:divBdr>
    </w:div>
    <w:div w:id="704329684">
      <w:bodyDiv w:val="1"/>
      <w:marLeft w:val="0"/>
      <w:marRight w:val="0"/>
      <w:marTop w:val="0"/>
      <w:marBottom w:val="0"/>
      <w:divBdr>
        <w:top w:val="none" w:sz="0" w:space="0" w:color="auto"/>
        <w:left w:val="none" w:sz="0" w:space="0" w:color="auto"/>
        <w:bottom w:val="none" w:sz="0" w:space="0" w:color="auto"/>
        <w:right w:val="none" w:sz="0" w:space="0" w:color="auto"/>
      </w:divBdr>
    </w:div>
    <w:div w:id="704446866">
      <w:bodyDiv w:val="1"/>
      <w:marLeft w:val="0"/>
      <w:marRight w:val="0"/>
      <w:marTop w:val="0"/>
      <w:marBottom w:val="0"/>
      <w:divBdr>
        <w:top w:val="none" w:sz="0" w:space="0" w:color="auto"/>
        <w:left w:val="none" w:sz="0" w:space="0" w:color="auto"/>
        <w:bottom w:val="none" w:sz="0" w:space="0" w:color="auto"/>
        <w:right w:val="none" w:sz="0" w:space="0" w:color="auto"/>
      </w:divBdr>
    </w:div>
    <w:div w:id="704448462">
      <w:bodyDiv w:val="1"/>
      <w:marLeft w:val="0"/>
      <w:marRight w:val="0"/>
      <w:marTop w:val="0"/>
      <w:marBottom w:val="0"/>
      <w:divBdr>
        <w:top w:val="none" w:sz="0" w:space="0" w:color="auto"/>
        <w:left w:val="none" w:sz="0" w:space="0" w:color="auto"/>
        <w:bottom w:val="none" w:sz="0" w:space="0" w:color="auto"/>
        <w:right w:val="none" w:sz="0" w:space="0" w:color="auto"/>
      </w:divBdr>
    </w:div>
    <w:div w:id="704672033">
      <w:bodyDiv w:val="1"/>
      <w:marLeft w:val="0"/>
      <w:marRight w:val="0"/>
      <w:marTop w:val="0"/>
      <w:marBottom w:val="0"/>
      <w:divBdr>
        <w:top w:val="none" w:sz="0" w:space="0" w:color="auto"/>
        <w:left w:val="none" w:sz="0" w:space="0" w:color="auto"/>
        <w:bottom w:val="none" w:sz="0" w:space="0" w:color="auto"/>
        <w:right w:val="none" w:sz="0" w:space="0" w:color="auto"/>
      </w:divBdr>
    </w:div>
    <w:div w:id="704866443">
      <w:bodyDiv w:val="1"/>
      <w:marLeft w:val="0"/>
      <w:marRight w:val="0"/>
      <w:marTop w:val="0"/>
      <w:marBottom w:val="0"/>
      <w:divBdr>
        <w:top w:val="none" w:sz="0" w:space="0" w:color="auto"/>
        <w:left w:val="none" w:sz="0" w:space="0" w:color="auto"/>
        <w:bottom w:val="none" w:sz="0" w:space="0" w:color="auto"/>
        <w:right w:val="none" w:sz="0" w:space="0" w:color="auto"/>
      </w:divBdr>
    </w:div>
    <w:div w:id="705106542">
      <w:bodyDiv w:val="1"/>
      <w:marLeft w:val="0"/>
      <w:marRight w:val="0"/>
      <w:marTop w:val="0"/>
      <w:marBottom w:val="0"/>
      <w:divBdr>
        <w:top w:val="none" w:sz="0" w:space="0" w:color="auto"/>
        <w:left w:val="none" w:sz="0" w:space="0" w:color="auto"/>
        <w:bottom w:val="none" w:sz="0" w:space="0" w:color="auto"/>
        <w:right w:val="none" w:sz="0" w:space="0" w:color="auto"/>
      </w:divBdr>
    </w:div>
    <w:div w:id="705180188">
      <w:bodyDiv w:val="1"/>
      <w:marLeft w:val="0"/>
      <w:marRight w:val="0"/>
      <w:marTop w:val="0"/>
      <w:marBottom w:val="0"/>
      <w:divBdr>
        <w:top w:val="none" w:sz="0" w:space="0" w:color="auto"/>
        <w:left w:val="none" w:sz="0" w:space="0" w:color="auto"/>
        <w:bottom w:val="none" w:sz="0" w:space="0" w:color="auto"/>
        <w:right w:val="none" w:sz="0" w:space="0" w:color="auto"/>
      </w:divBdr>
    </w:div>
    <w:div w:id="705328949">
      <w:bodyDiv w:val="1"/>
      <w:marLeft w:val="0"/>
      <w:marRight w:val="0"/>
      <w:marTop w:val="0"/>
      <w:marBottom w:val="0"/>
      <w:divBdr>
        <w:top w:val="none" w:sz="0" w:space="0" w:color="auto"/>
        <w:left w:val="none" w:sz="0" w:space="0" w:color="auto"/>
        <w:bottom w:val="none" w:sz="0" w:space="0" w:color="auto"/>
        <w:right w:val="none" w:sz="0" w:space="0" w:color="auto"/>
      </w:divBdr>
    </w:div>
    <w:div w:id="705712385">
      <w:bodyDiv w:val="1"/>
      <w:marLeft w:val="0"/>
      <w:marRight w:val="0"/>
      <w:marTop w:val="0"/>
      <w:marBottom w:val="0"/>
      <w:divBdr>
        <w:top w:val="none" w:sz="0" w:space="0" w:color="auto"/>
        <w:left w:val="none" w:sz="0" w:space="0" w:color="auto"/>
        <w:bottom w:val="none" w:sz="0" w:space="0" w:color="auto"/>
        <w:right w:val="none" w:sz="0" w:space="0" w:color="auto"/>
      </w:divBdr>
    </w:div>
    <w:div w:id="706032297">
      <w:bodyDiv w:val="1"/>
      <w:marLeft w:val="0"/>
      <w:marRight w:val="0"/>
      <w:marTop w:val="0"/>
      <w:marBottom w:val="0"/>
      <w:divBdr>
        <w:top w:val="none" w:sz="0" w:space="0" w:color="auto"/>
        <w:left w:val="none" w:sz="0" w:space="0" w:color="auto"/>
        <w:bottom w:val="none" w:sz="0" w:space="0" w:color="auto"/>
        <w:right w:val="none" w:sz="0" w:space="0" w:color="auto"/>
      </w:divBdr>
    </w:div>
    <w:div w:id="706100576">
      <w:bodyDiv w:val="1"/>
      <w:marLeft w:val="0"/>
      <w:marRight w:val="0"/>
      <w:marTop w:val="0"/>
      <w:marBottom w:val="0"/>
      <w:divBdr>
        <w:top w:val="none" w:sz="0" w:space="0" w:color="auto"/>
        <w:left w:val="none" w:sz="0" w:space="0" w:color="auto"/>
        <w:bottom w:val="none" w:sz="0" w:space="0" w:color="auto"/>
        <w:right w:val="none" w:sz="0" w:space="0" w:color="auto"/>
      </w:divBdr>
    </w:div>
    <w:div w:id="706222063">
      <w:bodyDiv w:val="1"/>
      <w:marLeft w:val="0"/>
      <w:marRight w:val="0"/>
      <w:marTop w:val="0"/>
      <w:marBottom w:val="0"/>
      <w:divBdr>
        <w:top w:val="none" w:sz="0" w:space="0" w:color="auto"/>
        <w:left w:val="none" w:sz="0" w:space="0" w:color="auto"/>
        <w:bottom w:val="none" w:sz="0" w:space="0" w:color="auto"/>
        <w:right w:val="none" w:sz="0" w:space="0" w:color="auto"/>
      </w:divBdr>
    </w:div>
    <w:div w:id="706292909">
      <w:bodyDiv w:val="1"/>
      <w:marLeft w:val="0"/>
      <w:marRight w:val="0"/>
      <w:marTop w:val="0"/>
      <w:marBottom w:val="0"/>
      <w:divBdr>
        <w:top w:val="none" w:sz="0" w:space="0" w:color="auto"/>
        <w:left w:val="none" w:sz="0" w:space="0" w:color="auto"/>
        <w:bottom w:val="none" w:sz="0" w:space="0" w:color="auto"/>
        <w:right w:val="none" w:sz="0" w:space="0" w:color="auto"/>
      </w:divBdr>
    </w:div>
    <w:div w:id="706493909">
      <w:bodyDiv w:val="1"/>
      <w:marLeft w:val="0"/>
      <w:marRight w:val="0"/>
      <w:marTop w:val="0"/>
      <w:marBottom w:val="0"/>
      <w:divBdr>
        <w:top w:val="none" w:sz="0" w:space="0" w:color="auto"/>
        <w:left w:val="none" w:sz="0" w:space="0" w:color="auto"/>
        <w:bottom w:val="none" w:sz="0" w:space="0" w:color="auto"/>
        <w:right w:val="none" w:sz="0" w:space="0" w:color="auto"/>
      </w:divBdr>
    </w:div>
    <w:div w:id="706758573">
      <w:bodyDiv w:val="1"/>
      <w:marLeft w:val="0"/>
      <w:marRight w:val="0"/>
      <w:marTop w:val="0"/>
      <w:marBottom w:val="0"/>
      <w:divBdr>
        <w:top w:val="none" w:sz="0" w:space="0" w:color="auto"/>
        <w:left w:val="none" w:sz="0" w:space="0" w:color="auto"/>
        <w:bottom w:val="none" w:sz="0" w:space="0" w:color="auto"/>
        <w:right w:val="none" w:sz="0" w:space="0" w:color="auto"/>
      </w:divBdr>
    </w:div>
    <w:div w:id="706947873">
      <w:bodyDiv w:val="1"/>
      <w:marLeft w:val="0"/>
      <w:marRight w:val="0"/>
      <w:marTop w:val="0"/>
      <w:marBottom w:val="0"/>
      <w:divBdr>
        <w:top w:val="none" w:sz="0" w:space="0" w:color="auto"/>
        <w:left w:val="none" w:sz="0" w:space="0" w:color="auto"/>
        <w:bottom w:val="none" w:sz="0" w:space="0" w:color="auto"/>
        <w:right w:val="none" w:sz="0" w:space="0" w:color="auto"/>
      </w:divBdr>
    </w:div>
    <w:div w:id="707074247">
      <w:bodyDiv w:val="1"/>
      <w:marLeft w:val="0"/>
      <w:marRight w:val="0"/>
      <w:marTop w:val="0"/>
      <w:marBottom w:val="0"/>
      <w:divBdr>
        <w:top w:val="none" w:sz="0" w:space="0" w:color="auto"/>
        <w:left w:val="none" w:sz="0" w:space="0" w:color="auto"/>
        <w:bottom w:val="none" w:sz="0" w:space="0" w:color="auto"/>
        <w:right w:val="none" w:sz="0" w:space="0" w:color="auto"/>
      </w:divBdr>
    </w:div>
    <w:div w:id="707339167">
      <w:bodyDiv w:val="1"/>
      <w:marLeft w:val="0"/>
      <w:marRight w:val="0"/>
      <w:marTop w:val="0"/>
      <w:marBottom w:val="0"/>
      <w:divBdr>
        <w:top w:val="none" w:sz="0" w:space="0" w:color="auto"/>
        <w:left w:val="none" w:sz="0" w:space="0" w:color="auto"/>
        <w:bottom w:val="none" w:sz="0" w:space="0" w:color="auto"/>
        <w:right w:val="none" w:sz="0" w:space="0" w:color="auto"/>
      </w:divBdr>
    </w:div>
    <w:div w:id="707341233">
      <w:bodyDiv w:val="1"/>
      <w:marLeft w:val="0"/>
      <w:marRight w:val="0"/>
      <w:marTop w:val="0"/>
      <w:marBottom w:val="0"/>
      <w:divBdr>
        <w:top w:val="none" w:sz="0" w:space="0" w:color="auto"/>
        <w:left w:val="none" w:sz="0" w:space="0" w:color="auto"/>
        <w:bottom w:val="none" w:sz="0" w:space="0" w:color="auto"/>
        <w:right w:val="none" w:sz="0" w:space="0" w:color="auto"/>
      </w:divBdr>
    </w:div>
    <w:div w:id="707878875">
      <w:bodyDiv w:val="1"/>
      <w:marLeft w:val="0"/>
      <w:marRight w:val="0"/>
      <w:marTop w:val="0"/>
      <w:marBottom w:val="0"/>
      <w:divBdr>
        <w:top w:val="none" w:sz="0" w:space="0" w:color="auto"/>
        <w:left w:val="none" w:sz="0" w:space="0" w:color="auto"/>
        <w:bottom w:val="none" w:sz="0" w:space="0" w:color="auto"/>
        <w:right w:val="none" w:sz="0" w:space="0" w:color="auto"/>
      </w:divBdr>
    </w:div>
    <w:div w:id="707948142">
      <w:bodyDiv w:val="1"/>
      <w:marLeft w:val="0"/>
      <w:marRight w:val="0"/>
      <w:marTop w:val="0"/>
      <w:marBottom w:val="0"/>
      <w:divBdr>
        <w:top w:val="none" w:sz="0" w:space="0" w:color="auto"/>
        <w:left w:val="none" w:sz="0" w:space="0" w:color="auto"/>
        <w:bottom w:val="none" w:sz="0" w:space="0" w:color="auto"/>
        <w:right w:val="none" w:sz="0" w:space="0" w:color="auto"/>
      </w:divBdr>
    </w:div>
    <w:div w:id="708182757">
      <w:bodyDiv w:val="1"/>
      <w:marLeft w:val="0"/>
      <w:marRight w:val="0"/>
      <w:marTop w:val="0"/>
      <w:marBottom w:val="0"/>
      <w:divBdr>
        <w:top w:val="none" w:sz="0" w:space="0" w:color="auto"/>
        <w:left w:val="none" w:sz="0" w:space="0" w:color="auto"/>
        <w:bottom w:val="none" w:sz="0" w:space="0" w:color="auto"/>
        <w:right w:val="none" w:sz="0" w:space="0" w:color="auto"/>
      </w:divBdr>
    </w:div>
    <w:div w:id="708342010">
      <w:bodyDiv w:val="1"/>
      <w:marLeft w:val="0"/>
      <w:marRight w:val="0"/>
      <w:marTop w:val="0"/>
      <w:marBottom w:val="0"/>
      <w:divBdr>
        <w:top w:val="none" w:sz="0" w:space="0" w:color="auto"/>
        <w:left w:val="none" w:sz="0" w:space="0" w:color="auto"/>
        <w:bottom w:val="none" w:sz="0" w:space="0" w:color="auto"/>
        <w:right w:val="none" w:sz="0" w:space="0" w:color="auto"/>
      </w:divBdr>
    </w:div>
    <w:div w:id="708607116">
      <w:bodyDiv w:val="1"/>
      <w:marLeft w:val="0"/>
      <w:marRight w:val="0"/>
      <w:marTop w:val="0"/>
      <w:marBottom w:val="0"/>
      <w:divBdr>
        <w:top w:val="none" w:sz="0" w:space="0" w:color="auto"/>
        <w:left w:val="none" w:sz="0" w:space="0" w:color="auto"/>
        <w:bottom w:val="none" w:sz="0" w:space="0" w:color="auto"/>
        <w:right w:val="none" w:sz="0" w:space="0" w:color="auto"/>
      </w:divBdr>
    </w:div>
    <w:div w:id="708796787">
      <w:bodyDiv w:val="1"/>
      <w:marLeft w:val="0"/>
      <w:marRight w:val="0"/>
      <w:marTop w:val="0"/>
      <w:marBottom w:val="0"/>
      <w:divBdr>
        <w:top w:val="none" w:sz="0" w:space="0" w:color="auto"/>
        <w:left w:val="none" w:sz="0" w:space="0" w:color="auto"/>
        <w:bottom w:val="none" w:sz="0" w:space="0" w:color="auto"/>
        <w:right w:val="none" w:sz="0" w:space="0" w:color="auto"/>
      </w:divBdr>
    </w:div>
    <w:div w:id="708914698">
      <w:bodyDiv w:val="1"/>
      <w:marLeft w:val="0"/>
      <w:marRight w:val="0"/>
      <w:marTop w:val="0"/>
      <w:marBottom w:val="0"/>
      <w:divBdr>
        <w:top w:val="none" w:sz="0" w:space="0" w:color="auto"/>
        <w:left w:val="none" w:sz="0" w:space="0" w:color="auto"/>
        <w:bottom w:val="none" w:sz="0" w:space="0" w:color="auto"/>
        <w:right w:val="none" w:sz="0" w:space="0" w:color="auto"/>
      </w:divBdr>
    </w:div>
    <w:div w:id="709040719">
      <w:bodyDiv w:val="1"/>
      <w:marLeft w:val="0"/>
      <w:marRight w:val="0"/>
      <w:marTop w:val="0"/>
      <w:marBottom w:val="0"/>
      <w:divBdr>
        <w:top w:val="none" w:sz="0" w:space="0" w:color="auto"/>
        <w:left w:val="none" w:sz="0" w:space="0" w:color="auto"/>
        <w:bottom w:val="none" w:sz="0" w:space="0" w:color="auto"/>
        <w:right w:val="none" w:sz="0" w:space="0" w:color="auto"/>
      </w:divBdr>
    </w:div>
    <w:div w:id="709456174">
      <w:bodyDiv w:val="1"/>
      <w:marLeft w:val="0"/>
      <w:marRight w:val="0"/>
      <w:marTop w:val="0"/>
      <w:marBottom w:val="0"/>
      <w:divBdr>
        <w:top w:val="none" w:sz="0" w:space="0" w:color="auto"/>
        <w:left w:val="none" w:sz="0" w:space="0" w:color="auto"/>
        <w:bottom w:val="none" w:sz="0" w:space="0" w:color="auto"/>
        <w:right w:val="none" w:sz="0" w:space="0" w:color="auto"/>
      </w:divBdr>
    </w:div>
    <w:div w:id="709459141">
      <w:bodyDiv w:val="1"/>
      <w:marLeft w:val="0"/>
      <w:marRight w:val="0"/>
      <w:marTop w:val="0"/>
      <w:marBottom w:val="0"/>
      <w:divBdr>
        <w:top w:val="none" w:sz="0" w:space="0" w:color="auto"/>
        <w:left w:val="none" w:sz="0" w:space="0" w:color="auto"/>
        <w:bottom w:val="none" w:sz="0" w:space="0" w:color="auto"/>
        <w:right w:val="none" w:sz="0" w:space="0" w:color="auto"/>
      </w:divBdr>
    </w:div>
    <w:div w:id="70949462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419355">
      <w:bodyDiv w:val="1"/>
      <w:marLeft w:val="0"/>
      <w:marRight w:val="0"/>
      <w:marTop w:val="0"/>
      <w:marBottom w:val="0"/>
      <w:divBdr>
        <w:top w:val="none" w:sz="0" w:space="0" w:color="auto"/>
        <w:left w:val="none" w:sz="0" w:space="0" w:color="auto"/>
        <w:bottom w:val="none" w:sz="0" w:space="0" w:color="auto"/>
        <w:right w:val="none" w:sz="0" w:space="0" w:color="auto"/>
      </w:divBdr>
    </w:div>
    <w:div w:id="710762869">
      <w:bodyDiv w:val="1"/>
      <w:marLeft w:val="0"/>
      <w:marRight w:val="0"/>
      <w:marTop w:val="0"/>
      <w:marBottom w:val="0"/>
      <w:divBdr>
        <w:top w:val="none" w:sz="0" w:space="0" w:color="auto"/>
        <w:left w:val="none" w:sz="0" w:space="0" w:color="auto"/>
        <w:bottom w:val="none" w:sz="0" w:space="0" w:color="auto"/>
        <w:right w:val="none" w:sz="0" w:space="0" w:color="auto"/>
      </w:divBdr>
    </w:div>
    <w:div w:id="710766589">
      <w:bodyDiv w:val="1"/>
      <w:marLeft w:val="0"/>
      <w:marRight w:val="0"/>
      <w:marTop w:val="0"/>
      <w:marBottom w:val="0"/>
      <w:divBdr>
        <w:top w:val="none" w:sz="0" w:space="0" w:color="auto"/>
        <w:left w:val="none" w:sz="0" w:space="0" w:color="auto"/>
        <w:bottom w:val="none" w:sz="0" w:space="0" w:color="auto"/>
        <w:right w:val="none" w:sz="0" w:space="0" w:color="auto"/>
      </w:divBdr>
    </w:div>
    <w:div w:id="711151175">
      <w:bodyDiv w:val="1"/>
      <w:marLeft w:val="0"/>
      <w:marRight w:val="0"/>
      <w:marTop w:val="0"/>
      <w:marBottom w:val="0"/>
      <w:divBdr>
        <w:top w:val="none" w:sz="0" w:space="0" w:color="auto"/>
        <w:left w:val="none" w:sz="0" w:space="0" w:color="auto"/>
        <w:bottom w:val="none" w:sz="0" w:space="0" w:color="auto"/>
        <w:right w:val="none" w:sz="0" w:space="0" w:color="auto"/>
      </w:divBdr>
    </w:div>
    <w:div w:id="711227032">
      <w:bodyDiv w:val="1"/>
      <w:marLeft w:val="0"/>
      <w:marRight w:val="0"/>
      <w:marTop w:val="0"/>
      <w:marBottom w:val="0"/>
      <w:divBdr>
        <w:top w:val="none" w:sz="0" w:space="0" w:color="auto"/>
        <w:left w:val="none" w:sz="0" w:space="0" w:color="auto"/>
        <w:bottom w:val="none" w:sz="0" w:space="0" w:color="auto"/>
        <w:right w:val="none" w:sz="0" w:space="0" w:color="auto"/>
      </w:divBdr>
    </w:div>
    <w:div w:id="711812330">
      <w:bodyDiv w:val="1"/>
      <w:marLeft w:val="0"/>
      <w:marRight w:val="0"/>
      <w:marTop w:val="0"/>
      <w:marBottom w:val="0"/>
      <w:divBdr>
        <w:top w:val="none" w:sz="0" w:space="0" w:color="auto"/>
        <w:left w:val="none" w:sz="0" w:space="0" w:color="auto"/>
        <w:bottom w:val="none" w:sz="0" w:space="0" w:color="auto"/>
        <w:right w:val="none" w:sz="0" w:space="0" w:color="auto"/>
      </w:divBdr>
    </w:div>
    <w:div w:id="712005559">
      <w:bodyDiv w:val="1"/>
      <w:marLeft w:val="0"/>
      <w:marRight w:val="0"/>
      <w:marTop w:val="0"/>
      <w:marBottom w:val="0"/>
      <w:divBdr>
        <w:top w:val="none" w:sz="0" w:space="0" w:color="auto"/>
        <w:left w:val="none" w:sz="0" w:space="0" w:color="auto"/>
        <w:bottom w:val="none" w:sz="0" w:space="0" w:color="auto"/>
        <w:right w:val="none" w:sz="0" w:space="0" w:color="auto"/>
      </w:divBdr>
    </w:div>
    <w:div w:id="712079762">
      <w:bodyDiv w:val="1"/>
      <w:marLeft w:val="0"/>
      <w:marRight w:val="0"/>
      <w:marTop w:val="0"/>
      <w:marBottom w:val="0"/>
      <w:divBdr>
        <w:top w:val="none" w:sz="0" w:space="0" w:color="auto"/>
        <w:left w:val="none" w:sz="0" w:space="0" w:color="auto"/>
        <w:bottom w:val="none" w:sz="0" w:space="0" w:color="auto"/>
        <w:right w:val="none" w:sz="0" w:space="0" w:color="auto"/>
      </w:divBdr>
    </w:div>
    <w:div w:id="712121149">
      <w:bodyDiv w:val="1"/>
      <w:marLeft w:val="0"/>
      <w:marRight w:val="0"/>
      <w:marTop w:val="0"/>
      <w:marBottom w:val="0"/>
      <w:divBdr>
        <w:top w:val="none" w:sz="0" w:space="0" w:color="auto"/>
        <w:left w:val="none" w:sz="0" w:space="0" w:color="auto"/>
        <w:bottom w:val="none" w:sz="0" w:space="0" w:color="auto"/>
        <w:right w:val="none" w:sz="0" w:space="0" w:color="auto"/>
      </w:divBdr>
    </w:div>
    <w:div w:id="712312475">
      <w:bodyDiv w:val="1"/>
      <w:marLeft w:val="0"/>
      <w:marRight w:val="0"/>
      <w:marTop w:val="0"/>
      <w:marBottom w:val="0"/>
      <w:divBdr>
        <w:top w:val="none" w:sz="0" w:space="0" w:color="auto"/>
        <w:left w:val="none" w:sz="0" w:space="0" w:color="auto"/>
        <w:bottom w:val="none" w:sz="0" w:space="0" w:color="auto"/>
        <w:right w:val="none" w:sz="0" w:space="0" w:color="auto"/>
      </w:divBdr>
    </w:div>
    <w:div w:id="712536339">
      <w:bodyDiv w:val="1"/>
      <w:marLeft w:val="0"/>
      <w:marRight w:val="0"/>
      <w:marTop w:val="0"/>
      <w:marBottom w:val="0"/>
      <w:divBdr>
        <w:top w:val="none" w:sz="0" w:space="0" w:color="auto"/>
        <w:left w:val="none" w:sz="0" w:space="0" w:color="auto"/>
        <w:bottom w:val="none" w:sz="0" w:space="0" w:color="auto"/>
        <w:right w:val="none" w:sz="0" w:space="0" w:color="auto"/>
      </w:divBdr>
    </w:div>
    <w:div w:id="712656511">
      <w:bodyDiv w:val="1"/>
      <w:marLeft w:val="0"/>
      <w:marRight w:val="0"/>
      <w:marTop w:val="0"/>
      <w:marBottom w:val="0"/>
      <w:divBdr>
        <w:top w:val="none" w:sz="0" w:space="0" w:color="auto"/>
        <w:left w:val="none" w:sz="0" w:space="0" w:color="auto"/>
        <w:bottom w:val="none" w:sz="0" w:space="0" w:color="auto"/>
        <w:right w:val="none" w:sz="0" w:space="0" w:color="auto"/>
      </w:divBdr>
    </w:div>
    <w:div w:id="712727769">
      <w:bodyDiv w:val="1"/>
      <w:marLeft w:val="0"/>
      <w:marRight w:val="0"/>
      <w:marTop w:val="0"/>
      <w:marBottom w:val="0"/>
      <w:divBdr>
        <w:top w:val="none" w:sz="0" w:space="0" w:color="auto"/>
        <w:left w:val="none" w:sz="0" w:space="0" w:color="auto"/>
        <w:bottom w:val="none" w:sz="0" w:space="0" w:color="auto"/>
        <w:right w:val="none" w:sz="0" w:space="0" w:color="auto"/>
      </w:divBdr>
    </w:div>
    <w:div w:id="712772907">
      <w:bodyDiv w:val="1"/>
      <w:marLeft w:val="0"/>
      <w:marRight w:val="0"/>
      <w:marTop w:val="0"/>
      <w:marBottom w:val="0"/>
      <w:divBdr>
        <w:top w:val="none" w:sz="0" w:space="0" w:color="auto"/>
        <w:left w:val="none" w:sz="0" w:space="0" w:color="auto"/>
        <w:bottom w:val="none" w:sz="0" w:space="0" w:color="auto"/>
        <w:right w:val="none" w:sz="0" w:space="0" w:color="auto"/>
      </w:divBdr>
    </w:div>
    <w:div w:id="712773303">
      <w:bodyDiv w:val="1"/>
      <w:marLeft w:val="0"/>
      <w:marRight w:val="0"/>
      <w:marTop w:val="0"/>
      <w:marBottom w:val="0"/>
      <w:divBdr>
        <w:top w:val="none" w:sz="0" w:space="0" w:color="auto"/>
        <w:left w:val="none" w:sz="0" w:space="0" w:color="auto"/>
        <w:bottom w:val="none" w:sz="0" w:space="0" w:color="auto"/>
        <w:right w:val="none" w:sz="0" w:space="0" w:color="auto"/>
      </w:divBdr>
    </w:div>
    <w:div w:id="712850854">
      <w:bodyDiv w:val="1"/>
      <w:marLeft w:val="0"/>
      <w:marRight w:val="0"/>
      <w:marTop w:val="0"/>
      <w:marBottom w:val="0"/>
      <w:divBdr>
        <w:top w:val="none" w:sz="0" w:space="0" w:color="auto"/>
        <w:left w:val="none" w:sz="0" w:space="0" w:color="auto"/>
        <w:bottom w:val="none" w:sz="0" w:space="0" w:color="auto"/>
        <w:right w:val="none" w:sz="0" w:space="0" w:color="auto"/>
      </w:divBdr>
    </w:div>
    <w:div w:id="712853919">
      <w:bodyDiv w:val="1"/>
      <w:marLeft w:val="0"/>
      <w:marRight w:val="0"/>
      <w:marTop w:val="0"/>
      <w:marBottom w:val="0"/>
      <w:divBdr>
        <w:top w:val="none" w:sz="0" w:space="0" w:color="auto"/>
        <w:left w:val="none" w:sz="0" w:space="0" w:color="auto"/>
        <w:bottom w:val="none" w:sz="0" w:space="0" w:color="auto"/>
        <w:right w:val="none" w:sz="0" w:space="0" w:color="auto"/>
      </w:divBdr>
    </w:div>
    <w:div w:id="712925410">
      <w:bodyDiv w:val="1"/>
      <w:marLeft w:val="0"/>
      <w:marRight w:val="0"/>
      <w:marTop w:val="0"/>
      <w:marBottom w:val="0"/>
      <w:divBdr>
        <w:top w:val="none" w:sz="0" w:space="0" w:color="auto"/>
        <w:left w:val="none" w:sz="0" w:space="0" w:color="auto"/>
        <w:bottom w:val="none" w:sz="0" w:space="0" w:color="auto"/>
        <w:right w:val="none" w:sz="0" w:space="0" w:color="auto"/>
      </w:divBdr>
    </w:div>
    <w:div w:id="713240660">
      <w:bodyDiv w:val="1"/>
      <w:marLeft w:val="0"/>
      <w:marRight w:val="0"/>
      <w:marTop w:val="0"/>
      <w:marBottom w:val="0"/>
      <w:divBdr>
        <w:top w:val="none" w:sz="0" w:space="0" w:color="auto"/>
        <w:left w:val="none" w:sz="0" w:space="0" w:color="auto"/>
        <w:bottom w:val="none" w:sz="0" w:space="0" w:color="auto"/>
        <w:right w:val="none" w:sz="0" w:space="0" w:color="auto"/>
      </w:divBdr>
    </w:div>
    <w:div w:id="713429750">
      <w:bodyDiv w:val="1"/>
      <w:marLeft w:val="0"/>
      <w:marRight w:val="0"/>
      <w:marTop w:val="0"/>
      <w:marBottom w:val="0"/>
      <w:divBdr>
        <w:top w:val="none" w:sz="0" w:space="0" w:color="auto"/>
        <w:left w:val="none" w:sz="0" w:space="0" w:color="auto"/>
        <w:bottom w:val="none" w:sz="0" w:space="0" w:color="auto"/>
        <w:right w:val="none" w:sz="0" w:space="0" w:color="auto"/>
      </w:divBdr>
    </w:div>
    <w:div w:id="713578066">
      <w:bodyDiv w:val="1"/>
      <w:marLeft w:val="0"/>
      <w:marRight w:val="0"/>
      <w:marTop w:val="0"/>
      <w:marBottom w:val="0"/>
      <w:divBdr>
        <w:top w:val="none" w:sz="0" w:space="0" w:color="auto"/>
        <w:left w:val="none" w:sz="0" w:space="0" w:color="auto"/>
        <w:bottom w:val="none" w:sz="0" w:space="0" w:color="auto"/>
        <w:right w:val="none" w:sz="0" w:space="0" w:color="auto"/>
      </w:divBdr>
    </w:div>
    <w:div w:id="713624158">
      <w:bodyDiv w:val="1"/>
      <w:marLeft w:val="0"/>
      <w:marRight w:val="0"/>
      <w:marTop w:val="0"/>
      <w:marBottom w:val="0"/>
      <w:divBdr>
        <w:top w:val="none" w:sz="0" w:space="0" w:color="auto"/>
        <w:left w:val="none" w:sz="0" w:space="0" w:color="auto"/>
        <w:bottom w:val="none" w:sz="0" w:space="0" w:color="auto"/>
        <w:right w:val="none" w:sz="0" w:space="0" w:color="auto"/>
      </w:divBdr>
    </w:div>
    <w:div w:id="714046717">
      <w:bodyDiv w:val="1"/>
      <w:marLeft w:val="0"/>
      <w:marRight w:val="0"/>
      <w:marTop w:val="0"/>
      <w:marBottom w:val="0"/>
      <w:divBdr>
        <w:top w:val="none" w:sz="0" w:space="0" w:color="auto"/>
        <w:left w:val="none" w:sz="0" w:space="0" w:color="auto"/>
        <w:bottom w:val="none" w:sz="0" w:space="0" w:color="auto"/>
        <w:right w:val="none" w:sz="0" w:space="0" w:color="auto"/>
      </w:divBdr>
    </w:div>
    <w:div w:id="714280816">
      <w:bodyDiv w:val="1"/>
      <w:marLeft w:val="0"/>
      <w:marRight w:val="0"/>
      <w:marTop w:val="0"/>
      <w:marBottom w:val="0"/>
      <w:divBdr>
        <w:top w:val="none" w:sz="0" w:space="0" w:color="auto"/>
        <w:left w:val="none" w:sz="0" w:space="0" w:color="auto"/>
        <w:bottom w:val="none" w:sz="0" w:space="0" w:color="auto"/>
        <w:right w:val="none" w:sz="0" w:space="0" w:color="auto"/>
      </w:divBdr>
    </w:div>
    <w:div w:id="714700071">
      <w:bodyDiv w:val="1"/>
      <w:marLeft w:val="0"/>
      <w:marRight w:val="0"/>
      <w:marTop w:val="0"/>
      <w:marBottom w:val="0"/>
      <w:divBdr>
        <w:top w:val="none" w:sz="0" w:space="0" w:color="auto"/>
        <w:left w:val="none" w:sz="0" w:space="0" w:color="auto"/>
        <w:bottom w:val="none" w:sz="0" w:space="0" w:color="auto"/>
        <w:right w:val="none" w:sz="0" w:space="0" w:color="auto"/>
      </w:divBdr>
    </w:div>
    <w:div w:id="714768146">
      <w:bodyDiv w:val="1"/>
      <w:marLeft w:val="0"/>
      <w:marRight w:val="0"/>
      <w:marTop w:val="0"/>
      <w:marBottom w:val="0"/>
      <w:divBdr>
        <w:top w:val="none" w:sz="0" w:space="0" w:color="auto"/>
        <w:left w:val="none" w:sz="0" w:space="0" w:color="auto"/>
        <w:bottom w:val="none" w:sz="0" w:space="0" w:color="auto"/>
        <w:right w:val="none" w:sz="0" w:space="0" w:color="auto"/>
      </w:divBdr>
    </w:div>
    <w:div w:id="714932572">
      <w:bodyDiv w:val="1"/>
      <w:marLeft w:val="0"/>
      <w:marRight w:val="0"/>
      <w:marTop w:val="0"/>
      <w:marBottom w:val="0"/>
      <w:divBdr>
        <w:top w:val="none" w:sz="0" w:space="0" w:color="auto"/>
        <w:left w:val="none" w:sz="0" w:space="0" w:color="auto"/>
        <w:bottom w:val="none" w:sz="0" w:space="0" w:color="auto"/>
        <w:right w:val="none" w:sz="0" w:space="0" w:color="auto"/>
      </w:divBdr>
    </w:div>
    <w:div w:id="715472026">
      <w:bodyDiv w:val="1"/>
      <w:marLeft w:val="0"/>
      <w:marRight w:val="0"/>
      <w:marTop w:val="0"/>
      <w:marBottom w:val="0"/>
      <w:divBdr>
        <w:top w:val="none" w:sz="0" w:space="0" w:color="auto"/>
        <w:left w:val="none" w:sz="0" w:space="0" w:color="auto"/>
        <w:bottom w:val="none" w:sz="0" w:space="0" w:color="auto"/>
        <w:right w:val="none" w:sz="0" w:space="0" w:color="auto"/>
      </w:divBdr>
    </w:div>
    <w:div w:id="715666954">
      <w:bodyDiv w:val="1"/>
      <w:marLeft w:val="0"/>
      <w:marRight w:val="0"/>
      <w:marTop w:val="0"/>
      <w:marBottom w:val="0"/>
      <w:divBdr>
        <w:top w:val="none" w:sz="0" w:space="0" w:color="auto"/>
        <w:left w:val="none" w:sz="0" w:space="0" w:color="auto"/>
        <w:bottom w:val="none" w:sz="0" w:space="0" w:color="auto"/>
        <w:right w:val="none" w:sz="0" w:space="0" w:color="auto"/>
      </w:divBdr>
    </w:div>
    <w:div w:id="716078605">
      <w:bodyDiv w:val="1"/>
      <w:marLeft w:val="0"/>
      <w:marRight w:val="0"/>
      <w:marTop w:val="0"/>
      <w:marBottom w:val="0"/>
      <w:divBdr>
        <w:top w:val="none" w:sz="0" w:space="0" w:color="auto"/>
        <w:left w:val="none" w:sz="0" w:space="0" w:color="auto"/>
        <w:bottom w:val="none" w:sz="0" w:space="0" w:color="auto"/>
        <w:right w:val="none" w:sz="0" w:space="0" w:color="auto"/>
      </w:divBdr>
    </w:div>
    <w:div w:id="716121903">
      <w:bodyDiv w:val="1"/>
      <w:marLeft w:val="0"/>
      <w:marRight w:val="0"/>
      <w:marTop w:val="0"/>
      <w:marBottom w:val="0"/>
      <w:divBdr>
        <w:top w:val="none" w:sz="0" w:space="0" w:color="auto"/>
        <w:left w:val="none" w:sz="0" w:space="0" w:color="auto"/>
        <w:bottom w:val="none" w:sz="0" w:space="0" w:color="auto"/>
        <w:right w:val="none" w:sz="0" w:space="0" w:color="auto"/>
      </w:divBdr>
    </w:div>
    <w:div w:id="716319185">
      <w:bodyDiv w:val="1"/>
      <w:marLeft w:val="0"/>
      <w:marRight w:val="0"/>
      <w:marTop w:val="0"/>
      <w:marBottom w:val="0"/>
      <w:divBdr>
        <w:top w:val="none" w:sz="0" w:space="0" w:color="auto"/>
        <w:left w:val="none" w:sz="0" w:space="0" w:color="auto"/>
        <w:bottom w:val="none" w:sz="0" w:space="0" w:color="auto"/>
        <w:right w:val="none" w:sz="0" w:space="0" w:color="auto"/>
      </w:divBdr>
    </w:div>
    <w:div w:id="716663651">
      <w:bodyDiv w:val="1"/>
      <w:marLeft w:val="0"/>
      <w:marRight w:val="0"/>
      <w:marTop w:val="0"/>
      <w:marBottom w:val="0"/>
      <w:divBdr>
        <w:top w:val="none" w:sz="0" w:space="0" w:color="auto"/>
        <w:left w:val="none" w:sz="0" w:space="0" w:color="auto"/>
        <w:bottom w:val="none" w:sz="0" w:space="0" w:color="auto"/>
        <w:right w:val="none" w:sz="0" w:space="0" w:color="auto"/>
      </w:divBdr>
    </w:div>
    <w:div w:id="716856583">
      <w:bodyDiv w:val="1"/>
      <w:marLeft w:val="0"/>
      <w:marRight w:val="0"/>
      <w:marTop w:val="0"/>
      <w:marBottom w:val="0"/>
      <w:divBdr>
        <w:top w:val="none" w:sz="0" w:space="0" w:color="auto"/>
        <w:left w:val="none" w:sz="0" w:space="0" w:color="auto"/>
        <w:bottom w:val="none" w:sz="0" w:space="0" w:color="auto"/>
        <w:right w:val="none" w:sz="0" w:space="0" w:color="auto"/>
      </w:divBdr>
    </w:div>
    <w:div w:id="717047270">
      <w:bodyDiv w:val="1"/>
      <w:marLeft w:val="0"/>
      <w:marRight w:val="0"/>
      <w:marTop w:val="0"/>
      <w:marBottom w:val="0"/>
      <w:divBdr>
        <w:top w:val="none" w:sz="0" w:space="0" w:color="auto"/>
        <w:left w:val="none" w:sz="0" w:space="0" w:color="auto"/>
        <w:bottom w:val="none" w:sz="0" w:space="0" w:color="auto"/>
        <w:right w:val="none" w:sz="0" w:space="0" w:color="auto"/>
      </w:divBdr>
    </w:div>
    <w:div w:id="717314831">
      <w:bodyDiv w:val="1"/>
      <w:marLeft w:val="0"/>
      <w:marRight w:val="0"/>
      <w:marTop w:val="0"/>
      <w:marBottom w:val="0"/>
      <w:divBdr>
        <w:top w:val="none" w:sz="0" w:space="0" w:color="auto"/>
        <w:left w:val="none" w:sz="0" w:space="0" w:color="auto"/>
        <w:bottom w:val="none" w:sz="0" w:space="0" w:color="auto"/>
        <w:right w:val="none" w:sz="0" w:space="0" w:color="auto"/>
      </w:divBdr>
    </w:div>
    <w:div w:id="717363320">
      <w:bodyDiv w:val="1"/>
      <w:marLeft w:val="0"/>
      <w:marRight w:val="0"/>
      <w:marTop w:val="0"/>
      <w:marBottom w:val="0"/>
      <w:divBdr>
        <w:top w:val="none" w:sz="0" w:space="0" w:color="auto"/>
        <w:left w:val="none" w:sz="0" w:space="0" w:color="auto"/>
        <w:bottom w:val="none" w:sz="0" w:space="0" w:color="auto"/>
        <w:right w:val="none" w:sz="0" w:space="0" w:color="auto"/>
      </w:divBdr>
    </w:div>
    <w:div w:id="717900582">
      <w:bodyDiv w:val="1"/>
      <w:marLeft w:val="0"/>
      <w:marRight w:val="0"/>
      <w:marTop w:val="0"/>
      <w:marBottom w:val="0"/>
      <w:divBdr>
        <w:top w:val="none" w:sz="0" w:space="0" w:color="auto"/>
        <w:left w:val="none" w:sz="0" w:space="0" w:color="auto"/>
        <w:bottom w:val="none" w:sz="0" w:space="0" w:color="auto"/>
        <w:right w:val="none" w:sz="0" w:space="0" w:color="auto"/>
      </w:divBdr>
    </w:div>
    <w:div w:id="718088242">
      <w:bodyDiv w:val="1"/>
      <w:marLeft w:val="0"/>
      <w:marRight w:val="0"/>
      <w:marTop w:val="0"/>
      <w:marBottom w:val="0"/>
      <w:divBdr>
        <w:top w:val="none" w:sz="0" w:space="0" w:color="auto"/>
        <w:left w:val="none" w:sz="0" w:space="0" w:color="auto"/>
        <w:bottom w:val="none" w:sz="0" w:space="0" w:color="auto"/>
        <w:right w:val="none" w:sz="0" w:space="0" w:color="auto"/>
      </w:divBdr>
    </w:div>
    <w:div w:id="718090938">
      <w:bodyDiv w:val="1"/>
      <w:marLeft w:val="0"/>
      <w:marRight w:val="0"/>
      <w:marTop w:val="0"/>
      <w:marBottom w:val="0"/>
      <w:divBdr>
        <w:top w:val="none" w:sz="0" w:space="0" w:color="auto"/>
        <w:left w:val="none" w:sz="0" w:space="0" w:color="auto"/>
        <w:bottom w:val="none" w:sz="0" w:space="0" w:color="auto"/>
        <w:right w:val="none" w:sz="0" w:space="0" w:color="auto"/>
      </w:divBdr>
    </w:div>
    <w:div w:id="718211534">
      <w:bodyDiv w:val="1"/>
      <w:marLeft w:val="0"/>
      <w:marRight w:val="0"/>
      <w:marTop w:val="0"/>
      <w:marBottom w:val="0"/>
      <w:divBdr>
        <w:top w:val="none" w:sz="0" w:space="0" w:color="auto"/>
        <w:left w:val="none" w:sz="0" w:space="0" w:color="auto"/>
        <w:bottom w:val="none" w:sz="0" w:space="0" w:color="auto"/>
        <w:right w:val="none" w:sz="0" w:space="0" w:color="auto"/>
      </w:divBdr>
    </w:div>
    <w:div w:id="718362788">
      <w:bodyDiv w:val="1"/>
      <w:marLeft w:val="0"/>
      <w:marRight w:val="0"/>
      <w:marTop w:val="0"/>
      <w:marBottom w:val="0"/>
      <w:divBdr>
        <w:top w:val="none" w:sz="0" w:space="0" w:color="auto"/>
        <w:left w:val="none" w:sz="0" w:space="0" w:color="auto"/>
        <w:bottom w:val="none" w:sz="0" w:space="0" w:color="auto"/>
        <w:right w:val="none" w:sz="0" w:space="0" w:color="auto"/>
      </w:divBdr>
    </w:div>
    <w:div w:id="718552573">
      <w:bodyDiv w:val="1"/>
      <w:marLeft w:val="0"/>
      <w:marRight w:val="0"/>
      <w:marTop w:val="0"/>
      <w:marBottom w:val="0"/>
      <w:divBdr>
        <w:top w:val="none" w:sz="0" w:space="0" w:color="auto"/>
        <w:left w:val="none" w:sz="0" w:space="0" w:color="auto"/>
        <w:bottom w:val="none" w:sz="0" w:space="0" w:color="auto"/>
        <w:right w:val="none" w:sz="0" w:space="0" w:color="auto"/>
      </w:divBdr>
    </w:div>
    <w:div w:id="718670856">
      <w:bodyDiv w:val="1"/>
      <w:marLeft w:val="0"/>
      <w:marRight w:val="0"/>
      <w:marTop w:val="0"/>
      <w:marBottom w:val="0"/>
      <w:divBdr>
        <w:top w:val="none" w:sz="0" w:space="0" w:color="auto"/>
        <w:left w:val="none" w:sz="0" w:space="0" w:color="auto"/>
        <w:bottom w:val="none" w:sz="0" w:space="0" w:color="auto"/>
        <w:right w:val="none" w:sz="0" w:space="0" w:color="auto"/>
      </w:divBdr>
    </w:div>
    <w:div w:id="718674926">
      <w:bodyDiv w:val="1"/>
      <w:marLeft w:val="0"/>
      <w:marRight w:val="0"/>
      <w:marTop w:val="0"/>
      <w:marBottom w:val="0"/>
      <w:divBdr>
        <w:top w:val="none" w:sz="0" w:space="0" w:color="auto"/>
        <w:left w:val="none" w:sz="0" w:space="0" w:color="auto"/>
        <w:bottom w:val="none" w:sz="0" w:space="0" w:color="auto"/>
        <w:right w:val="none" w:sz="0" w:space="0" w:color="auto"/>
      </w:divBdr>
    </w:div>
    <w:div w:id="719671111">
      <w:bodyDiv w:val="1"/>
      <w:marLeft w:val="0"/>
      <w:marRight w:val="0"/>
      <w:marTop w:val="0"/>
      <w:marBottom w:val="0"/>
      <w:divBdr>
        <w:top w:val="none" w:sz="0" w:space="0" w:color="auto"/>
        <w:left w:val="none" w:sz="0" w:space="0" w:color="auto"/>
        <w:bottom w:val="none" w:sz="0" w:space="0" w:color="auto"/>
        <w:right w:val="none" w:sz="0" w:space="0" w:color="auto"/>
      </w:divBdr>
    </w:div>
    <w:div w:id="719986605">
      <w:bodyDiv w:val="1"/>
      <w:marLeft w:val="0"/>
      <w:marRight w:val="0"/>
      <w:marTop w:val="0"/>
      <w:marBottom w:val="0"/>
      <w:divBdr>
        <w:top w:val="none" w:sz="0" w:space="0" w:color="auto"/>
        <w:left w:val="none" w:sz="0" w:space="0" w:color="auto"/>
        <w:bottom w:val="none" w:sz="0" w:space="0" w:color="auto"/>
        <w:right w:val="none" w:sz="0" w:space="0" w:color="auto"/>
      </w:divBdr>
    </w:div>
    <w:div w:id="720052813">
      <w:bodyDiv w:val="1"/>
      <w:marLeft w:val="0"/>
      <w:marRight w:val="0"/>
      <w:marTop w:val="0"/>
      <w:marBottom w:val="0"/>
      <w:divBdr>
        <w:top w:val="none" w:sz="0" w:space="0" w:color="auto"/>
        <w:left w:val="none" w:sz="0" w:space="0" w:color="auto"/>
        <w:bottom w:val="none" w:sz="0" w:space="0" w:color="auto"/>
        <w:right w:val="none" w:sz="0" w:space="0" w:color="auto"/>
      </w:divBdr>
    </w:div>
    <w:div w:id="720134849">
      <w:bodyDiv w:val="1"/>
      <w:marLeft w:val="0"/>
      <w:marRight w:val="0"/>
      <w:marTop w:val="0"/>
      <w:marBottom w:val="0"/>
      <w:divBdr>
        <w:top w:val="none" w:sz="0" w:space="0" w:color="auto"/>
        <w:left w:val="none" w:sz="0" w:space="0" w:color="auto"/>
        <w:bottom w:val="none" w:sz="0" w:space="0" w:color="auto"/>
        <w:right w:val="none" w:sz="0" w:space="0" w:color="auto"/>
      </w:divBdr>
    </w:div>
    <w:div w:id="720321422">
      <w:bodyDiv w:val="1"/>
      <w:marLeft w:val="0"/>
      <w:marRight w:val="0"/>
      <w:marTop w:val="0"/>
      <w:marBottom w:val="0"/>
      <w:divBdr>
        <w:top w:val="none" w:sz="0" w:space="0" w:color="auto"/>
        <w:left w:val="none" w:sz="0" w:space="0" w:color="auto"/>
        <w:bottom w:val="none" w:sz="0" w:space="0" w:color="auto"/>
        <w:right w:val="none" w:sz="0" w:space="0" w:color="auto"/>
      </w:divBdr>
    </w:div>
    <w:div w:id="720322445">
      <w:bodyDiv w:val="1"/>
      <w:marLeft w:val="0"/>
      <w:marRight w:val="0"/>
      <w:marTop w:val="0"/>
      <w:marBottom w:val="0"/>
      <w:divBdr>
        <w:top w:val="none" w:sz="0" w:space="0" w:color="auto"/>
        <w:left w:val="none" w:sz="0" w:space="0" w:color="auto"/>
        <w:bottom w:val="none" w:sz="0" w:space="0" w:color="auto"/>
        <w:right w:val="none" w:sz="0" w:space="0" w:color="auto"/>
      </w:divBdr>
    </w:div>
    <w:div w:id="720518518">
      <w:bodyDiv w:val="1"/>
      <w:marLeft w:val="0"/>
      <w:marRight w:val="0"/>
      <w:marTop w:val="0"/>
      <w:marBottom w:val="0"/>
      <w:divBdr>
        <w:top w:val="none" w:sz="0" w:space="0" w:color="auto"/>
        <w:left w:val="none" w:sz="0" w:space="0" w:color="auto"/>
        <w:bottom w:val="none" w:sz="0" w:space="0" w:color="auto"/>
        <w:right w:val="none" w:sz="0" w:space="0" w:color="auto"/>
      </w:divBdr>
    </w:div>
    <w:div w:id="720717366">
      <w:bodyDiv w:val="1"/>
      <w:marLeft w:val="0"/>
      <w:marRight w:val="0"/>
      <w:marTop w:val="0"/>
      <w:marBottom w:val="0"/>
      <w:divBdr>
        <w:top w:val="none" w:sz="0" w:space="0" w:color="auto"/>
        <w:left w:val="none" w:sz="0" w:space="0" w:color="auto"/>
        <w:bottom w:val="none" w:sz="0" w:space="0" w:color="auto"/>
        <w:right w:val="none" w:sz="0" w:space="0" w:color="auto"/>
      </w:divBdr>
    </w:div>
    <w:div w:id="720981170">
      <w:bodyDiv w:val="1"/>
      <w:marLeft w:val="0"/>
      <w:marRight w:val="0"/>
      <w:marTop w:val="0"/>
      <w:marBottom w:val="0"/>
      <w:divBdr>
        <w:top w:val="none" w:sz="0" w:space="0" w:color="auto"/>
        <w:left w:val="none" w:sz="0" w:space="0" w:color="auto"/>
        <w:bottom w:val="none" w:sz="0" w:space="0" w:color="auto"/>
        <w:right w:val="none" w:sz="0" w:space="0" w:color="auto"/>
      </w:divBdr>
    </w:div>
    <w:div w:id="721052630">
      <w:bodyDiv w:val="1"/>
      <w:marLeft w:val="0"/>
      <w:marRight w:val="0"/>
      <w:marTop w:val="0"/>
      <w:marBottom w:val="0"/>
      <w:divBdr>
        <w:top w:val="none" w:sz="0" w:space="0" w:color="auto"/>
        <w:left w:val="none" w:sz="0" w:space="0" w:color="auto"/>
        <w:bottom w:val="none" w:sz="0" w:space="0" w:color="auto"/>
        <w:right w:val="none" w:sz="0" w:space="0" w:color="auto"/>
      </w:divBdr>
    </w:div>
    <w:div w:id="721053697">
      <w:bodyDiv w:val="1"/>
      <w:marLeft w:val="0"/>
      <w:marRight w:val="0"/>
      <w:marTop w:val="0"/>
      <w:marBottom w:val="0"/>
      <w:divBdr>
        <w:top w:val="none" w:sz="0" w:space="0" w:color="auto"/>
        <w:left w:val="none" w:sz="0" w:space="0" w:color="auto"/>
        <w:bottom w:val="none" w:sz="0" w:space="0" w:color="auto"/>
        <w:right w:val="none" w:sz="0" w:space="0" w:color="auto"/>
      </w:divBdr>
    </w:div>
    <w:div w:id="721178191">
      <w:bodyDiv w:val="1"/>
      <w:marLeft w:val="0"/>
      <w:marRight w:val="0"/>
      <w:marTop w:val="0"/>
      <w:marBottom w:val="0"/>
      <w:divBdr>
        <w:top w:val="none" w:sz="0" w:space="0" w:color="auto"/>
        <w:left w:val="none" w:sz="0" w:space="0" w:color="auto"/>
        <w:bottom w:val="none" w:sz="0" w:space="0" w:color="auto"/>
        <w:right w:val="none" w:sz="0" w:space="0" w:color="auto"/>
      </w:divBdr>
    </w:div>
    <w:div w:id="721518056">
      <w:bodyDiv w:val="1"/>
      <w:marLeft w:val="0"/>
      <w:marRight w:val="0"/>
      <w:marTop w:val="0"/>
      <w:marBottom w:val="0"/>
      <w:divBdr>
        <w:top w:val="none" w:sz="0" w:space="0" w:color="auto"/>
        <w:left w:val="none" w:sz="0" w:space="0" w:color="auto"/>
        <w:bottom w:val="none" w:sz="0" w:space="0" w:color="auto"/>
        <w:right w:val="none" w:sz="0" w:space="0" w:color="auto"/>
      </w:divBdr>
    </w:div>
    <w:div w:id="721757468">
      <w:bodyDiv w:val="1"/>
      <w:marLeft w:val="0"/>
      <w:marRight w:val="0"/>
      <w:marTop w:val="0"/>
      <w:marBottom w:val="0"/>
      <w:divBdr>
        <w:top w:val="none" w:sz="0" w:space="0" w:color="auto"/>
        <w:left w:val="none" w:sz="0" w:space="0" w:color="auto"/>
        <w:bottom w:val="none" w:sz="0" w:space="0" w:color="auto"/>
        <w:right w:val="none" w:sz="0" w:space="0" w:color="auto"/>
      </w:divBdr>
    </w:div>
    <w:div w:id="721826757">
      <w:bodyDiv w:val="1"/>
      <w:marLeft w:val="0"/>
      <w:marRight w:val="0"/>
      <w:marTop w:val="0"/>
      <w:marBottom w:val="0"/>
      <w:divBdr>
        <w:top w:val="none" w:sz="0" w:space="0" w:color="auto"/>
        <w:left w:val="none" w:sz="0" w:space="0" w:color="auto"/>
        <w:bottom w:val="none" w:sz="0" w:space="0" w:color="auto"/>
        <w:right w:val="none" w:sz="0" w:space="0" w:color="auto"/>
      </w:divBdr>
    </w:div>
    <w:div w:id="722142215">
      <w:bodyDiv w:val="1"/>
      <w:marLeft w:val="0"/>
      <w:marRight w:val="0"/>
      <w:marTop w:val="0"/>
      <w:marBottom w:val="0"/>
      <w:divBdr>
        <w:top w:val="none" w:sz="0" w:space="0" w:color="auto"/>
        <w:left w:val="none" w:sz="0" w:space="0" w:color="auto"/>
        <w:bottom w:val="none" w:sz="0" w:space="0" w:color="auto"/>
        <w:right w:val="none" w:sz="0" w:space="0" w:color="auto"/>
      </w:divBdr>
    </w:div>
    <w:div w:id="722143282">
      <w:bodyDiv w:val="1"/>
      <w:marLeft w:val="0"/>
      <w:marRight w:val="0"/>
      <w:marTop w:val="0"/>
      <w:marBottom w:val="0"/>
      <w:divBdr>
        <w:top w:val="none" w:sz="0" w:space="0" w:color="auto"/>
        <w:left w:val="none" w:sz="0" w:space="0" w:color="auto"/>
        <w:bottom w:val="none" w:sz="0" w:space="0" w:color="auto"/>
        <w:right w:val="none" w:sz="0" w:space="0" w:color="auto"/>
      </w:divBdr>
    </w:div>
    <w:div w:id="722213152">
      <w:bodyDiv w:val="1"/>
      <w:marLeft w:val="0"/>
      <w:marRight w:val="0"/>
      <w:marTop w:val="0"/>
      <w:marBottom w:val="0"/>
      <w:divBdr>
        <w:top w:val="none" w:sz="0" w:space="0" w:color="auto"/>
        <w:left w:val="none" w:sz="0" w:space="0" w:color="auto"/>
        <w:bottom w:val="none" w:sz="0" w:space="0" w:color="auto"/>
        <w:right w:val="none" w:sz="0" w:space="0" w:color="auto"/>
      </w:divBdr>
    </w:div>
    <w:div w:id="722219430">
      <w:bodyDiv w:val="1"/>
      <w:marLeft w:val="0"/>
      <w:marRight w:val="0"/>
      <w:marTop w:val="0"/>
      <w:marBottom w:val="0"/>
      <w:divBdr>
        <w:top w:val="none" w:sz="0" w:space="0" w:color="auto"/>
        <w:left w:val="none" w:sz="0" w:space="0" w:color="auto"/>
        <w:bottom w:val="none" w:sz="0" w:space="0" w:color="auto"/>
        <w:right w:val="none" w:sz="0" w:space="0" w:color="auto"/>
      </w:divBdr>
    </w:div>
    <w:div w:id="722824498">
      <w:bodyDiv w:val="1"/>
      <w:marLeft w:val="0"/>
      <w:marRight w:val="0"/>
      <w:marTop w:val="0"/>
      <w:marBottom w:val="0"/>
      <w:divBdr>
        <w:top w:val="none" w:sz="0" w:space="0" w:color="auto"/>
        <w:left w:val="none" w:sz="0" w:space="0" w:color="auto"/>
        <w:bottom w:val="none" w:sz="0" w:space="0" w:color="auto"/>
        <w:right w:val="none" w:sz="0" w:space="0" w:color="auto"/>
      </w:divBdr>
    </w:div>
    <w:div w:id="722872110">
      <w:bodyDiv w:val="1"/>
      <w:marLeft w:val="0"/>
      <w:marRight w:val="0"/>
      <w:marTop w:val="0"/>
      <w:marBottom w:val="0"/>
      <w:divBdr>
        <w:top w:val="none" w:sz="0" w:space="0" w:color="auto"/>
        <w:left w:val="none" w:sz="0" w:space="0" w:color="auto"/>
        <w:bottom w:val="none" w:sz="0" w:space="0" w:color="auto"/>
        <w:right w:val="none" w:sz="0" w:space="0" w:color="auto"/>
      </w:divBdr>
    </w:div>
    <w:div w:id="722943452">
      <w:bodyDiv w:val="1"/>
      <w:marLeft w:val="0"/>
      <w:marRight w:val="0"/>
      <w:marTop w:val="0"/>
      <w:marBottom w:val="0"/>
      <w:divBdr>
        <w:top w:val="none" w:sz="0" w:space="0" w:color="auto"/>
        <w:left w:val="none" w:sz="0" w:space="0" w:color="auto"/>
        <w:bottom w:val="none" w:sz="0" w:space="0" w:color="auto"/>
        <w:right w:val="none" w:sz="0" w:space="0" w:color="auto"/>
      </w:divBdr>
    </w:div>
    <w:div w:id="723214360">
      <w:bodyDiv w:val="1"/>
      <w:marLeft w:val="0"/>
      <w:marRight w:val="0"/>
      <w:marTop w:val="0"/>
      <w:marBottom w:val="0"/>
      <w:divBdr>
        <w:top w:val="none" w:sz="0" w:space="0" w:color="auto"/>
        <w:left w:val="none" w:sz="0" w:space="0" w:color="auto"/>
        <w:bottom w:val="none" w:sz="0" w:space="0" w:color="auto"/>
        <w:right w:val="none" w:sz="0" w:space="0" w:color="auto"/>
      </w:divBdr>
    </w:div>
    <w:div w:id="723338446">
      <w:bodyDiv w:val="1"/>
      <w:marLeft w:val="0"/>
      <w:marRight w:val="0"/>
      <w:marTop w:val="0"/>
      <w:marBottom w:val="0"/>
      <w:divBdr>
        <w:top w:val="none" w:sz="0" w:space="0" w:color="auto"/>
        <w:left w:val="none" w:sz="0" w:space="0" w:color="auto"/>
        <w:bottom w:val="none" w:sz="0" w:space="0" w:color="auto"/>
        <w:right w:val="none" w:sz="0" w:space="0" w:color="auto"/>
      </w:divBdr>
    </w:div>
    <w:div w:id="723452216">
      <w:bodyDiv w:val="1"/>
      <w:marLeft w:val="0"/>
      <w:marRight w:val="0"/>
      <w:marTop w:val="0"/>
      <w:marBottom w:val="0"/>
      <w:divBdr>
        <w:top w:val="none" w:sz="0" w:space="0" w:color="auto"/>
        <w:left w:val="none" w:sz="0" w:space="0" w:color="auto"/>
        <w:bottom w:val="none" w:sz="0" w:space="0" w:color="auto"/>
        <w:right w:val="none" w:sz="0" w:space="0" w:color="auto"/>
      </w:divBdr>
    </w:div>
    <w:div w:id="723724312">
      <w:bodyDiv w:val="1"/>
      <w:marLeft w:val="0"/>
      <w:marRight w:val="0"/>
      <w:marTop w:val="0"/>
      <w:marBottom w:val="0"/>
      <w:divBdr>
        <w:top w:val="none" w:sz="0" w:space="0" w:color="auto"/>
        <w:left w:val="none" w:sz="0" w:space="0" w:color="auto"/>
        <w:bottom w:val="none" w:sz="0" w:space="0" w:color="auto"/>
        <w:right w:val="none" w:sz="0" w:space="0" w:color="auto"/>
      </w:divBdr>
    </w:div>
    <w:div w:id="723872426">
      <w:bodyDiv w:val="1"/>
      <w:marLeft w:val="0"/>
      <w:marRight w:val="0"/>
      <w:marTop w:val="0"/>
      <w:marBottom w:val="0"/>
      <w:divBdr>
        <w:top w:val="none" w:sz="0" w:space="0" w:color="auto"/>
        <w:left w:val="none" w:sz="0" w:space="0" w:color="auto"/>
        <w:bottom w:val="none" w:sz="0" w:space="0" w:color="auto"/>
        <w:right w:val="none" w:sz="0" w:space="0" w:color="auto"/>
      </w:divBdr>
    </w:div>
    <w:div w:id="723991215">
      <w:bodyDiv w:val="1"/>
      <w:marLeft w:val="0"/>
      <w:marRight w:val="0"/>
      <w:marTop w:val="0"/>
      <w:marBottom w:val="0"/>
      <w:divBdr>
        <w:top w:val="none" w:sz="0" w:space="0" w:color="auto"/>
        <w:left w:val="none" w:sz="0" w:space="0" w:color="auto"/>
        <w:bottom w:val="none" w:sz="0" w:space="0" w:color="auto"/>
        <w:right w:val="none" w:sz="0" w:space="0" w:color="auto"/>
      </w:divBdr>
    </w:div>
    <w:div w:id="724061745">
      <w:bodyDiv w:val="1"/>
      <w:marLeft w:val="0"/>
      <w:marRight w:val="0"/>
      <w:marTop w:val="0"/>
      <w:marBottom w:val="0"/>
      <w:divBdr>
        <w:top w:val="none" w:sz="0" w:space="0" w:color="auto"/>
        <w:left w:val="none" w:sz="0" w:space="0" w:color="auto"/>
        <w:bottom w:val="none" w:sz="0" w:space="0" w:color="auto"/>
        <w:right w:val="none" w:sz="0" w:space="0" w:color="auto"/>
      </w:divBdr>
    </w:div>
    <w:div w:id="724063807">
      <w:bodyDiv w:val="1"/>
      <w:marLeft w:val="0"/>
      <w:marRight w:val="0"/>
      <w:marTop w:val="0"/>
      <w:marBottom w:val="0"/>
      <w:divBdr>
        <w:top w:val="none" w:sz="0" w:space="0" w:color="auto"/>
        <w:left w:val="none" w:sz="0" w:space="0" w:color="auto"/>
        <w:bottom w:val="none" w:sz="0" w:space="0" w:color="auto"/>
        <w:right w:val="none" w:sz="0" w:space="0" w:color="auto"/>
      </w:divBdr>
    </w:div>
    <w:div w:id="724529783">
      <w:bodyDiv w:val="1"/>
      <w:marLeft w:val="0"/>
      <w:marRight w:val="0"/>
      <w:marTop w:val="0"/>
      <w:marBottom w:val="0"/>
      <w:divBdr>
        <w:top w:val="none" w:sz="0" w:space="0" w:color="auto"/>
        <w:left w:val="none" w:sz="0" w:space="0" w:color="auto"/>
        <w:bottom w:val="none" w:sz="0" w:space="0" w:color="auto"/>
        <w:right w:val="none" w:sz="0" w:space="0" w:color="auto"/>
      </w:divBdr>
    </w:div>
    <w:div w:id="724721769">
      <w:bodyDiv w:val="1"/>
      <w:marLeft w:val="0"/>
      <w:marRight w:val="0"/>
      <w:marTop w:val="0"/>
      <w:marBottom w:val="0"/>
      <w:divBdr>
        <w:top w:val="none" w:sz="0" w:space="0" w:color="auto"/>
        <w:left w:val="none" w:sz="0" w:space="0" w:color="auto"/>
        <w:bottom w:val="none" w:sz="0" w:space="0" w:color="auto"/>
        <w:right w:val="none" w:sz="0" w:space="0" w:color="auto"/>
      </w:divBdr>
    </w:div>
    <w:div w:id="724791229">
      <w:bodyDiv w:val="1"/>
      <w:marLeft w:val="0"/>
      <w:marRight w:val="0"/>
      <w:marTop w:val="0"/>
      <w:marBottom w:val="0"/>
      <w:divBdr>
        <w:top w:val="none" w:sz="0" w:space="0" w:color="auto"/>
        <w:left w:val="none" w:sz="0" w:space="0" w:color="auto"/>
        <w:bottom w:val="none" w:sz="0" w:space="0" w:color="auto"/>
        <w:right w:val="none" w:sz="0" w:space="0" w:color="auto"/>
      </w:divBdr>
    </w:div>
    <w:div w:id="724914361">
      <w:bodyDiv w:val="1"/>
      <w:marLeft w:val="0"/>
      <w:marRight w:val="0"/>
      <w:marTop w:val="0"/>
      <w:marBottom w:val="0"/>
      <w:divBdr>
        <w:top w:val="none" w:sz="0" w:space="0" w:color="auto"/>
        <w:left w:val="none" w:sz="0" w:space="0" w:color="auto"/>
        <w:bottom w:val="none" w:sz="0" w:space="0" w:color="auto"/>
        <w:right w:val="none" w:sz="0" w:space="0" w:color="auto"/>
      </w:divBdr>
    </w:div>
    <w:div w:id="725253466">
      <w:bodyDiv w:val="1"/>
      <w:marLeft w:val="0"/>
      <w:marRight w:val="0"/>
      <w:marTop w:val="0"/>
      <w:marBottom w:val="0"/>
      <w:divBdr>
        <w:top w:val="none" w:sz="0" w:space="0" w:color="auto"/>
        <w:left w:val="none" w:sz="0" w:space="0" w:color="auto"/>
        <w:bottom w:val="none" w:sz="0" w:space="0" w:color="auto"/>
        <w:right w:val="none" w:sz="0" w:space="0" w:color="auto"/>
      </w:divBdr>
    </w:div>
    <w:div w:id="725378432">
      <w:bodyDiv w:val="1"/>
      <w:marLeft w:val="0"/>
      <w:marRight w:val="0"/>
      <w:marTop w:val="0"/>
      <w:marBottom w:val="0"/>
      <w:divBdr>
        <w:top w:val="none" w:sz="0" w:space="0" w:color="auto"/>
        <w:left w:val="none" w:sz="0" w:space="0" w:color="auto"/>
        <w:bottom w:val="none" w:sz="0" w:space="0" w:color="auto"/>
        <w:right w:val="none" w:sz="0" w:space="0" w:color="auto"/>
      </w:divBdr>
    </w:div>
    <w:div w:id="725614696">
      <w:bodyDiv w:val="1"/>
      <w:marLeft w:val="0"/>
      <w:marRight w:val="0"/>
      <w:marTop w:val="0"/>
      <w:marBottom w:val="0"/>
      <w:divBdr>
        <w:top w:val="none" w:sz="0" w:space="0" w:color="auto"/>
        <w:left w:val="none" w:sz="0" w:space="0" w:color="auto"/>
        <w:bottom w:val="none" w:sz="0" w:space="0" w:color="auto"/>
        <w:right w:val="none" w:sz="0" w:space="0" w:color="auto"/>
      </w:divBdr>
    </w:div>
    <w:div w:id="725765258">
      <w:bodyDiv w:val="1"/>
      <w:marLeft w:val="0"/>
      <w:marRight w:val="0"/>
      <w:marTop w:val="0"/>
      <w:marBottom w:val="0"/>
      <w:divBdr>
        <w:top w:val="none" w:sz="0" w:space="0" w:color="auto"/>
        <w:left w:val="none" w:sz="0" w:space="0" w:color="auto"/>
        <w:bottom w:val="none" w:sz="0" w:space="0" w:color="auto"/>
        <w:right w:val="none" w:sz="0" w:space="0" w:color="auto"/>
      </w:divBdr>
    </w:div>
    <w:div w:id="726032657">
      <w:bodyDiv w:val="1"/>
      <w:marLeft w:val="0"/>
      <w:marRight w:val="0"/>
      <w:marTop w:val="0"/>
      <w:marBottom w:val="0"/>
      <w:divBdr>
        <w:top w:val="none" w:sz="0" w:space="0" w:color="auto"/>
        <w:left w:val="none" w:sz="0" w:space="0" w:color="auto"/>
        <w:bottom w:val="none" w:sz="0" w:space="0" w:color="auto"/>
        <w:right w:val="none" w:sz="0" w:space="0" w:color="auto"/>
      </w:divBdr>
    </w:div>
    <w:div w:id="726495043">
      <w:bodyDiv w:val="1"/>
      <w:marLeft w:val="0"/>
      <w:marRight w:val="0"/>
      <w:marTop w:val="0"/>
      <w:marBottom w:val="0"/>
      <w:divBdr>
        <w:top w:val="none" w:sz="0" w:space="0" w:color="auto"/>
        <w:left w:val="none" w:sz="0" w:space="0" w:color="auto"/>
        <w:bottom w:val="none" w:sz="0" w:space="0" w:color="auto"/>
        <w:right w:val="none" w:sz="0" w:space="0" w:color="auto"/>
      </w:divBdr>
    </w:div>
    <w:div w:id="726806616">
      <w:bodyDiv w:val="1"/>
      <w:marLeft w:val="0"/>
      <w:marRight w:val="0"/>
      <w:marTop w:val="0"/>
      <w:marBottom w:val="0"/>
      <w:divBdr>
        <w:top w:val="none" w:sz="0" w:space="0" w:color="auto"/>
        <w:left w:val="none" w:sz="0" w:space="0" w:color="auto"/>
        <w:bottom w:val="none" w:sz="0" w:space="0" w:color="auto"/>
        <w:right w:val="none" w:sz="0" w:space="0" w:color="auto"/>
      </w:divBdr>
    </w:div>
    <w:div w:id="726877897">
      <w:bodyDiv w:val="1"/>
      <w:marLeft w:val="0"/>
      <w:marRight w:val="0"/>
      <w:marTop w:val="0"/>
      <w:marBottom w:val="0"/>
      <w:divBdr>
        <w:top w:val="none" w:sz="0" w:space="0" w:color="auto"/>
        <w:left w:val="none" w:sz="0" w:space="0" w:color="auto"/>
        <w:bottom w:val="none" w:sz="0" w:space="0" w:color="auto"/>
        <w:right w:val="none" w:sz="0" w:space="0" w:color="auto"/>
      </w:divBdr>
    </w:div>
    <w:div w:id="727149115">
      <w:bodyDiv w:val="1"/>
      <w:marLeft w:val="0"/>
      <w:marRight w:val="0"/>
      <w:marTop w:val="0"/>
      <w:marBottom w:val="0"/>
      <w:divBdr>
        <w:top w:val="none" w:sz="0" w:space="0" w:color="auto"/>
        <w:left w:val="none" w:sz="0" w:space="0" w:color="auto"/>
        <w:bottom w:val="none" w:sz="0" w:space="0" w:color="auto"/>
        <w:right w:val="none" w:sz="0" w:space="0" w:color="auto"/>
      </w:divBdr>
    </w:div>
    <w:div w:id="727150776">
      <w:bodyDiv w:val="1"/>
      <w:marLeft w:val="0"/>
      <w:marRight w:val="0"/>
      <w:marTop w:val="0"/>
      <w:marBottom w:val="0"/>
      <w:divBdr>
        <w:top w:val="none" w:sz="0" w:space="0" w:color="auto"/>
        <w:left w:val="none" w:sz="0" w:space="0" w:color="auto"/>
        <w:bottom w:val="none" w:sz="0" w:space="0" w:color="auto"/>
        <w:right w:val="none" w:sz="0" w:space="0" w:color="auto"/>
      </w:divBdr>
    </w:div>
    <w:div w:id="727384314">
      <w:bodyDiv w:val="1"/>
      <w:marLeft w:val="0"/>
      <w:marRight w:val="0"/>
      <w:marTop w:val="0"/>
      <w:marBottom w:val="0"/>
      <w:divBdr>
        <w:top w:val="none" w:sz="0" w:space="0" w:color="auto"/>
        <w:left w:val="none" w:sz="0" w:space="0" w:color="auto"/>
        <w:bottom w:val="none" w:sz="0" w:space="0" w:color="auto"/>
        <w:right w:val="none" w:sz="0" w:space="0" w:color="auto"/>
      </w:divBdr>
    </w:div>
    <w:div w:id="727651168">
      <w:bodyDiv w:val="1"/>
      <w:marLeft w:val="0"/>
      <w:marRight w:val="0"/>
      <w:marTop w:val="0"/>
      <w:marBottom w:val="0"/>
      <w:divBdr>
        <w:top w:val="none" w:sz="0" w:space="0" w:color="auto"/>
        <w:left w:val="none" w:sz="0" w:space="0" w:color="auto"/>
        <w:bottom w:val="none" w:sz="0" w:space="0" w:color="auto"/>
        <w:right w:val="none" w:sz="0" w:space="0" w:color="auto"/>
      </w:divBdr>
    </w:div>
    <w:div w:id="727924676">
      <w:bodyDiv w:val="1"/>
      <w:marLeft w:val="0"/>
      <w:marRight w:val="0"/>
      <w:marTop w:val="0"/>
      <w:marBottom w:val="0"/>
      <w:divBdr>
        <w:top w:val="none" w:sz="0" w:space="0" w:color="auto"/>
        <w:left w:val="none" w:sz="0" w:space="0" w:color="auto"/>
        <w:bottom w:val="none" w:sz="0" w:space="0" w:color="auto"/>
        <w:right w:val="none" w:sz="0" w:space="0" w:color="auto"/>
      </w:divBdr>
    </w:div>
    <w:div w:id="728115146">
      <w:bodyDiv w:val="1"/>
      <w:marLeft w:val="0"/>
      <w:marRight w:val="0"/>
      <w:marTop w:val="0"/>
      <w:marBottom w:val="0"/>
      <w:divBdr>
        <w:top w:val="none" w:sz="0" w:space="0" w:color="auto"/>
        <w:left w:val="none" w:sz="0" w:space="0" w:color="auto"/>
        <w:bottom w:val="none" w:sz="0" w:space="0" w:color="auto"/>
        <w:right w:val="none" w:sz="0" w:space="0" w:color="auto"/>
      </w:divBdr>
    </w:div>
    <w:div w:id="728185979">
      <w:bodyDiv w:val="1"/>
      <w:marLeft w:val="0"/>
      <w:marRight w:val="0"/>
      <w:marTop w:val="0"/>
      <w:marBottom w:val="0"/>
      <w:divBdr>
        <w:top w:val="none" w:sz="0" w:space="0" w:color="auto"/>
        <w:left w:val="none" w:sz="0" w:space="0" w:color="auto"/>
        <w:bottom w:val="none" w:sz="0" w:space="0" w:color="auto"/>
        <w:right w:val="none" w:sz="0" w:space="0" w:color="auto"/>
      </w:divBdr>
    </w:div>
    <w:div w:id="728187515">
      <w:bodyDiv w:val="1"/>
      <w:marLeft w:val="0"/>
      <w:marRight w:val="0"/>
      <w:marTop w:val="0"/>
      <w:marBottom w:val="0"/>
      <w:divBdr>
        <w:top w:val="none" w:sz="0" w:space="0" w:color="auto"/>
        <w:left w:val="none" w:sz="0" w:space="0" w:color="auto"/>
        <w:bottom w:val="none" w:sz="0" w:space="0" w:color="auto"/>
        <w:right w:val="none" w:sz="0" w:space="0" w:color="auto"/>
      </w:divBdr>
    </w:div>
    <w:div w:id="728573222">
      <w:bodyDiv w:val="1"/>
      <w:marLeft w:val="0"/>
      <w:marRight w:val="0"/>
      <w:marTop w:val="0"/>
      <w:marBottom w:val="0"/>
      <w:divBdr>
        <w:top w:val="none" w:sz="0" w:space="0" w:color="auto"/>
        <w:left w:val="none" w:sz="0" w:space="0" w:color="auto"/>
        <w:bottom w:val="none" w:sz="0" w:space="0" w:color="auto"/>
        <w:right w:val="none" w:sz="0" w:space="0" w:color="auto"/>
      </w:divBdr>
    </w:div>
    <w:div w:id="728696635">
      <w:bodyDiv w:val="1"/>
      <w:marLeft w:val="0"/>
      <w:marRight w:val="0"/>
      <w:marTop w:val="0"/>
      <w:marBottom w:val="0"/>
      <w:divBdr>
        <w:top w:val="none" w:sz="0" w:space="0" w:color="auto"/>
        <w:left w:val="none" w:sz="0" w:space="0" w:color="auto"/>
        <w:bottom w:val="none" w:sz="0" w:space="0" w:color="auto"/>
        <w:right w:val="none" w:sz="0" w:space="0" w:color="auto"/>
      </w:divBdr>
    </w:div>
    <w:div w:id="729113164">
      <w:bodyDiv w:val="1"/>
      <w:marLeft w:val="0"/>
      <w:marRight w:val="0"/>
      <w:marTop w:val="0"/>
      <w:marBottom w:val="0"/>
      <w:divBdr>
        <w:top w:val="none" w:sz="0" w:space="0" w:color="auto"/>
        <w:left w:val="none" w:sz="0" w:space="0" w:color="auto"/>
        <w:bottom w:val="none" w:sz="0" w:space="0" w:color="auto"/>
        <w:right w:val="none" w:sz="0" w:space="0" w:color="auto"/>
      </w:divBdr>
    </w:div>
    <w:div w:id="729115015">
      <w:bodyDiv w:val="1"/>
      <w:marLeft w:val="0"/>
      <w:marRight w:val="0"/>
      <w:marTop w:val="0"/>
      <w:marBottom w:val="0"/>
      <w:divBdr>
        <w:top w:val="none" w:sz="0" w:space="0" w:color="auto"/>
        <w:left w:val="none" w:sz="0" w:space="0" w:color="auto"/>
        <w:bottom w:val="none" w:sz="0" w:space="0" w:color="auto"/>
        <w:right w:val="none" w:sz="0" w:space="0" w:color="auto"/>
      </w:divBdr>
    </w:div>
    <w:div w:id="729764132">
      <w:bodyDiv w:val="1"/>
      <w:marLeft w:val="0"/>
      <w:marRight w:val="0"/>
      <w:marTop w:val="0"/>
      <w:marBottom w:val="0"/>
      <w:divBdr>
        <w:top w:val="none" w:sz="0" w:space="0" w:color="auto"/>
        <w:left w:val="none" w:sz="0" w:space="0" w:color="auto"/>
        <w:bottom w:val="none" w:sz="0" w:space="0" w:color="auto"/>
        <w:right w:val="none" w:sz="0" w:space="0" w:color="auto"/>
      </w:divBdr>
    </w:div>
    <w:div w:id="729770503">
      <w:bodyDiv w:val="1"/>
      <w:marLeft w:val="0"/>
      <w:marRight w:val="0"/>
      <w:marTop w:val="0"/>
      <w:marBottom w:val="0"/>
      <w:divBdr>
        <w:top w:val="none" w:sz="0" w:space="0" w:color="auto"/>
        <w:left w:val="none" w:sz="0" w:space="0" w:color="auto"/>
        <w:bottom w:val="none" w:sz="0" w:space="0" w:color="auto"/>
        <w:right w:val="none" w:sz="0" w:space="0" w:color="auto"/>
      </w:divBdr>
    </w:div>
    <w:div w:id="729886155">
      <w:bodyDiv w:val="1"/>
      <w:marLeft w:val="0"/>
      <w:marRight w:val="0"/>
      <w:marTop w:val="0"/>
      <w:marBottom w:val="0"/>
      <w:divBdr>
        <w:top w:val="none" w:sz="0" w:space="0" w:color="auto"/>
        <w:left w:val="none" w:sz="0" w:space="0" w:color="auto"/>
        <w:bottom w:val="none" w:sz="0" w:space="0" w:color="auto"/>
        <w:right w:val="none" w:sz="0" w:space="0" w:color="auto"/>
      </w:divBdr>
    </w:div>
    <w:div w:id="730036145">
      <w:bodyDiv w:val="1"/>
      <w:marLeft w:val="0"/>
      <w:marRight w:val="0"/>
      <w:marTop w:val="0"/>
      <w:marBottom w:val="0"/>
      <w:divBdr>
        <w:top w:val="none" w:sz="0" w:space="0" w:color="auto"/>
        <w:left w:val="none" w:sz="0" w:space="0" w:color="auto"/>
        <w:bottom w:val="none" w:sz="0" w:space="0" w:color="auto"/>
        <w:right w:val="none" w:sz="0" w:space="0" w:color="auto"/>
      </w:divBdr>
    </w:div>
    <w:div w:id="730151990">
      <w:bodyDiv w:val="1"/>
      <w:marLeft w:val="0"/>
      <w:marRight w:val="0"/>
      <w:marTop w:val="0"/>
      <w:marBottom w:val="0"/>
      <w:divBdr>
        <w:top w:val="none" w:sz="0" w:space="0" w:color="auto"/>
        <w:left w:val="none" w:sz="0" w:space="0" w:color="auto"/>
        <w:bottom w:val="none" w:sz="0" w:space="0" w:color="auto"/>
        <w:right w:val="none" w:sz="0" w:space="0" w:color="auto"/>
      </w:divBdr>
    </w:div>
    <w:div w:id="730227644">
      <w:bodyDiv w:val="1"/>
      <w:marLeft w:val="0"/>
      <w:marRight w:val="0"/>
      <w:marTop w:val="0"/>
      <w:marBottom w:val="0"/>
      <w:divBdr>
        <w:top w:val="none" w:sz="0" w:space="0" w:color="auto"/>
        <w:left w:val="none" w:sz="0" w:space="0" w:color="auto"/>
        <w:bottom w:val="none" w:sz="0" w:space="0" w:color="auto"/>
        <w:right w:val="none" w:sz="0" w:space="0" w:color="auto"/>
      </w:divBdr>
    </w:div>
    <w:div w:id="730542533">
      <w:bodyDiv w:val="1"/>
      <w:marLeft w:val="0"/>
      <w:marRight w:val="0"/>
      <w:marTop w:val="0"/>
      <w:marBottom w:val="0"/>
      <w:divBdr>
        <w:top w:val="none" w:sz="0" w:space="0" w:color="auto"/>
        <w:left w:val="none" w:sz="0" w:space="0" w:color="auto"/>
        <w:bottom w:val="none" w:sz="0" w:space="0" w:color="auto"/>
        <w:right w:val="none" w:sz="0" w:space="0" w:color="auto"/>
      </w:divBdr>
    </w:div>
    <w:div w:id="730880882">
      <w:bodyDiv w:val="1"/>
      <w:marLeft w:val="0"/>
      <w:marRight w:val="0"/>
      <w:marTop w:val="0"/>
      <w:marBottom w:val="0"/>
      <w:divBdr>
        <w:top w:val="none" w:sz="0" w:space="0" w:color="auto"/>
        <w:left w:val="none" w:sz="0" w:space="0" w:color="auto"/>
        <w:bottom w:val="none" w:sz="0" w:space="0" w:color="auto"/>
        <w:right w:val="none" w:sz="0" w:space="0" w:color="auto"/>
      </w:divBdr>
    </w:div>
    <w:div w:id="731076573">
      <w:bodyDiv w:val="1"/>
      <w:marLeft w:val="0"/>
      <w:marRight w:val="0"/>
      <w:marTop w:val="0"/>
      <w:marBottom w:val="0"/>
      <w:divBdr>
        <w:top w:val="none" w:sz="0" w:space="0" w:color="auto"/>
        <w:left w:val="none" w:sz="0" w:space="0" w:color="auto"/>
        <w:bottom w:val="none" w:sz="0" w:space="0" w:color="auto"/>
        <w:right w:val="none" w:sz="0" w:space="0" w:color="auto"/>
      </w:divBdr>
    </w:div>
    <w:div w:id="731192631">
      <w:bodyDiv w:val="1"/>
      <w:marLeft w:val="0"/>
      <w:marRight w:val="0"/>
      <w:marTop w:val="0"/>
      <w:marBottom w:val="0"/>
      <w:divBdr>
        <w:top w:val="none" w:sz="0" w:space="0" w:color="auto"/>
        <w:left w:val="none" w:sz="0" w:space="0" w:color="auto"/>
        <w:bottom w:val="none" w:sz="0" w:space="0" w:color="auto"/>
        <w:right w:val="none" w:sz="0" w:space="0" w:color="auto"/>
      </w:divBdr>
    </w:div>
    <w:div w:id="731347329">
      <w:bodyDiv w:val="1"/>
      <w:marLeft w:val="0"/>
      <w:marRight w:val="0"/>
      <w:marTop w:val="0"/>
      <w:marBottom w:val="0"/>
      <w:divBdr>
        <w:top w:val="none" w:sz="0" w:space="0" w:color="auto"/>
        <w:left w:val="none" w:sz="0" w:space="0" w:color="auto"/>
        <w:bottom w:val="none" w:sz="0" w:space="0" w:color="auto"/>
        <w:right w:val="none" w:sz="0" w:space="0" w:color="auto"/>
      </w:divBdr>
    </w:div>
    <w:div w:id="732168210">
      <w:bodyDiv w:val="1"/>
      <w:marLeft w:val="0"/>
      <w:marRight w:val="0"/>
      <w:marTop w:val="0"/>
      <w:marBottom w:val="0"/>
      <w:divBdr>
        <w:top w:val="none" w:sz="0" w:space="0" w:color="auto"/>
        <w:left w:val="none" w:sz="0" w:space="0" w:color="auto"/>
        <w:bottom w:val="none" w:sz="0" w:space="0" w:color="auto"/>
        <w:right w:val="none" w:sz="0" w:space="0" w:color="auto"/>
      </w:divBdr>
    </w:div>
    <w:div w:id="732242157">
      <w:bodyDiv w:val="1"/>
      <w:marLeft w:val="0"/>
      <w:marRight w:val="0"/>
      <w:marTop w:val="0"/>
      <w:marBottom w:val="0"/>
      <w:divBdr>
        <w:top w:val="none" w:sz="0" w:space="0" w:color="auto"/>
        <w:left w:val="none" w:sz="0" w:space="0" w:color="auto"/>
        <w:bottom w:val="none" w:sz="0" w:space="0" w:color="auto"/>
        <w:right w:val="none" w:sz="0" w:space="0" w:color="auto"/>
      </w:divBdr>
    </w:div>
    <w:div w:id="732242484">
      <w:bodyDiv w:val="1"/>
      <w:marLeft w:val="0"/>
      <w:marRight w:val="0"/>
      <w:marTop w:val="0"/>
      <w:marBottom w:val="0"/>
      <w:divBdr>
        <w:top w:val="none" w:sz="0" w:space="0" w:color="auto"/>
        <w:left w:val="none" w:sz="0" w:space="0" w:color="auto"/>
        <w:bottom w:val="none" w:sz="0" w:space="0" w:color="auto"/>
        <w:right w:val="none" w:sz="0" w:space="0" w:color="auto"/>
      </w:divBdr>
    </w:div>
    <w:div w:id="732313632">
      <w:bodyDiv w:val="1"/>
      <w:marLeft w:val="0"/>
      <w:marRight w:val="0"/>
      <w:marTop w:val="0"/>
      <w:marBottom w:val="0"/>
      <w:divBdr>
        <w:top w:val="none" w:sz="0" w:space="0" w:color="auto"/>
        <w:left w:val="none" w:sz="0" w:space="0" w:color="auto"/>
        <w:bottom w:val="none" w:sz="0" w:space="0" w:color="auto"/>
        <w:right w:val="none" w:sz="0" w:space="0" w:color="auto"/>
      </w:divBdr>
    </w:div>
    <w:div w:id="732587439">
      <w:bodyDiv w:val="1"/>
      <w:marLeft w:val="0"/>
      <w:marRight w:val="0"/>
      <w:marTop w:val="0"/>
      <w:marBottom w:val="0"/>
      <w:divBdr>
        <w:top w:val="none" w:sz="0" w:space="0" w:color="auto"/>
        <w:left w:val="none" w:sz="0" w:space="0" w:color="auto"/>
        <w:bottom w:val="none" w:sz="0" w:space="0" w:color="auto"/>
        <w:right w:val="none" w:sz="0" w:space="0" w:color="auto"/>
      </w:divBdr>
    </w:div>
    <w:div w:id="733049056">
      <w:bodyDiv w:val="1"/>
      <w:marLeft w:val="0"/>
      <w:marRight w:val="0"/>
      <w:marTop w:val="0"/>
      <w:marBottom w:val="0"/>
      <w:divBdr>
        <w:top w:val="none" w:sz="0" w:space="0" w:color="auto"/>
        <w:left w:val="none" w:sz="0" w:space="0" w:color="auto"/>
        <w:bottom w:val="none" w:sz="0" w:space="0" w:color="auto"/>
        <w:right w:val="none" w:sz="0" w:space="0" w:color="auto"/>
      </w:divBdr>
    </w:div>
    <w:div w:id="733162784">
      <w:bodyDiv w:val="1"/>
      <w:marLeft w:val="0"/>
      <w:marRight w:val="0"/>
      <w:marTop w:val="0"/>
      <w:marBottom w:val="0"/>
      <w:divBdr>
        <w:top w:val="none" w:sz="0" w:space="0" w:color="auto"/>
        <w:left w:val="none" w:sz="0" w:space="0" w:color="auto"/>
        <w:bottom w:val="none" w:sz="0" w:space="0" w:color="auto"/>
        <w:right w:val="none" w:sz="0" w:space="0" w:color="auto"/>
      </w:divBdr>
    </w:div>
    <w:div w:id="733353582">
      <w:bodyDiv w:val="1"/>
      <w:marLeft w:val="0"/>
      <w:marRight w:val="0"/>
      <w:marTop w:val="0"/>
      <w:marBottom w:val="0"/>
      <w:divBdr>
        <w:top w:val="none" w:sz="0" w:space="0" w:color="auto"/>
        <w:left w:val="none" w:sz="0" w:space="0" w:color="auto"/>
        <w:bottom w:val="none" w:sz="0" w:space="0" w:color="auto"/>
        <w:right w:val="none" w:sz="0" w:space="0" w:color="auto"/>
      </w:divBdr>
    </w:div>
    <w:div w:id="733626775">
      <w:bodyDiv w:val="1"/>
      <w:marLeft w:val="0"/>
      <w:marRight w:val="0"/>
      <w:marTop w:val="0"/>
      <w:marBottom w:val="0"/>
      <w:divBdr>
        <w:top w:val="none" w:sz="0" w:space="0" w:color="auto"/>
        <w:left w:val="none" w:sz="0" w:space="0" w:color="auto"/>
        <w:bottom w:val="none" w:sz="0" w:space="0" w:color="auto"/>
        <w:right w:val="none" w:sz="0" w:space="0" w:color="auto"/>
      </w:divBdr>
    </w:div>
    <w:div w:id="734083290">
      <w:bodyDiv w:val="1"/>
      <w:marLeft w:val="0"/>
      <w:marRight w:val="0"/>
      <w:marTop w:val="0"/>
      <w:marBottom w:val="0"/>
      <w:divBdr>
        <w:top w:val="none" w:sz="0" w:space="0" w:color="auto"/>
        <w:left w:val="none" w:sz="0" w:space="0" w:color="auto"/>
        <w:bottom w:val="none" w:sz="0" w:space="0" w:color="auto"/>
        <w:right w:val="none" w:sz="0" w:space="0" w:color="auto"/>
      </w:divBdr>
    </w:div>
    <w:div w:id="734356339">
      <w:bodyDiv w:val="1"/>
      <w:marLeft w:val="0"/>
      <w:marRight w:val="0"/>
      <w:marTop w:val="0"/>
      <w:marBottom w:val="0"/>
      <w:divBdr>
        <w:top w:val="none" w:sz="0" w:space="0" w:color="auto"/>
        <w:left w:val="none" w:sz="0" w:space="0" w:color="auto"/>
        <w:bottom w:val="none" w:sz="0" w:space="0" w:color="auto"/>
        <w:right w:val="none" w:sz="0" w:space="0" w:color="auto"/>
      </w:divBdr>
    </w:div>
    <w:div w:id="734619751">
      <w:bodyDiv w:val="1"/>
      <w:marLeft w:val="0"/>
      <w:marRight w:val="0"/>
      <w:marTop w:val="0"/>
      <w:marBottom w:val="0"/>
      <w:divBdr>
        <w:top w:val="none" w:sz="0" w:space="0" w:color="auto"/>
        <w:left w:val="none" w:sz="0" w:space="0" w:color="auto"/>
        <w:bottom w:val="none" w:sz="0" w:space="0" w:color="auto"/>
        <w:right w:val="none" w:sz="0" w:space="0" w:color="auto"/>
      </w:divBdr>
    </w:div>
    <w:div w:id="734932209">
      <w:bodyDiv w:val="1"/>
      <w:marLeft w:val="0"/>
      <w:marRight w:val="0"/>
      <w:marTop w:val="0"/>
      <w:marBottom w:val="0"/>
      <w:divBdr>
        <w:top w:val="none" w:sz="0" w:space="0" w:color="auto"/>
        <w:left w:val="none" w:sz="0" w:space="0" w:color="auto"/>
        <w:bottom w:val="none" w:sz="0" w:space="0" w:color="auto"/>
        <w:right w:val="none" w:sz="0" w:space="0" w:color="auto"/>
      </w:divBdr>
    </w:div>
    <w:div w:id="735008680">
      <w:bodyDiv w:val="1"/>
      <w:marLeft w:val="0"/>
      <w:marRight w:val="0"/>
      <w:marTop w:val="0"/>
      <w:marBottom w:val="0"/>
      <w:divBdr>
        <w:top w:val="none" w:sz="0" w:space="0" w:color="auto"/>
        <w:left w:val="none" w:sz="0" w:space="0" w:color="auto"/>
        <w:bottom w:val="none" w:sz="0" w:space="0" w:color="auto"/>
        <w:right w:val="none" w:sz="0" w:space="0" w:color="auto"/>
      </w:divBdr>
    </w:div>
    <w:div w:id="735084409">
      <w:bodyDiv w:val="1"/>
      <w:marLeft w:val="0"/>
      <w:marRight w:val="0"/>
      <w:marTop w:val="0"/>
      <w:marBottom w:val="0"/>
      <w:divBdr>
        <w:top w:val="none" w:sz="0" w:space="0" w:color="auto"/>
        <w:left w:val="none" w:sz="0" w:space="0" w:color="auto"/>
        <w:bottom w:val="none" w:sz="0" w:space="0" w:color="auto"/>
        <w:right w:val="none" w:sz="0" w:space="0" w:color="auto"/>
      </w:divBdr>
    </w:div>
    <w:div w:id="735133046">
      <w:bodyDiv w:val="1"/>
      <w:marLeft w:val="0"/>
      <w:marRight w:val="0"/>
      <w:marTop w:val="0"/>
      <w:marBottom w:val="0"/>
      <w:divBdr>
        <w:top w:val="none" w:sz="0" w:space="0" w:color="auto"/>
        <w:left w:val="none" w:sz="0" w:space="0" w:color="auto"/>
        <w:bottom w:val="none" w:sz="0" w:space="0" w:color="auto"/>
        <w:right w:val="none" w:sz="0" w:space="0" w:color="auto"/>
      </w:divBdr>
    </w:div>
    <w:div w:id="735392545">
      <w:bodyDiv w:val="1"/>
      <w:marLeft w:val="0"/>
      <w:marRight w:val="0"/>
      <w:marTop w:val="0"/>
      <w:marBottom w:val="0"/>
      <w:divBdr>
        <w:top w:val="none" w:sz="0" w:space="0" w:color="auto"/>
        <w:left w:val="none" w:sz="0" w:space="0" w:color="auto"/>
        <w:bottom w:val="none" w:sz="0" w:space="0" w:color="auto"/>
        <w:right w:val="none" w:sz="0" w:space="0" w:color="auto"/>
      </w:divBdr>
    </w:div>
    <w:div w:id="735396686">
      <w:bodyDiv w:val="1"/>
      <w:marLeft w:val="0"/>
      <w:marRight w:val="0"/>
      <w:marTop w:val="0"/>
      <w:marBottom w:val="0"/>
      <w:divBdr>
        <w:top w:val="none" w:sz="0" w:space="0" w:color="auto"/>
        <w:left w:val="none" w:sz="0" w:space="0" w:color="auto"/>
        <w:bottom w:val="none" w:sz="0" w:space="0" w:color="auto"/>
        <w:right w:val="none" w:sz="0" w:space="0" w:color="auto"/>
      </w:divBdr>
    </w:div>
    <w:div w:id="735591893">
      <w:bodyDiv w:val="1"/>
      <w:marLeft w:val="0"/>
      <w:marRight w:val="0"/>
      <w:marTop w:val="0"/>
      <w:marBottom w:val="0"/>
      <w:divBdr>
        <w:top w:val="none" w:sz="0" w:space="0" w:color="auto"/>
        <w:left w:val="none" w:sz="0" w:space="0" w:color="auto"/>
        <w:bottom w:val="none" w:sz="0" w:space="0" w:color="auto"/>
        <w:right w:val="none" w:sz="0" w:space="0" w:color="auto"/>
      </w:divBdr>
    </w:div>
    <w:div w:id="735593467">
      <w:bodyDiv w:val="1"/>
      <w:marLeft w:val="0"/>
      <w:marRight w:val="0"/>
      <w:marTop w:val="0"/>
      <w:marBottom w:val="0"/>
      <w:divBdr>
        <w:top w:val="none" w:sz="0" w:space="0" w:color="auto"/>
        <w:left w:val="none" w:sz="0" w:space="0" w:color="auto"/>
        <w:bottom w:val="none" w:sz="0" w:space="0" w:color="auto"/>
        <w:right w:val="none" w:sz="0" w:space="0" w:color="auto"/>
      </w:divBdr>
    </w:div>
    <w:div w:id="735859377">
      <w:bodyDiv w:val="1"/>
      <w:marLeft w:val="0"/>
      <w:marRight w:val="0"/>
      <w:marTop w:val="0"/>
      <w:marBottom w:val="0"/>
      <w:divBdr>
        <w:top w:val="none" w:sz="0" w:space="0" w:color="auto"/>
        <w:left w:val="none" w:sz="0" w:space="0" w:color="auto"/>
        <w:bottom w:val="none" w:sz="0" w:space="0" w:color="auto"/>
        <w:right w:val="none" w:sz="0" w:space="0" w:color="auto"/>
      </w:divBdr>
    </w:div>
    <w:div w:id="735972742">
      <w:bodyDiv w:val="1"/>
      <w:marLeft w:val="0"/>
      <w:marRight w:val="0"/>
      <w:marTop w:val="0"/>
      <w:marBottom w:val="0"/>
      <w:divBdr>
        <w:top w:val="none" w:sz="0" w:space="0" w:color="auto"/>
        <w:left w:val="none" w:sz="0" w:space="0" w:color="auto"/>
        <w:bottom w:val="none" w:sz="0" w:space="0" w:color="auto"/>
        <w:right w:val="none" w:sz="0" w:space="0" w:color="auto"/>
      </w:divBdr>
    </w:div>
    <w:div w:id="736166103">
      <w:bodyDiv w:val="1"/>
      <w:marLeft w:val="0"/>
      <w:marRight w:val="0"/>
      <w:marTop w:val="0"/>
      <w:marBottom w:val="0"/>
      <w:divBdr>
        <w:top w:val="none" w:sz="0" w:space="0" w:color="auto"/>
        <w:left w:val="none" w:sz="0" w:space="0" w:color="auto"/>
        <w:bottom w:val="none" w:sz="0" w:space="0" w:color="auto"/>
        <w:right w:val="none" w:sz="0" w:space="0" w:color="auto"/>
      </w:divBdr>
    </w:div>
    <w:div w:id="736322920">
      <w:bodyDiv w:val="1"/>
      <w:marLeft w:val="0"/>
      <w:marRight w:val="0"/>
      <w:marTop w:val="0"/>
      <w:marBottom w:val="0"/>
      <w:divBdr>
        <w:top w:val="none" w:sz="0" w:space="0" w:color="auto"/>
        <w:left w:val="none" w:sz="0" w:space="0" w:color="auto"/>
        <w:bottom w:val="none" w:sz="0" w:space="0" w:color="auto"/>
        <w:right w:val="none" w:sz="0" w:space="0" w:color="auto"/>
      </w:divBdr>
    </w:div>
    <w:div w:id="736824374">
      <w:bodyDiv w:val="1"/>
      <w:marLeft w:val="0"/>
      <w:marRight w:val="0"/>
      <w:marTop w:val="0"/>
      <w:marBottom w:val="0"/>
      <w:divBdr>
        <w:top w:val="none" w:sz="0" w:space="0" w:color="auto"/>
        <w:left w:val="none" w:sz="0" w:space="0" w:color="auto"/>
        <w:bottom w:val="none" w:sz="0" w:space="0" w:color="auto"/>
        <w:right w:val="none" w:sz="0" w:space="0" w:color="auto"/>
      </w:divBdr>
    </w:div>
    <w:div w:id="736898362">
      <w:bodyDiv w:val="1"/>
      <w:marLeft w:val="0"/>
      <w:marRight w:val="0"/>
      <w:marTop w:val="0"/>
      <w:marBottom w:val="0"/>
      <w:divBdr>
        <w:top w:val="none" w:sz="0" w:space="0" w:color="auto"/>
        <w:left w:val="none" w:sz="0" w:space="0" w:color="auto"/>
        <w:bottom w:val="none" w:sz="0" w:space="0" w:color="auto"/>
        <w:right w:val="none" w:sz="0" w:space="0" w:color="auto"/>
      </w:divBdr>
    </w:div>
    <w:div w:id="737019103">
      <w:bodyDiv w:val="1"/>
      <w:marLeft w:val="0"/>
      <w:marRight w:val="0"/>
      <w:marTop w:val="0"/>
      <w:marBottom w:val="0"/>
      <w:divBdr>
        <w:top w:val="none" w:sz="0" w:space="0" w:color="auto"/>
        <w:left w:val="none" w:sz="0" w:space="0" w:color="auto"/>
        <w:bottom w:val="none" w:sz="0" w:space="0" w:color="auto"/>
        <w:right w:val="none" w:sz="0" w:space="0" w:color="auto"/>
      </w:divBdr>
    </w:div>
    <w:div w:id="737099018">
      <w:bodyDiv w:val="1"/>
      <w:marLeft w:val="0"/>
      <w:marRight w:val="0"/>
      <w:marTop w:val="0"/>
      <w:marBottom w:val="0"/>
      <w:divBdr>
        <w:top w:val="none" w:sz="0" w:space="0" w:color="auto"/>
        <w:left w:val="none" w:sz="0" w:space="0" w:color="auto"/>
        <w:bottom w:val="none" w:sz="0" w:space="0" w:color="auto"/>
        <w:right w:val="none" w:sz="0" w:space="0" w:color="auto"/>
      </w:divBdr>
    </w:div>
    <w:div w:id="737168232">
      <w:bodyDiv w:val="1"/>
      <w:marLeft w:val="0"/>
      <w:marRight w:val="0"/>
      <w:marTop w:val="0"/>
      <w:marBottom w:val="0"/>
      <w:divBdr>
        <w:top w:val="none" w:sz="0" w:space="0" w:color="auto"/>
        <w:left w:val="none" w:sz="0" w:space="0" w:color="auto"/>
        <w:bottom w:val="none" w:sz="0" w:space="0" w:color="auto"/>
        <w:right w:val="none" w:sz="0" w:space="0" w:color="auto"/>
      </w:divBdr>
    </w:div>
    <w:div w:id="737242263">
      <w:bodyDiv w:val="1"/>
      <w:marLeft w:val="0"/>
      <w:marRight w:val="0"/>
      <w:marTop w:val="0"/>
      <w:marBottom w:val="0"/>
      <w:divBdr>
        <w:top w:val="none" w:sz="0" w:space="0" w:color="auto"/>
        <w:left w:val="none" w:sz="0" w:space="0" w:color="auto"/>
        <w:bottom w:val="none" w:sz="0" w:space="0" w:color="auto"/>
        <w:right w:val="none" w:sz="0" w:space="0" w:color="auto"/>
      </w:divBdr>
    </w:div>
    <w:div w:id="737286212">
      <w:bodyDiv w:val="1"/>
      <w:marLeft w:val="0"/>
      <w:marRight w:val="0"/>
      <w:marTop w:val="0"/>
      <w:marBottom w:val="0"/>
      <w:divBdr>
        <w:top w:val="none" w:sz="0" w:space="0" w:color="auto"/>
        <w:left w:val="none" w:sz="0" w:space="0" w:color="auto"/>
        <w:bottom w:val="none" w:sz="0" w:space="0" w:color="auto"/>
        <w:right w:val="none" w:sz="0" w:space="0" w:color="auto"/>
      </w:divBdr>
    </w:div>
    <w:div w:id="737359278">
      <w:bodyDiv w:val="1"/>
      <w:marLeft w:val="0"/>
      <w:marRight w:val="0"/>
      <w:marTop w:val="0"/>
      <w:marBottom w:val="0"/>
      <w:divBdr>
        <w:top w:val="none" w:sz="0" w:space="0" w:color="auto"/>
        <w:left w:val="none" w:sz="0" w:space="0" w:color="auto"/>
        <w:bottom w:val="none" w:sz="0" w:space="0" w:color="auto"/>
        <w:right w:val="none" w:sz="0" w:space="0" w:color="auto"/>
      </w:divBdr>
    </w:div>
    <w:div w:id="737443178">
      <w:bodyDiv w:val="1"/>
      <w:marLeft w:val="0"/>
      <w:marRight w:val="0"/>
      <w:marTop w:val="0"/>
      <w:marBottom w:val="0"/>
      <w:divBdr>
        <w:top w:val="none" w:sz="0" w:space="0" w:color="auto"/>
        <w:left w:val="none" w:sz="0" w:space="0" w:color="auto"/>
        <w:bottom w:val="none" w:sz="0" w:space="0" w:color="auto"/>
        <w:right w:val="none" w:sz="0" w:space="0" w:color="auto"/>
      </w:divBdr>
    </w:div>
    <w:div w:id="737509241">
      <w:bodyDiv w:val="1"/>
      <w:marLeft w:val="0"/>
      <w:marRight w:val="0"/>
      <w:marTop w:val="0"/>
      <w:marBottom w:val="0"/>
      <w:divBdr>
        <w:top w:val="none" w:sz="0" w:space="0" w:color="auto"/>
        <w:left w:val="none" w:sz="0" w:space="0" w:color="auto"/>
        <w:bottom w:val="none" w:sz="0" w:space="0" w:color="auto"/>
        <w:right w:val="none" w:sz="0" w:space="0" w:color="auto"/>
      </w:divBdr>
    </w:div>
    <w:div w:id="737554322">
      <w:bodyDiv w:val="1"/>
      <w:marLeft w:val="0"/>
      <w:marRight w:val="0"/>
      <w:marTop w:val="0"/>
      <w:marBottom w:val="0"/>
      <w:divBdr>
        <w:top w:val="none" w:sz="0" w:space="0" w:color="auto"/>
        <w:left w:val="none" w:sz="0" w:space="0" w:color="auto"/>
        <w:bottom w:val="none" w:sz="0" w:space="0" w:color="auto"/>
        <w:right w:val="none" w:sz="0" w:space="0" w:color="auto"/>
      </w:divBdr>
    </w:div>
    <w:div w:id="737752059">
      <w:bodyDiv w:val="1"/>
      <w:marLeft w:val="0"/>
      <w:marRight w:val="0"/>
      <w:marTop w:val="0"/>
      <w:marBottom w:val="0"/>
      <w:divBdr>
        <w:top w:val="none" w:sz="0" w:space="0" w:color="auto"/>
        <w:left w:val="none" w:sz="0" w:space="0" w:color="auto"/>
        <w:bottom w:val="none" w:sz="0" w:space="0" w:color="auto"/>
        <w:right w:val="none" w:sz="0" w:space="0" w:color="auto"/>
      </w:divBdr>
    </w:div>
    <w:div w:id="738208830">
      <w:bodyDiv w:val="1"/>
      <w:marLeft w:val="0"/>
      <w:marRight w:val="0"/>
      <w:marTop w:val="0"/>
      <w:marBottom w:val="0"/>
      <w:divBdr>
        <w:top w:val="none" w:sz="0" w:space="0" w:color="auto"/>
        <w:left w:val="none" w:sz="0" w:space="0" w:color="auto"/>
        <w:bottom w:val="none" w:sz="0" w:space="0" w:color="auto"/>
        <w:right w:val="none" w:sz="0" w:space="0" w:color="auto"/>
      </w:divBdr>
    </w:div>
    <w:div w:id="738215219">
      <w:bodyDiv w:val="1"/>
      <w:marLeft w:val="0"/>
      <w:marRight w:val="0"/>
      <w:marTop w:val="0"/>
      <w:marBottom w:val="0"/>
      <w:divBdr>
        <w:top w:val="none" w:sz="0" w:space="0" w:color="auto"/>
        <w:left w:val="none" w:sz="0" w:space="0" w:color="auto"/>
        <w:bottom w:val="none" w:sz="0" w:space="0" w:color="auto"/>
        <w:right w:val="none" w:sz="0" w:space="0" w:color="auto"/>
      </w:divBdr>
    </w:div>
    <w:div w:id="738481890">
      <w:bodyDiv w:val="1"/>
      <w:marLeft w:val="0"/>
      <w:marRight w:val="0"/>
      <w:marTop w:val="0"/>
      <w:marBottom w:val="0"/>
      <w:divBdr>
        <w:top w:val="none" w:sz="0" w:space="0" w:color="auto"/>
        <w:left w:val="none" w:sz="0" w:space="0" w:color="auto"/>
        <w:bottom w:val="none" w:sz="0" w:space="0" w:color="auto"/>
        <w:right w:val="none" w:sz="0" w:space="0" w:color="auto"/>
      </w:divBdr>
    </w:div>
    <w:div w:id="738596947">
      <w:bodyDiv w:val="1"/>
      <w:marLeft w:val="0"/>
      <w:marRight w:val="0"/>
      <w:marTop w:val="0"/>
      <w:marBottom w:val="0"/>
      <w:divBdr>
        <w:top w:val="none" w:sz="0" w:space="0" w:color="auto"/>
        <w:left w:val="none" w:sz="0" w:space="0" w:color="auto"/>
        <w:bottom w:val="none" w:sz="0" w:space="0" w:color="auto"/>
        <w:right w:val="none" w:sz="0" w:space="0" w:color="auto"/>
      </w:divBdr>
    </w:div>
    <w:div w:id="738747920">
      <w:bodyDiv w:val="1"/>
      <w:marLeft w:val="0"/>
      <w:marRight w:val="0"/>
      <w:marTop w:val="0"/>
      <w:marBottom w:val="0"/>
      <w:divBdr>
        <w:top w:val="none" w:sz="0" w:space="0" w:color="auto"/>
        <w:left w:val="none" w:sz="0" w:space="0" w:color="auto"/>
        <w:bottom w:val="none" w:sz="0" w:space="0" w:color="auto"/>
        <w:right w:val="none" w:sz="0" w:space="0" w:color="auto"/>
      </w:divBdr>
    </w:div>
    <w:div w:id="738748307">
      <w:bodyDiv w:val="1"/>
      <w:marLeft w:val="0"/>
      <w:marRight w:val="0"/>
      <w:marTop w:val="0"/>
      <w:marBottom w:val="0"/>
      <w:divBdr>
        <w:top w:val="none" w:sz="0" w:space="0" w:color="auto"/>
        <w:left w:val="none" w:sz="0" w:space="0" w:color="auto"/>
        <w:bottom w:val="none" w:sz="0" w:space="0" w:color="auto"/>
        <w:right w:val="none" w:sz="0" w:space="0" w:color="auto"/>
      </w:divBdr>
    </w:div>
    <w:div w:id="738748834">
      <w:bodyDiv w:val="1"/>
      <w:marLeft w:val="0"/>
      <w:marRight w:val="0"/>
      <w:marTop w:val="0"/>
      <w:marBottom w:val="0"/>
      <w:divBdr>
        <w:top w:val="none" w:sz="0" w:space="0" w:color="auto"/>
        <w:left w:val="none" w:sz="0" w:space="0" w:color="auto"/>
        <w:bottom w:val="none" w:sz="0" w:space="0" w:color="auto"/>
        <w:right w:val="none" w:sz="0" w:space="0" w:color="auto"/>
      </w:divBdr>
    </w:div>
    <w:div w:id="738865760">
      <w:bodyDiv w:val="1"/>
      <w:marLeft w:val="0"/>
      <w:marRight w:val="0"/>
      <w:marTop w:val="0"/>
      <w:marBottom w:val="0"/>
      <w:divBdr>
        <w:top w:val="none" w:sz="0" w:space="0" w:color="auto"/>
        <w:left w:val="none" w:sz="0" w:space="0" w:color="auto"/>
        <w:bottom w:val="none" w:sz="0" w:space="0" w:color="auto"/>
        <w:right w:val="none" w:sz="0" w:space="0" w:color="auto"/>
      </w:divBdr>
    </w:div>
    <w:div w:id="738868655">
      <w:bodyDiv w:val="1"/>
      <w:marLeft w:val="0"/>
      <w:marRight w:val="0"/>
      <w:marTop w:val="0"/>
      <w:marBottom w:val="0"/>
      <w:divBdr>
        <w:top w:val="none" w:sz="0" w:space="0" w:color="auto"/>
        <w:left w:val="none" w:sz="0" w:space="0" w:color="auto"/>
        <w:bottom w:val="none" w:sz="0" w:space="0" w:color="auto"/>
        <w:right w:val="none" w:sz="0" w:space="0" w:color="auto"/>
      </w:divBdr>
    </w:div>
    <w:div w:id="738943278">
      <w:bodyDiv w:val="1"/>
      <w:marLeft w:val="0"/>
      <w:marRight w:val="0"/>
      <w:marTop w:val="0"/>
      <w:marBottom w:val="0"/>
      <w:divBdr>
        <w:top w:val="none" w:sz="0" w:space="0" w:color="auto"/>
        <w:left w:val="none" w:sz="0" w:space="0" w:color="auto"/>
        <w:bottom w:val="none" w:sz="0" w:space="0" w:color="auto"/>
        <w:right w:val="none" w:sz="0" w:space="0" w:color="auto"/>
      </w:divBdr>
    </w:div>
    <w:div w:id="738987263">
      <w:bodyDiv w:val="1"/>
      <w:marLeft w:val="0"/>
      <w:marRight w:val="0"/>
      <w:marTop w:val="0"/>
      <w:marBottom w:val="0"/>
      <w:divBdr>
        <w:top w:val="none" w:sz="0" w:space="0" w:color="auto"/>
        <w:left w:val="none" w:sz="0" w:space="0" w:color="auto"/>
        <w:bottom w:val="none" w:sz="0" w:space="0" w:color="auto"/>
        <w:right w:val="none" w:sz="0" w:space="0" w:color="auto"/>
      </w:divBdr>
    </w:div>
    <w:div w:id="739014958">
      <w:bodyDiv w:val="1"/>
      <w:marLeft w:val="0"/>
      <w:marRight w:val="0"/>
      <w:marTop w:val="0"/>
      <w:marBottom w:val="0"/>
      <w:divBdr>
        <w:top w:val="none" w:sz="0" w:space="0" w:color="auto"/>
        <w:left w:val="none" w:sz="0" w:space="0" w:color="auto"/>
        <w:bottom w:val="none" w:sz="0" w:space="0" w:color="auto"/>
        <w:right w:val="none" w:sz="0" w:space="0" w:color="auto"/>
      </w:divBdr>
    </w:div>
    <w:div w:id="739131018">
      <w:bodyDiv w:val="1"/>
      <w:marLeft w:val="0"/>
      <w:marRight w:val="0"/>
      <w:marTop w:val="0"/>
      <w:marBottom w:val="0"/>
      <w:divBdr>
        <w:top w:val="none" w:sz="0" w:space="0" w:color="auto"/>
        <w:left w:val="none" w:sz="0" w:space="0" w:color="auto"/>
        <w:bottom w:val="none" w:sz="0" w:space="0" w:color="auto"/>
        <w:right w:val="none" w:sz="0" w:space="0" w:color="auto"/>
      </w:divBdr>
    </w:div>
    <w:div w:id="739181802">
      <w:bodyDiv w:val="1"/>
      <w:marLeft w:val="0"/>
      <w:marRight w:val="0"/>
      <w:marTop w:val="0"/>
      <w:marBottom w:val="0"/>
      <w:divBdr>
        <w:top w:val="none" w:sz="0" w:space="0" w:color="auto"/>
        <w:left w:val="none" w:sz="0" w:space="0" w:color="auto"/>
        <w:bottom w:val="none" w:sz="0" w:space="0" w:color="auto"/>
        <w:right w:val="none" w:sz="0" w:space="0" w:color="auto"/>
      </w:divBdr>
    </w:div>
    <w:div w:id="739330838">
      <w:bodyDiv w:val="1"/>
      <w:marLeft w:val="0"/>
      <w:marRight w:val="0"/>
      <w:marTop w:val="0"/>
      <w:marBottom w:val="0"/>
      <w:divBdr>
        <w:top w:val="none" w:sz="0" w:space="0" w:color="auto"/>
        <w:left w:val="none" w:sz="0" w:space="0" w:color="auto"/>
        <w:bottom w:val="none" w:sz="0" w:space="0" w:color="auto"/>
        <w:right w:val="none" w:sz="0" w:space="0" w:color="auto"/>
      </w:divBdr>
    </w:div>
    <w:div w:id="739449047">
      <w:bodyDiv w:val="1"/>
      <w:marLeft w:val="0"/>
      <w:marRight w:val="0"/>
      <w:marTop w:val="0"/>
      <w:marBottom w:val="0"/>
      <w:divBdr>
        <w:top w:val="none" w:sz="0" w:space="0" w:color="auto"/>
        <w:left w:val="none" w:sz="0" w:space="0" w:color="auto"/>
        <w:bottom w:val="none" w:sz="0" w:space="0" w:color="auto"/>
        <w:right w:val="none" w:sz="0" w:space="0" w:color="auto"/>
      </w:divBdr>
    </w:div>
    <w:div w:id="739862525">
      <w:bodyDiv w:val="1"/>
      <w:marLeft w:val="0"/>
      <w:marRight w:val="0"/>
      <w:marTop w:val="0"/>
      <w:marBottom w:val="0"/>
      <w:divBdr>
        <w:top w:val="none" w:sz="0" w:space="0" w:color="auto"/>
        <w:left w:val="none" w:sz="0" w:space="0" w:color="auto"/>
        <w:bottom w:val="none" w:sz="0" w:space="0" w:color="auto"/>
        <w:right w:val="none" w:sz="0" w:space="0" w:color="auto"/>
      </w:divBdr>
    </w:div>
    <w:div w:id="739986918">
      <w:bodyDiv w:val="1"/>
      <w:marLeft w:val="0"/>
      <w:marRight w:val="0"/>
      <w:marTop w:val="0"/>
      <w:marBottom w:val="0"/>
      <w:divBdr>
        <w:top w:val="none" w:sz="0" w:space="0" w:color="auto"/>
        <w:left w:val="none" w:sz="0" w:space="0" w:color="auto"/>
        <w:bottom w:val="none" w:sz="0" w:space="0" w:color="auto"/>
        <w:right w:val="none" w:sz="0" w:space="0" w:color="auto"/>
      </w:divBdr>
    </w:div>
    <w:div w:id="740102450">
      <w:bodyDiv w:val="1"/>
      <w:marLeft w:val="0"/>
      <w:marRight w:val="0"/>
      <w:marTop w:val="0"/>
      <w:marBottom w:val="0"/>
      <w:divBdr>
        <w:top w:val="none" w:sz="0" w:space="0" w:color="auto"/>
        <w:left w:val="none" w:sz="0" w:space="0" w:color="auto"/>
        <w:bottom w:val="none" w:sz="0" w:space="0" w:color="auto"/>
        <w:right w:val="none" w:sz="0" w:space="0" w:color="auto"/>
      </w:divBdr>
    </w:div>
    <w:div w:id="740716323">
      <w:bodyDiv w:val="1"/>
      <w:marLeft w:val="0"/>
      <w:marRight w:val="0"/>
      <w:marTop w:val="0"/>
      <w:marBottom w:val="0"/>
      <w:divBdr>
        <w:top w:val="none" w:sz="0" w:space="0" w:color="auto"/>
        <w:left w:val="none" w:sz="0" w:space="0" w:color="auto"/>
        <w:bottom w:val="none" w:sz="0" w:space="0" w:color="auto"/>
        <w:right w:val="none" w:sz="0" w:space="0" w:color="auto"/>
      </w:divBdr>
    </w:div>
    <w:div w:id="741104203">
      <w:bodyDiv w:val="1"/>
      <w:marLeft w:val="0"/>
      <w:marRight w:val="0"/>
      <w:marTop w:val="0"/>
      <w:marBottom w:val="0"/>
      <w:divBdr>
        <w:top w:val="none" w:sz="0" w:space="0" w:color="auto"/>
        <w:left w:val="none" w:sz="0" w:space="0" w:color="auto"/>
        <w:bottom w:val="none" w:sz="0" w:space="0" w:color="auto"/>
        <w:right w:val="none" w:sz="0" w:space="0" w:color="auto"/>
      </w:divBdr>
    </w:div>
    <w:div w:id="741492661">
      <w:bodyDiv w:val="1"/>
      <w:marLeft w:val="0"/>
      <w:marRight w:val="0"/>
      <w:marTop w:val="0"/>
      <w:marBottom w:val="0"/>
      <w:divBdr>
        <w:top w:val="none" w:sz="0" w:space="0" w:color="auto"/>
        <w:left w:val="none" w:sz="0" w:space="0" w:color="auto"/>
        <w:bottom w:val="none" w:sz="0" w:space="0" w:color="auto"/>
        <w:right w:val="none" w:sz="0" w:space="0" w:color="auto"/>
      </w:divBdr>
    </w:div>
    <w:div w:id="741682201">
      <w:bodyDiv w:val="1"/>
      <w:marLeft w:val="0"/>
      <w:marRight w:val="0"/>
      <w:marTop w:val="0"/>
      <w:marBottom w:val="0"/>
      <w:divBdr>
        <w:top w:val="none" w:sz="0" w:space="0" w:color="auto"/>
        <w:left w:val="none" w:sz="0" w:space="0" w:color="auto"/>
        <w:bottom w:val="none" w:sz="0" w:space="0" w:color="auto"/>
        <w:right w:val="none" w:sz="0" w:space="0" w:color="auto"/>
      </w:divBdr>
    </w:div>
    <w:div w:id="741832382">
      <w:bodyDiv w:val="1"/>
      <w:marLeft w:val="0"/>
      <w:marRight w:val="0"/>
      <w:marTop w:val="0"/>
      <w:marBottom w:val="0"/>
      <w:divBdr>
        <w:top w:val="none" w:sz="0" w:space="0" w:color="auto"/>
        <w:left w:val="none" w:sz="0" w:space="0" w:color="auto"/>
        <w:bottom w:val="none" w:sz="0" w:space="0" w:color="auto"/>
        <w:right w:val="none" w:sz="0" w:space="0" w:color="auto"/>
      </w:divBdr>
    </w:div>
    <w:div w:id="741870493">
      <w:bodyDiv w:val="1"/>
      <w:marLeft w:val="0"/>
      <w:marRight w:val="0"/>
      <w:marTop w:val="0"/>
      <w:marBottom w:val="0"/>
      <w:divBdr>
        <w:top w:val="none" w:sz="0" w:space="0" w:color="auto"/>
        <w:left w:val="none" w:sz="0" w:space="0" w:color="auto"/>
        <w:bottom w:val="none" w:sz="0" w:space="0" w:color="auto"/>
        <w:right w:val="none" w:sz="0" w:space="0" w:color="auto"/>
      </w:divBdr>
    </w:div>
    <w:div w:id="741872149">
      <w:bodyDiv w:val="1"/>
      <w:marLeft w:val="0"/>
      <w:marRight w:val="0"/>
      <w:marTop w:val="0"/>
      <w:marBottom w:val="0"/>
      <w:divBdr>
        <w:top w:val="none" w:sz="0" w:space="0" w:color="auto"/>
        <w:left w:val="none" w:sz="0" w:space="0" w:color="auto"/>
        <w:bottom w:val="none" w:sz="0" w:space="0" w:color="auto"/>
        <w:right w:val="none" w:sz="0" w:space="0" w:color="auto"/>
      </w:divBdr>
    </w:div>
    <w:div w:id="741877930">
      <w:bodyDiv w:val="1"/>
      <w:marLeft w:val="0"/>
      <w:marRight w:val="0"/>
      <w:marTop w:val="0"/>
      <w:marBottom w:val="0"/>
      <w:divBdr>
        <w:top w:val="none" w:sz="0" w:space="0" w:color="auto"/>
        <w:left w:val="none" w:sz="0" w:space="0" w:color="auto"/>
        <w:bottom w:val="none" w:sz="0" w:space="0" w:color="auto"/>
        <w:right w:val="none" w:sz="0" w:space="0" w:color="auto"/>
      </w:divBdr>
    </w:div>
    <w:div w:id="741950178">
      <w:bodyDiv w:val="1"/>
      <w:marLeft w:val="0"/>
      <w:marRight w:val="0"/>
      <w:marTop w:val="0"/>
      <w:marBottom w:val="0"/>
      <w:divBdr>
        <w:top w:val="none" w:sz="0" w:space="0" w:color="auto"/>
        <w:left w:val="none" w:sz="0" w:space="0" w:color="auto"/>
        <w:bottom w:val="none" w:sz="0" w:space="0" w:color="auto"/>
        <w:right w:val="none" w:sz="0" w:space="0" w:color="auto"/>
      </w:divBdr>
    </w:div>
    <w:div w:id="742263752">
      <w:bodyDiv w:val="1"/>
      <w:marLeft w:val="0"/>
      <w:marRight w:val="0"/>
      <w:marTop w:val="0"/>
      <w:marBottom w:val="0"/>
      <w:divBdr>
        <w:top w:val="none" w:sz="0" w:space="0" w:color="auto"/>
        <w:left w:val="none" w:sz="0" w:space="0" w:color="auto"/>
        <w:bottom w:val="none" w:sz="0" w:space="0" w:color="auto"/>
        <w:right w:val="none" w:sz="0" w:space="0" w:color="auto"/>
      </w:divBdr>
    </w:div>
    <w:div w:id="742293156">
      <w:bodyDiv w:val="1"/>
      <w:marLeft w:val="0"/>
      <w:marRight w:val="0"/>
      <w:marTop w:val="0"/>
      <w:marBottom w:val="0"/>
      <w:divBdr>
        <w:top w:val="none" w:sz="0" w:space="0" w:color="auto"/>
        <w:left w:val="none" w:sz="0" w:space="0" w:color="auto"/>
        <w:bottom w:val="none" w:sz="0" w:space="0" w:color="auto"/>
        <w:right w:val="none" w:sz="0" w:space="0" w:color="auto"/>
      </w:divBdr>
    </w:div>
    <w:div w:id="742415794">
      <w:bodyDiv w:val="1"/>
      <w:marLeft w:val="0"/>
      <w:marRight w:val="0"/>
      <w:marTop w:val="0"/>
      <w:marBottom w:val="0"/>
      <w:divBdr>
        <w:top w:val="none" w:sz="0" w:space="0" w:color="auto"/>
        <w:left w:val="none" w:sz="0" w:space="0" w:color="auto"/>
        <w:bottom w:val="none" w:sz="0" w:space="0" w:color="auto"/>
        <w:right w:val="none" w:sz="0" w:space="0" w:color="auto"/>
      </w:divBdr>
    </w:div>
    <w:div w:id="742531461">
      <w:bodyDiv w:val="1"/>
      <w:marLeft w:val="0"/>
      <w:marRight w:val="0"/>
      <w:marTop w:val="0"/>
      <w:marBottom w:val="0"/>
      <w:divBdr>
        <w:top w:val="none" w:sz="0" w:space="0" w:color="auto"/>
        <w:left w:val="none" w:sz="0" w:space="0" w:color="auto"/>
        <w:bottom w:val="none" w:sz="0" w:space="0" w:color="auto"/>
        <w:right w:val="none" w:sz="0" w:space="0" w:color="auto"/>
      </w:divBdr>
    </w:div>
    <w:div w:id="742916922">
      <w:bodyDiv w:val="1"/>
      <w:marLeft w:val="0"/>
      <w:marRight w:val="0"/>
      <w:marTop w:val="0"/>
      <w:marBottom w:val="0"/>
      <w:divBdr>
        <w:top w:val="none" w:sz="0" w:space="0" w:color="auto"/>
        <w:left w:val="none" w:sz="0" w:space="0" w:color="auto"/>
        <w:bottom w:val="none" w:sz="0" w:space="0" w:color="auto"/>
        <w:right w:val="none" w:sz="0" w:space="0" w:color="auto"/>
      </w:divBdr>
    </w:div>
    <w:div w:id="743185495">
      <w:bodyDiv w:val="1"/>
      <w:marLeft w:val="0"/>
      <w:marRight w:val="0"/>
      <w:marTop w:val="0"/>
      <w:marBottom w:val="0"/>
      <w:divBdr>
        <w:top w:val="none" w:sz="0" w:space="0" w:color="auto"/>
        <w:left w:val="none" w:sz="0" w:space="0" w:color="auto"/>
        <w:bottom w:val="none" w:sz="0" w:space="0" w:color="auto"/>
        <w:right w:val="none" w:sz="0" w:space="0" w:color="auto"/>
      </w:divBdr>
    </w:div>
    <w:div w:id="743189444">
      <w:bodyDiv w:val="1"/>
      <w:marLeft w:val="0"/>
      <w:marRight w:val="0"/>
      <w:marTop w:val="0"/>
      <w:marBottom w:val="0"/>
      <w:divBdr>
        <w:top w:val="none" w:sz="0" w:space="0" w:color="auto"/>
        <w:left w:val="none" w:sz="0" w:space="0" w:color="auto"/>
        <w:bottom w:val="none" w:sz="0" w:space="0" w:color="auto"/>
        <w:right w:val="none" w:sz="0" w:space="0" w:color="auto"/>
      </w:divBdr>
    </w:div>
    <w:div w:id="743379146">
      <w:bodyDiv w:val="1"/>
      <w:marLeft w:val="0"/>
      <w:marRight w:val="0"/>
      <w:marTop w:val="0"/>
      <w:marBottom w:val="0"/>
      <w:divBdr>
        <w:top w:val="none" w:sz="0" w:space="0" w:color="auto"/>
        <w:left w:val="none" w:sz="0" w:space="0" w:color="auto"/>
        <w:bottom w:val="none" w:sz="0" w:space="0" w:color="auto"/>
        <w:right w:val="none" w:sz="0" w:space="0" w:color="auto"/>
      </w:divBdr>
    </w:div>
    <w:div w:id="743527696">
      <w:bodyDiv w:val="1"/>
      <w:marLeft w:val="0"/>
      <w:marRight w:val="0"/>
      <w:marTop w:val="0"/>
      <w:marBottom w:val="0"/>
      <w:divBdr>
        <w:top w:val="none" w:sz="0" w:space="0" w:color="auto"/>
        <w:left w:val="none" w:sz="0" w:space="0" w:color="auto"/>
        <w:bottom w:val="none" w:sz="0" w:space="0" w:color="auto"/>
        <w:right w:val="none" w:sz="0" w:space="0" w:color="auto"/>
      </w:divBdr>
    </w:div>
    <w:div w:id="743533244">
      <w:bodyDiv w:val="1"/>
      <w:marLeft w:val="0"/>
      <w:marRight w:val="0"/>
      <w:marTop w:val="0"/>
      <w:marBottom w:val="0"/>
      <w:divBdr>
        <w:top w:val="none" w:sz="0" w:space="0" w:color="auto"/>
        <w:left w:val="none" w:sz="0" w:space="0" w:color="auto"/>
        <w:bottom w:val="none" w:sz="0" w:space="0" w:color="auto"/>
        <w:right w:val="none" w:sz="0" w:space="0" w:color="auto"/>
      </w:divBdr>
    </w:div>
    <w:div w:id="743575575">
      <w:bodyDiv w:val="1"/>
      <w:marLeft w:val="0"/>
      <w:marRight w:val="0"/>
      <w:marTop w:val="0"/>
      <w:marBottom w:val="0"/>
      <w:divBdr>
        <w:top w:val="none" w:sz="0" w:space="0" w:color="auto"/>
        <w:left w:val="none" w:sz="0" w:space="0" w:color="auto"/>
        <w:bottom w:val="none" w:sz="0" w:space="0" w:color="auto"/>
        <w:right w:val="none" w:sz="0" w:space="0" w:color="auto"/>
      </w:divBdr>
    </w:div>
    <w:div w:id="743918291">
      <w:bodyDiv w:val="1"/>
      <w:marLeft w:val="0"/>
      <w:marRight w:val="0"/>
      <w:marTop w:val="0"/>
      <w:marBottom w:val="0"/>
      <w:divBdr>
        <w:top w:val="none" w:sz="0" w:space="0" w:color="auto"/>
        <w:left w:val="none" w:sz="0" w:space="0" w:color="auto"/>
        <w:bottom w:val="none" w:sz="0" w:space="0" w:color="auto"/>
        <w:right w:val="none" w:sz="0" w:space="0" w:color="auto"/>
      </w:divBdr>
    </w:div>
    <w:div w:id="743986724">
      <w:bodyDiv w:val="1"/>
      <w:marLeft w:val="0"/>
      <w:marRight w:val="0"/>
      <w:marTop w:val="0"/>
      <w:marBottom w:val="0"/>
      <w:divBdr>
        <w:top w:val="none" w:sz="0" w:space="0" w:color="auto"/>
        <w:left w:val="none" w:sz="0" w:space="0" w:color="auto"/>
        <w:bottom w:val="none" w:sz="0" w:space="0" w:color="auto"/>
        <w:right w:val="none" w:sz="0" w:space="0" w:color="auto"/>
      </w:divBdr>
    </w:div>
    <w:div w:id="743991235">
      <w:bodyDiv w:val="1"/>
      <w:marLeft w:val="0"/>
      <w:marRight w:val="0"/>
      <w:marTop w:val="0"/>
      <w:marBottom w:val="0"/>
      <w:divBdr>
        <w:top w:val="none" w:sz="0" w:space="0" w:color="auto"/>
        <w:left w:val="none" w:sz="0" w:space="0" w:color="auto"/>
        <w:bottom w:val="none" w:sz="0" w:space="0" w:color="auto"/>
        <w:right w:val="none" w:sz="0" w:space="0" w:color="auto"/>
      </w:divBdr>
    </w:div>
    <w:div w:id="744107054">
      <w:bodyDiv w:val="1"/>
      <w:marLeft w:val="0"/>
      <w:marRight w:val="0"/>
      <w:marTop w:val="0"/>
      <w:marBottom w:val="0"/>
      <w:divBdr>
        <w:top w:val="none" w:sz="0" w:space="0" w:color="auto"/>
        <w:left w:val="none" w:sz="0" w:space="0" w:color="auto"/>
        <w:bottom w:val="none" w:sz="0" w:space="0" w:color="auto"/>
        <w:right w:val="none" w:sz="0" w:space="0" w:color="auto"/>
      </w:divBdr>
    </w:div>
    <w:div w:id="744188922">
      <w:bodyDiv w:val="1"/>
      <w:marLeft w:val="0"/>
      <w:marRight w:val="0"/>
      <w:marTop w:val="0"/>
      <w:marBottom w:val="0"/>
      <w:divBdr>
        <w:top w:val="none" w:sz="0" w:space="0" w:color="auto"/>
        <w:left w:val="none" w:sz="0" w:space="0" w:color="auto"/>
        <w:bottom w:val="none" w:sz="0" w:space="0" w:color="auto"/>
        <w:right w:val="none" w:sz="0" w:space="0" w:color="auto"/>
      </w:divBdr>
    </w:div>
    <w:div w:id="744303244">
      <w:bodyDiv w:val="1"/>
      <w:marLeft w:val="0"/>
      <w:marRight w:val="0"/>
      <w:marTop w:val="0"/>
      <w:marBottom w:val="0"/>
      <w:divBdr>
        <w:top w:val="none" w:sz="0" w:space="0" w:color="auto"/>
        <w:left w:val="none" w:sz="0" w:space="0" w:color="auto"/>
        <w:bottom w:val="none" w:sz="0" w:space="0" w:color="auto"/>
        <w:right w:val="none" w:sz="0" w:space="0" w:color="auto"/>
      </w:divBdr>
    </w:div>
    <w:div w:id="744375959">
      <w:bodyDiv w:val="1"/>
      <w:marLeft w:val="0"/>
      <w:marRight w:val="0"/>
      <w:marTop w:val="0"/>
      <w:marBottom w:val="0"/>
      <w:divBdr>
        <w:top w:val="none" w:sz="0" w:space="0" w:color="auto"/>
        <w:left w:val="none" w:sz="0" w:space="0" w:color="auto"/>
        <w:bottom w:val="none" w:sz="0" w:space="0" w:color="auto"/>
        <w:right w:val="none" w:sz="0" w:space="0" w:color="auto"/>
      </w:divBdr>
    </w:div>
    <w:div w:id="744424023">
      <w:bodyDiv w:val="1"/>
      <w:marLeft w:val="0"/>
      <w:marRight w:val="0"/>
      <w:marTop w:val="0"/>
      <w:marBottom w:val="0"/>
      <w:divBdr>
        <w:top w:val="none" w:sz="0" w:space="0" w:color="auto"/>
        <w:left w:val="none" w:sz="0" w:space="0" w:color="auto"/>
        <w:bottom w:val="none" w:sz="0" w:space="0" w:color="auto"/>
        <w:right w:val="none" w:sz="0" w:space="0" w:color="auto"/>
      </w:divBdr>
    </w:div>
    <w:div w:id="744571714">
      <w:bodyDiv w:val="1"/>
      <w:marLeft w:val="0"/>
      <w:marRight w:val="0"/>
      <w:marTop w:val="0"/>
      <w:marBottom w:val="0"/>
      <w:divBdr>
        <w:top w:val="none" w:sz="0" w:space="0" w:color="auto"/>
        <w:left w:val="none" w:sz="0" w:space="0" w:color="auto"/>
        <w:bottom w:val="none" w:sz="0" w:space="0" w:color="auto"/>
        <w:right w:val="none" w:sz="0" w:space="0" w:color="auto"/>
      </w:divBdr>
    </w:div>
    <w:div w:id="744692276">
      <w:bodyDiv w:val="1"/>
      <w:marLeft w:val="0"/>
      <w:marRight w:val="0"/>
      <w:marTop w:val="0"/>
      <w:marBottom w:val="0"/>
      <w:divBdr>
        <w:top w:val="none" w:sz="0" w:space="0" w:color="auto"/>
        <w:left w:val="none" w:sz="0" w:space="0" w:color="auto"/>
        <w:bottom w:val="none" w:sz="0" w:space="0" w:color="auto"/>
        <w:right w:val="none" w:sz="0" w:space="0" w:color="auto"/>
      </w:divBdr>
    </w:div>
    <w:div w:id="744837323">
      <w:bodyDiv w:val="1"/>
      <w:marLeft w:val="0"/>
      <w:marRight w:val="0"/>
      <w:marTop w:val="0"/>
      <w:marBottom w:val="0"/>
      <w:divBdr>
        <w:top w:val="none" w:sz="0" w:space="0" w:color="auto"/>
        <w:left w:val="none" w:sz="0" w:space="0" w:color="auto"/>
        <w:bottom w:val="none" w:sz="0" w:space="0" w:color="auto"/>
        <w:right w:val="none" w:sz="0" w:space="0" w:color="auto"/>
      </w:divBdr>
    </w:div>
    <w:div w:id="744882916">
      <w:bodyDiv w:val="1"/>
      <w:marLeft w:val="0"/>
      <w:marRight w:val="0"/>
      <w:marTop w:val="0"/>
      <w:marBottom w:val="0"/>
      <w:divBdr>
        <w:top w:val="none" w:sz="0" w:space="0" w:color="auto"/>
        <w:left w:val="none" w:sz="0" w:space="0" w:color="auto"/>
        <w:bottom w:val="none" w:sz="0" w:space="0" w:color="auto"/>
        <w:right w:val="none" w:sz="0" w:space="0" w:color="auto"/>
      </w:divBdr>
    </w:div>
    <w:div w:id="745147014">
      <w:bodyDiv w:val="1"/>
      <w:marLeft w:val="0"/>
      <w:marRight w:val="0"/>
      <w:marTop w:val="0"/>
      <w:marBottom w:val="0"/>
      <w:divBdr>
        <w:top w:val="none" w:sz="0" w:space="0" w:color="auto"/>
        <w:left w:val="none" w:sz="0" w:space="0" w:color="auto"/>
        <w:bottom w:val="none" w:sz="0" w:space="0" w:color="auto"/>
        <w:right w:val="none" w:sz="0" w:space="0" w:color="auto"/>
      </w:divBdr>
    </w:div>
    <w:div w:id="745224453">
      <w:bodyDiv w:val="1"/>
      <w:marLeft w:val="0"/>
      <w:marRight w:val="0"/>
      <w:marTop w:val="0"/>
      <w:marBottom w:val="0"/>
      <w:divBdr>
        <w:top w:val="none" w:sz="0" w:space="0" w:color="auto"/>
        <w:left w:val="none" w:sz="0" w:space="0" w:color="auto"/>
        <w:bottom w:val="none" w:sz="0" w:space="0" w:color="auto"/>
        <w:right w:val="none" w:sz="0" w:space="0" w:color="auto"/>
      </w:divBdr>
    </w:div>
    <w:div w:id="745226426">
      <w:bodyDiv w:val="1"/>
      <w:marLeft w:val="0"/>
      <w:marRight w:val="0"/>
      <w:marTop w:val="0"/>
      <w:marBottom w:val="0"/>
      <w:divBdr>
        <w:top w:val="none" w:sz="0" w:space="0" w:color="auto"/>
        <w:left w:val="none" w:sz="0" w:space="0" w:color="auto"/>
        <w:bottom w:val="none" w:sz="0" w:space="0" w:color="auto"/>
        <w:right w:val="none" w:sz="0" w:space="0" w:color="auto"/>
      </w:divBdr>
    </w:div>
    <w:div w:id="745347750">
      <w:bodyDiv w:val="1"/>
      <w:marLeft w:val="0"/>
      <w:marRight w:val="0"/>
      <w:marTop w:val="0"/>
      <w:marBottom w:val="0"/>
      <w:divBdr>
        <w:top w:val="none" w:sz="0" w:space="0" w:color="auto"/>
        <w:left w:val="none" w:sz="0" w:space="0" w:color="auto"/>
        <w:bottom w:val="none" w:sz="0" w:space="0" w:color="auto"/>
        <w:right w:val="none" w:sz="0" w:space="0" w:color="auto"/>
      </w:divBdr>
    </w:div>
    <w:div w:id="745499084">
      <w:bodyDiv w:val="1"/>
      <w:marLeft w:val="0"/>
      <w:marRight w:val="0"/>
      <w:marTop w:val="0"/>
      <w:marBottom w:val="0"/>
      <w:divBdr>
        <w:top w:val="none" w:sz="0" w:space="0" w:color="auto"/>
        <w:left w:val="none" w:sz="0" w:space="0" w:color="auto"/>
        <w:bottom w:val="none" w:sz="0" w:space="0" w:color="auto"/>
        <w:right w:val="none" w:sz="0" w:space="0" w:color="auto"/>
      </w:divBdr>
    </w:div>
    <w:div w:id="745612047">
      <w:bodyDiv w:val="1"/>
      <w:marLeft w:val="0"/>
      <w:marRight w:val="0"/>
      <w:marTop w:val="0"/>
      <w:marBottom w:val="0"/>
      <w:divBdr>
        <w:top w:val="none" w:sz="0" w:space="0" w:color="auto"/>
        <w:left w:val="none" w:sz="0" w:space="0" w:color="auto"/>
        <w:bottom w:val="none" w:sz="0" w:space="0" w:color="auto"/>
        <w:right w:val="none" w:sz="0" w:space="0" w:color="auto"/>
      </w:divBdr>
    </w:div>
    <w:div w:id="745615249">
      <w:bodyDiv w:val="1"/>
      <w:marLeft w:val="0"/>
      <w:marRight w:val="0"/>
      <w:marTop w:val="0"/>
      <w:marBottom w:val="0"/>
      <w:divBdr>
        <w:top w:val="none" w:sz="0" w:space="0" w:color="auto"/>
        <w:left w:val="none" w:sz="0" w:space="0" w:color="auto"/>
        <w:bottom w:val="none" w:sz="0" w:space="0" w:color="auto"/>
        <w:right w:val="none" w:sz="0" w:space="0" w:color="auto"/>
      </w:divBdr>
    </w:div>
    <w:div w:id="745879177">
      <w:bodyDiv w:val="1"/>
      <w:marLeft w:val="0"/>
      <w:marRight w:val="0"/>
      <w:marTop w:val="0"/>
      <w:marBottom w:val="0"/>
      <w:divBdr>
        <w:top w:val="none" w:sz="0" w:space="0" w:color="auto"/>
        <w:left w:val="none" w:sz="0" w:space="0" w:color="auto"/>
        <w:bottom w:val="none" w:sz="0" w:space="0" w:color="auto"/>
        <w:right w:val="none" w:sz="0" w:space="0" w:color="auto"/>
      </w:divBdr>
    </w:div>
    <w:div w:id="745999788">
      <w:bodyDiv w:val="1"/>
      <w:marLeft w:val="0"/>
      <w:marRight w:val="0"/>
      <w:marTop w:val="0"/>
      <w:marBottom w:val="0"/>
      <w:divBdr>
        <w:top w:val="none" w:sz="0" w:space="0" w:color="auto"/>
        <w:left w:val="none" w:sz="0" w:space="0" w:color="auto"/>
        <w:bottom w:val="none" w:sz="0" w:space="0" w:color="auto"/>
        <w:right w:val="none" w:sz="0" w:space="0" w:color="auto"/>
      </w:divBdr>
    </w:div>
    <w:div w:id="746073422">
      <w:bodyDiv w:val="1"/>
      <w:marLeft w:val="0"/>
      <w:marRight w:val="0"/>
      <w:marTop w:val="0"/>
      <w:marBottom w:val="0"/>
      <w:divBdr>
        <w:top w:val="none" w:sz="0" w:space="0" w:color="auto"/>
        <w:left w:val="none" w:sz="0" w:space="0" w:color="auto"/>
        <w:bottom w:val="none" w:sz="0" w:space="0" w:color="auto"/>
        <w:right w:val="none" w:sz="0" w:space="0" w:color="auto"/>
      </w:divBdr>
    </w:div>
    <w:div w:id="746147980">
      <w:bodyDiv w:val="1"/>
      <w:marLeft w:val="0"/>
      <w:marRight w:val="0"/>
      <w:marTop w:val="0"/>
      <w:marBottom w:val="0"/>
      <w:divBdr>
        <w:top w:val="none" w:sz="0" w:space="0" w:color="auto"/>
        <w:left w:val="none" w:sz="0" w:space="0" w:color="auto"/>
        <w:bottom w:val="none" w:sz="0" w:space="0" w:color="auto"/>
        <w:right w:val="none" w:sz="0" w:space="0" w:color="auto"/>
      </w:divBdr>
    </w:div>
    <w:div w:id="746222633">
      <w:bodyDiv w:val="1"/>
      <w:marLeft w:val="0"/>
      <w:marRight w:val="0"/>
      <w:marTop w:val="0"/>
      <w:marBottom w:val="0"/>
      <w:divBdr>
        <w:top w:val="none" w:sz="0" w:space="0" w:color="auto"/>
        <w:left w:val="none" w:sz="0" w:space="0" w:color="auto"/>
        <w:bottom w:val="none" w:sz="0" w:space="0" w:color="auto"/>
        <w:right w:val="none" w:sz="0" w:space="0" w:color="auto"/>
      </w:divBdr>
    </w:div>
    <w:div w:id="746224965">
      <w:bodyDiv w:val="1"/>
      <w:marLeft w:val="0"/>
      <w:marRight w:val="0"/>
      <w:marTop w:val="0"/>
      <w:marBottom w:val="0"/>
      <w:divBdr>
        <w:top w:val="none" w:sz="0" w:space="0" w:color="auto"/>
        <w:left w:val="none" w:sz="0" w:space="0" w:color="auto"/>
        <w:bottom w:val="none" w:sz="0" w:space="0" w:color="auto"/>
        <w:right w:val="none" w:sz="0" w:space="0" w:color="auto"/>
      </w:divBdr>
    </w:div>
    <w:div w:id="746266981">
      <w:bodyDiv w:val="1"/>
      <w:marLeft w:val="0"/>
      <w:marRight w:val="0"/>
      <w:marTop w:val="0"/>
      <w:marBottom w:val="0"/>
      <w:divBdr>
        <w:top w:val="none" w:sz="0" w:space="0" w:color="auto"/>
        <w:left w:val="none" w:sz="0" w:space="0" w:color="auto"/>
        <w:bottom w:val="none" w:sz="0" w:space="0" w:color="auto"/>
        <w:right w:val="none" w:sz="0" w:space="0" w:color="auto"/>
      </w:divBdr>
    </w:div>
    <w:div w:id="746458268">
      <w:bodyDiv w:val="1"/>
      <w:marLeft w:val="0"/>
      <w:marRight w:val="0"/>
      <w:marTop w:val="0"/>
      <w:marBottom w:val="0"/>
      <w:divBdr>
        <w:top w:val="none" w:sz="0" w:space="0" w:color="auto"/>
        <w:left w:val="none" w:sz="0" w:space="0" w:color="auto"/>
        <w:bottom w:val="none" w:sz="0" w:space="0" w:color="auto"/>
        <w:right w:val="none" w:sz="0" w:space="0" w:color="auto"/>
      </w:divBdr>
    </w:div>
    <w:div w:id="746536845">
      <w:bodyDiv w:val="1"/>
      <w:marLeft w:val="0"/>
      <w:marRight w:val="0"/>
      <w:marTop w:val="0"/>
      <w:marBottom w:val="0"/>
      <w:divBdr>
        <w:top w:val="none" w:sz="0" w:space="0" w:color="auto"/>
        <w:left w:val="none" w:sz="0" w:space="0" w:color="auto"/>
        <w:bottom w:val="none" w:sz="0" w:space="0" w:color="auto"/>
        <w:right w:val="none" w:sz="0" w:space="0" w:color="auto"/>
      </w:divBdr>
    </w:div>
    <w:div w:id="746728170">
      <w:bodyDiv w:val="1"/>
      <w:marLeft w:val="0"/>
      <w:marRight w:val="0"/>
      <w:marTop w:val="0"/>
      <w:marBottom w:val="0"/>
      <w:divBdr>
        <w:top w:val="none" w:sz="0" w:space="0" w:color="auto"/>
        <w:left w:val="none" w:sz="0" w:space="0" w:color="auto"/>
        <w:bottom w:val="none" w:sz="0" w:space="0" w:color="auto"/>
        <w:right w:val="none" w:sz="0" w:space="0" w:color="auto"/>
      </w:divBdr>
    </w:div>
    <w:div w:id="746803484">
      <w:bodyDiv w:val="1"/>
      <w:marLeft w:val="0"/>
      <w:marRight w:val="0"/>
      <w:marTop w:val="0"/>
      <w:marBottom w:val="0"/>
      <w:divBdr>
        <w:top w:val="none" w:sz="0" w:space="0" w:color="auto"/>
        <w:left w:val="none" w:sz="0" w:space="0" w:color="auto"/>
        <w:bottom w:val="none" w:sz="0" w:space="0" w:color="auto"/>
        <w:right w:val="none" w:sz="0" w:space="0" w:color="auto"/>
      </w:divBdr>
    </w:div>
    <w:div w:id="746925710">
      <w:bodyDiv w:val="1"/>
      <w:marLeft w:val="0"/>
      <w:marRight w:val="0"/>
      <w:marTop w:val="0"/>
      <w:marBottom w:val="0"/>
      <w:divBdr>
        <w:top w:val="none" w:sz="0" w:space="0" w:color="auto"/>
        <w:left w:val="none" w:sz="0" w:space="0" w:color="auto"/>
        <w:bottom w:val="none" w:sz="0" w:space="0" w:color="auto"/>
        <w:right w:val="none" w:sz="0" w:space="0" w:color="auto"/>
      </w:divBdr>
    </w:div>
    <w:div w:id="747000272">
      <w:bodyDiv w:val="1"/>
      <w:marLeft w:val="0"/>
      <w:marRight w:val="0"/>
      <w:marTop w:val="0"/>
      <w:marBottom w:val="0"/>
      <w:divBdr>
        <w:top w:val="none" w:sz="0" w:space="0" w:color="auto"/>
        <w:left w:val="none" w:sz="0" w:space="0" w:color="auto"/>
        <w:bottom w:val="none" w:sz="0" w:space="0" w:color="auto"/>
        <w:right w:val="none" w:sz="0" w:space="0" w:color="auto"/>
      </w:divBdr>
    </w:div>
    <w:div w:id="747046256">
      <w:bodyDiv w:val="1"/>
      <w:marLeft w:val="0"/>
      <w:marRight w:val="0"/>
      <w:marTop w:val="0"/>
      <w:marBottom w:val="0"/>
      <w:divBdr>
        <w:top w:val="none" w:sz="0" w:space="0" w:color="auto"/>
        <w:left w:val="none" w:sz="0" w:space="0" w:color="auto"/>
        <w:bottom w:val="none" w:sz="0" w:space="0" w:color="auto"/>
        <w:right w:val="none" w:sz="0" w:space="0" w:color="auto"/>
      </w:divBdr>
    </w:div>
    <w:div w:id="747073448">
      <w:bodyDiv w:val="1"/>
      <w:marLeft w:val="0"/>
      <w:marRight w:val="0"/>
      <w:marTop w:val="0"/>
      <w:marBottom w:val="0"/>
      <w:divBdr>
        <w:top w:val="none" w:sz="0" w:space="0" w:color="auto"/>
        <w:left w:val="none" w:sz="0" w:space="0" w:color="auto"/>
        <w:bottom w:val="none" w:sz="0" w:space="0" w:color="auto"/>
        <w:right w:val="none" w:sz="0" w:space="0" w:color="auto"/>
      </w:divBdr>
    </w:div>
    <w:div w:id="747189368">
      <w:bodyDiv w:val="1"/>
      <w:marLeft w:val="0"/>
      <w:marRight w:val="0"/>
      <w:marTop w:val="0"/>
      <w:marBottom w:val="0"/>
      <w:divBdr>
        <w:top w:val="none" w:sz="0" w:space="0" w:color="auto"/>
        <w:left w:val="none" w:sz="0" w:space="0" w:color="auto"/>
        <w:bottom w:val="none" w:sz="0" w:space="0" w:color="auto"/>
        <w:right w:val="none" w:sz="0" w:space="0" w:color="auto"/>
      </w:divBdr>
    </w:div>
    <w:div w:id="747464812">
      <w:bodyDiv w:val="1"/>
      <w:marLeft w:val="0"/>
      <w:marRight w:val="0"/>
      <w:marTop w:val="0"/>
      <w:marBottom w:val="0"/>
      <w:divBdr>
        <w:top w:val="none" w:sz="0" w:space="0" w:color="auto"/>
        <w:left w:val="none" w:sz="0" w:space="0" w:color="auto"/>
        <w:bottom w:val="none" w:sz="0" w:space="0" w:color="auto"/>
        <w:right w:val="none" w:sz="0" w:space="0" w:color="auto"/>
      </w:divBdr>
    </w:div>
    <w:div w:id="748161601">
      <w:bodyDiv w:val="1"/>
      <w:marLeft w:val="0"/>
      <w:marRight w:val="0"/>
      <w:marTop w:val="0"/>
      <w:marBottom w:val="0"/>
      <w:divBdr>
        <w:top w:val="none" w:sz="0" w:space="0" w:color="auto"/>
        <w:left w:val="none" w:sz="0" w:space="0" w:color="auto"/>
        <w:bottom w:val="none" w:sz="0" w:space="0" w:color="auto"/>
        <w:right w:val="none" w:sz="0" w:space="0" w:color="auto"/>
      </w:divBdr>
    </w:div>
    <w:div w:id="748499369">
      <w:bodyDiv w:val="1"/>
      <w:marLeft w:val="0"/>
      <w:marRight w:val="0"/>
      <w:marTop w:val="0"/>
      <w:marBottom w:val="0"/>
      <w:divBdr>
        <w:top w:val="none" w:sz="0" w:space="0" w:color="auto"/>
        <w:left w:val="none" w:sz="0" w:space="0" w:color="auto"/>
        <w:bottom w:val="none" w:sz="0" w:space="0" w:color="auto"/>
        <w:right w:val="none" w:sz="0" w:space="0" w:color="auto"/>
      </w:divBdr>
    </w:div>
    <w:div w:id="748501276">
      <w:bodyDiv w:val="1"/>
      <w:marLeft w:val="0"/>
      <w:marRight w:val="0"/>
      <w:marTop w:val="0"/>
      <w:marBottom w:val="0"/>
      <w:divBdr>
        <w:top w:val="none" w:sz="0" w:space="0" w:color="auto"/>
        <w:left w:val="none" w:sz="0" w:space="0" w:color="auto"/>
        <w:bottom w:val="none" w:sz="0" w:space="0" w:color="auto"/>
        <w:right w:val="none" w:sz="0" w:space="0" w:color="auto"/>
      </w:divBdr>
    </w:div>
    <w:div w:id="748501752">
      <w:bodyDiv w:val="1"/>
      <w:marLeft w:val="0"/>
      <w:marRight w:val="0"/>
      <w:marTop w:val="0"/>
      <w:marBottom w:val="0"/>
      <w:divBdr>
        <w:top w:val="none" w:sz="0" w:space="0" w:color="auto"/>
        <w:left w:val="none" w:sz="0" w:space="0" w:color="auto"/>
        <w:bottom w:val="none" w:sz="0" w:space="0" w:color="auto"/>
        <w:right w:val="none" w:sz="0" w:space="0" w:color="auto"/>
      </w:divBdr>
    </w:div>
    <w:div w:id="748505190">
      <w:bodyDiv w:val="1"/>
      <w:marLeft w:val="0"/>
      <w:marRight w:val="0"/>
      <w:marTop w:val="0"/>
      <w:marBottom w:val="0"/>
      <w:divBdr>
        <w:top w:val="none" w:sz="0" w:space="0" w:color="auto"/>
        <w:left w:val="none" w:sz="0" w:space="0" w:color="auto"/>
        <w:bottom w:val="none" w:sz="0" w:space="0" w:color="auto"/>
        <w:right w:val="none" w:sz="0" w:space="0" w:color="auto"/>
      </w:divBdr>
    </w:div>
    <w:div w:id="748619499">
      <w:bodyDiv w:val="1"/>
      <w:marLeft w:val="0"/>
      <w:marRight w:val="0"/>
      <w:marTop w:val="0"/>
      <w:marBottom w:val="0"/>
      <w:divBdr>
        <w:top w:val="none" w:sz="0" w:space="0" w:color="auto"/>
        <w:left w:val="none" w:sz="0" w:space="0" w:color="auto"/>
        <w:bottom w:val="none" w:sz="0" w:space="0" w:color="auto"/>
        <w:right w:val="none" w:sz="0" w:space="0" w:color="auto"/>
      </w:divBdr>
    </w:div>
    <w:div w:id="748691328">
      <w:bodyDiv w:val="1"/>
      <w:marLeft w:val="0"/>
      <w:marRight w:val="0"/>
      <w:marTop w:val="0"/>
      <w:marBottom w:val="0"/>
      <w:divBdr>
        <w:top w:val="none" w:sz="0" w:space="0" w:color="auto"/>
        <w:left w:val="none" w:sz="0" w:space="0" w:color="auto"/>
        <w:bottom w:val="none" w:sz="0" w:space="0" w:color="auto"/>
        <w:right w:val="none" w:sz="0" w:space="0" w:color="auto"/>
      </w:divBdr>
    </w:div>
    <w:div w:id="748693593">
      <w:bodyDiv w:val="1"/>
      <w:marLeft w:val="0"/>
      <w:marRight w:val="0"/>
      <w:marTop w:val="0"/>
      <w:marBottom w:val="0"/>
      <w:divBdr>
        <w:top w:val="none" w:sz="0" w:space="0" w:color="auto"/>
        <w:left w:val="none" w:sz="0" w:space="0" w:color="auto"/>
        <w:bottom w:val="none" w:sz="0" w:space="0" w:color="auto"/>
        <w:right w:val="none" w:sz="0" w:space="0" w:color="auto"/>
      </w:divBdr>
    </w:div>
    <w:div w:id="748815757">
      <w:bodyDiv w:val="1"/>
      <w:marLeft w:val="0"/>
      <w:marRight w:val="0"/>
      <w:marTop w:val="0"/>
      <w:marBottom w:val="0"/>
      <w:divBdr>
        <w:top w:val="none" w:sz="0" w:space="0" w:color="auto"/>
        <w:left w:val="none" w:sz="0" w:space="0" w:color="auto"/>
        <w:bottom w:val="none" w:sz="0" w:space="0" w:color="auto"/>
        <w:right w:val="none" w:sz="0" w:space="0" w:color="auto"/>
      </w:divBdr>
    </w:div>
    <w:div w:id="748846388">
      <w:bodyDiv w:val="1"/>
      <w:marLeft w:val="0"/>
      <w:marRight w:val="0"/>
      <w:marTop w:val="0"/>
      <w:marBottom w:val="0"/>
      <w:divBdr>
        <w:top w:val="none" w:sz="0" w:space="0" w:color="auto"/>
        <w:left w:val="none" w:sz="0" w:space="0" w:color="auto"/>
        <w:bottom w:val="none" w:sz="0" w:space="0" w:color="auto"/>
        <w:right w:val="none" w:sz="0" w:space="0" w:color="auto"/>
      </w:divBdr>
    </w:div>
    <w:div w:id="748965496">
      <w:bodyDiv w:val="1"/>
      <w:marLeft w:val="0"/>
      <w:marRight w:val="0"/>
      <w:marTop w:val="0"/>
      <w:marBottom w:val="0"/>
      <w:divBdr>
        <w:top w:val="none" w:sz="0" w:space="0" w:color="auto"/>
        <w:left w:val="none" w:sz="0" w:space="0" w:color="auto"/>
        <w:bottom w:val="none" w:sz="0" w:space="0" w:color="auto"/>
        <w:right w:val="none" w:sz="0" w:space="0" w:color="auto"/>
      </w:divBdr>
    </w:div>
    <w:div w:id="749084103">
      <w:bodyDiv w:val="1"/>
      <w:marLeft w:val="0"/>
      <w:marRight w:val="0"/>
      <w:marTop w:val="0"/>
      <w:marBottom w:val="0"/>
      <w:divBdr>
        <w:top w:val="none" w:sz="0" w:space="0" w:color="auto"/>
        <w:left w:val="none" w:sz="0" w:space="0" w:color="auto"/>
        <w:bottom w:val="none" w:sz="0" w:space="0" w:color="auto"/>
        <w:right w:val="none" w:sz="0" w:space="0" w:color="auto"/>
      </w:divBdr>
    </w:div>
    <w:div w:id="749229173">
      <w:bodyDiv w:val="1"/>
      <w:marLeft w:val="0"/>
      <w:marRight w:val="0"/>
      <w:marTop w:val="0"/>
      <w:marBottom w:val="0"/>
      <w:divBdr>
        <w:top w:val="none" w:sz="0" w:space="0" w:color="auto"/>
        <w:left w:val="none" w:sz="0" w:space="0" w:color="auto"/>
        <w:bottom w:val="none" w:sz="0" w:space="0" w:color="auto"/>
        <w:right w:val="none" w:sz="0" w:space="0" w:color="auto"/>
      </w:divBdr>
    </w:div>
    <w:div w:id="749274841">
      <w:bodyDiv w:val="1"/>
      <w:marLeft w:val="0"/>
      <w:marRight w:val="0"/>
      <w:marTop w:val="0"/>
      <w:marBottom w:val="0"/>
      <w:divBdr>
        <w:top w:val="none" w:sz="0" w:space="0" w:color="auto"/>
        <w:left w:val="none" w:sz="0" w:space="0" w:color="auto"/>
        <w:bottom w:val="none" w:sz="0" w:space="0" w:color="auto"/>
        <w:right w:val="none" w:sz="0" w:space="0" w:color="auto"/>
      </w:divBdr>
    </w:div>
    <w:div w:id="749277267">
      <w:bodyDiv w:val="1"/>
      <w:marLeft w:val="0"/>
      <w:marRight w:val="0"/>
      <w:marTop w:val="0"/>
      <w:marBottom w:val="0"/>
      <w:divBdr>
        <w:top w:val="none" w:sz="0" w:space="0" w:color="auto"/>
        <w:left w:val="none" w:sz="0" w:space="0" w:color="auto"/>
        <w:bottom w:val="none" w:sz="0" w:space="0" w:color="auto"/>
        <w:right w:val="none" w:sz="0" w:space="0" w:color="auto"/>
      </w:divBdr>
    </w:div>
    <w:div w:id="749546208">
      <w:bodyDiv w:val="1"/>
      <w:marLeft w:val="0"/>
      <w:marRight w:val="0"/>
      <w:marTop w:val="0"/>
      <w:marBottom w:val="0"/>
      <w:divBdr>
        <w:top w:val="none" w:sz="0" w:space="0" w:color="auto"/>
        <w:left w:val="none" w:sz="0" w:space="0" w:color="auto"/>
        <w:bottom w:val="none" w:sz="0" w:space="0" w:color="auto"/>
        <w:right w:val="none" w:sz="0" w:space="0" w:color="auto"/>
      </w:divBdr>
    </w:div>
    <w:div w:id="749809789">
      <w:bodyDiv w:val="1"/>
      <w:marLeft w:val="0"/>
      <w:marRight w:val="0"/>
      <w:marTop w:val="0"/>
      <w:marBottom w:val="0"/>
      <w:divBdr>
        <w:top w:val="none" w:sz="0" w:space="0" w:color="auto"/>
        <w:left w:val="none" w:sz="0" w:space="0" w:color="auto"/>
        <w:bottom w:val="none" w:sz="0" w:space="0" w:color="auto"/>
        <w:right w:val="none" w:sz="0" w:space="0" w:color="auto"/>
      </w:divBdr>
    </w:div>
    <w:div w:id="749810823">
      <w:bodyDiv w:val="1"/>
      <w:marLeft w:val="0"/>
      <w:marRight w:val="0"/>
      <w:marTop w:val="0"/>
      <w:marBottom w:val="0"/>
      <w:divBdr>
        <w:top w:val="none" w:sz="0" w:space="0" w:color="auto"/>
        <w:left w:val="none" w:sz="0" w:space="0" w:color="auto"/>
        <w:bottom w:val="none" w:sz="0" w:space="0" w:color="auto"/>
        <w:right w:val="none" w:sz="0" w:space="0" w:color="auto"/>
      </w:divBdr>
    </w:div>
    <w:div w:id="749888063">
      <w:bodyDiv w:val="1"/>
      <w:marLeft w:val="0"/>
      <w:marRight w:val="0"/>
      <w:marTop w:val="0"/>
      <w:marBottom w:val="0"/>
      <w:divBdr>
        <w:top w:val="none" w:sz="0" w:space="0" w:color="auto"/>
        <w:left w:val="none" w:sz="0" w:space="0" w:color="auto"/>
        <w:bottom w:val="none" w:sz="0" w:space="0" w:color="auto"/>
        <w:right w:val="none" w:sz="0" w:space="0" w:color="auto"/>
      </w:divBdr>
    </w:div>
    <w:div w:id="749935065">
      <w:bodyDiv w:val="1"/>
      <w:marLeft w:val="0"/>
      <w:marRight w:val="0"/>
      <w:marTop w:val="0"/>
      <w:marBottom w:val="0"/>
      <w:divBdr>
        <w:top w:val="none" w:sz="0" w:space="0" w:color="auto"/>
        <w:left w:val="none" w:sz="0" w:space="0" w:color="auto"/>
        <w:bottom w:val="none" w:sz="0" w:space="0" w:color="auto"/>
        <w:right w:val="none" w:sz="0" w:space="0" w:color="auto"/>
      </w:divBdr>
    </w:div>
    <w:div w:id="750077439">
      <w:bodyDiv w:val="1"/>
      <w:marLeft w:val="0"/>
      <w:marRight w:val="0"/>
      <w:marTop w:val="0"/>
      <w:marBottom w:val="0"/>
      <w:divBdr>
        <w:top w:val="none" w:sz="0" w:space="0" w:color="auto"/>
        <w:left w:val="none" w:sz="0" w:space="0" w:color="auto"/>
        <w:bottom w:val="none" w:sz="0" w:space="0" w:color="auto"/>
        <w:right w:val="none" w:sz="0" w:space="0" w:color="auto"/>
      </w:divBdr>
    </w:div>
    <w:div w:id="750084118">
      <w:bodyDiv w:val="1"/>
      <w:marLeft w:val="0"/>
      <w:marRight w:val="0"/>
      <w:marTop w:val="0"/>
      <w:marBottom w:val="0"/>
      <w:divBdr>
        <w:top w:val="none" w:sz="0" w:space="0" w:color="auto"/>
        <w:left w:val="none" w:sz="0" w:space="0" w:color="auto"/>
        <w:bottom w:val="none" w:sz="0" w:space="0" w:color="auto"/>
        <w:right w:val="none" w:sz="0" w:space="0" w:color="auto"/>
      </w:divBdr>
    </w:div>
    <w:div w:id="750473114">
      <w:bodyDiv w:val="1"/>
      <w:marLeft w:val="0"/>
      <w:marRight w:val="0"/>
      <w:marTop w:val="0"/>
      <w:marBottom w:val="0"/>
      <w:divBdr>
        <w:top w:val="none" w:sz="0" w:space="0" w:color="auto"/>
        <w:left w:val="none" w:sz="0" w:space="0" w:color="auto"/>
        <w:bottom w:val="none" w:sz="0" w:space="0" w:color="auto"/>
        <w:right w:val="none" w:sz="0" w:space="0" w:color="auto"/>
      </w:divBdr>
    </w:div>
    <w:div w:id="750546049">
      <w:bodyDiv w:val="1"/>
      <w:marLeft w:val="0"/>
      <w:marRight w:val="0"/>
      <w:marTop w:val="0"/>
      <w:marBottom w:val="0"/>
      <w:divBdr>
        <w:top w:val="none" w:sz="0" w:space="0" w:color="auto"/>
        <w:left w:val="none" w:sz="0" w:space="0" w:color="auto"/>
        <w:bottom w:val="none" w:sz="0" w:space="0" w:color="auto"/>
        <w:right w:val="none" w:sz="0" w:space="0" w:color="auto"/>
      </w:divBdr>
    </w:div>
    <w:div w:id="750781887">
      <w:bodyDiv w:val="1"/>
      <w:marLeft w:val="0"/>
      <w:marRight w:val="0"/>
      <w:marTop w:val="0"/>
      <w:marBottom w:val="0"/>
      <w:divBdr>
        <w:top w:val="none" w:sz="0" w:space="0" w:color="auto"/>
        <w:left w:val="none" w:sz="0" w:space="0" w:color="auto"/>
        <w:bottom w:val="none" w:sz="0" w:space="0" w:color="auto"/>
        <w:right w:val="none" w:sz="0" w:space="0" w:color="auto"/>
      </w:divBdr>
    </w:div>
    <w:div w:id="751008290">
      <w:bodyDiv w:val="1"/>
      <w:marLeft w:val="0"/>
      <w:marRight w:val="0"/>
      <w:marTop w:val="0"/>
      <w:marBottom w:val="0"/>
      <w:divBdr>
        <w:top w:val="none" w:sz="0" w:space="0" w:color="auto"/>
        <w:left w:val="none" w:sz="0" w:space="0" w:color="auto"/>
        <w:bottom w:val="none" w:sz="0" w:space="0" w:color="auto"/>
        <w:right w:val="none" w:sz="0" w:space="0" w:color="auto"/>
      </w:divBdr>
    </w:div>
    <w:div w:id="751046922">
      <w:bodyDiv w:val="1"/>
      <w:marLeft w:val="0"/>
      <w:marRight w:val="0"/>
      <w:marTop w:val="0"/>
      <w:marBottom w:val="0"/>
      <w:divBdr>
        <w:top w:val="none" w:sz="0" w:space="0" w:color="auto"/>
        <w:left w:val="none" w:sz="0" w:space="0" w:color="auto"/>
        <w:bottom w:val="none" w:sz="0" w:space="0" w:color="auto"/>
        <w:right w:val="none" w:sz="0" w:space="0" w:color="auto"/>
      </w:divBdr>
    </w:div>
    <w:div w:id="751394579">
      <w:bodyDiv w:val="1"/>
      <w:marLeft w:val="0"/>
      <w:marRight w:val="0"/>
      <w:marTop w:val="0"/>
      <w:marBottom w:val="0"/>
      <w:divBdr>
        <w:top w:val="none" w:sz="0" w:space="0" w:color="auto"/>
        <w:left w:val="none" w:sz="0" w:space="0" w:color="auto"/>
        <w:bottom w:val="none" w:sz="0" w:space="0" w:color="auto"/>
        <w:right w:val="none" w:sz="0" w:space="0" w:color="auto"/>
      </w:divBdr>
    </w:div>
    <w:div w:id="751509412">
      <w:bodyDiv w:val="1"/>
      <w:marLeft w:val="0"/>
      <w:marRight w:val="0"/>
      <w:marTop w:val="0"/>
      <w:marBottom w:val="0"/>
      <w:divBdr>
        <w:top w:val="none" w:sz="0" w:space="0" w:color="auto"/>
        <w:left w:val="none" w:sz="0" w:space="0" w:color="auto"/>
        <w:bottom w:val="none" w:sz="0" w:space="0" w:color="auto"/>
        <w:right w:val="none" w:sz="0" w:space="0" w:color="auto"/>
      </w:divBdr>
    </w:div>
    <w:div w:id="751586649">
      <w:bodyDiv w:val="1"/>
      <w:marLeft w:val="0"/>
      <w:marRight w:val="0"/>
      <w:marTop w:val="0"/>
      <w:marBottom w:val="0"/>
      <w:divBdr>
        <w:top w:val="none" w:sz="0" w:space="0" w:color="auto"/>
        <w:left w:val="none" w:sz="0" w:space="0" w:color="auto"/>
        <w:bottom w:val="none" w:sz="0" w:space="0" w:color="auto"/>
        <w:right w:val="none" w:sz="0" w:space="0" w:color="auto"/>
      </w:divBdr>
    </w:div>
    <w:div w:id="751852545">
      <w:bodyDiv w:val="1"/>
      <w:marLeft w:val="0"/>
      <w:marRight w:val="0"/>
      <w:marTop w:val="0"/>
      <w:marBottom w:val="0"/>
      <w:divBdr>
        <w:top w:val="none" w:sz="0" w:space="0" w:color="auto"/>
        <w:left w:val="none" w:sz="0" w:space="0" w:color="auto"/>
        <w:bottom w:val="none" w:sz="0" w:space="0" w:color="auto"/>
        <w:right w:val="none" w:sz="0" w:space="0" w:color="auto"/>
      </w:divBdr>
    </w:div>
    <w:div w:id="752241084">
      <w:bodyDiv w:val="1"/>
      <w:marLeft w:val="0"/>
      <w:marRight w:val="0"/>
      <w:marTop w:val="0"/>
      <w:marBottom w:val="0"/>
      <w:divBdr>
        <w:top w:val="none" w:sz="0" w:space="0" w:color="auto"/>
        <w:left w:val="none" w:sz="0" w:space="0" w:color="auto"/>
        <w:bottom w:val="none" w:sz="0" w:space="0" w:color="auto"/>
        <w:right w:val="none" w:sz="0" w:space="0" w:color="auto"/>
      </w:divBdr>
    </w:div>
    <w:div w:id="752505640">
      <w:bodyDiv w:val="1"/>
      <w:marLeft w:val="0"/>
      <w:marRight w:val="0"/>
      <w:marTop w:val="0"/>
      <w:marBottom w:val="0"/>
      <w:divBdr>
        <w:top w:val="none" w:sz="0" w:space="0" w:color="auto"/>
        <w:left w:val="none" w:sz="0" w:space="0" w:color="auto"/>
        <w:bottom w:val="none" w:sz="0" w:space="0" w:color="auto"/>
        <w:right w:val="none" w:sz="0" w:space="0" w:color="auto"/>
      </w:divBdr>
    </w:div>
    <w:div w:id="752507010">
      <w:bodyDiv w:val="1"/>
      <w:marLeft w:val="0"/>
      <w:marRight w:val="0"/>
      <w:marTop w:val="0"/>
      <w:marBottom w:val="0"/>
      <w:divBdr>
        <w:top w:val="none" w:sz="0" w:space="0" w:color="auto"/>
        <w:left w:val="none" w:sz="0" w:space="0" w:color="auto"/>
        <w:bottom w:val="none" w:sz="0" w:space="0" w:color="auto"/>
        <w:right w:val="none" w:sz="0" w:space="0" w:color="auto"/>
      </w:divBdr>
    </w:div>
    <w:div w:id="752550467">
      <w:bodyDiv w:val="1"/>
      <w:marLeft w:val="0"/>
      <w:marRight w:val="0"/>
      <w:marTop w:val="0"/>
      <w:marBottom w:val="0"/>
      <w:divBdr>
        <w:top w:val="none" w:sz="0" w:space="0" w:color="auto"/>
        <w:left w:val="none" w:sz="0" w:space="0" w:color="auto"/>
        <w:bottom w:val="none" w:sz="0" w:space="0" w:color="auto"/>
        <w:right w:val="none" w:sz="0" w:space="0" w:color="auto"/>
      </w:divBdr>
    </w:div>
    <w:div w:id="752701281">
      <w:bodyDiv w:val="1"/>
      <w:marLeft w:val="0"/>
      <w:marRight w:val="0"/>
      <w:marTop w:val="0"/>
      <w:marBottom w:val="0"/>
      <w:divBdr>
        <w:top w:val="none" w:sz="0" w:space="0" w:color="auto"/>
        <w:left w:val="none" w:sz="0" w:space="0" w:color="auto"/>
        <w:bottom w:val="none" w:sz="0" w:space="0" w:color="auto"/>
        <w:right w:val="none" w:sz="0" w:space="0" w:color="auto"/>
      </w:divBdr>
    </w:div>
    <w:div w:id="752747679">
      <w:bodyDiv w:val="1"/>
      <w:marLeft w:val="0"/>
      <w:marRight w:val="0"/>
      <w:marTop w:val="0"/>
      <w:marBottom w:val="0"/>
      <w:divBdr>
        <w:top w:val="none" w:sz="0" w:space="0" w:color="auto"/>
        <w:left w:val="none" w:sz="0" w:space="0" w:color="auto"/>
        <w:bottom w:val="none" w:sz="0" w:space="0" w:color="auto"/>
        <w:right w:val="none" w:sz="0" w:space="0" w:color="auto"/>
      </w:divBdr>
    </w:div>
    <w:div w:id="753475897">
      <w:bodyDiv w:val="1"/>
      <w:marLeft w:val="0"/>
      <w:marRight w:val="0"/>
      <w:marTop w:val="0"/>
      <w:marBottom w:val="0"/>
      <w:divBdr>
        <w:top w:val="none" w:sz="0" w:space="0" w:color="auto"/>
        <w:left w:val="none" w:sz="0" w:space="0" w:color="auto"/>
        <w:bottom w:val="none" w:sz="0" w:space="0" w:color="auto"/>
        <w:right w:val="none" w:sz="0" w:space="0" w:color="auto"/>
      </w:divBdr>
    </w:div>
    <w:div w:id="753891187">
      <w:bodyDiv w:val="1"/>
      <w:marLeft w:val="0"/>
      <w:marRight w:val="0"/>
      <w:marTop w:val="0"/>
      <w:marBottom w:val="0"/>
      <w:divBdr>
        <w:top w:val="none" w:sz="0" w:space="0" w:color="auto"/>
        <w:left w:val="none" w:sz="0" w:space="0" w:color="auto"/>
        <w:bottom w:val="none" w:sz="0" w:space="0" w:color="auto"/>
        <w:right w:val="none" w:sz="0" w:space="0" w:color="auto"/>
      </w:divBdr>
    </w:div>
    <w:div w:id="754087053">
      <w:bodyDiv w:val="1"/>
      <w:marLeft w:val="0"/>
      <w:marRight w:val="0"/>
      <w:marTop w:val="0"/>
      <w:marBottom w:val="0"/>
      <w:divBdr>
        <w:top w:val="none" w:sz="0" w:space="0" w:color="auto"/>
        <w:left w:val="none" w:sz="0" w:space="0" w:color="auto"/>
        <w:bottom w:val="none" w:sz="0" w:space="0" w:color="auto"/>
        <w:right w:val="none" w:sz="0" w:space="0" w:color="auto"/>
      </w:divBdr>
    </w:div>
    <w:div w:id="754319942">
      <w:bodyDiv w:val="1"/>
      <w:marLeft w:val="0"/>
      <w:marRight w:val="0"/>
      <w:marTop w:val="0"/>
      <w:marBottom w:val="0"/>
      <w:divBdr>
        <w:top w:val="none" w:sz="0" w:space="0" w:color="auto"/>
        <w:left w:val="none" w:sz="0" w:space="0" w:color="auto"/>
        <w:bottom w:val="none" w:sz="0" w:space="0" w:color="auto"/>
        <w:right w:val="none" w:sz="0" w:space="0" w:color="auto"/>
      </w:divBdr>
    </w:div>
    <w:div w:id="754397322">
      <w:bodyDiv w:val="1"/>
      <w:marLeft w:val="0"/>
      <w:marRight w:val="0"/>
      <w:marTop w:val="0"/>
      <w:marBottom w:val="0"/>
      <w:divBdr>
        <w:top w:val="none" w:sz="0" w:space="0" w:color="auto"/>
        <w:left w:val="none" w:sz="0" w:space="0" w:color="auto"/>
        <w:bottom w:val="none" w:sz="0" w:space="0" w:color="auto"/>
        <w:right w:val="none" w:sz="0" w:space="0" w:color="auto"/>
      </w:divBdr>
    </w:div>
    <w:div w:id="754477361">
      <w:bodyDiv w:val="1"/>
      <w:marLeft w:val="0"/>
      <w:marRight w:val="0"/>
      <w:marTop w:val="0"/>
      <w:marBottom w:val="0"/>
      <w:divBdr>
        <w:top w:val="none" w:sz="0" w:space="0" w:color="auto"/>
        <w:left w:val="none" w:sz="0" w:space="0" w:color="auto"/>
        <w:bottom w:val="none" w:sz="0" w:space="0" w:color="auto"/>
        <w:right w:val="none" w:sz="0" w:space="0" w:color="auto"/>
      </w:divBdr>
    </w:div>
    <w:div w:id="754518171">
      <w:bodyDiv w:val="1"/>
      <w:marLeft w:val="0"/>
      <w:marRight w:val="0"/>
      <w:marTop w:val="0"/>
      <w:marBottom w:val="0"/>
      <w:divBdr>
        <w:top w:val="none" w:sz="0" w:space="0" w:color="auto"/>
        <w:left w:val="none" w:sz="0" w:space="0" w:color="auto"/>
        <w:bottom w:val="none" w:sz="0" w:space="0" w:color="auto"/>
        <w:right w:val="none" w:sz="0" w:space="0" w:color="auto"/>
      </w:divBdr>
    </w:div>
    <w:div w:id="754591017">
      <w:bodyDiv w:val="1"/>
      <w:marLeft w:val="0"/>
      <w:marRight w:val="0"/>
      <w:marTop w:val="0"/>
      <w:marBottom w:val="0"/>
      <w:divBdr>
        <w:top w:val="none" w:sz="0" w:space="0" w:color="auto"/>
        <w:left w:val="none" w:sz="0" w:space="0" w:color="auto"/>
        <w:bottom w:val="none" w:sz="0" w:space="0" w:color="auto"/>
        <w:right w:val="none" w:sz="0" w:space="0" w:color="auto"/>
      </w:divBdr>
    </w:div>
    <w:div w:id="754715737">
      <w:bodyDiv w:val="1"/>
      <w:marLeft w:val="0"/>
      <w:marRight w:val="0"/>
      <w:marTop w:val="0"/>
      <w:marBottom w:val="0"/>
      <w:divBdr>
        <w:top w:val="none" w:sz="0" w:space="0" w:color="auto"/>
        <w:left w:val="none" w:sz="0" w:space="0" w:color="auto"/>
        <w:bottom w:val="none" w:sz="0" w:space="0" w:color="auto"/>
        <w:right w:val="none" w:sz="0" w:space="0" w:color="auto"/>
      </w:divBdr>
    </w:div>
    <w:div w:id="754784036">
      <w:bodyDiv w:val="1"/>
      <w:marLeft w:val="0"/>
      <w:marRight w:val="0"/>
      <w:marTop w:val="0"/>
      <w:marBottom w:val="0"/>
      <w:divBdr>
        <w:top w:val="none" w:sz="0" w:space="0" w:color="auto"/>
        <w:left w:val="none" w:sz="0" w:space="0" w:color="auto"/>
        <w:bottom w:val="none" w:sz="0" w:space="0" w:color="auto"/>
        <w:right w:val="none" w:sz="0" w:space="0" w:color="auto"/>
      </w:divBdr>
    </w:div>
    <w:div w:id="755127272">
      <w:bodyDiv w:val="1"/>
      <w:marLeft w:val="0"/>
      <w:marRight w:val="0"/>
      <w:marTop w:val="0"/>
      <w:marBottom w:val="0"/>
      <w:divBdr>
        <w:top w:val="none" w:sz="0" w:space="0" w:color="auto"/>
        <w:left w:val="none" w:sz="0" w:space="0" w:color="auto"/>
        <w:bottom w:val="none" w:sz="0" w:space="0" w:color="auto"/>
        <w:right w:val="none" w:sz="0" w:space="0" w:color="auto"/>
      </w:divBdr>
    </w:div>
    <w:div w:id="755789335">
      <w:bodyDiv w:val="1"/>
      <w:marLeft w:val="0"/>
      <w:marRight w:val="0"/>
      <w:marTop w:val="0"/>
      <w:marBottom w:val="0"/>
      <w:divBdr>
        <w:top w:val="none" w:sz="0" w:space="0" w:color="auto"/>
        <w:left w:val="none" w:sz="0" w:space="0" w:color="auto"/>
        <w:bottom w:val="none" w:sz="0" w:space="0" w:color="auto"/>
        <w:right w:val="none" w:sz="0" w:space="0" w:color="auto"/>
      </w:divBdr>
    </w:div>
    <w:div w:id="755974790">
      <w:bodyDiv w:val="1"/>
      <w:marLeft w:val="0"/>
      <w:marRight w:val="0"/>
      <w:marTop w:val="0"/>
      <w:marBottom w:val="0"/>
      <w:divBdr>
        <w:top w:val="none" w:sz="0" w:space="0" w:color="auto"/>
        <w:left w:val="none" w:sz="0" w:space="0" w:color="auto"/>
        <w:bottom w:val="none" w:sz="0" w:space="0" w:color="auto"/>
        <w:right w:val="none" w:sz="0" w:space="0" w:color="auto"/>
      </w:divBdr>
    </w:div>
    <w:div w:id="756051087">
      <w:bodyDiv w:val="1"/>
      <w:marLeft w:val="0"/>
      <w:marRight w:val="0"/>
      <w:marTop w:val="0"/>
      <w:marBottom w:val="0"/>
      <w:divBdr>
        <w:top w:val="none" w:sz="0" w:space="0" w:color="auto"/>
        <w:left w:val="none" w:sz="0" w:space="0" w:color="auto"/>
        <w:bottom w:val="none" w:sz="0" w:space="0" w:color="auto"/>
        <w:right w:val="none" w:sz="0" w:space="0" w:color="auto"/>
      </w:divBdr>
    </w:div>
    <w:div w:id="756051786">
      <w:bodyDiv w:val="1"/>
      <w:marLeft w:val="0"/>
      <w:marRight w:val="0"/>
      <w:marTop w:val="0"/>
      <w:marBottom w:val="0"/>
      <w:divBdr>
        <w:top w:val="none" w:sz="0" w:space="0" w:color="auto"/>
        <w:left w:val="none" w:sz="0" w:space="0" w:color="auto"/>
        <w:bottom w:val="none" w:sz="0" w:space="0" w:color="auto"/>
        <w:right w:val="none" w:sz="0" w:space="0" w:color="auto"/>
      </w:divBdr>
    </w:div>
    <w:div w:id="756244172">
      <w:bodyDiv w:val="1"/>
      <w:marLeft w:val="0"/>
      <w:marRight w:val="0"/>
      <w:marTop w:val="0"/>
      <w:marBottom w:val="0"/>
      <w:divBdr>
        <w:top w:val="none" w:sz="0" w:space="0" w:color="auto"/>
        <w:left w:val="none" w:sz="0" w:space="0" w:color="auto"/>
        <w:bottom w:val="none" w:sz="0" w:space="0" w:color="auto"/>
        <w:right w:val="none" w:sz="0" w:space="0" w:color="auto"/>
      </w:divBdr>
    </w:div>
    <w:div w:id="756249187">
      <w:bodyDiv w:val="1"/>
      <w:marLeft w:val="0"/>
      <w:marRight w:val="0"/>
      <w:marTop w:val="0"/>
      <w:marBottom w:val="0"/>
      <w:divBdr>
        <w:top w:val="none" w:sz="0" w:space="0" w:color="auto"/>
        <w:left w:val="none" w:sz="0" w:space="0" w:color="auto"/>
        <w:bottom w:val="none" w:sz="0" w:space="0" w:color="auto"/>
        <w:right w:val="none" w:sz="0" w:space="0" w:color="auto"/>
      </w:divBdr>
    </w:div>
    <w:div w:id="756365152">
      <w:bodyDiv w:val="1"/>
      <w:marLeft w:val="0"/>
      <w:marRight w:val="0"/>
      <w:marTop w:val="0"/>
      <w:marBottom w:val="0"/>
      <w:divBdr>
        <w:top w:val="none" w:sz="0" w:space="0" w:color="auto"/>
        <w:left w:val="none" w:sz="0" w:space="0" w:color="auto"/>
        <w:bottom w:val="none" w:sz="0" w:space="0" w:color="auto"/>
        <w:right w:val="none" w:sz="0" w:space="0" w:color="auto"/>
      </w:divBdr>
    </w:div>
    <w:div w:id="756488048">
      <w:bodyDiv w:val="1"/>
      <w:marLeft w:val="0"/>
      <w:marRight w:val="0"/>
      <w:marTop w:val="0"/>
      <w:marBottom w:val="0"/>
      <w:divBdr>
        <w:top w:val="none" w:sz="0" w:space="0" w:color="auto"/>
        <w:left w:val="none" w:sz="0" w:space="0" w:color="auto"/>
        <w:bottom w:val="none" w:sz="0" w:space="0" w:color="auto"/>
        <w:right w:val="none" w:sz="0" w:space="0" w:color="auto"/>
      </w:divBdr>
    </w:div>
    <w:div w:id="756633942">
      <w:bodyDiv w:val="1"/>
      <w:marLeft w:val="0"/>
      <w:marRight w:val="0"/>
      <w:marTop w:val="0"/>
      <w:marBottom w:val="0"/>
      <w:divBdr>
        <w:top w:val="none" w:sz="0" w:space="0" w:color="auto"/>
        <w:left w:val="none" w:sz="0" w:space="0" w:color="auto"/>
        <w:bottom w:val="none" w:sz="0" w:space="0" w:color="auto"/>
        <w:right w:val="none" w:sz="0" w:space="0" w:color="auto"/>
      </w:divBdr>
    </w:div>
    <w:div w:id="756638611">
      <w:bodyDiv w:val="1"/>
      <w:marLeft w:val="0"/>
      <w:marRight w:val="0"/>
      <w:marTop w:val="0"/>
      <w:marBottom w:val="0"/>
      <w:divBdr>
        <w:top w:val="none" w:sz="0" w:space="0" w:color="auto"/>
        <w:left w:val="none" w:sz="0" w:space="0" w:color="auto"/>
        <w:bottom w:val="none" w:sz="0" w:space="0" w:color="auto"/>
        <w:right w:val="none" w:sz="0" w:space="0" w:color="auto"/>
      </w:divBdr>
    </w:div>
    <w:div w:id="756705902">
      <w:bodyDiv w:val="1"/>
      <w:marLeft w:val="0"/>
      <w:marRight w:val="0"/>
      <w:marTop w:val="0"/>
      <w:marBottom w:val="0"/>
      <w:divBdr>
        <w:top w:val="none" w:sz="0" w:space="0" w:color="auto"/>
        <w:left w:val="none" w:sz="0" w:space="0" w:color="auto"/>
        <w:bottom w:val="none" w:sz="0" w:space="0" w:color="auto"/>
        <w:right w:val="none" w:sz="0" w:space="0" w:color="auto"/>
      </w:divBdr>
    </w:div>
    <w:div w:id="756754283">
      <w:bodyDiv w:val="1"/>
      <w:marLeft w:val="0"/>
      <w:marRight w:val="0"/>
      <w:marTop w:val="0"/>
      <w:marBottom w:val="0"/>
      <w:divBdr>
        <w:top w:val="none" w:sz="0" w:space="0" w:color="auto"/>
        <w:left w:val="none" w:sz="0" w:space="0" w:color="auto"/>
        <w:bottom w:val="none" w:sz="0" w:space="0" w:color="auto"/>
        <w:right w:val="none" w:sz="0" w:space="0" w:color="auto"/>
      </w:divBdr>
    </w:div>
    <w:div w:id="756942060">
      <w:bodyDiv w:val="1"/>
      <w:marLeft w:val="0"/>
      <w:marRight w:val="0"/>
      <w:marTop w:val="0"/>
      <w:marBottom w:val="0"/>
      <w:divBdr>
        <w:top w:val="none" w:sz="0" w:space="0" w:color="auto"/>
        <w:left w:val="none" w:sz="0" w:space="0" w:color="auto"/>
        <w:bottom w:val="none" w:sz="0" w:space="0" w:color="auto"/>
        <w:right w:val="none" w:sz="0" w:space="0" w:color="auto"/>
      </w:divBdr>
    </w:div>
    <w:div w:id="757024237">
      <w:bodyDiv w:val="1"/>
      <w:marLeft w:val="0"/>
      <w:marRight w:val="0"/>
      <w:marTop w:val="0"/>
      <w:marBottom w:val="0"/>
      <w:divBdr>
        <w:top w:val="none" w:sz="0" w:space="0" w:color="auto"/>
        <w:left w:val="none" w:sz="0" w:space="0" w:color="auto"/>
        <w:bottom w:val="none" w:sz="0" w:space="0" w:color="auto"/>
        <w:right w:val="none" w:sz="0" w:space="0" w:color="auto"/>
      </w:divBdr>
    </w:div>
    <w:div w:id="757336386">
      <w:bodyDiv w:val="1"/>
      <w:marLeft w:val="0"/>
      <w:marRight w:val="0"/>
      <w:marTop w:val="0"/>
      <w:marBottom w:val="0"/>
      <w:divBdr>
        <w:top w:val="none" w:sz="0" w:space="0" w:color="auto"/>
        <w:left w:val="none" w:sz="0" w:space="0" w:color="auto"/>
        <w:bottom w:val="none" w:sz="0" w:space="0" w:color="auto"/>
        <w:right w:val="none" w:sz="0" w:space="0" w:color="auto"/>
      </w:divBdr>
    </w:div>
    <w:div w:id="757336869">
      <w:bodyDiv w:val="1"/>
      <w:marLeft w:val="0"/>
      <w:marRight w:val="0"/>
      <w:marTop w:val="0"/>
      <w:marBottom w:val="0"/>
      <w:divBdr>
        <w:top w:val="none" w:sz="0" w:space="0" w:color="auto"/>
        <w:left w:val="none" w:sz="0" w:space="0" w:color="auto"/>
        <w:bottom w:val="none" w:sz="0" w:space="0" w:color="auto"/>
        <w:right w:val="none" w:sz="0" w:space="0" w:color="auto"/>
      </w:divBdr>
    </w:div>
    <w:div w:id="757483096">
      <w:bodyDiv w:val="1"/>
      <w:marLeft w:val="0"/>
      <w:marRight w:val="0"/>
      <w:marTop w:val="0"/>
      <w:marBottom w:val="0"/>
      <w:divBdr>
        <w:top w:val="none" w:sz="0" w:space="0" w:color="auto"/>
        <w:left w:val="none" w:sz="0" w:space="0" w:color="auto"/>
        <w:bottom w:val="none" w:sz="0" w:space="0" w:color="auto"/>
        <w:right w:val="none" w:sz="0" w:space="0" w:color="auto"/>
      </w:divBdr>
    </w:div>
    <w:div w:id="757750609">
      <w:bodyDiv w:val="1"/>
      <w:marLeft w:val="0"/>
      <w:marRight w:val="0"/>
      <w:marTop w:val="0"/>
      <w:marBottom w:val="0"/>
      <w:divBdr>
        <w:top w:val="none" w:sz="0" w:space="0" w:color="auto"/>
        <w:left w:val="none" w:sz="0" w:space="0" w:color="auto"/>
        <w:bottom w:val="none" w:sz="0" w:space="0" w:color="auto"/>
        <w:right w:val="none" w:sz="0" w:space="0" w:color="auto"/>
      </w:divBdr>
    </w:div>
    <w:div w:id="757823144">
      <w:bodyDiv w:val="1"/>
      <w:marLeft w:val="0"/>
      <w:marRight w:val="0"/>
      <w:marTop w:val="0"/>
      <w:marBottom w:val="0"/>
      <w:divBdr>
        <w:top w:val="none" w:sz="0" w:space="0" w:color="auto"/>
        <w:left w:val="none" w:sz="0" w:space="0" w:color="auto"/>
        <w:bottom w:val="none" w:sz="0" w:space="0" w:color="auto"/>
        <w:right w:val="none" w:sz="0" w:space="0" w:color="auto"/>
      </w:divBdr>
    </w:div>
    <w:div w:id="757945676">
      <w:bodyDiv w:val="1"/>
      <w:marLeft w:val="0"/>
      <w:marRight w:val="0"/>
      <w:marTop w:val="0"/>
      <w:marBottom w:val="0"/>
      <w:divBdr>
        <w:top w:val="none" w:sz="0" w:space="0" w:color="auto"/>
        <w:left w:val="none" w:sz="0" w:space="0" w:color="auto"/>
        <w:bottom w:val="none" w:sz="0" w:space="0" w:color="auto"/>
        <w:right w:val="none" w:sz="0" w:space="0" w:color="auto"/>
      </w:divBdr>
    </w:div>
    <w:div w:id="757992094">
      <w:bodyDiv w:val="1"/>
      <w:marLeft w:val="0"/>
      <w:marRight w:val="0"/>
      <w:marTop w:val="0"/>
      <w:marBottom w:val="0"/>
      <w:divBdr>
        <w:top w:val="none" w:sz="0" w:space="0" w:color="auto"/>
        <w:left w:val="none" w:sz="0" w:space="0" w:color="auto"/>
        <w:bottom w:val="none" w:sz="0" w:space="0" w:color="auto"/>
        <w:right w:val="none" w:sz="0" w:space="0" w:color="auto"/>
      </w:divBdr>
    </w:div>
    <w:div w:id="758016943">
      <w:bodyDiv w:val="1"/>
      <w:marLeft w:val="0"/>
      <w:marRight w:val="0"/>
      <w:marTop w:val="0"/>
      <w:marBottom w:val="0"/>
      <w:divBdr>
        <w:top w:val="none" w:sz="0" w:space="0" w:color="auto"/>
        <w:left w:val="none" w:sz="0" w:space="0" w:color="auto"/>
        <w:bottom w:val="none" w:sz="0" w:space="0" w:color="auto"/>
        <w:right w:val="none" w:sz="0" w:space="0" w:color="auto"/>
      </w:divBdr>
    </w:div>
    <w:div w:id="758451426">
      <w:bodyDiv w:val="1"/>
      <w:marLeft w:val="0"/>
      <w:marRight w:val="0"/>
      <w:marTop w:val="0"/>
      <w:marBottom w:val="0"/>
      <w:divBdr>
        <w:top w:val="none" w:sz="0" w:space="0" w:color="auto"/>
        <w:left w:val="none" w:sz="0" w:space="0" w:color="auto"/>
        <w:bottom w:val="none" w:sz="0" w:space="0" w:color="auto"/>
        <w:right w:val="none" w:sz="0" w:space="0" w:color="auto"/>
      </w:divBdr>
    </w:div>
    <w:div w:id="758910009">
      <w:bodyDiv w:val="1"/>
      <w:marLeft w:val="0"/>
      <w:marRight w:val="0"/>
      <w:marTop w:val="0"/>
      <w:marBottom w:val="0"/>
      <w:divBdr>
        <w:top w:val="none" w:sz="0" w:space="0" w:color="auto"/>
        <w:left w:val="none" w:sz="0" w:space="0" w:color="auto"/>
        <w:bottom w:val="none" w:sz="0" w:space="0" w:color="auto"/>
        <w:right w:val="none" w:sz="0" w:space="0" w:color="auto"/>
      </w:divBdr>
    </w:div>
    <w:div w:id="759066090">
      <w:bodyDiv w:val="1"/>
      <w:marLeft w:val="0"/>
      <w:marRight w:val="0"/>
      <w:marTop w:val="0"/>
      <w:marBottom w:val="0"/>
      <w:divBdr>
        <w:top w:val="none" w:sz="0" w:space="0" w:color="auto"/>
        <w:left w:val="none" w:sz="0" w:space="0" w:color="auto"/>
        <w:bottom w:val="none" w:sz="0" w:space="0" w:color="auto"/>
        <w:right w:val="none" w:sz="0" w:space="0" w:color="auto"/>
      </w:divBdr>
    </w:div>
    <w:div w:id="759257989">
      <w:bodyDiv w:val="1"/>
      <w:marLeft w:val="0"/>
      <w:marRight w:val="0"/>
      <w:marTop w:val="0"/>
      <w:marBottom w:val="0"/>
      <w:divBdr>
        <w:top w:val="none" w:sz="0" w:space="0" w:color="auto"/>
        <w:left w:val="none" w:sz="0" w:space="0" w:color="auto"/>
        <w:bottom w:val="none" w:sz="0" w:space="0" w:color="auto"/>
        <w:right w:val="none" w:sz="0" w:space="0" w:color="auto"/>
      </w:divBdr>
    </w:div>
    <w:div w:id="759326833">
      <w:bodyDiv w:val="1"/>
      <w:marLeft w:val="0"/>
      <w:marRight w:val="0"/>
      <w:marTop w:val="0"/>
      <w:marBottom w:val="0"/>
      <w:divBdr>
        <w:top w:val="none" w:sz="0" w:space="0" w:color="auto"/>
        <w:left w:val="none" w:sz="0" w:space="0" w:color="auto"/>
        <w:bottom w:val="none" w:sz="0" w:space="0" w:color="auto"/>
        <w:right w:val="none" w:sz="0" w:space="0" w:color="auto"/>
      </w:divBdr>
    </w:div>
    <w:div w:id="759562952">
      <w:bodyDiv w:val="1"/>
      <w:marLeft w:val="0"/>
      <w:marRight w:val="0"/>
      <w:marTop w:val="0"/>
      <w:marBottom w:val="0"/>
      <w:divBdr>
        <w:top w:val="none" w:sz="0" w:space="0" w:color="auto"/>
        <w:left w:val="none" w:sz="0" w:space="0" w:color="auto"/>
        <w:bottom w:val="none" w:sz="0" w:space="0" w:color="auto"/>
        <w:right w:val="none" w:sz="0" w:space="0" w:color="auto"/>
      </w:divBdr>
    </w:div>
    <w:div w:id="759640377">
      <w:bodyDiv w:val="1"/>
      <w:marLeft w:val="0"/>
      <w:marRight w:val="0"/>
      <w:marTop w:val="0"/>
      <w:marBottom w:val="0"/>
      <w:divBdr>
        <w:top w:val="none" w:sz="0" w:space="0" w:color="auto"/>
        <w:left w:val="none" w:sz="0" w:space="0" w:color="auto"/>
        <w:bottom w:val="none" w:sz="0" w:space="0" w:color="auto"/>
        <w:right w:val="none" w:sz="0" w:space="0" w:color="auto"/>
      </w:divBdr>
    </w:div>
    <w:div w:id="759642799">
      <w:bodyDiv w:val="1"/>
      <w:marLeft w:val="0"/>
      <w:marRight w:val="0"/>
      <w:marTop w:val="0"/>
      <w:marBottom w:val="0"/>
      <w:divBdr>
        <w:top w:val="none" w:sz="0" w:space="0" w:color="auto"/>
        <w:left w:val="none" w:sz="0" w:space="0" w:color="auto"/>
        <w:bottom w:val="none" w:sz="0" w:space="0" w:color="auto"/>
        <w:right w:val="none" w:sz="0" w:space="0" w:color="auto"/>
      </w:divBdr>
    </w:div>
    <w:div w:id="759645143">
      <w:bodyDiv w:val="1"/>
      <w:marLeft w:val="0"/>
      <w:marRight w:val="0"/>
      <w:marTop w:val="0"/>
      <w:marBottom w:val="0"/>
      <w:divBdr>
        <w:top w:val="none" w:sz="0" w:space="0" w:color="auto"/>
        <w:left w:val="none" w:sz="0" w:space="0" w:color="auto"/>
        <w:bottom w:val="none" w:sz="0" w:space="0" w:color="auto"/>
        <w:right w:val="none" w:sz="0" w:space="0" w:color="auto"/>
      </w:divBdr>
    </w:div>
    <w:div w:id="759720870">
      <w:bodyDiv w:val="1"/>
      <w:marLeft w:val="0"/>
      <w:marRight w:val="0"/>
      <w:marTop w:val="0"/>
      <w:marBottom w:val="0"/>
      <w:divBdr>
        <w:top w:val="none" w:sz="0" w:space="0" w:color="auto"/>
        <w:left w:val="none" w:sz="0" w:space="0" w:color="auto"/>
        <w:bottom w:val="none" w:sz="0" w:space="0" w:color="auto"/>
        <w:right w:val="none" w:sz="0" w:space="0" w:color="auto"/>
      </w:divBdr>
    </w:div>
    <w:div w:id="759911503">
      <w:bodyDiv w:val="1"/>
      <w:marLeft w:val="0"/>
      <w:marRight w:val="0"/>
      <w:marTop w:val="0"/>
      <w:marBottom w:val="0"/>
      <w:divBdr>
        <w:top w:val="none" w:sz="0" w:space="0" w:color="auto"/>
        <w:left w:val="none" w:sz="0" w:space="0" w:color="auto"/>
        <w:bottom w:val="none" w:sz="0" w:space="0" w:color="auto"/>
        <w:right w:val="none" w:sz="0" w:space="0" w:color="auto"/>
      </w:divBdr>
    </w:div>
    <w:div w:id="760107791">
      <w:bodyDiv w:val="1"/>
      <w:marLeft w:val="0"/>
      <w:marRight w:val="0"/>
      <w:marTop w:val="0"/>
      <w:marBottom w:val="0"/>
      <w:divBdr>
        <w:top w:val="none" w:sz="0" w:space="0" w:color="auto"/>
        <w:left w:val="none" w:sz="0" w:space="0" w:color="auto"/>
        <w:bottom w:val="none" w:sz="0" w:space="0" w:color="auto"/>
        <w:right w:val="none" w:sz="0" w:space="0" w:color="auto"/>
      </w:divBdr>
    </w:div>
    <w:div w:id="760570963">
      <w:bodyDiv w:val="1"/>
      <w:marLeft w:val="0"/>
      <w:marRight w:val="0"/>
      <w:marTop w:val="0"/>
      <w:marBottom w:val="0"/>
      <w:divBdr>
        <w:top w:val="none" w:sz="0" w:space="0" w:color="auto"/>
        <w:left w:val="none" w:sz="0" w:space="0" w:color="auto"/>
        <w:bottom w:val="none" w:sz="0" w:space="0" w:color="auto"/>
        <w:right w:val="none" w:sz="0" w:space="0" w:color="auto"/>
      </w:divBdr>
    </w:div>
    <w:div w:id="760637830">
      <w:bodyDiv w:val="1"/>
      <w:marLeft w:val="0"/>
      <w:marRight w:val="0"/>
      <w:marTop w:val="0"/>
      <w:marBottom w:val="0"/>
      <w:divBdr>
        <w:top w:val="none" w:sz="0" w:space="0" w:color="auto"/>
        <w:left w:val="none" w:sz="0" w:space="0" w:color="auto"/>
        <w:bottom w:val="none" w:sz="0" w:space="0" w:color="auto"/>
        <w:right w:val="none" w:sz="0" w:space="0" w:color="auto"/>
      </w:divBdr>
    </w:div>
    <w:div w:id="760640825">
      <w:bodyDiv w:val="1"/>
      <w:marLeft w:val="0"/>
      <w:marRight w:val="0"/>
      <w:marTop w:val="0"/>
      <w:marBottom w:val="0"/>
      <w:divBdr>
        <w:top w:val="none" w:sz="0" w:space="0" w:color="auto"/>
        <w:left w:val="none" w:sz="0" w:space="0" w:color="auto"/>
        <w:bottom w:val="none" w:sz="0" w:space="0" w:color="auto"/>
        <w:right w:val="none" w:sz="0" w:space="0" w:color="auto"/>
      </w:divBdr>
    </w:div>
    <w:div w:id="760756355">
      <w:bodyDiv w:val="1"/>
      <w:marLeft w:val="0"/>
      <w:marRight w:val="0"/>
      <w:marTop w:val="0"/>
      <w:marBottom w:val="0"/>
      <w:divBdr>
        <w:top w:val="none" w:sz="0" w:space="0" w:color="auto"/>
        <w:left w:val="none" w:sz="0" w:space="0" w:color="auto"/>
        <w:bottom w:val="none" w:sz="0" w:space="0" w:color="auto"/>
        <w:right w:val="none" w:sz="0" w:space="0" w:color="auto"/>
      </w:divBdr>
    </w:div>
    <w:div w:id="761030385">
      <w:bodyDiv w:val="1"/>
      <w:marLeft w:val="0"/>
      <w:marRight w:val="0"/>
      <w:marTop w:val="0"/>
      <w:marBottom w:val="0"/>
      <w:divBdr>
        <w:top w:val="none" w:sz="0" w:space="0" w:color="auto"/>
        <w:left w:val="none" w:sz="0" w:space="0" w:color="auto"/>
        <w:bottom w:val="none" w:sz="0" w:space="0" w:color="auto"/>
        <w:right w:val="none" w:sz="0" w:space="0" w:color="auto"/>
      </w:divBdr>
    </w:div>
    <w:div w:id="761032889">
      <w:bodyDiv w:val="1"/>
      <w:marLeft w:val="0"/>
      <w:marRight w:val="0"/>
      <w:marTop w:val="0"/>
      <w:marBottom w:val="0"/>
      <w:divBdr>
        <w:top w:val="none" w:sz="0" w:space="0" w:color="auto"/>
        <w:left w:val="none" w:sz="0" w:space="0" w:color="auto"/>
        <w:bottom w:val="none" w:sz="0" w:space="0" w:color="auto"/>
        <w:right w:val="none" w:sz="0" w:space="0" w:color="auto"/>
      </w:divBdr>
    </w:div>
    <w:div w:id="761101744">
      <w:bodyDiv w:val="1"/>
      <w:marLeft w:val="0"/>
      <w:marRight w:val="0"/>
      <w:marTop w:val="0"/>
      <w:marBottom w:val="0"/>
      <w:divBdr>
        <w:top w:val="none" w:sz="0" w:space="0" w:color="auto"/>
        <w:left w:val="none" w:sz="0" w:space="0" w:color="auto"/>
        <w:bottom w:val="none" w:sz="0" w:space="0" w:color="auto"/>
        <w:right w:val="none" w:sz="0" w:space="0" w:color="auto"/>
      </w:divBdr>
    </w:div>
    <w:div w:id="761295346">
      <w:bodyDiv w:val="1"/>
      <w:marLeft w:val="0"/>
      <w:marRight w:val="0"/>
      <w:marTop w:val="0"/>
      <w:marBottom w:val="0"/>
      <w:divBdr>
        <w:top w:val="none" w:sz="0" w:space="0" w:color="auto"/>
        <w:left w:val="none" w:sz="0" w:space="0" w:color="auto"/>
        <w:bottom w:val="none" w:sz="0" w:space="0" w:color="auto"/>
        <w:right w:val="none" w:sz="0" w:space="0" w:color="auto"/>
      </w:divBdr>
    </w:div>
    <w:div w:id="761949014">
      <w:bodyDiv w:val="1"/>
      <w:marLeft w:val="0"/>
      <w:marRight w:val="0"/>
      <w:marTop w:val="0"/>
      <w:marBottom w:val="0"/>
      <w:divBdr>
        <w:top w:val="none" w:sz="0" w:space="0" w:color="auto"/>
        <w:left w:val="none" w:sz="0" w:space="0" w:color="auto"/>
        <w:bottom w:val="none" w:sz="0" w:space="0" w:color="auto"/>
        <w:right w:val="none" w:sz="0" w:space="0" w:color="auto"/>
      </w:divBdr>
    </w:div>
    <w:div w:id="762144985">
      <w:bodyDiv w:val="1"/>
      <w:marLeft w:val="0"/>
      <w:marRight w:val="0"/>
      <w:marTop w:val="0"/>
      <w:marBottom w:val="0"/>
      <w:divBdr>
        <w:top w:val="none" w:sz="0" w:space="0" w:color="auto"/>
        <w:left w:val="none" w:sz="0" w:space="0" w:color="auto"/>
        <w:bottom w:val="none" w:sz="0" w:space="0" w:color="auto"/>
        <w:right w:val="none" w:sz="0" w:space="0" w:color="auto"/>
      </w:divBdr>
    </w:div>
    <w:div w:id="762258777">
      <w:bodyDiv w:val="1"/>
      <w:marLeft w:val="0"/>
      <w:marRight w:val="0"/>
      <w:marTop w:val="0"/>
      <w:marBottom w:val="0"/>
      <w:divBdr>
        <w:top w:val="none" w:sz="0" w:space="0" w:color="auto"/>
        <w:left w:val="none" w:sz="0" w:space="0" w:color="auto"/>
        <w:bottom w:val="none" w:sz="0" w:space="0" w:color="auto"/>
        <w:right w:val="none" w:sz="0" w:space="0" w:color="auto"/>
      </w:divBdr>
    </w:div>
    <w:div w:id="762334079">
      <w:bodyDiv w:val="1"/>
      <w:marLeft w:val="0"/>
      <w:marRight w:val="0"/>
      <w:marTop w:val="0"/>
      <w:marBottom w:val="0"/>
      <w:divBdr>
        <w:top w:val="none" w:sz="0" w:space="0" w:color="auto"/>
        <w:left w:val="none" w:sz="0" w:space="0" w:color="auto"/>
        <w:bottom w:val="none" w:sz="0" w:space="0" w:color="auto"/>
        <w:right w:val="none" w:sz="0" w:space="0" w:color="auto"/>
      </w:divBdr>
    </w:div>
    <w:div w:id="762338612">
      <w:bodyDiv w:val="1"/>
      <w:marLeft w:val="0"/>
      <w:marRight w:val="0"/>
      <w:marTop w:val="0"/>
      <w:marBottom w:val="0"/>
      <w:divBdr>
        <w:top w:val="none" w:sz="0" w:space="0" w:color="auto"/>
        <w:left w:val="none" w:sz="0" w:space="0" w:color="auto"/>
        <w:bottom w:val="none" w:sz="0" w:space="0" w:color="auto"/>
        <w:right w:val="none" w:sz="0" w:space="0" w:color="auto"/>
      </w:divBdr>
    </w:div>
    <w:div w:id="762409779">
      <w:bodyDiv w:val="1"/>
      <w:marLeft w:val="0"/>
      <w:marRight w:val="0"/>
      <w:marTop w:val="0"/>
      <w:marBottom w:val="0"/>
      <w:divBdr>
        <w:top w:val="none" w:sz="0" w:space="0" w:color="auto"/>
        <w:left w:val="none" w:sz="0" w:space="0" w:color="auto"/>
        <w:bottom w:val="none" w:sz="0" w:space="0" w:color="auto"/>
        <w:right w:val="none" w:sz="0" w:space="0" w:color="auto"/>
      </w:divBdr>
    </w:div>
    <w:div w:id="762650139">
      <w:bodyDiv w:val="1"/>
      <w:marLeft w:val="0"/>
      <w:marRight w:val="0"/>
      <w:marTop w:val="0"/>
      <w:marBottom w:val="0"/>
      <w:divBdr>
        <w:top w:val="none" w:sz="0" w:space="0" w:color="auto"/>
        <w:left w:val="none" w:sz="0" w:space="0" w:color="auto"/>
        <w:bottom w:val="none" w:sz="0" w:space="0" w:color="auto"/>
        <w:right w:val="none" w:sz="0" w:space="0" w:color="auto"/>
      </w:divBdr>
    </w:div>
    <w:div w:id="762723203">
      <w:bodyDiv w:val="1"/>
      <w:marLeft w:val="0"/>
      <w:marRight w:val="0"/>
      <w:marTop w:val="0"/>
      <w:marBottom w:val="0"/>
      <w:divBdr>
        <w:top w:val="none" w:sz="0" w:space="0" w:color="auto"/>
        <w:left w:val="none" w:sz="0" w:space="0" w:color="auto"/>
        <w:bottom w:val="none" w:sz="0" w:space="0" w:color="auto"/>
        <w:right w:val="none" w:sz="0" w:space="0" w:color="auto"/>
      </w:divBdr>
    </w:div>
    <w:div w:id="762804984">
      <w:bodyDiv w:val="1"/>
      <w:marLeft w:val="0"/>
      <w:marRight w:val="0"/>
      <w:marTop w:val="0"/>
      <w:marBottom w:val="0"/>
      <w:divBdr>
        <w:top w:val="none" w:sz="0" w:space="0" w:color="auto"/>
        <w:left w:val="none" w:sz="0" w:space="0" w:color="auto"/>
        <w:bottom w:val="none" w:sz="0" w:space="0" w:color="auto"/>
        <w:right w:val="none" w:sz="0" w:space="0" w:color="auto"/>
      </w:divBdr>
    </w:div>
    <w:div w:id="762994627">
      <w:bodyDiv w:val="1"/>
      <w:marLeft w:val="0"/>
      <w:marRight w:val="0"/>
      <w:marTop w:val="0"/>
      <w:marBottom w:val="0"/>
      <w:divBdr>
        <w:top w:val="none" w:sz="0" w:space="0" w:color="auto"/>
        <w:left w:val="none" w:sz="0" w:space="0" w:color="auto"/>
        <w:bottom w:val="none" w:sz="0" w:space="0" w:color="auto"/>
        <w:right w:val="none" w:sz="0" w:space="0" w:color="auto"/>
      </w:divBdr>
    </w:div>
    <w:div w:id="763381481">
      <w:bodyDiv w:val="1"/>
      <w:marLeft w:val="0"/>
      <w:marRight w:val="0"/>
      <w:marTop w:val="0"/>
      <w:marBottom w:val="0"/>
      <w:divBdr>
        <w:top w:val="none" w:sz="0" w:space="0" w:color="auto"/>
        <w:left w:val="none" w:sz="0" w:space="0" w:color="auto"/>
        <w:bottom w:val="none" w:sz="0" w:space="0" w:color="auto"/>
        <w:right w:val="none" w:sz="0" w:space="0" w:color="auto"/>
      </w:divBdr>
    </w:div>
    <w:div w:id="763501071">
      <w:bodyDiv w:val="1"/>
      <w:marLeft w:val="0"/>
      <w:marRight w:val="0"/>
      <w:marTop w:val="0"/>
      <w:marBottom w:val="0"/>
      <w:divBdr>
        <w:top w:val="none" w:sz="0" w:space="0" w:color="auto"/>
        <w:left w:val="none" w:sz="0" w:space="0" w:color="auto"/>
        <w:bottom w:val="none" w:sz="0" w:space="0" w:color="auto"/>
        <w:right w:val="none" w:sz="0" w:space="0" w:color="auto"/>
      </w:divBdr>
    </w:div>
    <w:div w:id="763652942">
      <w:bodyDiv w:val="1"/>
      <w:marLeft w:val="0"/>
      <w:marRight w:val="0"/>
      <w:marTop w:val="0"/>
      <w:marBottom w:val="0"/>
      <w:divBdr>
        <w:top w:val="none" w:sz="0" w:space="0" w:color="auto"/>
        <w:left w:val="none" w:sz="0" w:space="0" w:color="auto"/>
        <w:bottom w:val="none" w:sz="0" w:space="0" w:color="auto"/>
        <w:right w:val="none" w:sz="0" w:space="0" w:color="auto"/>
      </w:divBdr>
    </w:div>
    <w:div w:id="763694540">
      <w:bodyDiv w:val="1"/>
      <w:marLeft w:val="0"/>
      <w:marRight w:val="0"/>
      <w:marTop w:val="0"/>
      <w:marBottom w:val="0"/>
      <w:divBdr>
        <w:top w:val="none" w:sz="0" w:space="0" w:color="auto"/>
        <w:left w:val="none" w:sz="0" w:space="0" w:color="auto"/>
        <w:bottom w:val="none" w:sz="0" w:space="0" w:color="auto"/>
        <w:right w:val="none" w:sz="0" w:space="0" w:color="auto"/>
      </w:divBdr>
    </w:div>
    <w:div w:id="763767415">
      <w:bodyDiv w:val="1"/>
      <w:marLeft w:val="0"/>
      <w:marRight w:val="0"/>
      <w:marTop w:val="0"/>
      <w:marBottom w:val="0"/>
      <w:divBdr>
        <w:top w:val="none" w:sz="0" w:space="0" w:color="auto"/>
        <w:left w:val="none" w:sz="0" w:space="0" w:color="auto"/>
        <w:bottom w:val="none" w:sz="0" w:space="0" w:color="auto"/>
        <w:right w:val="none" w:sz="0" w:space="0" w:color="auto"/>
      </w:divBdr>
    </w:div>
    <w:div w:id="763770697">
      <w:bodyDiv w:val="1"/>
      <w:marLeft w:val="0"/>
      <w:marRight w:val="0"/>
      <w:marTop w:val="0"/>
      <w:marBottom w:val="0"/>
      <w:divBdr>
        <w:top w:val="none" w:sz="0" w:space="0" w:color="auto"/>
        <w:left w:val="none" w:sz="0" w:space="0" w:color="auto"/>
        <w:bottom w:val="none" w:sz="0" w:space="0" w:color="auto"/>
        <w:right w:val="none" w:sz="0" w:space="0" w:color="auto"/>
      </w:divBdr>
    </w:div>
    <w:div w:id="763917661">
      <w:bodyDiv w:val="1"/>
      <w:marLeft w:val="0"/>
      <w:marRight w:val="0"/>
      <w:marTop w:val="0"/>
      <w:marBottom w:val="0"/>
      <w:divBdr>
        <w:top w:val="none" w:sz="0" w:space="0" w:color="auto"/>
        <w:left w:val="none" w:sz="0" w:space="0" w:color="auto"/>
        <w:bottom w:val="none" w:sz="0" w:space="0" w:color="auto"/>
        <w:right w:val="none" w:sz="0" w:space="0" w:color="auto"/>
      </w:divBdr>
    </w:div>
    <w:div w:id="764158556">
      <w:bodyDiv w:val="1"/>
      <w:marLeft w:val="0"/>
      <w:marRight w:val="0"/>
      <w:marTop w:val="0"/>
      <w:marBottom w:val="0"/>
      <w:divBdr>
        <w:top w:val="none" w:sz="0" w:space="0" w:color="auto"/>
        <w:left w:val="none" w:sz="0" w:space="0" w:color="auto"/>
        <w:bottom w:val="none" w:sz="0" w:space="0" w:color="auto"/>
        <w:right w:val="none" w:sz="0" w:space="0" w:color="auto"/>
      </w:divBdr>
    </w:div>
    <w:div w:id="764619426">
      <w:bodyDiv w:val="1"/>
      <w:marLeft w:val="0"/>
      <w:marRight w:val="0"/>
      <w:marTop w:val="0"/>
      <w:marBottom w:val="0"/>
      <w:divBdr>
        <w:top w:val="none" w:sz="0" w:space="0" w:color="auto"/>
        <w:left w:val="none" w:sz="0" w:space="0" w:color="auto"/>
        <w:bottom w:val="none" w:sz="0" w:space="0" w:color="auto"/>
        <w:right w:val="none" w:sz="0" w:space="0" w:color="auto"/>
      </w:divBdr>
    </w:div>
    <w:div w:id="764770337">
      <w:bodyDiv w:val="1"/>
      <w:marLeft w:val="0"/>
      <w:marRight w:val="0"/>
      <w:marTop w:val="0"/>
      <w:marBottom w:val="0"/>
      <w:divBdr>
        <w:top w:val="none" w:sz="0" w:space="0" w:color="auto"/>
        <w:left w:val="none" w:sz="0" w:space="0" w:color="auto"/>
        <w:bottom w:val="none" w:sz="0" w:space="0" w:color="auto"/>
        <w:right w:val="none" w:sz="0" w:space="0" w:color="auto"/>
      </w:divBdr>
    </w:div>
    <w:div w:id="764806924">
      <w:bodyDiv w:val="1"/>
      <w:marLeft w:val="0"/>
      <w:marRight w:val="0"/>
      <w:marTop w:val="0"/>
      <w:marBottom w:val="0"/>
      <w:divBdr>
        <w:top w:val="none" w:sz="0" w:space="0" w:color="auto"/>
        <w:left w:val="none" w:sz="0" w:space="0" w:color="auto"/>
        <w:bottom w:val="none" w:sz="0" w:space="0" w:color="auto"/>
        <w:right w:val="none" w:sz="0" w:space="0" w:color="auto"/>
      </w:divBdr>
    </w:div>
    <w:div w:id="764961243">
      <w:bodyDiv w:val="1"/>
      <w:marLeft w:val="0"/>
      <w:marRight w:val="0"/>
      <w:marTop w:val="0"/>
      <w:marBottom w:val="0"/>
      <w:divBdr>
        <w:top w:val="none" w:sz="0" w:space="0" w:color="auto"/>
        <w:left w:val="none" w:sz="0" w:space="0" w:color="auto"/>
        <w:bottom w:val="none" w:sz="0" w:space="0" w:color="auto"/>
        <w:right w:val="none" w:sz="0" w:space="0" w:color="auto"/>
      </w:divBdr>
    </w:div>
    <w:div w:id="765077948">
      <w:bodyDiv w:val="1"/>
      <w:marLeft w:val="0"/>
      <w:marRight w:val="0"/>
      <w:marTop w:val="0"/>
      <w:marBottom w:val="0"/>
      <w:divBdr>
        <w:top w:val="none" w:sz="0" w:space="0" w:color="auto"/>
        <w:left w:val="none" w:sz="0" w:space="0" w:color="auto"/>
        <w:bottom w:val="none" w:sz="0" w:space="0" w:color="auto"/>
        <w:right w:val="none" w:sz="0" w:space="0" w:color="auto"/>
      </w:divBdr>
    </w:div>
    <w:div w:id="765150880">
      <w:bodyDiv w:val="1"/>
      <w:marLeft w:val="0"/>
      <w:marRight w:val="0"/>
      <w:marTop w:val="0"/>
      <w:marBottom w:val="0"/>
      <w:divBdr>
        <w:top w:val="none" w:sz="0" w:space="0" w:color="auto"/>
        <w:left w:val="none" w:sz="0" w:space="0" w:color="auto"/>
        <w:bottom w:val="none" w:sz="0" w:space="0" w:color="auto"/>
        <w:right w:val="none" w:sz="0" w:space="0" w:color="auto"/>
      </w:divBdr>
    </w:div>
    <w:div w:id="765156277">
      <w:bodyDiv w:val="1"/>
      <w:marLeft w:val="0"/>
      <w:marRight w:val="0"/>
      <w:marTop w:val="0"/>
      <w:marBottom w:val="0"/>
      <w:divBdr>
        <w:top w:val="none" w:sz="0" w:space="0" w:color="auto"/>
        <w:left w:val="none" w:sz="0" w:space="0" w:color="auto"/>
        <w:bottom w:val="none" w:sz="0" w:space="0" w:color="auto"/>
        <w:right w:val="none" w:sz="0" w:space="0" w:color="auto"/>
      </w:divBdr>
    </w:div>
    <w:div w:id="765346825">
      <w:bodyDiv w:val="1"/>
      <w:marLeft w:val="0"/>
      <w:marRight w:val="0"/>
      <w:marTop w:val="0"/>
      <w:marBottom w:val="0"/>
      <w:divBdr>
        <w:top w:val="none" w:sz="0" w:space="0" w:color="auto"/>
        <w:left w:val="none" w:sz="0" w:space="0" w:color="auto"/>
        <w:bottom w:val="none" w:sz="0" w:space="0" w:color="auto"/>
        <w:right w:val="none" w:sz="0" w:space="0" w:color="auto"/>
      </w:divBdr>
    </w:div>
    <w:div w:id="765421831">
      <w:bodyDiv w:val="1"/>
      <w:marLeft w:val="0"/>
      <w:marRight w:val="0"/>
      <w:marTop w:val="0"/>
      <w:marBottom w:val="0"/>
      <w:divBdr>
        <w:top w:val="none" w:sz="0" w:space="0" w:color="auto"/>
        <w:left w:val="none" w:sz="0" w:space="0" w:color="auto"/>
        <w:bottom w:val="none" w:sz="0" w:space="0" w:color="auto"/>
        <w:right w:val="none" w:sz="0" w:space="0" w:color="auto"/>
      </w:divBdr>
    </w:div>
    <w:div w:id="765462463">
      <w:bodyDiv w:val="1"/>
      <w:marLeft w:val="0"/>
      <w:marRight w:val="0"/>
      <w:marTop w:val="0"/>
      <w:marBottom w:val="0"/>
      <w:divBdr>
        <w:top w:val="none" w:sz="0" w:space="0" w:color="auto"/>
        <w:left w:val="none" w:sz="0" w:space="0" w:color="auto"/>
        <w:bottom w:val="none" w:sz="0" w:space="0" w:color="auto"/>
        <w:right w:val="none" w:sz="0" w:space="0" w:color="auto"/>
      </w:divBdr>
    </w:div>
    <w:div w:id="765660123">
      <w:bodyDiv w:val="1"/>
      <w:marLeft w:val="0"/>
      <w:marRight w:val="0"/>
      <w:marTop w:val="0"/>
      <w:marBottom w:val="0"/>
      <w:divBdr>
        <w:top w:val="none" w:sz="0" w:space="0" w:color="auto"/>
        <w:left w:val="none" w:sz="0" w:space="0" w:color="auto"/>
        <w:bottom w:val="none" w:sz="0" w:space="0" w:color="auto"/>
        <w:right w:val="none" w:sz="0" w:space="0" w:color="auto"/>
      </w:divBdr>
    </w:div>
    <w:div w:id="765686669">
      <w:bodyDiv w:val="1"/>
      <w:marLeft w:val="0"/>
      <w:marRight w:val="0"/>
      <w:marTop w:val="0"/>
      <w:marBottom w:val="0"/>
      <w:divBdr>
        <w:top w:val="none" w:sz="0" w:space="0" w:color="auto"/>
        <w:left w:val="none" w:sz="0" w:space="0" w:color="auto"/>
        <w:bottom w:val="none" w:sz="0" w:space="0" w:color="auto"/>
        <w:right w:val="none" w:sz="0" w:space="0" w:color="auto"/>
      </w:divBdr>
    </w:div>
    <w:div w:id="765689229">
      <w:bodyDiv w:val="1"/>
      <w:marLeft w:val="0"/>
      <w:marRight w:val="0"/>
      <w:marTop w:val="0"/>
      <w:marBottom w:val="0"/>
      <w:divBdr>
        <w:top w:val="none" w:sz="0" w:space="0" w:color="auto"/>
        <w:left w:val="none" w:sz="0" w:space="0" w:color="auto"/>
        <w:bottom w:val="none" w:sz="0" w:space="0" w:color="auto"/>
        <w:right w:val="none" w:sz="0" w:space="0" w:color="auto"/>
      </w:divBdr>
    </w:div>
    <w:div w:id="765927302">
      <w:bodyDiv w:val="1"/>
      <w:marLeft w:val="0"/>
      <w:marRight w:val="0"/>
      <w:marTop w:val="0"/>
      <w:marBottom w:val="0"/>
      <w:divBdr>
        <w:top w:val="none" w:sz="0" w:space="0" w:color="auto"/>
        <w:left w:val="none" w:sz="0" w:space="0" w:color="auto"/>
        <w:bottom w:val="none" w:sz="0" w:space="0" w:color="auto"/>
        <w:right w:val="none" w:sz="0" w:space="0" w:color="auto"/>
      </w:divBdr>
    </w:div>
    <w:div w:id="766001762">
      <w:bodyDiv w:val="1"/>
      <w:marLeft w:val="0"/>
      <w:marRight w:val="0"/>
      <w:marTop w:val="0"/>
      <w:marBottom w:val="0"/>
      <w:divBdr>
        <w:top w:val="none" w:sz="0" w:space="0" w:color="auto"/>
        <w:left w:val="none" w:sz="0" w:space="0" w:color="auto"/>
        <w:bottom w:val="none" w:sz="0" w:space="0" w:color="auto"/>
        <w:right w:val="none" w:sz="0" w:space="0" w:color="auto"/>
      </w:divBdr>
    </w:div>
    <w:div w:id="766121466">
      <w:bodyDiv w:val="1"/>
      <w:marLeft w:val="0"/>
      <w:marRight w:val="0"/>
      <w:marTop w:val="0"/>
      <w:marBottom w:val="0"/>
      <w:divBdr>
        <w:top w:val="none" w:sz="0" w:space="0" w:color="auto"/>
        <w:left w:val="none" w:sz="0" w:space="0" w:color="auto"/>
        <w:bottom w:val="none" w:sz="0" w:space="0" w:color="auto"/>
        <w:right w:val="none" w:sz="0" w:space="0" w:color="auto"/>
      </w:divBdr>
    </w:div>
    <w:div w:id="766193624">
      <w:bodyDiv w:val="1"/>
      <w:marLeft w:val="0"/>
      <w:marRight w:val="0"/>
      <w:marTop w:val="0"/>
      <w:marBottom w:val="0"/>
      <w:divBdr>
        <w:top w:val="none" w:sz="0" w:space="0" w:color="auto"/>
        <w:left w:val="none" w:sz="0" w:space="0" w:color="auto"/>
        <w:bottom w:val="none" w:sz="0" w:space="0" w:color="auto"/>
        <w:right w:val="none" w:sz="0" w:space="0" w:color="auto"/>
      </w:divBdr>
    </w:div>
    <w:div w:id="766383495">
      <w:bodyDiv w:val="1"/>
      <w:marLeft w:val="0"/>
      <w:marRight w:val="0"/>
      <w:marTop w:val="0"/>
      <w:marBottom w:val="0"/>
      <w:divBdr>
        <w:top w:val="none" w:sz="0" w:space="0" w:color="auto"/>
        <w:left w:val="none" w:sz="0" w:space="0" w:color="auto"/>
        <w:bottom w:val="none" w:sz="0" w:space="0" w:color="auto"/>
        <w:right w:val="none" w:sz="0" w:space="0" w:color="auto"/>
      </w:divBdr>
    </w:div>
    <w:div w:id="766459538">
      <w:bodyDiv w:val="1"/>
      <w:marLeft w:val="0"/>
      <w:marRight w:val="0"/>
      <w:marTop w:val="0"/>
      <w:marBottom w:val="0"/>
      <w:divBdr>
        <w:top w:val="none" w:sz="0" w:space="0" w:color="auto"/>
        <w:left w:val="none" w:sz="0" w:space="0" w:color="auto"/>
        <w:bottom w:val="none" w:sz="0" w:space="0" w:color="auto"/>
        <w:right w:val="none" w:sz="0" w:space="0" w:color="auto"/>
      </w:divBdr>
    </w:div>
    <w:div w:id="766776211">
      <w:bodyDiv w:val="1"/>
      <w:marLeft w:val="0"/>
      <w:marRight w:val="0"/>
      <w:marTop w:val="0"/>
      <w:marBottom w:val="0"/>
      <w:divBdr>
        <w:top w:val="none" w:sz="0" w:space="0" w:color="auto"/>
        <w:left w:val="none" w:sz="0" w:space="0" w:color="auto"/>
        <w:bottom w:val="none" w:sz="0" w:space="0" w:color="auto"/>
        <w:right w:val="none" w:sz="0" w:space="0" w:color="auto"/>
      </w:divBdr>
    </w:div>
    <w:div w:id="767195307">
      <w:bodyDiv w:val="1"/>
      <w:marLeft w:val="0"/>
      <w:marRight w:val="0"/>
      <w:marTop w:val="0"/>
      <w:marBottom w:val="0"/>
      <w:divBdr>
        <w:top w:val="none" w:sz="0" w:space="0" w:color="auto"/>
        <w:left w:val="none" w:sz="0" w:space="0" w:color="auto"/>
        <w:bottom w:val="none" w:sz="0" w:space="0" w:color="auto"/>
        <w:right w:val="none" w:sz="0" w:space="0" w:color="auto"/>
      </w:divBdr>
    </w:div>
    <w:div w:id="767196044">
      <w:bodyDiv w:val="1"/>
      <w:marLeft w:val="0"/>
      <w:marRight w:val="0"/>
      <w:marTop w:val="0"/>
      <w:marBottom w:val="0"/>
      <w:divBdr>
        <w:top w:val="none" w:sz="0" w:space="0" w:color="auto"/>
        <w:left w:val="none" w:sz="0" w:space="0" w:color="auto"/>
        <w:bottom w:val="none" w:sz="0" w:space="0" w:color="auto"/>
        <w:right w:val="none" w:sz="0" w:space="0" w:color="auto"/>
      </w:divBdr>
    </w:div>
    <w:div w:id="767505986">
      <w:bodyDiv w:val="1"/>
      <w:marLeft w:val="0"/>
      <w:marRight w:val="0"/>
      <w:marTop w:val="0"/>
      <w:marBottom w:val="0"/>
      <w:divBdr>
        <w:top w:val="none" w:sz="0" w:space="0" w:color="auto"/>
        <w:left w:val="none" w:sz="0" w:space="0" w:color="auto"/>
        <w:bottom w:val="none" w:sz="0" w:space="0" w:color="auto"/>
        <w:right w:val="none" w:sz="0" w:space="0" w:color="auto"/>
      </w:divBdr>
    </w:div>
    <w:div w:id="767652716">
      <w:bodyDiv w:val="1"/>
      <w:marLeft w:val="0"/>
      <w:marRight w:val="0"/>
      <w:marTop w:val="0"/>
      <w:marBottom w:val="0"/>
      <w:divBdr>
        <w:top w:val="none" w:sz="0" w:space="0" w:color="auto"/>
        <w:left w:val="none" w:sz="0" w:space="0" w:color="auto"/>
        <w:bottom w:val="none" w:sz="0" w:space="0" w:color="auto"/>
        <w:right w:val="none" w:sz="0" w:space="0" w:color="auto"/>
      </w:divBdr>
    </w:div>
    <w:div w:id="767773829">
      <w:bodyDiv w:val="1"/>
      <w:marLeft w:val="0"/>
      <w:marRight w:val="0"/>
      <w:marTop w:val="0"/>
      <w:marBottom w:val="0"/>
      <w:divBdr>
        <w:top w:val="none" w:sz="0" w:space="0" w:color="auto"/>
        <w:left w:val="none" w:sz="0" w:space="0" w:color="auto"/>
        <w:bottom w:val="none" w:sz="0" w:space="0" w:color="auto"/>
        <w:right w:val="none" w:sz="0" w:space="0" w:color="auto"/>
      </w:divBdr>
    </w:div>
    <w:div w:id="767777275">
      <w:bodyDiv w:val="1"/>
      <w:marLeft w:val="0"/>
      <w:marRight w:val="0"/>
      <w:marTop w:val="0"/>
      <w:marBottom w:val="0"/>
      <w:divBdr>
        <w:top w:val="none" w:sz="0" w:space="0" w:color="auto"/>
        <w:left w:val="none" w:sz="0" w:space="0" w:color="auto"/>
        <w:bottom w:val="none" w:sz="0" w:space="0" w:color="auto"/>
        <w:right w:val="none" w:sz="0" w:space="0" w:color="auto"/>
      </w:divBdr>
    </w:div>
    <w:div w:id="767891239">
      <w:bodyDiv w:val="1"/>
      <w:marLeft w:val="0"/>
      <w:marRight w:val="0"/>
      <w:marTop w:val="0"/>
      <w:marBottom w:val="0"/>
      <w:divBdr>
        <w:top w:val="none" w:sz="0" w:space="0" w:color="auto"/>
        <w:left w:val="none" w:sz="0" w:space="0" w:color="auto"/>
        <w:bottom w:val="none" w:sz="0" w:space="0" w:color="auto"/>
        <w:right w:val="none" w:sz="0" w:space="0" w:color="auto"/>
      </w:divBdr>
    </w:div>
    <w:div w:id="767892056">
      <w:bodyDiv w:val="1"/>
      <w:marLeft w:val="0"/>
      <w:marRight w:val="0"/>
      <w:marTop w:val="0"/>
      <w:marBottom w:val="0"/>
      <w:divBdr>
        <w:top w:val="none" w:sz="0" w:space="0" w:color="auto"/>
        <w:left w:val="none" w:sz="0" w:space="0" w:color="auto"/>
        <w:bottom w:val="none" w:sz="0" w:space="0" w:color="auto"/>
        <w:right w:val="none" w:sz="0" w:space="0" w:color="auto"/>
      </w:divBdr>
    </w:div>
    <w:div w:id="767966535">
      <w:bodyDiv w:val="1"/>
      <w:marLeft w:val="0"/>
      <w:marRight w:val="0"/>
      <w:marTop w:val="0"/>
      <w:marBottom w:val="0"/>
      <w:divBdr>
        <w:top w:val="none" w:sz="0" w:space="0" w:color="auto"/>
        <w:left w:val="none" w:sz="0" w:space="0" w:color="auto"/>
        <w:bottom w:val="none" w:sz="0" w:space="0" w:color="auto"/>
        <w:right w:val="none" w:sz="0" w:space="0" w:color="auto"/>
      </w:divBdr>
    </w:div>
    <w:div w:id="768082669">
      <w:bodyDiv w:val="1"/>
      <w:marLeft w:val="0"/>
      <w:marRight w:val="0"/>
      <w:marTop w:val="0"/>
      <w:marBottom w:val="0"/>
      <w:divBdr>
        <w:top w:val="none" w:sz="0" w:space="0" w:color="auto"/>
        <w:left w:val="none" w:sz="0" w:space="0" w:color="auto"/>
        <w:bottom w:val="none" w:sz="0" w:space="0" w:color="auto"/>
        <w:right w:val="none" w:sz="0" w:space="0" w:color="auto"/>
      </w:divBdr>
    </w:div>
    <w:div w:id="768082681">
      <w:bodyDiv w:val="1"/>
      <w:marLeft w:val="0"/>
      <w:marRight w:val="0"/>
      <w:marTop w:val="0"/>
      <w:marBottom w:val="0"/>
      <w:divBdr>
        <w:top w:val="none" w:sz="0" w:space="0" w:color="auto"/>
        <w:left w:val="none" w:sz="0" w:space="0" w:color="auto"/>
        <w:bottom w:val="none" w:sz="0" w:space="0" w:color="auto"/>
        <w:right w:val="none" w:sz="0" w:space="0" w:color="auto"/>
      </w:divBdr>
    </w:div>
    <w:div w:id="768158638">
      <w:bodyDiv w:val="1"/>
      <w:marLeft w:val="0"/>
      <w:marRight w:val="0"/>
      <w:marTop w:val="0"/>
      <w:marBottom w:val="0"/>
      <w:divBdr>
        <w:top w:val="none" w:sz="0" w:space="0" w:color="auto"/>
        <w:left w:val="none" w:sz="0" w:space="0" w:color="auto"/>
        <w:bottom w:val="none" w:sz="0" w:space="0" w:color="auto"/>
        <w:right w:val="none" w:sz="0" w:space="0" w:color="auto"/>
      </w:divBdr>
    </w:div>
    <w:div w:id="768355100">
      <w:bodyDiv w:val="1"/>
      <w:marLeft w:val="0"/>
      <w:marRight w:val="0"/>
      <w:marTop w:val="0"/>
      <w:marBottom w:val="0"/>
      <w:divBdr>
        <w:top w:val="none" w:sz="0" w:space="0" w:color="auto"/>
        <w:left w:val="none" w:sz="0" w:space="0" w:color="auto"/>
        <w:bottom w:val="none" w:sz="0" w:space="0" w:color="auto"/>
        <w:right w:val="none" w:sz="0" w:space="0" w:color="auto"/>
      </w:divBdr>
    </w:div>
    <w:div w:id="768506163">
      <w:bodyDiv w:val="1"/>
      <w:marLeft w:val="0"/>
      <w:marRight w:val="0"/>
      <w:marTop w:val="0"/>
      <w:marBottom w:val="0"/>
      <w:divBdr>
        <w:top w:val="none" w:sz="0" w:space="0" w:color="auto"/>
        <w:left w:val="none" w:sz="0" w:space="0" w:color="auto"/>
        <w:bottom w:val="none" w:sz="0" w:space="0" w:color="auto"/>
        <w:right w:val="none" w:sz="0" w:space="0" w:color="auto"/>
      </w:divBdr>
    </w:div>
    <w:div w:id="768740702">
      <w:bodyDiv w:val="1"/>
      <w:marLeft w:val="0"/>
      <w:marRight w:val="0"/>
      <w:marTop w:val="0"/>
      <w:marBottom w:val="0"/>
      <w:divBdr>
        <w:top w:val="none" w:sz="0" w:space="0" w:color="auto"/>
        <w:left w:val="none" w:sz="0" w:space="0" w:color="auto"/>
        <w:bottom w:val="none" w:sz="0" w:space="0" w:color="auto"/>
        <w:right w:val="none" w:sz="0" w:space="0" w:color="auto"/>
      </w:divBdr>
    </w:div>
    <w:div w:id="768813815">
      <w:bodyDiv w:val="1"/>
      <w:marLeft w:val="0"/>
      <w:marRight w:val="0"/>
      <w:marTop w:val="0"/>
      <w:marBottom w:val="0"/>
      <w:divBdr>
        <w:top w:val="none" w:sz="0" w:space="0" w:color="auto"/>
        <w:left w:val="none" w:sz="0" w:space="0" w:color="auto"/>
        <w:bottom w:val="none" w:sz="0" w:space="0" w:color="auto"/>
        <w:right w:val="none" w:sz="0" w:space="0" w:color="auto"/>
      </w:divBdr>
    </w:div>
    <w:div w:id="768890655">
      <w:bodyDiv w:val="1"/>
      <w:marLeft w:val="0"/>
      <w:marRight w:val="0"/>
      <w:marTop w:val="0"/>
      <w:marBottom w:val="0"/>
      <w:divBdr>
        <w:top w:val="none" w:sz="0" w:space="0" w:color="auto"/>
        <w:left w:val="none" w:sz="0" w:space="0" w:color="auto"/>
        <w:bottom w:val="none" w:sz="0" w:space="0" w:color="auto"/>
        <w:right w:val="none" w:sz="0" w:space="0" w:color="auto"/>
      </w:divBdr>
    </w:div>
    <w:div w:id="768962085">
      <w:bodyDiv w:val="1"/>
      <w:marLeft w:val="0"/>
      <w:marRight w:val="0"/>
      <w:marTop w:val="0"/>
      <w:marBottom w:val="0"/>
      <w:divBdr>
        <w:top w:val="none" w:sz="0" w:space="0" w:color="auto"/>
        <w:left w:val="none" w:sz="0" w:space="0" w:color="auto"/>
        <w:bottom w:val="none" w:sz="0" w:space="0" w:color="auto"/>
        <w:right w:val="none" w:sz="0" w:space="0" w:color="auto"/>
      </w:divBdr>
    </w:div>
    <w:div w:id="768964793">
      <w:bodyDiv w:val="1"/>
      <w:marLeft w:val="0"/>
      <w:marRight w:val="0"/>
      <w:marTop w:val="0"/>
      <w:marBottom w:val="0"/>
      <w:divBdr>
        <w:top w:val="none" w:sz="0" w:space="0" w:color="auto"/>
        <w:left w:val="none" w:sz="0" w:space="0" w:color="auto"/>
        <w:bottom w:val="none" w:sz="0" w:space="0" w:color="auto"/>
        <w:right w:val="none" w:sz="0" w:space="0" w:color="auto"/>
      </w:divBdr>
    </w:div>
    <w:div w:id="769198226">
      <w:bodyDiv w:val="1"/>
      <w:marLeft w:val="0"/>
      <w:marRight w:val="0"/>
      <w:marTop w:val="0"/>
      <w:marBottom w:val="0"/>
      <w:divBdr>
        <w:top w:val="none" w:sz="0" w:space="0" w:color="auto"/>
        <w:left w:val="none" w:sz="0" w:space="0" w:color="auto"/>
        <w:bottom w:val="none" w:sz="0" w:space="0" w:color="auto"/>
        <w:right w:val="none" w:sz="0" w:space="0" w:color="auto"/>
      </w:divBdr>
    </w:div>
    <w:div w:id="769424018">
      <w:bodyDiv w:val="1"/>
      <w:marLeft w:val="0"/>
      <w:marRight w:val="0"/>
      <w:marTop w:val="0"/>
      <w:marBottom w:val="0"/>
      <w:divBdr>
        <w:top w:val="none" w:sz="0" w:space="0" w:color="auto"/>
        <w:left w:val="none" w:sz="0" w:space="0" w:color="auto"/>
        <w:bottom w:val="none" w:sz="0" w:space="0" w:color="auto"/>
        <w:right w:val="none" w:sz="0" w:space="0" w:color="auto"/>
      </w:divBdr>
    </w:div>
    <w:div w:id="769542922">
      <w:bodyDiv w:val="1"/>
      <w:marLeft w:val="0"/>
      <w:marRight w:val="0"/>
      <w:marTop w:val="0"/>
      <w:marBottom w:val="0"/>
      <w:divBdr>
        <w:top w:val="none" w:sz="0" w:space="0" w:color="auto"/>
        <w:left w:val="none" w:sz="0" w:space="0" w:color="auto"/>
        <w:bottom w:val="none" w:sz="0" w:space="0" w:color="auto"/>
        <w:right w:val="none" w:sz="0" w:space="0" w:color="auto"/>
      </w:divBdr>
    </w:div>
    <w:div w:id="769662404">
      <w:bodyDiv w:val="1"/>
      <w:marLeft w:val="0"/>
      <w:marRight w:val="0"/>
      <w:marTop w:val="0"/>
      <w:marBottom w:val="0"/>
      <w:divBdr>
        <w:top w:val="none" w:sz="0" w:space="0" w:color="auto"/>
        <w:left w:val="none" w:sz="0" w:space="0" w:color="auto"/>
        <w:bottom w:val="none" w:sz="0" w:space="0" w:color="auto"/>
        <w:right w:val="none" w:sz="0" w:space="0" w:color="auto"/>
      </w:divBdr>
    </w:div>
    <w:div w:id="770054798">
      <w:bodyDiv w:val="1"/>
      <w:marLeft w:val="0"/>
      <w:marRight w:val="0"/>
      <w:marTop w:val="0"/>
      <w:marBottom w:val="0"/>
      <w:divBdr>
        <w:top w:val="none" w:sz="0" w:space="0" w:color="auto"/>
        <w:left w:val="none" w:sz="0" w:space="0" w:color="auto"/>
        <w:bottom w:val="none" w:sz="0" w:space="0" w:color="auto"/>
        <w:right w:val="none" w:sz="0" w:space="0" w:color="auto"/>
      </w:divBdr>
    </w:div>
    <w:div w:id="770126066">
      <w:bodyDiv w:val="1"/>
      <w:marLeft w:val="0"/>
      <w:marRight w:val="0"/>
      <w:marTop w:val="0"/>
      <w:marBottom w:val="0"/>
      <w:divBdr>
        <w:top w:val="none" w:sz="0" w:space="0" w:color="auto"/>
        <w:left w:val="none" w:sz="0" w:space="0" w:color="auto"/>
        <w:bottom w:val="none" w:sz="0" w:space="0" w:color="auto"/>
        <w:right w:val="none" w:sz="0" w:space="0" w:color="auto"/>
      </w:divBdr>
    </w:div>
    <w:div w:id="770130033">
      <w:bodyDiv w:val="1"/>
      <w:marLeft w:val="0"/>
      <w:marRight w:val="0"/>
      <w:marTop w:val="0"/>
      <w:marBottom w:val="0"/>
      <w:divBdr>
        <w:top w:val="none" w:sz="0" w:space="0" w:color="auto"/>
        <w:left w:val="none" w:sz="0" w:space="0" w:color="auto"/>
        <w:bottom w:val="none" w:sz="0" w:space="0" w:color="auto"/>
        <w:right w:val="none" w:sz="0" w:space="0" w:color="auto"/>
      </w:divBdr>
    </w:div>
    <w:div w:id="770202961">
      <w:bodyDiv w:val="1"/>
      <w:marLeft w:val="0"/>
      <w:marRight w:val="0"/>
      <w:marTop w:val="0"/>
      <w:marBottom w:val="0"/>
      <w:divBdr>
        <w:top w:val="none" w:sz="0" w:space="0" w:color="auto"/>
        <w:left w:val="none" w:sz="0" w:space="0" w:color="auto"/>
        <w:bottom w:val="none" w:sz="0" w:space="0" w:color="auto"/>
        <w:right w:val="none" w:sz="0" w:space="0" w:color="auto"/>
      </w:divBdr>
    </w:div>
    <w:div w:id="770247994">
      <w:bodyDiv w:val="1"/>
      <w:marLeft w:val="0"/>
      <w:marRight w:val="0"/>
      <w:marTop w:val="0"/>
      <w:marBottom w:val="0"/>
      <w:divBdr>
        <w:top w:val="none" w:sz="0" w:space="0" w:color="auto"/>
        <w:left w:val="none" w:sz="0" w:space="0" w:color="auto"/>
        <w:bottom w:val="none" w:sz="0" w:space="0" w:color="auto"/>
        <w:right w:val="none" w:sz="0" w:space="0" w:color="auto"/>
      </w:divBdr>
    </w:div>
    <w:div w:id="770511859">
      <w:bodyDiv w:val="1"/>
      <w:marLeft w:val="0"/>
      <w:marRight w:val="0"/>
      <w:marTop w:val="0"/>
      <w:marBottom w:val="0"/>
      <w:divBdr>
        <w:top w:val="none" w:sz="0" w:space="0" w:color="auto"/>
        <w:left w:val="none" w:sz="0" w:space="0" w:color="auto"/>
        <w:bottom w:val="none" w:sz="0" w:space="0" w:color="auto"/>
        <w:right w:val="none" w:sz="0" w:space="0" w:color="auto"/>
      </w:divBdr>
    </w:div>
    <w:div w:id="770667926">
      <w:bodyDiv w:val="1"/>
      <w:marLeft w:val="0"/>
      <w:marRight w:val="0"/>
      <w:marTop w:val="0"/>
      <w:marBottom w:val="0"/>
      <w:divBdr>
        <w:top w:val="none" w:sz="0" w:space="0" w:color="auto"/>
        <w:left w:val="none" w:sz="0" w:space="0" w:color="auto"/>
        <w:bottom w:val="none" w:sz="0" w:space="0" w:color="auto"/>
        <w:right w:val="none" w:sz="0" w:space="0" w:color="auto"/>
      </w:divBdr>
    </w:div>
    <w:div w:id="770710950">
      <w:bodyDiv w:val="1"/>
      <w:marLeft w:val="0"/>
      <w:marRight w:val="0"/>
      <w:marTop w:val="0"/>
      <w:marBottom w:val="0"/>
      <w:divBdr>
        <w:top w:val="none" w:sz="0" w:space="0" w:color="auto"/>
        <w:left w:val="none" w:sz="0" w:space="0" w:color="auto"/>
        <w:bottom w:val="none" w:sz="0" w:space="0" w:color="auto"/>
        <w:right w:val="none" w:sz="0" w:space="0" w:color="auto"/>
      </w:divBdr>
    </w:div>
    <w:div w:id="770785137">
      <w:bodyDiv w:val="1"/>
      <w:marLeft w:val="0"/>
      <w:marRight w:val="0"/>
      <w:marTop w:val="0"/>
      <w:marBottom w:val="0"/>
      <w:divBdr>
        <w:top w:val="none" w:sz="0" w:space="0" w:color="auto"/>
        <w:left w:val="none" w:sz="0" w:space="0" w:color="auto"/>
        <w:bottom w:val="none" w:sz="0" w:space="0" w:color="auto"/>
        <w:right w:val="none" w:sz="0" w:space="0" w:color="auto"/>
      </w:divBdr>
    </w:div>
    <w:div w:id="770975976">
      <w:bodyDiv w:val="1"/>
      <w:marLeft w:val="0"/>
      <w:marRight w:val="0"/>
      <w:marTop w:val="0"/>
      <w:marBottom w:val="0"/>
      <w:divBdr>
        <w:top w:val="none" w:sz="0" w:space="0" w:color="auto"/>
        <w:left w:val="none" w:sz="0" w:space="0" w:color="auto"/>
        <w:bottom w:val="none" w:sz="0" w:space="0" w:color="auto"/>
        <w:right w:val="none" w:sz="0" w:space="0" w:color="auto"/>
      </w:divBdr>
    </w:div>
    <w:div w:id="771166855">
      <w:bodyDiv w:val="1"/>
      <w:marLeft w:val="0"/>
      <w:marRight w:val="0"/>
      <w:marTop w:val="0"/>
      <w:marBottom w:val="0"/>
      <w:divBdr>
        <w:top w:val="none" w:sz="0" w:space="0" w:color="auto"/>
        <w:left w:val="none" w:sz="0" w:space="0" w:color="auto"/>
        <w:bottom w:val="none" w:sz="0" w:space="0" w:color="auto"/>
        <w:right w:val="none" w:sz="0" w:space="0" w:color="auto"/>
      </w:divBdr>
    </w:div>
    <w:div w:id="771248617">
      <w:bodyDiv w:val="1"/>
      <w:marLeft w:val="0"/>
      <w:marRight w:val="0"/>
      <w:marTop w:val="0"/>
      <w:marBottom w:val="0"/>
      <w:divBdr>
        <w:top w:val="none" w:sz="0" w:space="0" w:color="auto"/>
        <w:left w:val="none" w:sz="0" w:space="0" w:color="auto"/>
        <w:bottom w:val="none" w:sz="0" w:space="0" w:color="auto"/>
        <w:right w:val="none" w:sz="0" w:space="0" w:color="auto"/>
      </w:divBdr>
    </w:div>
    <w:div w:id="771555375">
      <w:bodyDiv w:val="1"/>
      <w:marLeft w:val="0"/>
      <w:marRight w:val="0"/>
      <w:marTop w:val="0"/>
      <w:marBottom w:val="0"/>
      <w:divBdr>
        <w:top w:val="none" w:sz="0" w:space="0" w:color="auto"/>
        <w:left w:val="none" w:sz="0" w:space="0" w:color="auto"/>
        <w:bottom w:val="none" w:sz="0" w:space="0" w:color="auto"/>
        <w:right w:val="none" w:sz="0" w:space="0" w:color="auto"/>
      </w:divBdr>
    </w:div>
    <w:div w:id="771558773">
      <w:bodyDiv w:val="1"/>
      <w:marLeft w:val="0"/>
      <w:marRight w:val="0"/>
      <w:marTop w:val="0"/>
      <w:marBottom w:val="0"/>
      <w:divBdr>
        <w:top w:val="none" w:sz="0" w:space="0" w:color="auto"/>
        <w:left w:val="none" w:sz="0" w:space="0" w:color="auto"/>
        <w:bottom w:val="none" w:sz="0" w:space="0" w:color="auto"/>
        <w:right w:val="none" w:sz="0" w:space="0" w:color="auto"/>
      </w:divBdr>
    </w:div>
    <w:div w:id="771778963">
      <w:bodyDiv w:val="1"/>
      <w:marLeft w:val="0"/>
      <w:marRight w:val="0"/>
      <w:marTop w:val="0"/>
      <w:marBottom w:val="0"/>
      <w:divBdr>
        <w:top w:val="none" w:sz="0" w:space="0" w:color="auto"/>
        <w:left w:val="none" w:sz="0" w:space="0" w:color="auto"/>
        <w:bottom w:val="none" w:sz="0" w:space="0" w:color="auto"/>
        <w:right w:val="none" w:sz="0" w:space="0" w:color="auto"/>
      </w:divBdr>
    </w:div>
    <w:div w:id="771779924">
      <w:bodyDiv w:val="1"/>
      <w:marLeft w:val="0"/>
      <w:marRight w:val="0"/>
      <w:marTop w:val="0"/>
      <w:marBottom w:val="0"/>
      <w:divBdr>
        <w:top w:val="none" w:sz="0" w:space="0" w:color="auto"/>
        <w:left w:val="none" w:sz="0" w:space="0" w:color="auto"/>
        <w:bottom w:val="none" w:sz="0" w:space="0" w:color="auto"/>
        <w:right w:val="none" w:sz="0" w:space="0" w:color="auto"/>
      </w:divBdr>
    </w:div>
    <w:div w:id="771784279">
      <w:bodyDiv w:val="1"/>
      <w:marLeft w:val="0"/>
      <w:marRight w:val="0"/>
      <w:marTop w:val="0"/>
      <w:marBottom w:val="0"/>
      <w:divBdr>
        <w:top w:val="none" w:sz="0" w:space="0" w:color="auto"/>
        <w:left w:val="none" w:sz="0" w:space="0" w:color="auto"/>
        <w:bottom w:val="none" w:sz="0" w:space="0" w:color="auto"/>
        <w:right w:val="none" w:sz="0" w:space="0" w:color="auto"/>
      </w:divBdr>
    </w:div>
    <w:div w:id="772166227">
      <w:bodyDiv w:val="1"/>
      <w:marLeft w:val="0"/>
      <w:marRight w:val="0"/>
      <w:marTop w:val="0"/>
      <w:marBottom w:val="0"/>
      <w:divBdr>
        <w:top w:val="none" w:sz="0" w:space="0" w:color="auto"/>
        <w:left w:val="none" w:sz="0" w:space="0" w:color="auto"/>
        <w:bottom w:val="none" w:sz="0" w:space="0" w:color="auto"/>
        <w:right w:val="none" w:sz="0" w:space="0" w:color="auto"/>
      </w:divBdr>
    </w:div>
    <w:div w:id="772437557">
      <w:bodyDiv w:val="1"/>
      <w:marLeft w:val="0"/>
      <w:marRight w:val="0"/>
      <w:marTop w:val="0"/>
      <w:marBottom w:val="0"/>
      <w:divBdr>
        <w:top w:val="none" w:sz="0" w:space="0" w:color="auto"/>
        <w:left w:val="none" w:sz="0" w:space="0" w:color="auto"/>
        <w:bottom w:val="none" w:sz="0" w:space="0" w:color="auto"/>
        <w:right w:val="none" w:sz="0" w:space="0" w:color="auto"/>
      </w:divBdr>
    </w:div>
    <w:div w:id="772669505">
      <w:bodyDiv w:val="1"/>
      <w:marLeft w:val="0"/>
      <w:marRight w:val="0"/>
      <w:marTop w:val="0"/>
      <w:marBottom w:val="0"/>
      <w:divBdr>
        <w:top w:val="none" w:sz="0" w:space="0" w:color="auto"/>
        <w:left w:val="none" w:sz="0" w:space="0" w:color="auto"/>
        <w:bottom w:val="none" w:sz="0" w:space="0" w:color="auto"/>
        <w:right w:val="none" w:sz="0" w:space="0" w:color="auto"/>
      </w:divBdr>
    </w:div>
    <w:div w:id="772745013">
      <w:bodyDiv w:val="1"/>
      <w:marLeft w:val="0"/>
      <w:marRight w:val="0"/>
      <w:marTop w:val="0"/>
      <w:marBottom w:val="0"/>
      <w:divBdr>
        <w:top w:val="none" w:sz="0" w:space="0" w:color="auto"/>
        <w:left w:val="none" w:sz="0" w:space="0" w:color="auto"/>
        <w:bottom w:val="none" w:sz="0" w:space="0" w:color="auto"/>
        <w:right w:val="none" w:sz="0" w:space="0" w:color="auto"/>
      </w:divBdr>
    </w:div>
    <w:div w:id="773130191">
      <w:bodyDiv w:val="1"/>
      <w:marLeft w:val="0"/>
      <w:marRight w:val="0"/>
      <w:marTop w:val="0"/>
      <w:marBottom w:val="0"/>
      <w:divBdr>
        <w:top w:val="none" w:sz="0" w:space="0" w:color="auto"/>
        <w:left w:val="none" w:sz="0" w:space="0" w:color="auto"/>
        <w:bottom w:val="none" w:sz="0" w:space="0" w:color="auto"/>
        <w:right w:val="none" w:sz="0" w:space="0" w:color="auto"/>
      </w:divBdr>
    </w:div>
    <w:div w:id="773287524">
      <w:bodyDiv w:val="1"/>
      <w:marLeft w:val="0"/>
      <w:marRight w:val="0"/>
      <w:marTop w:val="0"/>
      <w:marBottom w:val="0"/>
      <w:divBdr>
        <w:top w:val="none" w:sz="0" w:space="0" w:color="auto"/>
        <w:left w:val="none" w:sz="0" w:space="0" w:color="auto"/>
        <w:bottom w:val="none" w:sz="0" w:space="0" w:color="auto"/>
        <w:right w:val="none" w:sz="0" w:space="0" w:color="auto"/>
      </w:divBdr>
    </w:div>
    <w:div w:id="773398104">
      <w:bodyDiv w:val="1"/>
      <w:marLeft w:val="0"/>
      <w:marRight w:val="0"/>
      <w:marTop w:val="0"/>
      <w:marBottom w:val="0"/>
      <w:divBdr>
        <w:top w:val="none" w:sz="0" w:space="0" w:color="auto"/>
        <w:left w:val="none" w:sz="0" w:space="0" w:color="auto"/>
        <w:bottom w:val="none" w:sz="0" w:space="0" w:color="auto"/>
        <w:right w:val="none" w:sz="0" w:space="0" w:color="auto"/>
      </w:divBdr>
    </w:div>
    <w:div w:id="773550323">
      <w:bodyDiv w:val="1"/>
      <w:marLeft w:val="0"/>
      <w:marRight w:val="0"/>
      <w:marTop w:val="0"/>
      <w:marBottom w:val="0"/>
      <w:divBdr>
        <w:top w:val="none" w:sz="0" w:space="0" w:color="auto"/>
        <w:left w:val="none" w:sz="0" w:space="0" w:color="auto"/>
        <w:bottom w:val="none" w:sz="0" w:space="0" w:color="auto"/>
        <w:right w:val="none" w:sz="0" w:space="0" w:color="auto"/>
      </w:divBdr>
    </w:div>
    <w:div w:id="773742351">
      <w:bodyDiv w:val="1"/>
      <w:marLeft w:val="0"/>
      <w:marRight w:val="0"/>
      <w:marTop w:val="0"/>
      <w:marBottom w:val="0"/>
      <w:divBdr>
        <w:top w:val="none" w:sz="0" w:space="0" w:color="auto"/>
        <w:left w:val="none" w:sz="0" w:space="0" w:color="auto"/>
        <w:bottom w:val="none" w:sz="0" w:space="0" w:color="auto"/>
        <w:right w:val="none" w:sz="0" w:space="0" w:color="auto"/>
      </w:divBdr>
    </w:div>
    <w:div w:id="773935668">
      <w:bodyDiv w:val="1"/>
      <w:marLeft w:val="0"/>
      <w:marRight w:val="0"/>
      <w:marTop w:val="0"/>
      <w:marBottom w:val="0"/>
      <w:divBdr>
        <w:top w:val="none" w:sz="0" w:space="0" w:color="auto"/>
        <w:left w:val="none" w:sz="0" w:space="0" w:color="auto"/>
        <w:bottom w:val="none" w:sz="0" w:space="0" w:color="auto"/>
        <w:right w:val="none" w:sz="0" w:space="0" w:color="auto"/>
      </w:divBdr>
    </w:div>
    <w:div w:id="774325281">
      <w:bodyDiv w:val="1"/>
      <w:marLeft w:val="0"/>
      <w:marRight w:val="0"/>
      <w:marTop w:val="0"/>
      <w:marBottom w:val="0"/>
      <w:divBdr>
        <w:top w:val="none" w:sz="0" w:space="0" w:color="auto"/>
        <w:left w:val="none" w:sz="0" w:space="0" w:color="auto"/>
        <w:bottom w:val="none" w:sz="0" w:space="0" w:color="auto"/>
        <w:right w:val="none" w:sz="0" w:space="0" w:color="auto"/>
      </w:divBdr>
    </w:div>
    <w:div w:id="774446544">
      <w:bodyDiv w:val="1"/>
      <w:marLeft w:val="0"/>
      <w:marRight w:val="0"/>
      <w:marTop w:val="0"/>
      <w:marBottom w:val="0"/>
      <w:divBdr>
        <w:top w:val="none" w:sz="0" w:space="0" w:color="auto"/>
        <w:left w:val="none" w:sz="0" w:space="0" w:color="auto"/>
        <w:bottom w:val="none" w:sz="0" w:space="0" w:color="auto"/>
        <w:right w:val="none" w:sz="0" w:space="0" w:color="auto"/>
      </w:divBdr>
    </w:div>
    <w:div w:id="774595316">
      <w:bodyDiv w:val="1"/>
      <w:marLeft w:val="0"/>
      <w:marRight w:val="0"/>
      <w:marTop w:val="0"/>
      <w:marBottom w:val="0"/>
      <w:divBdr>
        <w:top w:val="none" w:sz="0" w:space="0" w:color="auto"/>
        <w:left w:val="none" w:sz="0" w:space="0" w:color="auto"/>
        <w:bottom w:val="none" w:sz="0" w:space="0" w:color="auto"/>
        <w:right w:val="none" w:sz="0" w:space="0" w:color="auto"/>
      </w:divBdr>
    </w:div>
    <w:div w:id="774905696">
      <w:bodyDiv w:val="1"/>
      <w:marLeft w:val="0"/>
      <w:marRight w:val="0"/>
      <w:marTop w:val="0"/>
      <w:marBottom w:val="0"/>
      <w:divBdr>
        <w:top w:val="none" w:sz="0" w:space="0" w:color="auto"/>
        <w:left w:val="none" w:sz="0" w:space="0" w:color="auto"/>
        <w:bottom w:val="none" w:sz="0" w:space="0" w:color="auto"/>
        <w:right w:val="none" w:sz="0" w:space="0" w:color="auto"/>
      </w:divBdr>
    </w:div>
    <w:div w:id="774910750">
      <w:bodyDiv w:val="1"/>
      <w:marLeft w:val="0"/>
      <w:marRight w:val="0"/>
      <w:marTop w:val="0"/>
      <w:marBottom w:val="0"/>
      <w:divBdr>
        <w:top w:val="none" w:sz="0" w:space="0" w:color="auto"/>
        <w:left w:val="none" w:sz="0" w:space="0" w:color="auto"/>
        <w:bottom w:val="none" w:sz="0" w:space="0" w:color="auto"/>
        <w:right w:val="none" w:sz="0" w:space="0" w:color="auto"/>
      </w:divBdr>
    </w:div>
    <w:div w:id="775029587">
      <w:bodyDiv w:val="1"/>
      <w:marLeft w:val="0"/>
      <w:marRight w:val="0"/>
      <w:marTop w:val="0"/>
      <w:marBottom w:val="0"/>
      <w:divBdr>
        <w:top w:val="none" w:sz="0" w:space="0" w:color="auto"/>
        <w:left w:val="none" w:sz="0" w:space="0" w:color="auto"/>
        <w:bottom w:val="none" w:sz="0" w:space="0" w:color="auto"/>
        <w:right w:val="none" w:sz="0" w:space="0" w:color="auto"/>
      </w:divBdr>
    </w:div>
    <w:div w:id="775248297">
      <w:bodyDiv w:val="1"/>
      <w:marLeft w:val="0"/>
      <w:marRight w:val="0"/>
      <w:marTop w:val="0"/>
      <w:marBottom w:val="0"/>
      <w:divBdr>
        <w:top w:val="none" w:sz="0" w:space="0" w:color="auto"/>
        <w:left w:val="none" w:sz="0" w:space="0" w:color="auto"/>
        <w:bottom w:val="none" w:sz="0" w:space="0" w:color="auto"/>
        <w:right w:val="none" w:sz="0" w:space="0" w:color="auto"/>
      </w:divBdr>
    </w:div>
    <w:div w:id="775254982">
      <w:bodyDiv w:val="1"/>
      <w:marLeft w:val="0"/>
      <w:marRight w:val="0"/>
      <w:marTop w:val="0"/>
      <w:marBottom w:val="0"/>
      <w:divBdr>
        <w:top w:val="none" w:sz="0" w:space="0" w:color="auto"/>
        <w:left w:val="none" w:sz="0" w:space="0" w:color="auto"/>
        <w:bottom w:val="none" w:sz="0" w:space="0" w:color="auto"/>
        <w:right w:val="none" w:sz="0" w:space="0" w:color="auto"/>
      </w:divBdr>
    </w:div>
    <w:div w:id="775566104">
      <w:bodyDiv w:val="1"/>
      <w:marLeft w:val="0"/>
      <w:marRight w:val="0"/>
      <w:marTop w:val="0"/>
      <w:marBottom w:val="0"/>
      <w:divBdr>
        <w:top w:val="none" w:sz="0" w:space="0" w:color="auto"/>
        <w:left w:val="none" w:sz="0" w:space="0" w:color="auto"/>
        <w:bottom w:val="none" w:sz="0" w:space="0" w:color="auto"/>
        <w:right w:val="none" w:sz="0" w:space="0" w:color="auto"/>
      </w:divBdr>
    </w:div>
    <w:div w:id="775638475">
      <w:bodyDiv w:val="1"/>
      <w:marLeft w:val="0"/>
      <w:marRight w:val="0"/>
      <w:marTop w:val="0"/>
      <w:marBottom w:val="0"/>
      <w:divBdr>
        <w:top w:val="none" w:sz="0" w:space="0" w:color="auto"/>
        <w:left w:val="none" w:sz="0" w:space="0" w:color="auto"/>
        <w:bottom w:val="none" w:sz="0" w:space="0" w:color="auto"/>
        <w:right w:val="none" w:sz="0" w:space="0" w:color="auto"/>
      </w:divBdr>
    </w:div>
    <w:div w:id="775709372">
      <w:bodyDiv w:val="1"/>
      <w:marLeft w:val="0"/>
      <w:marRight w:val="0"/>
      <w:marTop w:val="0"/>
      <w:marBottom w:val="0"/>
      <w:divBdr>
        <w:top w:val="none" w:sz="0" w:space="0" w:color="auto"/>
        <w:left w:val="none" w:sz="0" w:space="0" w:color="auto"/>
        <w:bottom w:val="none" w:sz="0" w:space="0" w:color="auto"/>
        <w:right w:val="none" w:sz="0" w:space="0" w:color="auto"/>
      </w:divBdr>
    </w:div>
    <w:div w:id="775750770">
      <w:bodyDiv w:val="1"/>
      <w:marLeft w:val="0"/>
      <w:marRight w:val="0"/>
      <w:marTop w:val="0"/>
      <w:marBottom w:val="0"/>
      <w:divBdr>
        <w:top w:val="none" w:sz="0" w:space="0" w:color="auto"/>
        <w:left w:val="none" w:sz="0" w:space="0" w:color="auto"/>
        <w:bottom w:val="none" w:sz="0" w:space="0" w:color="auto"/>
        <w:right w:val="none" w:sz="0" w:space="0" w:color="auto"/>
      </w:divBdr>
    </w:div>
    <w:div w:id="775903807">
      <w:bodyDiv w:val="1"/>
      <w:marLeft w:val="0"/>
      <w:marRight w:val="0"/>
      <w:marTop w:val="0"/>
      <w:marBottom w:val="0"/>
      <w:divBdr>
        <w:top w:val="none" w:sz="0" w:space="0" w:color="auto"/>
        <w:left w:val="none" w:sz="0" w:space="0" w:color="auto"/>
        <w:bottom w:val="none" w:sz="0" w:space="0" w:color="auto"/>
        <w:right w:val="none" w:sz="0" w:space="0" w:color="auto"/>
      </w:divBdr>
    </w:div>
    <w:div w:id="775947981">
      <w:bodyDiv w:val="1"/>
      <w:marLeft w:val="0"/>
      <w:marRight w:val="0"/>
      <w:marTop w:val="0"/>
      <w:marBottom w:val="0"/>
      <w:divBdr>
        <w:top w:val="none" w:sz="0" w:space="0" w:color="auto"/>
        <w:left w:val="none" w:sz="0" w:space="0" w:color="auto"/>
        <w:bottom w:val="none" w:sz="0" w:space="0" w:color="auto"/>
        <w:right w:val="none" w:sz="0" w:space="0" w:color="auto"/>
      </w:divBdr>
    </w:div>
    <w:div w:id="776171829">
      <w:bodyDiv w:val="1"/>
      <w:marLeft w:val="0"/>
      <w:marRight w:val="0"/>
      <w:marTop w:val="0"/>
      <w:marBottom w:val="0"/>
      <w:divBdr>
        <w:top w:val="none" w:sz="0" w:space="0" w:color="auto"/>
        <w:left w:val="none" w:sz="0" w:space="0" w:color="auto"/>
        <w:bottom w:val="none" w:sz="0" w:space="0" w:color="auto"/>
        <w:right w:val="none" w:sz="0" w:space="0" w:color="auto"/>
      </w:divBdr>
    </w:div>
    <w:div w:id="776557227">
      <w:bodyDiv w:val="1"/>
      <w:marLeft w:val="0"/>
      <w:marRight w:val="0"/>
      <w:marTop w:val="0"/>
      <w:marBottom w:val="0"/>
      <w:divBdr>
        <w:top w:val="none" w:sz="0" w:space="0" w:color="auto"/>
        <w:left w:val="none" w:sz="0" w:space="0" w:color="auto"/>
        <w:bottom w:val="none" w:sz="0" w:space="0" w:color="auto"/>
        <w:right w:val="none" w:sz="0" w:space="0" w:color="auto"/>
      </w:divBdr>
    </w:div>
    <w:div w:id="776798839">
      <w:bodyDiv w:val="1"/>
      <w:marLeft w:val="0"/>
      <w:marRight w:val="0"/>
      <w:marTop w:val="0"/>
      <w:marBottom w:val="0"/>
      <w:divBdr>
        <w:top w:val="none" w:sz="0" w:space="0" w:color="auto"/>
        <w:left w:val="none" w:sz="0" w:space="0" w:color="auto"/>
        <w:bottom w:val="none" w:sz="0" w:space="0" w:color="auto"/>
        <w:right w:val="none" w:sz="0" w:space="0" w:color="auto"/>
      </w:divBdr>
    </w:div>
    <w:div w:id="776944675">
      <w:bodyDiv w:val="1"/>
      <w:marLeft w:val="0"/>
      <w:marRight w:val="0"/>
      <w:marTop w:val="0"/>
      <w:marBottom w:val="0"/>
      <w:divBdr>
        <w:top w:val="none" w:sz="0" w:space="0" w:color="auto"/>
        <w:left w:val="none" w:sz="0" w:space="0" w:color="auto"/>
        <w:bottom w:val="none" w:sz="0" w:space="0" w:color="auto"/>
        <w:right w:val="none" w:sz="0" w:space="0" w:color="auto"/>
      </w:divBdr>
    </w:div>
    <w:div w:id="777027109">
      <w:bodyDiv w:val="1"/>
      <w:marLeft w:val="0"/>
      <w:marRight w:val="0"/>
      <w:marTop w:val="0"/>
      <w:marBottom w:val="0"/>
      <w:divBdr>
        <w:top w:val="none" w:sz="0" w:space="0" w:color="auto"/>
        <w:left w:val="none" w:sz="0" w:space="0" w:color="auto"/>
        <w:bottom w:val="none" w:sz="0" w:space="0" w:color="auto"/>
        <w:right w:val="none" w:sz="0" w:space="0" w:color="auto"/>
      </w:divBdr>
    </w:div>
    <w:div w:id="777220396">
      <w:bodyDiv w:val="1"/>
      <w:marLeft w:val="0"/>
      <w:marRight w:val="0"/>
      <w:marTop w:val="0"/>
      <w:marBottom w:val="0"/>
      <w:divBdr>
        <w:top w:val="none" w:sz="0" w:space="0" w:color="auto"/>
        <w:left w:val="none" w:sz="0" w:space="0" w:color="auto"/>
        <w:bottom w:val="none" w:sz="0" w:space="0" w:color="auto"/>
        <w:right w:val="none" w:sz="0" w:space="0" w:color="auto"/>
      </w:divBdr>
    </w:div>
    <w:div w:id="777258769">
      <w:bodyDiv w:val="1"/>
      <w:marLeft w:val="0"/>
      <w:marRight w:val="0"/>
      <w:marTop w:val="0"/>
      <w:marBottom w:val="0"/>
      <w:divBdr>
        <w:top w:val="none" w:sz="0" w:space="0" w:color="auto"/>
        <w:left w:val="none" w:sz="0" w:space="0" w:color="auto"/>
        <w:bottom w:val="none" w:sz="0" w:space="0" w:color="auto"/>
        <w:right w:val="none" w:sz="0" w:space="0" w:color="auto"/>
      </w:divBdr>
    </w:div>
    <w:div w:id="777261252">
      <w:bodyDiv w:val="1"/>
      <w:marLeft w:val="0"/>
      <w:marRight w:val="0"/>
      <w:marTop w:val="0"/>
      <w:marBottom w:val="0"/>
      <w:divBdr>
        <w:top w:val="none" w:sz="0" w:space="0" w:color="auto"/>
        <w:left w:val="none" w:sz="0" w:space="0" w:color="auto"/>
        <w:bottom w:val="none" w:sz="0" w:space="0" w:color="auto"/>
        <w:right w:val="none" w:sz="0" w:space="0" w:color="auto"/>
      </w:divBdr>
    </w:div>
    <w:div w:id="777527087">
      <w:bodyDiv w:val="1"/>
      <w:marLeft w:val="0"/>
      <w:marRight w:val="0"/>
      <w:marTop w:val="0"/>
      <w:marBottom w:val="0"/>
      <w:divBdr>
        <w:top w:val="none" w:sz="0" w:space="0" w:color="auto"/>
        <w:left w:val="none" w:sz="0" w:space="0" w:color="auto"/>
        <w:bottom w:val="none" w:sz="0" w:space="0" w:color="auto"/>
        <w:right w:val="none" w:sz="0" w:space="0" w:color="auto"/>
      </w:divBdr>
    </w:div>
    <w:div w:id="777723178">
      <w:bodyDiv w:val="1"/>
      <w:marLeft w:val="0"/>
      <w:marRight w:val="0"/>
      <w:marTop w:val="0"/>
      <w:marBottom w:val="0"/>
      <w:divBdr>
        <w:top w:val="none" w:sz="0" w:space="0" w:color="auto"/>
        <w:left w:val="none" w:sz="0" w:space="0" w:color="auto"/>
        <w:bottom w:val="none" w:sz="0" w:space="0" w:color="auto"/>
        <w:right w:val="none" w:sz="0" w:space="0" w:color="auto"/>
      </w:divBdr>
    </w:div>
    <w:div w:id="777985128">
      <w:bodyDiv w:val="1"/>
      <w:marLeft w:val="0"/>
      <w:marRight w:val="0"/>
      <w:marTop w:val="0"/>
      <w:marBottom w:val="0"/>
      <w:divBdr>
        <w:top w:val="none" w:sz="0" w:space="0" w:color="auto"/>
        <w:left w:val="none" w:sz="0" w:space="0" w:color="auto"/>
        <w:bottom w:val="none" w:sz="0" w:space="0" w:color="auto"/>
        <w:right w:val="none" w:sz="0" w:space="0" w:color="auto"/>
      </w:divBdr>
    </w:div>
    <w:div w:id="778112550">
      <w:bodyDiv w:val="1"/>
      <w:marLeft w:val="0"/>
      <w:marRight w:val="0"/>
      <w:marTop w:val="0"/>
      <w:marBottom w:val="0"/>
      <w:divBdr>
        <w:top w:val="none" w:sz="0" w:space="0" w:color="auto"/>
        <w:left w:val="none" w:sz="0" w:space="0" w:color="auto"/>
        <w:bottom w:val="none" w:sz="0" w:space="0" w:color="auto"/>
        <w:right w:val="none" w:sz="0" w:space="0" w:color="auto"/>
      </w:divBdr>
    </w:div>
    <w:div w:id="778372832">
      <w:bodyDiv w:val="1"/>
      <w:marLeft w:val="0"/>
      <w:marRight w:val="0"/>
      <w:marTop w:val="0"/>
      <w:marBottom w:val="0"/>
      <w:divBdr>
        <w:top w:val="none" w:sz="0" w:space="0" w:color="auto"/>
        <w:left w:val="none" w:sz="0" w:space="0" w:color="auto"/>
        <w:bottom w:val="none" w:sz="0" w:space="0" w:color="auto"/>
        <w:right w:val="none" w:sz="0" w:space="0" w:color="auto"/>
      </w:divBdr>
    </w:div>
    <w:div w:id="778455392">
      <w:bodyDiv w:val="1"/>
      <w:marLeft w:val="0"/>
      <w:marRight w:val="0"/>
      <w:marTop w:val="0"/>
      <w:marBottom w:val="0"/>
      <w:divBdr>
        <w:top w:val="none" w:sz="0" w:space="0" w:color="auto"/>
        <w:left w:val="none" w:sz="0" w:space="0" w:color="auto"/>
        <w:bottom w:val="none" w:sz="0" w:space="0" w:color="auto"/>
        <w:right w:val="none" w:sz="0" w:space="0" w:color="auto"/>
      </w:divBdr>
    </w:div>
    <w:div w:id="779687968">
      <w:bodyDiv w:val="1"/>
      <w:marLeft w:val="0"/>
      <w:marRight w:val="0"/>
      <w:marTop w:val="0"/>
      <w:marBottom w:val="0"/>
      <w:divBdr>
        <w:top w:val="none" w:sz="0" w:space="0" w:color="auto"/>
        <w:left w:val="none" w:sz="0" w:space="0" w:color="auto"/>
        <w:bottom w:val="none" w:sz="0" w:space="0" w:color="auto"/>
        <w:right w:val="none" w:sz="0" w:space="0" w:color="auto"/>
      </w:divBdr>
    </w:div>
    <w:div w:id="779840183">
      <w:bodyDiv w:val="1"/>
      <w:marLeft w:val="0"/>
      <w:marRight w:val="0"/>
      <w:marTop w:val="0"/>
      <w:marBottom w:val="0"/>
      <w:divBdr>
        <w:top w:val="none" w:sz="0" w:space="0" w:color="auto"/>
        <w:left w:val="none" w:sz="0" w:space="0" w:color="auto"/>
        <w:bottom w:val="none" w:sz="0" w:space="0" w:color="auto"/>
        <w:right w:val="none" w:sz="0" w:space="0" w:color="auto"/>
      </w:divBdr>
    </w:div>
    <w:div w:id="780026188">
      <w:bodyDiv w:val="1"/>
      <w:marLeft w:val="0"/>
      <w:marRight w:val="0"/>
      <w:marTop w:val="0"/>
      <w:marBottom w:val="0"/>
      <w:divBdr>
        <w:top w:val="none" w:sz="0" w:space="0" w:color="auto"/>
        <w:left w:val="none" w:sz="0" w:space="0" w:color="auto"/>
        <w:bottom w:val="none" w:sz="0" w:space="0" w:color="auto"/>
        <w:right w:val="none" w:sz="0" w:space="0" w:color="auto"/>
      </w:divBdr>
    </w:div>
    <w:div w:id="780077559">
      <w:bodyDiv w:val="1"/>
      <w:marLeft w:val="0"/>
      <w:marRight w:val="0"/>
      <w:marTop w:val="0"/>
      <w:marBottom w:val="0"/>
      <w:divBdr>
        <w:top w:val="none" w:sz="0" w:space="0" w:color="auto"/>
        <w:left w:val="none" w:sz="0" w:space="0" w:color="auto"/>
        <w:bottom w:val="none" w:sz="0" w:space="0" w:color="auto"/>
        <w:right w:val="none" w:sz="0" w:space="0" w:color="auto"/>
      </w:divBdr>
    </w:div>
    <w:div w:id="780227504">
      <w:bodyDiv w:val="1"/>
      <w:marLeft w:val="0"/>
      <w:marRight w:val="0"/>
      <w:marTop w:val="0"/>
      <w:marBottom w:val="0"/>
      <w:divBdr>
        <w:top w:val="none" w:sz="0" w:space="0" w:color="auto"/>
        <w:left w:val="none" w:sz="0" w:space="0" w:color="auto"/>
        <w:bottom w:val="none" w:sz="0" w:space="0" w:color="auto"/>
        <w:right w:val="none" w:sz="0" w:space="0" w:color="auto"/>
      </w:divBdr>
    </w:div>
    <w:div w:id="780299243">
      <w:bodyDiv w:val="1"/>
      <w:marLeft w:val="0"/>
      <w:marRight w:val="0"/>
      <w:marTop w:val="0"/>
      <w:marBottom w:val="0"/>
      <w:divBdr>
        <w:top w:val="none" w:sz="0" w:space="0" w:color="auto"/>
        <w:left w:val="none" w:sz="0" w:space="0" w:color="auto"/>
        <w:bottom w:val="none" w:sz="0" w:space="0" w:color="auto"/>
        <w:right w:val="none" w:sz="0" w:space="0" w:color="auto"/>
      </w:divBdr>
    </w:div>
    <w:div w:id="780488906">
      <w:bodyDiv w:val="1"/>
      <w:marLeft w:val="0"/>
      <w:marRight w:val="0"/>
      <w:marTop w:val="0"/>
      <w:marBottom w:val="0"/>
      <w:divBdr>
        <w:top w:val="none" w:sz="0" w:space="0" w:color="auto"/>
        <w:left w:val="none" w:sz="0" w:space="0" w:color="auto"/>
        <w:bottom w:val="none" w:sz="0" w:space="0" w:color="auto"/>
        <w:right w:val="none" w:sz="0" w:space="0" w:color="auto"/>
      </w:divBdr>
    </w:div>
    <w:div w:id="780684334">
      <w:bodyDiv w:val="1"/>
      <w:marLeft w:val="0"/>
      <w:marRight w:val="0"/>
      <w:marTop w:val="0"/>
      <w:marBottom w:val="0"/>
      <w:divBdr>
        <w:top w:val="none" w:sz="0" w:space="0" w:color="auto"/>
        <w:left w:val="none" w:sz="0" w:space="0" w:color="auto"/>
        <w:bottom w:val="none" w:sz="0" w:space="0" w:color="auto"/>
        <w:right w:val="none" w:sz="0" w:space="0" w:color="auto"/>
      </w:divBdr>
    </w:div>
    <w:div w:id="781000701">
      <w:bodyDiv w:val="1"/>
      <w:marLeft w:val="0"/>
      <w:marRight w:val="0"/>
      <w:marTop w:val="0"/>
      <w:marBottom w:val="0"/>
      <w:divBdr>
        <w:top w:val="none" w:sz="0" w:space="0" w:color="auto"/>
        <w:left w:val="none" w:sz="0" w:space="0" w:color="auto"/>
        <w:bottom w:val="none" w:sz="0" w:space="0" w:color="auto"/>
        <w:right w:val="none" w:sz="0" w:space="0" w:color="auto"/>
      </w:divBdr>
    </w:div>
    <w:div w:id="781261691">
      <w:bodyDiv w:val="1"/>
      <w:marLeft w:val="0"/>
      <w:marRight w:val="0"/>
      <w:marTop w:val="0"/>
      <w:marBottom w:val="0"/>
      <w:divBdr>
        <w:top w:val="none" w:sz="0" w:space="0" w:color="auto"/>
        <w:left w:val="none" w:sz="0" w:space="0" w:color="auto"/>
        <w:bottom w:val="none" w:sz="0" w:space="0" w:color="auto"/>
        <w:right w:val="none" w:sz="0" w:space="0" w:color="auto"/>
      </w:divBdr>
    </w:div>
    <w:div w:id="781539472">
      <w:bodyDiv w:val="1"/>
      <w:marLeft w:val="0"/>
      <w:marRight w:val="0"/>
      <w:marTop w:val="0"/>
      <w:marBottom w:val="0"/>
      <w:divBdr>
        <w:top w:val="none" w:sz="0" w:space="0" w:color="auto"/>
        <w:left w:val="none" w:sz="0" w:space="0" w:color="auto"/>
        <w:bottom w:val="none" w:sz="0" w:space="0" w:color="auto"/>
        <w:right w:val="none" w:sz="0" w:space="0" w:color="auto"/>
      </w:divBdr>
    </w:div>
    <w:div w:id="781608668">
      <w:bodyDiv w:val="1"/>
      <w:marLeft w:val="0"/>
      <w:marRight w:val="0"/>
      <w:marTop w:val="0"/>
      <w:marBottom w:val="0"/>
      <w:divBdr>
        <w:top w:val="none" w:sz="0" w:space="0" w:color="auto"/>
        <w:left w:val="none" w:sz="0" w:space="0" w:color="auto"/>
        <w:bottom w:val="none" w:sz="0" w:space="0" w:color="auto"/>
        <w:right w:val="none" w:sz="0" w:space="0" w:color="auto"/>
      </w:divBdr>
    </w:div>
    <w:div w:id="781803185">
      <w:bodyDiv w:val="1"/>
      <w:marLeft w:val="0"/>
      <w:marRight w:val="0"/>
      <w:marTop w:val="0"/>
      <w:marBottom w:val="0"/>
      <w:divBdr>
        <w:top w:val="none" w:sz="0" w:space="0" w:color="auto"/>
        <w:left w:val="none" w:sz="0" w:space="0" w:color="auto"/>
        <w:bottom w:val="none" w:sz="0" w:space="0" w:color="auto"/>
        <w:right w:val="none" w:sz="0" w:space="0" w:color="auto"/>
      </w:divBdr>
    </w:div>
    <w:div w:id="782112635">
      <w:bodyDiv w:val="1"/>
      <w:marLeft w:val="0"/>
      <w:marRight w:val="0"/>
      <w:marTop w:val="0"/>
      <w:marBottom w:val="0"/>
      <w:divBdr>
        <w:top w:val="none" w:sz="0" w:space="0" w:color="auto"/>
        <w:left w:val="none" w:sz="0" w:space="0" w:color="auto"/>
        <w:bottom w:val="none" w:sz="0" w:space="0" w:color="auto"/>
        <w:right w:val="none" w:sz="0" w:space="0" w:color="auto"/>
      </w:divBdr>
    </w:div>
    <w:div w:id="782192907">
      <w:bodyDiv w:val="1"/>
      <w:marLeft w:val="0"/>
      <w:marRight w:val="0"/>
      <w:marTop w:val="0"/>
      <w:marBottom w:val="0"/>
      <w:divBdr>
        <w:top w:val="none" w:sz="0" w:space="0" w:color="auto"/>
        <w:left w:val="none" w:sz="0" w:space="0" w:color="auto"/>
        <w:bottom w:val="none" w:sz="0" w:space="0" w:color="auto"/>
        <w:right w:val="none" w:sz="0" w:space="0" w:color="auto"/>
      </w:divBdr>
    </w:div>
    <w:div w:id="782262826">
      <w:bodyDiv w:val="1"/>
      <w:marLeft w:val="0"/>
      <w:marRight w:val="0"/>
      <w:marTop w:val="0"/>
      <w:marBottom w:val="0"/>
      <w:divBdr>
        <w:top w:val="none" w:sz="0" w:space="0" w:color="auto"/>
        <w:left w:val="none" w:sz="0" w:space="0" w:color="auto"/>
        <w:bottom w:val="none" w:sz="0" w:space="0" w:color="auto"/>
        <w:right w:val="none" w:sz="0" w:space="0" w:color="auto"/>
      </w:divBdr>
    </w:div>
    <w:div w:id="782458136">
      <w:bodyDiv w:val="1"/>
      <w:marLeft w:val="0"/>
      <w:marRight w:val="0"/>
      <w:marTop w:val="0"/>
      <w:marBottom w:val="0"/>
      <w:divBdr>
        <w:top w:val="none" w:sz="0" w:space="0" w:color="auto"/>
        <w:left w:val="none" w:sz="0" w:space="0" w:color="auto"/>
        <w:bottom w:val="none" w:sz="0" w:space="0" w:color="auto"/>
        <w:right w:val="none" w:sz="0" w:space="0" w:color="auto"/>
      </w:divBdr>
    </w:div>
    <w:div w:id="782503630">
      <w:bodyDiv w:val="1"/>
      <w:marLeft w:val="0"/>
      <w:marRight w:val="0"/>
      <w:marTop w:val="0"/>
      <w:marBottom w:val="0"/>
      <w:divBdr>
        <w:top w:val="none" w:sz="0" w:space="0" w:color="auto"/>
        <w:left w:val="none" w:sz="0" w:space="0" w:color="auto"/>
        <w:bottom w:val="none" w:sz="0" w:space="0" w:color="auto"/>
        <w:right w:val="none" w:sz="0" w:space="0" w:color="auto"/>
      </w:divBdr>
    </w:div>
    <w:div w:id="782723932">
      <w:bodyDiv w:val="1"/>
      <w:marLeft w:val="0"/>
      <w:marRight w:val="0"/>
      <w:marTop w:val="0"/>
      <w:marBottom w:val="0"/>
      <w:divBdr>
        <w:top w:val="none" w:sz="0" w:space="0" w:color="auto"/>
        <w:left w:val="none" w:sz="0" w:space="0" w:color="auto"/>
        <w:bottom w:val="none" w:sz="0" w:space="0" w:color="auto"/>
        <w:right w:val="none" w:sz="0" w:space="0" w:color="auto"/>
      </w:divBdr>
    </w:div>
    <w:div w:id="782767692">
      <w:bodyDiv w:val="1"/>
      <w:marLeft w:val="0"/>
      <w:marRight w:val="0"/>
      <w:marTop w:val="0"/>
      <w:marBottom w:val="0"/>
      <w:divBdr>
        <w:top w:val="none" w:sz="0" w:space="0" w:color="auto"/>
        <w:left w:val="none" w:sz="0" w:space="0" w:color="auto"/>
        <w:bottom w:val="none" w:sz="0" w:space="0" w:color="auto"/>
        <w:right w:val="none" w:sz="0" w:space="0" w:color="auto"/>
      </w:divBdr>
    </w:div>
    <w:div w:id="782849558">
      <w:bodyDiv w:val="1"/>
      <w:marLeft w:val="0"/>
      <w:marRight w:val="0"/>
      <w:marTop w:val="0"/>
      <w:marBottom w:val="0"/>
      <w:divBdr>
        <w:top w:val="none" w:sz="0" w:space="0" w:color="auto"/>
        <w:left w:val="none" w:sz="0" w:space="0" w:color="auto"/>
        <w:bottom w:val="none" w:sz="0" w:space="0" w:color="auto"/>
        <w:right w:val="none" w:sz="0" w:space="0" w:color="auto"/>
      </w:divBdr>
    </w:div>
    <w:div w:id="783037423">
      <w:bodyDiv w:val="1"/>
      <w:marLeft w:val="0"/>
      <w:marRight w:val="0"/>
      <w:marTop w:val="0"/>
      <w:marBottom w:val="0"/>
      <w:divBdr>
        <w:top w:val="none" w:sz="0" w:space="0" w:color="auto"/>
        <w:left w:val="none" w:sz="0" w:space="0" w:color="auto"/>
        <w:bottom w:val="none" w:sz="0" w:space="0" w:color="auto"/>
        <w:right w:val="none" w:sz="0" w:space="0" w:color="auto"/>
      </w:divBdr>
    </w:div>
    <w:div w:id="783113086">
      <w:bodyDiv w:val="1"/>
      <w:marLeft w:val="0"/>
      <w:marRight w:val="0"/>
      <w:marTop w:val="0"/>
      <w:marBottom w:val="0"/>
      <w:divBdr>
        <w:top w:val="none" w:sz="0" w:space="0" w:color="auto"/>
        <w:left w:val="none" w:sz="0" w:space="0" w:color="auto"/>
        <w:bottom w:val="none" w:sz="0" w:space="0" w:color="auto"/>
        <w:right w:val="none" w:sz="0" w:space="0" w:color="auto"/>
      </w:divBdr>
    </w:div>
    <w:div w:id="783383175">
      <w:bodyDiv w:val="1"/>
      <w:marLeft w:val="0"/>
      <w:marRight w:val="0"/>
      <w:marTop w:val="0"/>
      <w:marBottom w:val="0"/>
      <w:divBdr>
        <w:top w:val="none" w:sz="0" w:space="0" w:color="auto"/>
        <w:left w:val="none" w:sz="0" w:space="0" w:color="auto"/>
        <w:bottom w:val="none" w:sz="0" w:space="0" w:color="auto"/>
        <w:right w:val="none" w:sz="0" w:space="0" w:color="auto"/>
      </w:divBdr>
    </w:div>
    <w:div w:id="783429000">
      <w:bodyDiv w:val="1"/>
      <w:marLeft w:val="0"/>
      <w:marRight w:val="0"/>
      <w:marTop w:val="0"/>
      <w:marBottom w:val="0"/>
      <w:divBdr>
        <w:top w:val="none" w:sz="0" w:space="0" w:color="auto"/>
        <w:left w:val="none" w:sz="0" w:space="0" w:color="auto"/>
        <w:bottom w:val="none" w:sz="0" w:space="0" w:color="auto"/>
        <w:right w:val="none" w:sz="0" w:space="0" w:color="auto"/>
      </w:divBdr>
    </w:div>
    <w:div w:id="783503839">
      <w:bodyDiv w:val="1"/>
      <w:marLeft w:val="0"/>
      <w:marRight w:val="0"/>
      <w:marTop w:val="0"/>
      <w:marBottom w:val="0"/>
      <w:divBdr>
        <w:top w:val="none" w:sz="0" w:space="0" w:color="auto"/>
        <w:left w:val="none" w:sz="0" w:space="0" w:color="auto"/>
        <w:bottom w:val="none" w:sz="0" w:space="0" w:color="auto"/>
        <w:right w:val="none" w:sz="0" w:space="0" w:color="auto"/>
      </w:divBdr>
    </w:div>
    <w:div w:id="783616293">
      <w:bodyDiv w:val="1"/>
      <w:marLeft w:val="0"/>
      <w:marRight w:val="0"/>
      <w:marTop w:val="0"/>
      <w:marBottom w:val="0"/>
      <w:divBdr>
        <w:top w:val="none" w:sz="0" w:space="0" w:color="auto"/>
        <w:left w:val="none" w:sz="0" w:space="0" w:color="auto"/>
        <w:bottom w:val="none" w:sz="0" w:space="0" w:color="auto"/>
        <w:right w:val="none" w:sz="0" w:space="0" w:color="auto"/>
      </w:divBdr>
    </w:div>
    <w:div w:id="783620785">
      <w:bodyDiv w:val="1"/>
      <w:marLeft w:val="0"/>
      <w:marRight w:val="0"/>
      <w:marTop w:val="0"/>
      <w:marBottom w:val="0"/>
      <w:divBdr>
        <w:top w:val="none" w:sz="0" w:space="0" w:color="auto"/>
        <w:left w:val="none" w:sz="0" w:space="0" w:color="auto"/>
        <w:bottom w:val="none" w:sz="0" w:space="0" w:color="auto"/>
        <w:right w:val="none" w:sz="0" w:space="0" w:color="auto"/>
      </w:divBdr>
    </w:div>
    <w:div w:id="784038372">
      <w:bodyDiv w:val="1"/>
      <w:marLeft w:val="0"/>
      <w:marRight w:val="0"/>
      <w:marTop w:val="0"/>
      <w:marBottom w:val="0"/>
      <w:divBdr>
        <w:top w:val="none" w:sz="0" w:space="0" w:color="auto"/>
        <w:left w:val="none" w:sz="0" w:space="0" w:color="auto"/>
        <w:bottom w:val="none" w:sz="0" w:space="0" w:color="auto"/>
        <w:right w:val="none" w:sz="0" w:space="0" w:color="auto"/>
      </w:divBdr>
    </w:div>
    <w:div w:id="784160116">
      <w:bodyDiv w:val="1"/>
      <w:marLeft w:val="0"/>
      <w:marRight w:val="0"/>
      <w:marTop w:val="0"/>
      <w:marBottom w:val="0"/>
      <w:divBdr>
        <w:top w:val="none" w:sz="0" w:space="0" w:color="auto"/>
        <w:left w:val="none" w:sz="0" w:space="0" w:color="auto"/>
        <w:bottom w:val="none" w:sz="0" w:space="0" w:color="auto"/>
        <w:right w:val="none" w:sz="0" w:space="0" w:color="auto"/>
      </w:divBdr>
    </w:div>
    <w:div w:id="784278219">
      <w:bodyDiv w:val="1"/>
      <w:marLeft w:val="0"/>
      <w:marRight w:val="0"/>
      <w:marTop w:val="0"/>
      <w:marBottom w:val="0"/>
      <w:divBdr>
        <w:top w:val="none" w:sz="0" w:space="0" w:color="auto"/>
        <w:left w:val="none" w:sz="0" w:space="0" w:color="auto"/>
        <w:bottom w:val="none" w:sz="0" w:space="0" w:color="auto"/>
        <w:right w:val="none" w:sz="0" w:space="0" w:color="auto"/>
      </w:divBdr>
    </w:div>
    <w:div w:id="784496973">
      <w:bodyDiv w:val="1"/>
      <w:marLeft w:val="0"/>
      <w:marRight w:val="0"/>
      <w:marTop w:val="0"/>
      <w:marBottom w:val="0"/>
      <w:divBdr>
        <w:top w:val="none" w:sz="0" w:space="0" w:color="auto"/>
        <w:left w:val="none" w:sz="0" w:space="0" w:color="auto"/>
        <w:bottom w:val="none" w:sz="0" w:space="0" w:color="auto"/>
        <w:right w:val="none" w:sz="0" w:space="0" w:color="auto"/>
      </w:divBdr>
    </w:div>
    <w:div w:id="784614585">
      <w:bodyDiv w:val="1"/>
      <w:marLeft w:val="0"/>
      <w:marRight w:val="0"/>
      <w:marTop w:val="0"/>
      <w:marBottom w:val="0"/>
      <w:divBdr>
        <w:top w:val="none" w:sz="0" w:space="0" w:color="auto"/>
        <w:left w:val="none" w:sz="0" w:space="0" w:color="auto"/>
        <w:bottom w:val="none" w:sz="0" w:space="0" w:color="auto"/>
        <w:right w:val="none" w:sz="0" w:space="0" w:color="auto"/>
      </w:divBdr>
    </w:div>
    <w:div w:id="784620442">
      <w:bodyDiv w:val="1"/>
      <w:marLeft w:val="0"/>
      <w:marRight w:val="0"/>
      <w:marTop w:val="0"/>
      <w:marBottom w:val="0"/>
      <w:divBdr>
        <w:top w:val="none" w:sz="0" w:space="0" w:color="auto"/>
        <w:left w:val="none" w:sz="0" w:space="0" w:color="auto"/>
        <w:bottom w:val="none" w:sz="0" w:space="0" w:color="auto"/>
        <w:right w:val="none" w:sz="0" w:space="0" w:color="auto"/>
      </w:divBdr>
    </w:div>
    <w:div w:id="784733343">
      <w:bodyDiv w:val="1"/>
      <w:marLeft w:val="0"/>
      <w:marRight w:val="0"/>
      <w:marTop w:val="0"/>
      <w:marBottom w:val="0"/>
      <w:divBdr>
        <w:top w:val="none" w:sz="0" w:space="0" w:color="auto"/>
        <w:left w:val="none" w:sz="0" w:space="0" w:color="auto"/>
        <w:bottom w:val="none" w:sz="0" w:space="0" w:color="auto"/>
        <w:right w:val="none" w:sz="0" w:space="0" w:color="auto"/>
      </w:divBdr>
    </w:div>
    <w:div w:id="784890437">
      <w:bodyDiv w:val="1"/>
      <w:marLeft w:val="0"/>
      <w:marRight w:val="0"/>
      <w:marTop w:val="0"/>
      <w:marBottom w:val="0"/>
      <w:divBdr>
        <w:top w:val="none" w:sz="0" w:space="0" w:color="auto"/>
        <w:left w:val="none" w:sz="0" w:space="0" w:color="auto"/>
        <w:bottom w:val="none" w:sz="0" w:space="0" w:color="auto"/>
        <w:right w:val="none" w:sz="0" w:space="0" w:color="auto"/>
      </w:divBdr>
    </w:div>
    <w:div w:id="785082652">
      <w:bodyDiv w:val="1"/>
      <w:marLeft w:val="0"/>
      <w:marRight w:val="0"/>
      <w:marTop w:val="0"/>
      <w:marBottom w:val="0"/>
      <w:divBdr>
        <w:top w:val="none" w:sz="0" w:space="0" w:color="auto"/>
        <w:left w:val="none" w:sz="0" w:space="0" w:color="auto"/>
        <w:bottom w:val="none" w:sz="0" w:space="0" w:color="auto"/>
        <w:right w:val="none" w:sz="0" w:space="0" w:color="auto"/>
      </w:divBdr>
    </w:div>
    <w:div w:id="785083972">
      <w:bodyDiv w:val="1"/>
      <w:marLeft w:val="0"/>
      <w:marRight w:val="0"/>
      <w:marTop w:val="0"/>
      <w:marBottom w:val="0"/>
      <w:divBdr>
        <w:top w:val="none" w:sz="0" w:space="0" w:color="auto"/>
        <w:left w:val="none" w:sz="0" w:space="0" w:color="auto"/>
        <w:bottom w:val="none" w:sz="0" w:space="0" w:color="auto"/>
        <w:right w:val="none" w:sz="0" w:space="0" w:color="auto"/>
      </w:divBdr>
    </w:div>
    <w:div w:id="785125276">
      <w:bodyDiv w:val="1"/>
      <w:marLeft w:val="0"/>
      <w:marRight w:val="0"/>
      <w:marTop w:val="0"/>
      <w:marBottom w:val="0"/>
      <w:divBdr>
        <w:top w:val="none" w:sz="0" w:space="0" w:color="auto"/>
        <w:left w:val="none" w:sz="0" w:space="0" w:color="auto"/>
        <w:bottom w:val="none" w:sz="0" w:space="0" w:color="auto"/>
        <w:right w:val="none" w:sz="0" w:space="0" w:color="auto"/>
      </w:divBdr>
    </w:div>
    <w:div w:id="785154030">
      <w:bodyDiv w:val="1"/>
      <w:marLeft w:val="0"/>
      <w:marRight w:val="0"/>
      <w:marTop w:val="0"/>
      <w:marBottom w:val="0"/>
      <w:divBdr>
        <w:top w:val="none" w:sz="0" w:space="0" w:color="auto"/>
        <w:left w:val="none" w:sz="0" w:space="0" w:color="auto"/>
        <w:bottom w:val="none" w:sz="0" w:space="0" w:color="auto"/>
        <w:right w:val="none" w:sz="0" w:space="0" w:color="auto"/>
      </w:divBdr>
    </w:div>
    <w:div w:id="785586153">
      <w:bodyDiv w:val="1"/>
      <w:marLeft w:val="0"/>
      <w:marRight w:val="0"/>
      <w:marTop w:val="0"/>
      <w:marBottom w:val="0"/>
      <w:divBdr>
        <w:top w:val="none" w:sz="0" w:space="0" w:color="auto"/>
        <w:left w:val="none" w:sz="0" w:space="0" w:color="auto"/>
        <w:bottom w:val="none" w:sz="0" w:space="0" w:color="auto"/>
        <w:right w:val="none" w:sz="0" w:space="0" w:color="auto"/>
      </w:divBdr>
    </w:div>
    <w:div w:id="785731939">
      <w:bodyDiv w:val="1"/>
      <w:marLeft w:val="0"/>
      <w:marRight w:val="0"/>
      <w:marTop w:val="0"/>
      <w:marBottom w:val="0"/>
      <w:divBdr>
        <w:top w:val="none" w:sz="0" w:space="0" w:color="auto"/>
        <w:left w:val="none" w:sz="0" w:space="0" w:color="auto"/>
        <w:bottom w:val="none" w:sz="0" w:space="0" w:color="auto"/>
        <w:right w:val="none" w:sz="0" w:space="0" w:color="auto"/>
      </w:divBdr>
    </w:div>
    <w:div w:id="785738959">
      <w:bodyDiv w:val="1"/>
      <w:marLeft w:val="0"/>
      <w:marRight w:val="0"/>
      <w:marTop w:val="0"/>
      <w:marBottom w:val="0"/>
      <w:divBdr>
        <w:top w:val="none" w:sz="0" w:space="0" w:color="auto"/>
        <w:left w:val="none" w:sz="0" w:space="0" w:color="auto"/>
        <w:bottom w:val="none" w:sz="0" w:space="0" w:color="auto"/>
        <w:right w:val="none" w:sz="0" w:space="0" w:color="auto"/>
      </w:divBdr>
    </w:div>
    <w:div w:id="785853944">
      <w:bodyDiv w:val="1"/>
      <w:marLeft w:val="0"/>
      <w:marRight w:val="0"/>
      <w:marTop w:val="0"/>
      <w:marBottom w:val="0"/>
      <w:divBdr>
        <w:top w:val="none" w:sz="0" w:space="0" w:color="auto"/>
        <w:left w:val="none" w:sz="0" w:space="0" w:color="auto"/>
        <w:bottom w:val="none" w:sz="0" w:space="0" w:color="auto"/>
        <w:right w:val="none" w:sz="0" w:space="0" w:color="auto"/>
      </w:divBdr>
    </w:div>
    <w:div w:id="786580816">
      <w:bodyDiv w:val="1"/>
      <w:marLeft w:val="0"/>
      <w:marRight w:val="0"/>
      <w:marTop w:val="0"/>
      <w:marBottom w:val="0"/>
      <w:divBdr>
        <w:top w:val="none" w:sz="0" w:space="0" w:color="auto"/>
        <w:left w:val="none" w:sz="0" w:space="0" w:color="auto"/>
        <w:bottom w:val="none" w:sz="0" w:space="0" w:color="auto"/>
        <w:right w:val="none" w:sz="0" w:space="0" w:color="auto"/>
      </w:divBdr>
    </w:div>
    <w:div w:id="786656458">
      <w:bodyDiv w:val="1"/>
      <w:marLeft w:val="0"/>
      <w:marRight w:val="0"/>
      <w:marTop w:val="0"/>
      <w:marBottom w:val="0"/>
      <w:divBdr>
        <w:top w:val="none" w:sz="0" w:space="0" w:color="auto"/>
        <w:left w:val="none" w:sz="0" w:space="0" w:color="auto"/>
        <w:bottom w:val="none" w:sz="0" w:space="0" w:color="auto"/>
        <w:right w:val="none" w:sz="0" w:space="0" w:color="auto"/>
      </w:divBdr>
    </w:div>
    <w:div w:id="787699269">
      <w:bodyDiv w:val="1"/>
      <w:marLeft w:val="0"/>
      <w:marRight w:val="0"/>
      <w:marTop w:val="0"/>
      <w:marBottom w:val="0"/>
      <w:divBdr>
        <w:top w:val="none" w:sz="0" w:space="0" w:color="auto"/>
        <w:left w:val="none" w:sz="0" w:space="0" w:color="auto"/>
        <w:bottom w:val="none" w:sz="0" w:space="0" w:color="auto"/>
        <w:right w:val="none" w:sz="0" w:space="0" w:color="auto"/>
      </w:divBdr>
    </w:div>
    <w:div w:id="787703473">
      <w:bodyDiv w:val="1"/>
      <w:marLeft w:val="0"/>
      <w:marRight w:val="0"/>
      <w:marTop w:val="0"/>
      <w:marBottom w:val="0"/>
      <w:divBdr>
        <w:top w:val="none" w:sz="0" w:space="0" w:color="auto"/>
        <w:left w:val="none" w:sz="0" w:space="0" w:color="auto"/>
        <w:bottom w:val="none" w:sz="0" w:space="0" w:color="auto"/>
        <w:right w:val="none" w:sz="0" w:space="0" w:color="auto"/>
      </w:divBdr>
    </w:div>
    <w:div w:id="787744162">
      <w:bodyDiv w:val="1"/>
      <w:marLeft w:val="0"/>
      <w:marRight w:val="0"/>
      <w:marTop w:val="0"/>
      <w:marBottom w:val="0"/>
      <w:divBdr>
        <w:top w:val="none" w:sz="0" w:space="0" w:color="auto"/>
        <w:left w:val="none" w:sz="0" w:space="0" w:color="auto"/>
        <w:bottom w:val="none" w:sz="0" w:space="0" w:color="auto"/>
        <w:right w:val="none" w:sz="0" w:space="0" w:color="auto"/>
      </w:divBdr>
    </w:div>
    <w:div w:id="788007930">
      <w:bodyDiv w:val="1"/>
      <w:marLeft w:val="0"/>
      <w:marRight w:val="0"/>
      <w:marTop w:val="0"/>
      <w:marBottom w:val="0"/>
      <w:divBdr>
        <w:top w:val="none" w:sz="0" w:space="0" w:color="auto"/>
        <w:left w:val="none" w:sz="0" w:space="0" w:color="auto"/>
        <w:bottom w:val="none" w:sz="0" w:space="0" w:color="auto"/>
        <w:right w:val="none" w:sz="0" w:space="0" w:color="auto"/>
      </w:divBdr>
    </w:div>
    <w:div w:id="788015941">
      <w:bodyDiv w:val="1"/>
      <w:marLeft w:val="0"/>
      <w:marRight w:val="0"/>
      <w:marTop w:val="0"/>
      <w:marBottom w:val="0"/>
      <w:divBdr>
        <w:top w:val="none" w:sz="0" w:space="0" w:color="auto"/>
        <w:left w:val="none" w:sz="0" w:space="0" w:color="auto"/>
        <w:bottom w:val="none" w:sz="0" w:space="0" w:color="auto"/>
        <w:right w:val="none" w:sz="0" w:space="0" w:color="auto"/>
      </w:divBdr>
    </w:div>
    <w:div w:id="788089909">
      <w:bodyDiv w:val="1"/>
      <w:marLeft w:val="0"/>
      <w:marRight w:val="0"/>
      <w:marTop w:val="0"/>
      <w:marBottom w:val="0"/>
      <w:divBdr>
        <w:top w:val="none" w:sz="0" w:space="0" w:color="auto"/>
        <w:left w:val="none" w:sz="0" w:space="0" w:color="auto"/>
        <w:bottom w:val="none" w:sz="0" w:space="0" w:color="auto"/>
        <w:right w:val="none" w:sz="0" w:space="0" w:color="auto"/>
      </w:divBdr>
    </w:div>
    <w:div w:id="788671664">
      <w:bodyDiv w:val="1"/>
      <w:marLeft w:val="0"/>
      <w:marRight w:val="0"/>
      <w:marTop w:val="0"/>
      <w:marBottom w:val="0"/>
      <w:divBdr>
        <w:top w:val="none" w:sz="0" w:space="0" w:color="auto"/>
        <w:left w:val="none" w:sz="0" w:space="0" w:color="auto"/>
        <w:bottom w:val="none" w:sz="0" w:space="0" w:color="auto"/>
        <w:right w:val="none" w:sz="0" w:space="0" w:color="auto"/>
      </w:divBdr>
    </w:div>
    <w:div w:id="789124538">
      <w:bodyDiv w:val="1"/>
      <w:marLeft w:val="0"/>
      <w:marRight w:val="0"/>
      <w:marTop w:val="0"/>
      <w:marBottom w:val="0"/>
      <w:divBdr>
        <w:top w:val="none" w:sz="0" w:space="0" w:color="auto"/>
        <w:left w:val="none" w:sz="0" w:space="0" w:color="auto"/>
        <w:bottom w:val="none" w:sz="0" w:space="0" w:color="auto"/>
        <w:right w:val="none" w:sz="0" w:space="0" w:color="auto"/>
      </w:divBdr>
    </w:div>
    <w:div w:id="789319128">
      <w:bodyDiv w:val="1"/>
      <w:marLeft w:val="0"/>
      <w:marRight w:val="0"/>
      <w:marTop w:val="0"/>
      <w:marBottom w:val="0"/>
      <w:divBdr>
        <w:top w:val="none" w:sz="0" w:space="0" w:color="auto"/>
        <w:left w:val="none" w:sz="0" w:space="0" w:color="auto"/>
        <w:bottom w:val="none" w:sz="0" w:space="0" w:color="auto"/>
        <w:right w:val="none" w:sz="0" w:space="0" w:color="auto"/>
      </w:divBdr>
    </w:div>
    <w:div w:id="789589582">
      <w:bodyDiv w:val="1"/>
      <w:marLeft w:val="0"/>
      <w:marRight w:val="0"/>
      <w:marTop w:val="0"/>
      <w:marBottom w:val="0"/>
      <w:divBdr>
        <w:top w:val="none" w:sz="0" w:space="0" w:color="auto"/>
        <w:left w:val="none" w:sz="0" w:space="0" w:color="auto"/>
        <w:bottom w:val="none" w:sz="0" w:space="0" w:color="auto"/>
        <w:right w:val="none" w:sz="0" w:space="0" w:color="auto"/>
      </w:divBdr>
    </w:div>
    <w:div w:id="789712678">
      <w:bodyDiv w:val="1"/>
      <w:marLeft w:val="0"/>
      <w:marRight w:val="0"/>
      <w:marTop w:val="0"/>
      <w:marBottom w:val="0"/>
      <w:divBdr>
        <w:top w:val="none" w:sz="0" w:space="0" w:color="auto"/>
        <w:left w:val="none" w:sz="0" w:space="0" w:color="auto"/>
        <w:bottom w:val="none" w:sz="0" w:space="0" w:color="auto"/>
        <w:right w:val="none" w:sz="0" w:space="0" w:color="auto"/>
      </w:divBdr>
    </w:div>
    <w:div w:id="789787075">
      <w:bodyDiv w:val="1"/>
      <w:marLeft w:val="0"/>
      <w:marRight w:val="0"/>
      <w:marTop w:val="0"/>
      <w:marBottom w:val="0"/>
      <w:divBdr>
        <w:top w:val="none" w:sz="0" w:space="0" w:color="auto"/>
        <w:left w:val="none" w:sz="0" w:space="0" w:color="auto"/>
        <w:bottom w:val="none" w:sz="0" w:space="0" w:color="auto"/>
        <w:right w:val="none" w:sz="0" w:space="0" w:color="auto"/>
      </w:divBdr>
    </w:div>
    <w:div w:id="789858190">
      <w:bodyDiv w:val="1"/>
      <w:marLeft w:val="0"/>
      <w:marRight w:val="0"/>
      <w:marTop w:val="0"/>
      <w:marBottom w:val="0"/>
      <w:divBdr>
        <w:top w:val="none" w:sz="0" w:space="0" w:color="auto"/>
        <w:left w:val="none" w:sz="0" w:space="0" w:color="auto"/>
        <w:bottom w:val="none" w:sz="0" w:space="0" w:color="auto"/>
        <w:right w:val="none" w:sz="0" w:space="0" w:color="auto"/>
      </w:divBdr>
    </w:div>
    <w:div w:id="790247393">
      <w:bodyDiv w:val="1"/>
      <w:marLeft w:val="0"/>
      <w:marRight w:val="0"/>
      <w:marTop w:val="0"/>
      <w:marBottom w:val="0"/>
      <w:divBdr>
        <w:top w:val="none" w:sz="0" w:space="0" w:color="auto"/>
        <w:left w:val="none" w:sz="0" w:space="0" w:color="auto"/>
        <w:bottom w:val="none" w:sz="0" w:space="0" w:color="auto"/>
        <w:right w:val="none" w:sz="0" w:space="0" w:color="auto"/>
      </w:divBdr>
    </w:div>
    <w:div w:id="790392545">
      <w:bodyDiv w:val="1"/>
      <w:marLeft w:val="0"/>
      <w:marRight w:val="0"/>
      <w:marTop w:val="0"/>
      <w:marBottom w:val="0"/>
      <w:divBdr>
        <w:top w:val="none" w:sz="0" w:space="0" w:color="auto"/>
        <w:left w:val="none" w:sz="0" w:space="0" w:color="auto"/>
        <w:bottom w:val="none" w:sz="0" w:space="0" w:color="auto"/>
        <w:right w:val="none" w:sz="0" w:space="0" w:color="auto"/>
      </w:divBdr>
    </w:div>
    <w:div w:id="790395799">
      <w:bodyDiv w:val="1"/>
      <w:marLeft w:val="0"/>
      <w:marRight w:val="0"/>
      <w:marTop w:val="0"/>
      <w:marBottom w:val="0"/>
      <w:divBdr>
        <w:top w:val="none" w:sz="0" w:space="0" w:color="auto"/>
        <w:left w:val="none" w:sz="0" w:space="0" w:color="auto"/>
        <w:bottom w:val="none" w:sz="0" w:space="0" w:color="auto"/>
        <w:right w:val="none" w:sz="0" w:space="0" w:color="auto"/>
      </w:divBdr>
    </w:div>
    <w:div w:id="790711116">
      <w:bodyDiv w:val="1"/>
      <w:marLeft w:val="0"/>
      <w:marRight w:val="0"/>
      <w:marTop w:val="0"/>
      <w:marBottom w:val="0"/>
      <w:divBdr>
        <w:top w:val="none" w:sz="0" w:space="0" w:color="auto"/>
        <w:left w:val="none" w:sz="0" w:space="0" w:color="auto"/>
        <w:bottom w:val="none" w:sz="0" w:space="0" w:color="auto"/>
        <w:right w:val="none" w:sz="0" w:space="0" w:color="auto"/>
      </w:divBdr>
    </w:div>
    <w:div w:id="790712235">
      <w:bodyDiv w:val="1"/>
      <w:marLeft w:val="0"/>
      <w:marRight w:val="0"/>
      <w:marTop w:val="0"/>
      <w:marBottom w:val="0"/>
      <w:divBdr>
        <w:top w:val="none" w:sz="0" w:space="0" w:color="auto"/>
        <w:left w:val="none" w:sz="0" w:space="0" w:color="auto"/>
        <w:bottom w:val="none" w:sz="0" w:space="0" w:color="auto"/>
        <w:right w:val="none" w:sz="0" w:space="0" w:color="auto"/>
      </w:divBdr>
    </w:div>
    <w:div w:id="791169320">
      <w:bodyDiv w:val="1"/>
      <w:marLeft w:val="0"/>
      <w:marRight w:val="0"/>
      <w:marTop w:val="0"/>
      <w:marBottom w:val="0"/>
      <w:divBdr>
        <w:top w:val="none" w:sz="0" w:space="0" w:color="auto"/>
        <w:left w:val="none" w:sz="0" w:space="0" w:color="auto"/>
        <w:bottom w:val="none" w:sz="0" w:space="0" w:color="auto"/>
        <w:right w:val="none" w:sz="0" w:space="0" w:color="auto"/>
      </w:divBdr>
    </w:div>
    <w:div w:id="791486122">
      <w:bodyDiv w:val="1"/>
      <w:marLeft w:val="0"/>
      <w:marRight w:val="0"/>
      <w:marTop w:val="0"/>
      <w:marBottom w:val="0"/>
      <w:divBdr>
        <w:top w:val="none" w:sz="0" w:space="0" w:color="auto"/>
        <w:left w:val="none" w:sz="0" w:space="0" w:color="auto"/>
        <w:bottom w:val="none" w:sz="0" w:space="0" w:color="auto"/>
        <w:right w:val="none" w:sz="0" w:space="0" w:color="auto"/>
      </w:divBdr>
    </w:div>
    <w:div w:id="791676052">
      <w:bodyDiv w:val="1"/>
      <w:marLeft w:val="0"/>
      <w:marRight w:val="0"/>
      <w:marTop w:val="0"/>
      <w:marBottom w:val="0"/>
      <w:divBdr>
        <w:top w:val="none" w:sz="0" w:space="0" w:color="auto"/>
        <w:left w:val="none" w:sz="0" w:space="0" w:color="auto"/>
        <w:bottom w:val="none" w:sz="0" w:space="0" w:color="auto"/>
        <w:right w:val="none" w:sz="0" w:space="0" w:color="auto"/>
      </w:divBdr>
    </w:div>
    <w:div w:id="791677960">
      <w:bodyDiv w:val="1"/>
      <w:marLeft w:val="0"/>
      <w:marRight w:val="0"/>
      <w:marTop w:val="0"/>
      <w:marBottom w:val="0"/>
      <w:divBdr>
        <w:top w:val="none" w:sz="0" w:space="0" w:color="auto"/>
        <w:left w:val="none" w:sz="0" w:space="0" w:color="auto"/>
        <w:bottom w:val="none" w:sz="0" w:space="0" w:color="auto"/>
        <w:right w:val="none" w:sz="0" w:space="0" w:color="auto"/>
      </w:divBdr>
    </w:div>
    <w:div w:id="791943021">
      <w:bodyDiv w:val="1"/>
      <w:marLeft w:val="0"/>
      <w:marRight w:val="0"/>
      <w:marTop w:val="0"/>
      <w:marBottom w:val="0"/>
      <w:divBdr>
        <w:top w:val="none" w:sz="0" w:space="0" w:color="auto"/>
        <w:left w:val="none" w:sz="0" w:space="0" w:color="auto"/>
        <w:bottom w:val="none" w:sz="0" w:space="0" w:color="auto"/>
        <w:right w:val="none" w:sz="0" w:space="0" w:color="auto"/>
      </w:divBdr>
    </w:div>
    <w:div w:id="792089693">
      <w:bodyDiv w:val="1"/>
      <w:marLeft w:val="0"/>
      <w:marRight w:val="0"/>
      <w:marTop w:val="0"/>
      <w:marBottom w:val="0"/>
      <w:divBdr>
        <w:top w:val="none" w:sz="0" w:space="0" w:color="auto"/>
        <w:left w:val="none" w:sz="0" w:space="0" w:color="auto"/>
        <w:bottom w:val="none" w:sz="0" w:space="0" w:color="auto"/>
        <w:right w:val="none" w:sz="0" w:space="0" w:color="auto"/>
      </w:divBdr>
    </w:div>
    <w:div w:id="792358963">
      <w:bodyDiv w:val="1"/>
      <w:marLeft w:val="0"/>
      <w:marRight w:val="0"/>
      <w:marTop w:val="0"/>
      <w:marBottom w:val="0"/>
      <w:divBdr>
        <w:top w:val="none" w:sz="0" w:space="0" w:color="auto"/>
        <w:left w:val="none" w:sz="0" w:space="0" w:color="auto"/>
        <w:bottom w:val="none" w:sz="0" w:space="0" w:color="auto"/>
        <w:right w:val="none" w:sz="0" w:space="0" w:color="auto"/>
      </w:divBdr>
    </w:div>
    <w:div w:id="792552634">
      <w:bodyDiv w:val="1"/>
      <w:marLeft w:val="0"/>
      <w:marRight w:val="0"/>
      <w:marTop w:val="0"/>
      <w:marBottom w:val="0"/>
      <w:divBdr>
        <w:top w:val="none" w:sz="0" w:space="0" w:color="auto"/>
        <w:left w:val="none" w:sz="0" w:space="0" w:color="auto"/>
        <w:bottom w:val="none" w:sz="0" w:space="0" w:color="auto"/>
        <w:right w:val="none" w:sz="0" w:space="0" w:color="auto"/>
      </w:divBdr>
    </w:div>
    <w:div w:id="792557011">
      <w:bodyDiv w:val="1"/>
      <w:marLeft w:val="0"/>
      <w:marRight w:val="0"/>
      <w:marTop w:val="0"/>
      <w:marBottom w:val="0"/>
      <w:divBdr>
        <w:top w:val="none" w:sz="0" w:space="0" w:color="auto"/>
        <w:left w:val="none" w:sz="0" w:space="0" w:color="auto"/>
        <w:bottom w:val="none" w:sz="0" w:space="0" w:color="auto"/>
        <w:right w:val="none" w:sz="0" w:space="0" w:color="auto"/>
      </w:divBdr>
    </w:div>
    <w:div w:id="792597896">
      <w:bodyDiv w:val="1"/>
      <w:marLeft w:val="0"/>
      <w:marRight w:val="0"/>
      <w:marTop w:val="0"/>
      <w:marBottom w:val="0"/>
      <w:divBdr>
        <w:top w:val="none" w:sz="0" w:space="0" w:color="auto"/>
        <w:left w:val="none" w:sz="0" w:space="0" w:color="auto"/>
        <w:bottom w:val="none" w:sz="0" w:space="0" w:color="auto"/>
        <w:right w:val="none" w:sz="0" w:space="0" w:color="auto"/>
      </w:divBdr>
    </w:div>
    <w:div w:id="792598721">
      <w:bodyDiv w:val="1"/>
      <w:marLeft w:val="0"/>
      <w:marRight w:val="0"/>
      <w:marTop w:val="0"/>
      <w:marBottom w:val="0"/>
      <w:divBdr>
        <w:top w:val="none" w:sz="0" w:space="0" w:color="auto"/>
        <w:left w:val="none" w:sz="0" w:space="0" w:color="auto"/>
        <w:bottom w:val="none" w:sz="0" w:space="0" w:color="auto"/>
        <w:right w:val="none" w:sz="0" w:space="0" w:color="auto"/>
      </w:divBdr>
    </w:div>
    <w:div w:id="792603393">
      <w:bodyDiv w:val="1"/>
      <w:marLeft w:val="0"/>
      <w:marRight w:val="0"/>
      <w:marTop w:val="0"/>
      <w:marBottom w:val="0"/>
      <w:divBdr>
        <w:top w:val="none" w:sz="0" w:space="0" w:color="auto"/>
        <w:left w:val="none" w:sz="0" w:space="0" w:color="auto"/>
        <w:bottom w:val="none" w:sz="0" w:space="0" w:color="auto"/>
        <w:right w:val="none" w:sz="0" w:space="0" w:color="auto"/>
      </w:divBdr>
    </w:div>
    <w:div w:id="793016810">
      <w:bodyDiv w:val="1"/>
      <w:marLeft w:val="0"/>
      <w:marRight w:val="0"/>
      <w:marTop w:val="0"/>
      <w:marBottom w:val="0"/>
      <w:divBdr>
        <w:top w:val="none" w:sz="0" w:space="0" w:color="auto"/>
        <w:left w:val="none" w:sz="0" w:space="0" w:color="auto"/>
        <w:bottom w:val="none" w:sz="0" w:space="0" w:color="auto"/>
        <w:right w:val="none" w:sz="0" w:space="0" w:color="auto"/>
      </w:divBdr>
    </w:div>
    <w:div w:id="793062483">
      <w:bodyDiv w:val="1"/>
      <w:marLeft w:val="0"/>
      <w:marRight w:val="0"/>
      <w:marTop w:val="0"/>
      <w:marBottom w:val="0"/>
      <w:divBdr>
        <w:top w:val="none" w:sz="0" w:space="0" w:color="auto"/>
        <w:left w:val="none" w:sz="0" w:space="0" w:color="auto"/>
        <w:bottom w:val="none" w:sz="0" w:space="0" w:color="auto"/>
        <w:right w:val="none" w:sz="0" w:space="0" w:color="auto"/>
      </w:divBdr>
    </w:div>
    <w:div w:id="793213398">
      <w:bodyDiv w:val="1"/>
      <w:marLeft w:val="0"/>
      <w:marRight w:val="0"/>
      <w:marTop w:val="0"/>
      <w:marBottom w:val="0"/>
      <w:divBdr>
        <w:top w:val="none" w:sz="0" w:space="0" w:color="auto"/>
        <w:left w:val="none" w:sz="0" w:space="0" w:color="auto"/>
        <w:bottom w:val="none" w:sz="0" w:space="0" w:color="auto"/>
        <w:right w:val="none" w:sz="0" w:space="0" w:color="auto"/>
      </w:divBdr>
    </w:div>
    <w:div w:id="793330114">
      <w:bodyDiv w:val="1"/>
      <w:marLeft w:val="0"/>
      <w:marRight w:val="0"/>
      <w:marTop w:val="0"/>
      <w:marBottom w:val="0"/>
      <w:divBdr>
        <w:top w:val="none" w:sz="0" w:space="0" w:color="auto"/>
        <w:left w:val="none" w:sz="0" w:space="0" w:color="auto"/>
        <w:bottom w:val="none" w:sz="0" w:space="0" w:color="auto"/>
        <w:right w:val="none" w:sz="0" w:space="0" w:color="auto"/>
      </w:divBdr>
    </w:div>
    <w:div w:id="793524572">
      <w:bodyDiv w:val="1"/>
      <w:marLeft w:val="0"/>
      <w:marRight w:val="0"/>
      <w:marTop w:val="0"/>
      <w:marBottom w:val="0"/>
      <w:divBdr>
        <w:top w:val="none" w:sz="0" w:space="0" w:color="auto"/>
        <w:left w:val="none" w:sz="0" w:space="0" w:color="auto"/>
        <w:bottom w:val="none" w:sz="0" w:space="0" w:color="auto"/>
        <w:right w:val="none" w:sz="0" w:space="0" w:color="auto"/>
      </w:divBdr>
    </w:div>
    <w:div w:id="793601551">
      <w:bodyDiv w:val="1"/>
      <w:marLeft w:val="0"/>
      <w:marRight w:val="0"/>
      <w:marTop w:val="0"/>
      <w:marBottom w:val="0"/>
      <w:divBdr>
        <w:top w:val="none" w:sz="0" w:space="0" w:color="auto"/>
        <w:left w:val="none" w:sz="0" w:space="0" w:color="auto"/>
        <w:bottom w:val="none" w:sz="0" w:space="0" w:color="auto"/>
        <w:right w:val="none" w:sz="0" w:space="0" w:color="auto"/>
      </w:divBdr>
    </w:div>
    <w:div w:id="793713067">
      <w:bodyDiv w:val="1"/>
      <w:marLeft w:val="0"/>
      <w:marRight w:val="0"/>
      <w:marTop w:val="0"/>
      <w:marBottom w:val="0"/>
      <w:divBdr>
        <w:top w:val="none" w:sz="0" w:space="0" w:color="auto"/>
        <w:left w:val="none" w:sz="0" w:space="0" w:color="auto"/>
        <w:bottom w:val="none" w:sz="0" w:space="0" w:color="auto"/>
        <w:right w:val="none" w:sz="0" w:space="0" w:color="auto"/>
      </w:divBdr>
    </w:div>
    <w:div w:id="794057551">
      <w:bodyDiv w:val="1"/>
      <w:marLeft w:val="0"/>
      <w:marRight w:val="0"/>
      <w:marTop w:val="0"/>
      <w:marBottom w:val="0"/>
      <w:divBdr>
        <w:top w:val="none" w:sz="0" w:space="0" w:color="auto"/>
        <w:left w:val="none" w:sz="0" w:space="0" w:color="auto"/>
        <w:bottom w:val="none" w:sz="0" w:space="0" w:color="auto"/>
        <w:right w:val="none" w:sz="0" w:space="0" w:color="auto"/>
      </w:divBdr>
    </w:div>
    <w:div w:id="794324120">
      <w:bodyDiv w:val="1"/>
      <w:marLeft w:val="0"/>
      <w:marRight w:val="0"/>
      <w:marTop w:val="0"/>
      <w:marBottom w:val="0"/>
      <w:divBdr>
        <w:top w:val="none" w:sz="0" w:space="0" w:color="auto"/>
        <w:left w:val="none" w:sz="0" w:space="0" w:color="auto"/>
        <w:bottom w:val="none" w:sz="0" w:space="0" w:color="auto"/>
        <w:right w:val="none" w:sz="0" w:space="0" w:color="auto"/>
      </w:divBdr>
    </w:div>
    <w:div w:id="794373946">
      <w:bodyDiv w:val="1"/>
      <w:marLeft w:val="0"/>
      <w:marRight w:val="0"/>
      <w:marTop w:val="0"/>
      <w:marBottom w:val="0"/>
      <w:divBdr>
        <w:top w:val="none" w:sz="0" w:space="0" w:color="auto"/>
        <w:left w:val="none" w:sz="0" w:space="0" w:color="auto"/>
        <w:bottom w:val="none" w:sz="0" w:space="0" w:color="auto"/>
        <w:right w:val="none" w:sz="0" w:space="0" w:color="auto"/>
      </w:divBdr>
    </w:div>
    <w:div w:id="794442177">
      <w:bodyDiv w:val="1"/>
      <w:marLeft w:val="0"/>
      <w:marRight w:val="0"/>
      <w:marTop w:val="0"/>
      <w:marBottom w:val="0"/>
      <w:divBdr>
        <w:top w:val="none" w:sz="0" w:space="0" w:color="auto"/>
        <w:left w:val="none" w:sz="0" w:space="0" w:color="auto"/>
        <w:bottom w:val="none" w:sz="0" w:space="0" w:color="auto"/>
        <w:right w:val="none" w:sz="0" w:space="0" w:color="auto"/>
      </w:divBdr>
    </w:div>
    <w:div w:id="794443377">
      <w:bodyDiv w:val="1"/>
      <w:marLeft w:val="0"/>
      <w:marRight w:val="0"/>
      <w:marTop w:val="0"/>
      <w:marBottom w:val="0"/>
      <w:divBdr>
        <w:top w:val="none" w:sz="0" w:space="0" w:color="auto"/>
        <w:left w:val="none" w:sz="0" w:space="0" w:color="auto"/>
        <w:bottom w:val="none" w:sz="0" w:space="0" w:color="auto"/>
        <w:right w:val="none" w:sz="0" w:space="0" w:color="auto"/>
      </w:divBdr>
    </w:div>
    <w:div w:id="794561268">
      <w:bodyDiv w:val="1"/>
      <w:marLeft w:val="0"/>
      <w:marRight w:val="0"/>
      <w:marTop w:val="0"/>
      <w:marBottom w:val="0"/>
      <w:divBdr>
        <w:top w:val="none" w:sz="0" w:space="0" w:color="auto"/>
        <w:left w:val="none" w:sz="0" w:space="0" w:color="auto"/>
        <w:bottom w:val="none" w:sz="0" w:space="0" w:color="auto"/>
        <w:right w:val="none" w:sz="0" w:space="0" w:color="auto"/>
      </w:divBdr>
    </w:div>
    <w:div w:id="794635339">
      <w:bodyDiv w:val="1"/>
      <w:marLeft w:val="0"/>
      <w:marRight w:val="0"/>
      <w:marTop w:val="0"/>
      <w:marBottom w:val="0"/>
      <w:divBdr>
        <w:top w:val="none" w:sz="0" w:space="0" w:color="auto"/>
        <w:left w:val="none" w:sz="0" w:space="0" w:color="auto"/>
        <w:bottom w:val="none" w:sz="0" w:space="0" w:color="auto"/>
        <w:right w:val="none" w:sz="0" w:space="0" w:color="auto"/>
      </w:divBdr>
    </w:div>
    <w:div w:id="794716454">
      <w:bodyDiv w:val="1"/>
      <w:marLeft w:val="0"/>
      <w:marRight w:val="0"/>
      <w:marTop w:val="0"/>
      <w:marBottom w:val="0"/>
      <w:divBdr>
        <w:top w:val="none" w:sz="0" w:space="0" w:color="auto"/>
        <w:left w:val="none" w:sz="0" w:space="0" w:color="auto"/>
        <w:bottom w:val="none" w:sz="0" w:space="0" w:color="auto"/>
        <w:right w:val="none" w:sz="0" w:space="0" w:color="auto"/>
      </w:divBdr>
    </w:div>
    <w:div w:id="795098634">
      <w:bodyDiv w:val="1"/>
      <w:marLeft w:val="0"/>
      <w:marRight w:val="0"/>
      <w:marTop w:val="0"/>
      <w:marBottom w:val="0"/>
      <w:divBdr>
        <w:top w:val="none" w:sz="0" w:space="0" w:color="auto"/>
        <w:left w:val="none" w:sz="0" w:space="0" w:color="auto"/>
        <w:bottom w:val="none" w:sz="0" w:space="0" w:color="auto"/>
        <w:right w:val="none" w:sz="0" w:space="0" w:color="auto"/>
      </w:divBdr>
    </w:div>
    <w:div w:id="795102096">
      <w:bodyDiv w:val="1"/>
      <w:marLeft w:val="0"/>
      <w:marRight w:val="0"/>
      <w:marTop w:val="0"/>
      <w:marBottom w:val="0"/>
      <w:divBdr>
        <w:top w:val="none" w:sz="0" w:space="0" w:color="auto"/>
        <w:left w:val="none" w:sz="0" w:space="0" w:color="auto"/>
        <w:bottom w:val="none" w:sz="0" w:space="0" w:color="auto"/>
        <w:right w:val="none" w:sz="0" w:space="0" w:color="auto"/>
      </w:divBdr>
    </w:div>
    <w:div w:id="795216929">
      <w:bodyDiv w:val="1"/>
      <w:marLeft w:val="0"/>
      <w:marRight w:val="0"/>
      <w:marTop w:val="0"/>
      <w:marBottom w:val="0"/>
      <w:divBdr>
        <w:top w:val="none" w:sz="0" w:space="0" w:color="auto"/>
        <w:left w:val="none" w:sz="0" w:space="0" w:color="auto"/>
        <w:bottom w:val="none" w:sz="0" w:space="0" w:color="auto"/>
        <w:right w:val="none" w:sz="0" w:space="0" w:color="auto"/>
      </w:divBdr>
    </w:div>
    <w:div w:id="795683915">
      <w:bodyDiv w:val="1"/>
      <w:marLeft w:val="0"/>
      <w:marRight w:val="0"/>
      <w:marTop w:val="0"/>
      <w:marBottom w:val="0"/>
      <w:divBdr>
        <w:top w:val="none" w:sz="0" w:space="0" w:color="auto"/>
        <w:left w:val="none" w:sz="0" w:space="0" w:color="auto"/>
        <w:bottom w:val="none" w:sz="0" w:space="0" w:color="auto"/>
        <w:right w:val="none" w:sz="0" w:space="0" w:color="auto"/>
      </w:divBdr>
    </w:div>
    <w:div w:id="795756538">
      <w:bodyDiv w:val="1"/>
      <w:marLeft w:val="0"/>
      <w:marRight w:val="0"/>
      <w:marTop w:val="0"/>
      <w:marBottom w:val="0"/>
      <w:divBdr>
        <w:top w:val="none" w:sz="0" w:space="0" w:color="auto"/>
        <w:left w:val="none" w:sz="0" w:space="0" w:color="auto"/>
        <w:bottom w:val="none" w:sz="0" w:space="0" w:color="auto"/>
        <w:right w:val="none" w:sz="0" w:space="0" w:color="auto"/>
      </w:divBdr>
    </w:div>
    <w:div w:id="795833403">
      <w:bodyDiv w:val="1"/>
      <w:marLeft w:val="0"/>
      <w:marRight w:val="0"/>
      <w:marTop w:val="0"/>
      <w:marBottom w:val="0"/>
      <w:divBdr>
        <w:top w:val="none" w:sz="0" w:space="0" w:color="auto"/>
        <w:left w:val="none" w:sz="0" w:space="0" w:color="auto"/>
        <w:bottom w:val="none" w:sz="0" w:space="0" w:color="auto"/>
        <w:right w:val="none" w:sz="0" w:space="0" w:color="auto"/>
      </w:divBdr>
    </w:div>
    <w:div w:id="795950892">
      <w:bodyDiv w:val="1"/>
      <w:marLeft w:val="0"/>
      <w:marRight w:val="0"/>
      <w:marTop w:val="0"/>
      <w:marBottom w:val="0"/>
      <w:divBdr>
        <w:top w:val="none" w:sz="0" w:space="0" w:color="auto"/>
        <w:left w:val="none" w:sz="0" w:space="0" w:color="auto"/>
        <w:bottom w:val="none" w:sz="0" w:space="0" w:color="auto"/>
        <w:right w:val="none" w:sz="0" w:space="0" w:color="auto"/>
      </w:divBdr>
    </w:div>
    <w:div w:id="796214758">
      <w:bodyDiv w:val="1"/>
      <w:marLeft w:val="0"/>
      <w:marRight w:val="0"/>
      <w:marTop w:val="0"/>
      <w:marBottom w:val="0"/>
      <w:divBdr>
        <w:top w:val="none" w:sz="0" w:space="0" w:color="auto"/>
        <w:left w:val="none" w:sz="0" w:space="0" w:color="auto"/>
        <w:bottom w:val="none" w:sz="0" w:space="0" w:color="auto"/>
        <w:right w:val="none" w:sz="0" w:space="0" w:color="auto"/>
      </w:divBdr>
    </w:div>
    <w:div w:id="796219144">
      <w:bodyDiv w:val="1"/>
      <w:marLeft w:val="0"/>
      <w:marRight w:val="0"/>
      <w:marTop w:val="0"/>
      <w:marBottom w:val="0"/>
      <w:divBdr>
        <w:top w:val="none" w:sz="0" w:space="0" w:color="auto"/>
        <w:left w:val="none" w:sz="0" w:space="0" w:color="auto"/>
        <w:bottom w:val="none" w:sz="0" w:space="0" w:color="auto"/>
        <w:right w:val="none" w:sz="0" w:space="0" w:color="auto"/>
      </w:divBdr>
    </w:div>
    <w:div w:id="796527968">
      <w:bodyDiv w:val="1"/>
      <w:marLeft w:val="0"/>
      <w:marRight w:val="0"/>
      <w:marTop w:val="0"/>
      <w:marBottom w:val="0"/>
      <w:divBdr>
        <w:top w:val="none" w:sz="0" w:space="0" w:color="auto"/>
        <w:left w:val="none" w:sz="0" w:space="0" w:color="auto"/>
        <w:bottom w:val="none" w:sz="0" w:space="0" w:color="auto"/>
        <w:right w:val="none" w:sz="0" w:space="0" w:color="auto"/>
      </w:divBdr>
    </w:div>
    <w:div w:id="796681404">
      <w:bodyDiv w:val="1"/>
      <w:marLeft w:val="0"/>
      <w:marRight w:val="0"/>
      <w:marTop w:val="0"/>
      <w:marBottom w:val="0"/>
      <w:divBdr>
        <w:top w:val="none" w:sz="0" w:space="0" w:color="auto"/>
        <w:left w:val="none" w:sz="0" w:space="0" w:color="auto"/>
        <w:bottom w:val="none" w:sz="0" w:space="0" w:color="auto"/>
        <w:right w:val="none" w:sz="0" w:space="0" w:color="auto"/>
      </w:divBdr>
    </w:div>
    <w:div w:id="796751969">
      <w:bodyDiv w:val="1"/>
      <w:marLeft w:val="0"/>
      <w:marRight w:val="0"/>
      <w:marTop w:val="0"/>
      <w:marBottom w:val="0"/>
      <w:divBdr>
        <w:top w:val="none" w:sz="0" w:space="0" w:color="auto"/>
        <w:left w:val="none" w:sz="0" w:space="0" w:color="auto"/>
        <w:bottom w:val="none" w:sz="0" w:space="0" w:color="auto"/>
        <w:right w:val="none" w:sz="0" w:space="0" w:color="auto"/>
      </w:divBdr>
    </w:div>
    <w:div w:id="796875642">
      <w:bodyDiv w:val="1"/>
      <w:marLeft w:val="0"/>
      <w:marRight w:val="0"/>
      <w:marTop w:val="0"/>
      <w:marBottom w:val="0"/>
      <w:divBdr>
        <w:top w:val="none" w:sz="0" w:space="0" w:color="auto"/>
        <w:left w:val="none" w:sz="0" w:space="0" w:color="auto"/>
        <w:bottom w:val="none" w:sz="0" w:space="0" w:color="auto"/>
        <w:right w:val="none" w:sz="0" w:space="0" w:color="auto"/>
      </w:divBdr>
    </w:div>
    <w:div w:id="796919177">
      <w:bodyDiv w:val="1"/>
      <w:marLeft w:val="0"/>
      <w:marRight w:val="0"/>
      <w:marTop w:val="0"/>
      <w:marBottom w:val="0"/>
      <w:divBdr>
        <w:top w:val="none" w:sz="0" w:space="0" w:color="auto"/>
        <w:left w:val="none" w:sz="0" w:space="0" w:color="auto"/>
        <w:bottom w:val="none" w:sz="0" w:space="0" w:color="auto"/>
        <w:right w:val="none" w:sz="0" w:space="0" w:color="auto"/>
      </w:divBdr>
    </w:div>
    <w:div w:id="797141487">
      <w:bodyDiv w:val="1"/>
      <w:marLeft w:val="0"/>
      <w:marRight w:val="0"/>
      <w:marTop w:val="0"/>
      <w:marBottom w:val="0"/>
      <w:divBdr>
        <w:top w:val="none" w:sz="0" w:space="0" w:color="auto"/>
        <w:left w:val="none" w:sz="0" w:space="0" w:color="auto"/>
        <w:bottom w:val="none" w:sz="0" w:space="0" w:color="auto"/>
        <w:right w:val="none" w:sz="0" w:space="0" w:color="auto"/>
      </w:divBdr>
    </w:div>
    <w:div w:id="797142992">
      <w:bodyDiv w:val="1"/>
      <w:marLeft w:val="0"/>
      <w:marRight w:val="0"/>
      <w:marTop w:val="0"/>
      <w:marBottom w:val="0"/>
      <w:divBdr>
        <w:top w:val="none" w:sz="0" w:space="0" w:color="auto"/>
        <w:left w:val="none" w:sz="0" w:space="0" w:color="auto"/>
        <w:bottom w:val="none" w:sz="0" w:space="0" w:color="auto"/>
        <w:right w:val="none" w:sz="0" w:space="0" w:color="auto"/>
      </w:divBdr>
    </w:div>
    <w:div w:id="797187564">
      <w:bodyDiv w:val="1"/>
      <w:marLeft w:val="0"/>
      <w:marRight w:val="0"/>
      <w:marTop w:val="0"/>
      <w:marBottom w:val="0"/>
      <w:divBdr>
        <w:top w:val="none" w:sz="0" w:space="0" w:color="auto"/>
        <w:left w:val="none" w:sz="0" w:space="0" w:color="auto"/>
        <w:bottom w:val="none" w:sz="0" w:space="0" w:color="auto"/>
        <w:right w:val="none" w:sz="0" w:space="0" w:color="auto"/>
      </w:divBdr>
    </w:div>
    <w:div w:id="797261982">
      <w:bodyDiv w:val="1"/>
      <w:marLeft w:val="0"/>
      <w:marRight w:val="0"/>
      <w:marTop w:val="0"/>
      <w:marBottom w:val="0"/>
      <w:divBdr>
        <w:top w:val="none" w:sz="0" w:space="0" w:color="auto"/>
        <w:left w:val="none" w:sz="0" w:space="0" w:color="auto"/>
        <w:bottom w:val="none" w:sz="0" w:space="0" w:color="auto"/>
        <w:right w:val="none" w:sz="0" w:space="0" w:color="auto"/>
      </w:divBdr>
    </w:div>
    <w:div w:id="797718891">
      <w:bodyDiv w:val="1"/>
      <w:marLeft w:val="0"/>
      <w:marRight w:val="0"/>
      <w:marTop w:val="0"/>
      <w:marBottom w:val="0"/>
      <w:divBdr>
        <w:top w:val="none" w:sz="0" w:space="0" w:color="auto"/>
        <w:left w:val="none" w:sz="0" w:space="0" w:color="auto"/>
        <w:bottom w:val="none" w:sz="0" w:space="0" w:color="auto"/>
        <w:right w:val="none" w:sz="0" w:space="0" w:color="auto"/>
      </w:divBdr>
    </w:div>
    <w:div w:id="797801651">
      <w:bodyDiv w:val="1"/>
      <w:marLeft w:val="0"/>
      <w:marRight w:val="0"/>
      <w:marTop w:val="0"/>
      <w:marBottom w:val="0"/>
      <w:divBdr>
        <w:top w:val="none" w:sz="0" w:space="0" w:color="auto"/>
        <w:left w:val="none" w:sz="0" w:space="0" w:color="auto"/>
        <w:bottom w:val="none" w:sz="0" w:space="0" w:color="auto"/>
        <w:right w:val="none" w:sz="0" w:space="0" w:color="auto"/>
      </w:divBdr>
    </w:div>
    <w:div w:id="798063222">
      <w:bodyDiv w:val="1"/>
      <w:marLeft w:val="0"/>
      <w:marRight w:val="0"/>
      <w:marTop w:val="0"/>
      <w:marBottom w:val="0"/>
      <w:divBdr>
        <w:top w:val="none" w:sz="0" w:space="0" w:color="auto"/>
        <w:left w:val="none" w:sz="0" w:space="0" w:color="auto"/>
        <w:bottom w:val="none" w:sz="0" w:space="0" w:color="auto"/>
        <w:right w:val="none" w:sz="0" w:space="0" w:color="auto"/>
      </w:divBdr>
    </w:div>
    <w:div w:id="798188779">
      <w:bodyDiv w:val="1"/>
      <w:marLeft w:val="0"/>
      <w:marRight w:val="0"/>
      <w:marTop w:val="0"/>
      <w:marBottom w:val="0"/>
      <w:divBdr>
        <w:top w:val="none" w:sz="0" w:space="0" w:color="auto"/>
        <w:left w:val="none" w:sz="0" w:space="0" w:color="auto"/>
        <w:bottom w:val="none" w:sz="0" w:space="0" w:color="auto"/>
        <w:right w:val="none" w:sz="0" w:space="0" w:color="auto"/>
      </w:divBdr>
    </w:div>
    <w:div w:id="798255710">
      <w:bodyDiv w:val="1"/>
      <w:marLeft w:val="0"/>
      <w:marRight w:val="0"/>
      <w:marTop w:val="0"/>
      <w:marBottom w:val="0"/>
      <w:divBdr>
        <w:top w:val="none" w:sz="0" w:space="0" w:color="auto"/>
        <w:left w:val="none" w:sz="0" w:space="0" w:color="auto"/>
        <w:bottom w:val="none" w:sz="0" w:space="0" w:color="auto"/>
        <w:right w:val="none" w:sz="0" w:space="0" w:color="auto"/>
      </w:divBdr>
    </w:div>
    <w:div w:id="798496962">
      <w:bodyDiv w:val="1"/>
      <w:marLeft w:val="0"/>
      <w:marRight w:val="0"/>
      <w:marTop w:val="0"/>
      <w:marBottom w:val="0"/>
      <w:divBdr>
        <w:top w:val="none" w:sz="0" w:space="0" w:color="auto"/>
        <w:left w:val="none" w:sz="0" w:space="0" w:color="auto"/>
        <w:bottom w:val="none" w:sz="0" w:space="0" w:color="auto"/>
        <w:right w:val="none" w:sz="0" w:space="0" w:color="auto"/>
      </w:divBdr>
    </w:div>
    <w:div w:id="798497754">
      <w:bodyDiv w:val="1"/>
      <w:marLeft w:val="0"/>
      <w:marRight w:val="0"/>
      <w:marTop w:val="0"/>
      <w:marBottom w:val="0"/>
      <w:divBdr>
        <w:top w:val="none" w:sz="0" w:space="0" w:color="auto"/>
        <w:left w:val="none" w:sz="0" w:space="0" w:color="auto"/>
        <w:bottom w:val="none" w:sz="0" w:space="0" w:color="auto"/>
        <w:right w:val="none" w:sz="0" w:space="0" w:color="auto"/>
      </w:divBdr>
    </w:div>
    <w:div w:id="798644440">
      <w:bodyDiv w:val="1"/>
      <w:marLeft w:val="0"/>
      <w:marRight w:val="0"/>
      <w:marTop w:val="0"/>
      <w:marBottom w:val="0"/>
      <w:divBdr>
        <w:top w:val="none" w:sz="0" w:space="0" w:color="auto"/>
        <w:left w:val="none" w:sz="0" w:space="0" w:color="auto"/>
        <w:bottom w:val="none" w:sz="0" w:space="0" w:color="auto"/>
        <w:right w:val="none" w:sz="0" w:space="0" w:color="auto"/>
      </w:divBdr>
    </w:div>
    <w:div w:id="799152137">
      <w:bodyDiv w:val="1"/>
      <w:marLeft w:val="0"/>
      <w:marRight w:val="0"/>
      <w:marTop w:val="0"/>
      <w:marBottom w:val="0"/>
      <w:divBdr>
        <w:top w:val="none" w:sz="0" w:space="0" w:color="auto"/>
        <w:left w:val="none" w:sz="0" w:space="0" w:color="auto"/>
        <w:bottom w:val="none" w:sz="0" w:space="0" w:color="auto"/>
        <w:right w:val="none" w:sz="0" w:space="0" w:color="auto"/>
      </w:divBdr>
    </w:div>
    <w:div w:id="799230919">
      <w:bodyDiv w:val="1"/>
      <w:marLeft w:val="0"/>
      <w:marRight w:val="0"/>
      <w:marTop w:val="0"/>
      <w:marBottom w:val="0"/>
      <w:divBdr>
        <w:top w:val="none" w:sz="0" w:space="0" w:color="auto"/>
        <w:left w:val="none" w:sz="0" w:space="0" w:color="auto"/>
        <w:bottom w:val="none" w:sz="0" w:space="0" w:color="auto"/>
        <w:right w:val="none" w:sz="0" w:space="0" w:color="auto"/>
      </w:divBdr>
    </w:div>
    <w:div w:id="799300316">
      <w:bodyDiv w:val="1"/>
      <w:marLeft w:val="0"/>
      <w:marRight w:val="0"/>
      <w:marTop w:val="0"/>
      <w:marBottom w:val="0"/>
      <w:divBdr>
        <w:top w:val="none" w:sz="0" w:space="0" w:color="auto"/>
        <w:left w:val="none" w:sz="0" w:space="0" w:color="auto"/>
        <w:bottom w:val="none" w:sz="0" w:space="0" w:color="auto"/>
        <w:right w:val="none" w:sz="0" w:space="0" w:color="auto"/>
      </w:divBdr>
    </w:div>
    <w:div w:id="799343395">
      <w:bodyDiv w:val="1"/>
      <w:marLeft w:val="0"/>
      <w:marRight w:val="0"/>
      <w:marTop w:val="0"/>
      <w:marBottom w:val="0"/>
      <w:divBdr>
        <w:top w:val="none" w:sz="0" w:space="0" w:color="auto"/>
        <w:left w:val="none" w:sz="0" w:space="0" w:color="auto"/>
        <w:bottom w:val="none" w:sz="0" w:space="0" w:color="auto"/>
        <w:right w:val="none" w:sz="0" w:space="0" w:color="auto"/>
      </w:divBdr>
    </w:div>
    <w:div w:id="799416418">
      <w:bodyDiv w:val="1"/>
      <w:marLeft w:val="0"/>
      <w:marRight w:val="0"/>
      <w:marTop w:val="0"/>
      <w:marBottom w:val="0"/>
      <w:divBdr>
        <w:top w:val="none" w:sz="0" w:space="0" w:color="auto"/>
        <w:left w:val="none" w:sz="0" w:space="0" w:color="auto"/>
        <w:bottom w:val="none" w:sz="0" w:space="0" w:color="auto"/>
        <w:right w:val="none" w:sz="0" w:space="0" w:color="auto"/>
      </w:divBdr>
    </w:div>
    <w:div w:id="799491099">
      <w:bodyDiv w:val="1"/>
      <w:marLeft w:val="0"/>
      <w:marRight w:val="0"/>
      <w:marTop w:val="0"/>
      <w:marBottom w:val="0"/>
      <w:divBdr>
        <w:top w:val="none" w:sz="0" w:space="0" w:color="auto"/>
        <w:left w:val="none" w:sz="0" w:space="0" w:color="auto"/>
        <w:bottom w:val="none" w:sz="0" w:space="0" w:color="auto"/>
        <w:right w:val="none" w:sz="0" w:space="0" w:color="auto"/>
      </w:divBdr>
    </w:div>
    <w:div w:id="799571260">
      <w:bodyDiv w:val="1"/>
      <w:marLeft w:val="0"/>
      <w:marRight w:val="0"/>
      <w:marTop w:val="0"/>
      <w:marBottom w:val="0"/>
      <w:divBdr>
        <w:top w:val="none" w:sz="0" w:space="0" w:color="auto"/>
        <w:left w:val="none" w:sz="0" w:space="0" w:color="auto"/>
        <w:bottom w:val="none" w:sz="0" w:space="0" w:color="auto"/>
        <w:right w:val="none" w:sz="0" w:space="0" w:color="auto"/>
      </w:divBdr>
    </w:div>
    <w:div w:id="799804450">
      <w:bodyDiv w:val="1"/>
      <w:marLeft w:val="0"/>
      <w:marRight w:val="0"/>
      <w:marTop w:val="0"/>
      <w:marBottom w:val="0"/>
      <w:divBdr>
        <w:top w:val="none" w:sz="0" w:space="0" w:color="auto"/>
        <w:left w:val="none" w:sz="0" w:space="0" w:color="auto"/>
        <w:bottom w:val="none" w:sz="0" w:space="0" w:color="auto"/>
        <w:right w:val="none" w:sz="0" w:space="0" w:color="auto"/>
      </w:divBdr>
    </w:div>
    <w:div w:id="799954275">
      <w:bodyDiv w:val="1"/>
      <w:marLeft w:val="0"/>
      <w:marRight w:val="0"/>
      <w:marTop w:val="0"/>
      <w:marBottom w:val="0"/>
      <w:divBdr>
        <w:top w:val="none" w:sz="0" w:space="0" w:color="auto"/>
        <w:left w:val="none" w:sz="0" w:space="0" w:color="auto"/>
        <w:bottom w:val="none" w:sz="0" w:space="0" w:color="auto"/>
        <w:right w:val="none" w:sz="0" w:space="0" w:color="auto"/>
      </w:divBdr>
    </w:div>
    <w:div w:id="800077645">
      <w:bodyDiv w:val="1"/>
      <w:marLeft w:val="0"/>
      <w:marRight w:val="0"/>
      <w:marTop w:val="0"/>
      <w:marBottom w:val="0"/>
      <w:divBdr>
        <w:top w:val="none" w:sz="0" w:space="0" w:color="auto"/>
        <w:left w:val="none" w:sz="0" w:space="0" w:color="auto"/>
        <w:bottom w:val="none" w:sz="0" w:space="0" w:color="auto"/>
        <w:right w:val="none" w:sz="0" w:space="0" w:color="auto"/>
      </w:divBdr>
    </w:div>
    <w:div w:id="800197301">
      <w:bodyDiv w:val="1"/>
      <w:marLeft w:val="0"/>
      <w:marRight w:val="0"/>
      <w:marTop w:val="0"/>
      <w:marBottom w:val="0"/>
      <w:divBdr>
        <w:top w:val="none" w:sz="0" w:space="0" w:color="auto"/>
        <w:left w:val="none" w:sz="0" w:space="0" w:color="auto"/>
        <w:bottom w:val="none" w:sz="0" w:space="0" w:color="auto"/>
        <w:right w:val="none" w:sz="0" w:space="0" w:color="auto"/>
      </w:divBdr>
    </w:div>
    <w:div w:id="800270161">
      <w:bodyDiv w:val="1"/>
      <w:marLeft w:val="0"/>
      <w:marRight w:val="0"/>
      <w:marTop w:val="0"/>
      <w:marBottom w:val="0"/>
      <w:divBdr>
        <w:top w:val="none" w:sz="0" w:space="0" w:color="auto"/>
        <w:left w:val="none" w:sz="0" w:space="0" w:color="auto"/>
        <w:bottom w:val="none" w:sz="0" w:space="0" w:color="auto"/>
        <w:right w:val="none" w:sz="0" w:space="0" w:color="auto"/>
      </w:divBdr>
    </w:div>
    <w:div w:id="800727962">
      <w:bodyDiv w:val="1"/>
      <w:marLeft w:val="0"/>
      <w:marRight w:val="0"/>
      <w:marTop w:val="0"/>
      <w:marBottom w:val="0"/>
      <w:divBdr>
        <w:top w:val="none" w:sz="0" w:space="0" w:color="auto"/>
        <w:left w:val="none" w:sz="0" w:space="0" w:color="auto"/>
        <w:bottom w:val="none" w:sz="0" w:space="0" w:color="auto"/>
        <w:right w:val="none" w:sz="0" w:space="0" w:color="auto"/>
      </w:divBdr>
    </w:div>
    <w:div w:id="800807924">
      <w:bodyDiv w:val="1"/>
      <w:marLeft w:val="0"/>
      <w:marRight w:val="0"/>
      <w:marTop w:val="0"/>
      <w:marBottom w:val="0"/>
      <w:divBdr>
        <w:top w:val="none" w:sz="0" w:space="0" w:color="auto"/>
        <w:left w:val="none" w:sz="0" w:space="0" w:color="auto"/>
        <w:bottom w:val="none" w:sz="0" w:space="0" w:color="auto"/>
        <w:right w:val="none" w:sz="0" w:space="0" w:color="auto"/>
      </w:divBdr>
    </w:div>
    <w:div w:id="800809583">
      <w:bodyDiv w:val="1"/>
      <w:marLeft w:val="0"/>
      <w:marRight w:val="0"/>
      <w:marTop w:val="0"/>
      <w:marBottom w:val="0"/>
      <w:divBdr>
        <w:top w:val="none" w:sz="0" w:space="0" w:color="auto"/>
        <w:left w:val="none" w:sz="0" w:space="0" w:color="auto"/>
        <w:bottom w:val="none" w:sz="0" w:space="0" w:color="auto"/>
        <w:right w:val="none" w:sz="0" w:space="0" w:color="auto"/>
      </w:divBdr>
    </w:div>
    <w:div w:id="801004218">
      <w:bodyDiv w:val="1"/>
      <w:marLeft w:val="0"/>
      <w:marRight w:val="0"/>
      <w:marTop w:val="0"/>
      <w:marBottom w:val="0"/>
      <w:divBdr>
        <w:top w:val="none" w:sz="0" w:space="0" w:color="auto"/>
        <w:left w:val="none" w:sz="0" w:space="0" w:color="auto"/>
        <w:bottom w:val="none" w:sz="0" w:space="0" w:color="auto"/>
        <w:right w:val="none" w:sz="0" w:space="0" w:color="auto"/>
      </w:divBdr>
    </w:div>
    <w:div w:id="801263880">
      <w:bodyDiv w:val="1"/>
      <w:marLeft w:val="0"/>
      <w:marRight w:val="0"/>
      <w:marTop w:val="0"/>
      <w:marBottom w:val="0"/>
      <w:divBdr>
        <w:top w:val="none" w:sz="0" w:space="0" w:color="auto"/>
        <w:left w:val="none" w:sz="0" w:space="0" w:color="auto"/>
        <w:bottom w:val="none" w:sz="0" w:space="0" w:color="auto"/>
        <w:right w:val="none" w:sz="0" w:space="0" w:color="auto"/>
      </w:divBdr>
    </w:div>
    <w:div w:id="801264033">
      <w:bodyDiv w:val="1"/>
      <w:marLeft w:val="0"/>
      <w:marRight w:val="0"/>
      <w:marTop w:val="0"/>
      <w:marBottom w:val="0"/>
      <w:divBdr>
        <w:top w:val="none" w:sz="0" w:space="0" w:color="auto"/>
        <w:left w:val="none" w:sz="0" w:space="0" w:color="auto"/>
        <w:bottom w:val="none" w:sz="0" w:space="0" w:color="auto"/>
        <w:right w:val="none" w:sz="0" w:space="0" w:color="auto"/>
      </w:divBdr>
    </w:div>
    <w:div w:id="801535922">
      <w:bodyDiv w:val="1"/>
      <w:marLeft w:val="0"/>
      <w:marRight w:val="0"/>
      <w:marTop w:val="0"/>
      <w:marBottom w:val="0"/>
      <w:divBdr>
        <w:top w:val="none" w:sz="0" w:space="0" w:color="auto"/>
        <w:left w:val="none" w:sz="0" w:space="0" w:color="auto"/>
        <w:bottom w:val="none" w:sz="0" w:space="0" w:color="auto"/>
        <w:right w:val="none" w:sz="0" w:space="0" w:color="auto"/>
      </w:divBdr>
    </w:div>
    <w:div w:id="802044463">
      <w:bodyDiv w:val="1"/>
      <w:marLeft w:val="0"/>
      <w:marRight w:val="0"/>
      <w:marTop w:val="0"/>
      <w:marBottom w:val="0"/>
      <w:divBdr>
        <w:top w:val="none" w:sz="0" w:space="0" w:color="auto"/>
        <w:left w:val="none" w:sz="0" w:space="0" w:color="auto"/>
        <w:bottom w:val="none" w:sz="0" w:space="0" w:color="auto"/>
        <w:right w:val="none" w:sz="0" w:space="0" w:color="auto"/>
      </w:divBdr>
    </w:div>
    <w:div w:id="802232196">
      <w:bodyDiv w:val="1"/>
      <w:marLeft w:val="0"/>
      <w:marRight w:val="0"/>
      <w:marTop w:val="0"/>
      <w:marBottom w:val="0"/>
      <w:divBdr>
        <w:top w:val="none" w:sz="0" w:space="0" w:color="auto"/>
        <w:left w:val="none" w:sz="0" w:space="0" w:color="auto"/>
        <w:bottom w:val="none" w:sz="0" w:space="0" w:color="auto"/>
        <w:right w:val="none" w:sz="0" w:space="0" w:color="auto"/>
      </w:divBdr>
    </w:div>
    <w:div w:id="802388223">
      <w:bodyDiv w:val="1"/>
      <w:marLeft w:val="0"/>
      <w:marRight w:val="0"/>
      <w:marTop w:val="0"/>
      <w:marBottom w:val="0"/>
      <w:divBdr>
        <w:top w:val="none" w:sz="0" w:space="0" w:color="auto"/>
        <w:left w:val="none" w:sz="0" w:space="0" w:color="auto"/>
        <w:bottom w:val="none" w:sz="0" w:space="0" w:color="auto"/>
        <w:right w:val="none" w:sz="0" w:space="0" w:color="auto"/>
      </w:divBdr>
    </w:div>
    <w:div w:id="802429658">
      <w:bodyDiv w:val="1"/>
      <w:marLeft w:val="0"/>
      <w:marRight w:val="0"/>
      <w:marTop w:val="0"/>
      <w:marBottom w:val="0"/>
      <w:divBdr>
        <w:top w:val="none" w:sz="0" w:space="0" w:color="auto"/>
        <w:left w:val="none" w:sz="0" w:space="0" w:color="auto"/>
        <w:bottom w:val="none" w:sz="0" w:space="0" w:color="auto"/>
        <w:right w:val="none" w:sz="0" w:space="0" w:color="auto"/>
      </w:divBdr>
    </w:div>
    <w:div w:id="802583399">
      <w:bodyDiv w:val="1"/>
      <w:marLeft w:val="0"/>
      <w:marRight w:val="0"/>
      <w:marTop w:val="0"/>
      <w:marBottom w:val="0"/>
      <w:divBdr>
        <w:top w:val="none" w:sz="0" w:space="0" w:color="auto"/>
        <w:left w:val="none" w:sz="0" w:space="0" w:color="auto"/>
        <w:bottom w:val="none" w:sz="0" w:space="0" w:color="auto"/>
        <w:right w:val="none" w:sz="0" w:space="0" w:color="auto"/>
      </w:divBdr>
    </w:div>
    <w:div w:id="802624374">
      <w:bodyDiv w:val="1"/>
      <w:marLeft w:val="0"/>
      <w:marRight w:val="0"/>
      <w:marTop w:val="0"/>
      <w:marBottom w:val="0"/>
      <w:divBdr>
        <w:top w:val="none" w:sz="0" w:space="0" w:color="auto"/>
        <w:left w:val="none" w:sz="0" w:space="0" w:color="auto"/>
        <w:bottom w:val="none" w:sz="0" w:space="0" w:color="auto"/>
        <w:right w:val="none" w:sz="0" w:space="0" w:color="auto"/>
      </w:divBdr>
    </w:div>
    <w:div w:id="802649809">
      <w:bodyDiv w:val="1"/>
      <w:marLeft w:val="0"/>
      <w:marRight w:val="0"/>
      <w:marTop w:val="0"/>
      <w:marBottom w:val="0"/>
      <w:divBdr>
        <w:top w:val="none" w:sz="0" w:space="0" w:color="auto"/>
        <w:left w:val="none" w:sz="0" w:space="0" w:color="auto"/>
        <w:bottom w:val="none" w:sz="0" w:space="0" w:color="auto"/>
        <w:right w:val="none" w:sz="0" w:space="0" w:color="auto"/>
      </w:divBdr>
    </w:div>
    <w:div w:id="802845069">
      <w:bodyDiv w:val="1"/>
      <w:marLeft w:val="0"/>
      <w:marRight w:val="0"/>
      <w:marTop w:val="0"/>
      <w:marBottom w:val="0"/>
      <w:divBdr>
        <w:top w:val="none" w:sz="0" w:space="0" w:color="auto"/>
        <w:left w:val="none" w:sz="0" w:space="0" w:color="auto"/>
        <w:bottom w:val="none" w:sz="0" w:space="0" w:color="auto"/>
        <w:right w:val="none" w:sz="0" w:space="0" w:color="auto"/>
      </w:divBdr>
    </w:div>
    <w:div w:id="803082088">
      <w:bodyDiv w:val="1"/>
      <w:marLeft w:val="0"/>
      <w:marRight w:val="0"/>
      <w:marTop w:val="0"/>
      <w:marBottom w:val="0"/>
      <w:divBdr>
        <w:top w:val="none" w:sz="0" w:space="0" w:color="auto"/>
        <w:left w:val="none" w:sz="0" w:space="0" w:color="auto"/>
        <w:bottom w:val="none" w:sz="0" w:space="0" w:color="auto"/>
        <w:right w:val="none" w:sz="0" w:space="0" w:color="auto"/>
      </w:divBdr>
    </w:div>
    <w:div w:id="803474722">
      <w:bodyDiv w:val="1"/>
      <w:marLeft w:val="0"/>
      <w:marRight w:val="0"/>
      <w:marTop w:val="0"/>
      <w:marBottom w:val="0"/>
      <w:divBdr>
        <w:top w:val="none" w:sz="0" w:space="0" w:color="auto"/>
        <w:left w:val="none" w:sz="0" w:space="0" w:color="auto"/>
        <w:bottom w:val="none" w:sz="0" w:space="0" w:color="auto"/>
        <w:right w:val="none" w:sz="0" w:space="0" w:color="auto"/>
      </w:divBdr>
    </w:div>
    <w:div w:id="803736821">
      <w:bodyDiv w:val="1"/>
      <w:marLeft w:val="0"/>
      <w:marRight w:val="0"/>
      <w:marTop w:val="0"/>
      <w:marBottom w:val="0"/>
      <w:divBdr>
        <w:top w:val="none" w:sz="0" w:space="0" w:color="auto"/>
        <w:left w:val="none" w:sz="0" w:space="0" w:color="auto"/>
        <w:bottom w:val="none" w:sz="0" w:space="0" w:color="auto"/>
        <w:right w:val="none" w:sz="0" w:space="0" w:color="auto"/>
      </w:divBdr>
    </w:div>
    <w:div w:id="803885361">
      <w:bodyDiv w:val="1"/>
      <w:marLeft w:val="0"/>
      <w:marRight w:val="0"/>
      <w:marTop w:val="0"/>
      <w:marBottom w:val="0"/>
      <w:divBdr>
        <w:top w:val="none" w:sz="0" w:space="0" w:color="auto"/>
        <w:left w:val="none" w:sz="0" w:space="0" w:color="auto"/>
        <w:bottom w:val="none" w:sz="0" w:space="0" w:color="auto"/>
        <w:right w:val="none" w:sz="0" w:space="0" w:color="auto"/>
      </w:divBdr>
    </w:div>
    <w:div w:id="803888309">
      <w:bodyDiv w:val="1"/>
      <w:marLeft w:val="0"/>
      <w:marRight w:val="0"/>
      <w:marTop w:val="0"/>
      <w:marBottom w:val="0"/>
      <w:divBdr>
        <w:top w:val="none" w:sz="0" w:space="0" w:color="auto"/>
        <w:left w:val="none" w:sz="0" w:space="0" w:color="auto"/>
        <w:bottom w:val="none" w:sz="0" w:space="0" w:color="auto"/>
        <w:right w:val="none" w:sz="0" w:space="0" w:color="auto"/>
      </w:divBdr>
    </w:div>
    <w:div w:id="804011373">
      <w:bodyDiv w:val="1"/>
      <w:marLeft w:val="0"/>
      <w:marRight w:val="0"/>
      <w:marTop w:val="0"/>
      <w:marBottom w:val="0"/>
      <w:divBdr>
        <w:top w:val="none" w:sz="0" w:space="0" w:color="auto"/>
        <w:left w:val="none" w:sz="0" w:space="0" w:color="auto"/>
        <w:bottom w:val="none" w:sz="0" w:space="0" w:color="auto"/>
        <w:right w:val="none" w:sz="0" w:space="0" w:color="auto"/>
      </w:divBdr>
    </w:div>
    <w:div w:id="804195851">
      <w:bodyDiv w:val="1"/>
      <w:marLeft w:val="0"/>
      <w:marRight w:val="0"/>
      <w:marTop w:val="0"/>
      <w:marBottom w:val="0"/>
      <w:divBdr>
        <w:top w:val="none" w:sz="0" w:space="0" w:color="auto"/>
        <w:left w:val="none" w:sz="0" w:space="0" w:color="auto"/>
        <w:bottom w:val="none" w:sz="0" w:space="0" w:color="auto"/>
        <w:right w:val="none" w:sz="0" w:space="0" w:color="auto"/>
      </w:divBdr>
    </w:div>
    <w:div w:id="804392157">
      <w:bodyDiv w:val="1"/>
      <w:marLeft w:val="0"/>
      <w:marRight w:val="0"/>
      <w:marTop w:val="0"/>
      <w:marBottom w:val="0"/>
      <w:divBdr>
        <w:top w:val="none" w:sz="0" w:space="0" w:color="auto"/>
        <w:left w:val="none" w:sz="0" w:space="0" w:color="auto"/>
        <w:bottom w:val="none" w:sz="0" w:space="0" w:color="auto"/>
        <w:right w:val="none" w:sz="0" w:space="0" w:color="auto"/>
      </w:divBdr>
    </w:div>
    <w:div w:id="804465808">
      <w:bodyDiv w:val="1"/>
      <w:marLeft w:val="0"/>
      <w:marRight w:val="0"/>
      <w:marTop w:val="0"/>
      <w:marBottom w:val="0"/>
      <w:divBdr>
        <w:top w:val="none" w:sz="0" w:space="0" w:color="auto"/>
        <w:left w:val="none" w:sz="0" w:space="0" w:color="auto"/>
        <w:bottom w:val="none" w:sz="0" w:space="0" w:color="auto"/>
        <w:right w:val="none" w:sz="0" w:space="0" w:color="auto"/>
      </w:divBdr>
    </w:div>
    <w:div w:id="804590950">
      <w:bodyDiv w:val="1"/>
      <w:marLeft w:val="0"/>
      <w:marRight w:val="0"/>
      <w:marTop w:val="0"/>
      <w:marBottom w:val="0"/>
      <w:divBdr>
        <w:top w:val="none" w:sz="0" w:space="0" w:color="auto"/>
        <w:left w:val="none" w:sz="0" w:space="0" w:color="auto"/>
        <w:bottom w:val="none" w:sz="0" w:space="0" w:color="auto"/>
        <w:right w:val="none" w:sz="0" w:space="0" w:color="auto"/>
      </w:divBdr>
    </w:div>
    <w:div w:id="804662094">
      <w:bodyDiv w:val="1"/>
      <w:marLeft w:val="0"/>
      <w:marRight w:val="0"/>
      <w:marTop w:val="0"/>
      <w:marBottom w:val="0"/>
      <w:divBdr>
        <w:top w:val="none" w:sz="0" w:space="0" w:color="auto"/>
        <w:left w:val="none" w:sz="0" w:space="0" w:color="auto"/>
        <w:bottom w:val="none" w:sz="0" w:space="0" w:color="auto"/>
        <w:right w:val="none" w:sz="0" w:space="0" w:color="auto"/>
      </w:divBdr>
    </w:div>
    <w:div w:id="804742343">
      <w:bodyDiv w:val="1"/>
      <w:marLeft w:val="0"/>
      <w:marRight w:val="0"/>
      <w:marTop w:val="0"/>
      <w:marBottom w:val="0"/>
      <w:divBdr>
        <w:top w:val="none" w:sz="0" w:space="0" w:color="auto"/>
        <w:left w:val="none" w:sz="0" w:space="0" w:color="auto"/>
        <w:bottom w:val="none" w:sz="0" w:space="0" w:color="auto"/>
        <w:right w:val="none" w:sz="0" w:space="0" w:color="auto"/>
      </w:divBdr>
    </w:div>
    <w:div w:id="804812780">
      <w:bodyDiv w:val="1"/>
      <w:marLeft w:val="0"/>
      <w:marRight w:val="0"/>
      <w:marTop w:val="0"/>
      <w:marBottom w:val="0"/>
      <w:divBdr>
        <w:top w:val="none" w:sz="0" w:space="0" w:color="auto"/>
        <w:left w:val="none" w:sz="0" w:space="0" w:color="auto"/>
        <w:bottom w:val="none" w:sz="0" w:space="0" w:color="auto"/>
        <w:right w:val="none" w:sz="0" w:space="0" w:color="auto"/>
      </w:divBdr>
    </w:div>
    <w:div w:id="804929255">
      <w:bodyDiv w:val="1"/>
      <w:marLeft w:val="0"/>
      <w:marRight w:val="0"/>
      <w:marTop w:val="0"/>
      <w:marBottom w:val="0"/>
      <w:divBdr>
        <w:top w:val="none" w:sz="0" w:space="0" w:color="auto"/>
        <w:left w:val="none" w:sz="0" w:space="0" w:color="auto"/>
        <w:bottom w:val="none" w:sz="0" w:space="0" w:color="auto"/>
        <w:right w:val="none" w:sz="0" w:space="0" w:color="auto"/>
      </w:divBdr>
    </w:div>
    <w:div w:id="805045695">
      <w:bodyDiv w:val="1"/>
      <w:marLeft w:val="0"/>
      <w:marRight w:val="0"/>
      <w:marTop w:val="0"/>
      <w:marBottom w:val="0"/>
      <w:divBdr>
        <w:top w:val="none" w:sz="0" w:space="0" w:color="auto"/>
        <w:left w:val="none" w:sz="0" w:space="0" w:color="auto"/>
        <w:bottom w:val="none" w:sz="0" w:space="0" w:color="auto"/>
        <w:right w:val="none" w:sz="0" w:space="0" w:color="auto"/>
      </w:divBdr>
    </w:div>
    <w:div w:id="805120445">
      <w:bodyDiv w:val="1"/>
      <w:marLeft w:val="0"/>
      <w:marRight w:val="0"/>
      <w:marTop w:val="0"/>
      <w:marBottom w:val="0"/>
      <w:divBdr>
        <w:top w:val="none" w:sz="0" w:space="0" w:color="auto"/>
        <w:left w:val="none" w:sz="0" w:space="0" w:color="auto"/>
        <w:bottom w:val="none" w:sz="0" w:space="0" w:color="auto"/>
        <w:right w:val="none" w:sz="0" w:space="0" w:color="auto"/>
      </w:divBdr>
    </w:div>
    <w:div w:id="805197862">
      <w:bodyDiv w:val="1"/>
      <w:marLeft w:val="0"/>
      <w:marRight w:val="0"/>
      <w:marTop w:val="0"/>
      <w:marBottom w:val="0"/>
      <w:divBdr>
        <w:top w:val="none" w:sz="0" w:space="0" w:color="auto"/>
        <w:left w:val="none" w:sz="0" w:space="0" w:color="auto"/>
        <w:bottom w:val="none" w:sz="0" w:space="0" w:color="auto"/>
        <w:right w:val="none" w:sz="0" w:space="0" w:color="auto"/>
      </w:divBdr>
    </w:div>
    <w:div w:id="805203392">
      <w:bodyDiv w:val="1"/>
      <w:marLeft w:val="0"/>
      <w:marRight w:val="0"/>
      <w:marTop w:val="0"/>
      <w:marBottom w:val="0"/>
      <w:divBdr>
        <w:top w:val="none" w:sz="0" w:space="0" w:color="auto"/>
        <w:left w:val="none" w:sz="0" w:space="0" w:color="auto"/>
        <w:bottom w:val="none" w:sz="0" w:space="0" w:color="auto"/>
        <w:right w:val="none" w:sz="0" w:space="0" w:color="auto"/>
      </w:divBdr>
    </w:div>
    <w:div w:id="805321175">
      <w:bodyDiv w:val="1"/>
      <w:marLeft w:val="0"/>
      <w:marRight w:val="0"/>
      <w:marTop w:val="0"/>
      <w:marBottom w:val="0"/>
      <w:divBdr>
        <w:top w:val="none" w:sz="0" w:space="0" w:color="auto"/>
        <w:left w:val="none" w:sz="0" w:space="0" w:color="auto"/>
        <w:bottom w:val="none" w:sz="0" w:space="0" w:color="auto"/>
        <w:right w:val="none" w:sz="0" w:space="0" w:color="auto"/>
      </w:divBdr>
    </w:div>
    <w:div w:id="805582592">
      <w:bodyDiv w:val="1"/>
      <w:marLeft w:val="0"/>
      <w:marRight w:val="0"/>
      <w:marTop w:val="0"/>
      <w:marBottom w:val="0"/>
      <w:divBdr>
        <w:top w:val="none" w:sz="0" w:space="0" w:color="auto"/>
        <w:left w:val="none" w:sz="0" w:space="0" w:color="auto"/>
        <w:bottom w:val="none" w:sz="0" w:space="0" w:color="auto"/>
        <w:right w:val="none" w:sz="0" w:space="0" w:color="auto"/>
      </w:divBdr>
    </w:div>
    <w:div w:id="805662451">
      <w:bodyDiv w:val="1"/>
      <w:marLeft w:val="0"/>
      <w:marRight w:val="0"/>
      <w:marTop w:val="0"/>
      <w:marBottom w:val="0"/>
      <w:divBdr>
        <w:top w:val="none" w:sz="0" w:space="0" w:color="auto"/>
        <w:left w:val="none" w:sz="0" w:space="0" w:color="auto"/>
        <w:bottom w:val="none" w:sz="0" w:space="0" w:color="auto"/>
        <w:right w:val="none" w:sz="0" w:space="0" w:color="auto"/>
      </w:divBdr>
    </w:div>
    <w:div w:id="806124714">
      <w:bodyDiv w:val="1"/>
      <w:marLeft w:val="0"/>
      <w:marRight w:val="0"/>
      <w:marTop w:val="0"/>
      <w:marBottom w:val="0"/>
      <w:divBdr>
        <w:top w:val="none" w:sz="0" w:space="0" w:color="auto"/>
        <w:left w:val="none" w:sz="0" w:space="0" w:color="auto"/>
        <w:bottom w:val="none" w:sz="0" w:space="0" w:color="auto"/>
        <w:right w:val="none" w:sz="0" w:space="0" w:color="auto"/>
      </w:divBdr>
    </w:div>
    <w:div w:id="806243608">
      <w:bodyDiv w:val="1"/>
      <w:marLeft w:val="0"/>
      <w:marRight w:val="0"/>
      <w:marTop w:val="0"/>
      <w:marBottom w:val="0"/>
      <w:divBdr>
        <w:top w:val="none" w:sz="0" w:space="0" w:color="auto"/>
        <w:left w:val="none" w:sz="0" w:space="0" w:color="auto"/>
        <w:bottom w:val="none" w:sz="0" w:space="0" w:color="auto"/>
        <w:right w:val="none" w:sz="0" w:space="0" w:color="auto"/>
      </w:divBdr>
    </w:div>
    <w:div w:id="806356133">
      <w:bodyDiv w:val="1"/>
      <w:marLeft w:val="0"/>
      <w:marRight w:val="0"/>
      <w:marTop w:val="0"/>
      <w:marBottom w:val="0"/>
      <w:divBdr>
        <w:top w:val="none" w:sz="0" w:space="0" w:color="auto"/>
        <w:left w:val="none" w:sz="0" w:space="0" w:color="auto"/>
        <w:bottom w:val="none" w:sz="0" w:space="0" w:color="auto"/>
        <w:right w:val="none" w:sz="0" w:space="0" w:color="auto"/>
      </w:divBdr>
    </w:div>
    <w:div w:id="806364513">
      <w:bodyDiv w:val="1"/>
      <w:marLeft w:val="0"/>
      <w:marRight w:val="0"/>
      <w:marTop w:val="0"/>
      <w:marBottom w:val="0"/>
      <w:divBdr>
        <w:top w:val="none" w:sz="0" w:space="0" w:color="auto"/>
        <w:left w:val="none" w:sz="0" w:space="0" w:color="auto"/>
        <w:bottom w:val="none" w:sz="0" w:space="0" w:color="auto"/>
        <w:right w:val="none" w:sz="0" w:space="0" w:color="auto"/>
      </w:divBdr>
    </w:div>
    <w:div w:id="806555064">
      <w:bodyDiv w:val="1"/>
      <w:marLeft w:val="0"/>
      <w:marRight w:val="0"/>
      <w:marTop w:val="0"/>
      <w:marBottom w:val="0"/>
      <w:divBdr>
        <w:top w:val="none" w:sz="0" w:space="0" w:color="auto"/>
        <w:left w:val="none" w:sz="0" w:space="0" w:color="auto"/>
        <w:bottom w:val="none" w:sz="0" w:space="0" w:color="auto"/>
        <w:right w:val="none" w:sz="0" w:space="0" w:color="auto"/>
      </w:divBdr>
    </w:div>
    <w:div w:id="806700425">
      <w:bodyDiv w:val="1"/>
      <w:marLeft w:val="0"/>
      <w:marRight w:val="0"/>
      <w:marTop w:val="0"/>
      <w:marBottom w:val="0"/>
      <w:divBdr>
        <w:top w:val="none" w:sz="0" w:space="0" w:color="auto"/>
        <w:left w:val="none" w:sz="0" w:space="0" w:color="auto"/>
        <w:bottom w:val="none" w:sz="0" w:space="0" w:color="auto"/>
        <w:right w:val="none" w:sz="0" w:space="0" w:color="auto"/>
      </w:divBdr>
    </w:div>
    <w:div w:id="806825193">
      <w:bodyDiv w:val="1"/>
      <w:marLeft w:val="0"/>
      <w:marRight w:val="0"/>
      <w:marTop w:val="0"/>
      <w:marBottom w:val="0"/>
      <w:divBdr>
        <w:top w:val="none" w:sz="0" w:space="0" w:color="auto"/>
        <w:left w:val="none" w:sz="0" w:space="0" w:color="auto"/>
        <w:bottom w:val="none" w:sz="0" w:space="0" w:color="auto"/>
        <w:right w:val="none" w:sz="0" w:space="0" w:color="auto"/>
      </w:divBdr>
    </w:div>
    <w:div w:id="807086779">
      <w:bodyDiv w:val="1"/>
      <w:marLeft w:val="0"/>
      <w:marRight w:val="0"/>
      <w:marTop w:val="0"/>
      <w:marBottom w:val="0"/>
      <w:divBdr>
        <w:top w:val="none" w:sz="0" w:space="0" w:color="auto"/>
        <w:left w:val="none" w:sz="0" w:space="0" w:color="auto"/>
        <w:bottom w:val="none" w:sz="0" w:space="0" w:color="auto"/>
        <w:right w:val="none" w:sz="0" w:space="0" w:color="auto"/>
      </w:divBdr>
    </w:div>
    <w:div w:id="807404367">
      <w:bodyDiv w:val="1"/>
      <w:marLeft w:val="0"/>
      <w:marRight w:val="0"/>
      <w:marTop w:val="0"/>
      <w:marBottom w:val="0"/>
      <w:divBdr>
        <w:top w:val="none" w:sz="0" w:space="0" w:color="auto"/>
        <w:left w:val="none" w:sz="0" w:space="0" w:color="auto"/>
        <w:bottom w:val="none" w:sz="0" w:space="0" w:color="auto"/>
        <w:right w:val="none" w:sz="0" w:space="0" w:color="auto"/>
      </w:divBdr>
    </w:div>
    <w:div w:id="807431937">
      <w:bodyDiv w:val="1"/>
      <w:marLeft w:val="0"/>
      <w:marRight w:val="0"/>
      <w:marTop w:val="0"/>
      <w:marBottom w:val="0"/>
      <w:divBdr>
        <w:top w:val="none" w:sz="0" w:space="0" w:color="auto"/>
        <w:left w:val="none" w:sz="0" w:space="0" w:color="auto"/>
        <w:bottom w:val="none" w:sz="0" w:space="0" w:color="auto"/>
        <w:right w:val="none" w:sz="0" w:space="0" w:color="auto"/>
      </w:divBdr>
    </w:div>
    <w:div w:id="807475471">
      <w:bodyDiv w:val="1"/>
      <w:marLeft w:val="0"/>
      <w:marRight w:val="0"/>
      <w:marTop w:val="0"/>
      <w:marBottom w:val="0"/>
      <w:divBdr>
        <w:top w:val="none" w:sz="0" w:space="0" w:color="auto"/>
        <w:left w:val="none" w:sz="0" w:space="0" w:color="auto"/>
        <w:bottom w:val="none" w:sz="0" w:space="0" w:color="auto"/>
        <w:right w:val="none" w:sz="0" w:space="0" w:color="auto"/>
      </w:divBdr>
    </w:div>
    <w:div w:id="807477333">
      <w:bodyDiv w:val="1"/>
      <w:marLeft w:val="0"/>
      <w:marRight w:val="0"/>
      <w:marTop w:val="0"/>
      <w:marBottom w:val="0"/>
      <w:divBdr>
        <w:top w:val="none" w:sz="0" w:space="0" w:color="auto"/>
        <w:left w:val="none" w:sz="0" w:space="0" w:color="auto"/>
        <w:bottom w:val="none" w:sz="0" w:space="0" w:color="auto"/>
        <w:right w:val="none" w:sz="0" w:space="0" w:color="auto"/>
      </w:divBdr>
    </w:div>
    <w:div w:id="808060155">
      <w:bodyDiv w:val="1"/>
      <w:marLeft w:val="0"/>
      <w:marRight w:val="0"/>
      <w:marTop w:val="0"/>
      <w:marBottom w:val="0"/>
      <w:divBdr>
        <w:top w:val="none" w:sz="0" w:space="0" w:color="auto"/>
        <w:left w:val="none" w:sz="0" w:space="0" w:color="auto"/>
        <w:bottom w:val="none" w:sz="0" w:space="0" w:color="auto"/>
        <w:right w:val="none" w:sz="0" w:space="0" w:color="auto"/>
      </w:divBdr>
    </w:div>
    <w:div w:id="808132062">
      <w:bodyDiv w:val="1"/>
      <w:marLeft w:val="0"/>
      <w:marRight w:val="0"/>
      <w:marTop w:val="0"/>
      <w:marBottom w:val="0"/>
      <w:divBdr>
        <w:top w:val="none" w:sz="0" w:space="0" w:color="auto"/>
        <w:left w:val="none" w:sz="0" w:space="0" w:color="auto"/>
        <w:bottom w:val="none" w:sz="0" w:space="0" w:color="auto"/>
        <w:right w:val="none" w:sz="0" w:space="0" w:color="auto"/>
      </w:divBdr>
    </w:div>
    <w:div w:id="808211917">
      <w:bodyDiv w:val="1"/>
      <w:marLeft w:val="0"/>
      <w:marRight w:val="0"/>
      <w:marTop w:val="0"/>
      <w:marBottom w:val="0"/>
      <w:divBdr>
        <w:top w:val="none" w:sz="0" w:space="0" w:color="auto"/>
        <w:left w:val="none" w:sz="0" w:space="0" w:color="auto"/>
        <w:bottom w:val="none" w:sz="0" w:space="0" w:color="auto"/>
        <w:right w:val="none" w:sz="0" w:space="0" w:color="auto"/>
      </w:divBdr>
    </w:div>
    <w:div w:id="808281494">
      <w:bodyDiv w:val="1"/>
      <w:marLeft w:val="0"/>
      <w:marRight w:val="0"/>
      <w:marTop w:val="0"/>
      <w:marBottom w:val="0"/>
      <w:divBdr>
        <w:top w:val="none" w:sz="0" w:space="0" w:color="auto"/>
        <w:left w:val="none" w:sz="0" w:space="0" w:color="auto"/>
        <w:bottom w:val="none" w:sz="0" w:space="0" w:color="auto"/>
        <w:right w:val="none" w:sz="0" w:space="0" w:color="auto"/>
      </w:divBdr>
    </w:div>
    <w:div w:id="808285890">
      <w:bodyDiv w:val="1"/>
      <w:marLeft w:val="0"/>
      <w:marRight w:val="0"/>
      <w:marTop w:val="0"/>
      <w:marBottom w:val="0"/>
      <w:divBdr>
        <w:top w:val="none" w:sz="0" w:space="0" w:color="auto"/>
        <w:left w:val="none" w:sz="0" w:space="0" w:color="auto"/>
        <w:bottom w:val="none" w:sz="0" w:space="0" w:color="auto"/>
        <w:right w:val="none" w:sz="0" w:space="0" w:color="auto"/>
      </w:divBdr>
    </w:div>
    <w:div w:id="808402446">
      <w:bodyDiv w:val="1"/>
      <w:marLeft w:val="0"/>
      <w:marRight w:val="0"/>
      <w:marTop w:val="0"/>
      <w:marBottom w:val="0"/>
      <w:divBdr>
        <w:top w:val="none" w:sz="0" w:space="0" w:color="auto"/>
        <w:left w:val="none" w:sz="0" w:space="0" w:color="auto"/>
        <w:bottom w:val="none" w:sz="0" w:space="0" w:color="auto"/>
        <w:right w:val="none" w:sz="0" w:space="0" w:color="auto"/>
      </w:divBdr>
    </w:div>
    <w:div w:id="808522060">
      <w:bodyDiv w:val="1"/>
      <w:marLeft w:val="0"/>
      <w:marRight w:val="0"/>
      <w:marTop w:val="0"/>
      <w:marBottom w:val="0"/>
      <w:divBdr>
        <w:top w:val="none" w:sz="0" w:space="0" w:color="auto"/>
        <w:left w:val="none" w:sz="0" w:space="0" w:color="auto"/>
        <w:bottom w:val="none" w:sz="0" w:space="0" w:color="auto"/>
        <w:right w:val="none" w:sz="0" w:space="0" w:color="auto"/>
      </w:divBdr>
    </w:div>
    <w:div w:id="808590561">
      <w:bodyDiv w:val="1"/>
      <w:marLeft w:val="0"/>
      <w:marRight w:val="0"/>
      <w:marTop w:val="0"/>
      <w:marBottom w:val="0"/>
      <w:divBdr>
        <w:top w:val="none" w:sz="0" w:space="0" w:color="auto"/>
        <w:left w:val="none" w:sz="0" w:space="0" w:color="auto"/>
        <w:bottom w:val="none" w:sz="0" w:space="0" w:color="auto"/>
        <w:right w:val="none" w:sz="0" w:space="0" w:color="auto"/>
      </w:divBdr>
    </w:div>
    <w:div w:id="808595230">
      <w:bodyDiv w:val="1"/>
      <w:marLeft w:val="0"/>
      <w:marRight w:val="0"/>
      <w:marTop w:val="0"/>
      <w:marBottom w:val="0"/>
      <w:divBdr>
        <w:top w:val="none" w:sz="0" w:space="0" w:color="auto"/>
        <w:left w:val="none" w:sz="0" w:space="0" w:color="auto"/>
        <w:bottom w:val="none" w:sz="0" w:space="0" w:color="auto"/>
        <w:right w:val="none" w:sz="0" w:space="0" w:color="auto"/>
      </w:divBdr>
    </w:div>
    <w:div w:id="808596313">
      <w:bodyDiv w:val="1"/>
      <w:marLeft w:val="0"/>
      <w:marRight w:val="0"/>
      <w:marTop w:val="0"/>
      <w:marBottom w:val="0"/>
      <w:divBdr>
        <w:top w:val="none" w:sz="0" w:space="0" w:color="auto"/>
        <w:left w:val="none" w:sz="0" w:space="0" w:color="auto"/>
        <w:bottom w:val="none" w:sz="0" w:space="0" w:color="auto"/>
        <w:right w:val="none" w:sz="0" w:space="0" w:color="auto"/>
      </w:divBdr>
    </w:div>
    <w:div w:id="808744325">
      <w:bodyDiv w:val="1"/>
      <w:marLeft w:val="0"/>
      <w:marRight w:val="0"/>
      <w:marTop w:val="0"/>
      <w:marBottom w:val="0"/>
      <w:divBdr>
        <w:top w:val="none" w:sz="0" w:space="0" w:color="auto"/>
        <w:left w:val="none" w:sz="0" w:space="0" w:color="auto"/>
        <w:bottom w:val="none" w:sz="0" w:space="0" w:color="auto"/>
        <w:right w:val="none" w:sz="0" w:space="0" w:color="auto"/>
      </w:divBdr>
    </w:div>
    <w:div w:id="808783959">
      <w:bodyDiv w:val="1"/>
      <w:marLeft w:val="0"/>
      <w:marRight w:val="0"/>
      <w:marTop w:val="0"/>
      <w:marBottom w:val="0"/>
      <w:divBdr>
        <w:top w:val="none" w:sz="0" w:space="0" w:color="auto"/>
        <w:left w:val="none" w:sz="0" w:space="0" w:color="auto"/>
        <w:bottom w:val="none" w:sz="0" w:space="0" w:color="auto"/>
        <w:right w:val="none" w:sz="0" w:space="0" w:color="auto"/>
      </w:divBdr>
    </w:div>
    <w:div w:id="808785875">
      <w:bodyDiv w:val="1"/>
      <w:marLeft w:val="0"/>
      <w:marRight w:val="0"/>
      <w:marTop w:val="0"/>
      <w:marBottom w:val="0"/>
      <w:divBdr>
        <w:top w:val="none" w:sz="0" w:space="0" w:color="auto"/>
        <w:left w:val="none" w:sz="0" w:space="0" w:color="auto"/>
        <w:bottom w:val="none" w:sz="0" w:space="0" w:color="auto"/>
        <w:right w:val="none" w:sz="0" w:space="0" w:color="auto"/>
      </w:divBdr>
    </w:div>
    <w:div w:id="808866716">
      <w:bodyDiv w:val="1"/>
      <w:marLeft w:val="0"/>
      <w:marRight w:val="0"/>
      <w:marTop w:val="0"/>
      <w:marBottom w:val="0"/>
      <w:divBdr>
        <w:top w:val="none" w:sz="0" w:space="0" w:color="auto"/>
        <w:left w:val="none" w:sz="0" w:space="0" w:color="auto"/>
        <w:bottom w:val="none" w:sz="0" w:space="0" w:color="auto"/>
        <w:right w:val="none" w:sz="0" w:space="0" w:color="auto"/>
      </w:divBdr>
    </w:div>
    <w:div w:id="808934017">
      <w:bodyDiv w:val="1"/>
      <w:marLeft w:val="0"/>
      <w:marRight w:val="0"/>
      <w:marTop w:val="0"/>
      <w:marBottom w:val="0"/>
      <w:divBdr>
        <w:top w:val="none" w:sz="0" w:space="0" w:color="auto"/>
        <w:left w:val="none" w:sz="0" w:space="0" w:color="auto"/>
        <w:bottom w:val="none" w:sz="0" w:space="0" w:color="auto"/>
        <w:right w:val="none" w:sz="0" w:space="0" w:color="auto"/>
      </w:divBdr>
    </w:div>
    <w:div w:id="808983607">
      <w:bodyDiv w:val="1"/>
      <w:marLeft w:val="0"/>
      <w:marRight w:val="0"/>
      <w:marTop w:val="0"/>
      <w:marBottom w:val="0"/>
      <w:divBdr>
        <w:top w:val="none" w:sz="0" w:space="0" w:color="auto"/>
        <w:left w:val="none" w:sz="0" w:space="0" w:color="auto"/>
        <w:bottom w:val="none" w:sz="0" w:space="0" w:color="auto"/>
        <w:right w:val="none" w:sz="0" w:space="0" w:color="auto"/>
      </w:divBdr>
    </w:div>
    <w:div w:id="809059948">
      <w:bodyDiv w:val="1"/>
      <w:marLeft w:val="0"/>
      <w:marRight w:val="0"/>
      <w:marTop w:val="0"/>
      <w:marBottom w:val="0"/>
      <w:divBdr>
        <w:top w:val="none" w:sz="0" w:space="0" w:color="auto"/>
        <w:left w:val="none" w:sz="0" w:space="0" w:color="auto"/>
        <w:bottom w:val="none" w:sz="0" w:space="0" w:color="auto"/>
        <w:right w:val="none" w:sz="0" w:space="0" w:color="auto"/>
      </w:divBdr>
    </w:div>
    <w:div w:id="809127359">
      <w:bodyDiv w:val="1"/>
      <w:marLeft w:val="0"/>
      <w:marRight w:val="0"/>
      <w:marTop w:val="0"/>
      <w:marBottom w:val="0"/>
      <w:divBdr>
        <w:top w:val="none" w:sz="0" w:space="0" w:color="auto"/>
        <w:left w:val="none" w:sz="0" w:space="0" w:color="auto"/>
        <w:bottom w:val="none" w:sz="0" w:space="0" w:color="auto"/>
        <w:right w:val="none" w:sz="0" w:space="0" w:color="auto"/>
      </w:divBdr>
    </w:div>
    <w:div w:id="809173048">
      <w:bodyDiv w:val="1"/>
      <w:marLeft w:val="0"/>
      <w:marRight w:val="0"/>
      <w:marTop w:val="0"/>
      <w:marBottom w:val="0"/>
      <w:divBdr>
        <w:top w:val="none" w:sz="0" w:space="0" w:color="auto"/>
        <w:left w:val="none" w:sz="0" w:space="0" w:color="auto"/>
        <w:bottom w:val="none" w:sz="0" w:space="0" w:color="auto"/>
        <w:right w:val="none" w:sz="0" w:space="0" w:color="auto"/>
      </w:divBdr>
    </w:div>
    <w:div w:id="809370311">
      <w:bodyDiv w:val="1"/>
      <w:marLeft w:val="0"/>
      <w:marRight w:val="0"/>
      <w:marTop w:val="0"/>
      <w:marBottom w:val="0"/>
      <w:divBdr>
        <w:top w:val="none" w:sz="0" w:space="0" w:color="auto"/>
        <w:left w:val="none" w:sz="0" w:space="0" w:color="auto"/>
        <w:bottom w:val="none" w:sz="0" w:space="0" w:color="auto"/>
        <w:right w:val="none" w:sz="0" w:space="0" w:color="auto"/>
      </w:divBdr>
    </w:div>
    <w:div w:id="809857193">
      <w:bodyDiv w:val="1"/>
      <w:marLeft w:val="0"/>
      <w:marRight w:val="0"/>
      <w:marTop w:val="0"/>
      <w:marBottom w:val="0"/>
      <w:divBdr>
        <w:top w:val="none" w:sz="0" w:space="0" w:color="auto"/>
        <w:left w:val="none" w:sz="0" w:space="0" w:color="auto"/>
        <w:bottom w:val="none" w:sz="0" w:space="0" w:color="auto"/>
        <w:right w:val="none" w:sz="0" w:space="0" w:color="auto"/>
      </w:divBdr>
    </w:div>
    <w:div w:id="809982188">
      <w:bodyDiv w:val="1"/>
      <w:marLeft w:val="0"/>
      <w:marRight w:val="0"/>
      <w:marTop w:val="0"/>
      <w:marBottom w:val="0"/>
      <w:divBdr>
        <w:top w:val="none" w:sz="0" w:space="0" w:color="auto"/>
        <w:left w:val="none" w:sz="0" w:space="0" w:color="auto"/>
        <w:bottom w:val="none" w:sz="0" w:space="0" w:color="auto"/>
        <w:right w:val="none" w:sz="0" w:space="0" w:color="auto"/>
      </w:divBdr>
    </w:div>
    <w:div w:id="810026044">
      <w:bodyDiv w:val="1"/>
      <w:marLeft w:val="0"/>
      <w:marRight w:val="0"/>
      <w:marTop w:val="0"/>
      <w:marBottom w:val="0"/>
      <w:divBdr>
        <w:top w:val="none" w:sz="0" w:space="0" w:color="auto"/>
        <w:left w:val="none" w:sz="0" w:space="0" w:color="auto"/>
        <w:bottom w:val="none" w:sz="0" w:space="0" w:color="auto"/>
        <w:right w:val="none" w:sz="0" w:space="0" w:color="auto"/>
      </w:divBdr>
    </w:div>
    <w:div w:id="810441113">
      <w:bodyDiv w:val="1"/>
      <w:marLeft w:val="0"/>
      <w:marRight w:val="0"/>
      <w:marTop w:val="0"/>
      <w:marBottom w:val="0"/>
      <w:divBdr>
        <w:top w:val="none" w:sz="0" w:space="0" w:color="auto"/>
        <w:left w:val="none" w:sz="0" w:space="0" w:color="auto"/>
        <w:bottom w:val="none" w:sz="0" w:space="0" w:color="auto"/>
        <w:right w:val="none" w:sz="0" w:space="0" w:color="auto"/>
      </w:divBdr>
    </w:div>
    <w:div w:id="810555485">
      <w:bodyDiv w:val="1"/>
      <w:marLeft w:val="0"/>
      <w:marRight w:val="0"/>
      <w:marTop w:val="0"/>
      <w:marBottom w:val="0"/>
      <w:divBdr>
        <w:top w:val="none" w:sz="0" w:space="0" w:color="auto"/>
        <w:left w:val="none" w:sz="0" w:space="0" w:color="auto"/>
        <w:bottom w:val="none" w:sz="0" w:space="0" w:color="auto"/>
        <w:right w:val="none" w:sz="0" w:space="0" w:color="auto"/>
      </w:divBdr>
    </w:div>
    <w:div w:id="810754876">
      <w:bodyDiv w:val="1"/>
      <w:marLeft w:val="0"/>
      <w:marRight w:val="0"/>
      <w:marTop w:val="0"/>
      <w:marBottom w:val="0"/>
      <w:divBdr>
        <w:top w:val="none" w:sz="0" w:space="0" w:color="auto"/>
        <w:left w:val="none" w:sz="0" w:space="0" w:color="auto"/>
        <w:bottom w:val="none" w:sz="0" w:space="0" w:color="auto"/>
        <w:right w:val="none" w:sz="0" w:space="0" w:color="auto"/>
      </w:divBdr>
    </w:div>
    <w:div w:id="811169178">
      <w:bodyDiv w:val="1"/>
      <w:marLeft w:val="0"/>
      <w:marRight w:val="0"/>
      <w:marTop w:val="0"/>
      <w:marBottom w:val="0"/>
      <w:divBdr>
        <w:top w:val="none" w:sz="0" w:space="0" w:color="auto"/>
        <w:left w:val="none" w:sz="0" w:space="0" w:color="auto"/>
        <w:bottom w:val="none" w:sz="0" w:space="0" w:color="auto"/>
        <w:right w:val="none" w:sz="0" w:space="0" w:color="auto"/>
      </w:divBdr>
    </w:div>
    <w:div w:id="811337829">
      <w:bodyDiv w:val="1"/>
      <w:marLeft w:val="0"/>
      <w:marRight w:val="0"/>
      <w:marTop w:val="0"/>
      <w:marBottom w:val="0"/>
      <w:divBdr>
        <w:top w:val="none" w:sz="0" w:space="0" w:color="auto"/>
        <w:left w:val="none" w:sz="0" w:space="0" w:color="auto"/>
        <w:bottom w:val="none" w:sz="0" w:space="0" w:color="auto"/>
        <w:right w:val="none" w:sz="0" w:space="0" w:color="auto"/>
      </w:divBdr>
    </w:div>
    <w:div w:id="811404567">
      <w:bodyDiv w:val="1"/>
      <w:marLeft w:val="0"/>
      <w:marRight w:val="0"/>
      <w:marTop w:val="0"/>
      <w:marBottom w:val="0"/>
      <w:divBdr>
        <w:top w:val="none" w:sz="0" w:space="0" w:color="auto"/>
        <w:left w:val="none" w:sz="0" w:space="0" w:color="auto"/>
        <w:bottom w:val="none" w:sz="0" w:space="0" w:color="auto"/>
        <w:right w:val="none" w:sz="0" w:space="0" w:color="auto"/>
      </w:divBdr>
    </w:div>
    <w:div w:id="811558044">
      <w:bodyDiv w:val="1"/>
      <w:marLeft w:val="0"/>
      <w:marRight w:val="0"/>
      <w:marTop w:val="0"/>
      <w:marBottom w:val="0"/>
      <w:divBdr>
        <w:top w:val="none" w:sz="0" w:space="0" w:color="auto"/>
        <w:left w:val="none" w:sz="0" w:space="0" w:color="auto"/>
        <w:bottom w:val="none" w:sz="0" w:space="0" w:color="auto"/>
        <w:right w:val="none" w:sz="0" w:space="0" w:color="auto"/>
      </w:divBdr>
    </w:div>
    <w:div w:id="811561684">
      <w:bodyDiv w:val="1"/>
      <w:marLeft w:val="0"/>
      <w:marRight w:val="0"/>
      <w:marTop w:val="0"/>
      <w:marBottom w:val="0"/>
      <w:divBdr>
        <w:top w:val="none" w:sz="0" w:space="0" w:color="auto"/>
        <w:left w:val="none" w:sz="0" w:space="0" w:color="auto"/>
        <w:bottom w:val="none" w:sz="0" w:space="0" w:color="auto"/>
        <w:right w:val="none" w:sz="0" w:space="0" w:color="auto"/>
      </w:divBdr>
    </w:div>
    <w:div w:id="811747709">
      <w:bodyDiv w:val="1"/>
      <w:marLeft w:val="0"/>
      <w:marRight w:val="0"/>
      <w:marTop w:val="0"/>
      <w:marBottom w:val="0"/>
      <w:divBdr>
        <w:top w:val="none" w:sz="0" w:space="0" w:color="auto"/>
        <w:left w:val="none" w:sz="0" w:space="0" w:color="auto"/>
        <w:bottom w:val="none" w:sz="0" w:space="0" w:color="auto"/>
        <w:right w:val="none" w:sz="0" w:space="0" w:color="auto"/>
      </w:divBdr>
    </w:div>
    <w:div w:id="811751547">
      <w:bodyDiv w:val="1"/>
      <w:marLeft w:val="0"/>
      <w:marRight w:val="0"/>
      <w:marTop w:val="0"/>
      <w:marBottom w:val="0"/>
      <w:divBdr>
        <w:top w:val="none" w:sz="0" w:space="0" w:color="auto"/>
        <w:left w:val="none" w:sz="0" w:space="0" w:color="auto"/>
        <w:bottom w:val="none" w:sz="0" w:space="0" w:color="auto"/>
        <w:right w:val="none" w:sz="0" w:space="0" w:color="auto"/>
      </w:divBdr>
    </w:div>
    <w:div w:id="811752807">
      <w:bodyDiv w:val="1"/>
      <w:marLeft w:val="0"/>
      <w:marRight w:val="0"/>
      <w:marTop w:val="0"/>
      <w:marBottom w:val="0"/>
      <w:divBdr>
        <w:top w:val="none" w:sz="0" w:space="0" w:color="auto"/>
        <w:left w:val="none" w:sz="0" w:space="0" w:color="auto"/>
        <w:bottom w:val="none" w:sz="0" w:space="0" w:color="auto"/>
        <w:right w:val="none" w:sz="0" w:space="0" w:color="auto"/>
      </w:divBdr>
    </w:div>
    <w:div w:id="811824977">
      <w:bodyDiv w:val="1"/>
      <w:marLeft w:val="0"/>
      <w:marRight w:val="0"/>
      <w:marTop w:val="0"/>
      <w:marBottom w:val="0"/>
      <w:divBdr>
        <w:top w:val="none" w:sz="0" w:space="0" w:color="auto"/>
        <w:left w:val="none" w:sz="0" w:space="0" w:color="auto"/>
        <w:bottom w:val="none" w:sz="0" w:space="0" w:color="auto"/>
        <w:right w:val="none" w:sz="0" w:space="0" w:color="auto"/>
      </w:divBdr>
    </w:div>
    <w:div w:id="811826848">
      <w:bodyDiv w:val="1"/>
      <w:marLeft w:val="0"/>
      <w:marRight w:val="0"/>
      <w:marTop w:val="0"/>
      <w:marBottom w:val="0"/>
      <w:divBdr>
        <w:top w:val="none" w:sz="0" w:space="0" w:color="auto"/>
        <w:left w:val="none" w:sz="0" w:space="0" w:color="auto"/>
        <w:bottom w:val="none" w:sz="0" w:space="0" w:color="auto"/>
        <w:right w:val="none" w:sz="0" w:space="0" w:color="auto"/>
      </w:divBdr>
    </w:div>
    <w:div w:id="811874209">
      <w:bodyDiv w:val="1"/>
      <w:marLeft w:val="0"/>
      <w:marRight w:val="0"/>
      <w:marTop w:val="0"/>
      <w:marBottom w:val="0"/>
      <w:divBdr>
        <w:top w:val="none" w:sz="0" w:space="0" w:color="auto"/>
        <w:left w:val="none" w:sz="0" w:space="0" w:color="auto"/>
        <w:bottom w:val="none" w:sz="0" w:space="0" w:color="auto"/>
        <w:right w:val="none" w:sz="0" w:space="0" w:color="auto"/>
      </w:divBdr>
    </w:div>
    <w:div w:id="812451794">
      <w:bodyDiv w:val="1"/>
      <w:marLeft w:val="0"/>
      <w:marRight w:val="0"/>
      <w:marTop w:val="0"/>
      <w:marBottom w:val="0"/>
      <w:divBdr>
        <w:top w:val="none" w:sz="0" w:space="0" w:color="auto"/>
        <w:left w:val="none" w:sz="0" w:space="0" w:color="auto"/>
        <w:bottom w:val="none" w:sz="0" w:space="0" w:color="auto"/>
        <w:right w:val="none" w:sz="0" w:space="0" w:color="auto"/>
      </w:divBdr>
    </w:div>
    <w:div w:id="812481112">
      <w:bodyDiv w:val="1"/>
      <w:marLeft w:val="0"/>
      <w:marRight w:val="0"/>
      <w:marTop w:val="0"/>
      <w:marBottom w:val="0"/>
      <w:divBdr>
        <w:top w:val="none" w:sz="0" w:space="0" w:color="auto"/>
        <w:left w:val="none" w:sz="0" w:space="0" w:color="auto"/>
        <w:bottom w:val="none" w:sz="0" w:space="0" w:color="auto"/>
        <w:right w:val="none" w:sz="0" w:space="0" w:color="auto"/>
      </w:divBdr>
    </w:div>
    <w:div w:id="812521199">
      <w:bodyDiv w:val="1"/>
      <w:marLeft w:val="0"/>
      <w:marRight w:val="0"/>
      <w:marTop w:val="0"/>
      <w:marBottom w:val="0"/>
      <w:divBdr>
        <w:top w:val="none" w:sz="0" w:space="0" w:color="auto"/>
        <w:left w:val="none" w:sz="0" w:space="0" w:color="auto"/>
        <w:bottom w:val="none" w:sz="0" w:space="0" w:color="auto"/>
        <w:right w:val="none" w:sz="0" w:space="0" w:color="auto"/>
      </w:divBdr>
    </w:div>
    <w:div w:id="812678670">
      <w:bodyDiv w:val="1"/>
      <w:marLeft w:val="0"/>
      <w:marRight w:val="0"/>
      <w:marTop w:val="0"/>
      <w:marBottom w:val="0"/>
      <w:divBdr>
        <w:top w:val="none" w:sz="0" w:space="0" w:color="auto"/>
        <w:left w:val="none" w:sz="0" w:space="0" w:color="auto"/>
        <w:bottom w:val="none" w:sz="0" w:space="0" w:color="auto"/>
        <w:right w:val="none" w:sz="0" w:space="0" w:color="auto"/>
      </w:divBdr>
    </w:div>
    <w:div w:id="812867973">
      <w:bodyDiv w:val="1"/>
      <w:marLeft w:val="0"/>
      <w:marRight w:val="0"/>
      <w:marTop w:val="0"/>
      <w:marBottom w:val="0"/>
      <w:divBdr>
        <w:top w:val="none" w:sz="0" w:space="0" w:color="auto"/>
        <w:left w:val="none" w:sz="0" w:space="0" w:color="auto"/>
        <w:bottom w:val="none" w:sz="0" w:space="0" w:color="auto"/>
        <w:right w:val="none" w:sz="0" w:space="0" w:color="auto"/>
      </w:divBdr>
    </w:div>
    <w:div w:id="813058176">
      <w:bodyDiv w:val="1"/>
      <w:marLeft w:val="0"/>
      <w:marRight w:val="0"/>
      <w:marTop w:val="0"/>
      <w:marBottom w:val="0"/>
      <w:divBdr>
        <w:top w:val="none" w:sz="0" w:space="0" w:color="auto"/>
        <w:left w:val="none" w:sz="0" w:space="0" w:color="auto"/>
        <w:bottom w:val="none" w:sz="0" w:space="0" w:color="auto"/>
        <w:right w:val="none" w:sz="0" w:space="0" w:color="auto"/>
      </w:divBdr>
    </w:div>
    <w:div w:id="814177184">
      <w:bodyDiv w:val="1"/>
      <w:marLeft w:val="0"/>
      <w:marRight w:val="0"/>
      <w:marTop w:val="0"/>
      <w:marBottom w:val="0"/>
      <w:divBdr>
        <w:top w:val="none" w:sz="0" w:space="0" w:color="auto"/>
        <w:left w:val="none" w:sz="0" w:space="0" w:color="auto"/>
        <w:bottom w:val="none" w:sz="0" w:space="0" w:color="auto"/>
        <w:right w:val="none" w:sz="0" w:space="0" w:color="auto"/>
      </w:divBdr>
    </w:div>
    <w:div w:id="814221205">
      <w:bodyDiv w:val="1"/>
      <w:marLeft w:val="0"/>
      <w:marRight w:val="0"/>
      <w:marTop w:val="0"/>
      <w:marBottom w:val="0"/>
      <w:divBdr>
        <w:top w:val="none" w:sz="0" w:space="0" w:color="auto"/>
        <w:left w:val="none" w:sz="0" w:space="0" w:color="auto"/>
        <w:bottom w:val="none" w:sz="0" w:space="0" w:color="auto"/>
        <w:right w:val="none" w:sz="0" w:space="0" w:color="auto"/>
      </w:divBdr>
    </w:div>
    <w:div w:id="814495594">
      <w:bodyDiv w:val="1"/>
      <w:marLeft w:val="0"/>
      <w:marRight w:val="0"/>
      <w:marTop w:val="0"/>
      <w:marBottom w:val="0"/>
      <w:divBdr>
        <w:top w:val="none" w:sz="0" w:space="0" w:color="auto"/>
        <w:left w:val="none" w:sz="0" w:space="0" w:color="auto"/>
        <w:bottom w:val="none" w:sz="0" w:space="0" w:color="auto"/>
        <w:right w:val="none" w:sz="0" w:space="0" w:color="auto"/>
      </w:divBdr>
    </w:div>
    <w:div w:id="814570708">
      <w:bodyDiv w:val="1"/>
      <w:marLeft w:val="0"/>
      <w:marRight w:val="0"/>
      <w:marTop w:val="0"/>
      <w:marBottom w:val="0"/>
      <w:divBdr>
        <w:top w:val="none" w:sz="0" w:space="0" w:color="auto"/>
        <w:left w:val="none" w:sz="0" w:space="0" w:color="auto"/>
        <w:bottom w:val="none" w:sz="0" w:space="0" w:color="auto"/>
        <w:right w:val="none" w:sz="0" w:space="0" w:color="auto"/>
      </w:divBdr>
    </w:div>
    <w:div w:id="814758099">
      <w:bodyDiv w:val="1"/>
      <w:marLeft w:val="0"/>
      <w:marRight w:val="0"/>
      <w:marTop w:val="0"/>
      <w:marBottom w:val="0"/>
      <w:divBdr>
        <w:top w:val="none" w:sz="0" w:space="0" w:color="auto"/>
        <w:left w:val="none" w:sz="0" w:space="0" w:color="auto"/>
        <w:bottom w:val="none" w:sz="0" w:space="0" w:color="auto"/>
        <w:right w:val="none" w:sz="0" w:space="0" w:color="auto"/>
      </w:divBdr>
    </w:div>
    <w:div w:id="814835570">
      <w:bodyDiv w:val="1"/>
      <w:marLeft w:val="0"/>
      <w:marRight w:val="0"/>
      <w:marTop w:val="0"/>
      <w:marBottom w:val="0"/>
      <w:divBdr>
        <w:top w:val="none" w:sz="0" w:space="0" w:color="auto"/>
        <w:left w:val="none" w:sz="0" w:space="0" w:color="auto"/>
        <w:bottom w:val="none" w:sz="0" w:space="0" w:color="auto"/>
        <w:right w:val="none" w:sz="0" w:space="0" w:color="auto"/>
      </w:divBdr>
    </w:div>
    <w:div w:id="814948946">
      <w:bodyDiv w:val="1"/>
      <w:marLeft w:val="0"/>
      <w:marRight w:val="0"/>
      <w:marTop w:val="0"/>
      <w:marBottom w:val="0"/>
      <w:divBdr>
        <w:top w:val="none" w:sz="0" w:space="0" w:color="auto"/>
        <w:left w:val="none" w:sz="0" w:space="0" w:color="auto"/>
        <w:bottom w:val="none" w:sz="0" w:space="0" w:color="auto"/>
        <w:right w:val="none" w:sz="0" w:space="0" w:color="auto"/>
      </w:divBdr>
    </w:div>
    <w:div w:id="815338023">
      <w:bodyDiv w:val="1"/>
      <w:marLeft w:val="0"/>
      <w:marRight w:val="0"/>
      <w:marTop w:val="0"/>
      <w:marBottom w:val="0"/>
      <w:divBdr>
        <w:top w:val="none" w:sz="0" w:space="0" w:color="auto"/>
        <w:left w:val="none" w:sz="0" w:space="0" w:color="auto"/>
        <w:bottom w:val="none" w:sz="0" w:space="0" w:color="auto"/>
        <w:right w:val="none" w:sz="0" w:space="0" w:color="auto"/>
      </w:divBdr>
    </w:div>
    <w:div w:id="815341911">
      <w:bodyDiv w:val="1"/>
      <w:marLeft w:val="0"/>
      <w:marRight w:val="0"/>
      <w:marTop w:val="0"/>
      <w:marBottom w:val="0"/>
      <w:divBdr>
        <w:top w:val="none" w:sz="0" w:space="0" w:color="auto"/>
        <w:left w:val="none" w:sz="0" w:space="0" w:color="auto"/>
        <w:bottom w:val="none" w:sz="0" w:space="0" w:color="auto"/>
        <w:right w:val="none" w:sz="0" w:space="0" w:color="auto"/>
      </w:divBdr>
    </w:div>
    <w:div w:id="815486259">
      <w:bodyDiv w:val="1"/>
      <w:marLeft w:val="0"/>
      <w:marRight w:val="0"/>
      <w:marTop w:val="0"/>
      <w:marBottom w:val="0"/>
      <w:divBdr>
        <w:top w:val="none" w:sz="0" w:space="0" w:color="auto"/>
        <w:left w:val="none" w:sz="0" w:space="0" w:color="auto"/>
        <w:bottom w:val="none" w:sz="0" w:space="0" w:color="auto"/>
        <w:right w:val="none" w:sz="0" w:space="0" w:color="auto"/>
      </w:divBdr>
    </w:div>
    <w:div w:id="815949355">
      <w:bodyDiv w:val="1"/>
      <w:marLeft w:val="0"/>
      <w:marRight w:val="0"/>
      <w:marTop w:val="0"/>
      <w:marBottom w:val="0"/>
      <w:divBdr>
        <w:top w:val="none" w:sz="0" w:space="0" w:color="auto"/>
        <w:left w:val="none" w:sz="0" w:space="0" w:color="auto"/>
        <w:bottom w:val="none" w:sz="0" w:space="0" w:color="auto"/>
        <w:right w:val="none" w:sz="0" w:space="0" w:color="auto"/>
      </w:divBdr>
    </w:div>
    <w:div w:id="815998638">
      <w:bodyDiv w:val="1"/>
      <w:marLeft w:val="0"/>
      <w:marRight w:val="0"/>
      <w:marTop w:val="0"/>
      <w:marBottom w:val="0"/>
      <w:divBdr>
        <w:top w:val="none" w:sz="0" w:space="0" w:color="auto"/>
        <w:left w:val="none" w:sz="0" w:space="0" w:color="auto"/>
        <w:bottom w:val="none" w:sz="0" w:space="0" w:color="auto"/>
        <w:right w:val="none" w:sz="0" w:space="0" w:color="auto"/>
      </w:divBdr>
    </w:div>
    <w:div w:id="815998830">
      <w:bodyDiv w:val="1"/>
      <w:marLeft w:val="0"/>
      <w:marRight w:val="0"/>
      <w:marTop w:val="0"/>
      <w:marBottom w:val="0"/>
      <w:divBdr>
        <w:top w:val="none" w:sz="0" w:space="0" w:color="auto"/>
        <w:left w:val="none" w:sz="0" w:space="0" w:color="auto"/>
        <w:bottom w:val="none" w:sz="0" w:space="0" w:color="auto"/>
        <w:right w:val="none" w:sz="0" w:space="0" w:color="auto"/>
      </w:divBdr>
    </w:div>
    <w:div w:id="816268844">
      <w:bodyDiv w:val="1"/>
      <w:marLeft w:val="0"/>
      <w:marRight w:val="0"/>
      <w:marTop w:val="0"/>
      <w:marBottom w:val="0"/>
      <w:divBdr>
        <w:top w:val="none" w:sz="0" w:space="0" w:color="auto"/>
        <w:left w:val="none" w:sz="0" w:space="0" w:color="auto"/>
        <w:bottom w:val="none" w:sz="0" w:space="0" w:color="auto"/>
        <w:right w:val="none" w:sz="0" w:space="0" w:color="auto"/>
      </w:divBdr>
    </w:div>
    <w:div w:id="816529041">
      <w:bodyDiv w:val="1"/>
      <w:marLeft w:val="0"/>
      <w:marRight w:val="0"/>
      <w:marTop w:val="0"/>
      <w:marBottom w:val="0"/>
      <w:divBdr>
        <w:top w:val="none" w:sz="0" w:space="0" w:color="auto"/>
        <w:left w:val="none" w:sz="0" w:space="0" w:color="auto"/>
        <w:bottom w:val="none" w:sz="0" w:space="0" w:color="auto"/>
        <w:right w:val="none" w:sz="0" w:space="0" w:color="auto"/>
      </w:divBdr>
    </w:div>
    <w:div w:id="816729803">
      <w:bodyDiv w:val="1"/>
      <w:marLeft w:val="0"/>
      <w:marRight w:val="0"/>
      <w:marTop w:val="0"/>
      <w:marBottom w:val="0"/>
      <w:divBdr>
        <w:top w:val="none" w:sz="0" w:space="0" w:color="auto"/>
        <w:left w:val="none" w:sz="0" w:space="0" w:color="auto"/>
        <w:bottom w:val="none" w:sz="0" w:space="0" w:color="auto"/>
        <w:right w:val="none" w:sz="0" w:space="0" w:color="auto"/>
      </w:divBdr>
    </w:div>
    <w:div w:id="816803285">
      <w:bodyDiv w:val="1"/>
      <w:marLeft w:val="0"/>
      <w:marRight w:val="0"/>
      <w:marTop w:val="0"/>
      <w:marBottom w:val="0"/>
      <w:divBdr>
        <w:top w:val="none" w:sz="0" w:space="0" w:color="auto"/>
        <w:left w:val="none" w:sz="0" w:space="0" w:color="auto"/>
        <w:bottom w:val="none" w:sz="0" w:space="0" w:color="auto"/>
        <w:right w:val="none" w:sz="0" w:space="0" w:color="auto"/>
      </w:divBdr>
    </w:div>
    <w:div w:id="817453516">
      <w:bodyDiv w:val="1"/>
      <w:marLeft w:val="0"/>
      <w:marRight w:val="0"/>
      <w:marTop w:val="0"/>
      <w:marBottom w:val="0"/>
      <w:divBdr>
        <w:top w:val="none" w:sz="0" w:space="0" w:color="auto"/>
        <w:left w:val="none" w:sz="0" w:space="0" w:color="auto"/>
        <w:bottom w:val="none" w:sz="0" w:space="0" w:color="auto"/>
        <w:right w:val="none" w:sz="0" w:space="0" w:color="auto"/>
      </w:divBdr>
    </w:div>
    <w:div w:id="817498927">
      <w:bodyDiv w:val="1"/>
      <w:marLeft w:val="0"/>
      <w:marRight w:val="0"/>
      <w:marTop w:val="0"/>
      <w:marBottom w:val="0"/>
      <w:divBdr>
        <w:top w:val="none" w:sz="0" w:space="0" w:color="auto"/>
        <w:left w:val="none" w:sz="0" w:space="0" w:color="auto"/>
        <w:bottom w:val="none" w:sz="0" w:space="0" w:color="auto"/>
        <w:right w:val="none" w:sz="0" w:space="0" w:color="auto"/>
      </w:divBdr>
    </w:div>
    <w:div w:id="817652038">
      <w:bodyDiv w:val="1"/>
      <w:marLeft w:val="0"/>
      <w:marRight w:val="0"/>
      <w:marTop w:val="0"/>
      <w:marBottom w:val="0"/>
      <w:divBdr>
        <w:top w:val="none" w:sz="0" w:space="0" w:color="auto"/>
        <w:left w:val="none" w:sz="0" w:space="0" w:color="auto"/>
        <w:bottom w:val="none" w:sz="0" w:space="0" w:color="auto"/>
        <w:right w:val="none" w:sz="0" w:space="0" w:color="auto"/>
      </w:divBdr>
    </w:div>
    <w:div w:id="818493717">
      <w:bodyDiv w:val="1"/>
      <w:marLeft w:val="0"/>
      <w:marRight w:val="0"/>
      <w:marTop w:val="0"/>
      <w:marBottom w:val="0"/>
      <w:divBdr>
        <w:top w:val="none" w:sz="0" w:space="0" w:color="auto"/>
        <w:left w:val="none" w:sz="0" w:space="0" w:color="auto"/>
        <w:bottom w:val="none" w:sz="0" w:space="0" w:color="auto"/>
        <w:right w:val="none" w:sz="0" w:space="0" w:color="auto"/>
      </w:divBdr>
    </w:div>
    <w:div w:id="818571964">
      <w:bodyDiv w:val="1"/>
      <w:marLeft w:val="0"/>
      <w:marRight w:val="0"/>
      <w:marTop w:val="0"/>
      <w:marBottom w:val="0"/>
      <w:divBdr>
        <w:top w:val="none" w:sz="0" w:space="0" w:color="auto"/>
        <w:left w:val="none" w:sz="0" w:space="0" w:color="auto"/>
        <w:bottom w:val="none" w:sz="0" w:space="0" w:color="auto"/>
        <w:right w:val="none" w:sz="0" w:space="0" w:color="auto"/>
      </w:divBdr>
    </w:div>
    <w:div w:id="818572876">
      <w:bodyDiv w:val="1"/>
      <w:marLeft w:val="0"/>
      <w:marRight w:val="0"/>
      <w:marTop w:val="0"/>
      <w:marBottom w:val="0"/>
      <w:divBdr>
        <w:top w:val="none" w:sz="0" w:space="0" w:color="auto"/>
        <w:left w:val="none" w:sz="0" w:space="0" w:color="auto"/>
        <w:bottom w:val="none" w:sz="0" w:space="0" w:color="auto"/>
        <w:right w:val="none" w:sz="0" w:space="0" w:color="auto"/>
      </w:divBdr>
    </w:div>
    <w:div w:id="818572934">
      <w:bodyDiv w:val="1"/>
      <w:marLeft w:val="0"/>
      <w:marRight w:val="0"/>
      <w:marTop w:val="0"/>
      <w:marBottom w:val="0"/>
      <w:divBdr>
        <w:top w:val="none" w:sz="0" w:space="0" w:color="auto"/>
        <w:left w:val="none" w:sz="0" w:space="0" w:color="auto"/>
        <w:bottom w:val="none" w:sz="0" w:space="0" w:color="auto"/>
        <w:right w:val="none" w:sz="0" w:space="0" w:color="auto"/>
      </w:divBdr>
    </w:div>
    <w:div w:id="818614009">
      <w:bodyDiv w:val="1"/>
      <w:marLeft w:val="0"/>
      <w:marRight w:val="0"/>
      <w:marTop w:val="0"/>
      <w:marBottom w:val="0"/>
      <w:divBdr>
        <w:top w:val="none" w:sz="0" w:space="0" w:color="auto"/>
        <w:left w:val="none" w:sz="0" w:space="0" w:color="auto"/>
        <w:bottom w:val="none" w:sz="0" w:space="0" w:color="auto"/>
        <w:right w:val="none" w:sz="0" w:space="0" w:color="auto"/>
      </w:divBdr>
    </w:div>
    <w:div w:id="818769709">
      <w:bodyDiv w:val="1"/>
      <w:marLeft w:val="0"/>
      <w:marRight w:val="0"/>
      <w:marTop w:val="0"/>
      <w:marBottom w:val="0"/>
      <w:divBdr>
        <w:top w:val="none" w:sz="0" w:space="0" w:color="auto"/>
        <w:left w:val="none" w:sz="0" w:space="0" w:color="auto"/>
        <w:bottom w:val="none" w:sz="0" w:space="0" w:color="auto"/>
        <w:right w:val="none" w:sz="0" w:space="0" w:color="auto"/>
      </w:divBdr>
    </w:div>
    <w:div w:id="820122794">
      <w:bodyDiv w:val="1"/>
      <w:marLeft w:val="0"/>
      <w:marRight w:val="0"/>
      <w:marTop w:val="0"/>
      <w:marBottom w:val="0"/>
      <w:divBdr>
        <w:top w:val="none" w:sz="0" w:space="0" w:color="auto"/>
        <w:left w:val="none" w:sz="0" w:space="0" w:color="auto"/>
        <w:bottom w:val="none" w:sz="0" w:space="0" w:color="auto"/>
        <w:right w:val="none" w:sz="0" w:space="0" w:color="auto"/>
      </w:divBdr>
    </w:div>
    <w:div w:id="820535336">
      <w:bodyDiv w:val="1"/>
      <w:marLeft w:val="0"/>
      <w:marRight w:val="0"/>
      <w:marTop w:val="0"/>
      <w:marBottom w:val="0"/>
      <w:divBdr>
        <w:top w:val="none" w:sz="0" w:space="0" w:color="auto"/>
        <w:left w:val="none" w:sz="0" w:space="0" w:color="auto"/>
        <w:bottom w:val="none" w:sz="0" w:space="0" w:color="auto"/>
        <w:right w:val="none" w:sz="0" w:space="0" w:color="auto"/>
      </w:divBdr>
    </w:div>
    <w:div w:id="820577932">
      <w:bodyDiv w:val="1"/>
      <w:marLeft w:val="0"/>
      <w:marRight w:val="0"/>
      <w:marTop w:val="0"/>
      <w:marBottom w:val="0"/>
      <w:divBdr>
        <w:top w:val="none" w:sz="0" w:space="0" w:color="auto"/>
        <w:left w:val="none" w:sz="0" w:space="0" w:color="auto"/>
        <w:bottom w:val="none" w:sz="0" w:space="0" w:color="auto"/>
        <w:right w:val="none" w:sz="0" w:space="0" w:color="auto"/>
      </w:divBdr>
    </w:div>
    <w:div w:id="820655958">
      <w:bodyDiv w:val="1"/>
      <w:marLeft w:val="0"/>
      <w:marRight w:val="0"/>
      <w:marTop w:val="0"/>
      <w:marBottom w:val="0"/>
      <w:divBdr>
        <w:top w:val="none" w:sz="0" w:space="0" w:color="auto"/>
        <w:left w:val="none" w:sz="0" w:space="0" w:color="auto"/>
        <w:bottom w:val="none" w:sz="0" w:space="0" w:color="auto"/>
        <w:right w:val="none" w:sz="0" w:space="0" w:color="auto"/>
      </w:divBdr>
    </w:div>
    <w:div w:id="821044930">
      <w:bodyDiv w:val="1"/>
      <w:marLeft w:val="0"/>
      <w:marRight w:val="0"/>
      <w:marTop w:val="0"/>
      <w:marBottom w:val="0"/>
      <w:divBdr>
        <w:top w:val="none" w:sz="0" w:space="0" w:color="auto"/>
        <w:left w:val="none" w:sz="0" w:space="0" w:color="auto"/>
        <w:bottom w:val="none" w:sz="0" w:space="0" w:color="auto"/>
        <w:right w:val="none" w:sz="0" w:space="0" w:color="auto"/>
      </w:divBdr>
    </w:div>
    <w:div w:id="821582206">
      <w:bodyDiv w:val="1"/>
      <w:marLeft w:val="0"/>
      <w:marRight w:val="0"/>
      <w:marTop w:val="0"/>
      <w:marBottom w:val="0"/>
      <w:divBdr>
        <w:top w:val="none" w:sz="0" w:space="0" w:color="auto"/>
        <w:left w:val="none" w:sz="0" w:space="0" w:color="auto"/>
        <w:bottom w:val="none" w:sz="0" w:space="0" w:color="auto"/>
        <w:right w:val="none" w:sz="0" w:space="0" w:color="auto"/>
      </w:divBdr>
    </w:div>
    <w:div w:id="821582744">
      <w:bodyDiv w:val="1"/>
      <w:marLeft w:val="0"/>
      <w:marRight w:val="0"/>
      <w:marTop w:val="0"/>
      <w:marBottom w:val="0"/>
      <w:divBdr>
        <w:top w:val="none" w:sz="0" w:space="0" w:color="auto"/>
        <w:left w:val="none" w:sz="0" w:space="0" w:color="auto"/>
        <w:bottom w:val="none" w:sz="0" w:space="0" w:color="auto"/>
        <w:right w:val="none" w:sz="0" w:space="0" w:color="auto"/>
      </w:divBdr>
    </w:div>
    <w:div w:id="821895508">
      <w:bodyDiv w:val="1"/>
      <w:marLeft w:val="0"/>
      <w:marRight w:val="0"/>
      <w:marTop w:val="0"/>
      <w:marBottom w:val="0"/>
      <w:divBdr>
        <w:top w:val="none" w:sz="0" w:space="0" w:color="auto"/>
        <w:left w:val="none" w:sz="0" w:space="0" w:color="auto"/>
        <w:bottom w:val="none" w:sz="0" w:space="0" w:color="auto"/>
        <w:right w:val="none" w:sz="0" w:space="0" w:color="auto"/>
      </w:divBdr>
    </w:div>
    <w:div w:id="821896311">
      <w:bodyDiv w:val="1"/>
      <w:marLeft w:val="0"/>
      <w:marRight w:val="0"/>
      <w:marTop w:val="0"/>
      <w:marBottom w:val="0"/>
      <w:divBdr>
        <w:top w:val="none" w:sz="0" w:space="0" w:color="auto"/>
        <w:left w:val="none" w:sz="0" w:space="0" w:color="auto"/>
        <w:bottom w:val="none" w:sz="0" w:space="0" w:color="auto"/>
        <w:right w:val="none" w:sz="0" w:space="0" w:color="auto"/>
      </w:divBdr>
    </w:div>
    <w:div w:id="821964513">
      <w:bodyDiv w:val="1"/>
      <w:marLeft w:val="0"/>
      <w:marRight w:val="0"/>
      <w:marTop w:val="0"/>
      <w:marBottom w:val="0"/>
      <w:divBdr>
        <w:top w:val="none" w:sz="0" w:space="0" w:color="auto"/>
        <w:left w:val="none" w:sz="0" w:space="0" w:color="auto"/>
        <w:bottom w:val="none" w:sz="0" w:space="0" w:color="auto"/>
        <w:right w:val="none" w:sz="0" w:space="0" w:color="auto"/>
      </w:divBdr>
    </w:div>
    <w:div w:id="821964660">
      <w:bodyDiv w:val="1"/>
      <w:marLeft w:val="0"/>
      <w:marRight w:val="0"/>
      <w:marTop w:val="0"/>
      <w:marBottom w:val="0"/>
      <w:divBdr>
        <w:top w:val="none" w:sz="0" w:space="0" w:color="auto"/>
        <w:left w:val="none" w:sz="0" w:space="0" w:color="auto"/>
        <w:bottom w:val="none" w:sz="0" w:space="0" w:color="auto"/>
        <w:right w:val="none" w:sz="0" w:space="0" w:color="auto"/>
      </w:divBdr>
    </w:div>
    <w:div w:id="822158638">
      <w:bodyDiv w:val="1"/>
      <w:marLeft w:val="0"/>
      <w:marRight w:val="0"/>
      <w:marTop w:val="0"/>
      <w:marBottom w:val="0"/>
      <w:divBdr>
        <w:top w:val="none" w:sz="0" w:space="0" w:color="auto"/>
        <w:left w:val="none" w:sz="0" w:space="0" w:color="auto"/>
        <w:bottom w:val="none" w:sz="0" w:space="0" w:color="auto"/>
        <w:right w:val="none" w:sz="0" w:space="0" w:color="auto"/>
      </w:divBdr>
    </w:div>
    <w:div w:id="822310706">
      <w:bodyDiv w:val="1"/>
      <w:marLeft w:val="0"/>
      <w:marRight w:val="0"/>
      <w:marTop w:val="0"/>
      <w:marBottom w:val="0"/>
      <w:divBdr>
        <w:top w:val="none" w:sz="0" w:space="0" w:color="auto"/>
        <w:left w:val="none" w:sz="0" w:space="0" w:color="auto"/>
        <w:bottom w:val="none" w:sz="0" w:space="0" w:color="auto"/>
        <w:right w:val="none" w:sz="0" w:space="0" w:color="auto"/>
      </w:divBdr>
    </w:div>
    <w:div w:id="822352725">
      <w:bodyDiv w:val="1"/>
      <w:marLeft w:val="0"/>
      <w:marRight w:val="0"/>
      <w:marTop w:val="0"/>
      <w:marBottom w:val="0"/>
      <w:divBdr>
        <w:top w:val="none" w:sz="0" w:space="0" w:color="auto"/>
        <w:left w:val="none" w:sz="0" w:space="0" w:color="auto"/>
        <w:bottom w:val="none" w:sz="0" w:space="0" w:color="auto"/>
        <w:right w:val="none" w:sz="0" w:space="0" w:color="auto"/>
      </w:divBdr>
    </w:div>
    <w:div w:id="822354834">
      <w:bodyDiv w:val="1"/>
      <w:marLeft w:val="0"/>
      <w:marRight w:val="0"/>
      <w:marTop w:val="0"/>
      <w:marBottom w:val="0"/>
      <w:divBdr>
        <w:top w:val="none" w:sz="0" w:space="0" w:color="auto"/>
        <w:left w:val="none" w:sz="0" w:space="0" w:color="auto"/>
        <w:bottom w:val="none" w:sz="0" w:space="0" w:color="auto"/>
        <w:right w:val="none" w:sz="0" w:space="0" w:color="auto"/>
      </w:divBdr>
    </w:div>
    <w:div w:id="822551392">
      <w:bodyDiv w:val="1"/>
      <w:marLeft w:val="0"/>
      <w:marRight w:val="0"/>
      <w:marTop w:val="0"/>
      <w:marBottom w:val="0"/>
      <w:divBdr>
        <w:top w:val="none" w:sz="0" w:space="0" w:color="auto"/>
        <w:left w:val="none" w:sz="0" w:space="0" w:color="auto"/>
        <w:bottom w:val="none" w:sz="0" w:space="0" w:color="auto"/>
        <w:right w:val="none" w:sz="0" w:space="0" w:color="auto"/>
      </w:divBdr>
    </w:div>
    <w:div w:id="822740694">
      <w:bodyDiv w:val="1"/>
      <w:marLeft w:val="0"/>
      <w:marRight w:val="0"/>
      <w:marTop w:val="0"/>
      <w:marBottom w:val="0"/>
      <w:divBdr>
        <w:top w:val="none" w:sz="0" w:space="0" w:color="auto"/>
        <w:left w:val="none" w:sz="0" w:space="0" w:color="auto"/>
        <w:bottom w:val="none" w:sz="0" w:space="0" w:color="auto"/>
        <w:right w:val="none" w:sz="0" w:space="0" w:color="auto"/>
      </w:divBdr>
    </w:div>
    <w:div w:id="822769568">
      <w:bodyDiv w:val="1"/>
      <w:marLeft w:val="0"/>
      <w:marRight w:val="0"/>
      <w:marTop w:val="0"/>
      <w:marBottom w:val="0"/>
      <w:divBdr>
        <w:top w:val="none" w:sz="0" w:space="0" w:color="auto"/>
        <w:left w:val="none" w:sz="0" w:space="0" w:color="auto"/>
        <w:bottom w:val="none" w:sz="0" w:space="0" w:color="auto"/>
        <w:right w:val="none" w:sz="0" w:space="0" w:color="auto"/>
      </w:divBdr>
    </w:div>
    <w:div w:id="822815069">
      <w:bodyDiv w:val="1"/>
      <w:marLeft w:val="0"/>
      <w:marRight w:val="0"/>
      <w:marTop w:val="0"/>
      <w:marBottom w:val="0"/>
      <w:divBdr>
        <w:top w:val="none" w:sz="0" w:space="0" w:color="auto"/>
        <w:left w:val="none" w:sz="0" w:space="0" w:color="auto"/>
        <w:bottom w:val="none" w:sz="0" w:space="0" w:color="auto"/>
        <w:right w:val="none" w:sz="0" w:space="0" w:color="auto"/>
      </w:divBdr>
    </w:div>
    <w:div w:id="822818256">
      <w:bodyDiv w:val="1"/>
      <w:marLeft w:val="0"/>
      <w:marRight w:val="0"/>
      <w:marTop w:val="0"/>
      <w:marBottom w:val="0"/>
      <w:divBdr>
        <w:top w:val="none" w:sz="0" w:space="0" w:color="auto"/>
        <w:left w:val="none" w:sz="0" w:space="0" w:color="auto"/>
        <w:bottom w:val="none" w:sz="0" w:space="0" w:color="auto"/>
        <w:right w:val="none" w:sz="0" w:space="0" w:color="auto"/>
      </w:divBdr>
    </w:div>
    <w:div w:id="822939589">
      <w:bodyDiv w:val="1"/>
      <w:marLeft w:val="0"/>
      <w:marRight w:val="0"/>
      <w:marTop w:val="0"/>
      <w:marBottom w:val="0"/>
      <w:divBdr>
        <w:top w:val="none" w:sz="0" w:space="0" w:color="auto"/>
        <w:left w:val="none" w:sz="0" w:space="0" w:color="auto"/>
        <w:bottom w:val="none" w:sz="0" w:space="0" w:color="auto"/>
        <w:right w:val="none" w:sz="0" w:space="0" w:color="auto"/>
      </w:divBdr>
    </w:div>
    <w:div w:id="823274501">
      <w:bodyDiv w:val="1"/>
      <w:marLeft w:val="0"/>
      <w:marRight w:val="0"/>
      <w:marTop w:val="0"/>
      <w:marBottom w:val="0"/>
      <w:divBdr>
        <w:top w:val="none" w:sz="0" w:space="0" w:color="auto"/>
        <w:left w:val="none" w:sz="0" w:space="0" w:color="auto"/>
        <w:bottom w:val="none" w:sz="0" w:space="0" w:color="auto"/>
        <w:right w:val="none" w:sz="0" w:space="0" w:color="auto"/>
      </w:divBdr>
    </w:div>
    <w:div w:id="823279526">
      <w:bodyDiv w:val="1"/>
      <w:marLeft w:val="0"/>
      <w:marRight w:val="0"/>
      <w:marTop w:val="0"/>
      <w:marBottom w:val="0"/>
      <w:divBdr>
        <w:top w:val="none" w:sz="0" w:space="0" w:color="auto"/>
        <w:left w:val="none" w:sz="0" w:space="0" w:color="auto"/>
        <w:bottom w:val="none" w:sz="0" w:space="0" w:color="auto"/>
        <w:right w:val="none" w:sz="0" w:space="0" w:color="auto"/>
      </w:divBdr>
    </w:div>
    <w:div w:id="823395978">
      <w:bodyDiv w:val="1"/>
      <w:marLeft w:val="0"/>
      <w:marRight w:val="0"/>
      <w:marTop w:val="0"/>
      <w:marBottom w:val="0"/>
      <w:divBdr>
        <w:top w:val="none" w:sz="0" w:space="0" w:color="auto"/>
        <w:left w:val="none" w:sz="0" w:space="0" w:color="auto"/>
        <w:bottom w:val="none" w:sz="0" w:space="0" w:color="auto"/>
        <w:right w:val="none" w:sz="0" w:space="0" w:color="auto"/>
      </w:divBdr>
    </w:div>
    <w:div w:id="823476616">
      <w:bodyDiv w:val="1"/>
      <w:marLeft w:val="0"/>
      <w:marRight w:val="0"/>
      <w:marTop w:val="0"/>
      <w:marBottom w:val="0"/>
      <w:divBdr>
        <w:top w:val="none" w:sz="0" w:space="0" w:color="auto"/>
        <w:left w:val="none" w:sz="0" w:space="0" w:color="auto"/>
        <w:bottom w:val="none" w:sz="0" w:space="0" w:color="auto"/>
        <w:right w:val="none" w:sz="0" w:space="0" w:color="auto"/>
      </w:divBdr>
    </w:div>
    <w:div w:id="823545947">
      <w:bodyDiv w:val="1"/>
      <w:marLeft w:val="0"/>
      <w:marRight w:val="0"/>
      <w:marTop w:val="0"/>
      <w:marBottom w:val="0"/>
      <w:divBdr>
        <w:top w:val="none" w:sz="0" w:space="0" w:color="auto"/>
        <w:left w:val="none" w:sz="0" w:space="0" w:color="auto"/>
        <w:bottom w:val="none" w:sz="0" w:space="0" w:color="auto"/>
        <w:right w:val="none" w:sz="0" w:space="0" w:color="auto"/>
      </w:divBdr>
    </w:div>
    <w:div w:id="823620588">
      <w:bodyDiv w:val="1"/>
      <w:marLeft w:val="0"/>
      <w:marRight w:val="0"/>
      <w:marTop w:val="0"/>
      <w:marBottom w:val="0"/>
      <w:divBdr>
        <w:top w:val="none" w:sz="0" w:space="0" w:color="auto"/>
        <w:left w:val="none" w:sz="0" w:space="0" w:color="auto"/>
        <w:bottom w:val="none" w:sz="0" w:space="0" w:color="auto"/>
        <w:right w:val="none" w:sz="0" w:space="0" w:color="auto"/>
      </w:divBdr>
    </w:div>
    <w:div w:id="823663532">
      <w:bodyDiv w:val="1"/>
      <w:marLeft w:val="0"/>
      <w:marRight w:val="0"/>
      <w:marTop w:val="0"/>
      <w:marBottom w:val="0"/>
      <w:divBdr>
        <w:top w:val="none" w:sz="0" w:space="0" w:color="auto"/>
        <w:left w:val="none" w:sz="0" w:space="0" w:color="auto"/>
        <w:bottom w:val="none" w:sz="0" w:space="0" w:color="auto"/>
        <w:right w:val="none" w:sz="0" w:space="0" w:color="auto"/>
      </w:divBdr>
    </w:div>
    <w:div w:id="823787523">
      <w:bodyDiv w:val="1"/>
      <w:marLeft w:val="0"/>
      <w:marRight w:val="0"/>
      <w:marTop w:val="0"/>
      <w:marBottom w:val="0"/>
      <w:divBdr>
        <w:top w:val="none" w:sz="0" w:space="0" w:color="auto"/>
        <w:left w:val="none" w:sz="0" w:space="0" w:color="auto"/>
        <w:bottom w:val="none" w:sz="0" w:space="0" w:color="auto"/>
        <w:right w:val="none" w:sz="0" w:space="0" w:color="auto"/>
      </w:divBdr>
    </w:div>
    <w:div w:id="823858555">
      <w:bodyDiv w:val="1"/>
      <w:marLeft w:val="0"/>
      <w:marRight w:val="0"/>
      <w:marTop w:val="0"/>
      <w:marBottom w:val="0"/>
      <w:divBdr>
        <w:top w:val="none" w:sz="0" w:space="0" w:color="auto"/>
        <w:left w:val="none" w:sz="0" w:space="0" w:color="auto"/>
        <w:bottom w:val="none" w:sz="0" w:space="0" w:color="auto"/>
        <w:right w:val="none" w:sz="0" w:space="0" w:color="auto"/>
      </w:divBdr>
    </w:div>
    <w:div w:id="824050511">
      <w:bodyDiv w:val="1"/>
      <w:marLeft w:val="0"/>
      <w:marRight w:val="0"/>
      <w:marTop w:val="0"/>
      <w:marBottom w:val="0"/>
      <w:divBdr>
        <w:top w:val="none" w:sz="0" w:space="0" w:color="auto"/>
        <w:left w:val="none" w:sz="0" w:space="0" w:color="auto"/>
        <w:bottom w:val="none" w:sz="0" w:space="0" w:color="auto"/>
        <w:right w:val="none" w:sz="0" w:space="0" w:color="auto"/>
      </w:divBdr>
    </w:div>
    <w:div w:id="824130400">
      <w:bodyDiv w:val="1"/>
      <w:marLeft w:val="0"/>
      <w:marRight w:val="0"/>
      <w:marTop w:val="0"/>
      <w:marBottom w:val="0"/>
      <w:divBdr>
        <w:top w:val="none" w:sz="0" w:space="0" w:color="auto"/>
        <w:left w:val="none" w:sz="0" w:space="0" w:color="auto"/>
        <w:bottom w:val="none" w:sz="0" w:space="0" w:color="auto"/>
        <w:right w:val="none" w:sz="0" w:space="0" w:color="auto"/>
      </w:divBdr>
    </w:div>
    <w:div w:id="824204095">
      <w:bodyDiv w:val="1"/>
      <w:marLeft w:val="0"/>
      <w:marRight w:val="0"/>
      <w:marTop w:val="0"/>
      <w:marBottom w:val="0"/>
      <w:divBdr>
        <w:top w:val="none" w:sz="0" w:space="0" w:color="auto"/>
        <w:left w:val="none" w:sz="0" w:space="0" w:color="auto"/>
        <w:bottom w:val="none" w:sz="0" w:space="0" w:color="auto"/>
        <w:right w:val="none" w:sz="0" w:space="0" w:color="auto"/>
      </w:divBdr>
    </w:div>
    <w:div w:id="824468775">
      <w:bodyDiv w:val="1"/>
      <w:marLeft w:val="0"/>
      <w:marRight w:val="0"/>
      <w:marTop w:val="0"/>
      <w:marBottom w:val="0"/>
      <w:divBdr>
        <w:top w:val="none" w:sz="0" w:space="0" w:color="auto"/>
        <w:left w:val="none" w:sz="0" w:space="0" w:color="auto"/>
        <w:bottom w:val="none" w:sz="0" w:space="0" w:color="auto"/>
        <w:right w:val="none" w:sz="0" w:space="0" w:color="auto"/>
      </w:divBdr>
    </w:div>
    <w:div w:id="824665920">
      <w:bodyDiv w:val="1"/>
      <w:marLeft w:val="0"/>
      <w:marRight w:val="0"/>
      <w:marTop w:val="0"/>
      <w:marBottom w:val="0"/>
      <w:divBdr>
        <w:top w:val="none" w:sz="0" w:space="0" w:color="auto"/>
        <w:left w:val="none" w:sz="0" w:space="0" w:color="auto"/>
        <w:bottom w:val="none" w:sz="0" w:space="0" w:color="auto"/>
        <w:right w:val="none" w:sz="0" w:space="0" w:color="auto"/>
      </w:divBdr>
    </w:div>
    <w:div w:id="825122975">
      <w:bodyDiv w:val="1"/>
      <w:marLeft w:val="0"/>
      <w:marRight w:val="0"/>
      <w:marTop w:val="0"/>
      <w:marBottom w:val="0"/>
      <w:divBdr>
        <w:top w:val="none" w:sz="0" w:space="0" w:color="auto"/>
        <w:left w:val="none" w:sz="0" w:space="0" w:color="auto"/>
        <w:bottom w:val="none" w:sz="0" w:space="0" w:color="auto"/>
        <w:right w:val="none" w:sz="0" w:space="0" w:color="auto"/>
      </w:divBdr>
    </w:div>
    <w:div w:id="825166166">
      <w:bodyDiv w:val="1"/>
      <w:marLeft w:val="0"/>
      <w:marRight w:val="0"/>
      <w:marTop w:val="0"/>
      <w:marBottom w:val="0"/>
      <w:divBdr>
        <w:top w:val="none" w:sz="0" w:space="0" w:color="auto"/>
        <w:left w:val="none" w:sz="0" w:space="0" w:color="auto"/>
        <w:bottom w:val="none" w:sz="0" w:space="0" w:color="auto"/>
        <w:right w:val="none" w:sz="0" w:space="0" w:color="auto"/>
      </w:divBdr>
    </w:div>
    <w:div w:id="825517282">
      <w:bodyDiv w:val="1"/>
      <w:marLeft w:val="0"/>
      <w:marRight w:val="0"/>
      <w:marTop w:val="0"/>
      <w:marBottom w:val="0"/>
      <w:divBdr>
        <w:top w:val="none" w:sz="0" w:space="0" w:color="auto"/>
        <w:left w:val="none" w:sz="0" w:space="0" w:color="auto"/>
        <w:bottom w:val="none" w:sz="0" w:space="0" w:color="auto"/>
        <w:right w:val="none" w:sz="0" w:space="0" w:color="auto"/>
      </w:divBdr>
    </w:div>
    <w:div w:id="825780985">
      <w:bodyDiv w:val="1"/>
      <w:marLeft w:val="0"/>
      <w:marRight w:val="0"/>
      <w:marTop w:val="0"/>
      <w:marBottom w:val="0"/>
      <w:divBdr>
        <w:top w:val="none" w:sz="0" w:space="0" w:color="auto"/>
        <w:left w:val="none" w:sz="0" w:space="0" w:color="auto"/>
        <w:bottom w:val="none" w:sz="0" w:space="0" w:color="auto"/>
        <w:right w:val="none" w:sz="0" w:space="0" w:color="auto"/>
      </w:divBdr>
    </w:div>
    <w:div w:id="825897597">
      <w:bodyDiv w:val="1"/>
      <w:marLeft w:val="0"/>
      <w:marRight w:val="0"/>
      <w:marTop w:val="0"/>
      <w:marBottom w:val="0"/>
      <w:divBdr>
        <w:top w:val="none" w:sz="0" w:space="0" w:color="auto"/>
        <w:left w:val="none" w:sz="0" w:space="0" w:color="auto"/>
        <w:bottom w:val="none" w:sz="0" w:space="0" w:color="auto"/>
        <w:right w:val="none" w:sz="0" w:space="0" w:color="auto"/>
      </w:divBdr>
    </w:div>
    <w:div w:id="826409183">
      <w:bodyDiv w:val="1"/>
      <w:marLeft w:val="0"/>
      <w:marRight w:val="0"/>
      <w:marTop w:val="0"/>
      <w:marBottom w:val="0"/>
      <w:divBdr>
        <w:top w:val="none" w:sz="0" w:space="0" w:color="auto"/>
        <w:left w:val="none" w:sz="0" w:space="0" w:color="auto"/>
        <w:bottom w:val="none" w:sz="0" w:space="0" w:color="auto"/>
        <w:right w:val="none" w:sz="0" w:space="0" w:color="auto"/>
      </w:divBdr>
    </w:div>
    <w:div w:id="826634870">
      <w:bodyDiv w:val="1"/>
      <w:marLeft w:val="0"/>
      <w:marRight w:val="0"/>
      <w:marTop w:val="0"/>
      <w:marBottom w:val="0"/>
      <w:divBdr>
        <w:top w:val="none" w:sz="0" w:space="0" w:color="auto"/>
        <w:left w:val="none" w:sz="0" w:space="0" w:color="auto"/>
        <w:bottom w:val="none" w:sz="0" w:space="0" w:color="auto"/>
        <w:right w:val="none" w:sz="0" w:space="0" w:color="auto"/>
      </w:divBdr>
    </w:div>
    <w:div w:id="826819206">
      <w:bodyDiv w:val="1"/>
      <w:marLeft w:val="0"/>
      <w:marRight w:val="0"/>
      <w:marTop w:val="0"/>
      <w:marBottom w:val="0"/>
      <w:divBdr>
        <w:top w:val="none" w:sz="0" w:space="0" w:color="auto"/>
        <w:left w:val="none" w:sz="0" w:space="0" w:color="auto"/>
        <w:bottom w:val="none" w:sz="0" w:space="0" w:color="auto"/>
        <w:right w:val="none" w:sz="0" w:space="0" w:color="auto"/>
      </w:divBdr>
    </w:div>
    <w:div w:id="826823293">
      <w:bodyDiv w:val="1"/>
      <w:marLeft w:val="0"/>
      <w:marRight w:val="0"/>
      <w:marTop w:val="0"/>
      <w:marBottom w:val="0"/>
      <w:divBdr>
        <w:top w:val="none" w:sz="0" w:space="0" w:color="auto"/>
        <w:left w:val="none" w:sz="0" w:space="0" w:color="auto"/>
        <w:bottom w:val="none" w:sz="0" w:space="0" w:color="auto"/>
        <w:right w:val="none" w:sz="0" w:space="0" w:color="auto"/>
      </w:divBdr>
    </w:div>
    <w:div w:id="826897025">
      <w:bodyDiv w:val="1"/>
      <w:marLeft w:val="0"/>
      <w:marRight w:val="0"/>
      <w:marTop w:val="0"/>
      <w:marBottom w:val="0"/>
      <w:divBdr>
        <w:top w:val="none" w:sz="0" w:space="0" w:color="auto"/>
        <w:left w:val="none" w:sz="0" w:space="0" w:color="auto"/>
        <w:bottom w:val="none" w:sz="0" w:space="0" w:color="auto"/>
        <w:right w:val="none" w:sz="0" w:space="0" w:color="auto"/>
      </w:divBdr>
    </w:div>
    <w:div w:id="826897085">
      <w:bodyDiv w:val="1"/>
      <w:marLeft w:val="0"/>
      <w:marRight w:val="0"/>
      <w:marTop w:val="0"/>
      <w:marBottom w:val="0"/>
      <w:divBdr>
        <w:top w:val="none" w:sz="0" w:space="0" w:color="auto"/>
        <w:left w:val="none" w:sz="0" w:space="0" w:color="auto"/>
        <w:bottom w:val="none" w:sz="0" w:space="0" w:color="auto"/>
        <w:right w:val="none" w:sz="0" w:space="0" w:color="auto"/>
      </w:divBdr>
    </w:div>
    <w:div w:id="827020941">
      <w:bodyDiv w:val="1"/>
      <w:marLeft w:val="0"/>
      <w:marRight w:val="0"/>
      <w:marTop w:val="0"/>
      <w:marBottom w:val="0"/>
      <w:divBdr>
        <w:top w:val="none" w:sz="0" w:space="0" w:color="auto"/>
        <w:left w:val="none" w:sz="0" w:space="0" w:color="auto"/>
        <w:bottom w:val="none" w:sz="0" w:space="0" w:color="auto"/>
        <w:right w:val="none" w:sz="0" w:space="0" w:color="auto"/>
      </w:divBdr>
    </w:div>
    <w:div w:id="827477856">
      <w:bodyDiv w:val="1"/>
      <w:marLeft w:val="0"/>
      <w:marRight w:val="0"/>
      <w:marTop w:val="0"/>
      <w:marBottom w:val="0"/>
      <w:divBdr>
        <w:top w:val="none" w:sz="0" w:space="0" w:color="auto"/>
        <w:left w:val="none" w:sz="0" w:space="0" w:color="auto"/>
        <w:bottom w:val="none" w:sz="0" w:space="0" w:color="auto"/>
        <w:right w:val="none" w:sz="0" w:space="0" w:color="auto"/>
      </w:divBdr>
    </w:div>
    <w:div w:id="827597081">
      <w:bodyDiv w:val="1"/>
      <w:marLeft w:val="0"/>
      <w:marRight w:val="0"/>
      <w:marTop w:val="0"/>
      <w:marBottom w:val="0"/>
      <w:divBdr>
        <w:top w:val="none" w:sz="0" w:space="0" w:color="auto"/>
        <w:left w:val="none" w:sz="0" w:space="0" w:color="auto"/>
        <w:bottom w:val="none" w:sz="0" w:space="0" w:color="auto"/>
        <w:right w:val="none" w:sz="0" w:space="0" w:color="auto"/>
      </w:divBdr>
    </w:div>
    <w:div w:id="827676075">
      <w:bodyDiv w:val="1"/>
      <w:marLeft w:val="0"/>
      <w:marRight w:val="0"/>
      <w:marTop w:val="0"/>
      <w:marBottom w:val="0"/>
      <w:divBdr>
        <w:top w:val="none" w:sz="0" w:space="0" w:color="auto"/>
        <w:left w:val="none" w:sz="0" w:space="0" w:color="auto"/>
        <w:bottom w:val="none" w:sz="0" w:space="0" w:color="auto"/>
        <w:right w:val="none" w:sz="0" w:space="0" w:color="auto"/>
      </w:divBdr>
    </w:div>
    <w:div w:id="827791187">
      <w:bodyDiv w:val="1"/>
      <w:marLeft w:val="0"/>
      <w:marRight w:val="0"/>
      <w:marTop w:val="0"/>
      <w:marBottom w:val="0"/>
      <w:divBdr>
        <w:top w:val="none" w:sz="0" w:space="0" w:color="auto"/>
        <w:left w:val="none" w:sz="0" w:space="0" w:color="auto"/>
        <w:bottom w:val="none" w:sz="0" w:space="0" w:color="auto"/>
        <w:right w:val="none" w:sz="0" w:space="0" w:color="auto"/>
      </w:divBdr>
    </w:div>
    <w:div w:id="828061857">
      <w:bodyDiv w:val="1"/>
      <w:marLeft w:val="0"/>
      <w:marRight w:val="0"/>
      <w:marTop w:val="0"/>
      <w:marBottom w:val="0"/>
      <w:divBdr>
        <w:top w:val="none" w:sz="0" w:space="0" w:color="auto"/>
        <w:left w:val="none" w:sz="0" w:space="0" w:color="auto"/>
        <w:bottom w:val="none" w:sz="0" w:space="0" w:color="auto"/>
        <w:right w:val="none" w:sz="0" w:space="0" w:color="auto"/>
      </w:divBdr>
    </w:div>
    <w:div w:id="828135979">
      <w:bodyDiv w:val="1"/>
      <w:marLeft w:val="0"/>
      <w:marRight w:val="0"/>
      <w:marTop w:val="0"/>
      <w:marBottom w:val="0"/>
      <w:divBdr>
        <w:top w:val="none" w:sz="0" w:space="0" w:color="auto"/>
        <w:left w:val="none" w:sz="0" w:space="0" w:color="auto"/>
        <w:bottom w:val="none" w:sz="0" w:space="0" w:color="auto"/>
        <w:right w:val="none" w:sz="0" w:space="0" w:color="auto"/>
      </w:divBdr>
    </w:div>
    <w:div w:id="828519012">
      <w:bodyDiv w:val="1"/>
      <w:marLeft w:val="0"/>
      <w:marRight w:val="0"/>
      <w:marTop w:val="0"/>
      <w:marBottom w:val="0"/>
      <w:divBdr>
        <w:top w:val="none" w:sz="0" w:space="0" w:color="auto"/>
        <w:left w:val="none" w:sz="0" w:space="0" w:color="auto"/>
        <w:bottom w:val="none" w:sz="0" w:space="0" w:color="auto"/>
        <w:right w:val="none" w:sz="0" w:space="0" w:color="auto"/>
      </w:divBdr>
    </w:div>
    <w:div w:id="828524188">
      <w:bodyDiv w:val="1"/>
      <w:marLeft w:val="0"/>
      <w:marRight w:val="0"/>
      <w:marTop w:val="0"/>
      <w:marBottom w:val="0"/>
      <w:divBdr>
        <w:top w:val="none" w:sz="0" w:space="0" w:color="auto"/>
        <w:left w:val="none" w:sz="0" w:space="0" w:color="auto"/>
        <w:bottom w:val="none" w:sz="0" w:space="0" w:color="auto"/>
        <w:right w:val="none" w:sz="0" w:space="0" w:color="auto"/>
      </w:divBdr>
    </w:div>
    <w:div w:id="828667294">
      <w:bodyDiv w:val="1"/>
      <w:marLeft w:val="0"/>
      <w:marRight w:val="0"/>
      <w:marTop w:val="0"/>
      <w:marBottom w:val="0"/>
      <w:divBdr>
        <w:top w:val="none" w:sz="0" w:space="0" w:color="auto"/>
        <w:left w:val="none" w:sz="0" w:space="0" w:color="auto"/>
        <w:bottom w:val="none" w:sz="0" w:space="0" w:color="auto"/>
        <w:right w:val="none" w:sz="0" w:space="0" w:color="auto"/>
      </w:divBdr>
    </w:div>
    <w:div w:id="828863018">
      <w:bodyDiv w:val="1"/>
      <w:marLeft w:val="0"/>
      <w:marRight w:val="0"/>
      <w:marTop w:val="0"/>
      <w:marBottom w:val="0"/>
      <w:divBdr>
        <w:top w:val="none" w:sz="0" w:space="0" w:color="auto"/>
        <w:left w:val="none" w:sz="0" w:space="0" w:color="auto"/>
        <w:bottom w:val="none" w:sz="0" w:space="0" w:color="auto"/>
        <w:right w:val="none" w:sz="0" w:space="0" w:color="auto"/>
      </w:divBdr>
    </w:div>
    <w:div w:id="829372942">
      <w:bodyDiv w:val="1"/>
      <w:marLeft w:val="0"/>
      <w:marRight w:val="0"/>
      <w:marTop w:val="0"/>
      <w:marBottom w:val="0"/>
      <w:divBdr>
        <w:top w:val="none" w:sz="0" w:space="0" w:color="auto"/>
        <w:left w:val="none" w:sz="0" w:space="0" w:color="auto"/>
        <w:bottom w:val="none" w:sz="0" w:space="0" w:color="auto"/>
        <w:right w:val="none" w:sz="0" w:space="0" w:color="auto"/>
      </w:divBdr>
    </w:div>
    <w:div w:id="829490631">
      <w:bodyDiv w:val="1"/>
      <w:marLeft w:val="0"/>
      <w:marRight w:val="0"/>
      <w:marTop w:val="0"/>
      <w:marBottom w:val="0"/>
      <w:divBdr>
        <w:top w:val="none" w:sz="0" w:space="0" w:color="auto"/>
        <w:left w:val="none" w:sz="0" w:space="0" w:color="auto"/>
        <w:bottom w:val="none" w:sz="0" w:space="0" w:color="auto"/>
        <w:right w:val="none" w:sz="0" w:space="0" w:color="auto"/>
      </w:divBdr>
    </w:div>
    <w:div w:id="829716328">
      <w:bodyDiv w:val="1"/>
      <w:marLeft w:val="0"/>
      <w:marRight w:val="0"/>
      <w:marTop w:val="0"/>
      <w:marBottom w:val="0"/>
      <w:divBdr>
        <w:top w:val="none" w:sz="0" w:space="0" w:color="auto"/>
        <w:left w:val="none" w:sz="0" w:space="0" w:color="auto"/>
        <w:bottom w:val="none" w:sz="0" w:space="0" w:color="auto"/>
        <w:right w:val="none" w:sz="0" w:space="0" w:color="auto"/>
      </w:divBdr>
    </w:div>
    <w:div w:id="830103197">
      <w:bodyDiv w:val="1"/>
      <w:marLeft w:val="0"/>
      <w:marRight w:val="0"/>
      <w:marTop w:val="0"/>
      <w:marBottom w:val="0"/>
      <w:divBdr>
        <w:top w:val="none" w:sz="0" w:space="0" w:color="auto"/>
        <w:left w:val="none" w:sz="0" w:space="0" w:color="auto"/>
        <w:bottom w:val="none" w:sz="0" w:space="0" w:color="auto"/>
        <w:right w:val="none" w:sz="0" w:space="0" w:color="auto"/>
      </w:divBdr>
    </w:div>
    <w:div w:id="830213587">
      <w:bodyDiv w:val="1"/>
      <w:marLeft w:val="0"/>
      <w:marRight w:val="0"/>
      <w:marTop w:val="0"/>
      <w:marBottom w:val="0"/>
      <w:divBdr>
        <w:top w:val="none" w:sz="0" w:space="0" w:color="auto"/>
        <w:left w:val="none" w:sz="0" w:space="0" w:color="auto"/>
        <w:bottom w:val="none" w:sz="0" w:space="0" w:color="auto"/>
        <w:right w:val="none" w:sz="0" w:space="0" w:color="auto"/>
      </w:divBdr>
    </w:div>
    <w:div w:id="830416070">
      <w:bodyDiv w:val="1"/>
      <w:marLeft w:val="0"/>
      <w:marRight w:val="0"/>
      <w:marTop w:val="0"/>
      <w:marBottom w:val="0"/>
      <w:divBdr>
        <w:top w:val="none" w:sz="0" w:space="0" w:color="auto"/>
        <w:left w:val="none" w:sz="0" w:space="0" w:color="auto"/>
        <w:bottom w:val="none" w:sz="0" w:space="0" w:color="auto"/>
        <w:right w:val="none" w:sz="0" w:space="0" w:color="auto"/>
      </w:divBdr>
    </w:div>
    <w:div w:id="830486097">
      <w:bodyDiv w:val="1"/>
      <w:marLeft w:val="0"/>
      <w:marRight w:val="0"/>
      <w:marTop w:val="0"/>
      <w:marBottom w:val="0"/>
      <w:divBdr>
        <w:top w:val="none" w:sz="0" w:space="0" w:color="auto"/>
        <w:left w:val="none" w:sz="0" w:space="0" w:color="auto"/>
        <w:bottom w:val="none" w:sz="0" w:space="0" w:color="auto"/>
        <w:right w:val="none" w:sz="0" w:space="0" w:color="auto"/>
      </w:divBdr>
    </w:div>
    <w:div w:id="830561876">
      <w:bodyDiv w:val="1"/>
      <w:marLeft w:val="0"/>
      <w:marRight w:val="0"/>
      <w:marTop w:val="0"/>
      <w:marBottom w:val="0"/>
      <w:divBdr>
        <w:top w:val="none" w:sz="0" w:space="0" w:color="auto"/>
        <w:left w:val="none" w:sz="0" w:space="0" w:color="auto"/>
        <w:bottom w:val="none" w:sz="0" w:space="0" w:color="auto"/>
        <w:right w:val="none" w:sz="0" w:space="0" w:color="auto"/>
      </w:divBdr>
    </w:div>
    <w:div w:id="830634720">
      <w:bodyDiv w:val="1"/>
      <w:marLeft w:val="0"/>
      <w:marRight w:val="0"/>
      <w:marTop w:val="0"/>
      <w:marBottom w:val="0"/>
      <w:divBdr>
        <w:top w:val="none" w:sz="0" w:space="0" w:color="auto"/>
        <w:left w:val="none" w:sz="0" w:space="0" w:color="auto"/>
        <w:bottom w:val="none" w:sz="0" w:space="0" w:color="auto"/>
        <w:right w:val="none" w:sz="0" w:space="0" w:color="auto"/>
      </w:divBdr>
    </w:div>
    <w:div w:id="830830462">
      <w:bodyDiv w:val="1"/>
      <w:marLeft w:val="0"/>
      <w:marRight w:val="0"/>
      <w:marTop w:val="0"/>
      <w:marBottom w:val="0"/>
      <w:divBdr>
        <w:top w:val="none" w:sz="0" w:space="0" w:color="auto"/>
        <w:left w:val="none" w:sz="0" w:space="0" w:color="auto"/>
        <w:bottom w:val="none" w:sz="0" w:space="0" w:color="auto"/>
        <w:right w:val="none" w:sz="0" w:space="0" w:color="auto"/>
      </w:divBdr>
    </w:div>
    <w:div w:id="830945633">
      <w:bodyDiv w:val="1"/>
      <w:marLeft w:val="0"/>
      <w:marRight w:val="0"/>
      <w:marTop w:val="0"/>
      <w:marBottom w:val="0"/>
      <w:divBdr>
        <w:top w:val="none" w:sz="0" w:space="0" w:color="auto"/>
        <w:left w:val="none" w:sz="0" w:space="0" w:color="auto"/>
        <w:bottom w:val="none" w:sz="0" w:space="0" w:color="auto"/>
        <w:right w:val="none" w:sz="0" w:space="0" w:color="auto"/>
      </w:divBdr>
    </w:div>
    <w:div w:id="831290317">
      <w:bodyDiv w:val="1"/>
      <w:marLeft w:val="0"/>
      <w:marRight w:val="0"/>
      <w:marTop w:val="0"/>
      <w:marBottom w:val="0"/>
      <w:divBdr>
        <w:top w:val="none" w:sz="0" w:space="0" w:color="auto"/>
        <w:left w:val="none" w:sz="0" w:space="0" w:color="auto"/>
        <w:bottom w:val="none" w:sz="0" w:space="0" w:color="auto"/>
        <w:right w:val="none" w:sz="0" w:space="0" w:color="auto"/>
      </w:divBdr>
    </w:div>
    <w:div w:id="831339218">
      <w:bodyDiv w:val="1"/>
      <w:marLeft w:val="0"/>
      <w:marRight w:val="0"/>
      <w:marTop w:val="0"/>
      <w:marBottom w:val="0"/>
      <w:divBdr>
        <w:top w:val="none" w:sz="0" w:space="0" w:color="auto"/>
        <w:left w:val="none" w:sz="0" w:space="0" w:color="auto"/>
        <w:bottom w:val="none" w:sz="0" w:space="0" w:color="auto"/>
        <w:right w:val="none" w:sz="0" w:space="0" w:color="auto"/>
      </w:divBdr>
    </w:div>
    <w:div w:id="831486331">
      <w:bodyDiv w:val="1"/>
      <w:marLeft w:val="0"/>
      <w:marRight w:val="0"/>
      <w:marTop w:val="0"/>
      <w:marBottom w:val="0"/>
      <w:divBdr>
        <w:top w:val="none" w:sz="0" w:space="0" w:color="auto"/>
        <w:left w:val="none" w:sz="0" w:space="0" w:color="auto"/>
        <w:bottom w:val="none" w:sz="0" w:space="0" w:color="auto"/>
        <w:right w:val="none" w:sz="0" w:space="0" w:color="auto"/>
      </w:divBdr>
    </w:div>
    <w:div w:id="831682096">
      <w:bodyDiv w:val="1"/>
      <w:marLeft w:val="0"/>
      <w:marRight w:val="0"/>
      <w:marTop w:val="0"/>
      <w:marBottom w:val="0"/>
      <w:divBdr>
        <w:top w:val="none" w:sz="0" w:space="0" w:color="auto"/>
        <w:left w:val="none" w:sz="0" w:space="0" w:color="auto"/>
        <w:bottom w:val="none" w:sz="0" w:space="0" w:color="auto"/>
        <w:right w:val="none" w:sz="0" w:space="0" w:color="auto"/>
      </w:divBdr>
    </w:div>
    <w:div w:id="831682800">
      <w:bodyDiv w:val="1"/>
      <w:marLeft w:val="0"/>
      <w:marRight w:val="0"/>
      <w:marTop w:val="0"/>
      <w:marBottom w:val="0"/>
      <w:divBdr>
        <w:top w:val="none" w:sz="0" w:space="0" w:color="auto"/>
        <w:left w:val="none" w:sz="0" w:space="0" w:color="auto"/>
        <w:bottom w:val="none" w:sz="0" w:space="0" w:color="auto"/>
        <w:right w:val="none" w:sz="0" w:space="0" w:color="auto"/>
      </w:divBdr>
    </w:div>
    <w:div w:id="831719263">
      <w:bodyDiv w:val="1"/>
      <w:marLeft w:val="0"/>
      <w:marRight w:val="0"/>
      <w:marTop w:val="0"/>
      <w:marBottom w:val="0"/>
      <w:divBdr>
        <w:top w:val="none" w:sz="0" w:space="0" w:color="auto"/>
        <w:left w:val="none" w:sz="0" w:space="0" w:color="auto"/>
        <w:bottom w:val="none" w:sz="0" w:space="0" w:color="auto"/>
        <w:right w:val="none" w:sz="0" w:space="0" w:color="auto"/>
      </w:divBdr>
    </w:div>
    <w:div w:id="831876951">
      <w:bodyDiv w:val="1"/>
      <w:marLeft w:val="0"/>
      <w:marRight w:val="0"/>
      <w:marTop w:val="0"/>
      <w:marBottom w:val="0"/>
      <w:divBdr>
        <w:top w:val="none" w:sz="0" w:space="0" w:color="auto"/>
        <w:left w:val="none" w:sz="0" w:space="0" w:color="auto"/>
        <w:bottom w:val="none" w:sz="0" w:space="0" w:color="auto"/>
        <w:right w:val="none" w:sz="0" w:space="0" w:color="auto"/>
      </w:divBdr>
    </w:div>
    <w:div w:id="832061440">
      <w:bodyDiv w:val="1"/>
      <w:marLeft w:val="0"/>
      <w:marRight w:val="0"/>
      <w:marTop w:val="0"/>
      <w:marBottom w:val="0"/>
      <w:divBdr>
        <w:top w:val="none" w:sz="0" w:space="0" w:color="auto"/>
        <w:left w:val="none" w:sz="0" w:space="0" w:color="auto"/>
        <w:bottom w:val="none" w:sz="0" w:space="0" w:color="auto"/>
        <w:right w:val="none" w:sz="0" w:space="0" w:color="auto"/>
      </w:divBdr>
    </w:div>
    <w:div w:id="832255579">
      <w:bodyDiv w:val="1"/>
      <w:marLeft w:val="0"/>
      <w:marRight w:val="0"/>
      <w:marTop w:val="0"/>
      <w:marBottom w:val="0"/>
      <w:divBdr>
        <w:top w:val="none" w:sz="0" w:space="0" w:color="auto"/>
        <w:left w:val="none" w:sz="0" w:space="0" w:color="auto"/>
        <w:bottom w:val="none" w:sz="0" w:space="0" w:color="auto"/>
        <w:right w:val="none" w:sz="0" w:space="0" w:color="auto"/>
      </w:divBdr>
    </w:div>
    <w:div w:id="832573329">
      <w:bodyDiv w:val="1"/>
      <w:marLeft w:val="0"/>
      <w:marRight w:val="0"/>
      <w:marTop w:val="0"/>
      <w:marBottom w:val="0"/>
      <w:divBdr>
        <w:top w:val="none" w:sz="0" w:space="0" w:color="auto"/>
        <w:left w:val="none" w:sz="0" w:space="0" w:color="auto"/>
        <w:bottom w:val="none" w:sz="0" w:space="0" w:color="auto"/>
        <w:right w:val="none" w:sz="0" w:space="0" w:color="auto"/>
      </w:divBdr>
    </w:div>
    <w:div w:id="832573966">
      <w:bodyDiv w:val="1"/>
      <w:marLeft w:val="0"/>
      <w:marRight w:val="0"/>
      <w:marTop w:val="0"/>
      <w:marBottom w:val="0"/>
      <w:divBdr>
        <w:top w:val="none" w:sz="0" w:space="0" w:color="auto"/>
        <w:left w:val="none" w:sz="0" w:space="0" w:color="auto"/>
        <w:bottom w:val="none" w:sz="0" w:space="0" w:color="auto"/>
        <w:right w:val="none" w:sz="0" w:space="0" w:color="auto"/>
      </w:divBdr>
    </w:div>
    <w:div w:id="832835367">
      <w:bodyDiv w:val="1"/>
      <w:marLeft w:val="0"/>
      <w:marRight w:val="0"/>
      <w:marTop w:val="0"/>
      <w:marBottom w:val="0"/>
      <w:divBdr>
        <w:top w:val="none" w:sz="0" w:space="0" w:color="auto"/>
        <w:left w:val="none" w:sz="0" w:space="0" w:color="auto"/>
        <w:bottom w:val="none" w:sz="0" w:space="0" w:color="auto"/>
        <w:right w:val="none" w:sz="0" w:space="0" w:color="auto"/>
      </w:divBdr>
    </w:div>
    <w:div w:id="832838149">
      <w:bodyDiv w:val="1"/>
      <w:marLeft w:val="0"/>
      <w:marRight w:val="0"/>
      <w:marTop w:val="0"/>
      <w:marBottom w:val="0"/>
      <w:divBdr>
        <w:top w:val="none" w:sz="0" w:space="0" w:color="auto"/>
        <w:left w:val="none" w:sz="0" w:space="0" w:color="auto"/>
        <w:bottom w:val="none" w:sz="0" w:space="0" w:color="auto"/>
        <w:right w:val="none" w:sz="0" w:space="0" w:color="auto"/>
      </w:divBdr>
    </w:div>
    <w:div w:id="832992632">
      <w:bodyDiv w:val="1"/>
      <w:marLeft w:val="0"/>
      <w:marRight w:val="0"/>
      <w:marTop w:val="0"/>
      <w:marBottom w:val="0"/>
      <w:divBdr>
        <w:top w:val="none" w:sz="0" w:space="0" w:color="auto"/>
        <w:left w:val="none" w:sz="0" w:space="0" w:color="auto"/>
        <w:bottom w:val="none" w:sz="0" w:space="0" w:color="auto"/>
        <w:right w:val="none" w:sz="0" w:space="0" w:color="auto"/>
      </w:divBdr>
    </w:div>
    <w:div w:id="832993460">
      <w:bodyDiv w:val="1"/>
      <w:marLeft w:val="0"/>
      <w:marRight w:val="0"/>
      <w:marTop w:val="0"/>
      <w:marBottom w:val="0"/>
      <w:divBdr>
        <w:top w:val="none" w:sz="0" w:space="0" w:color="auto"/>
        <w:left w:val="none" w:sz="0" w:space="0" w:color="auto"/>
        <w:bottom w:val="none" w:sz="0" w:space="0" w:color="auto"/>
        <w:right w:val="none" w:sz="0" w:space="0" w:color="auto"/>
      </w:divBdr>
    </w:div>
    <w:div w:id="833371694">
      <w:bodyDiv w:val="1"/>
      <w:marLeft w:val="0"/>
      <w:marRight w:val="0"/>
      <w:marTop w:val="0"/>
      <w:marBottom w:val="0"/>
      <w:divBdr>
        <w:top w:val="none" w:sz="0" w:space="0" w:color="auto"/>
        <w:left w:val="none" w:sz="0" w:space="0" w:color="auto"/>
        <w:bottom w:val="none" w:sz="0" w:space="0" w:color="auto"/>
        <w:right w:val="none" w:sz="0" w:space="0" w:color="auto"/>
      </w:divBdr>
    </w:div>
    <w:div w:id="833374255">
      <w:bodyDiv w:val="1"/>
      <w:marLeft w:val="0"/>
      <w:marRight w:val="0"/>
      <w:marTop w:val="0"/>
      <w:marBottom w:val="0"/>
      <w:divBdr>
        <w:top w:val="none" w:sz="0" w:space="0" w:color="auto"/>
        <w:left w:val="none" w:sz="0" w:space="0" w:color="auto"/>
        <w:bottom w:val="none" w:sz="0" w:space="0" w:color="auto"/>
        <w:right w:val="none" w:sz="0" w:space="0" w:color="auto"/>
      </w:divBdr>
    </w:div>
    <w:div w:id="833493749">
      <w:bodyDiv w:val="1"/>
      <w:marLeft w:val="0"/>
      <w:marRight w:val="0"/>
      <w:marTop w:val="0"/>
      <w:marBottom w:val="0"/>
      <w:divBdr>
        <w:top w:val="none" w:sz="0" w:space="0" w:color="auto"/>
        <w:left w:val="none" w:sz="0" w:space="0" w:color="auto"/>
        <w:bottom w:val="none" w:sz="0" w:space="0" w:color="auto"/>
        <w:right w:val="none" w:sz="0" w:space="0" w:color="auto"/>
      </w:divBdr>
    </w:div>
    <w:div w:id="833684829">
      <w:bodyDiv w:val="1"/>
      <w:marLeft w:val="0"/>
      <w:marRight w:val="0"/>
      <w:marTop w:val="0"/>
      <w:marBottom w:val="0"/>
      <w:divBdr>
        <w:top w:val="none" w:sz="0" w:space="0" w:color="auto"/>
        <w:left w:val="none" w:sz="0" w:space="0" w:color="auto"/>
        <w:bottom w:val="none" w:sz="0" w:space="0" w:color="auto"/>
        <w:right w:val="none" w:sz="0" w:space="0" w:color="auto"/>
      </w:divBdr>
    </w:div>
    <w:div w:id="833764038">
      <w:bodyDiv w:val="1"/>
      <w:marLeft w:val="0"/>
      <w:marRight w:val="0"/>
      <w:marTop w:val="0"/>
      <w:marBottom w:val="0"/>
      <w:divBdr>
        <w:top w:val="none" w:sz="0" w:space="0" w:color="auto"/>
        <w:left w:val="none" w:sz="0" w:space="0" w:color="auto"/>
        <w:bottom w:val="none" w:sz="0" w:space="0" w:color="auto"/>
        <w:right w:val="none" w:sz="0" w:space="0" w:color="auto"/>
      </w:divBdr>
    </w:div>
    <w:div w:id="833834934">
      <w:bodyDiv w:val="1"/>
      <w:marLeft w:val="0"/>
      <w:marRight w:val="0"/>
      <w:marTop w:val="0"/>
      <w:marBottom w:val="0"/>
      <w:divBdr>
        <w:top w:val="none" w:sz="0" w:space="0" w:color="auto"/>
        <w:left w:val="none" w:sz="0" w:space="0" w:color="auto"/>
        <w:bottom w:val="none" w:sz="0" w:space="0" w:color="auto"/>
        <w:right w:val="none" w:sz="0" w:space="0" w:color="auto"/>
      </w:divBdr>
    </w:div>
    <w:div w:id="833837229">
      <w:bodyDiv w:val="1"/>
      <w:marLeft w:val="0"/>
      <w:marRight w:val="0"/>
      <w:marTop w:val="0"/>
      <w:marBottom w:val="0"/>
      <w:divBdr>
        <w:top w:val="none" w:sz="0" w:space="0" w:color="auto"/>
        <w:left w:val="none" w:sz="0" w:space="0" w:color="auto"/>
        <w:bottom w:val="none" w:sz="0" w:space="0" w:color="auto"/>
        <w:right w:val="none" w:sz="0" w:space="0" w:color="auto"/>
      </w:divBdr>
    </w:div>
    <w:div w:id="833842731">
      <w:bodyDiv w:val="1"/>
      <w:marLeft w:val="0"/>
      <w:marRight w:val="0"/>
      <w:marTop w:val="0"/>
      <w:marBottom w:val="0"/>
      <w:divBdr>
        <w:top w:val="none" w:sz="0" w:space="0" w:color="auto"/>
        <w:left w:val="none" w:sz="0" w:space="0" w:color="auto"/>
        <w:bottom w:val="none" w:sz="0" w:space="0" w:color="auto"/>
        <w:right w:val="none" w:sz="0" w:space="0" w:color="auto"/>
      </w:divBdr>
    </w:div>
    <w:div w:id="834036544">
      <w:bodyDiv w:val="1"/>
      <w:marLeft w:val="0"/>
      <w:marRight w:val="0"/>
      <w:marTop w:val="0"/>
      <w:marBottom w:val="0"/>
      <w:divBdr>
        <w:top w:val="none" w:sz="0" w:space="0" w:color="auto"/>
        <w:left w:val="none" w:sz="0" w:space="0" w:color="auto"/>
        <w:bottom w:val="none" w:sz="0" w:space="0" w:color="auto"/>
        <w:right w:val="none" w:sz="0" w:space="0" w:color="auto"/>
      </w:divBdr>
    </w:div>
    <w:div w:id="834078330">
      <w:bodyDiv w:val="1"/>
      <w:marLeft w:val="0"/>
      <w:marRight w:val="0"/>
      <w:marTop w:val="0"/>
      <w:marBottom w:val="0"/>
      <w:divBdr>
        <w:top w:val="none" w:sz="0" w:space="0" w:color="auto"/>
        <w:left w:val="none" w:sz="0" w:space="0" w:color="auto"/>
        <w:bottom w:val="none" w:sz="0" w:space="0" w:color="auto"/>
        <w:right w:val="none" w:sz="0" w:space="0" w:color="auto"/>
      </w:divBdr>
    </w:div>
    <w:div w:id="834147153">
      <w:bodyDiv w:val="1"/>
      <w:marLeft w:val="0"/>
      <w:marRight w:val="0"/>
      <w:marTop w:val="0"/>
      <w:marBottom w:val="0"/>
      <w:divBdr>
        <w:top w:val="none" w:sz="0" w:space="0" w:color="auto"/>
        <w:left w:val="none" w:sz="0" w:space="0" w:color="auto"/>
        <w:bottom w:val="none" w:sz="0" w:space="0" w:color="auto"/>
        <w:right w:val="none" w:sz="0" w:space="0" w:color="auto"/>
      </w:divBdr>
    </w:div>
    <w:div w:id="834228230">
      <w:bodyDiv w:val="1"/>
      <w:marLeft w:val="0"/>
      <w:marRight w:val="0"/>
      <w:marTop w:val="0"/>
      <w:marBottom w:val="0"/>
      <w:divBdr>
        <w:top w:val="none" w:sz="0" w:space="0" w:color="auto"/>
        <w:left w:val="none" w:sz="0" w:space="0" w:color="auto"/>
        <w:bottom w:val="none" w:sz="0" w:space="0" w:color="auto"/>
        <w:right w:val="none" w:sz="0" w:space="0" w:color="auto"/>
      </w:divBdr>
    </w:div>
    <w:div w:id="834490460">
      <w:bodyDiv w:val="1"/>
      <w:marLeft w:val="0"/>
      <w:marRight w:val="0"/>
      <w:marTop w:val="0"/>
      <w:marBottom w:val="0"/>
      <w:divBdr>
        <w:top w:val="none" w:sz="0" w:space="0" w:color="auto"/>
        <w:left w:val="none" w:sz="0" w:space="0" w:color="auto"/>
        <w:bottom w:val="none" w:sz="0" w:space="0" w:color="auto"/>
        <w:right w:val="none" w:sz="0" w:space="0" w:color="auto"/>
      </w:divBdr>
    </w:div>
    <w:div w:id="834493543">
      <w:bodyDiv w:val="1"/>
      <w:marLeft w:val="0"/>
      <w:marRight w:val="0"/>
      <w:marTop w:val="0"/>
      <w:marBottom w:val="0"/>
      <w:divBdr>
        <w:top w:val="none" w:sz="0" w:space="0" w:color="auto"/>
        <w:left w:val="none" w:sz="0" w:space="0" w:color="auto"/>
        <w:bottom w:val="none" w:sz="0" w:space="0" w:color="auto"/>
        <w:right w:val="none" w:sz="0" w:space="0" w:color="auto"/>
      </w:divBdr>
    </w:div>
    <w:div w:id="834615020">
      <w:bodyDiv w:val="1"/>
      <w:marLeft w:val="0"/>
      <w:marRight w:val="0"/>
      <w:marTop w:val="0"/>
      <w:marBottom w:val="0"/>
      <w:divBdr>
        <w:top w:val="none" w:sz="0" w:space="0" w:color="auto"/>
        <w:left w:val="none" w:sz="0" w:space="0" w:color="auto"/>
        <w:bottom w:val="none" w:sz="0" w:space="0" w:color="auto"/>
        <w:right w:val="none" w:sz="0" w:space="0" w:color="auto"/>
      </w:divBdr>
    </w:div>
    <w:div w:id="834760206">
      <w:bodyDiv w:val="1"/>
      <w:marLeft w:val="0"/>
      <w:marRight w:val="0"/>
      <w:marTop w:val="0"/>
      <w:marBottom w:val="0"/>
      <w:divBdr>
        <w:top w:val="none" w:sz="0" w:space="0" w:color="auto"/>
        <w:left w:val="none" w:sz="0" w:space="0" w:color="auto"/>
        <w:bottom w:val="none" w:sz="0" w:space="0" w:color="auto"/>
        <w:right w:val="none" w:sz="0" w:space="0" w:color="auto"/>
      </w:divBdr>
    </w:div>
    <w:div w:id="834999805">
      <w:bodyDiv w:val="1"/>
      <w:marLeft w:val="0"/>
      <w:marRight w:val="0"/>
      <w:marTop w:val="0"/>
      <w:marBottom w:val="0"/>
      <w:divBdr>
        <w:top w:val="none" w:sz="0" w:space="0" w:color="auto"/>
        <w:left w:val="none" w:sz="0" w:space="0" w:color="auto"/>
        <w:bottom w:val="none" w:sz="0" w:space="0" w:color="auto"/>
        <w:right w:val="none" w:sz="0" w:space="0" w:color="auto"/>
      </w:divBdr>
    </w:div>
    <w:div w:id="835074243">
      <w:bodyDiv w:val="1"/>
      <w:marLeft w:val="0"/>
      <w:marRight w:val="0"/>
      <w:marTop w:val="0"/>
      <w:marBottom w:val="0"/>
      <w:divBdr>
        <w:top w:val="none" w:sz="0" w:space="0" w:color="auto"/>
        <w:left w:val="none" w:sz="0" w:space="0" w:color="auto"/>
        <w:bottom w:val="none" w:sz="0" w:space="0" w:color="auto"/>
        <w:right w:val="none" w:sz="0" w:space="0" w:color="auto"/>
      </w:divBdr>
    </w:div>
    <w:div w:id="835268089">
      <w:bodyDiv w:val="1"/>
      <w:marLeft w:val="0"/>
      <w:marRight w:val="0"/>
      <w:marTop w:val="0"/>
      <w:marBottom w:val="0"/>
      <w:divBdr>
        <w:top w:val="none" w:sz="0" w:space="0" w:color="auto"/>
        <w:left w:val="none" w:sz="0" w:space="0" w:color="auto"/>
        <w:bottom w:val="none" w:sz="0" w:space="0" w:color="auto"/>
        <w:right w:val="none" w:sz="0" w:space="0" w:color="auto"/>
      </w:divBdr>
    </w:div>
    <w:div w:id="835419783">
      <w:bodyDiv w:val="1"/>
      <w:marLeft w:val="0"/>
      <w:marRight w:val="0"/>
      <w:marTop w:val="0"/>
      <w:marBottom w:val="0"/>
      <w:divBdr>
        <w:top w:val="none" w:sz="0" w:space="0" w:color="auto"/>
        <w:left w:val="none" w:sz="0" w:space="0" w:color="auto"/>
        <w:bottom w:val="none" w:sz="0" w:space="0" w:color="auto"/>
        <w:right w:val="none" w:sz="0" w:space="0" w:color="auto"/>
      </w:divBdr>
    </w:div>
    <w:div w:id="835611905">
      <w:bodyDiv w:val="1"/>
      <w:marLeft w:val="0"/>
      <w:marRight w:val="0"/>
      <w:marTop w:val="0"/>
      <w:marBottom w:val="0"/>
      <w:divBdr>
        <w:top w:val="none" w:sz="0" w:space="0" w:color="auto"/>
        <w:left w:val="none" w:sz="0" w:space="0" w:color="auto"/>
        <w:bottom w:val="none" w:sz="0" w:space="0" w:color="auto"/>
        <w:right w:val="none" w:sz="0" w:space="0" w:color="auto"/>
      </w:divBdr>
    </w:div>
    <w:div w:id="835724379">
      <w:bodyDiv w:val="1"/>
      <w:marLeft w:val="0"/>
      <w:marRight w:val="0"/>
      <w:marTop w:val="0"/>
      <w:marBottom w:val="0"/>
      <w:divBdr>
        <w:top w:val="none" w:sz="0" w:space="0" w:color="auto"/>
        <w:left w:val="none" w:sz="0" w:space="0" w:color="auto"/>
        <w:bottom w:val="none" w:sz="0" w:space="0" w:color="auto"/>
        <w:right w:val="none" w:sz="0" w:space="0" w:color="auto"/>
      </w:divBdr>
    </w:div>
    <w:div w:id="836191857">
      <w:bodyDiv w:val="1"/>
      <w:marLeft w:val="0"/>
      <w:marRight w:val="0"/>
      <w:marTop w:val="0"/>
      <w:marBottom w:val="0"/>
      <w:divBdr>
        <w:top w:val="none" w:sz="0" w:space="0" w:color="auto"/>
        <w:left w:val="none" w:sz="0" w:space="0" w:color="auto"/>
        <w:bottom w:val="none" w:sz="0" w:space="0" w:color="auto"/>
        <w:right w:val="none" w:sz="0" w:space="0" w:color="auto"/>
      </w:divBdr>
    </w:div>
    <w:div w:id="836262588">
      <w:bodyDiv w:val="1"/>
      <w:marLeft w:val="0"/>
      <w:marRight w:val="0"/>
      <w:marTop w:val="0"/>
      <w:marBottom w:val="0"/>
      <w:divBdr>
        <w:top w:val="none" w:sz="0" w:space="0" w:color="auto"/>
        <w:left w:val="none" w:sz="0" w:space="0" w:color="auto"/>
        <w:bottom w:val="none" w:sz="0" w:space="0" w:color="auto"/>
        <w:right w:val="none" w:sz="0" w:space="0" w:color="auto"/>
      </w:divBdr>
    </w:div>
    <w:div w:id="836305990">
      <w:bodyDiv w:val="1"/>
      <w:marLeft w:val="0"/>
      <w:marRight w:val="0"/>
      <w:marTop w:val="0"/>
      <w:marBottom w:val="0"/>
      <w:divBdr>
        <w:top w:val="none" w:sz="0" w:space="0" w:color="auto"/>
        <w:left w:val="none" w:sz="0" w:space="0" w:color="auto"/>
        <w:bottom w:val="none" w:sz="0" w:space="0" w:color="auto"/>
        <w:right w:val="none" w:sz="0" w:space="0" w:color="auto"/>
      </w:divBdr>
    </w:div>
    <w:div w:id="836385801">
      <w:bodyDiv w:val="1"/>
      <w:marLeft w:val="0"/>
      <w:marRight w:val="0"/>
      <w:marTop w:val="0"/>
      <w:marBottom w:val="0"/>
      <w:divBdr>
        <w:top w:val="none" w:sz="0" w:space="0" w:color="auto"/>
        <w:left w:val="none" w:sz="0" w:space="0" w:color="auto"/>
        <w:bottom w:val="none" w:sz="0" w:space="0" w:color="auto"/>
        <w:right w:val="none" w:sz="0" w:space="0" w:color="auto"/>
      </w:divBdr>
    </w:div>
    <w:div w:id="836574499">
      <w:bodyDiv w:val="1"/>
      <w:marLeft w:val="0"/>
      <w:marRight w:val="0"/>
      <w:marTop w:val="0"/>
      <w:marBottom w:val="0"/>
      <w:divBdr>
        <w:top w:val="none" w:sz="0" w:space="0" w:color="auto"/>
        <w:left w:val="none" w:sz="0" w:space="0" w:color="auto"/>
        <w:bottom w:val="none" w:sz="0" w:space="0" w:color="auto"/>
        <w:right w:val="none" w:sz="0" w:space="0" w:color="auto"/>
      </w:divBdr>
    </w:div>
    <w:div w:id="836581468">
      <w:bodyDiv w:val="1"/>
      <w:marLeft w:val="0"/>
      <w:marRight w:val="0"/>
      <w:marTop w:val="0"/>
      <w:marBottom w:val="0"/>
      <w:divBdr>
        <w:top w:val="none" w:sz="0" w:space="0" w:color="auto"/>
        <w:left w:val="none" w:sz="0" w:space="0" w:color="auto"/>
        <w:bottom w:val="none" w:sz="0" w:space="0" w:color="auto"/>
        <w:right w:val="none" w:sz="0" w:space="0" w:color="auto"/>
      </w:divBdr>
    </w:div>
    <w:div w:id="836726683">
      <w:bodyDiv w:val="1"/>
      <w:marLeft w:val="0"/>
      <w:marRight w:val="0"/>
      <w:marTop w:val="0"/>
      <w:marBottom w:val="0"/>
      <w:divBdr>
        <w:top w:val="none" w:sz="0" w:space="0" w:color="auto"/>
        <w:left w:val="none" w:sz="0" w:space="0" w:color="auto"/>
        <w:bottom w:val="none" w:sz="0" w:space="0" w:color="auto"/>
        <w:right w:val="none" w:sz="0" w:space="0" w:color="auto"/>
      </w:divBdr>
    </w:div>
    <w:div w:id="836773895">
      <w:bodyDiv w:val="1"/>
      <w:marLeft w:val="0"/>
      <w:marRight w:val="0"/>
      <w:marTop w:val="0"/>
      <w:marBottom w:val="0"/>
      <w:divBdr>
        <w:top w:val="none" w:sz="0" w:space="0" w:color="auto"/>
        <w:left w:val="none" w:sz="0" w:space="0" w:color="auto"/>
        <w:bottom w:val="none" w:sz="0" w:space="0" w:color="auto"/>
        <w:right w:val="none" w:sz="0" w:space="0" w:color="auto"/>
      </w:divBdr>
    </w:div>
    <w:div w:id="837037532">
      <w:bodyDiv w:val="1"/>
      <w:marLeft w:val="0"/>
      <w:marRight w:val="0"/>
      <w:marTop w:val="0"/>
      <w:marBottom w:val="0"/>
      <w:divBdr>
        <w:top w:val="none" w:sz="0" w:space="0" w:color="auto"/>
        <w:left w:val="none" w:sz="0" w:space="0" w:color="auto"/>
        <w:bottom w:val="none" w:sz="0" w:space="0" w:color="auto"/>
        <w:right w:val="none" w:sz="0" w:space="0" w:color="auto"/>
      </w:divBdr>
    </w:div>
    <w:div w:id="837117904">
      <w:bodyDiv w:val="1"/>
      <w:marLeft w:val="0"/>
      <w:marRight w:val="0"/>
      <w:marTop w:val="0"/>
      <w:marBottom w:val="0"/>
      <w:divBdr>
        <w:top w:val="none" w:sz="0" w:space="0" w:color="auto"/>
        <w:left w:val="none" w:sz="0" w:space="0" w:color="auto"/>
        <w:bottom w:val="none" w:sz="0" w:space="0" w:color="auto"/>
        <w:right w:val="none" w:sz="0" w:space="0" w:color="auto"/>
      </w:divBdr>
    </w:div>
    <w:div w:id="837380590">
      <w:bodyDiv w:val="1"/>
      <w:marLeft w:val="0"/>
      <w:marRight w:val="0"/>
      <w:marTop w:val="0"/>
      <w:marBottom w:val="0"/>
      <w:divBdr>
        <w:top w:val="none" w:sz="0" w:space="0" w:color="auto"/>
        <w:left w:val="none" w:sz="0" w:space="0" w:color="auto"/>
        <w:bottom w:val="none" w:sz="0" w:space="0" w:color="auto"/>
        <w:right w:val="none" w:sz="0" w:space="0" w:color="auto"/>
      </w:divBdr>
    </w:div>
    <w:div w:id="837887614">
      <w:bodyDiv w:val="1"/>
      <w:marLeft w:val="0"/>
      <w:marRight w:val="0"/>
      <w:marTop w:val="0"/>
      <w:marBottom w:val="0"/>
      <w:divBdr>
        <w:top w:val="none" w:sz="0" w:space="0" w:color="auto"/>
        <w:left w:val="none" w:sz="0" w:space="0" w:color="auto"/>
        <w:bottom w:val="none" w:sz="0" w:space="0" w:color="auto"/>
        <w:right w:val="none" w:sz="0" w:space="0" w:color="auto"/>
      </w:divBdr>
    </w:div>
    <w:div w:id="837964442">
      <w:bodyDiv w:val="1"/>
      <w:marLeft w:val="0"/>
      <w:marRight w:val="0"/>
      <w:marTop w:val="0"/>
      <w:marBottom w:val="0"/>
      <w:divBdr>
        <w:top w:val="none" w:sz="0" w:space="0" w:color="auto"/>
        <w:left w:val="none" w:sz="0" w:space="0" w:color="auto"/>
        <w:bottom w:val="none" w:sz="0" w:space="0" w:color="auto"/>
        <w:right w:val="none" w:sz="0" w:space="0" w:color="auto"/>
      </w:divBdr>
    </w:div>
    <w:div w:id="837964449">
      <w:bodyDiv w:val="1"/>
      <w:marLeft w:val="0"/>
      <w:marRight w:val="0"/>
      <w:marTop w:val="0"/>
      <w:marBottom w:val="0"/>
      <w:divBdr>
        <w:top w:val="none" w:sz="0" w:space="0" w:color="auto"/>
        <w:left w:val="none" w:sz="0" w:space="0" w:color="auto"/>
        <w:bottom w:val="none" w:sz="0" w:space="0" w:color="auto"/>
        <w:right w:val="none" w:sz="0" w:space="0" w:color="auto"/>
      </w:divBdr>
    </w:div>
    <w:div w:id="838085104">
      <w:bodyDiv w:val="1"/>
      <w:marLeft w:val="0"/>
      <w:marRight w:val="0"/>
      <w:marTop w:val="0"/>
      <w:marBottom w:val="0"/>
      <w:divBdr>
        <w:top w:val="none" w:sz="0" w:space="0" w:color="auto"/>
        <w:left w:val="none" w:sz="0" w:space="0" w:color="auto"/>
        <w:bottom w:val="none" w:sz="0" w:space="0" w:color="auto"/>
        <w:right w:val="none" w:sz="0" w:space="0" w:color="auto"/>
      </w:divBdr>
    </w:div>
    <w:div w:id="838154119">
      <w:bodyDiv w:val="1"/>
      <w:marLeft w:val="0"/>
      <w:marRight w:val="0"/>
      <w:marTop w:val="0"/>
      <w:marBottom w:val="0"/>
      <w:divBdr>
        <w:top w:val="none" w:sz="0" w:space="0" w:color="auto"/>
        <w:left w:val="none" w:sz="0" w:space="0" w:color="auto"/>
        <w:bottom w:val="none" w:sz="0" w:space="0" w:color="auto"/>
        <w:right w:val="none" w:sz="0" w:space="0" w:color="auto"/>
      </w:divBdr>
    </w:div>
    <w:div w:id="838470640">
      <w:bodyDiv w:val="1"/>
      <w:marLeft w:val="0"/>
      <w:marRight w:val="0"/>
      <w:marTop w:val="0"/>
      <w:marBottom w:val="0"/>
      <w:divBdr>
        <w:top w:val="none" w:sz="0" w:space="0" w:color="auto"/>
        <w:left w:val="none" w:sz="0" w:space="0" w:color="auto"/>
        <w:bottom w:val="none" w:sz="0" w:space="0" w:color="auto"/>
        <w:right w:val="none" w:sz="0" w:space="0" w:color="auto"/>
      </w:divBdr>
    </w:div>
    <w:div w:id="838541338">
      <w:bodyDiv w:val="1"/>
      <w:marLeft w:val="0"/>
      <w:marRight w:val="0"/>
      <w:marTop w:val="0"/>
      <w:marBottom w:val="0"/>
      <w:divBdr>
        <w:top w:val="none" w:sz="0" w:space="0" w:color="auto"/>
        <w:left w:val="none" w:sz="0" w:space="0" w:color="auto"/>
        <w:bottom w:val="none" w:sz="0" w:space="0" w:color="auto"/>
        <w:right w:val="none" w:sz="0" w:space="0" w:color="auto"/>
      </w:divBdr>
    </w:div>
    <w:div w:id="838690298">
      <w:bodyDiv w:val="1"/>
      <w:marLeft w:val="0"/>
      <w:marRight w:val="0"/>
      <w:marTop w:val="0"/>
      <w:marBottom w:val="0"/>
      <w:divBdr>
        <w:top w:val="none" w:sz="0" w:space="0" w:color="auto"/>
        <w:left w:val="none" w:sz="0" w:space="0" w:color="auto"/>
        <w:bottom w:val="none" w:sz="0" w:space="0" w:color="auto"/>
        <w:right w:val="none" w:sz="0" w:space="0" w:color="auto"/>
      </w:divBdr>
    </w:div>
    <w:div w:id="838739009">
      <w:bodyDiv w:val="1"/>
      <w:marLeft w:val="0"/>
      <w:marRight w:val="0"/>
      <w:marTop w:val="0"/>
      <w:marBottom w:val="0"/>
      <w:divBdr>
        <w:top w:val="none" w:sz="0" w:space="0" w:color="auto"/>
        <w:left w:val="none" w:sz="0" w:space="0" w:color="auto"/>
        <w:bottom w:val="none" w:sz="0" w:space="0" w:color="auto"/>
        <w:right w:val="none" w:sz="0" w:space="0" w:color="auto"/>
      </w:divBdr>
    </w:div>
    <w:div w:id="838810377">
      <w:bodyDiv w:val="1"/>
      <w:marLeft w:val="0"/>
      <w:marRight w:val="0"/>
      <w:marTop w:val="0"/>
      <w:marBottom w:val="0"/>
      <w:divBdr>
        <w:top w:val="none" w:sz="0" w:space="0" w:color="auto"/>
        <w:left w:val="none" w:sz="0" w:space="0" w:color="auto"/>
        <w:bottom w:val="none" w:sz="0" w:space="0" w:color="auto"/>
        <w:right w:val="none" w:sz="0" w:space="0" w:color="auto"/>
      </w:divBdr>
    </w:div>
    <w:div w:id="839004671">
      <w:bodyDiv w:val="1"/>
      <w:marLeft w:val="0"/>
      <w:marRight w:val="0"/>
      <w:marTop w:val="0"/>
      <w:marBottom w:val="0"/>
      <w:divBdr>
        <w:top w:val="none" w:sz="0" w:space="0" w:color="auto"/>
        <w:left w:val="none" w:sz="0" w:space="0" w:color="auto"/>
        <w:bottom w:val="none" w:sz="0" w:space="0" w:color="auto"/>
        <w:right w:val="none" w:sz="0" w:space="0" w:color="auto"/>
      </w:divBdr>
    </w:div>
    <w:div w:id="839202374">
      <w:bodyDiv w:val="1"/>
      <w:marLeft w:val="0"/>
      <w:marRight w:val="0"/>
      <w:marTop w:val="0"/>
      <w:marBottom w:val="0"/>
      <w:divBdr>
        <w:top w:val="none" w:sz="0" w:space="0" w:color="auto"/>
        <w:left w:val="none" w:sz="0" w:space="0" w:color="auto"/>
        <w:bottom w:val="none" w:sz="0" w:space="0" w:color="auto"/>
        <w:right w:val="none" w:sz="0" w:space="0" w:color="auto"/>
      </w:divBdr>
    </w:div>
    <w:div w:id="839538483">
      <w:bodyDiv w:val="1"/>
      <w:marLeft w:val="0"/>
      <w:marRight w:val="0"/>
      <w:marTop w:val="0"/>
      <w:marBottom w:val="0"/>
      <w:divBdr>
        <w:top w:val="none" w:sz="0" w:space="0" w:color="auto"/>
        <w:left w:val="none" w:sz="0" w:space="0" w:color="auto"/>
        <w:bottom w:val="none" w:sz="0" w:space="0" w:color="auto"/>
        <w:right w:val="none" w:sz="0" w:space="0" w:color="auto"/>
      </w:divBdr>
    </w:div>
    <w:div w:id="839731419">
      <w:bodyDiv w:val="1"/>
      <w:marLeft w:val="0"/>
      <w:marRight w:val="0"/>
      <w:marTop w:val="0"/>
      <w:marBottom w:val="0"/>
      <w:divBdr>
        <w:top w:val="none" w:sz="0" w:space="0" w:color="auto"/>
        <w:left w:val="none" w:sz="0" w:space="0" w:color="auto"/>
        <w:bottom w:val="none" w:sz="0" w:space="0" w:color="auto"/>
        <w:right w:val="none" w:sz="0" w:space="0" w:color="auto"/>
      </w:divBdr>
    </w:div>
    <w:div w:id="839924654">
      <w:bodyDiv w:val="1"/>
      <w:marLeft w:val="0"/>
      <w:marRight w:val="0"/>
      <w:marTop w:val="0"/>
      <w:marBottom w:val="0"/>
      <w:divBdr>
        <w:top w:val="none" w:sz="0" w:space="0" w:color="auto"/>
        <w:left w:val="none" w:sz="0" w:space="0" w:color="auto"/>
        <w:bottom w:val="none" w:sz="0" w:space="0" w:color="auto"/>
        <w:right w:val="none" w:sz="0" w:space="0" w:color="auto"/>
      </w:divBdr>
    </w:div>
    <w:div w:id="839975411">
      <w:bodyDiv w:val="1"/>
      <w:marLeft w:val="0"/>
      <w:marRight w:val="0"/>
      <w:marTop w:val="0"/>
      <w:marBottom w:val="0"/>
      <w:divBdr>
        <w:top w:val="none" w:sz="0" w:space="0" w:color="auto"/>
        <w:left w:val="none" w:sz="0" w:space="0" w:color="auto"/>
        <w:bottom w:val="none" w:sz="0" w:space="0" w:color="auto"/>
        <w:right w:val="none" w:sz="0" w:space="0" w:color="auto"/>
      </w:divBdr>
    </w:div>
    <w:div w:id="840043866">
      <w:bodyDiv w:val="1"/>
      <w:marLeft w:val="0"/>
      <w:marRight w:val="0"/>
      <w:marTop w:val="0"/>
      <w:marBottom w:val="0"/>
      <w:divBdr>
        <w:top w:val="none" w:sz="0" w:space="0" w:color="auto"/>
        <w:left w:val="none" w:sz="0" w:space="0" w:color="auto"/>
        <w:bottom w:val="none" w:sz="0" w:space="0" w:color="auto"/>
        <w:right w:val="none" w:sz="0" w:space="0" w:color="auto"/>
      </w:divBdr>
    </w:div>
    <w:div w:id="840196357">
      <w:bodyDiv w:val="1"/>
      <w:marLeft w:val="0"/>
      <w:marRight w:val="0"/>
      <w:marTop w:val="0"/>
      <w:marBottom w:val="0"/>
      <w:divBdr>
        <w:top w:val="none" w:sz="0" w:space="0" w:color="auto"/>
        <w:left w:val="none" w:sz="0" w:space="0" w:color="auto"/>
        <w:bottom w:val="none" w:sz="0" w:space="0" w:color="auto"/>
        <w:right w:val="none" w:sz="0" w:space="0" w:color="auto"/>
      </w:divBdr>
    </w:div>
    <w:div w:id="840238539">
      <w:bodyDiv w:val="1"/>
      <w:marLeft w:val="0"/>
      <w:marRight w:val="0"/>
      <w:marTop w:val="0"/>
      <w:marBottom w:val="0"/>
      <w:divBdr>
        <w:top w:val="none" w:sz="0" w:space="0" w:color="auto"/>
        <w:left w:val="none" w:sz="0" w:space="0" w:color="auto"/>
        <w:bottom w:val="none" w:sz="0" w:space="0" w:color="auto"/>
        <w:right w:val="none" w:sz="0" w:space="0" w:color="auto"/>
      </w:divBdr>
    </w:div>
    <w:div w:id="840850262">
      <w:bodyDiv w:val="1"/>
      <w:marLeft w:val="0"/>
      <w:marRight w:val="0"/>
      <w:marTop w:val="0"/>
      <w:marBottom w:val="0"/>
      <w:divBdr>
        <w:top w:val="none" w:sz="0" w:space="0" w:color="auto"/>
        <w:left w:val="none" w:sz="0" w:space="0" w:color="auto"/>
        <w:bottom w:val="none" w:sz="0" w:space="0" w:color="auto"/>
        <w:right w:val="none" w:sz="0" w:space="0" w:color="auto"/>
      </w:divBdr>
    </w:div>
    <w:div w:id="840892930">
      <w:bodyDiv w:val="1"/>
      <w:marLeft w:val="0"/>
      <w:marRight w:val="0"/>
      <w:marTop w:val="0"/>
      <w:marBottom w:val="0"/>
      <w:divBdr>
        <w:top w:val="none" w:sz="0" w:space="0" w:color="auto"/>
        <w:left w:val="none" w:sz="0" w:space="0" w:color="auto"/>
        <w:bottom w:val="none" w:sz="0" w:space="0" w:color="auto"/>
        <w:right w:val="none" w:sz="0" w:space="0" w:color="auto"/>
      </w:divBdr>
    </w:div>
    <w:div w:id="841168823">
      <w:bodyDiv w:val="1"/>
      <w:marLeft w:val="0"/>
      <w:marRight w:val="0"/>
      <w:marTop w:val="0"/>
      <w:marBottom w:val="0"/>
      <w:divBdr>
        <w:top w:val="none" w:sz="0" w:space="0" w:color="auto"/>
        <w:left w:val="none" w:sz="0" w:space="0" w:color="auto"/>
        <w:bottom w:val="none" w:sz="0" w:space="0" w:color="auto"/>
        <w:right w:val="none" w:sz="0" w:space="0" w:color="auto"/>
      </w:divBdr>
    </w:div>
    <w:div w:id="841313669">
      <w:bodyDiv w:val="1"/>
      <w:marLeft w:val="0"/>
      <w:marRight w:val="0"/>
      <w:marTop w:val="0"/>
      <w:marBottom w:val="0"/>
      <w:divBdr>
        <w:top w:val="none" w:sz="0" w:space="0" w:color="auto"/>
        <w:left w:val="none" w:sz="0" w:space="0" w:color="auto"/>
        <w:bottom w:val="none" w:sz="0" w:space="0" w:color="auto"/>
        <w:right w:val="none" w:sz="0" w:space="0" w:color="auto"/>
      </w:divBdr>
    </w:div>
    <w:div w:id="841361176">
      <w:bodyDiv w:val="1"/>
      <w:marLeft w:val="0"/>
      <w:marRight w:val="0"/>
      <w:marTop w:val="0"/>
      <w:marBottom w:val="0"/>
      <w:divBdr>
        <w:top w:val="none" w:sz="0" w:space="0" w:color="auto"/>
        <w:left w:val="none" w:sz="0" w:space="0" w:color="auto"/>
        <w:bottom w:val="none" w:sz="0" w:space="0" w:color="auto"/>
        <w:right w:val="none" w:sz="0" w:space="0" w:color="auto"/>
      </w:divBdr>
    </w:div>
    <w:div w:id="841505279">
      <w:bodyDiv w:val="1"/>
      <w:marLeft w:val="0"/>
      <w:marRight w:val="0"/>
      <w:marTop w:val="0"/>
      <w:marBottom w:val="0"/>
      <w:divBdr>
        <w:top w:val="none" w:sz="0" w:space="0" w:color="auto"/>
        <w:left w:val="none" w:sz="0" w:space="0" w:color="auto"/>
        <w:bottom w:val="none" w:sz="0" w:space="0" w:color="auto"/>
        <w:right w:val="none" w:sz="0" w:space="0" w:color="auto"/>
      </w:divBdr>
    </w:div>
    <w:div w:id="841704944">
      <w:bodyDiv w:val="1"/>
      <w:marLeft w:val="0"/>
      <w:marRight w:val="0"/>
      <w:marTop w:val="0"/>
      <w:marBottom w:val="0"/>
      <w:divBdr>
        <w:top w:val="none" w:sz="0" w:space="0" w:color="auto"/>
        <w:left w:val="none" w:sz="0" w:space="0" w:color="auto"/>
        <w:bottom w:val="none" w:sz="0" w:space="0" w:color="auto"/>
        <w:right w:val="none" w:sz="0" w:space="0" w:color="auto"/>
      </w:divBdr>
    </w:div>
    <w:div w:id="841744786">
      <w:bodyDiv w:val="1"/>
      <w:marLeft w:val="0"/>
      <w:marRight w:val="0"/>
      <w:marTop w:val="0"/>
      <w:marBottom w:val="0"/>
      <w:divBdr>
        <w:top w:val="none" w:sz="0" w:space="0" w:color="auto"/>
        <w:left w:val="none" w:sz="0" w:space="0" w:color="auto"/>
        <w:bottom w:val="none" w:sz="0" w:space="0" w:color="auto"/>
        <w:right w:val="none" w:sz="0" w:space="0" w:color="auto"/>
      </w:divBdr>
    </w:div>
    <w:div w:id="842009181">
      <w:bodyDiv w:val="1"/>
      <w:marLeft w:val="0"/>
      <w:marRight w:val="0"/>
      <w:marTop w:val="0"/>
      <w:marBottom w:val="0"/>
      <w:divBdr>
        <w:top w:val="none" w:sz="0" w:space="0" w:color="auto"/>
        <w:left w:val="none" w:sz="0" w:space="0" w:color="auto"/>
        <w:bottom w:val="none" w:sz="0" w:space="0" w:color="auto"/>
        <w:right w:val="none" w:sz="0" w:space="0" w:color="auto"/>
      </w:divBdr>
    </w:div>
    <w:div w:id="842089736">
      <w:bodyDiv w:val="1"/>
      <w:marLeft w:val="0"/>
      <w:marRight w:val="0"/>
      <w:marTop w:val="0"/>
      <w:marBottom w:val="0"/>
      <w:divBdr>
        <w:top w:val="none" w:sz="0" w:space="0" w:color="auto"/>
        <w:left w:val="none" w:sz="0" w:space="0" w:color="auto"/>
        <w:bottom w:val="none" w:sz="0" w:space="0" w:color="auto"/>
        <w:right w:val="none" w:sz="0" w:space="0" w:color="auto"/>
      </w:divBdr>
    </w:div>
    <w:div w:id="842207646">
      <w:bodyDiv w:val="1"/>
      <w:marLeft w:val="0"/>
      <w:marRight w:val="0"/>
      <w:marTop w:val="0"/>
      <w:marBottom w:val="0"/>
      <w:divBdr>
        <w:top w:val="none" w:sz="0" w:space="0" w:color="auto"/>
        <w:left w:val="none" w:sz="0" w:space="0" w:color="auto"/>
        <w:bottom w:val="none" w:sz="0" w:space="0" w:color="auto"/>
        <w:right w:val="none" w:sz="0" w:space="0" w:color="auto"/>
      </w:divBdr>
    </w:div>
    <w:div w:id="842360898">
      <w:bodyDiv w:val="1"/>
      <w:marLeft w:val="0"/>
      <w:marRight w:val="0"/>
      <w:marTop w:val="0"/>
      <w:marBottom w:val="0"/>
      <w:divBdr>
        <w:top w:val="none" w:sz="0" w:space="0" w:color="auto"/>
        <w:left w:val="none" w:sz="0" w:space="0" w:color="auto"/>
        <w:bottom w:val="none" w:sz="0" w:space="0" w:color="auto"/>
        <w:right w:val="none" w:sz="0" w:space="0" w:color="auto"/>
      </w:divBdr>
    </w:div>
    <w:div w:id="842554182">
      <w:bodyDiv w:val="1"/>
      <w:marLeft w:val="0"/>
      <w:marRight w:val="0"/>
      <w:marTop w:val="0"/>
      <w:marBottom w:val="0"/>
      <w:divBdr>
        <w:top w:val="none" w:sz="0" w:space="0" w:color="auto"/>
        <w:left w:val="none" w:sz="0" w:space="0" w:color="auto"/>
        <w:bottom w:val="none" w:sz="0" w:space="0" w:color="auto"/>
        <w:right w:val="none" w:sz="0" w:space="0" w:color="auto"/>
      </w:divBdr>
    </w:div>
    <w:div w:id="842625748">
      <w:bodyDiv w:val="1"/>
      <w:marLeft w:val="0"/>
      <w:marRight w:val="0"/>
      <w:marTop w:val="0"/>
      <w:marBottom w:val="0"/>
      <w:divBdr>
        <w:top w:val="none" w:sz="0" w:space="0" w:color="auto"/>
        <w:left w:val="none" w:sz="0" w:space="0" w:color="auto"/>
        <w:bottom w:val="none" w:sz="0" w:space="0" w:color="auto"/>
        <w:right w:val="none" w:sz="0" w:space="0" w:color="auto"/>
      </w:divBdr>
    </w:div>
    <w:div w:id="842672411">
      <w:bodyDiv w:val="1"/>
      <w:marLeft w:val="0"/>
      <w:marRight w:val="0"/>
      <w:marTop w:val="0"/>
      <w:marBottom w:val="0"/>
      <w:divBdr>
        <w:top w:val="none" w:sz="0" w:space="0" w:color="auto"/>
        <w:left w:val="none" w:sz="0" w:space="0" w:color="auto"/>
        <w:bottom w:val="none" w:sz="0" w:space="0" w:color="auto"/>
        <w:right w:val="none" w:sz="0" w:space="0" w:color="auto"/>
      </w:divBdr>
    </w:div>
    <w:div w:id="843472163">
      <w:bodyDiv w:val="1"/>
      <w:marLeft w:val="0"/>
      <w:marRight w:val="0"/>
      <w:marTop w:val="0"/>
      <w:marBottom w:val="0"/>
      <w:divBdr>
        <w:top w:val="none" w:sz="0" w:space="0" w:color="auto"/>
        <w:left w:val="none" w:sz="0" w:space="0" w:color="auto"/>
        <w:bottom w:val="none" w:sz="0" w:space="0" w:color="auto"/>
        <w:right w:val="none" w:sz="0" w:space="0" w:color="auto"/>
      </w:divBdr>
    </w:div>
    <w:div w:id="843474580">
      <w:bodyDiv w:val="1"/>
      <w:marLeft w:val="0"/>
      <w:marRight w:val="0"/>
      <w:marTop w:val="0"/>
      <w:marBottom w:val="0"/>
      <w:divBdr>
        <w:top w:val="none" w:sz="0" w:space="0" w:color="auto"/>
        <w:left w:val="none" w:sz="0" w:space="0" w:color="auto"/>
        <w:bottom w:val="none" w:sz="0" w:space="0" w:color="auto"/>
        <w:right w:val="none" w:sz="0" w:space="0" w:color="auto"/>
      </w:divBdr>
    </w:div>
    <w:div w:id="843594814">
      <w:bodyDiv w:val="1"/>
      <w:marLeft w:val="0"/>
      <w:marRight w:val="0"/>
      <w:marTop w:val="0"/>
      <w:marBottom w:val="0"/>
      <w:divBdr>
        <w:top w:val="none" w:sz="0" w:space="0" w:color="auto"/>
        <w:left w:val="none" w:sz="0" w:space="0" w:color="auto"/>
        <w:bottom w:val="none" w:sz="0" w:space="0" w:color="auto"/>
        <w:right w:val="none" w:sz="0" w:space="0" w:color="auto"/>
      </w:divBdr>
    </w:div>
    <w:div w:id="843672098">
      <w:bodyDiv w:val="1"/>
      <w:marLeft w:val="0"/>
      <w:marRight w:val="0"/>
      <w:marTop w:val="0"/>
      <w:marBottom w:val="0"/>
      <w:divBdr>
        <w:top w:val="none" w:sz="0" w:space="0" w:color="auto"/>
        <w:left w:val="none" w:sz="0" w:space="0" w:color="auto"/>
        <w:bottom w:val="none" w:sz="0" w:space="0" w:color="auto"/>
        <w:right w:val="none" w:sz="0" w:space="0" w:color="auto"/>
      </w:divBdr>
    </w:div>
    <w:div w:id="843932320">
      <w:bodyDiv w:val="1"/>
      <w:marLeft w:val="0"/>
      <w:marRight w:val="0"/>
      <w:marTop w:val="0"/>
      <w:marBottom w:val="0"/>
      <w:divBdr>
        <w:top w:val="none" w:sz="0" w:space="0" w:color="auto"/>
        <w:left w:val="none" w:sz="0" w:space="0" w:color="auto"/>
        <w:bottom w:val="none" w:sz="0" w:space="0" w:color="auto"/>
        <w:right w:val="none" w:sz="0" w:space="0" w:color="auto"/>
      </w:divBdr>
    </w:div>
    <w:div w:id="843980087">
      <w:bodyDiv w:val="1"/>
      <w:marLeft w:val="0"/>
      <w:marRight w:val="0"/>
      <w:marTop w:val="0"/>
      <w:marBottom w:val="0"/>
      <w:divBdr>
        <w:top w:val="none" w:sz="0" w:space="0" w:color="auto"/>
        <w:left w:val="none" w:sz="0" w:space="0" w:color="auto"/>
        <w:bottom w:val="none" w:sz="0" w:space="0" w:color="auto"/>
        <w:right w:val="none" w:sz="0" w:space="0" w:color="auto"/>
      </w:divBdr>
    </w:div>
    <w:div w:id="844251250">
      <w:bodyDiv w:val="1"/>
      <w:marLeft w:val="0"/>
      <w:marRight w:val="0"/>
      <w:marTop w:val="0"/>
      <w:marBottom w:val="0"/>
      <w:divBdr>
        <w:top w:val="none" w:sz="0" w:space="0" w:color="auto"/>
        <w:left w:val="none" w:sz="0" w:space="0" w:color="auto"/>
        <w:bottom w:val="none" w:sz="0" w:space="0" w:color="auto"/>
        <w:right w:val="none" w:sz="0" w:space="0" w:color="auto"/>
      </w:divBdr>
    </w:div>
    <w:div w:id="844366861">
      <w:bodyDiv w:val="1"/>
      <w:marLeft w:val="0"/>
      <w:marRight w:val="0"/>
      <w:marTop w:val="0"/>
      <w:marBottom w:val="0"/>
      <w:divBdr>
        <w:top w:val="none" w:sz="0" w:space="0" w:color="auto"/>
        <w:left w:val="none" w:sz="0" w:space="0" w:color="auto"/>
        <w:bottom w:val="none" w:sz="0" w:space="0" w:color="auto"/>
        <w:right w:val="none" w:sz="0" w:space="0" w:color="auto"/>
      </w:divBdr>
    </w:div>
    <w:div w:id="844369830">
      <w:bodyDiv w:val="1"/>
      <w:marLeft w:val="0"/>
      <w:marRight w:val="0"/>
      <w:marTop w:val="0"/>
      <w:marBottom w:val="0"/>
      <w:divBdr>
        <w:top w:val="none" w:sz="0" w:space="0" w:color="auto"/>
        <w:left w:val="none" w:sz="0" w:space="0" w:color="auto"/>
        <w:bottom w:val="none" w:sz="0" w:space="0" w:color="auto"/>
        <w:right w:val="none" w:sz="0" w:space="0" w:color="auto"/>
      </w:divBdr>
    </w:div>
    <w:div w:id="844631333">
      <w:bodyDiv w:val="1"/>
      <w:marLeft w:val="0"/>
      <w:marRight w:val="0"/>
      <w:marTop w:val="0"/>
      <w:marBottom w:val="0"/>
      <w:divBdr>
        <w:top w:val="none" w:sz="0" w:space="0" w:color="auto"/>
        <w:left w:val="none" w:sz="0" w:space="0" w:color="auto"/>
        <w:bottom w:val="none" w:sz="0" w:space="0" w:color="auto"/>
        <w:right w:val="none" w:sz="0" w:space="0" w:color="auto"/>
      </w:divBdr>
    </w:div>
    <w:div w:id="844634457">
      <w:bodyDiv w:val="1"/>
      <w:marLeft w:val="0"/>
      <w:marRight w:val="0"/>
      <w:marTop w:val="0"/>
      <w:marBottom w:val="0"/>
      <w:divBdr>
        <w:top w:val="none" w:sz="0" w:space="0" w:color="auto"/>
        <w:left w:val="none" w:sz="0" w:space="0" w:color="auto"/>
        <w:bottom w:val="none" w:sz="0" w:space="0" w:color="auto"/>
        <w:right w:val="none" w:sz="0" w:space="0" w:color="auto"/>
      </w:divBdr>
    </w:div>
    <w:div w:id="844638752">
      <w:bodyDiv w:val="1"/>
      <w:marLeft w:val="0"/>
      <w:marRight w:val="0"/>
      <w:marTop w:val="0"/>
      <w:marBottom w:val="0"/>
      <w:divBdr>
        <w:top w:val="none" w:sz="0" w:space="0" w:color="auto"/>
        <w:left w:val="none" w:sz="0" w:space="0" w:color="auto"/>
        <w:bottom w:val="none" w:sz="0" w:space="0" w:color="auto"/>
        <w:right w:val="none" w:sz="0" w:space="0" w:color="auto"/>
      </w:divBdr>
    </w:div>
    <w:div w:id="845051070">
      <w:bodyDiv w:val="1"/>
      <w:marLeft w:val="0"/>
      <w:marRight w:val="0"/>
      <w:marTop w:val="0"/>
      <w:marBottom w:val="0"/>
      <w:divBdr>
        <w:top w:val="none" w:sz="0" w:space="0" w:color="auto"/>
        <w:left w:val="none" w:sz="0" w:space="0" w:color="auto"/>
        <w:bottom w:val="none" w:sz="0" w:space="0" w:color="auto"/>
        <w:right w:val="none" w:sz="0" w:space="0" w:color="auto"/>
      </w:divBdr>
    </w:div>
    <w:div w:id="845365511">
      <w:bodyDiv w:val="1"/>
      <w:marLeft w:val="0"/>
      <w:marRight w:val="0"/>
      <w:marTop w:val="0"/>
      <w:marBottom w:val="0"/>
      <w:divBdr>
        <w:top w:val="none" w:sz="0" w:space="0" w:color="auto"/>
        <w:left w:val="none" w:sz="0" w:space="0" w:color="auto"/>
        <w:bottom w:val="none" w:sz="0" w:space="0" w:color="auto"/>
        <w:right w:val="none" w:sz="0" w:space="0" w:color="auto"/>
      </w:divBdr>
    </w:div>
    <w:div w:id="845484689">
      <w:bodyDiv w:val="1"/>
      <w:marLeft w:val="0"/>
      <w:marRight w:val="0"/>
      <w:marTop w:val="0"/>
      <w:marBottom w:val="0"/>
      <w:divBdr>
        <w:top w:val="none" w:sz="0" w:space="0" w:color="auto"/>
        <w:left w:val="none" w:sz="0" w:space="0" w:color="auto"/>
        <w:bottom w:val="none" w:sz="0" w:space="0" w:color="auto"/>
        <w:right w:val="none" w:sz="0" w:space="0" w:color="auto"/>
      </w:divBdr>
    </w:div>
    <w:div w:id="845630882">
      <w:bodyDiv w:val="1"/>
      <w:marLeft w:val="0"/>
      <w:marRight w:val="0"/>
      <w:marTop w:val="0"/>
      <w:marBottom w:val="0"/>
      <w:divBdr>
        <w:top w:val="none" w:sz="0" w:space="0" w:color="auto"/>
        <w:left w:val="none" w:sz="0" w:space="0" w:color="auto"/>
        <w:bottom w:val="none" w:sz="0" w:space="0" w:color="auto"/>
        <w:right w:val="none" w:sz="0" w:space="0" w:color="auto"/>
      </w:divBdr>
    </w:div>
    <w:div w:id="845676965">
      <w:bodyDiv w:val="1"/>
      <w:marLeft w:val="0"/>
      <w:marRight w:val="0"/>
      <w:marTop w:val="0"/>
      <w:marBottom w:val="0"/>
      <w:divBdr>
        <w:top w:val="none" w:sz="0" w:space="0" w:color="auto"/>
        <w:left w:val="none" w:sz="0" w:space="0" w:color="auto"/>
        <w:bottom w:val="none" w:sz="0" w:space="0" w:color="auto"/>
        <w:right w:val="none" w:sz="0" w:space="0" w:color="auto"/>
      </w:divBdr>
    </w:div>
    <w:div w:id="845829043">
      <w:bodyDiv w:val="1"/>
      <w:marLeft w:val="0"/>
      <w:marRight w:val="0"/>
      <w:marTop w:val="0"/>
      <w:marBottom w:val="0"/>
      <w:divBdr>
        <w:top w:val="none" w:sz="0" w:space="0" w:color="auto"/>
        <w:left w:val="none" w:sz="0" w:space="0" w:color="auto"/>
        <w:bottom w:val="none" w:sz="0" w:space="0" w:color="auto"/>
        <w:right w:val="none" w:sz="0" w:space="0" w:color="auto"/>
      </w:divBdr>
    </w:div>
    <w:div w:id="846015137">
      <w:bodyDiv w:val="1"/>
      <w:marLeft w:val="0"/>
      <w:marRight w:val="0"/>
      <w:marTop w:val="0"/>
      <w:marBottom w:val="0"/>
      <w:divBdr>
        <w:top w:val="none" w:sz="0" w:space="0" w:color="auto"/>
        <w:left w:val="none" w:sz="0" w:space="0" w:color="auto"/>
        <w:bottom w:val="none" w:sz="0" w:space="0" w:color="auto"/>
        <w:right w:val="none" w:sz="0" w:space="0" w:color="auto"/>
      </w:divBdr>
    </w:div>
    <w:div w:id="846098622">
      <w:bodyDiv w:val="1"/>
      <w:marLeft w:val="0"/>
      <w:marRight w:val="0"/>
      <w:marTop w:val="0"/>
      <w:marBottom w:val="0"/>
      <w:divBdr>
        <w:top w:val="none" w:sz="0" w:space="0" w:color="auto"/>
        <w:left w:val="none" w:sz="0" w:space="0" w:color="auto"/>
        <w:bottom w:val="none" w:sz="0" w:space="0" w:color="auto"/>
        <w:right w:val="none" w:sz="0" w:space="0" w:color="auto"/>
      </w:divBdr>
    </w:div>
    <w:div w:id="846142680">
      <w:bodyDiv w:val="1"/>
      <w:marLeft w:val="0"/>
      <w:marRight w:val="0"/>
      <w:marTop w:val="0"/>
      <w:marBottom w:val="0"/>
      <w:divBdr>
        <w:top w:val="none" w:sz="0" w:space="0" w:color="auto"/>
        <w:left w:val="none" w:sz="0" w:space="0" w:color="auto"/>
        <w:bottom w:val="none" w:sz="0" w:space="0" w:color="auto"/>
        <w:right w:val="none" w:sz="0" w:space="0" w:color="auto"/>
      </w:divBdr>
    </w:div>
    <w:div w:id="846407757">
      <w:bodyDiv w:val="1"/>
      <w:marLeft w:val="0"/>
      <w:marRight w:val="0"/>
      <w:marTop w:val="0"/>
      <w:marBottom w:val="0"/>
      <w:divBdr>
        <w:top w:val="none" w:sz="0" w:space="0" w:color="auto"/>
        <w:left w:val="none" w:sz="0" w:space="0" w:color="auto"/>
        <w:bottom w:val="none" w:sz="0" w:space="0" w:color="auto"/>
        <w:right w:val="none" w:sz="0" w:space="0" w:color="auto"/>
      </w:divBdr>
    </w:div>
    <w:div w:id="846598184">
      <w:bodyDiv w:val="1"/>
      <w:marLeft w:val="0"/>
      <w:marRight w:val="0"/>
      <w:marTop w:val="0"/>
      <w:marBottom w:val="0"/>
      <w:divBdr>
        <w:top w:val="none" w:sz="0" w:space="0" w:color="auto"/>
        <w:left w:val="none" w:sz="0" w:space="0" w:color="auto"/>
        <w:bottom w:val="none" w:sz="0" w:space="0" w:color="auto"/>
        <w:right w:val="none" w:sz="0" w:space="0" w:color="auto"/>
      </w:divBdr>
    </w:div>
    <w:div w:id="847137761">
      <w:bodyDiv w:val="1"/>
      <w:marLeft w:val="0"/>
      <w:marRight w:val="0"/>
      <w:marTop w:val="0"/>
      <w:marBottom w:val="0"/>
      <w:divBdr>
        <w:top w:val="none" w:sz="0" w:space="0" w:color="auto"/>
        <w:left w:val="none" w:sz="0" w:space="0" w:color="auto"/>
        <w:bottom w:val="none" w:sz="0" w:space="0" w:color="auto"/>
        <w:right w:val="none" w:sz="0" w:space="0" w:color="auto"/>
      </w:divBdr>
    </w:div>
    <w:div w:id="847255229">
      <w:bodyDiv w:val="1"/>
      <w:marLeft w:val="0"/>
      <w:marRight w:val="0"/>
      <w:marTop w:val="0"/>
      <w:marBottom w:val="0"/>
      <w:divBdr>
        <w:top w:val="none" w:sz="0" w:space="0" w:color="auto"/>
        <w:left w:val="none" w:sz="0" w:space="0" w:color="auto"/>
        <w:bottom w:val="none" w:sz="0" w:space="0" w:color="auto"/>
        <w:right w:val="none" w:sz="0" w:space="0" w:color="auto"/>
      </w:divBdr>
    </w:div>
    <w:div w:id="847671929">
      <w:bodyDiv w:val="1"/>
      <w:marLeft w:val="0"/>
      <w:marRight w:val="0"/>
      <w:marTop w:val="0"/>
      <w:marBottom w:val="0"/>
      <w:divBdr>
        <w:top w:val="none" w:sz="0" w:space="0" w:color="auto"/>
        <w:left w:val="none" w:sz="0" w:space="0" w:color="auto"/>
        <w:bottom w:val="none" w:sz="0" w:space="0" w:color="auto"/>
        <w:right w:val="none" w:sz="0" w:space="0" w:color="auto"/>
      </w:divBdr>
    </w:div>
    <w:div w:id="847718736">
      <w:bodyDiv w:val="1"/>
      <w:marLeft w:val="0"/>
      <w:marRight w:val="0"/>
      <w:marTop w:val="0"/>
      <w:marBottom w:val="0"/>
      <w:divBdr>
        <w:top w:val="none" w:sz="0" w:space="0" w:color="auto"/>
        <w:left w:val="none" w:sz="0" w:space="0" w:color="auto"/>
        <w:bottom w:val="none" w:sz="0" w:space="0" w:color="auto"/>
        <w:right w:val="none" w:sz="0" w:space="0" w:color="auto"/>
      </w:divBdr>
    </w:div>
    <w:div w:id="847796431">
      <w:bodyDiv w:val="1"/>
      <w:marLeft w:val="0"/>
      <w:marRight w:val="0"/>
      <w:marTop w:val="0"/>
      <w:marBottom w:val="0"/>
      <w:divBdr>
        <w:top w:val="none" w:sz="0" w:space="0" w:color="auto"/>
        <w:left w:val="none" w:sz="0" w:space="0" w:color="auto"/>
        <w:bottom w:val="none" w:sz="0" w:space="0" w:color="auto"/>
        <w:right w:val="none" w:sz="0" w:space="0" w:color="auto"/>
      </w:divBdr>
    </w:div>
    <w:div w:id="847984216">
      <w:bodyDiv w:val="1"/>
      <w:marLeft w:val="0"/>
      <w:marRight w:val="0"/>
      <w:marTop w:val="0"/>
      <w:marBottom w:val="0"/>
      <w:divBdr>
        <w:top w:val="none" w:sz="0" w:space="0" w:color="auto"/>
        <w:left w:val="none" w:sz="0" w:space="0" w:color="auto"/>
        <w:bottom w:val="none" w:sz="0" w:space="0" w:color="auto"/>
        <w:right w:val="none" w:sz="0" w:space="0" w:color="auto"/>
      </w:divBdr>
    </w:div>
    <w:div w:id="848175073">
      <w:bodyDiv w:val="1"/>
      <w:marLeft w:val="0"/>
      <w:marRight w:val="0"/>
      <w:marTop w:val="0"/>
      <w:marBottom w:val="0"/>
      <w:divBdr>
        <w:top w:val="none" w:sz="0" w:space="0" w:color="auto"/>
        <w:left w:val="none" w:sz="0" w:space="0" w:color="auto"/>
        <w:bottom w:val="none" w:sz="0" w:space="0" w:color="auto"/>
        <w:right w:val="none" w:sz="0" w:space="0" w:color="auto"/>
      </w:divBdr>
    </w:div>
    <w:div w:id="848252285">
      <w:bodyDiv w:val="1"/>
      <w:marLeft w:val="0"/>
      <w:marRight w:val="0"/>
      <w:marTop w:val="0"/>
      <w:marBottom w:val="0"/>
      <w:divBdr>
        <w:top w:val="none" w:sz="0" w:space="0" w:color="auto"/>
        <w:left w:val="none" w:sz="0" w:space="0" w:color="auto"/>
        <w:bottom w:val="none" w:sz="0" w:space="0" w:color="auto"/>
        <w:right w:val="none" w:sz="0" w:space="0" w:color="auto"/>
      </w:divBdr>
    </w:div>
    <w:div w:id="848258629">
      <w:bodyDiv w:val="1"/>
      <w:marLeft w:val="0"/>
      <w:marRight w:val="0"/>
      <w:marTop w:val="0"/>
      <w:marBottom w:val="0"/>
      <w:divBdr>
        <w:top w:val="none" w:sz="0" w:space="0" w:color="auto"/>
        <w:left w:val="none" w:sz="0" w:space="0" w:color="auto"/>
        <w:bottom w:val="none" w:sz="0" w:space="0" w:color="auto"/>
        <w:right w:val="none" w:sz="0" w:space="0" w:color="auto"/>
      </w:divBdr>
    </w:div>
    <w:div w:id="848982092">
      <w:bodyDiv w:val="1"/>
      <w:marLeft w:val="0"/>
      <w:marRight w:val="0"/>
      <w:marTop w:val="0"/>
      <w:marBottom w:val="0"/>
      <w:divBdr>
        <w:top w:val="none" w:sz="0" w:space="0" w:color="auto"/>
        <w:left w:val="none" w:sz="0" w:space="0" w:color="auto"/>
        <w:bottom w:val="none" w:sz="0" w:space="0" w:color="auto"/>
        <w:right w:val="none" w:sz="0" w:space="0" w:color="auto"/>
      </w:divBdr>
    </w:div>
    <w:div w:id="849023079">
      <w:bodyDiv w:val="1"/>
      <w:marLeft w:val="0"/>
      <w:marRight w:val="0"/>
      <w:marTop w:val="0"/>
      <w:marBottom w:val="0"/>
      <w:divBdr>
        <w:top w:val="none" w:sz="0" w:space="0" w:color="auto"/>
        <w:left w:val="none" w:sz="0" w:space="0" w:color="auto"/>
        <w:bottom w:val="none" w:sz="0" w:space="0" w:color="auto"/>
        <w:right w:val="none" w:sz="0" w:space="0" w:color="auto"/>
      </w:divBdr>
    </w:div>
    <w:div w:id="849837342">
      <w:bodyDiv w:val="1"/>
      <w:marLeft w:val="0"/>
      <w:marRight w:val="0"/>
      <w:marTop w:val="0"/>
      <w:marBottom w:val="0"/>
      <w:divBdr>
        <w:top w:val="none" w:sz="0" w:space="0" w:color="auto"/>
        <w:left w:val="none" w:sz="0" w:space="0" w:color="auto"/>
        <w:bottom w:val="none" w:sz="0" w:space="0" w:color="auto"/>
        <w:right w:val="none" w:sz="0" w:space="0" w:color="auto"/>
      </w:divBdr>
    </w:div>
    <w:div w:id="850221159">
      <w:bodyDiv w:val="1"/>
      <w:marLeft w:val="0"/>
      <w:marRight w:val="0"/>
      <w:marTop w:val="0"/>
      <w:marBottom w:val="0"/>
      <w:divBdr>
        <w:top w:val="none" w:sz="0" w:space="0" w:color="auto"/>
        <w:left w:val="none" w:sz="0" w:space="0" w:color="auto"/>
        <w:bottom w:val="none" w:sz="0" w:space="0" w:color="auto"/>
        <w:right w:val="none" w:sz="0" w:space="0" w:color="auto"/>
      </w:divBdr>
    </w:div>
    <w:div w:id="850292763">
      <w:bodyDiv w:val="1"/>
      <w:marLeft w:val="0"/>
      <w:marRight w:val="0"/>
      <w:marTop w:val="0"/>
      <w:marBottom w:val="0"/>
      <w:divBdr>
        <w:top w:val="none" w:sz="0" w:space="0" w:color="auto"/>
        <w:left w:val="none" w:sz="0" w:space="0" w:color="auto"/>
        <w:bottom w:val="none" w:sz="0" w:space="0" w:color="auto"/>
        <w:right w:val="none" w:sz="0" w:space="0" w:color="auto"/>
      </w:divBdr>
    </w:div>
    <w:div w:id="850533633">
      <w:bodyDiv w:val="1"/>
      <w:marLeft w:val="0"/>
      <w:marRight w:val="0"/>
      <w:marTop w:val="0"/>
      <w:marBottom w:val="0"/>
      <w:divBdr>
        <w:top w:val="none" w:sz="0" w:space="0" w:color="auto"/>
        <w:left w:val="none" w:sz="0" w:space="0" w:color="auto"/>
        <w:bottom w:val="none" w:sz="0" w:space="0" w:color="auto"/>
        <w:right w:val="none" w:sz="0" w:space="0" w:color="auto"/>
      </w:divBdr>
    </w:div>
    <w:div w:id="850604031">
      <w:bodyDiv w:val="1"/>
      <w:marLeft w:val="0"/>
      <w:marRight w:val="0"/>
      <w:marTop w:val="0"/>
      <w:marBottom w:val="0"/>
      <w:divBdr>
        <w:top w:val="none" w:sz="0" w:space="0" w:color="auto"/>
        <w:left w:val="none" w:sz="0" w:space="0" w:color="auto"/>
        <w:bottom w:val="none" w:sz="0" w:space="0" w:color="auto"/>
        <w:right w:val="none" w:sz="0" w:space="0" w:color="auto"/>
      </w:divBdr>
    </w:div>
    <w:div w:id="850678614">
      <w:bodyDiv w:val="1"/>
      <w:marLeft w:val="0"/>
      <w:marRight w:val="0"/>
      <w:marTop w:val="0"/>
      <w:marBottom w:val="0"/>
      <w:divBdr>
        <w:top w:val="none" w:sz="0" w:space="0" w:color="auto"/>
        <w:left w:val="none" w:sz="0" w:space="0" w:color="auto"/>
        <w:bottom w:val="none" w:sz="0" w:space="0" w:color="auto"/>
        <w:right w:val="none" w:sz="0" w:space="0" w:color="auto"/>
      </w:divBdr>
    </w:div>
    <w:div w:id="850993509">
      <w:bodyDiv w:val="1"/>
      <w:marLeft w:val="0"/>
      <w:marRight w:val="0"/>
      <w:marTop w:val="0"/>
      <w:marBottom w:val="0"/>
      <w:divBdr>
        <w:top w:val="none" w:sz="0" w:space="0" w:color="auto"/>
        <w:left w:val="none" w:sz="0" w:space="0" w:color="auto"/>
        <w:bottom w:val="none" w:sz="0" w:space="0" w:color="auto"/>
        <w:right w:val="none" w:sz="0" w:space="0" w:color="auto"/>
      </w:divBdr>
    </w:div>
    <w:div w:id="850995762">
      <w:bodyDiv w:val="1"/>
      <w:marLeft w:val="0"/>
      <w:marRight w:val="0"/>
      <w:marTop w:val="0"/>
      <w:marBottom w:val="0"/>
      <w:divBdr>
        <w:top w:val="none" w:sz="0" w:space="0" w:color="auto"/>
        <w:left w:val="none" w:sz="0" w:space="0" w:color="auto"/>
        <w:bottom w:val="none" w:sz="0" w:space="0" w:color="auto"/>
        <w:right w:val="none" w:sz="0" w:space="0" w:color="auto"/>
      </w:divBdr>
    </w:div>
    <w:div w:id="851332628">
      <w:bodyDiv w:val="1"/>
      <w:marLeft w:val="0"/>
      <w:marRight w:val="0"/>
      <w:marTop w:val="0"/>
      <w:marBottom w:val="0"/>
      <w:divBdr>
        <w:top w:val="none" w:sz="0" w:space="0" w:color="auto"/>
        <w:left w:val="none" w:sz="0" w:space="0" w:color="auto"/>
        <w:bottom w:val="none" w:sz="0" w:space="0" w:color="auto"/>
        <w:right w:val="none" w:sz="0" w:space="0" w:color="auto"/>
      </w:divBdr>
    </w:div>
    <w:div w:id="851533437">
      <w:bodyDiv w:val="1"/>
      <w:marLeft w:val="0"/>
      <w:marRight w:val="0"/>
      <w:marTop w:val="0"/>
      <w:marBottom w:val="0"/>
      <w:divBdr>
        <w:top w:val="none" w:sz="0" w:space="0" w:color="auto"/>
        <w:left w:val="none" w:sz="0" w:space="0" w:color="auto"/>
        <w:bottom w:val="none" w:sz="0" w:space="0" w:color="auto"/>
        <w:right w:val="none" w:sz="0" w:space="0" w:color="auto"/>
      </w:divBdr>
    </w:div>
    <w:div w:id="851997275">
      <w:bodyDiv w:val="1"/>
      <w:marLeft w:val="0"/>
      <w:marRight w:val="0"/>
      <w:marTop w:val="0"/>
      <w:marBottom w:val="0"/>
      <w:divBdr>
        <w:top w:val="none" w:sz="0" w:space="0" w:color="auto"/>
        <w:left w:val="none" w:sz="0" w:space="0" w:color="auto"/>
        <w:bottom w:val="none" w:sz="0" w:space="0" w:color="auto"/>
        <w:right w:val="none" w:sz="0" w:space="0" w:color="auto"/>
      </w:divBdr>
    </w:div>
    <w:div w:id="852035791">
      <w:bodyDiv w:val="1"/>
      <w:marLeft w:val="0"/>
      <w:marRight w:val="0"/>
      <w:marTop w:val="0"/>
      <w:marBottom w:val="0"/>
      <w:divBdr>
        <w:top w:val="none" w:sz="0" w:space="0" w:color="auto"/>
        <w:left w:val="none" w:sz="0" w:space="0" w:color="auto"/>
        <w:bottom w:val="none" w:sz="0" w:space="0" w:color="auto"/>
        <w:right w:val="none" w:sz="0" w:space="0" w:color="auto"/>
      </w:divBdr>
    </w:div>
    <w:div w:id="852112166">
      <w:bodyDiv w:val="1"/>
      <w:marLeft w:val="0"/>
      <w:marRight w:val="0"/>
      <w:marTop w:val="0"/>
      <w:marBottom w:val="0"/>
      <w:divBdr>
        <w:top w:val="none" w:sz="0" w:space="0" w:color="auto"/>
        <w:left w:val="none" w:sz="0" w:space="0" w:color="auto"/>
        <w:bottom w:val="none" w:sz="0" w:space="0" w:color="auto"/>
        <w:right w:val="none" w:sz="0" w:space="0" w:color="auto"/>
      </w:divBdr>
    </w:div>
    <w:div w:id="852188355">
      <w:bodyDiv w:val="1"/>
      <w:marLeft w:val="0"/>
      <w:marRight w:val="0"/>
      <w:marTop w:val="0"/>
      <w:marBottom w:val="0"/>
      <w:divBdr>
        <w:top w:val="none" w:sz="0" w:space="0" w:color="auto"/>
        <w:left w:val="none" w:sz="0" w:space="0" w:color="auto"/>
        <w:bottom w:val="none" w:sz="0" w:space="0" w:color="auto"/>
        <w:right w:val="none" w:sz="0" w:space="0" w:color="auto"/>
      </w:divBdr>
    </w:div>
    <w:div w:id="852452304">
      <w:bodyDiv w:val="1"/>
      <w:marLeft w:val="0"/>
      <w:marRight w:val="0"/>
      <w:marTop w:val="0"/>
      <w:marBottom w:val="0"/>
      <w:divBdr>
        <w:top w:val="none" w:sz="0" w:space="0" w:color="auto"/>
        <w:left w:val="none" w:sz="0" w:space="0" w:color="auto"/>
        <w:bottom w:val="none" w:sz="0" w:space="0" w:color="auto"/>
        <w:right w:val="none" w:sz="0" w:space="0" w:color="auto"/>
      </w:divBdr>
    </w:div>
    <w:div w:id="852568569">
      <w:bodyDiv w:val="1"/>
      <w:marLeft w:val="0"/>
      <w:marRight w:val="0"/>
      <w:marTop w:val="0"/>
      <w:marBottom w:val="0"/>
      <w:divBdr>
        <w:top w:val="none" w:sz="0" w:space="0" w:color="auto"/>
        <w:left w:val="none" w:sz="0" w:space="0" w:color="auto"/>
        <w:bottom w:val="none" w:sz="0" w:space="0" w:color="auto"/>
        <w:right w:val="none" w:sz="0" w:space="0" w:color="auto"/>
      </w:divBdr>
    </w:div>
    <w:div w:id="852762978">
      <w:bodyDiv w:val="1"/>
      <w:marLeft w:val="0"/>
      <w:marRight w:val="0"/>
      <w:marTop w:val="0"/>
      <w:marBottom w:val="0"/>
      <w:divBdr>
        <w:top w:val="none" w:sz="0" w:space="0" w:color="auto"/>
        <w:left w:val="none" w:sz="0" w:space="0" w:color="auto"/>
        <w:bottom w:val="none" w:sz="0" w:space="0" w:color="auto"/>
        <w:right w:val="none" w:sz="0" w:space="0" w:color="auto"/>
      </w:divBdr>
    </w:div>
    <w:div w:id="852886379">
      <w:bodyDiv w:val="1"/>
      <w:marLeft w:val="0"/>
      <w:marRight w:val="0"/>
      <w:marTop w:val="0"/>
      <w:marBottom w:val="0"/>
      <w:divBdr>
        <w:top w:val="none" w:sz="0" w:space="0" w:color="auto"/>
        <w:left w:val="none" w:sz="0" w:space="0" w:color="auto"/>
        <w:bottom w:val="none" w:sz="0" w:space="0" w:color="auto"/>
        <w:right w:val="none" w:sz="0" w:space="0" w:color="auto"/>
      </w:divBdr>
    </w:div>
    <w:div w:id="853108136">
      <w:bodyDiv w:val="1"/>
      <w:marLeft w:val="0"/>
      <w:marRight w:val="0"/>
      <w:marTop w:val="0"/>
      <w:marBottom w:val="0"/>
      <w:divBdr>
        <w:top w:val="none" w:sz="0" w:space="0" w:color="auto"/>
        <w:left w:val="none" w:sz="0" w:space="0" w:color="auto"/>
        <w:bottom w:val="none" w:sz="0" w:space="0" w:color="auto"/>
        <w:right w:val="none" w:sz="0" w:space="0" w:color="auto"/>
      </w:divBdr>
    </w:div>
    <w:div w:id="853347887">
      <w:bodyDiv w:val="1"/>
      <w:marLeft w:val="0"/>
      <w:marRight w:val="0"/>
      <w:marTop w:val="0"/>
      <w:marBottom w:val="0"/>
      <w:divBdr>
        <w:top w:val="none" w:sz="0" w:space="0" w:color="auto"/>
        <w:left w:val="none" w:sz="0" w:space="0" w:color="auto"/>
        <w:bottom w:val="none" w:sz="0" w:space="0" w:color="auto"/>
        <w:right w:val="none" w:sz="0" w:space="0" w:color="auto"/>
      </w:divBdr>
    </w:div>
    <w:div w:id="853417430">
      <w:bodyDiv w:val="1"/>
      <w:marLeft w:val="0"/>
      <w:marRight w:val="0"/>
      <w:marTop w:val="0"/>
      <w:marBottom w:val="0"/>
      <w:divBdr>
        <w:top w:val="none" w:sz="0" w:space="0" w:color="auto"/>
        <w:left w:val="none" w:sz="0" w:space="0" w:color="auto"/>
        <w:bottom w:val="none" w:sz="0" w:space="0" w:color="auto"/>
        <w:right w:val="none" w:sz="0" w:space="0" w:color="auto"/>
      </w:divBdr>
    </w:div>
    <w:div w:id="853494232">
      <w:bodyDiv w:val="1"/>
      <w:marLeft w:val="0"/>
      <w:marRight w:val="0"/>
      <w:marTop w:val="0"/>
      <w:marBottom w:val="0"/>
      <w:divBdr>
        <w:top w:val="none" w:sz="0" w:space="0" w:color="auto"/>
        <w:left w:val="none" w:sz="0" w:space="0" w:color="auto"/>
        <w:bottom w:val="none" w:sz="0" w:space="0" w:color="auto"/>
        <w:right w:val="none" w:sz="0" w:space="0" w:color="auto"/>
      </w:divBdr>
    </w:div>
    <w:div w:id="853496271">
      <w:bodyDiv w:val="1"/>
      <w:marLeft w:val="0"/>
      <w:marRight w:val="0"/>
      <w:marTop w:val="0"/>
      <w:marBottom w:val="0"/>
      <w:divBdr>
        <w:top w:val="none" w:sz="0" w:space="0" w:color="auto"/>
        <w:left w:val="none" w:sz="0" w:space="0" w:color="auto"/>
        <w:bottom w:val="none" w:sz="0" w:space="0" w:color="auto"/>
        <w:right w:val="none" w:sz="0" w:space="0" w:color="auto"/>
      </w:divBdr>
    </w:div>
    <w:div w:id="854150386">
      <w:bodyDiv w:val="1"/>
      <w:marLeft w:val="0"/>
      <w:marRight w:val="0"/>
      <w:marTop w:val="0"/>
      <w:marBottom w:val="0"/>
      <w:divBdr>
        <w:top w:val="none" w:sz="0" w:space="0" w:color="auto"/>
        <w:left w:val="none" w:sz="0" w:space="0" w:color="auto"/>
        <w:bottom w:val="none" w:sz="0" w:space="0" w:color="auto"/>
        <w:right w:val="none" w:sz="0" w:space="0" w:color="auto"/>
      </w:divBdr>
    </w:div>
    <w:div w:id="854224782">
      <w:bodyDiv w:val="1"/>
      <w:marLeft w:val="0"/>
      <w:marRight w:val="0"/>
      <w:marTop w:val="0"/>
      <w:marBottom w:val="0"/>
      <w:divBdr>
        <w:top w:val="none" w:sz="0" w:space="0" w:color="auto"/>
        <w:left w:val="none" w:sz="0" w:space="0" w:color="auto"/>
        <w:bottom w:val="none" w:sz="0" w:space="0" w:color="auto"/>
        <w:right w:val="none" w:sz="0" w:space="0" w:color="auto"/>
      </w:divBdr>
    </w:div>
    <w:div w:id="854266212">
      <w:bodyDiv w:val="1"/>
      <w:marLeft w:val="0"/>
      <w:marRight w:val="0"/>
      <w:marTop w:val="0"/>
      <w:marBottom w:val="0"/>
      <w:divBdr>
        <w:top w:val="none" w:sz="0" w:space="0" w:color="auto"/>
        <w:left w:val="none" w:sz="0" w:space="0" w:color="auto"/>
        <w:bottom w:val="none" w:sz="0" w:space="0" w:color="auto"/>
        <w:right w:val="none" w:sz="0" w:space="0" w:color="auto"/>
      </w:divBdr>
    </w:div>
    <w:div w:id="854808554">
      <w:bodyDiv w:val="1"/>
      <w:marLeft w:val="0"/>
      <w:marRight w:val="0"/>
      <w:marTop w:val="0"/>
      <w:marBottom w:val="0"/>
      <w:divBdr>
        <w:top w:val="none" w:sz="0" w:space="0" w:color="auto"/>
        <w:left w:val="none" w:sz="0" w:space="0" w:color="auto"/>
        <w:bottom w:val="none" w:sz="0" w:space="0" w:color="auto"/>
        <w:right w:val="none" w:sz="0" w:space="0" w:color="auto"/>
      </w:divBdr>
    </w:div>
    <w:div w:id="855075428">
      <w:bodyDiv w:val="1"/>
      <w:marLeft w:val="0"/>
      <w:marRight w:val="0"/>
      <w:marTop w:val="0"/>
      <w:marBottom w:val="0"/>
      <w:divBdr>
        <w:top w:val="none" w:sz="0" w:space="0" w:color="auto"/>
        <w:left w:val="none" w:sz="0" w:space="0" w:color="auto"/>
        <w:bottom w:val="none" w:sz="0" w:space="0" w:color="auto"/>
        <w:right w:val="none" w:sz="0" w:space="0" w:color="auto"/>
      </w:divBdr>
    </w:div>
    <w:div w:id="855269147">
      <w:bodyDiv w:val="1"/>
      <w:marLeft w:val="0"/>
      <w:marRight w:val="0"/>
      <w:marTop w:val="0"/>
      <w:marBottom w:val="0"/>
      <w:divBdr>
        <w:top w:val="none" w:sz="0" w:space="0" w:color="auto"/>
        <w:left w:val="none" w:sz="0" w:space="0" w:color="auto"/>
        <w:bottom w:val="none" w:sz="0" w:space="0" w:color="auto"/>
        <w:right w:val="none" w:sz="0" w:space="0" w:color="auto"/>
      </w:divBdr>
    </w:div>
    <w:div w:id="855270907">
      <w:bodyDiv w:val="1"/>
      <w:marLeft w:val="0"/>
      <w:marRight w:val="0"/>
      <w:marTop w:val="0"/>
      <w:marBottom w:val="0"/>
      <w:divBdr>
        <w:top w:val="none" w:sz="0" w:space="0" w:color="auto"/>
        <w:left w:val="none" w:sz="0" w:space="0" w:color="auto"/>
        <w:bottom w:val="none" w:sz="0" w:space="0" w:color="auto"/>
        <w:right w:val="none" w:sz="0" w:space="0" w:color="auto"/>
      </w:divBdr>
    </w:div>
    <w:div w:id="855533513">
      <w:bodyDiv w:val="1"/>
      <w:marLeft w:val="0"/>
      <w:marRight w:val="0"/>
      <w:marTop w:val="0"/>
      <w:marBottom w:val="0"/>
      <w:divBdr>
        <w:top w:val="none" w:sz="0" w:space="0" w:color="auto"/>
        <w:left w:val="none" w:sz="0" w:space="0" w:color="auto"/>
        <w:bottom w:val="none" w:sz="0" w:space="0" w:color="auto"/>
        <w:right w:val="none" w:sz="0" w:space="0" w:color="auto"/>
      </w:divBdr>
    </w:div>
    <w:div w:id="855660174">
      <w:bodyDiv w:val="1"/>
      <w:marLeft w:val="0"/>
      <w:marRight w:val="0"/>
      <w:marTop w:val="0"/>
      <w:marBottom w:val="0"/>
      <w:divBdr>
        <w:top w:val="none" w:sz="0" w:space="0" w:color="auto"/>
        <w:left w:val="none" w:sz="0" w:space="0" w:color="auto"/>
        <w:bottom w:val="none" w:sz="0" w:space="0" w:color="auto"/>
        <w:right w:val="none" w:sz="0" w:space="0" w:color="auto"/>
      </w:divBdr>
    </w:div>
    <w:div w:id="856163194">
      <w:bodyDiv w:val="1"/>
      <w:marLeft w:val="0"/>
      <w:marRight w:val="0"/>
      <w:marTop w:val="0"/>
      <w:marBottom w:val="0"/>
      <w:divBdr>
        <w:top w:val="none" w:sz="0" w:space="0" w:color="auto"/>
        <w:left w:val="none" w:sz="0" w:space="0" w:color="auto"/>
        <w:bottom w:val="none" w:sz="0" w:space="0" w:color="auto"/>
        <w:right w:val="none" w:sz="0" w:space="0" w:color="auto"/>
      </w:divBdr>
    </w:div>
    <w:div w:id="856505831">
      <w:bodyDiv w:val="1"/>
      <w:marLeft w:val="0"/>
      <w:marRight w:val="0"/>
      <w:marTop w:val="0"/>
      <w:marBottom w:val="0"/>
      <w:divBdr>
        <w:top w:val="none" w:sz="0" w:space="0" w:color="auto"/>
        <w:left w:val="none" w:sz="0" w:space="0" w:color="auto"/>
        <w:bottom w:val="none" w:sz="0" w:space="0" w:color="auto"/>
        <w:right w:val="none" w:sz="0" w:space="0" w:color="auto"/>
      </w:divBdr>
    </w:div>
    <w:div w:id="856696448">
      <w:bodyDiv w:val="1"/>
      <w:marLeft w:val="0"/>
      <w:marRight w:val="0"/>
      <w:marTop w:val="0"/>
      <w:marBottom w:val="0"/>
      <w:divBdr>
        <w:top w:val="none" w:sz="0" w:space="0" w:color="auto"/>
        <w:left w:val="none" w:sz="0" w:space="0" w:color="auto"/>
        <w:bottom w:val="none" w:sz="0" w:space="0" w:color="auto"/>
        <w:right w:val="none" w:sz="0" w:space="0" w:color="auto"/>
      </w:divBdr>
    </w:div>
    <w:div w:id="857156894">
      <w:bodyDiv w:val="1"/>
      <w:marLeft w:val="0"/>
      <w:marRight w:val="0"/>
      <w:marTop w:val="0"/>
      <w:marBottom w:val="0"/>
      <w:divBdr>
        <w:top w:val="none" w:sz="0" w:space="0" w:color="auto"/>
        <w:left w:val="none" w:sz="0" w:space="0" w:color="auto"/>
        <w:bottom w:val="none" w:sz="0" w:space="0" w:color="auto"/>
        <w:right w:val="none" w:sz="0" w:space="0" w:color="auto"/>
      </w:divBdr>
    </w:div>
    <w:div w:id="857235323">
      <w:bodyDiv w:val="1"/>
      <w:marLeft w:val="0"/>
      <w:marRight w:val="0"/>
      <w:marTop w:val="0"/>
      <w:marBottom w:val="0"/>
      <w:divBdr>
        <w:top w:val="none" w:sz="0" w:space="0" w:color="auto"/>
        <w:left w:val="none" w:sz="0" w:space="0" w:color="auto"/>
        <w:bottom w:val="none" w:sz="0" w:space="0" w:color="auto"/>
        <w:right w:val="none" w:sz="0" w:space="0" w:color="auto"/>
      </w:divBdr>
    </w:div>
    <w:div w:id="857239151">
      <w:bodyDiv w:val="1"/>
      <w:marLeft w:val="0"/>
      <w:marRight w:val="0"/>
      <w:marTop w:val="0"/>
      <w:marBottom w:val="0"/>
      <w:divBdr>
        <w:top w:val="none" w:sz="0" w:space="0" w:color="auto"/>
        <w:left w:val="none" w:sz="0" w:space="0" w:color="auto"/>
        <w:bottom w:val="none" w:sz="0" w:space="0" w:color="auto"/>
        <w:right w:val="none" w:sz="0" w:space="0" w:color="auto"/>
      </w:divBdr>
    </w:div>
    <w:div w:id="857818018">
      <w:bodyDiv w:val="1"/>
      <w:marLeft w:val="0"/>
      <w:marRight w:val="0"/>
      <w:marTop w:val="0"/>
      <w:marBottom w:val="0"/>
      <w:divBdr>
        <w:top w:val="none" w:sz="0" w:space="0" w:color="auto"/>
        <w:left w:val="none" w:sz="0" w:space="0" w:color="auto"/>
        <w:bottom w:val="none" w:sz="0" w:space="0" w:color="auto"/>
        <w:right w:val="none" w:sz="0" w:space="0" w:color="auto"/>
      </w:divBdr>
    </w:div>
    <w:div w:id="857886729">
      <w:bodyDiv w:val="1"/>
      <w:marLeft w:val="0"/>
      <w:marRight w:val="0"/>
      <w:marTop w:val="0"/>
      <w:marBottom w:val="0"/>
      <w:divBdr>
        <w:top w:val="none" w:sz="0" w:space="0" w:color="auto"/>
        <w:left w:val="none" w:sz="0" w:space="0" w:color="auto"/>
        <w:bottom w:val="none" w:sz="0" w:space="0" w:color="auto"/>
        <w:right w:val="none" w:sz="0" w:space="0" w:color="auto"/>
      </w:divBdr>
    </w:div>
    <w:div w:id="858009570">
      <w:bodyDiv w:val="1"/>
      <w:marLeft w:val="0"/>
      <w:marRight w:val="0"/>
      <w:marTop w:val="0"/>
      <w:marBottom w:val="0"/>
      <w:divBdr>
        <w:top w:val="none" w:sz="0" w:space="0" w:color="auto"/>
        <w:left w:val="none" w:sz="0" w:space="0" w:color="auto"/>
        <w:bottom w:val="none" w:sz="0" w:space="0" w:color="auto"/>
        <w:right w:val="none" w:sz="0" w:space="0" w:color="auto"/>
      </w:divBdr>
    </w:div>
    <w:div w:id="858277890">
      <w:bodyDiv w:val="1"/>
      <w:marLeft w:val="0"/>
      <w:marRight w:val="0"/>
      <w:marTop w:val="0"/>
      <w:marBottom w:val="0"/>
      <w:divBdr>
        <w:top w:val="none" w:sz="0" w:space="0" w:color="auto"/>
        <w:left w:val="none" w:sz="0" w:space="0" w:color="auto"/>
        <w:bottom w:val="none" w:sz="0" w:space="0" w:color="auto"/>
        <w:right w:val="none" w:sz="0" w:space="0" w:color="auto"/>
      </w:divBdr>
    </w:div>
    <w:div w:id="858281500">
      <w:bodyDiv w:val="1"/>
      <w:marLeft w:val="0"/>
      <w:marRight w:val="0"/>
      <w:marTop w:val="0"/>
      <w:marBottom w:val="0"/>
      <w:divBdr>
        <w:top w:val="none" w:sz="0" w:space="0" w:color="auto"/>
        <w:left w:val="none" w:sz="0" w:space="0" w:color="auto"/>
        <w:bottom w:val="none" w:sz="0" w:space="0" w:color="auto"/>
        <w:right w:val="none" w:sz="0" w:space="0" w:color="auto"/>
      </w:divBdr>
    </w:div>
    <w:div w:id="858351359">
      <w:bodyDiv w:val="1"/>
      <w:marLeft w:val="0"/>
      <w:marRight w:val="0"/>
      <w:marTop w:val="0"/>
      <w:marBottom w:val="0"/>
      <w:divBdr>
        <w:top w:val="none" w:sz="0" w:space="0" w:color="auto"/>
        <w:left w:val="none" w:sz="0" w:space="0" w:color="auto"/>
        <w:bottom w:val="none" w:sz="0" w:space="0" w:color="auto"/>
        <w:right w:val="none" w:sz="0" w:space="0" w:color="auto"/>
      </w:divBdr>
    </w:div>
    <w:div w:id="858393164">
      <w:bodyDiv w:val="1"/>
      <w:marLeft w:val="0"/>
      <w:marRight w:val="0"/>
      <w:marTop w:val="0"/>
      <w:marBottom w:val="0"/>
      <w:divBdr>
        <w:top w:val="none" w:sz="0" w:space="0" w:color="auto"/>
        <w:left w:val="none" w:sz="0" w:space="0" w:color="auto"/>
        <w:bottom w:val="none" w:sz="0" w:space="0" w:color="auto"/>
        <w:right w:val="none" w:sz="0" w:space="0" w:color="auto"/>
      </w:divBdr>
    </w:div>
    <w:div w:id="858394226">
      <w:bodyDiv w:val="1"/>
      <w:marLeft w:val="0"/>
      <w:marRight w:val="0"/>
      <w:marTop w:val="0"/>
      <w:marBottom w:val="0"/>
      <w:divBdr>
        <w:top w:val="none" w:sz="0" w:space="0" w:color="auto"/>
        <w:left w:val="none" w:sz="0" w:space="0" w:color="auto"/>
        <w:bottom w:val="none" w:sz="0" w:space="0" w:color="auto"/>
        <w:right w:val="none" w:sz="0" w:space="0" w:color="auto"/>
      </w:divBdr>
    </w:div>
    <w:div w:id="858398656">
      <w:bodyDiv w:val="1"/>
      <w:marLeft w:val="0"/>
      <w:marRight w:val="0"/>
      <w:marTop w:val="0"/>
      <w:marBottom w:val="0"/>
      <w:divBdr>
        <w:top w:val="none" w:sz="0" w:space="0" w:color="auto"/>
        <w:left w:val="none" w:sz="0" w:space="0" w:color="auto"/>
        <w:bottom w:val="none" w:sz="0" w:space="0" w:color="auto"/>
        <w:right w:val="none" w:sz="0" w:space="0" w:color="auto"/>
      </w:divBdr>
    </w:div>
    <w:div w:id="858740452">
      <w:bodyDiv w:val="1"/>
      <w:marLeft w:val="0"/>
      <w:marRight w:val="0"/>
      <w:marTop w:val="0"/>
      <w:marBottom w:val="0"/>
      <w:divBdr>
        <w:top w:val="none" w:sz="0" w:space="0" w:color="auto"/>
        <w:left w:val="none" w:sz="0" w:space="0" w:color="auto"/>
        <w:bottom w:val="none" w:sz="0" w:space="0" w:color="auto"/>
        <w:right w:val="none" w:sz="0" w:space="0" w:color="auto"/>
      </w:divBdr>
    </w:div>
    <w:div w:id="858852833">
      <w:bodyDiv w:val="1"/>
      <w:marLeft w:val="0"/>
      <w:marRight w:val="0"/>
      <w:marTop w:val="0"/>
      <w:marBottom w:val="0"/>
      <w:divBdr>
        <w:top w:val="none" w:sz="0" w:space="0" w:color="auto"/>
        <w:left w:val="none" w:sz="0" w:space="0" w:color="auto"/>
        <w:bottom w:val="none" w:sz="0" w:space="0" w:color="auto"/>
        <w:right w:val="none" w:sz="0" w:space="0" w:color="auto"/>
      </w:divBdr>
    </w:div>
    <w:div w:id="858860220">
      <w:bodyDiv w:val="1"/>
      <w:marLeft w:val="0"/>
      <w:marRight w:val="0"/>
      <w:marTop w:val="0"/>
      <w:marBottom w:val="0"/>
      <w:divBdr>
        <w:top w:val="none" w:sz="0" w:space="0" w:color="auto"/>
        <w:left w:val="none" w:sz="0" w:space="0" w:color="auto"/>
        <w:bottom w:val="none" w:sz="0" w:space="0" w:color="auto"/>
        <w:right w:val="none" w:sz="0" w:space="0" w:color="auto"/>
      </w:divBdr>
    </w:div>
    <w:div w:id="859120480">
      <w:bodyDiv w:val="1"/>
      <w:marLeft w:val="0"/>
      <w:marRight w:val="0"/>
      <w:marTop w:val="0"/>
      <w:marBottom w:val="0"/>
      <w:divBdr>
        <w:top w:val="none" w:sz="0" w:space="0" w:color="auto"/>
        <w:left w:val="none" w:sz="0" w:space="0" w:color="auto"/>
        <w:bottom w:val="none" w:sz="0" w:space="0" w:color="auto"/>
        <w:right w:val="none" w:sz="0" w:space="0" w:color="auto"/>
      </w:divBdr>
    </w:div>
    <w:div w:id="859126230">
      <w:bodyDiv w:val="1"/>
      <w:marLeft w:val="0"/>
      <w:marRight w:val="0"/>
      <w:marTop w:val="0"/>
      <w:marBottom w:val="0"/>
      <w:divBdr>
        <w:top w:val="none" w:sz="0" w:space="0" w:color="auto"/>
        <w:left w:val="none" w:sz="0" w:space="0" w:color="auto"/>
        <w:bottom w:val="none" w:sz="0" w:space="0" w:color="auto"/>
        <w:right w:val="none" w:sz="0" w:space="0" w:color="auto"/>
      </w:divBdr>
    </w:div>
    <w:div w:id="859245816">
      <w:bodyDiv w:val="1"/>
      <w:marLeft w:val="0"/>
      <w:marRight w:val="0"/>
      <w:marTop w:val="0"/>
      <w:marBottom w:val="0"/>
      <w:divBdr>
        <w:top w:val="none" w:sz="0" w:space="0" w:color="auto"/>
        <w:left w:val="none" w:sz="0" w:space="0" w:color="auto"/>
        <w:bottom w:val="none" w:sz="0" w:space="0" w:color="auto"/>
        <w:right w:val="none" w:sz="0" w:space="0" w:color="auto"/>
      </w:divBdr>
    </w:div>
    <w:div w:id="859465765">
      <w:bodyDiv w:val="1"/>
      <w:marLeft w:val="0"/>
      <w:marRight w:val="0"/>
      <w:marTop w:val="0"/>
      <w:marBottom w:val="0"/>
      <w:divBdr>
        <w:top w:val="none" w:sz="0" w:space="0" w:color="auto"/>
        <w:left w:val="none" w:sz="0" w:space="0" w:color="auto"/>
        <w:bottom w:val="none" w:sz="0" w:space="0" w:color="auto"/>
        <w:right w:val="none" w:sz="0" w:space="0" w:color="auto"/>
      </w:divBdr>
    </w:div>
    <w:div w:id="859469606">
      <w:bodyDiv w:val="1"/>
      <w:marLeft w:val="0"/>
      <w:marRight w:val="0"/>
      <w:marTop w:val="0"/>
      <w:marBottom w:val="0"/>
      <w:divBdr>
        <w:top w:val="none" w:sz="0" w:space="0" w:color="auto"/>
        <w:left w:val="none" w:sz="0" w:space="0" w:color="auto"/>
        <w:bottom w:val="none" w:sz="0" w:space="0" w:color="auto"/>
        <w:right w:val="none" w:sz="0" w:space="0" w:color="auto"/>
      </w:divBdr>
    </w:div>
    <w:div w:id="859509383">
      <w:bodyDiv w:val="1"/>
      <w:marLeft w:val="0"/>
      <w:marRight w:val="0"/>
      <w:marTop w:val="0"/>
      <w:marBottom w:val="0"/>
      <w:divBdr>
        <w:top w:val="none" w:sz="0" w:space="0" w:color="auto"/>
        <w:left w:val="none" w:sz="0" w:space="0" w:color="auto"/>
        <w:bottom w:val="none" w:sz="0" w:space="0" w:color="auto"/>
        <w:right w:val="none" w:sz="0" w:space="0" w:color="auto"/>
      </w:divBdr>
    </w:div>
    <w:div w:id="859586219">
      <w:bodyDiv w:val="1"/>
      <w:marLeft w:val="0"/>
      <w:marRight w:val="0"/>
      <w:marTop w:val="0"/>
      <w:marBottom w:val="0"/>
      <w:divBdr>
        <w:top w:val="none" w:sz="0" w:space="0" w:color="auto"/>
        <w:left w:val="none" w:sz="0" w:space="0" w:color="auto"/>
        <w:bottom w:val="none" w:sz="0" w:space="0" w:color="auto"/>
        <w:right w:val="none" w:sz="0" w:space="0" w:color="auto"/>
      </w:divBdr>
    </w:div>
    <w:div w:id="859659402">
      <w:bodyDiv w:val="1"/>
      <w:marLeft w:val="0"/>
      <w:marRight w:val="0"/>
      <w:marTop w:val="0"/>
      <w:marBottom w:val="0"/>
      <w:divBdr>
        <w:top w:val="none" w:sz="0" w:space="0" w:color="auto"/>
        <w:left w:val="none" w:sz="0" w:space="0" w:color="auto"/>
        <w:bottom w:val="none" w:sz="0" w:space="0" w:color="auto"/>
        <w:right w:val="none" w:sz="0" w:space="0" w:color="auto"/>
      </w:divBdr>
    </w:div>
    <w:div w:id="859703528">
      <w:bodyDiv w:val="1"/>
      <w:marLeft w:val="0"/>
      <w:marRight w:val="0"/>
      <w:marTop w:val="0"/>
      <w:marBottom w:val="0"/>
      <w:divBdr>
        <w:top w:val="none" w:sz="0" w:space="0" w:color="auto"/>
        <w:left w:val="none" w:sz="0" w:space="0" w:color="auto"/>
        <w:bottom w:val="none" w:sz="0" w:space="0" w:color="auto"/>
        <w:right w:val="none" w:sz="0" w:space="0" w:color="auto"/>
      </w:divBdr>
    </w:div>
    <w:div w:id="859709259">
      <w:bodyDiv w:val="1"/>
      <w:marLeft w:val="0"/>
      <w:marRight w:val="0"/>
      <w:marTop w:val="0"/>
      <w:marBottom w:val="0"/>
      <w:divBdr>
        <w:top w:val="none" w:sz="0" w:space="0" w:color="auto"/>
        <w:left w:val="none" w:sz="0" w:space="0" w:color="auto"/>
        <w:bottom w:val="none" w:sz="0" w:space="0" w:color="auto"/>
        <w:right w:val="none" w:sz="0" w:space="0" w:color="auto"/>
      </w:divBdr>
    </w:div>
    <w:div w:id="859781426">
      <w:bodyDiv w:val="1"/>
      <w:marLeft w:val="0"/>
      <w:marRight w:val="0"/>
      <w:marTop w:val="0"/>
      <w:marBottom w:val="0"/>
      <w:divBdr>
        <w:top w:val="none" w:sz="0" w:space="0" w:color="auto"/>
        <w:left w:val="none" w:sz="0" w:space="0" w:color="auto"/>
        <w:bottom w:val="none" w:sz="0" w:space="0" w:color="auto"/>
        <w:right w:val="none" w:sz="0" w:space="0" w:color="auto"/>
      </w:divBdr>
    </w:div>
    <w:div w:id="859928550">
      <w:bodyDiv w:val="1"/>
      <w:marLeft w:val="0"/>
      <w:marRight w:val="0"/>
      <w:marTop w:val="0"/>
      <w:marBottom w:val="0"/>
      <w:divBdr>
        <w:top w:val="none" w:sz="0" w:space="0" w:color="auto"/>
        <w:left w:val="none" w:sz="0" w:space="0" w:color="auto"/>
        <w:bottom w:val="none" w:sz="0" w:space="0" w:color="auto"/>
        <w:right w:val="none" w:sz="0" w:space="0" w:color="auto"/>
      </w:divBdr>
    </w:div>
    <w:div w:id="860239895">
      <w:bodyDiv w:val="1"/>
      <w:marLeft w:val="0"/>
      <w:marRight w:val="0"/>
      <w:marTop w:val="0"/>
      <w:marBottom w:val="0"/>
      <w:divBdr>
        <w:top w:val="none" w:sz="0" w:space="0" w:color="auto"/>
        <w:left w:val="none" w:sz="0" w:space="0" w:color="auto"/>
        <w:bottom w:val="none" w:sz="0" w:space="0" w:color="auto"/>
        <w:right w:val="none" w:sz="0" w:space="0" w:color="auto"/>
      </w:divBdr>
    </w:div>
    <w:div w:id="860439599">
      <w:bodyDiv w:val="1"/>
      <w:marLeft w:val="0"/>
      <w:marRight w:val="0"/>
      <w:marTop w:val="0"/>
      <w:marBottom w:val="0"/>
      <w:divBdr>
        <w:top w:val="none" w:sz="0" w:space="0" w:color="auto"/>
        <w:left w:val="none" w:sz="0" w:space="0" w:color="auto"/>
        <w:bottom w:val="none" w:sz="0" w:space="0" w:color="auto"/>
        <w:right w:val="none" w:sz="0" w:space="0" w:color="auto"/>
      </w:divBdr>
    </w:div>
    <w:div w:id="860708780">
      <w:bodyDiv w:val="1"/>
      <w:marLeft w:val="0"/>
      <w:marRight w:val="0"/>
      <w:marTop w:val="0"/>
      <w:marBottom w:val="0"/>
      <w:divBdr>
        <w:top w:val="none" w:sz="0" w:space="0" w:color="auto"/>
        <w:left w:val="none" w:sz="0" w:space="0" w:color="auto"/>
        <w:bottom w:val="none" w:sz="0" w:space="0" w:color="auto"/>
        <w:right w:val="none" w:sz="0" w:space="0" w:color="auto"/>
      </w:divBdr>
    </w:div>
    <w:div w:id="860896004">
      <w:bodyDiv w:val="1"/>
      <w:marLeft w:val="0"/>
      <w:marRight w:val="0"/>
      <w:marTop w:val="0"/>
      <w:marBottom w:val="0"/>
      <w:divBdr>
        <w:top w:val="none" w:sz="0" w:space="0" w:color="auto"/>
        <w:left w:val="none" w:sz="0" w:space="0" w:color="auto"/>
        <w:bottom w:val="none" w:sz="0" w:space="0" w:color="auto"/>
        <w:right w:val="none" w:sz="0" w:space="0" w:color="auto"/>
      </w:divBdr>
    </w:div>
    <w:div w:id="860971290">
      <w:bodyDiv w:val="1"/>
      <w:marLeft w:val="0"/>
      <w:marRight w:val="0"/>
      <w:marTop w:val="0"/>
      <w:marBottom w:val="0"/>
      <w:divBdr>
        <w:top w:val="none" w:sz="0" w:space="0" w:color="auto"/>
        <w:left w:val="none" w:sz="0" w:space="0" w:color="auto"/>
        <w:bottom w:val="none" w:sz="0" w:space="0" w:color="auto"/>
        <w:right w:val="none" w:sz="0" w:space="0" w:color="auto"/>
      </w:divBdr>
    </w:div>
    <w:div w:id="860973846">
      <w:bodyDiv w:val="1"/>
      <w:marLeft w:val="0"/>
      <w:marRight w:val="0"/>
      <w:marTop w:val="0"/>
      <w:marBottom w:val="0"/>
      <w:divBdr>
        <w:top w:val="none" w:sz="0" w:space="0" w:color="auto"/>
        <w:left w:val="none" w:sz="0" w:space="0" w:color="auto"/>
        <w:bottom w:val="none" w:sz="0" w:space="0" w:color="auto"/>
        <w:right w:val="none" w:sz="0" w:space="0" w:color="auto"/>
      </w:divBdr>
    </w:div>
    <w:div w:id="861091601">
      <w:bodyDiv w:val="1"/>
      <w:marLeft w:val="0"/>
      <w:marRight w:val="0"/>
      <w:marTop w:val="0"/>
      <w:marBottom w:val="0"/>
      <w:divBdr>
        <w:top w:val="none" w:sz="0" w:space="0" w:color="auto"/>
        <w:left w:val="none" w:sz="0" w:space="0" w:color="auto"/>
        <w:bottom w:val="none" w:sz="0" w:space="0" w:color="auto"/>
        <w:right w:val="none" w:sz="0" w:space="0" w:color="auto"/>
      </w:divBdr>
    </w:div>
    <w:div w:id="861237960">
      <w:bodyDiv w:val="1"/>
      <w:marLeft w:val="0"/>
      <w:marRight w:val="0"/>
      <w:marTop w:val="0"/>
      <w:marBottom w:val="0"/>
      <w:divBdr>
        <w:top w:val="none" w:sz="0" w:space="0" w:color="auto"/>
        <w:left w:val="none" w:sz="0" w:space="0" w:color="auto"/>
        <w:bottom w:val="none" w:sz="0" w:space="0" w:color="auto"/>
        <w:right w:val="none" w:sz="0" w:space="0" w:color="auto"/>
      </w:divBdr>
    </w:div>
    <w:div w:id="861436495">
      <w:bodyDiv w:val="1"/>
      <w:marLeft w:val="0"/>
      <w:marRight w:val="0"/>
      <w:marTop w:val="0"/>
      <w:marBottom w:val="0"/>
      <w:divBdr>
        <w:top w:val="none" w:sz="0" w:space="0" w:color="auto"/>
        <w:left w:val="none" w:sz="0" w:space="0" w:color="auto"/>
        <w:bottom w:val="none" w:sz="0" w:space="0" w:color="auto"/>
        <w:right w:val="none" w:sz="0" w:space="0" w:color="auto"/>
      </w:divBdr>
    </w:div>
    <w:div w:id="861667599">
      <w:bodyDiv w:val="1"/>
      <w:marLeft w:val="0"/>
      <w:marRight w:val="0"/>
      <w:marTop w:val="0"/>
      <w:marBottom w:val="0"/>
      <w:divBdr>
        <w:top w:val="none" w:sz="0" w:space="0" w:color="auto"/>
        <w:left w:val="none" w:sz="0" w:space="0" w:color="auto"/>
        <w:bottom w:val="none" w:sz="0" w:space="0" w:color="auto"/>
        <w:right w:val="none" w:sz="0" w:space="0" w:color="auto"/>
      </w:divBdr>
    </w:div>
    <w:div w:id="861822177">
      <w:bodyDiv w:val="1"/>
      <w:marLeft w:val="0"/>
      <w:marRight w:val="0"/>
      <w:marTop w:val="0"/>
      <w:marBottom w:val="0"/>
      <w:divBdr>
        <w:top w:val="none" w:sz="0" w:space="0" w:color="auto"/>
        <w:left w:val="none" w:sz="0" w:space="0" w:color="auto"/>
        <w:bottom w:val="none" w:sz="0" w:space="0" w:color="auto"/>
        <w:right w:val="none" w:sz="0" w:space="0" w:color="auto"/>
      </w:divBdr>
    </w:div>
    <w:div w:id="862330227">
      <w:bodyDiv w:val="1"/>
      <w:marLeft w:val="0"/>
      <w:marRight w:val="0"/>
      <w:marTop w:val="0"/>
      <w:marBottom w:val="0"/>
      <w:divBdr>
        <w:top w:val="none" w:sz="0" w:space="0" w:color="auto"/>
        <w:left w:val="none" w:sz="0" w:space="0" w:color="auto"/>
        <w:bottom w:val="none" w:sz="0" w:space="0" w:color="auto"/>
        <w:right w:val="none" w:sz="0" w:space="0" w:color="auto"/>
      </w:divBdr>
    </w:div>
    <w:div w:id="862405116">
      <w:bodyDiv w:val="1"/>
      <w:marLeft w:val="0"/>
      <w:marRight w:val="0"/>
      <w:marTop w:val="0"/>
      <w:marBottom w:val="0"/>
      <w:divBdr>
        <w:top w:val="none" w:sz="0" w:space="0" w:color="auto"/>
        <w:left w:val="none" w:sz="0" w:space="0" w:color="auto"/>
        <w:bottom w:val="none" w:sz="0" w:space="0" w:color="auto"/>
        <w:right w:val="none" w:sz="0" w:space="0" w:color="auto"/>
      </w:divBdr>
    </w:div>
    <w:div w:id="862866069">
      <w:bodyDiv w:val="1"/>
      <w:marLeft w:val="0"/>
      <w:marRight w:val="0"/>
      <w:marTop w:val="0"/>
      <w:marBottom w:val="0"/>
      <w:divBdr>
        <w:top w:val="none" w:sz="0" w:space="0" w:color="auto"/>
        <w:left w:val="none" w:sz="0" w:space="0" w:color="auto"/>
        <w:bottom w:val="none" w:sz="0" w:space="0" w:color="auto"/>
        <w:right w:val="none" w:sz="0" w:space="0" w:color="auto"/>
      </w:divBdr>
    </w:div>
    <w:div w:id="862939755">
      <w:bodyDiv w:val="1"/>
      <w:marLeft w:val="0"/>
      <w:marRight w:val="0"/>
      <w:marTop w:val="0"/>
      <w:marBottom w:val="0"/>
      <w:divBdr>
        <w:top w:val="none" w:sz="0" w:space="0" w:color="auto"/>
        <w:left w:val="none" w:sz="0" w:space="0" w:color="auto"/>
        <w:bottom w:val="none" w:sz="0" w:space="0" w:color="auto"/>
        <w:right w:val="none" w:sz="0" w:space="0" w:color="auto"/>
      </w:divBdr>
    </w:div>
    <w:div w:id="863440339">
      <w:bodyDiv w:val="1"/>
      <w:marLeft w:val="0"/>
      <w:marRight w:val="0"/>
      <w:marTop w:val="0"/>
      <w:marBottom w:val="0"/>
      <w:divBdr>
        <w:top w:val="none" w:sz="0" w:space="0" w:color="auto"/>
        <w:left w:val="none" w:sz="0" w:space="0" w:color="auto"/>
        <w:bottom w:val="none" w:sz="0" w:space="0" w:color="auto"/>
        <w:right w:val="none" w:sz="0" w:space="0" w:color="auto"/>
      </w:divBdr>
    </w:div>
    <w:div w:id="863788656">
      <w:bodyDiv w:val="1"/>
      <w:marLeft w:val="0"/>
      <w:marRight w:val="0"/>
      <w:marTop w:val="0"/>
      <w:marBottom w:val="0"/>
      <w:divBdr>
        <w:top w:val="none" w:sz="0" w:space="0" w:color="auto"/>
        <w:left w:val="none" w:sz="0" w:space="0" w:color="auto"/>
        <w:bottom w:val="none" w:sz="0" w:space="0" w:color="auto"/>
        <w:right w:val="none" w:sz="0" w:space="0" w:color="auto"/>
      </w:divBdr>
    </w:div>
    <w:div w:id="863902847">
      <w:bodyDiv w:val="1"/>
      <w:marLeft w:val="0"/>
      <w:marRight w:val="0"/>
      <w:marTop w:val="0"/>
      <w:marBottom w:val="0"/>
      <w:divBdr>
        <w:top w:val="none" w:sz="0" w:space="0" w:color="auto"/>
        <w:left w:val="none" w:sz="0" w:space="0" w:color="auto"/>
        <w:bottom w:val="none" w:sz="0" w:space="0" w:color="auto"/>
        <w:right w:val="none" w:sz="0" w:space="0" w:color="auto"/>
      </w:divBdr>
    </w:div>
    <w:div w:id="863983949">
      <w:bodyDiv w:val="1"/>
      <w:marLeft w:val="0"/>
      <w:marRight w:val="0"/>
      <w:marTop w:val="0"/>
      <w:marBottom w:val="0"/>
      <w:divBdr>
        <w:top w:val="none" w:sz="0" w:space="0" w:color="auto"/>
        <w:left w:val="none" w:sz="0" w:space="0" w:color="auto"/>
        <w:bottom w:val="none" w:sz="0" w:space="0" w:color="auto"/>
        <w:right w:val="none" w:sz="0" w:space="0" w:color="auto"/>
      </w:divBdr>
    </w:div>
    <w:div w:id="864051609">
      <w:bodyDiv w:val="1"/>
      <w:marLeft w:val="0"/>
      <w:marRight w:val="0"/>
      <w:marTop w:val="0"/>
      <w:marBottom w:val="0"/>
      <w:divBdr>
        <w:top w:val="none" w:sz="0" w:space="0" w:color="auto"/>
        <w:left w:val="none" w:sz="0" w:space="0" w:color="auto"/>
        <w:bottom w:val="none" w:sz="0" w:space="0" w:color="auto"/>
        <w:right w:val="none" w:sz="0" w:space="0" w:color="auto"/>
      </w:divBdr>
    </w:div>
    <w:div w:id="864097155">
      <w:bodyDiv w:val="1"/>
      <w:marLeft w:val="0"/>
      <w:marRight w:val="0"/>
      <w:marTop w:val="0"/>
      <w:marBottom w:val="0"/>
      <w:divBdr>
        <w:top w:val="none" w:sz="0" w:space="0" w:color="auto"/>
        <w:left w:val="none" w:sz="0" w:space="0" w:color="auto"/>
        <w:bottom w:val="none" w:sz="0" w:space="0" w:color="auto"/>
        <w:right w:val="none" w:sz="0" w:space="0" w:color="auto"/>
      </w:divBdr>
    </w:div>
    <w:div w:id="864442227">
      <w:bodyDiv w:val="1"/>
      <w:marLeft w:val="0"/>
      <w:marRight w:val="0"/>
      <w:marTop w:val="0"/>
      <w:marBottom w:val="0"/>
      <w:divBdr>
        <w:top w:val="none" w:sz="0" w:space="0" w:color="auto"/>
        <w:left w:val="none" w:sz="0" w:space="0" w:color="auto"/>
        <w:bottom w:val="none" w:sz="0" w:space="0" w:color="auto"/>
        <w:right w:val="none" w:sz="0" w:space="0" w:color="auto"/>
      </w:divBdr>
    </w:div>
    <w:div w:id="864707252">
      <w:bodyDiv w:val="1"/>
      <w:marLeft w:val="0"/>
      <w:marRight w:val="0"/>
      <w:marTop w:val="0"/>
      <w:marBottom w:val="0"/>
      <w:divBdr>
        <w:top w:val="none" w:sz="0" w:space="0" w:color="auto"/>
        <w:left w:val="none" w:sz="0" w:space="0" w:color="auto"/>
        <w:bottom w:val="none" w:sz="0" w:space="0" w:color="auto"/>
        <w:right w:val="none" w:sz="0" w:space="0" w:color="auto"/>
      </w:divBdr>
    </w:div>
    <w:div w:id="864707785">
      <w:bodyDiv w:val="1"/>
      <w:marLeft w:val="0"/>
      <w:marRight w:val="0"/>
      <w:marTop w:val="0"/>
      <w:marBottom w:val="0"/>
      <w:divBdr>
        <w:top w:val="none" w:sz="0" w:space="0" w:color="auto"/>
        <w:left w:val="none" w:sz="0" w:space="0" w:color="auto"/>
        <w:bottom w:val="none" w:sz="0" w:space="0" w:color="auto"/>
        <w:right w:val="none" w:sz="0" w:space="0" w:color="auto"/>
      </w:divBdr>
    </w:div>
    <w:div w:id="864754450">
      <w:bodyDiv w:val="1"/>
      <w:marLeft w:val="0"/>
      <w:marRight w:val="0"/>
      <w:marTop w:val="0"/>
      <w:marBottom w:val="0"/>
      <w:divBdr>
        <w:top w:val="none" w:sz="0" w:space="0" w:color="auto"/>
        <w:left w:val="none" w:sz="0" w:space="0" w:color="auto"/>
        <w:bottom w:val="none" w:sz="0" w:space="0" w:color="auto"/>
        <w:right w:val="none" w:sz="0" w:space="0" w:color="auto"/>
      </w:divBdr>
    </w:div>
    <w:div w:id="864755288">
      <w:bodyDiv w:val="1"/>
      <w:marLeft w:val="0"/>
      <w:marRight w:val="0"/>
      <w:marTop w:val="0"/>
      <w:marBottom w:val="0"/>
      <w:divBdr>
        <w:top w:val="none" w:sz="0" w:space="0" w:color="auto"/>
        <w:left w:val="none" w:sz="0" w:space="0" w:color="auto"/>
        <w:bottom w:val="none" w:sz="0" w:space="0" w:color="auto"/>
        <w:right w:val="none" w:sz="0" w:space="0" w:color="auto"/>
      </w:divBdr>
    </w:div>
    <w:div w:id="865100415">
      <w:bodyDiv w:val="1"/>
      <w:marLeft w:val="0"/>
      <w:marRight w:val="0"/>
      <w:marTop w:val="0"/>
      <w:marBottom w:val="0"/>
      <w:divBdr>
        <w:top w:val="none" w:sz="0" w:space="0" w:color="auto"/>
        <w:left w:val="none" w:sz="0" w:space="0" w:color="auto"/>
        <w:bottom w:val="none" w:sz="0" w:space="0" w:color="auto"/>
        <w:right w:val="none" w:sz="0" w:space="0" w:color="auto"/>
      </w:divBdr>
    </w:div>
    <w:div w:id="865100781">
      <w:bodyDiv w:val="1"/>
      <w:marLeft w:val="0"/>
      <w:marRight w:val="0"/>
      <w:marTop w:val="0"/>
      <w:marBottom w:val="0"/>
      <w:divBdr>
        <w:top w:val="none" w:sz="0" w:space="0" w:color="auto"/>
        <w:left w:val="none" w:sz="0" w:space="0" w:color="auto"/>
        <w:bottom w:val="none" w:sz="0" w:space="0" w:color="auto"/>
        <w:right w:val="none" w:sz="0" w:space="0" w:color="auto"/>
      </w:divBdr>
    </w:div>
    <w:div w:id="865484151">
      <w:bodyDiv w:val="1"/>
      <w:marLeft w:val="0"/>
      <w:marRight w:val="0"/>
      <w:marTop w:val="0"/>
      <w:marBottom w:val="0"/>
      <w:divBdr>
        <w:top w:val="none" w:sz="0" w:space="0" w:color="auto"/>
        <w:left w:val="none" w:sz="0" w:space="0" w:color="auto"/>
        <w:bottom w:val="none" w:sz="0" w:space="0" w:color="auto"/>
        <w:right w:val="none" w:sz="0" w:space="0" w:color="auto"/>
      </w:divBdr>
    </w:div>
    <w:div w:id="865557449">
      <w:bodyDiv w:val="1"/>
      <w:marLeft w:val="0"/>
      <w:marRight w:val="0"/>
      <w:marTop w:val="0"/>
      <w:marBottom w:val="0"/>
      <w:divBdr>
        <w:top w:val="none" w:sz="0" w:space="0" w:color="auto"/>
        <w:left w:val="none" w:sz="0" w:space="0" w:color="auto"/>
        <w:bottom w:val="none" w:sz="0" w:space="0" w:color="auto"/>
        <w:right w:val="none" w:sz="0" w:space="0" w:color="auto"/>
      </w:divBdr>
    </w:div>
    <w:div w:id="865943742">
      <w:bodyDiv w:val="1"/>
      <w:marLeft w:val="0"/>
      <w:marRight w:val="0"/>
      <w:marTop w:val="0"/>
      <w:marBottom w:val="0"/>
      <w:divBdr>
        <w:top w:val="none" w:sz="0" w:space="0" w:color="auto"/>
        <w:left w:val="none" w:sz="0" w:space="0" w:color="auto"/>
        <w:bottom w:val="none" w:sz="0" w:space="0" w:color="auto"/>
        <w:right w:val="none" w:sz="0" w:space="0" w:color="auto"/>
      </w:divBdr>
    </w:div>
    <w:div w:id="865947704">
      <w:bodyDiv w:val="1"/>
      <w:marLeft w:val="0"/>
      <w:marRight w:val="0"/>
      <w:marTop w:val="0"/>
      <w:marBottom w:val="0"/>
      <w:divBdr>
        <w:top w:val="none" w:sz="0" w:space="0" w:color="auto"/>
        <w:left w:val="none" w:sz="0" w:space="0" w:color="auto"/>
        <w:bottom w:val="none" w:sz="0" w:space="0" w:color="auto"/>
        <w:right w:val="none" w:sz="0" w:space="0" w:color="auto"/>
      </w:divBdr>
    </w:div>
    <w:div w:id="866141193">
      <w:bodyDiv w:val="1"/>
      <w:marLeft w:val="0"/>
      <w:marRight w:val="0"/>
      <w:marTop w:val="0"/>
      <w:marBottom w:val="0"/>
      <w:divBdr>
        <w:top w:val="none" w:sz="0" w:space="0" w:color="auto"/>
        <w:left w:val="none" w:sz="0" w:space="0" w:color="auto"/>
        <w:bottom w:val="none" w:sz="0" w:space="0" w:color="auto"/>
        <w:right w:val="none" w:sz="0" w:space="0" w:color="auto"/>
      </w:divBdr>
    </w:div>
    <w:div w:id="866261598">
      <w:bodyDiv w:val="1"/>
      <w:marLeft w:val="0"/>
      <w:marRight w:val="0"/>
      <w:marTop w:val="0"/>
      <w:marBottom w:val="0"/>
      <w:divBdr>
        <w:top w:val="none" w:sz="0" w:space="0" w:color="auto"/>
        <w:left w:val="none" w:sz="0" w:space="0" w:color="auto"/>
        <w:bottom w:val="none" w:sz="0" w:space="0" w:color="auto"/>
        <w:right w:val="none" w:sz="0" w:space="0" w:color="auto"/>
      </w:divBdr>
    </w:div>
    <w:div w:id="866405171">
      <w:bodyDiv w:val="1"/>
      <w:marLeft w:val="0"/>
      <w:marRight w:val="0"/>
      <w:marTop w:val="0"/>
      <w:marBottom w:val="0"/>
      <w:divBdr>
        <w:top w:val="none" w:sz="0" w:space="0" w:color="auto"/>
        <w:left w:val="none" w:sz="0" w:space="0" w:color="auto"/>
        <w:bottom w:val="none" w:sz="0" w:space="0" w:color="auto"/>
        <w:right w:val="none" w:sz="0" w:space="0" w:color="auto"/>
      </w:divBdr>
    </w:div>
    <w:div w:id="866481846">
      <w:bodyDiv w:val="1"/>
      <w:marLeft w:val="0"/>
      <w:marRight w:val="0"/>
      <w:marTop w:val="0"/>
      <w:marBottom w:val="0"/>
      <w:divBdr>
        <w:top w:val="none" w:sz="0" w:space="0" w:color="auto"/>
        <w:left w:val="none" w:sz="0" w:space="0" w:color="auto"/>
        <w:bottom w:val="none" w:sz="0" w:space="0" w:color="auto"/>
        <w:right w:val="none" w:sz="0" w:space="0" w:color="auto"/>
      </w:divBdr>
    </w:div>
    <w:div w:id="866676832">
      <w:bodyDiv w:val="1"/>
      <w:marLeft w:val="0"/>
      <w:marRight w:val="0"/>
      <w:marTop w:val="0"/>
      <w:marBottom w:val="0"/>
      <w:divBdr>
        <w:top w:val="none" w:sz="0" w:space="0" w:color="auto"/>
        <w:left w:val="none" w:sz="0" w:space="0" w:color="auto"/>
        <w:bottom w:val="none" w:sz="0" w:space="0" w:color="auto"/>
        <w:right w:val="none" w:sz="0" w:space="0" w:color="auto"/>
      </w:divBdr>
    </w:div>
    <w:div w:id="866680449">
      <w:bodyDiv w:val="1"/>
      <w:marLeft w:val="0"/>
      <w:marRight w:val="0"/>
      <w:marTop w:val="0"/>
      <w:marBottom w:val="0"/>
      <w:divBdr>
        <w:top w:val="none" w:sz="0" w:space="0" w:color="auto"/>
        <w:left w:val="none" w:sz="0" w:space="0" w:color="auto"/>
        <w:bottom w:val="none" w:sz="0" w:space="0" w:color="auto"/>
        <w:right w:val="none" w:sz="0" w:space="0" w:color="auto"/>
      </w:divBdr>
    </w:div>
    <w:div w:id="866718759">
      <w:bodyDiv w:val="1"/>
      <w:marLeft w:val="0"/>
      <w:marRight w:val="0"/>
      <w:marTop w:val="0"/>
      <w:marBottom w:val="0"/>
      <w:divBdr>
        <w:top w:val="none" w:sz="0" w:space="0" w:color="auto"/>
        <w:left w:val="none" w:sz="0" w:space="0" w:color="auto"/>
        <w:bottom w:val="none" w:sz="0" w:space="0" w:color="auto"/>
        <w:right w:val="none" w:sz="0" w:space="0" w:color="auto"/>
      </w:divBdr>
    </w:div>
    <w:div w:id="866914993">
      <w:bodyDiv w:val="1"/>
      <w:marLeft w:val="0"/>
      <w:marRight w:val="0"/>
      <w:marTop w:val="0"/>
      <w:marBottom w:val="0"/>
      <w:divBdr>
        <w:top w:val="none" w:sz="0" w:space="0" w:color="auto"/>
        <w:left w:val="none" w:sz="0" w:space="0" w:color="auto"/>
        <w:bottom w:val="none" w:sz="0" w:space="0" w:color="auto"/>
        <w:right w:val="none" w:sz="0" w:space="0" w:color="auto"/>
      </w:divBdr>
    </w:div>
    <w:div w:id="867328093">
      <w:bodyDiv w:val="1"/>
      <w:marLeft w:val="0"/>
      <w:marRight w:val="0"/>
      <w:marTop w:val="0"/>
      <w:marBottom w:val="0"/>
      <w:divBdr>
        <w:top w:val="none" w:sz="0" w:space="0" w:color="auto"/>
        <w:left w:val="none" w:sz="0" w:space="0" w:color="auto"/>
        <w:bottom w:val="none" w:sz="0" w:space="0" w:color="auto"/>
        <w:right w:val="none" w:sz="0" w:space="0" w:color="auto"/>
      </w:divBdr>
    </w:div>
    <w:div w:id="867329834">
      <w:bodyDiv w:val="1"/>
      <w:marLeft w:val="0"/>
      <w:marRight w:val="0"/>
      <w:marTop w:val="0"/>
      <w:marBottom w:val="0"/>
      <w:divBdr>
        <w:top w:val="none" w:sz="0" w:space="0" w:color="auto"/>
        <w:left w:val="none" w:sz="0" w:space="0" w:color="auto"/>
        <w:bottom w:val="none" w:sz="0" w:space="0" w:color="auto"/>
        <w:right w:val="none" w:sz="0" w:space="0" w:color="auto"/>
      </w:divBdr>
      <w:divsChild>
        <w:div w:id="95713513">
          <w:marLeft w:val="0"/>
          <w:marRight w:val="0"/>
          <w:marTop w:val="0"/>
          <w:marBottom w:val="0"/>
          <w:divBdr>
            <w:top w:val="none" w:sz="0" w:space="0" w:color="auto"/>
            <w:left w:val="none" w:sz="0" w:space="0" w:color="auto"/>
            <w:bottom w:val="none" w:sz="0" w:space="0" w:color="auto"/>
            <w:right w:val="none" w:sz="0" w:space="0" w:color="auto"/>
          </w:divBdr>
          <w:divsChild>
            <w:div w:id="19854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3940">
      <w:bodyDiv w:val="1"/>
      <w:marLeft w:val="0"/>
      <w:marRight w:val="0"/>
      <w:marTop w:val="0"/>
      <w:marBottom w:val="0"/>
      <w:divBdr>
        <w:top w:val="none" w:sz="0" w:space="0" w:color="auto"/>
        <w:left w:val="none" w:sz="0" w:space="0" w:color="auto"/>
        <w:bottom w:val="none" w:sz="0" w:space="0" w:color="auto"/>
        <w:right w:val="none" w:sz="0" w:space="0" w:color="auto"/>
      </w:divBdr>
    </w:div>
    <w:div w:id="867834927">
      <w:bodyDiv w:val="1"/>
      <w:marLeft w:val="0"/>
      <w:marRight w:val="0"/>
      <w:marTop w:val="0"/>
      <w:marBottom w:val="0"/>
      <w:divBdr>
        <w:top w:val="none" w:sz="0" w:space="0" w:color="auto"/>
        <w:left w:val="none" w:sz="0" w:space="0" w:color="auto"/>
        <w:bottom w:val="none" w:sz="0" w:space="0" w:color="auto"/>
        <w:right w:val="none" w:sz="0" w:space="0" w:color="auto"/>
      </w:divBdr>
    </w:div>
    <w:div w:id="867983605">
      <w:bodyDiv w:val="1"/>
      <w:marLeft w:val="0"/>
      <w:marRight w:val="0"/>
      <w:marTop w:val="0"/>
      <w:marBottom w:val="0"/>
      <w:divBdr>
        <w:top w:val="none" w:sz="0" w:space="0" w:color="auto"/>
        <w:left w:val="none" w:sz="0" w:space="0" w:color="auto"/>
        <w:bottom w:val="none" w:sz="0" w:space="0" w:color="auto"/>
        <w:right w:val="none" w:sz="0" w:space="0" w:color="auto"/>
      </w:divBdr>
    </w:div>
    <w:div w:id="868031071">
      <w:bodyDiv w:val="1"/>
      <w:marLeft w:val="0"/>
      <w:marRight w:val="0"/>
      <w:marTop w:val="0"/>
      <w:marBottom w:val="0"/>
      <w:divBdr>
        <w:top w:val="none" w:sz="0" w:space="0" w:color="auto"/>
        <w:left w:val="none" w:sz="0" w:space="0" w:color="auto"/>
        <w:bottom w:val="none" w:sz="0" w:space="0" w:color="auto"/>
        <w:right w:val="none" w:sz="0" w:space="0" w:color="auto"/>
      </w:divBdr>
    </w:div>
    <w:div w:id="868101406">
      <w:bodyDiv w:val="1"/>
      <w:marLeft w:val="0"/>
      <w:marRight w:val="0"/>
      <w:marTop w:val="0"/>
      <w:marBottom w:val="0"/>
      <w:divBdr>
        <w:top w:val="none" w:sz="0" w:space="0" w:color="auto"/>
        <w:left w:val="none" w:sz="0" w:space="0" w:color="auto"/>
        <w:bottom w:val="none" w:sz="0" w:space="0" w:color="auto"/>
        <w:right w:val="none" w:sz="0" w:space="0" w:color="auto"/>
      </w:divBdr>
    </w:div>
    <w:div w:id="868182407">
      <w:bodyDiv w:val="1"/>
      <w:marLeft w:val="0"/>
      <w:marRight w:val="0"/>
      <w:marTop w:val="0"/>
      <w:marBottom w:val="0"/>
      <w:divBdr>
        <w:top w:val="none" w:sz="0" w:space="0" w:color="auto"/>
        <w:left w:val="none" w:sz="0" w:space="0" w:color="auto"/>
        <w:bottom w:val="none" w:sz="0" w:space="0" w:color="auto"/>
        <w:right w:val="none" w:sz="0" w:space="0" w:color="auto"/>
      </w:divBdr>
    </w:div>
    <w:div w:id="868449197">
      <w:bodyDiv w:val="1"/>
      <w:marLeft w:val="0"/>
      <w:marRight w:val="0"/>
      <w:marTop w:val="0"/>
      <w:marBottom w:val="0"/>
      <w:divBdr>
        <w:top w:val="none" w:sz="0" w:space="0" w:color="auto"/>
        <w:left w:val="none" w:sz="0" w:space="0" w:color="auto"/>
        <w:bottom w:val="none" w:sz="0" w:space="0" w:color="auto"/>
        <w:right w:val="none" w:sz="0" w:space="0" w:color="auto"/>
      </w:divBdr>
    </w:div>
    <w:div w:id="868568341">
      <w:bodyDiv w:val="1"/>
      <w:marLeft w:val="0"/>
      <w:marRight w:val="0"/>
      <w:marTop w:val="0"/>
      <w:marBottom w:val="0"/>
      <w:divBdr>
        <w:top w:val="none" w:sz="0" w:space="0" w:color="auto"/>
        <w:left w:val="none" w:sz="0" w:space="0" w:color="auto"/>
        <w:bottom w:val="none" w:sz="0" w:space="0" w:color="auto"/>
        <w:right w:val="none" w:sz="0" w:space="0" w:color="auto"/>
      </w:divBdr>
    </w:div>
    <w:div w:id="868568385">
      <w:bodyDiv w:val="1"/>
      <w:marLeft w:val="0"/>
      <w:marRight w:val="0"/>
      <w:marTop w:val="0"/>
      <w:marBottom w:val="0"/>
      <w:divBdr>
        <w:top w:val="none" w:sz="0" w:space="0" w:color="auto"/>
        <w:left w:val="none" w:sz="0" w:space="0" w:color="auto"/>
        <w:bottom w:val="none" w:sz="0" w:space="0" w:color="auto"/>
        <w:right w:val="none" w:sz="0" w:space="0" w:color="auto"/>
      </w:divBdr>
    </w:div>
    <w:div w:id="868646288">
      <w:bodyDiv w:val="1"/>
      <w:marLeft w:val="0"/>
      <w:marRight w:val="0"/>
      <w:marTop w:val="0"/>
      <w:marBottom w:val="0"/>
      <w:divBdr>
        <w:top w:val="none" w:sz="0" w:space="0" w:color="auto"/>
        <w:left w:val="none" w:sz="0" w:space="0" w:color="auto"/>
        <w:bottom w:val="none" w:sz="0" w:space="0" w:color="auto"/>
        <w:right w:val="none" w:sz="0" w:space="0" w:color="auto"/>
      </w:divBdr>
    </w:div>
    <w:div w:id="868681513">
      <w:bodyDiv w:val="1"/>
      <w:marLeft w:val="0"/>
      <w:marRight w:val="0"/>
      <w:marTop w:val="0"/>
      <w:marBottom w:val="0"/>
      <w:divBdr>
        <w:top w:val="none" w:sz="0" w:space="0" w:color="auto"/>
        <w:left w:val="none" w:sz="0" w:space="0" w:color="auto"/>
        <w:bottom w:val="none" w:sz="0" w:space="0" w:color="auto"/>
        <w:right w:val="none" w:sz="0" w:space="0" w:color="auto"/>
      </w:divBdr>
    </w:div>
    <w:div w:id="868684688">
      <w:bodyDiv w:val="1"/>
      <w:marLeft w:val="0"/>
      <w:marRight w:val="0"/>
      <w:marTop w:val="0"/>
      <w:marBottom w:val="0"/>
      <w:divBdr>
        <w:top w:val="none" w:sz="0" w:space="0" w:color="auto"/>
        <w:left w:val="none" w:sz="0" w:space="0" w:color="auto"/>
        <w:bottom w:val="none" w:sz="0" w:space="0" w:color="auto"/>
        <w:right w:val="none" w:sz="0" w:space="0" w:color="auto"/>
      </w:divBdr>
    </w:div>
    <w:div w:id="868838837">
      <w:bodyDiv w:val="1"/>
      <w:marLeft w:val="0"/>
      <w:marRight w:val="0"/>
      <w:marTop w:val="0"/>
      <w:marBottom w:val="0"/>
      <w:divBdr>
        <w:top w:val="none" w:sz="0" w:space="0" w:color="auto"/>
        <w:left w:val="none" w:sz="0" w:space="0" w:color="auto"/>
        <w:bottom w:val="none" w:sz="0" w:space="0" w:color="auto"/>
        <w:right w:val="none" w:sz="0" w:space="0" w:color="auto"/>
      </w:divBdr>
    </w:div>
    <w:div w:id="869219660">
      <w:bodyDiv w:val="1"/>
      <w:marLeft w:val="0"/>
      <w:marRight w:val="0"/>
      <w:marTop w:val="0"/>
      <w:marBottom w:val="0"/>
      <w:divBdr>
        <w:top w:val="none" w:sz="0" w:space="0" w:color="auto"/>
        <w:left w:val="none" w:sz="0" w:space="0" w:color="auto"/>
        <w:bottom w:val="none" w:sz="0" w:space="0" w:color="auto"/>
        <w:right w:val="none" w:sz="0" w:space="0" w:color="auto"/>
      </w:divBdr>
    </w:div>
    <w:div w:id="869227065">
      <w:bodyDiv w:val="1"/>
      <w:marLeft w:val="0"/>
      <w:marRight w:val="0"/>
      <w:marTop w:val="0"/>
      <w:marBottom w:val="0"/>
      <w:divBdr>
        <w:top w:val="none" w:sz="0" w:space="0" w:color="auto"/>
        <w:left w:val="none" w:sz="0" w:space="0" w:color="auto"/>
        <w:bottom w:val="none" w:sz="0" w:space="0" w:color="auto"/>
        <w:right w:val="none" w:sz="0" w:space="0" w:color="auto"/>
      </w:divBdr>
    </w:div>
    <w:div w:id="869294285">
      <w:bodyDiv w:val="1"/>
      <w:marLeft w:val="0"/>
      <w:marRight w:val="0"/>
      <w:marTop w:val="0"/>
      <w:marBottom w:val="0"/>
      <w:divBdr>
        <w:top w:val="none" w:sz="0" w:space="0" w:color="auto"/>
        <w:left w:val="none" w:sz="0" w:space="0" w:color="auto"/>
        <w:bottom w:val="none" w:sz="0" w:space="0" w:color="auto"/>
        <w:right w:val="none" w:sz="0" w:space="0" w:color="auto"/>
      </w:divBdr>
    </w:div>
    <w:div w:id="869301920">
      <w:bodyDiv w:val="1"/>
      <w:marLeft w:val="0"/>
      <w:marRight w:val="0"/>
      <w:marTop w:val="0"/>
      <w:marBottom w:val="0"/>
      <w:divBdr>
        <w:top w:val="none" w:sz="0" w:space="0" w:color="auto"/>
        <w:left w:val="none" w:sz="0" w:space="0" w:color="auto"/>
        <w:bottom w:val="none" w:sz="0" w:space="0" w:color="auto"/>
        <w:right w:val="none" w:sz="0" w:space="0" w:color="auto"/>
      </w:divBdr>
    </w:div>
    <w:div w:id="869339500">
      <w:bodyDiv w:val="1"/>
      <w:marLeft w:val="0"/>
      <w:marRight w:val="0"/>
      <w:marTop w:val="0"/>
      <w:marBottom w:val="0"/>
      <w:divBdr>
        <w:top w:val="none" w:sz="0" w:space="0" w:color="auto"/>
        <w:left w:val="none" w:sz="0" w:space="0" w:color="auto"/>
        <w:bottom w:val="none" w:sz="0" w:space="0" w:color="auto"/>
        <w:right w:val="none" w:sz="0" w:space="0" w:color="auto"/>
      </w:divBdr>
    </w:div>
    <w:div w:id="869609472">
      <w:bodyDiv w:val="1"/>
      <w:marLeft w:val="0"/>
      <w:marRight w:val="0"/>
      <w:marTop w:val="0"/>
      <w:marBottom w:val="0"/>
      <w:divBdr>
        <w:top w:val="none" w:sz="0" w:space="0" w:color="auto"/>
        <w:left w:val="none" w:sz="0" w:space="0" w:color="auto"/>
        <w:bottom w:val="none" w:sz="0" w:space="0" w:color="auto"/>
        <w:right w:val="none" w:sz="0" w:space="0" w:color="auto"/>
      </w:divBdr>
    </w:div>
    <w:div w:id="869950525">
      <w:bodyDiv w:val="1"/>
      <w:marLeft w:val="0"/>
      <w:marRight w:val="0"/>
      <w:marTop w:val="0"/>
      <w:marBottom w:val="0"/>
      <w:divBdr>
        <w:top w:val="none" w:sz="0" w:space="0" w:color="auto"/>
        <w:left w:val="none" w:sz="0" w:space="0" w:color="auto"/>
        <w:bottom w:val="none" w:sz="0" w:space="0" w:color="auto"/>
        <w:right w:val="none" w:sz="0" w:space="0" w:color="auto"/>
      </w:divBdr>
    </w:div>
    <w:div w:id="869998954">
      <w:bodyDiv w:val="1"/>
      <w:marLeft w:val="0"/>
      <w:marRight w:val="0"/>
      <w:marTop w:val="0"/>
      <w:marBottom w:val="0"/>
      <w:divBdr>
        <w:top w:val="none" w:sz="0" w:space="0" w:color="auto"/>
        <w:left w:val="none" w:sz="0" w:space="0" w:color="auto"/>
        <w:bottom w:val="none" w:sz="0" w:space="0" w:color="auto"/>
        <w:right w:val="none" w:sz="0" w:space="0" w:color="auto"/>
      </w:divBdr>
    </w:div>
    <w:div w:id="870192604">
      <w:bodyDiv w:val="1"/>
      <w:marLeft w:val="0"/>
      <w:marRight w:val="0"/>
      <w:marTop w:val="0"/>
      <w:marBottom w:val="0"/>
      <w:divBdr>
        <w:top w:val="none" w:sz="0" w:space="0" w:color="auto"/>
        <w:left w:val="none" w:sz="0" w:space="0" w:color="auto"/>
        <w:bottom w:val="none" w:sz="0" w:space="0" w:color="auto"/>
        <w:right w:val="none" w:sz="0" w:space="0" w:color="auto"/>
      </w:divBdr>
    </w:div>
    <w:div w:id="870532687">
      <w:bodyDiv w:val="1"/>
      <w:marLeft w:val="0"/>
      <w:marRight w:val="0"/>
      <w:marTop w:val="0"/>
      <w:marBottom w:val="0"/>
      <w:divBdr>
        <w:top w:val="none" w:sz="0" w:space="0" w:color="auto"/>
        <w:left w:val="none" w:sz="0" w:space="0" w:color="auto"/>
        <w:bottom w:val="none" w:sz="0" w:space="0" w:color="auto"/>
        <w:right w:val="none" w:sz="0" w:space="0" w:color="auto"/>
      </w:divBdr>
    </w:div>
    <w:div w:id="870646562">
      <w:bodyDiv w:val="1"/>
      <w:marLeft w:val="0"/>
      <w:marRight w:val="0"/>
      <w:marTop w:val="0"/>
      <w:marBottom w:val="0"/>
      <w:divBdr>
        <w:top w:val="none" w:sz="0" w:space="0" w:color="auto"/>
        <w:left w:val="none" w:sz="0" w:space="0" w:color="auto"/>
        <w:bottom w:val="none" w:sz="0" w:space="0" w:color="auto"/>
        <w:right w:val="none" w:sz="0" w:space="0" w:color="auto"/>
      </w:divBdr>
    </w:div>
    <w:div w:id="870728715">
      <w:bodyDiv w:val="1"/>
      <w:marLeft w:val="0"/>
      <w:marRight w:val="0"/>
      <w:marTop w:val="0"/>
      <w:marBottom w:val="0"/>
      <w:divBdr>
        <w:top w:val="none" w:sz="0" w:space="0" w:color="auto"/>
        <w:left w:val="none" w:sz="0" w:space="0" w:color="auto"/>
        <w:bottom w:val="none" w:sz="0" w:space="0" w:color="auto"/>
        <w:right w:val="none" w:sz="0" w:space="0" w:color="auto"/>
      </w:divBdr>
    </w:div>
    <w:div w:id="871069176">
      <w:bodyDiv w:val="1"/>
      <w:marLeft w:val="0"/>
      <w:marRight w:val="0"/>
      <w:marTop w:val="0"/>
      <w:marBottom w:val="0"/>
      <w:divBdr>
        <w:top w:val="none" w:sz="0" w:space="0" w:color="auto"/>
        <w:left w:val="none" w:sz="0" w:space="0" w:color="auto"/>
        <w:bottom w:val="none" w:sz="0" w:space="0" w:color="auto"/>
        <w:right w:val="none" w:sz="0" w:space="0" w:color="auto"/>
      </w:divBdr>
    </w:div>
    <w:div w:id="871501654">
      <w:bodyDiv w:val="1"/>
      <w:marLeft w:val="0"/>
      <w:marRight w:val="0"/>
      <w:marTop w:val="0"/>
      <w:marBottom w:val="0"/>
      <w:divBdr>
        <w:top w:val="none" w:sz="0" w:space="0" w:color="auto"/>
        <w:left w:val="none" w:sz="0" w:space="0" w:color="auto"/>
        <w:bottom w:val="none" w:sz="0" w:space="0" w:color="auto"/>
        <w:right w:val="none" w:sz="0" w:space="0" w:color="auto"/>
      </w:divBdr>
    </w:div>
    <w:div w:id="871573200">
      <w:bodyDiv w:val="1"/>
      <w:marLeft w:val="0"/>
      <w:marRight w:val="0"/>
      <w:marTop w:val="0"/>
      <w:marBottom w:val="0"/>
      <w:divBdr>
        <w:top w:val="none" w:sz="0" w:space="0" w:color="auto"/>
        <w:left w:val="none" w:sz="0" w:space="0" w:color="auto"/>
        <w:bottom w:val="none" w:sz="0" w:space="0" w:color="auto"/>
        <w:right w:val="none" w:sz="0" w:space="0" w:color="auto"/>
      </w:divBdr>
    </w:div>
    <w:div w:id="871696612">
      <w:bodyDiv w:val="1"/>
      <w:marLeft w:val="0"/>
      <w:marRight w:val="0"/>
      <w:marTop w:val="0"/>
      <w:marBottom w:val="0"/>
      <w:divBdr>
        <w:top w:val="none" w:sz="0" w:space="0" w:color="auto"/>
        <w:left w:val="none" w:sz="0" w:space="0" w:color="auto"/>
        <w:bottom w:val="none" w:sz="0" w:space="0" w:color="auto"/>
        <w:right w:val="none" w:sz="0" w:space="0" w:color="auto"/>
      </w:divBdr>
    </w:div>
    <w:div w:id="871959674">
      <w:bodyDiv w:val="1"/>
      <w:marLeft w:val="0"/>
      <w:marRight w:val="0"/>
      <w:marTop w:val="0"/>
      <w:marBottom w:val="0"/>
      <w:divBdr>
        <w:top w:val="none" w:sz="0" w:space="0" w:color="auto"/>
        <w:left w:val="none" w:sz="0" w:space="0" w:color="auto"/>
        <w:bottom w:val="none" w:sz="0" w:space="0" w:color="auto"/>
        <w:right w:val="none" w:sz="0" w:space="0" w:color="auto"/>
      </w:divBdr>
    </w:div>
    <w:div w:id="872034527">
      <w:bodyDiv w:val="1"/>
      <w:marLeft w:val="0"/>
      <w:marRight w:val="0"/>
      <w:marTop w:val="0"/>
      <w:marBottom w:val="0"/>
      <w:divBdr>
        <w:top w:val="none" w:sz="0" w:space="0" w:color="auto"/>
        <w:left w:val="none" w:sz="0" w:space="0" w:color="auto"/>
        <w:bottom w:val="none" w:sz="0" w:space="0" w:color="auto"/>
        <w:right w:val="none" w:sz="0" w:space="0" w:color="auto"/>
      </w:divBdr>
    </w:div>
    <w:div w:id="872378453">
      <w:bodyDiv w:val="1"/>
      <w:marLeft w:val="0"/>
      <w:marRight w:val="0"/>
      <w:marTop w:val="0"/>
      <w:marBottom w:val="0"/>
      <w:divBdr>
        <w:top w:val="none" w:sz="0" w:space="0" w:color="auto"/>
        <w:left w:val="none" w:sz="0" w:space="0" w:color="auto"/>
        <w:bottom w:val="none" w:sz="0" w:space="0" w:color="auto"/>
        <w:right w:val="none" w:sz="0" w:space="0" w:color="auto"/>
      </w:divBdr>
    </w:div>
    <w:div w:id="872766855">
      <w:bodyDiv w:val="1"/>
      <w:marLeft w:val="0"/>
      <w:marRight w:val="0"/>
      <w:marTop w:val="0"/>
      <w:marBottom w:val="0"/>
      <w:divBdr>
        <w:top w:val="none" w:sz="0" w:space="0" w:color="auto"/>
        <w:left w:val="none" w:sz="0" w:space="0" w:color="auto"/>
        <w:bottom w:val="none" w:sz="0" w:space="0" w:color="auto"/>
        <w:right w:val="none" w:sz="0" w:space="0" w:color="auto"/>
      </w:divBdr>
    </w:div>
    <w:div w:id="872810358">
      <w:bodyDiv w:val="1"/>
      <w:marLeft w:val="0"/>
      <w:marRight w:val="0"/>
      <w:marTop w:val="0"/>
      <w:marBottom w:val="0"/>
      <w:divBdr>
        <w:top w:val="none" w:sz="0" w:space="0" w:color="auto"/>
        <w:left w:val="none" w:sz="0" w:space="0" w:color="auto"/>
        <w:bottom w:val="none" w:sz="0" w:space="0" w:color="auto"/>
        <w:right w:val="none" w:sz="0" w:space="0" w:color="auto"/>
      </w:divBdr>
    </w:div>
    <w:div w:id="872838912">
      <w:bodyDiv w:val="1"/>
      <w:marLeft w:val="0"/>
      <w:marRight w:val="0"/>
      <w:marTop w:val="0"/>
      <w:marBottom w:val="0"/>
      <w:divBdr>
        <w:top w:val="none" w:sz="0" w:space="0" w:color="auto"/>
        <w:left w:val="none" w:sz="0" w:space="0" w:color="auto"/>
        <w:bottom w:val="none" w:sz="0" w:space="0" w:color="auto"/>
        <w:right w:val="none" w:sz="0" w:space="0" w:color="auto"/>
      </w:divBdr>
    </w:div>
    <w:div w:id="872840839">
      <w:bodyDiv w:val="1"/>
      <w:marLeft w:val="0"/>
      <w:marRight w:val="0"/>
      <w:marTop w:val="0"/>
      <w:marBottom w:val="0"/>
      <w:divBdr>
        <w:top w:val="none" w:sz="0" w:space="0" w:color="auto"/>
        <w:left w:val="none" w:sz="0" w:space="0" w:color="auto"/>
        <w:bottom w:val="none" w:sz="0" w:space="0" w:color="auto"/>
        <w:right w:val="none" w:sz="0" w:space="0" w:color="auto"/>
      </w:divBdr>
    </w:div>
    <w:div w:id="872962178">
      <w:bodyDiv w:val="1"/>
      <w:marLeft w:val="0"/>
      <w:marRight w:val="0"/>
      <w:marTop w:val="0"/>
      <w:marBottom w:val="0"/>
      <w:divBdr>
        <w:top w:val="none" w:sz="0" w:space="0" w:color="auto"/>
        <w:left w:val="none" w:sz="0" w:space="0" w:color="auto"/>
        <w:bottom w:val="none" w:sz="0" w:space="0" w:color="auto"/>
        <w:right w:val="none" w:sz="0" w:space="0" w:color="auto"/>
      </w:divBdr>
    </w:div>
    <w:div w:id="873008709">
      <w:bodyDiv w:val="1"/>
      <w:marLeft w:val="0"/>
      <w:marRight w:val="0"/>
      <w:marTop w:val="0"/>
      <w:marBottom w:val="0"/>
      <w:divBdr>
        <w:top w:val="none" w:sz="0" w:space="0" w:color="auto"/>
        <w:left w:val="none" w:sz="0" w:space="0" w:color="auto"/>
        <w:bottom w:val="none" w:sz="0" w:space="0" w:color="auto"/>
        <w:right w:val="none" w:sz="0" w:space="0" w:color="auto"/>
      </w:divBdr>
    </w:div>
    <w:div w:id="873226783">
      <w:bodyDiv w:val="1"/>
      <w:marLeft w:val="0"/>
      <w:marRight w:val="0"/>
      <w:marTop w:val="0"/>
      <w:marBottom w:val="0"/>
      <w:divBdr>
        <w:top w:val="none" w:sz="0" w:space="0" w:color="auto"/>
        <w:left w:val="none" w:sz="0" w:space="0" w:color="auto"/>
        <w:bottom w:val="none" w:sz="0" w:space="0" w:color="auto"/>
        <w:right w:val="none" w:sz="0" w:space="0" w:color="auto"/>
      </w:divBdr>
    </w:div>
    <w:div w:id="873420459">
      <w:bodyDiv w:val="1"/>
      <w:marLeft w:val="0"/>
      <w:marRight w:val="0"/>
      <w:marTop w:val="0"/>
      <w:marBottom w:val="0"/>
      <w:divBdr>
        <w:top w:val="none" w:sz="0" w:space="0" w:color="auto"/>
        <w:left w:val="none" w:sz="0" w:space="0" w:color="auto"/>
        <w:bottom w:val="none" w:sz="0" w:space="0" w:color="auto"/>
        <w:right w:val="none" w:sz="0" w:space="0" w:color="auto"/>
      </w:divBdr>
    </w:div>
    <w:div w:id="873421142">
      <w:bodyDiv w:val="1"/>
      <w:marLeft w:val="0"/>
      <w:marRight w:val="0"/>
      <w:marTop w:val="0"/>
      <w:marBottom w:val="0"/>
      <w:divBdr>
        <w:top w:val="none" w:sz="0" w:space="0" w:color="auto"/>
        <w:left w:val="none" w:sz="0" w:space="0" w:color="auto"/>
        <w:bottom w:val="none" w:sz="0" w:space="0" w:color="auto"/>
        <w:right w:val="none" w:sz="0" w:space="0" w:color="auto"/>
      </w:divBdr>
    </w:div>
    <w:div w:id="873540075">
      <w:bodyDiv w:val="1"/>
      <w:marLeft w:val="0"/>
      <w:marRight w:val="0"/>
      <w:marTop w:val="0"/>
      <w:marBottom w:val="0"/>
      <w:divBdr>
        <w:top w:val="none" w:sz="0" w:space="0" w:color="auto"/>
        <w:left w:val="none" w:sz="0" w:space="0" w:color="auto"/>
        <w:bottom w:val="none" w:sz="0" w:space="0" w:color="auto"/>
        <w:right w:val="none" w:sz="0" w:space="0" w:color="auto"/>
      </w:divBdr>
    </w:div>
    <w:div w:id="873545594">
      <w:bodyDiv w:val="1"/>
      <w:marLeft w:val="0"/>
      <w:marRight w:val="0"/>
      <w:marTop w:val="0"/>
      <w:marBottom w:val="0"/>
      <w:divBdr>
        <w:top w:val="none" w:sz="0" w:space="0" w:color="auto"/>
        <w:left w:val="none" w:sz="0" w:space="0" w:color="auto"/>
        <w:bottom w:val="none" w:sz="0" w:space="0" w:color="auto"/>
        <w:right w:val="none" w:sz="0" w:space="0" w:color="auto"/>
      </w:divBdr>
    </w:div>
    <w:div w:id="873999854">
      <w:bodyDiv w:val="1"/>
      <w:marLeft w:val="0"/>
      <w:marRight w:val="0"/>
      <w:marTop w:val="0"/>
      <w:marBottom w:val="0"/>
      <w:divBdr>
        <w:top w:val="none" w:sz="0" w:space="0" w:color="auto"/>
        <w:left w:val="none" w:sz="0" w:space="0" w:color="auto"/>
        <w:bottom w:val="none" w:sz="0" w:space="0" w:color="auto"/>
        <w:right w:val="none" w:sz="0" w:space="0" w:color="auto"/>
      </w:divBdr>
    </w:div>
    <w:div w:id="874000397">
      <w:bodyDiv w:val="1"/>
      <w:marLeft w:val="0"/>
      <w:marRight w:val="0"/>
      <w:marTop w:val="0"/>
      <w:marBottom w:val="0"/>
      <w:divBdr>
        <w:top w:val="none" w:sz="0" w:space="0" w:color="auto"/>
        <w:left w:val="none" w:sz="0" w:space="0" w:color="auto"/>
        <w:bottom w:val="none" w:sz="0" w:space="0" w:color="auto"/>
        <w:right w:val="none" w:sz="0" w:space="0" w:color="auto"/>
      </w:divBdr>
    </w:div>
    <w:div w:id="874003238">
      <w:bodyDiv w:val="1"/>
      <w:marLeft w:val="0"/>
      <w:marRight w:val="0"/>
      <w:marTop w:val="0"/>
      <w:marBottom w:val="0"/>
      <w:divBdr>
        <w:top w:val="none" w:sz="0" w:space="0" w:color="auto"/>
        <w:left w:val="none" w:sz="0" w:space="0" w:color="auto"/>
        <w:bottom w:val="none" w:sz="0" w:space="0" w:color="auto"/>
        <w:right w:val="none" w:sz="0" w:space="0" w:color="auto"/>
      </w:divBdr>
    </w:div>
    <w:div w:id="874196167">
      <w:bodyDiv w:val="1"/>
      <w:marLeft w:val="0"/>
      <w:marRight w:val="0"/>
      <w:marTop w:val="0"/>
      <w:marBottom w:val="0"/>
      <w:divBdr>
        <w:top w:val="none" w:sz="0" w:space="0" w:color="auto"/>
        <w:left w:val="none" w:sz="0" w:space="0" w:color="auto"/>
        <w:bottom w:val="none" w:sz="0" w:space="0" w:color="auto"/>
        <w:right w:val="none" w:sz="0" w:space="0" w:color="auto"/>
      </w:divBdr>
    </w:div>
    <w:div w:id="874343489">
      <w:bodyDiv w:val="1"/>
      <w:marLeft w:val="0"/>
      <w:marRight w:val="0"/>
      <w:marTop w:val="0"/>
      <w:marBottom w:val="0"/>
      <w:divBdr>
        <w:top w:val="none" w:sz="0" w:space="0" w:color="auto"/>
        <w:left w:val="none" w:sz="0" w:space="0" w:color="auto"/>
        <w:bottom w:val="none" w:sz="0" w:space="0" w:color="auto"/>
        <w:right w:val="none" w:sz="0" w:space="0" w:color="auto"/>
      </w:divBdr>
    </w:div>
    <w:div w:id="874466345">
      <w:bodyDiv w:val="1"/>
      <w:marLeft w:val="0"/>
      <w:marRight w:val="0"/>
      <w:marTop w:val="0"/>
      <w:marBottom w:val="0"/>
      <w:divBdr>
        <w:top w:val="none" w:sz="0" w:space="0" w:color="auto"/>
        <w:left w:val="none" w:sz="0" w:space="0" w:color="auto"/>
        <w:bottom w:val="none" w:sz="0" w:space="0" w:color="auto"/>
        <w:right w:val="none" w:sz="0" w:space="0" w:color="auto"/>
      </w:divBdr>
    </w:div>
    <w:div w:id="874581492">
      <w:bodyDiv w:val="1"/>
      <w:marLeft w:val="0"/>
      <w:marRight w:val="0"/>
      <w:marTop w:val="0"/>
      <w:marBottom w:val="0"/>
      <w:divBdr>
        <w:top w:val="none" w:sz="0" w:space="0" w:color="auto"/>
        <w:left w:val="none" w:sz="0" w:space="0" w:color="auto"/>
        <w:bottom w:val="none" w:sz="0" w:space="0" w:color="auto"/>
        <w:right w:val="none" w:sz="0" w:space="0" w:color="auto"/>
      </w:divBdr>
    </w:div>
    <w:div w:id="874587192">
      <w:bodyDiv w:val="1"/>
      <w:marLeft w:val="0"/>
      <w:marRight w:val="0"/>
      <w:marTop w:val="0"/>
      <w:marBottom w:val="0"/>
      <w:divBdr>
        <w:top w:val="none" w:sz="0" w:space="0" w:color="auto"/>
        <w:left w:val="none" w:sz="0" w:space="0" w:color="auto"/>
        <w:bottom w:val="none" w:sz="0" w:space="0" w:color="auto"/>
        <w:right w:val="none" w:sz="0" w:space="0" w:color="auto"/>
      </w:divBdr>
    </w:div>
    <w:div w:id="874658592">
      <w:bodyDiv w:val="1"/>
      <w:marLeft w:val="0"/>
      <w:marRight w:val="0"/>
      <w:marTop w:val="0"/>
      <w:marBottom w:val="0"/>
      <w:divBdr>
        <w:top w:val="none" w:sz="0" w:space="0" w:color="auto"/>
        <w:left w:val="none" w:sz="0" w:space="0" w:color="auto"/>
        <w:bottom w:val="none" w:sz="0" w:space="0" w:color="auto"/>
        <w:right w:val="none" w:sz="0" w:space="0" w:color="auto"/>
      </w:divBdr>
    </w:div>
    <w:div w:id="874729787">
      <w:bodyDiv w:val="1"/>
      <w:marLeft w:val="0"/>
      <w:marRight w:val="0"/>
      <w:marTop w:val="0"/>
      <w:marBottom w:val="0"/>
      <w:divBdr>
        <w:top w:val="none" w:sz="0" w:space="0" w:color="auto"/>
        <w:left w:val="none" w:sz="0" w:space="0" w:color="auto"/>
        <w:bottom w:val="none" w:sz="0" w:space="0" w:color="auto"/>
        <w:right w:val="none" w:sz="0" w:space="0" w:color="auto"/>
      </w:divBdr>
    </w:div>
    <w:div w:id="874780613">
      <w:bodyDiv w:val="1"/>
      <w:marLeft w:val="0"/>
      <w:marRight w:val="0"/>
      <w:marTop w:val="0"/>
      <w:marBottom w:val="0"/>
      <w:divBdr>
        <w:top w:val="none" w:sz="0" w:space="0" w:color="auto"/>
        <w:left w:val="none" w:sz="0" w:space="0" w:color="auto"/>
        <w:bottom w:val="none" w:sz="0" w:space="0" w:color="auto"/>
        <w:right w:val="none" w:sz="0" w:space="0" w:color="auto"/>
      </w:divBdr>
    </w:div>
    <w:div w:id="874922802">
      <w:bodyDiv w:val="1"/>
      <w:marLeft w:val="0"/>
      <w:marRight w:val="0"/>
      <w:marTop w:val="0"/>
      <w:marBottom w:val="0"/>
      <w:divBdr>
        <w:top w:val="none" w:sz="0" w:space="0" w:color="auto"/>
        <w:left w:val="none" w:sz="0" w:space="0" w:color="auto"/>
        <w:bottom w:val="none" w:sz="0" w:space="0" w:color="auto"/>
        <w:right w:val="none" w:sz="0" w:space="0" w:color="auto"/>
      </w:divBdr>
    </w:div>
    <w:div w:id="874973563">
      <w:bodyDiv w:val="1"/>
      <w:marLeft w:val="0"/>
      <w:marRight w:val="0"/>
      <w:marTop w:val="0"/>
      <w:marBottom w:val="0"/>
      <w:divBdr>
        <w:top w:val="none" w:sz="0" w:space="0" w:color="auto"/>
        <w:left w:val="none" w:sz="0" w:space="0" w:color="auto"/>
        <w:bottom w:val="none" w:sz="0" w:space="0" w:color="auto"/>
        <w:right w:val="none" w:sz="0" w:space="0" w:color="auto"/>
      </w:divBdr>
    </w:div>
    <w:div w:id="875312689">
      <w:bodyDiv w:val="1"/>
      <w:marLeft w:val="0"/>
      <w:marRight w:val="0"/>
      <w:marTop w:val="0"/>
      <w:marBottom w:val="0"/>
      <w:divBdr>
        <w:top w:val="none" w:sz="0" w:space="0" w:color="auto"/>
        <w:left w:val="none" w:sz="0" w:space="0" w:color="auto"/>
        <w:bottom w:val="none" w:sz="0" w:space="0" w:color="auto"/>
        <w:right w:val="none" w:sz="0" w:space="0" w:color="auto"/>
      </w:divBdr>
    </w:div>
    <w:div w:id="875317776">
      <w:bodyDiv w:val="1"/>
      <w:marLeft w:val="0"/>
      <w:marRight w:val="0"/>
      <w:marTop w:val="0"/>
      <w:marBottom w:val="0"/>
      <w:divBdr>
        <w:top w:val="none" w:sz="0" w:space="0" w:color="auto"/>
        <w:left w:val="none" w:sz="0" w:space="0" w:color="auto"/>
        <w:bottom w:val="none" w:sz="0" w:space="0" w:color="auto"/>
        <w:right w:val="none" w:sz="0" w:space="0" w:color="auto"/>
      </w:divBdr>
    </w:div>
    <w:div w:id="875577430">
      <w:bodyDiv w:val="1"/>
      <w:marLeft w:val="0"/>
      <w:marRight w:val="0"/>
      <w:marTop w:val="0"/>
      <w:marBottom w:val="0"/>
      <w:divBdr>
        <w:top w:val="none" w:sz="0" w:space="0" w:color="auto"/>
        <w:left w:val="none" w:sz="0" w:space="0" w:color="auto"/>
        <w:bottom w:val="none" w:sz="0" w:space="0" w:color="auto"/>
        <w:right w:val="none" w:sz="0" w:space="0" w:color="auto"/>
      </w:divBdr>
    </w:div>
    <w:div w:id="875627621">
      <w:bodyDiv w:val="1"/>
      <w:marLeft w:val="0"/>
      <w:marRight w:val="0"/>
      <w:marTop w:val="0"/>
      <w:marBottom w:val="0"/>
      <w:divBdr>
        <w:top w:val="none" w:sz="0" w:space="0" w:color="auto"/>
        <w:left w:val="none" w:sz="0" w:space="0" w:color="auto"/>
        <w:bottom w:val="none" w:sz="0" w:space="0" w:color="auto"/>
        <w:right w:val="none" w:sz="0" w:space="0" w:color="auto"/>
      </w:divBdr>
    </w:div>
    <w:div w:id="875778089">
      <w:bodyDiv w:val="1"/>
      <w:marLeft w:val="0"/>
      <w:marRight w:val="0"/>
      <w:marTop w:val="0"/>
      <w:marBottom w:val="0"/>
      <w:divBdr>
        <w:top w:val="none" w:sz="0" w:space="0" w:color="auto"/>
        <w:left w:val="none" w:sz="0" w:space="0" w:color="auto"/>
        <w:bottom w:val="none" w:sz="0" w:space="0" w:color="auto"/>
        <w:right w:val="none" w:sz="0" w:space="0" w:color="auto"/>
      </w:divBdr>
    </w:div>
    <w:div w:id="875888717">
      <w:bodyDiv w:val="1"/>
      <w:marLeft w:val="0"/>
      <w:marRight w:val="0"/>
      <w:marTop w:val="0"/>
      <w:marBottom w:val="0"/>
      <w:divBdr>
        <w:top w:val="none" w:sz="0" w:space="0" w:color="auto"/>
        <w:left w:val="none" w:sz="0" w:space="0" w:color="auto"/>
        <w:bottom w:val="none" w:sz="0" w:space="0" w:color="auto"/>
        <w:right w:val="none" w:sz="0" w:space="0" w:color="auto"/>
      </w:divBdr>
    </w:div>
    <w:div w:id="875965329">
      <w:bodyDiv w:val="1"/>
      <w:marLeft w:val="0"/>
      <w:marRight w:val="0"/>
      <w:marTop w:val="0"/>
      <w:marBottom w:val="0"/>
      <w:divBdr>
        <w:top w:val="none" w:sz="0" w:space="0" w:color="auto"/>
        <w:left w:val="none" w:sz="0" w:space="0" w:color="auto"/>
        <w:bottom w:val="none" w:sz="0" w:space="0" w:color="auto"/>
        <w:right w:val="none" w:sz="0" w:space="0" w:color="auto"/>
      </w:divBdr>
    </w:div>
    <w:div w:id="876283056">
      <w:bodyDiv w:val="1"/>
      <w:marLeft w:val="0"/>
      <w:marRight w:val="0"/>
      <w:marTop w:val="0"/>
      <w:marBottom w:val="0"/>
      <w:divBdr>
        <w:top w:val="none" w:sz="0" w:space="0" w:color="auto"/>
        <w:left w:val="none" w:sz="0" w:space="0" w:color="auto"/>
        <w:bottom w:val="none" w:sz="0" w:space="0" w:color="auto"/>
        <w:right w:val="none" w:sz="0" w:space="0" w:color="auto"/>
      </w:divBdr>
    </w:div>
    <w:div w:id="876506513">
      <w:bodyDiv w:val="1"/>
      <w:marLeft w:val="0"/>
      <w:marRight w:val="0"/>
      <w:marTop w:val="0"/>
      <w:marBottom w:val="0"/>
      <w:divBdr>
        <w:top w:val="none" w:sz="0" w:space="0" w:color="auto"/>
        <w:left w:val="none" w:sz="0" w:space="0" w:color="auto"/>
        <w:bottom w:val="none" w:sz="0" w:space="0" w:color="auto"/>
        <w:right w:val="none" w:sz="0" w:space="0" w:color="auto"/>
      </w:divBdr>
    </w:div>
    <w:div w:id="876544852">
      <w:bodyDiv w:val="1"/>
      <w:marLeft w:val="0"/>
      <w:marRight w:val="0"/>
      <w:marTop w:val="0"/>
      <w:marBottom w:val="0"/>
      <w:divBdr>
        <w:top w:val="none" w:sz="0" w:space="0" w:color="auto"/>
        <w:left w:val="none" w:sz="0" w:space="0" w:color="auto"/>
        <w:bottom w:val="none" w:sz="0" w:space="0" w:color="auto"/>
        <w:right w:val="none" w:sz="0" w:space="0" w:color="auto"/>
      </w:divBdr>
    </w:div>
    <w:div w:id="876741891">
      <w:bodyDiv w:val="1"/>
      <w:marLeft w:val="0"/>
      <w:marRight w:val="0"/>
      <w:marTop w:val="0"/>
      <w:marBottom w:val="0"/>
      <w:divBdr>
        <w:top w:val="none" w:sz="0" w:space="0" w:color="auto"/>
        <w:left w:val="none" w:sz="0" w:space="0" w:color="auto"/>
        <w:bottom w:val="none" w:sz="0" w:space="0" w:color="auto"/>
        <w:right w:val="none" w:sz="0" w:space="0" w:color="auto"/>
      </w:divBdr>
    </w:div>
    <w:div w:id="876939127">
      <w:bodyDiv w:val="1"/>
      <w:marLeft w:val="0"/>
      <w:marRight w:val="0"/>
      <w:marTop w:val="0"/>
      <w:marBottom w:val="0"/>
      <w:divBdr>
        <w:top w:val="none" w:sz="0" w:space="0" w:color="auto"/>
        <w:left w:val="none" w:sz="0" w:space="0" w:color="auto"/>
        <w:bottom w:val="none" w:sz="0" w:space="0" w:color="auto"/>
        <w:right w:val="none" w:sz="0" w:space="0" w:color="auto"/>
      </w:divBdr>
    </w:div>
    <w:div w:id="876964492">
      <w:bodyDiv w:val="1"/>
      <w:marLeft w:val="0"/>
      <w:marRight w:val="0"/>
      <w:marTop w:val="0"/>
      <w:marBottom w:val="0"/>
      <w:divBdr>
        <w:top w:val="none" w:sz="0" w:space="0" w:color="auto"/>
        <w:left w:val="none" w:sz="0" w:space="0" w:color="auto"/>
        <w:bottom w:val="none" w:sz="0" w:space="0" w:color="auto"/>
        <w:right w:val="none" w:sz="0" w:space="0" w:color="auto"/>
      </w:divBdr>
    </w:div>
    <w:div w:id="877011620">
      <w:bodyDiv w:val="1"/>
      <w:marLeft w:val="0"/>
      <w:marRight w:val="0"/>
      <w:marTop w:val="0"/>
      <w:marBottom w:val="0"/>
      <w:divBdr>
        <w:top w:val="none" w:sz="0" w:space="0" w:color="auto"/>
        <w:left w:val="none" w:sz="0" w:space="0" w:color="auto"/>
        <w:bottom w:val="none" w:sz="0" w:space="0" w:color="auto"/>
        <w:right w:val="none" w:sz="0" w:space="0" w:color="auto"/>
      </w:divBdr>
    </w:div>
    <w:div w:id="877012162">
      <w:bodyDiv w:val="1"/>
      <w:marLeft w:val="0"/>
      <w:marRight w:val="0"/>
      <w:marTop w:val="0"/>
      <w:marBottom w:val="0"/>
      <w:divBdr>
        <w:top w:val="none" w:sz="0" w:space="0" w:color="auto"/>
        <w:left w:val="none" w:sz="0" w:space="0" w:color="auto"/>
        <w:bottom w:val="none" w:sz="0" w:space="0" w:color="auto"/>
        <w:right w:val="none" w:sz="0" w:space="0" w:color="auto"/>
      </w:divBdr>
    </w:div>
    <w:div w:id="877088421">
      <w:bodyDiv w:val="1"/>
      <w:marLeft w:val="0"/>
      <w:marRight w:val="0"/>
      <w:marTop w:val="0"/>
      <w:marBottom w:val="0"/>
      <w:divBdr>
        <w:top w:val="none" w:sz="0" w:space="0" w:color="auto"/>
        <w:left w:val="none" w:sz="0" w:space="0" w:color="auto"/>
        <w:bottom w:val="none" w:sz="0" w:space="0" w:color="auto"/>
        <w:right w:val="none" w:sz="0" w:space="0" w:color="auto"/>
      </w:divBdr>
    </w:div>
    <w:div w:id="877276248">
      <w:bodyDiv w:val="1"/>
      <w:marLeft w:val="0"/>
      <w:marRight w:val="0"/>
      <w:marTop w:val="0"/>
      <w:marBottom w:val="0"/>
      <w:divBdr>
        <w:top w:val="none" w:sz="0" w:space="0" w:color="auto"/>
        <w:left w:val="none" w:sz="0" w:space="0" w:color="auto"/>
        <w:bottom w:val="none" w:sz="0" w:space="0" w:color="auto"/>
        <w:right w:val="none" w:sz="0" w:space="0" w:color="auto"/>
      </w:divBdr>
    </w:div>
    <w:div w:id="877396058">
      <w:bodyDiv w:val="1"/>
      <w:marLeft w:val="0"/>
      <w:marRight w:val="0"/>
      <w:marTop w:val="0"/>
      <w:marBottom w:val="0"/>
      <w:divBdr>
        <w:top w:val="none" w:sz="0" w:space="0" w:color="auto"/>
        <w:left w:val="none" w:sz="0" w:space="0" w:color="auto"/>
        <w:bottom w:val="none" w:sz="0" w:space="0" w:color="auto"/>
        <w:right w:val="none" w:sz="0" w:space="0" w:color="auto"/>
      </w:divBdr>
    </w:div>
    <w:div w:id="877933567">
      <w:bodyDiv w:val="1"/>
      <w:marLeft w:val="0"/>
      <w:marRight w:val="0"/>
      <w:marTop w:val="0"/>
      <w:marBottom w:val="0"/>
      <w:divBdr>
        <w:top w:val="none" w:sz="0" w:space="0" w:color="auto"/>
        <w:left w:val="none" w:sz="0" w:space="0" w:color="auto"/>
        <w:bottom w:val="none" w:sz="0" w:space="0" w:color="auto"/>
        <w:right w:val="none" w:sz="0" w:space="0" w:color="auto"/>
      </w:divBdr>
    </w:div>
    <w:div w:id="878009375">
      <w:bodyDiv w:val="1"/>
      <w:marLeft w:val="0"/>
      <w:marRight w:val="0"/>
      <w:marTop w:val="0"/>
      <w:marBottom w:val="0"/>
      <w:divBdr>
        <w:top w:val="none" w:sz="0" w:space="0" w:color="auto"/>
        <w:left w:val="none" w:sz="0" w:space="0" w:color="auto"/>
        <w:bottom w:val="none" w:sz="0" w:space="0" w:color="auto"/>
        <w:right w:val="none" w:sz="0" w:space="0" w:color="auto"/>
      </w:divBdr>
    </w:div>
    <w:div w:id="878012205">
      <w:bodyDiv w:val="1"/>
      <w:marLeft w:val="0"/>
      <w:marRight w:val="0"/>
      <w:marTop w:val="0"/>
      <w:marBottom w:val="0"/>
      <w:divBdr>
        <w:top w:val="none" w:sz="0" w:space="0" w:color="auto"/>
        <w:left w:val="none" w:sz="0" w:space="0" w:color="auto"/>
        <w:bottom w:val="none" w:sz="0" w:space="0" w:color="auto"/>
        <w:right w:val="none" w:sz="0" w:space="0" w:color="auto"/>
      </w:divBdr>
    </w:div>
    <w:div w:id="878204913">
      <w:bodyDiv w:val="1"/>
      <w:marLeft w:val="0"/>
      <w:marRight w:val="0"/>
      <w:marTop w:val="0"/>
      <w:marBottom w:val="0"/>
      <w:divBdr>
        <w:top w:val="none" w:sz="0" w:space="0" w:color="auto"/>
        <w:left w:val="none" w:sz="0" w:space="0" w:color="auto"/>
        <w:bottom w:val="none" w:sz="0" w:space="0" w:color="auto"/>
        <w:right w:val="none" w:sz="0" w:space="0" w:color="auto"/>
      </w:divBdr>
    </w:div>
    <w:div w:id="878275999">
      <w:bodyDiv w:val="1"/>
      <w:marLeft w:val="0"/>
      <w:marRight w:val="0"/>
      <w:marTop w:val="0"/>
      <w:marBottom w:val="0"/>
      <w:divBdr>
        <w:top w:val="none" w:sz="0" w:space="0" w:color="auto"/>
        <w:left w:val="none" w:sz="0" w:space="0" w:color="auto"/>
        <w:bottom w:val="none" w:sz="0" w:space="0" w:color="auto"/>
        <w:right w:val="none" w:sz="0" w:space="0" w:color="auto"/>
      </w:divBdr>
    </w:div>
    <w:div w:id="878513324">
      <w:bodyDiv w:val="1"/>
      <w:marLeft w:val="0"/>
      <w:marRight w:val="0"/>
      <w:marTop w:val="0"/>
      <w:marBottom w:val="0"/>
      <w:divBdr>
        <w:top w:val="none" w:sz="0" w:space="0" w:color="auto"/>
        <w:left w:val="none" w:sz="0" w:space="0" w:color="auto"/>
        <w:bottom w:val="none" w:sz="0" w:space="0" w:color="auto"/>
        <w:right w:val="none" w:sz="0" w:space="0" w:color="auto"/>
      </w:divBdr>
    </w:div>
    <w:div w:id="878737865">
      <w:bodyDiv w:val="1"/>
      <w:marLeft w:val="0"/>
      <w:marRight w:val="0"/>
      <w:marTop w:val="0"/>
      <w:marBottom w:val="0"/>
      <w:divBdr>
        <w:top w:val="none" w:sz="0" w:space="0" w:color="auto"/>
        <w:left w:val="none" w:sz="0" w:space="0" w:color="auto"/>
        <w:bottom w:val="none" w:sz="0" w:space="0" w:color="auto"/>
        <w:right w:val="none" w:sz="0" w:space="0" w:color="auto"/>
      </w:divBdr>
    </w:div>
    <w:div w:id="878781504">
      <w:bodyDiv w:val="1"/>
      <w:marLeft w:val="0"/>
      <w:marRight w:val="0"/>
      <w:marTop w:val="0"/>
      <w:marBottom w:val="0"/>
      <w:divBdr>
        <w:top w:val="none" w:sz="0" w:space="0" w:color="auto"/>
        <w:left w:val="none" w:sz="0" w:space="0" w:color="auto"/>
        <w:bottom w:val="none" w:sz="0" w:space="0" w:color="auto"/>
        <w:right w:val="none" w:sz="0" w:space="0" w:color="auto"/>
      </w:divBdr>
    </w:div>
    <w:div w:id="878980837">
      <w:bodyDiv w:val="1"/>
      <w:marLeft w:val="0"/>
      <w:marRight w:val="0"/>
      <w:marTop w:val="0"/>
      <w:marBottom w:val="0"/>
      <w:divBdr>
        <w:top w:val="none" w:sz="0" w:space="0" w:color="auto"/>
        <w:left w:val="none" w:sz="0" w:space="0" w:color="auto"/>
        <w:bottom w:val="none" w:sz="0" w:space="0" w:color="auto"/>
        <w:right w:val="none" w:sz="0" w:space="0" w:color="auto"/>
      </w:divBdr>
    </w:div>
    <w:div w:id="879240737">
      <w:bodyDiv w:val="1"/>
      <w:marLeft w:val="0"/>
      <w:marRight w:val="0"/>
      <w:marTop w:val="0"/>
      <w:marBottom w:val="0"/>
      <w:divBdr>
        <w:top w:val="none" w:sz="0" w:space="0" w:color="auto"/>
        <w:left w:val="none" w:sz="0" w:space="0" w:color="auto"/>
        <w:bottom w:val="none" w:sz="0" w:space="0" w:color="auto"/>
        <w:right w:val="none" w:sz="0" w:space="0" w:color="auto"/>
      </w:divBdr>
    </w:div>
    <w:div w:id="879245391">
      <w:bodyDiv w:val="1"/>
      <w:marLeft w:val="0"/>
      <w:marRight w:val="0"/>
      <w:marTop w:val="0"/>
      <w:marBottom w:val="0"/>
      <w:divBdr>
        <w:top w:val="none" w:sz="0" w:space="0" w:color="auto"/>
        <w:left w:val="none" w:sz="0" w:space="0" w:color="auto"/>
        <w:bottom w:val="none" w:sz="0" w:space="0" w:color="auto"/>
        <w:right w:val="none" w:sz="0" w:space="0" w:color="auto"/>
      </w:divBdr>
    </w:div>
    <w:div w:id="879247262">
      <w:bodyDiv w:val="1"/>
      <w:marLeft w:val="0"/>
      <w:marRight w:val="0"/>
      <w:marTop w:val="0"/>
      <w:marBottom w:val="0"/>
      <w:divBdr>
        <w:top w:val="none" w:sz="0" w:space="0" w:color="auto"/>
        <w:left w:val="none" w:sz="0" w:space="0" w:color="auto"/>
        <w:bottom w:val="none" w:sz="0" w:space="0" w:color="auto"/>
        <w:right w:val="none" w:sz="0" w:space="0" w:color="auto"/>
      </w:divBdr>
    </w:div>
    <w:div w:id="879319926">
      <w:bodyDiv w:val="1"/>
      <w:marLeft w:val="0"/>
      <w:marRight w:val="0"/>
      <w:marTop w:val="0"/>
      <w:marBottom w:val="0"/>
      <w:divBdr>
        <w:top w:val="none" w:sz="0" w:space="0" w:color="auto"/>
        <w:left w:val="none" w:sz="0" w:space="0" w:color="auto"/>
        <w:bottom w:val="none" w:sz="0" w:space="0" w:color="auto"/>
        <w:right w:val="none" w:sz="0" w:space="0" w:color="auto"/>
      </w:divBdr>
    </w:div>
    <w:div w:id="879321659">
      <w:bodyDiv w:val="1"/>
      <w:marLeft w:val="0"/>
      <w:marRight w:val="0"/>
      <w:marTop w:val="0"/>
      <w:marBottom w:val="0"/>
      <w:divBdr>
        <w:top w:val="none" w:sz="0" w:space="0" w:color="auto"/>
        <w:left w:val="none" w:sz="0" w:space="0" w:color="auto"/>
        <w:bottom w:val="none" w:sz="0" w:space="0" w:color="auto"/>
        <w:right w:val="none" w:sz="0" w:space="0" w:color="auto"/>
      </w:divBdr>
    </w:div>
    <w:div w:id="879703042">
      <w:bodyDiv w:val="1"/>
      <w:marLeft w:val="0"/>
      <w:marRight w:val="0"/>
      <w:marTop w:val="0"/>
      <w:marBottom w:val="0"/>
      <w:divBdr>
        <w:top w:val="none" w:sz="0" w:space="0" w:color="auto"/>
        <w:left w:val="none" w:sz="0" w:space="0" w:color="auto"/>
        <w:bottom w:val="none" w:sz="0" w:space="0" w:color="auto"/>
        <w:right w:val="none" w:sz="0" w:space="0" w:color="auto"/>
      </w:divBdr>
    </w:div>
    <w:div w:id="879904773">
      <w:bodyDiv w:val="1"/>
      <w:marLeft w:val="0"/>
      <w:marRight w:val="0"/>
      <w:marTop w:val="0"/>
      <w:marBottom w:val="0"/>
      <w:divBdr>
        <w:top w:val="none" w:sz="0" w:space="0" w:color="auto"/>
        <w:left w:val="none" w:sz="0" w:space="0" w:color="auto"/>
        <w:bottom w:val="none" w:sz="0" w:space="0" w:color="auto"/>
        <w:right w:val="none" w:sz="0" w:space="0" w:color="auto"/>
      </w:divBdr>
    </w:div>
    <w:div w:id="880020688">
      <w:bodyDiv w:val="1"/>
      <w:marLeft w:val="0"/>
      <w:marRight w:val="0"/>
      <w:marTop w:val="0"/>
      <w:marBottom w:val="0"/>
      <w:divBdr>
        <w:top w:val="none" w:sz="0" w:space="0" w:color="auto"/>
        <w:left w:val="none" w:sz="0" w:space="0" w:color="auto"/>
        <w:bottom w:val="none" w:sz="0" w:space="0" w:color="auto"/>
        <w:right w:val="none" w:sz="0" w:space="0" w:color="auto"/>
      </w:divBdr>
    </w:div>
    <w:div w:id="880046368">
      <w:bodyDiv w:val="1"/>
      <w:marLeft w:val="0"/>
      <w:marRight w:val="0"/>
      <w:marTop w:val="0"/>
      <w:marBottom w:val="0"/>
      <w:divBdr>
        <w:top w:val="none" w:sz="0" w:space="0" w:color="auto"/>
        <w:left w:val="none" w:sz="0" w:space="0" w:color="auto"/>
        <w:bottom w:val="none" w:sz="0" w:space="0" w:color="auto"/>
        <w:right w:val="none" w:sz="0" w:space="0" w:color="auto"/>
      </w:divBdr>
    </w:div>
    <w:div w:id="880049923">
      <w:bodyDiv w:val="1"/>
      <w:marLeft w:val="0"/>
      <w:marRight w:val="0"/>
      <w:marTop w:val="0"/>
      <w:marBottom w:val="0"/>
      <w:divBdr>
        <w:top w:val="none" w:sz="0" w:space="0" w:color="auto"/>
        <w:left w:val="none" w:sz="0" w:space="0" w:color="auto"/>
        <w:bottom w:val="none" w:sz="0" w:space="0" w:color="auto"/>
        <w:right w:val="none" w:sz="0" w:space="0" w:color="auto"/>
      </w:divBdr>
    </w:div>
    <w:div w:id="880091664">
      <w:bodyDiv w:val="1"/>
      <w:marLeft w:val="0"/>
      <w:marRight w:val="0"/>
      <w:marTop w:val="0"/>
      <w:marBottom w:val="0"/>
      <w:divBdr>
        <w:top w:val="none" w:sz="0" w:space="0" w:color="auto"/>
        <w:left w:val="none" w:sz="0" w:space="0" w:color="auto"/>
        <w:bottom w:val="none" w:sz="0" w:space="0" w:color="auto"/>
        <w:right w:val="none" w:sz="0" w:space="0" w:color="auto"/>
      </w:divBdr>
    </w:div>
    <w:div w:id="880092852">
      <w:bodyDiv w:val="1"/>
      <w:marLeft w:val="0"/>
      <w:marRight w:val="0"/>
      <w:marTop w:val="0"/>
      <w:marBottom w:val="0"/>
      <w:divBdr>
        <w:top w:val="none" w:sz="0" w:space="0" w:color="auto"/>
        <w:left w:val="none" w:sz="0" w:space="0" w:color="auto"/>
        <w:bottom w:val="none" w:sz="0" w:space="0" w:color="auto"/>
        <w:right w:val="none" w:sz="0" w:space="0" w:color="auto"/>
      </w:divBdr>
    </w:div>
    <w:div w:id="880358636">
      <w:bodyDiv w:val="1"/>
      <w:marLeft w:val="0"/>
      <w:marRight w:val="0"/>
      <w:marTop w:val="0"/>
      <w:marBottom w:val="0"/>
      <w:divBdr>
        <w:top w:val="none" w:sz="0" w:space="0" w:color="auto"/>
        <w:left w:val="none" w:sz="0" w:space="0" w:color="auto"/>
        <w:bottom w:val="none" w:sz="0" w:space="0" w:color="auto"/>
        <w:right w:val="none" w:sz="0" w:space="0" w:color="auto"/>
      </w:divBdr>
    </w:div>
    <w:div w:id="880560551">
      <w:bodyDiv w:val="1"/>
      <w:marLeft w:val="0"/>
      <w:marRight w:val="0"/>
      <w:marTop w:val="0"/>
      <w:marBottom w:val="0"/>
      <w:divBdr>
        <w:top w:val="none" w:sz="0" w:space="0" w:color="auto"/>
        <w:left w:val="none" w:sz="0" w:space="0" w:color="auto"/>
        <w:bottom w:val="none" w:sz="0" w:space="0" w:color="auto"/>
        <w:right w:val="none" w:sz="0" w:space="0" w:color="auto"/>
      </w:divBdr>
    </w:div>
    <w:div w:id="880675893">
      <w:bodyDiv w:val="1"/>
      <w:marLeft w:val="0"/>
      <w:marRight w:val="0"/>
      <w:marTop w:val="0"/>
      <w:marBottom w:val="0"/>
      <w:divBdr>
        <w:top w:val="none" w:sz="0" w:space="0" w:color="auto"/>
        <w:left w:val="none" w:sz="0" w:space="0" w:color="auto"/>
        <w:bottom w:val="none" w:sz="0" w:space="0" w:color="auto"/>
        <w:right w:val="none" w:sz="0" w:space="0" w:color="auto"/>
      </w:divBdr>
    </w:div>
    <w:div w:id="880676379">
      <w:bodyDiv w:val="1"/>
      <w:marLeft w:val="0"/>
      <w:marRight w:val="0"/>
      <w:marTop w:val="0"/>
      <w:marBottom w:val="0"/>
      <w:divBdr>
        <w:top w:val="none" w:sz="0" w:space="0" w:color="auto"/>
        <w:left w:val="none" w:sz="0" w:space="0" w:color="auto"/>
        <w:bottom w:val="none" w:sz="0" w:space="0" w:color="auto"/>
        <w:right w:val="none" w:sz="0" w:space="0" w:color="auto"/>
      </w:divBdr>
    </w:div>
    <w:div w:id="880745477">
      <w:bodyDiv w:val="1"/>
      <w:marLeft w:val="0"/>
      <w:marRight w:val="0"/>
      <w:marTop w:val="0"/>
      <w:marBottom w:val="0"/>
      <w:divBdr>
        <w:top w:val="none" w:sz="0" w:space="0" w:color="auto"/>
        <w:left w:val="none" w:sz="0" w:space="0" w:color="auto"/>
        <w:bottom w:val="none" w:sz="0" w:space="0" w:color="auto"/>
        <w:right w:val="none" w:sz="0" w:space="0" w:color="auto"/>
      </w:divBdr>
    </w:div>
    <w:div w:id="881013553">
      <w:bodyDiv w:val="1"/>
      <w:marLeft w:val="0"/>
      <w:marRight w:val="0"/>
      <w:marTop w:val="0"/>
      <w:marBottom w:val="0"/>
      <w:divBdr>
        <w:top w:val="none" w:sz="0" w:space="0" w:color="auto"/>
        <w:left w:val="none" w:sz="0" w:space="0" w:color="auto"/>
        <w:bottom w:val="none" w:sz="0" w:space="0" w:color="auto"/>
        <w:right w:val="none" w:sz="0" w:space="0" w:color="auto"/>
      </w:divBdr>
    </w:div>
    <w:div w:id="881089645">
      <w:bodyDiv w:val="1"/>
      <w:marLeft w:val="0"/>
      <w:marRight w:val="0"/>
      <w:marTop w:val="0"/>
      <w:marBottom w:val="0"/>
      <w:divBdr>
        <w:top w:val="none" w:sz="0" w:space="0" w:color="auto"/>
        <w:left w:val="none" w:sz="0" w:space="0" w:color="auto"/>
        <w:bottom w:val="none" w:sz="0" w:space="0" w:color="auto"/>
        <w:right w:val="none" w:sz="0" w:space="0" w:color="auto"/>
      </w:divBdr>
    </w:div>
    <w:div w:id="881290535">
      <w:bodyDiv w:val="1"/>
      <w:marLeft w:val="0"/>
      <w:marRight w:val="0"/>
      <w:marTop w:val="0"/>
      <w:marBottom w:val="0"/>
      <w:divBdr>
        <w:top w:val="none" w:sz="0" w:space="0" w:color="auto"/>
        <w:left w:val="none" w:sz="0" w:space="0" w:color="auto"/>
        <w:bottom w:val="none" w:sz="0" w:space="0" w:color="auto"/>
        <w:right w:val="none" w:sz="0" w:space="0" w:color="auto"/>
      </w:divBdr>
    </w:div>
    <w:div w:id="881406619">
      <w:bodyDiv w:val="1"/>
      <w:marLeft w:val="0"/>
      <w:marRight w:val="0"/>
      <w:marTop w:val="0"/>
      <w:marBottom w:val="0"/>
      <w:divBdr>
        <w:top w:val="none" w:sz="0" w:space="0" w:color="auto"/>
        <w:left w:val="none" w:sz="0" w:space="0" w:color="auto"/>
        <w:bottom w:val="none" w:sz="0" w:space="0" w:color="auto"/>
        <w:right w:val="none" w:sz="0" w:space="0" w:color="auto"/>
      </w:divBdr>
    </w:div>
    <w:div w:id="881483660">
      <w:bodyDiv w:val="1"/>
      <w:marLeft w:val="0"/>
      <w:marRight w:val="0"/>
      <w:marTop w:val="0"/>
      <w:marBottom w:val="0"/>
      <w:divBdr>
        <w:top w:val="none" w:sz="0" w:space="0" w:color="auto"/>
        <w:left w:val="none" w:sz="0" w:space="0" w:color="auto"/>
        <w:bottom w:val="none" w:sz="0" w:space="0" w:color="auto"/>
        <w:right w:val="none" w:sz="0" w:space="0" w:color="auto"/>
      </w:divBdr>
    </w:div>
    <w:div w:id="881745974">
      <w:bodyDiv w:val="1"/>
      <w:marLeft w:val="0"/>
      <w:marRight w:val="0"/>
      <w:marTop w:val="0"/>
      <w:marBottom w:val="0"/>
      <w:divBdr>
        <w:top w:val="none" w:sz="0" w:space="0" w:color="auto"/>
        <w:left w:val="none" w:sz="0" w:space="0" w:color="auto"/>
        <w:bottom w:val="none" w:sz="0" w:space="0" w:color="auto"/>
        <w:right w:val="none" w:sz="0" w:space="0" w:color="auto"/>
      </w:divBdr>
    </w:div>
    <w:div w:id="882012932">
      <w:bodyDiv w:val="1"/>
      <w:marLeft w:val="0"/>
      <w:marRight w:val="0"/>
      <w:marTop w:val="0"/>
      <w:marBottom w:val="0"/>
      <w:divBdr>
        <w:top w:val="none" w:sz="0" w:space="0" w:color="auto"/>
        <w:left w:val="none" w:sz="0" w:space="0" w:color="auto"/>
        <w:bottom w:val="none" w:sz="0" w:space="0" w:color="auto"/>
        <w:right w:val="none" w:sz="0" w:space="0" w:color="auto"/>
      </w:divBdr>
    </w:div>
    <w:div w:id="882015148">
      <w:bodyDiv w:val="1"/>
      <w:marLeft w:val="0"/>
      <w:marRight w:val="0"/>
      <w:marTop w:val="0"/>
      <w:marBottom w:val="0"/>
      <w:divBdr>
        <w:top w:val="none" w:sz="0" w:space="0" w:color="auto"/>
        <w:left w:val="none" w:sz="0" w:space="0" w:color="auto"/>
        <w:bottom w:val="none" w:sz="0" w:space="0" w:color="auto"/>
        <w:right w:val="none" w:sz="0" w:space="0" w:color="auto"/>
      </w:divBdr>
    </w:div>
    <w:div w:id="882056132">
      <w:bodyDiv w:val="1"/>
      <w:marLeft w:val="0"/>
      <w:marRight w:val="0"/>
      <w:marTop w:val="0"/>
      <w:marBottom w:val="0"/>
      <w:divBdr>
        <w:top w:val="none" w:sz="0" w:space="0" w:color="auto"/>
        <w:left w:val="none" w:sz="0" w:space="0" w:color="auto"/>
        <w:bottom w:val="none" w:sz="0" w:space="0" w:color="auto"/>
        <w:right w:val="none" w:sz="0" w:space="0" w:color="auto"/>
      </w:divBdr>
    </w:div>
    <w:div w:id="882135055">
      <w:bodyDiv w:val="1"/>
      <w:marLeft w:val="0"/>
      <w:marRight w:val="0"/>
      <w:marTop w:val="0"/>
      <w:marBottom w:val="0"/>
      <w:divBdr>
        <w:top w:val="none" w:sz="0" w:space="0" w:color="auto"/>
        <w:left w:val="none" w:sz="0" w:space="0" w:color="auto"/>
        <w:bottom w:val="none" w:sz="0" w:space="0" w:color="auto"/>
        <w:right w:val="none" w:sz="0" w:space="0" w:color="auto"/>
      </w:divBdr>
    </w:div>
    <w:div w:id="882138575">
      <w:bodyDiv w:val="1"/>
      <w:marLeft w:val="0"/>
      <w:marRight w:val="0"/>
      <w:marTop w:val="0"/>
      <w:marBottom w:val="0"/>
      <w:divBdr>
        <w:top w:val="none" w:sz="0" w:space="0" w:color="auto"/>
        <w:left w:val="none" w:sz="0" w:space="0" w:color="auto"/>
        <w:bottom w:val="none" w:sz="0" w:space="0" w:color="auto"/>
        <w:right w:val="none" w:sz="0" w:space="0" w:color="auto"/>
      </w:divBdr>
    </w:div>
    <w:div w:id="882181409">
      <w:bodyDiv w:val="1"/>
      <w:marLeft w:val="0"/>
      <w:marRight w:val="0"/>
      <w:marTop w:val="0"/>
      <w:marBottom w:val="0"/>
      <w:divBdr>
        <w:top w:val="none" w:sz="0" w:space="0" w:color="auto"/>
        <w:left w:val="none" w:sz="0" w:space="0" w:color="auto"/>
        <w:bottom w:val="none" w:sz="0" w:space="0" w:color="auto"/>
        <w:right w:val="none" w:sz="0" w:space="0" w:color="auto"/>
      </w:divBdr>
    </w:div>
    <w:div w:id="882257739">
      <w:bodyDiv w:val="1"/>
      <w:marLeft w:val="0"/>
      <w:marRight w:val="0"/>
      <w:marTop w:val="0"/>
      <w:marBottom w:val="0"/>
      <w:divBdr>
        <w:top w:val="none" w:sz="0" w:space="0" w:color="auto"/>
        <w:left w:val="none" w:sz="0" w:space="0" w:color="auto"/>
        <w:bottom w:val="none" w:sz="0" w:space="0" w:color="auto"/>
        <w:right w:val="none" w:sz="0" w:space="0" w:color="auto"/>
      </w:divBdr>
    </w:div>
    <w:div w:id="882326032">
      <w:bodyDiv w:val="1"/>
      <w:marLeft w:val="0"/>
      <w:marRight w:val="0"/>
      <w:marTop w:val="0"/>
      <w:marBottom w:val="0"/>
      <w:divBdr>
        <w:top w:val="none" w:sz="0" w:space="0" w:color="auto"/>
        <w:left w:val="none" w:sz="0" w:space="0" w:color="auto"/>
        <w:bottom w:val="none" w:sz="0" w:space="0" w:color="auto"/>
        <w:right w:val="none" w:sz="0" w:space="0" w:color="auto"/>
      </w:divBdr>
    </w:div>
    <w:div w:id="882330826">
      <w:bodyDiv w:val="1"/>
      <w:marLeft w:val="0"/>
      <w:marRight w:val="0"/>
      <w:marTop w:val="0"/>
      <w:marBottom w:val="0"/>
      <w:divBdr>
        <w:top w:val="none" w:sz="0" w:space="0" w:color="auto"/>
        <w:left w:val="none" w:sz="0" w:space="0" w:color="auto"/>
        <w:bottom w:val="none" w:sz="0" w:space="0" w:color="auto"/>
        <w:right w:val="none" w:sz="0" w:space="0" w:color="auto"/>
      </w:divBdr>
    </w:div>
    <w:div w:id="882450514">
      <w:bodyDiv w:val="1"/>
      <w:marLeft w:val="0"/>
      <w:marRight w:val="0"/>
      <w:marTop w:val="0"/>
      <w:marBottom w:val="0"/>
      <w:divBdr>
        <w:top w:val="none" w:sz="0" w:space="0" w:color="auto"/>
        <w:left w:val="none" w:sz="0" w:space="0" w:color="auto"/>
        <w:bottom w:val="none" w:sz="0" w:space="0" w:color="auto"/>
        <w:right w:val="none" w:sz="0" w:space="0" w:color="auto"/>
      </w:divBdr>
    </w:div>
    <w:div w:id="882600217">
      <w:bodyDiv w:val="1"/>
      <w:marLeft w:val="0"/>
      <w:marRight w:val="0"/>
      <w:marTop w:val="0"/>
      <w:marBottom w:val="0"/>
      <w:divBdr>
        <w:top w:val="none" w:sz="0" w:space="0" w:color="auto"/>
        <w:left w:val="none" w:sz="0" w:space="0" w:color="auto"/>
        <w:bottom w:val="none" w:sz="0" w:space="0" w:color="auto"/>
        <w:right w:val="none" w:sz="0" w:space="0" w:color="auto"/>
      </w:divBdr>
    </w:div>
    <w:div w:id="882641230">
      <w:bodyDiv w:val="1"/>
      <w:marLeft w:val="0"/>
      <w:marRight w:val="0"/>
      <w:marTop w:val="0"/>
      <w:marBottom w:val="0"/>
      <w:divBdr>
        <w:top w:val="none" w:sz="0" w:space="0" w:color="auto"/>
        <w:left w:val="none" w:sz="0" w:space="0" w:color="auto"/>
        <w:bottom w:val="none" w:sz="0" w:space="0" w:color="auto"/>
        <w:right w:val="none" w:sz="0" w:space="0" w:color="auto"/>
      </w:divBdr>
    </w:div>
    <w:div w:id="882788069">
      <w:bodyDiv w:val="1"/>
      <w:marLeft w:val="0"/>
      <w:marRight w:val="0"/>
      <w:marTop w:val="0"/>
      <w:marBottom w:val="0"/>
      <w:divBdr>
        <w:top w:val="none" w:sz="0" w:space="0" w:color="auto"/>
        <w:left w:val="none" w:sz="0" w:space="0" w:color="auto"/>
        <w:bottom w:val="none" w:sz="0" w:space="0" w:color="auto"/>
        <w:right w:val="none" w:sz="0" w:space="0" w:color="auto"/>
      </w:divBdr>
    </w:div>
    <w:div w:id="883178200">
      <w:bodyDiv w:val="1"/>
      <w:marLeft w:val="0"/>
      <w:marRight w:val="0"/>
      <w:marTop w:val="0"/>
      <w:marBottom w:val="0"/>
      <w:divBdr>
        <w:top w:val="none" w:sz="0" w:space="0" w:color="auto"/>
        <w:left w:val="none" w:sz="0" w:space="0" w:color="auto"/>
        <w:bottom w:val="none" w:sz="0" w:space="0" w:color="auto"/>
        <w:right w:val="none" w:sz="0" w:space="0" w:color="auto"/>
      </w:divBdr>
    </w:div>
    <w:div w:id="883370116">
      <w:bodyDiv w:val="1"/>
      <w:marLeft w:val="0"/>
      <w:marRight w:val="0"/>
      <w:marTop w:val="0"/>
      <w:marBottom w:val="0"/>
      <w:divBdr>
        <w:top w:val="none" w:sz="0" w:space="0" w:color="auto"/>
        <w:left w:val="none" w:sz="0" w:space="0" w:color="auto"/>
        <w:bottom w:val="none" w:sz="0" w:space="0" w:color="auto"/>
        <w:right w:val="none" w:sz="0" w:space="0" w:color="auto"/>
      </w:divBdr>
    </w:div>
    <w:div w:id="883563057">
      <w:bodyDiv w:val="1"/>
      <w:marLeft w:val="0"/>
      <w:marRight w:val="0"/>
      <w:marTop w:val="0"/>
      <w:marBottom w:val="0"/>
      <w:divBdr>
        <w:top w:val="none" w:sz="0" w:space="0" w:color="auto"/>
        <w:left w:val="none" w:sz="0" w:space="0" w:color="auto"/>
        <w:bottom w:val="none" w:sz="0" w:space="0" w:color="auto"/>
        <w:right w:val="none" w:sz="0" w:space="0" w:color="auto"/>
      </w:divBdr>
    </w:div>
    <w:div w:id="883950702">
      <w:bodyDiv w:val="1"/>
      <w:marLeft w:val="0"/>
      <w:marRight w:val="0"/>
      <w:marTop w:val="0"/>
      <w:marBottom w:val="0"/>
      <w:divBdr>
        <w:top w:val="none" w:sz="0" w:space="0" w:color="auto"/>
        <w:left w:val="none" w:sz="0" w:space="0" w:color="auto"/>
        <w:bottom w:val="none" w:sz="0" w:space="0" w:color="auto"/>
        <w:right w:val="none" w:sz="0" w:space="0" w:color="auto"/>
      </w:divBdr>
    </w:div>
    <w:div w:id="884175079">
      <w:bodyDiv w:val="1"/>
      <w:marLeft w:val="0"/>
      <w:marRight w:val="0"/>
      <w:marTop w:val="0"/>
      <w:marBottom w:val="0"/>
      <w:divBdr>
        <w:top w:val="none" w:sz="0" w:space="0" w:color="auto"/>
        <w:left w:val="none" w:sz="0" w:space="0" w:color="auto"/>
        <w:bottom w:val="none" w:sz="0" w:space="0" w:color="auto"/>
        <w:right w:val="none" w:sz="0" w:space="0" w:color="auto"/>
      </w:divBdr>
    </w:div>
    <w:div w:id="884608048">
      <w:bodyDiv w:val="1"/>
      <w:marLeft w:val="0"/>
      <w:marRight w:val="0"/>
      <w:marTop w:val="0"/>
      <w:marBottom w:val="0"/>
      <w:divBdr>
        <w:top w:val="none" w:sz="0" w:space="0" w:color="auto"/>
        <w:left w:val="none" w:sz="0" w:space="0" w:color="auto"/>
        <w:bottom w:val="none" w:sz="0" w:space="0" w:color="auto"/>
        <w:right w:val="none" w:sz="0" w:space="0" w:color="auto"/>
      </w:divBdr>
    </w:div>
    <w:div w:id="884870948">
      <w:bodyDiv w:val="1"/>
      <w:marLeft w:val="0"/>
      <w:marRight w:val="0"/>
      <w:marTop w:val="0"/>
      <w:marBottom w:val="0"/>
      <w:divBdr>
        <w:top w:val="none" w:sz="0" w:space="0" w:color="auto"/>
        <w:left w:val="none" w:sz="0" w:space="0" w:color="auto"/>
        <w:bottom w:val="none" w:sz="0" w:space="0" w:color="auto"/>
        <w:right w:val="none" w:sz="0" w:space="0" w:color="auto"/>
      </w:divBdr>
    </w:div>
    <w:div w:id="885141590">
      <w:bodyDiv w:val="1"/>
      <w:marLeft w:val="0"/>
      <w:marRight w:val="0"/>
      <w:marTop w:val="0"/>
      <w:marBottom w:val="0"/>
      <w:divBdr>
        <w:top w:val="none" w:sz="0" w:space="0" w:color="auto"/>
        <w:left w:val="none" w:sz="0" w:space="0" w:color="auto"/>
        <w:bottom w:val="none" w:sz="0" w:space="0" w:color="auto"/>
        <w:right w:val="none" w:sz="0" w:space="0" w:color="auto"/>
      </w:divBdr>
    </w:div>
    <w:div w:id="885291270">
      <w:bodyDiv w:val="1"/>
      <w:marLeft w:val="0"/>
      <w:marRight w:val="0"/>
      <w:marTop w:val="0"/>
      <w:marBottom w:val="0"/>
      <w:divBdr>
        <w:top w:val="none" w:sz="0" w:space="0" w:color="auto"/>
        <w:left w:val="none" w:sz="0" w:space="0" w:color="auto"/>
        <w:bottom w:val="none" w:sz="0" w:space="0" w:color="auto"/>
        <w:right w:val="none" w:sz="0" w:space="0" w:color="auto"/>
      </w:divBdr>
    </w:div>
    <w:div w:id="885798387">
      <w:bodyDiv w:val="1"/>
      <w:marLeft w:val="0"/>
      <w:marRight w:val="0"/>
      <w:marTop w:val="0"/>
      <w:marBottom w:val="0"/>
      <w:divBdr>
        <w:top w:val="none" w:sz="0" w:space="0" w:color="auto"/>
        <w:left w:val="none" w:sz="0" w:space="0" w:color="auto"/>
        <w:bottom w:val="none" w:sz="0" w:space="0" w:color="auto"/>
        <w:right w:val="none" w:sz="0" w:space="0" w:color="auto"/>
      </w:divBdr>
    </w:div>
    <w:div w:id="885869876">
      <w:bodyDiv w:val="1"/>
      <w:marLeft w:val="0"/>
      <w:marRight w:val="0"/>
      <w:marTop w:val="0"/>
      <w:marBottom w:val="0"/>
      <w:divBdr>
        <w:top w:val="none" w:sz="0" w:space="0" w:color="auto"/>
        <w:left w:val="none" w:sz="0" w:space="0" w:color="auto"/>
        <w:bottom w:val="none" w:sz="0" w:space="0" w:color="auto"/>
        <w:right w:val="none" w:sz="0" w:space="0" w:color="auto"/>
      </w:divBdr>
    </w:div>
    <w:div w:id="885877017">
      <w:bodyDiv w:val="1"/>
      <w:marLeft w:val="0"/>
      <w:marRight w:val="0"/>
      <w:marTop w:val="0"/>
      <w:marBottom w:val="0"/>
      <w:divBdr>
        <w:top w:val="none" w:sz="0" w:space="0" w:color="auto"/>
        <w:left w:val="none" w:sz="0" w:space="0" w:color="auto"/>
        <w:bottom w:val="none" w:sz="0" w:space="0" w:color="auto"/>
        <w:right w:val="none" w:sz="0" w:space="0" w:color="auto"/>
      </w:divBdr>
    </w:div>
    <w:div w:id="885944374">
      <w:bodyDiv w:val="1"/>
      <w:marLeft w:val="0"/>
      <w:marRight w:val="0"/>
      <w:marTop w:val="0"/>
      <w:marBottom w:val="0"/>
      <w:divBdr>
        <w:top w:val="none" w:sz="0" w:space="0" w:color="auto"/>
        <w:left w:val="none" w:sz="0" w:space="0" w:color="auto"/>
        <w:bottom w:val="none" w:sz="0" w:space="0" w:color="auto"/>
        <w:right w:val="none" w:sz="0" w:space="0" w:color="auto"/>
      </w:divBdr>
    </w:div>
    <w:div w:id="885944393">
      <w:bodyDiv w:val="1"/>
      <w:marLeft w:val="0"/>
      <w:marRight w:val="0"/>
      <w:marTop w:val="0"/>
      <w:marBottom w:val="0"/>
      <w:divBdr>
        <w:top w:val="none" w:sz="0" w:space="0" w:color="auto"/>
        <w:left w:val="none" w:sz="0" w:space="0" w:color="auto"/>
        <w:bottom w:val="none" w:sz="0" w:space="0" w:color="auto"/>
        <w:right w:val="none" w:sz="0" w:space="0" w:color="auto"/>
      </w:divBdr>
    </w:div>
    <w:div w:id="885945024">
      <w:bodyDiv w:val="1"/>
      <w:marLeft w:val="0"/>
      <w:marRight w:val="0"/>
      <w:marTop w:val="0"/>
      <w:marBottom w:val="0"/>
      <w:divBdr>
        <w:top w:val="none" w:sz="0" w:space="0" w:color="auto"/>
        <w:left w:val="none" w:sz="0" w:space="0" w:color="auto"/>
        <w:bottom w:val="none" w:sz="0" w:space="0" w:color="auto"/>
        <w:right w:val="none" w:sz="0" w:space="0" w:color="auto"/>
      </w:divBdr>
    </w:div>
    <w:div w:id="886182557">
      <w:bodyDiv w:val="1"/>
      <w:marLeft w:val="0"/>
      <w:marRight w:val="0"/>
      <w:marTop w:val="0"/>
      <w:marBottom w:val="0"/>
      <w:divBdr>
        <w:top w:val="none" w:sz="0" w:space="0" w:color="auto"/>
        <w:left w:val="none" w:sz="0" w:space="0" w:color="auto"/>
        <w:bottom w:val="none" w:sz="0" w:space="0" w:color="auto"/>
        <w:right w:val="none" w:sz="0" w:space="0" w:color="auto"/>
      </w:divBdr>
    </w:div>
    <w:div w:id="886256611">
      <w:bodyDiv w:val="1"/>
      <w:marLeft w:val="0"/>
      <w:marRight w:val="0"/>
      <w:marTop w:val="0"/>
      <w:marBottom w:val="0"/>
      <w:divBdr>
        <w:top w:val="none" w:sz="0" w:space="0" w:color="auto"/>
        <w:left w:val="none" w:sz="0" w:space="0" w:color="auto"/>
        <w:bottom w:val="none" w:sz="0" w:space="0" w:color="auto"/>
        <w:right w:val="none" w:sz="0" w:space="0" w:color="auto"/>
      </w:divBdr>
    </w:div>
    <w:div w:id="886261752">
      <w:bodyDiv w:val="1"/>
      <w:marLeft w:val="0"/>
      <w:marRight w:val="0"/>
      <w:marTop w:val="0"/>
      <w:marBottom w:val="0"/>
      <w:divBdr>
        <w:top w:val="none" w:sz="0" w:space="0" w:color="auto"/>
        <w:left w:val="none" w:sz="0" w:space="0" w:color="auto"/>
        <w:bottom w:val="none" w:sz="0" w:space="0" w:color="auto"/>
        <w:right w:val="none" w:sz="0" w:space="0" w:color="auto"/>
      </w:divBdr>
    </w:div>
    <w:div w:id="886263994">
      <w:bodyDiv w:val="1"/>
      <w:marLeft w:val="0"/>
      <w:marRight w:val="0"/>
      <w:marTop w:val="0"/>
      <w:marBottom w:val="0"/>
      <w:divBdr>
        <w:top w:val="none" w:sz="0" w:space="0" w:color="auto"/>
        <w:left w:val="none" w:sz="0" w:space="0" w:color="auto"/>
        <w:bottom w:val="none" w:sz="0" w:space="0" w:color="auto"/>
        <w:right w:val="none" w:sz="0" w:space="0" w:color="auto"/>
      </w:divBdr>
    </w:div>
    <w:div w:id="886448418">
      <w:bodyDiv w:val="1"/>
      <w:marLeft w:val="0"/>
      <w:marRight w:val="0"/>
      <w:marTop w:val="0"/>
      <w:marBottom w:val="0"/>
      <w:divBdr>
        <w:top w:val="none" w:sz="0" w:space="0" w:color="auto"/>
        <w:left w:val="none" w:sz="0" w:space="0" w:color="auto"/>
        <w:bottom w:val="none" w:sz="0" w:space="0" w:color="auto"/>
        <w:right w:val="none" w:sz="0" w:space="0" w:color="auto"/>
      </w:divBdr>
    </w:div>
    <w:div w:id="886602573">
      <w:bodyDiv w:val="1"/>
      <w:marLeft w:val="0"/>
      <w:marRight w:val="0"/>
      <w:marTop w:val="0"/>
      <w:marBottom w:val="0"/>
      <w:divBdr>
        <w:top w:val="none" w:sz="0" w:space="0" w:color="auto"/>
        <w:left w:val="none" w:sz="0" w:space="0" w:color="auto"/>
        <w:bottom w:val="none" w:sz="0" w:space="0" w:color="auto"/>
        <w:right w:val="none" w:sz="0" w:space="0" w:color="auto"/>
      </w:divBdr>
    </w:div>
    <w:div w:id="886917541">
      <w:bodyDiv w:val="1"/>
      <w:marLeft w:val="0"/>
      <w:marRight w:val="0"/>
      <w:marTop w:val="0"/>
      <w:marBottom w:val="0"/>
      <w:divBdr>
        <w:top w:val="none" w:sz="0" w:space="0" w:color="auto"/>
        <w:left w:val="none" w:sz="0" w:space="0" w:color="auto"/>
        <w:bottom w:val="none" w:sz="0" w:space="0" w:color="auto"/>
        <w:right w:val="none" w:sz="0" w:space="0" w:color="auto"/>
      </w:divBdr>
    </w:div>
    <w:div w:id="887061322">
      <w:bodyDiv w:val="1"/>
      <w:marLeft w:val="0"/>
      <w:marRight w:val="0"/>
      <w:marTop w:val="0"/>
      <w:marBottom w:val="0"/>
      <w:divBdr>
        <w:top w:val="none" w:sz="0" w:space="0" w:color="auto"/>
        <w:left w:val="none" w:sz="0" w:space="0" w:color="auto"/>
        <w:bottom w:val="none" w:sz="0" w:space="0" w:color="auto"/>
        <w:right w:val="none" w:sz="0" w:space="0" w:color="auto"/>
      </w:divBdr>
    </w:div>
    <w:div w:id="887229925">
      <w:bodyDiv w:val="1"/>
      <w:marLeft w:val="0"/>
      <w:marRight w:val="0"/>
      <w:marTop w:val="0"/>
      <w:marBottom w:val="0"/>
      <w:divBdr>
        <w:top w:val="none" w:sz="0" w:space="0" w:color="auto"/>
        <w:left w:val="none" w:sz="0" w:space="0" w:color="auto"/>
        <w:bottom w:val="none" w:sz="0" w:space="0" w:color="auto"/>
        <w:right w:val="none" w:sz="0" w:space="0" w:color="auto"/>
      </w:divBdr>
    </w:div>
    <w:div w:id="887379724">
      <w:bodyDiv w:val="1"/>
      <w:marLeft w:val="0"/>
      <w:marRight w:val="0"/>
      <w:marTop w:val="0"/>
      <w:marBottom w:val="0"/>
      <w:divBdr>
        <w:top w:val="none" w:sz="0" w:space="0" w:color="auto"/>
        <w:left w:val="none" w:sz="0" w:space="0" w:color="auto"/>
        <w:bottom w:val="none" w:sz="0" w:space="0" w:color="auto"/>
        <w:right w:val="none" w:sz="0" w:space="0" w:color="auto"/>
      </w:divBdr>
    </w:div>
    <w:div w:id="887498141">
      <w:bodyDiv w:val="1"/>
      <w:marLeft w:val="0"/>
      <w:marRight w:val="0"/>
      <w:marTop w:val="0"/>
      <w:marBottom w:val="0"/>
      <w:divBdr>
        <w:top w:val="none" w:sz="0" w:space="0" w:color="auto"/>
        <w:left w:val="none" w:sz="0" w:space="0" w:color="auto"/>
        <w:bottom w:val="none" w:sz="0" w:space="0" w:color="auto"/>
        <w:right w:val="none" w:sz="0" w:space="0" w:color="auto"/>
      </w:divBdr>
    </w:div>
    <w:div w:id="887649372">
      <w:bodyDiv w:val="1"/>
      <w:marLeft w:val="0"/>
      <w:marRight w:val="0"/>
      <w:marTop w:val="0"/>
      <w:marBottom w:val="0"/>
      <w:divBdr>
        <w:top w:val="none" w:sz="0" w:space="0" w:color="auto"/>
        <w:left w:val="none" w:sz="0" w:space="0" w:color="auto"/>
        <w:bottom w:val="none" w:sz="0" w:space="0" w:color="auto"/>
        <w:right w:val="none" w:sz="0" w:space="0" w:color="auto"/>
      </w:divBdr>
    </w:div>
    <w:div w:id="887763034">
      <w:bodyDiv w:val="1"/>
      <w:marLeft w:val="0"/>
      <w:marRight w:val="0"/>
      <w:marTop w:val="0"/>
      <w:marBottom w:val="0"/>
      <w:divBdr>
        <w:top w:val="none" w:sz="0" w:space="0" w:color="auto"/>
        <w:left w:val="none" w:sz="0" w:space="0" w:color="auto"/>
        <w:bottom w:val="none" w:sz="0" w:space="0" w:color="auto"/>
        <w:right w:val="none" w:sz="0" w:space="0" w:color="auto"/>
      </w:divBdr>
    </w:div>
    <w:div w:id="888340661">
      <w:bodyDiv w:val="1"/>
      <w:marLeft w:val="0"/>
      <w:marRight w:val="0"/>
      <w:marTop w:val="0"/>
      <w:marBottom w:val="0"/>
      <w:divBdr>
        <w:top w:val="none" w:sz="0" w:space="0" w:color="auto"/>
        <w:left w:val="none" w:sz="0" w:space="0" w:color="auto"/>
        <w:bottom w:val="none" w:sz="0" w:space="0" w:color="auto"/>
        <w:right w:val="none" w:sz="0" w:space="0" w:color="auto"/>
      </w:divBdr>
    </w:div>
    <w:div w:id="888418011">
      <w:bodyDiv w:val="1"/>
      <w:marLeft w:val="0"/>
      <w:marRight w:val="0"/>
      <w:marTop w:val="0"/>
      <w:marBottom w:val="0"/>
      <w:divBdr>
        <w:top w:val="none" w:sz="0" w:space="0" w:color="auto"/>
        <w:left w:val="none" w:sz="0" w:space="0" w:color="auto"/>
        <w:bottom w:val="none" w:sz="0" w:space="0" w:color="auto"/>
        <w:right w:val="none" w:sz="0" w:space="0" w:color="auto"/>
      </w:divBdr>
    </w:div>
    <w:div w:id="888491851">
      <w:bodyDiv w:val="1"/>
      <w:marLeft w:val="0"/>
      <w:marRight w:val="0"/>
      <w:marTop w:val="0"/>
      <w:marBottom w:val="0"/>
      <w:divBdr>
        <w:top w:val="none" w:sz="0" w:space="0" w:color="auto"/>
        <w:left w:val="none" w:sz="0" w:space="0" w:color="auto"/>
        <w:bottom w:val="none" w:sz="0" w:space="0" w:color="auto"/>
        <w:right w:val="none" w:sz="0" w:space="0" w:color="auto"/>
      </w:divBdr>
    </w:div>
    <w:div w:id="888540659">
      <w:bodyDiv w:val="1"/>
      <w:marLeft w:val="0"/>
      <w:marRight w:val="0"/>
      <w:marTop w:val="0"/>
      <w:marBottom w:val="0"/>
      <w:divBdr>
        <w:top w:val="none" w:sz="0" w:space="0" w:color="auto"/>
        <w:left w:val="none" w:sz="0" w:space="0" w:color="auto"/>
        <w:bottom w:val="none" w:sz="0" w:space="0" w:color="auto"/>
        <w:right w:val="none" w:sz="0" w:space="0" w:color="auto"/>
      </w:divBdr>
    </w:div>
    <w:div w:id="888687778">
      <w:bodyDiv w:val="1"/>
      <w:marLeft w:val="0"/>
      <w:marRight w:val="0"/>
      <w:marTop w:val="0"/>
      <w:marBottom w:val="0"/>
      <w:divBdr>
        <w:top w:val="none" w:sz="0" w:space="0" w:color="auto"/>
        <w:left w:val="none" w:sz="0" w:space="0" w:color="auto"/>
        <w:bottom w:val="none" w:sz="0" w:space="0" w:color="auto"/>
        <w:right w:val="none" w:sz="0" w:space="0" w:color="auto"/>
      </w:divBdr>
    </w:div>
    <w:div w:id="888761015">
      <w:bodyDiv w:val="1"/>
      <w:marLeft w:val="0"/>
      <w:marRight w:val="0"/>
      <w:marTop w:val="0"/>
      <w:marBottom w:val="0"/>
      <w:divBdr>
        <w:top w:val="none" w:sz="0" w:space="0" w:color="auto"/>
        <w:left w:val="none" w:sz="0" w:space="0" w:color="auto"/>
        <w:bottom w:val="none" w:sz="0" w:space="0" w:color="auto"/>
        <w:right w:val="none" w:sz="0" w:space="0" w:color="auto"/>
      </w:divBdr>
    </w:div>
    <w:div w:id="889027602">
      <w:bodyDiv w:val="1"/>
      <w:marLeft w:val="0"/>
      <w:marRight w:val="0"/>
      <w:marTop w:val="0"/>
      <w:marBottom w:val="0"/>
      <w:divBdr>
        <w:top w:val="none" w:sz="0" w:space="0" w:color="auto"/>
        <w:left w:val="none" w:sz="0" w:space="0" w:color="auto"/>
        <w:bottom w:val="none" w:sz="0" w:space="0" w:color="auto"/>
        <w:right w:val="none" w:sz="0" w:space="0" w:color="auto"/>
      </w:divBdr>
    </w:div>
    <w:div w:id="889267302">
      <w:bodyDiv w:val="1"/>
      <w:marLeft w:val="0"/>
      <w:marRight w:val="0"/>
      <w:marTop w:val="0"/>
      <w:marBottom w:val="0"/>
      <w:divBdr>
        <w:top w:val="none" w:sz="0" w:space="0" w:color="auto"/>
        <w:left w:val="none" w:sz="0" w:space="0" w:color="auto"/>
        <w:bottom w:val="none" w:sz="0" w:space="0" w:color="auto"/>
        <w:right w:val="none" w:sz="0" w:space="0" w:color="auto"/>
      </w:divBdr>
    </w:div>
    <w:div w:id="889464429">
      <w:bodyDiv w:val="1"/>
      <w:marLeft w:val="0"/>
      <w:marRight w:val="0"/>
      <w:marTop w:val="0"/>
      <w:marBottom w:val="0"/>
      <w:divBdr>
        <w:top w:val="none" w:sz="0" w:space="0" w:color="auto"/>
        <w:left w:val="none" w:sz="0" w:space="0" w:color="auto"/>
        <w:bottom w:val="none" w:sz="0" w:space="0" w:color="auto"/>
        <w:right w:val="none" w:sz="0" w:space="0" w:color="auto"/>
      </w:divBdr>
    </w:div>
    <w:div w:id="889728579">
      <w:bodyDiv w:val="1"/>
      <w:marLeft w:val="0"/>
      <w:marRight w:val="0"/>
      <w:marTop w:val="0"/>
      <w:marBottom w:val="0"/>
      <w:divBdr>
        <w:top w:val="none" w:sz="0" w:space="0" w:color="auto"/>
        <w:left w:val="none" w:sz="0" w:space="0" w:color="auto"/>
        <w:bottom w:val="none" w:sz="0" w:space="0" w:color="auto"/>
        <w:right w:val="none" w:sz="0" w:space="0" w:color="auto"/>
      </w:divBdr>
    </w:div>
    <w:div w:id="889922183">
      <w:bodyDiv w:val="1"/>
      <w:marLeft w:val="0"/>
      <w:marRight w:val="0"/>
      <w:marTop w:val="0"/>
      <w:marBottom w:val="0"/>
      <w:divBdr>
        <w:top w:val="none" w:sz="0" w:space="0" w:color="auto"/>
        <w:left w:val="none" w:sz="0" w:space="0" w:color="auto"/>
        <w:bottom w:val="none" w:sz="0" w:space="0" w:color="auto"/>
        <w:right w:val="none" w:sz="0" w:space="0" w:color="auto"/>
      </w:divBdr>
    </w:div>
    <w:div w:id="889922398">
      <w:bodyDiv w:val="1"/>
      <w:marLeft w:val="0"/>
      <w:marRight w:val="0"/>
      <w:marTop w:val="0"/>
      <w:marBottom w:val="0"/>
      <w:divBdr>
        <w:top w:val="none" w:sz="0" w:space="0" w:color="auto"/>
        <w:left w:val="none" w:sz="0" w:space="0" w:color="auto"/>
        <w:bottom w:val="none" w:sz="0" w:space="0" w:color="auto"/>
        <w:right w:val="none" w:sz="0" w:space="0" w:color="auto"/>
      </w:divBdr>
    </w:div>
    <w:div w:id="890192608">
      <w:bodyDiv w:val="1"/>
      <w:marLeft w:val="0"/>
      <w:marRight w:val="0"/>
      <w:marTop w:val="0"/>
      <w:marBottom w:val="0"/>
      <w:divBdr>
        <w:top w:val="none" w:sz="0" w:space="0" w:color="auto"/>
        <w:left w:val="none" w:sz="0" w:space="0" w:color="auto"/>
        <w:bottom w:val="none" w:sz="0" w:space="0" w:color="auto"/>
        <w:right w:val="none" w:sz="0" w:space="0" w:color="auto"/>
      </w:divBdr>
    </w:div>
    <w:div w:id="890262329">
      <w:bodyDiv w:val="1"/>
      <w:marLeft w:val="0"/>
      <w:marRight w:val="0"/>
      <w:marTop w:val="0"/>
      <w:marBottom w:val="0"/>
      <w:divBdr>
        <w:top w:val="none" w:sz="0" w:space="0" w:color="auto"/>
        <w:left w:val="none" w:sz="0" w:space="0" w:color="auto"/>
        <w:bottom w:val="none" w:sz="0" w:space="0" w:color="auto"/>
        <w:right w:val="none" w:sz="0" w:space="0" w:color="auto"/>
      </w:divBdr>
    </w:div>
    <w:div w:id="890264711">
      <w:bodyDiv w:val="1"/>
      <w:marLeft w:val="0"/>
      <w:marRight w:val="0"/>
      <w:marTop w:val="0"/>
      <w:marBottom w:val="0"/>
      <w:divBdr>
        <w:top w:val="none" w:sz="0" w:space="0" w:color="auto"/>
        <w:left w:val="none" w:sz="0" w:space="0" w:color="auto"/>
        <w:bottom w:val="none" w:sz="0" w:space="0" w:color="auto"/>
        <w:right w:val="none" w:sz="0" w:space="0" w:color="auto"/>
      </w:divBdr>
    </w:div>
    <w:div w:id="890312064">
      <w:bodyDiv w:val="1"/>
      <w:marLeft w:val="0"/>
      <w:marRight w:val="0"/>
      <w:marTop w:val="0"/>
      <w:marBottom w:val="0"/>
      <w:divBdr>
        <w:top w:val="none" w:sz="0" w:space="0" w:color="auto"/>
        <w:left w:val="none" w:sz="0" w:space="0" w:color="auto"/>
        <w:bottom w:val="none" w:sz="0" w:space="0" w:color="auto"/>
        <w:right w:val="none" w:sz="0" w:space="0" w:color="auto"/>
      </w:divBdr>
    </w:div>
    <w:div w:id="890648920">
      <w:bodyDiv w:val="1"/>
      <w:marLeft w:val="0"/>
      <w:marRight w:val="0"/>
      <w:marTop w:val="0"/>
      <w:marBottom w:val="0"/>
      <w:divBdr>
        <w:top w:val="none" w:sz="0" w:space="0" w:color="auto"/>
        <w:left w:val="none" w:sz="0" w:space="0" w:color="auto"/>
        <w:bottom w:val="none" w:sz="0" w:space="0" w:color="auto"/>
        <w:right w:val="none" w:sz="0" w:space="0" w:color="auto"/>
      </w:divBdr>
    </w:div>
    <w:div w:id="890770531">
      <w:bodyDiv w:val="1"/>
      <w:marLeft w:val="0"/>
      <w:marRight w:val="0"/>
      <w:marTop w:val="0"/>
      <w:marBottom w:val="0"/>
      <w:divBdr>
        <w:top w:val="none" w:sz="0" w:space="0" w:color="auto"/>
        <w:left w:val="none" w:sz="0" w:space="0" w:color="auto"/>
        <w:bottom w:val="none" w:sz="0" w:space="0" w:color="auto"/>
        <w:right w:val="none" w:sz="0" w:space="0" w:color="auto"/>
      </w:divBdr>
    </w:div>
    <w:div w:id="891233691">
      <w:bodyDiv w:val="1"/>
      <w:marLeft w:val="0"/>
      <w:marRight w:val="0"/>
      <w:marTop w:val="0"/>
      <w:marBottom w:val="0"/>
      <w:divBdr>
        <w:top w:val="none" w:sz="0" w:space="0" w:color="auto"/>
        <w:left w:val="none" w:sz="0" w:space="0" w:color="auto"/>
        <w:bottom w:val="none" w:sz="0" w:space="0" w:color="auto"/>
        <w:right w:val="none" w:sz="0" w:space="0" w:color="auto"/>
      </w:divBdr>
    </w:div>
    <w:div w:id="891307277">
      <w:bodyDiv w:val="1"/>
      <w:marLeft w:val="0"/>
      <w:marRight w:val="0"/>
      <w:marTop w:val="0"/>
      <w:marBottom w:val="0"/>
      <w:divBdr>
        <w:top w:val="none" w:sz="0" w:space="0" w:color="auto"/>
        <w:left w:val="none" w:sz="0" w:space="0" w:color="auto"/>
        <w:bottom w:val="none" w:sz="0" w:space="0" w:color="auto"/>
        <w:right w:val="none" w:sz="0" w:space="0" w:color="auto"/>
      </w:divBdr>
    </w:div>
    <w:div w:id="891355870">
      <w:bodyDiv w:val="1"/>
      <w:marLeft w:val="0"/>
      <w:marRight w:val="0"/>
      <w:marTop w:val="0"/>
      <w:marBottom w:val="0"/>
      <w:divBdr>
        <w:top w:val="none" w:sz="0" w:space="0" w:color="auto"/>
        <w:left w:val="none" w:sz="0" w:space="0" w:color="auto"/>
        <w:bottom w:val="none" w:sz="0" w:space="0" w:color="auto"/>
        <w:right w:val="none" w:sz="0" w:space="0" w:color="auto"/>
      </w:divBdr>
    </w:div>
    <w:div w:id="891383155">
      <w:bodyDiv w:val="1"/>
      <w:marLeft w:val="0"/>
      <w:marRight w:val="0"/>
      <w:marTop w:val="0"/>
      <w:marBottom w:val="0"/>
      <w:divBdr>
        <w:top w:val="none" w:sz="0" w:space="0" w:color="auto"/>
        <w:left w:val="none" w:sz="0" w:space="0" w:color="auto"/>
        <w:bottom w:val="none" w:sz="0" w:space="0" w:color="auto"/>
        <w:right w:val="none" w:sz="0" w:space="0" w:color="auto"/>
      </w:divBdr>
    </w:div>
    <w:div w:id="891498089">
      <w:bodyDiv w:val="1"/>
      <w:marLeft w:val="0"/>
      <w:marRight w:val="0"/>
      <w:marTop w:val="0"/>
      <w:marBottom w:val="0"/>
      <w:divBdr>
        <w:top w:val="none" w:sz="0" w:space="0" w:color="auto"/>
        <w:left w:val="none" w:sz="0" w:space="0" w:color="auto"/>
        <w:bottom w:val="none" w:sz="0" w:space="0" w:color="auto"/>
        <w:right w:val="none" w:sz="0" w:space="0" w:color="auto"/>
      </w:divBdr>
    </w:div>
    <w:div w:id="891499921">
      <w:bodyDiv w:val="1"/>
      <w:marLeft w:val="0"/>
      <w:marRight w:val="0"/>
      <w:marTop w:val="0"/>
      <w:marBottom w:val="0"/>
      <w:divBdr>
        <w:top w:val="none" w:sz="0" w:space="0" w:color="auto"/>
        <w:left w:val="none" w:sz="0" w:space="0" w:color="auto"/>
        <w:bottom w:val="none" w:sz="0" w:space="0" w:color="auto"/>
        <w:right w:val="none" w:sz="0" w:space="0" w:color="auto"/>
      </w:divBdr>
    </w:div>
    <w:div w:id="891500362">
      <w:bodyDiv w:val="1"/>
      <w:marLeft w:val="0"/>
      <w:marRight w:val="0"/>
      <w:marTop w:val="0"/>
      <w:marBottom w:val="0"/>
      <w:divBdr>
        <w:top w:val="none" w:sz="0" w:space="0" w:color="auto"/>
        <w:left w:val="none" w:sz="0" w:space="0" w:color="auto"/>
        <w:bottom w:val="none" w:sz="0" w:space="0" w:color="auto"/>
        <w:right w:val="none" w:sz="0" w:space="0" w:color="auto"/>
      </w:divBdr>
    </w:div>
    <w:div w:id="891576612">
      <w:bodyDiv w:val="1"/>
      <w:marLeft w:val="0"/>
      <w:marRight w:val="0"/>
      <w:marTop w:val="0"/>
      <w:marBottom w:val="0"/>
      <w:divBdr>
        <w:top w:val="none" w:sz="0" w:space="0" w:color="auto"/>
        <w:left w:val="none" w:sz="0" w:space="0" w:color="auto"/>
        <w:bottom w:val="none" w:sz="0" w:space="0" w:color="auto"/>
        <w:right w:val="none" w:sz="0" w:space="0" w:color="auto"/>
      </w:divBdr>
    </w:div>
    <w:div w:id="891774119">
      <w:bodyDiv w:val="1"/>
      <w:marLeft w:val="0"/>
      <w:marRight w:val="0"/>
      <w:marTop w:val="0"/>
      <w:marBottom w:val="0"/>
      <w:divBdr>
        <w:top w:val="none" w:sz="0" w:space="0" w:color="auto"/>
        <w:left w:val="none" w:sz="0" w:space="0" w:color="auto"/>
        <w:bottom w:val="none" w:sz="0" w:space="0" w:color="auto"/>
        <w:right w:val="none" w:sz="0" w:space="0" w:color="auto"/>
      </w:divBdr>
    </w:div>
    <w:div w:id="891886128">
      <w:bodyDiv w:val="1"/>
      <w:marLeft w:val="0"/>
      <w:marRight w:val="0"/>
      <w:marTop w:val="0"/>
      <w:marBottom w:val="0"/>
      <w:divBdr>
        <w:top w:val="none" w:sz="0" w:space="0" w:color="auto"/>
        <w:left w:val="none" w:sz="0" w:space="0" w:color="auto"/>
        <w:bottom w:val="none" w:sz="0" w:space="0" w:color="auto"/>
        <w:right w:val="none" w:sz="0" w:space="0" w:color="auto"/>
      </w:divBdr>
    </w:div>
    <w:div w:id="891888989">
      <w:bodyDiv w:val="1"/>
      <w:marLeft w:val="0"/>
      <w:marRight w:val="0"/>
      <w:marTop w:val="0"/>
      <w:marBottom w:val="0"/>
      <w:divBdr>
        <w:top w:val="none" w:sz="0" w:space="0" w:color="auto"/>
        <w:left w:val="none" w:sz="0" w:space="0" w:color="auto"/>
        <w:bottom w:val="none" w:sz="0" w:space="0" w:color="auto"/>
        <w:right w:val="none" w:sz="0" w:space="0" w:color="auto"/>
      </w:divBdr>
    </w:div>
    <w:div w:id="892231709">
      <w:bodyDiv w:val="1"/>
      <w:marLeft w:val="0"/>
      <w:marRight w:val="0"/>
      <w:marTop w:val="0"/>
      <w:marBottom w:val="0"/>
      <w:divBdr>
        <w:top w:val="none" w:sz="0" w:space="0" w:color="auto"/>
        <w:left w:val="none" w:sz="0" w:space="0" w:color="auto"/>
        <w:bottom w:val="none" w:sz="0" w:space="0" w:color="auto"/>
        <w:right w:val="none" w:sz="0" w:space="0" w:color="auto"/>
      </w:divBdr>
    </w:div>
    <w:div w:id="893194863">
      <w:bodyDiv w:val="1"/>
      <w:marLeft w:val="0"/>
      <w:marRight w:val="0"/>
      <w:marTop w:val="0"/>
      <w:marBottom w:val="0"/>
      <w:divBdr>
        <w:top w:val="none" w:sz="0" w:space="0" w:color="auto"/>
        <w:left w:val="none" w:sz="0" w:space="0" w:color="auto"/>
        <w:bottom w:val="none" w:sz="0" w:space="0" w:color="auto"/>
        <w:right w:val="none" w:sz="0" w:space="0" w:color="auto"/>
      </w:divBdr>
    </w:div>
    <w:div w:id="893195018">
      <w:bodyDiv w:val="1"/>
      <w:marLeft w:val="0"/>
      <w:marRight w:val="0"/>
      <w:marTop w:val="0"/>
      <w:marBottom w:val="0"/>
      <w:divBdr>
        <w:top w:val="none" w:sz="0" w:space="0" w:color="auto"/>
        <w:left w:val="none" w:sz="0" w:space="0" w:color="auto"/>
        <w:bottom w:val="none" w:sz="0" w:space="0" w:color="auto"/>
        <w:right w:val="none" w:sz="0" w:space="0" w:color="auto"/>
      </w:divBdr>
    </w:div>
    <w:div w:id="893466864">
      <w:bodyDiv w:val="1"/>
      <w:marLeft w:val="0"/>
      <w:marRight w:val="0"/>
      <w:marTop w:val="0"/>
      <w:marBottom w:val="0"/>
      <w:divBdr>
        <w:top w:val="none" w:sz="0" w:space="0" w:color="auto"/>
        <w:left w:val="none" w:sz="0" w:space="0" w:color="auto"/>
        <w:bottom w:val="none" w:sz="0" w:space="0" w:color="auto"/>
        <w:right w:val="none" w:sz="0" w:space="0" w:color="auto"/>
      </w:divBdr>
    </w:div>
    <w:div w:id="893588794">
      <w:bodyDiv w:val="1"/>
      <w:marLeft w:val="0"/>
      <w:marRight w:val="0"/>
      <w:marTop w:val="0"/>
      <w:marBottom w:val="0"/>
      <w:divBdr>
        <w:top w:val="none" w:sz="0" w:space="0" w:color="auto"/>
        <w:left w:val="none" w:sz="0" w:space="0" w:color="auto"/>
        <w:bottom w:val="none" w:sz="0" w:space="0" w:color="auto"/>
        <w:right w:val="none" w:sz="0" w:space="0" w:color="auto"/>
      </w:divBdr>
    </w:div>
    <w:div w:id="893660808">
      <w:bodyDiv w:val="1"/>
      <w:marLeft w:val="0"/>
      <w:marRight w:val="0"/>
      <w:marTop w:val="0"/>
      <w:marBottom w:val="0"/>
      <w:divBdr>
        <w:top w:val="none" w:sz="0" w:space="0" w:color="auto"/>
        <w:left w:val="none" w:sz="0" w:space="0" w:color="auto"/>
        <w:bottom w:val="none" w:sz="0" w:space="0" w:color="auto"/>
        <w:right w:val="none" w:sz="0" w:space="0" w:color="auto"/>
      </w:divBdr>
    </w:div>
    <w:div w:id="893733929">
      <w:bodyDiv w:val="1"/>
      <w:marLeft w:val="0"/>
      <w:marRight w:val="0"/>
      <w:marTop w:val="0"/>
      <w:marBottom w:val="0"/>
      <w:divBdr>
        <w:top w:val="none" w:sz="0" w:space="0" w:color="auto"/>
        <w:left w:val="none" w:sz="0" w:space="0" w:color="auto"/>
        <w:bottom w:val="none" w:sz="0" w:space="0" w:color="auto"/>
        <w:right w:val="none" w:sz="0" w:space="0" w:color="auto"/>
      </w:divBdr>
    </w:div>
    <w:div w:id="894046636">
      <w:bodyDiv w:val="1"/>
      <w:marLeft w:val="0"/>
      <w:marRight w:val="0"/>
      <w:marTop w:val="0"/>
      <w:marBottom w:val="0"/>
      <w:divBdr>
        <w:top w:val="none" w:sz="0" w:space="0" w:color="auto"/>
        <w:left w:val="none" w:sz="0" w:space="0" w:color="auto"/>
        <w:bottom w:val="none" w:sz="0" w:space="0" w:color="auto"/>
        <w:right w:val="none" w:sz="0" w:space="0" w:color="auto"/>
      </w:divBdr>
    </w:div>
    <w:div w:id="894193924">
      <w:bodyDiv w:val="1"/>
      <w:marLeft w:val="0"/>
      <w:marRight w:val="0"/>
      <w:marTop w:val="0"/>
      <w:marBottom w:val="0"/>
      <w:divBdr>
        <w:top w:val="none" w:sz="0" w:space="0" w:color="auto"/>
        <w:left w:val="none" w:sz="0" w:space="0" w:color="auto"/>
        <w:bottom w:val="none" w:sz="0" w:space="0" w:color="auto"/>
        <w:right w:val="none" w:sz="0" w:space="0" w:color="auto"/>
      </w:divBdr>
    </w:div>
    <w:div w:id="894195982">
      <w:bodyDiv w:val="1"/>
      <w:marLeft w:val="0"/>
      <w:marRight w:val="0"/>
      <w:marTop w:val="0"/>
      <w:marBottom w:val="0"/>
      <w:divBdr>
        <w:top w:val="none" w:sz="0" w:space="0" w:color="auto"/>
        <w:left w:val="none" w:sz="0" w:space="0" w:color="auto"/>
        <w:bottom w:val="none" w:sz="0" w:space="0" w:color="auto"/>
        <w:right w:val="none" w:sz="0" w:space="0" w:color="auto"/>
      </w:divBdr>
    </w:div>
    <w:div w:id="894239792">
      <w:bodyDiv w:val="1"/>
      <w:marLeft w:val="0"/>
      <w:marRight w:val="0"/>
      <w:marTop w:val="0"/>
      <w:marBottom w:val="0"/>
      <w:divBdr>
        <w:top w:val="none" w:sz="0" w:space="0" w:color="auto"/>
        <w:left w:val="none" w:sz="0" w:space="0" w:color="auto"/>
        <w:bottom w:val="none" w:sz="0" w:space="0" w:color="auto"/>
        <w:right w:val="none" w:sz="0" w:space="0" w:color="auto"/>
      </w:divBdr>
    </w:div>
    <w:div w:id="894664116">
      <w:bodyDiv w:val="1"/>
      <w:marLeft w:val="0"/>
      <w:marRight w:val="0"/>
      <w:marTop w:val="0"/>
      <w:marBottom w:val="0"/>
      <w:divBdr>
        <w:top w:val="none" w:sz="0" w:space="0" w:color="auto"/>
        <w:left w:val="none" w:sz="0" w:space="0" w:color="auto"/>
        <w:bottom w:val="none" w:sz="0" w:space="0" w:color="auto"/>
        <w:right w:val="none" w:sz="0" w:space="0" w:color="auto"/>
      </w:divBdr>
    </w:div>
    <w:div w:id="894852501">
      <w:bodyDiv w:val="1"/>
      <w:marLeft w:val="0"/>
      <w:marRight w:val="0"/>
      <w:marTop w:val="0"/>
      <w:marBottom w:val="0"/>
      <w:divBdr>
        <w:top w:val="none" w:sz="0" w:space="0" w:color="auto"/>
        <w:left w:val="none" w:sz="0" w:space="0" w:color="auto"/>
        <w:bottom w:val="none" w:sz="0" w:space="0" w:color="auto"/>
        <w:right w:val="none" w:sz="0" w:space="0" w:color="auto"/>
      </w:divBdr>
    </w:div>
    <w:div w:id="894966935">
      <w:bodyDiv w:val="1"/>
      <w:marLeft w:val="0"/>
      <w:marRight w:val="0"/>
      <w:marTop w:val="0"/>
      <w:marBottom w:val="0"/>
      <w:divBdr>
        <w:top w:val="none" w:sz="0" w:space="0" w:color="auto"/>
        <w:left w:val="none" w:sz="0" w:space="0" w:color="auto"/>
        <w:bottom w:val="none" w:sz="0" w:space="0" w:color="auto"/>
        <w:right w:val="none" w:sz="0" w:space="0" w:color="auto"/>
      </w:divBdr>
    </w:div>
    <w:div w:id="895042566">
      <w:bodyDiv w:val="1"/>
      <w:marLeft w:val="0"/>
      <w:marRight w:val="0"/>
      <w:marTop w:val="0"/>
      <w:marBottom w:val="0"/>
      <w:divBdr>
        <w:top w:val="none" w:sz="0" w:space="0" w:color="auto"/>
        <w:left w:val="none" w:sz="0" w:space="0" w:color="auto"/>
        <w:bottom w:val="none" w:sz="0" w:space="0" w:color="auto"/>
        <w:right w:val="none" w:sz="0" w:space="0" w:color="auto"/>
      </w:divBdr>
    </w:div>
    <w:div w:id="895160560">
      <w:bodyDiv w:val="1"/>
      <w:marLeft w:val="0"/>
      <w:marRight w:val="0"/>
      <w:marTop w:val="0"/>
      <w:marBottom w:val="0"/>
      <w:divBdr>
        <w:top w:val="none" w:sz="0" w:space="0" w:color="auto"/>
        <w:left w:val="none" w:sz="0" w:space="0" w:color="auto"/>
        <w:bottom w:val="none" w:sz="0" w:space="0" w:color="auto"/>
        <w:right w:val="none" w:sz="0" w:space="0" w:color="auto"/>
      </w:divBdr>
    </w:div>
    <w:div w:id="895238455">
      <w:bodyDiv w:val="1"/>
      <w:marLeft w:val="0"/>
      <w:marRight w:val="0"/>
      <w:marTop w:val="0"/>
      <w:marBottom w:val="0"/>
      <w:divBdr>
        <w:top w:val="none" w:sz="0" w:space="0" w:color="auto"/>
        <w:left w:val="none" w:sz="0" w:space="0" w:color="auto"/>
        <w:bottom w:val="none" w:sz="0" w:space="0" w:color="auto"/>
        <w:right w:val="none" w:sz="0" w:space="0" w:color="auto"/>
      </w:divBdr>
    </w:div>
    <w:div w:id="895358409">
      <w:bodyDiv w:val="1"/>
      <w:marLeft w:val="0"/>
      <w:marRight w:val="0"/>
      <w:marTop w:val="0"/>
      <w:marBottom w:val="0"/>
      <w:divBdr>
        <w:top w:val="none" w:sz="0" w:space="0" w:color="auto"/>
        <w:left w:val="none" w:sz="0" w:space="0" w:color="auto"/>
        <w:bottom w:val="none" w:sz="0" w:space="0" w:color="auto"/>
        <w:right w:val="none" w:sz="0" w:space="0" w:color="auto"/>
      </w:divBdr>
    </w:div>
    <w:div w:id="895550931">
      <w:bodyDiv w:val="1"/>
      <w:marLeft w:val="0"/>
      <w:marRight w:val="0"/>
      <w:marTop w:val="0"/>
      <w:marBottom w:val="0"/>
      <w:divBdr>
        <w:top w:val="none" w:sz="0" w:space="0" w:color="auto"/>
        <w:left w:val="none" w:sz="0" w:space="0" w:color="auto"/>
        <w:bottom w:val="none" w:sz="0" w:space="0" w:color="auto"/>
        <w:right w:val="none" w:sz="0" w:space="0" w:color="auto"/>
      </w:divBdr>
    </w:div>
    <w:div w:id="895819948">
      <w:bodyDiv w:val="1"/>
      <w:marLeft w:val="0"/>
      <w:marRight w:val="0"/>
      <w:marTop w:val="0"/>
      <w:marBottom w:val="0"/>
      <w:divBdr>
        <w:top w:val="none" w:sz="0" w:space="0" w:color="auto"/>
        <w:left w:val="none" w:sz="0" w:space="0" w:color="auto"/>
        <w:bottom w:val="none" w:sz="0" w:space="0" w:color="auto"/>
        <w:right w:val="none" w:sz="0" w:space="0" w:color="auto"/>
      </w:divBdr>
    </w:div>
    <w:div w:id="895970878">
      <w:bodyDiv w:val="1"/>
      <w:marLeft w:val="0"/>
      <w:marRight w:val="0"/>
      <w:marTop w:val="0"/>
      <w:marBottom w:val="0"/>
      <w:divBdr>
        <w:top w:val="none" w:sz="0" w:space="0" w:color="auto"/>
        <w:left w:val="none" w:sz="0" w:space="0" w:color="auto"/>
        <w:bottom w:val="none" w:sz="0" w:space="0" w:color="auto"/>
        <w:right w:val="none" w:sz="0" w:space="0" w:color="auto"/>
      </w:divBdr>
    </w:div>
    <w:div w:id="896016144">
      <w:bodyDiv w:val="1"/>
      <w:marLeft w:val="0"/>
      <w:marRight w:val="0"/>
      <w:marTop w:val="0"/>
      <w:marBottom w:val="0"/>
      <w:divBdr>
        <w:top w:val="none" w:sz="0" w:space="0" w:color="auto"/>
        <w:left w:val="none" w:sz="0" w:space="0" w:color="auto"/>
        <w:bottom w:val="none" w:sz="0" w:space="0" w:color="auto"/>
        <w:right w:val="none" w:sz="0" w:space="0" w:color="auto"/>
      </w:divBdr>
    </w:div>
    <w:div w:id="896280126">
      <w:bodyDiv w:val="1"/>
      <w:marLeft w:val="0"/>
      <w:marRight w:val="0"/>
      <w:marTop w:val="0"/>
      <w:marBottom w:val="0"/>
      <w:divBdr>
        <w:top w:val="none" w:sz="0" w:space="0" w:color="auto"/>
        <w:left w:val="none" w:sz="0" w:space="0" w:color="auto"/>
        <w:bottom w:val="none" w:sz="0" w:space="0" w:color="auto"/>
        <w:right w:val="none" w:sz="0" w:space="0" w:color="auto"/>
      </w:divBdr>
    </w:div>
    <w:div w:id="896430084">
      <w:bodyDiv w:val="1"/>
      <w:marLeft w:val="0"/>
      <w:marRight w:val="0"/>
      <w:marTop w:val="0"/>
      <w:marBottom w:val="0"/>
      <w:divBdr>
        <w:top w:val="none" w:sz="0" w:space="0" w:color="auto"/>
        <w:left w:val="none" w:sz="0" w:space="0" w:color="auto"/>
        <w:bottom w:val="none" w:sz="0" w:space="0" w:color="auto"/>
        <w:right w:val="none" w:sz="0" w:space="0" w:color="auto"/>
      </w:divBdr>
    </w:div>
    <w:div w:id="896666363">
      <w:bodyDiv w:val="1"/>
      <w:marLeft w:val="0"/>
      <w:marRight w:val="0"/>
      <w:marTop w:val="0"/>
      <w:marBottom w:val="0"/>
      <w:divBdr>
        <w:top w:val="none" w:sz="0" w:space="0" w:color="auto"/>
        <w:left w:val="none" w:sz="0" w:space="0" w:color="auto"/>
        <w:bottom w:val="none" w:sz="0" w:space="0" w:color="auto"/>
        <w:right w:val="none" w:sz="0" w:space="0" w:color="auto"/>
      </w:divBdr>
    </w:div>
    <w:div w:id="896668678">
      <w:bodyDiv w:val="1"/>
      <w:marLeft w:val="0"/>
      <w:marRight w:val="0"/>
      <w:marTop w:val="0"/>
      <w:marBottom w:val="0"/>
      <w:divBdr>
        <w:top w:val="none" w:sz="0" w:space="0" w:color="auto"/>
        <w:left w:val="none" w:sz="0" w:space="0" w:color="auto"/>
        <w:bottom w:val="none" w:sz="0" w:space="0" w:color="auto"/>
        <w:right w:val="none" w:sz="0" w:space="0" w:color="auto"/>
      </w:divBdr>
    </w:div>
    <w:div w:id="896747224">
      <w:bodyDiv w:val="1"/>
      <w:marLeft w:val="0"/>
      <w:marRight w:val="0"/>
      <w:marTop w:val="0"/>
      <w:marBottom w:val="0"/>
      <w:divBdr>
        <w:top w:val="none" w:sz="0" w:space="0" w:color="auto"/>
        <w:left w:val="none" w:sz="0" w:space="0" w:color="auto"/>
        <w:bottom w:val="none" w:sz="0" w:space="0" w:color="auto"/>
        <w:right w:val="none" w:sz="0" w:space="0" w:color="auto"/>
      </w:divBdr>
    </w:div>
    <w:div w:id="896818340">
      <w:bodyDiv w:val="1"/>
      <w:marLeft w:val="0"/>
      <w:marRight w:val="0"/>
      <w:marTop w:val="0"/>
      <w:marBottom w:val="0"/>
      <w:divBdr>
        <w:top w:val="none" w:sz="0" w:space="0" w:color="auto"/>
        <w:left w:val="none" w:sz="0" w:space="0" w:color="auto"/>
        <w:bottom w:val="none" w:sz="0" w:space="0" w:color="auto"/>
        <w:right w:val="none" w:sz="0" w:space="0" w:color="auto"/>
      </w:divBdr>
    </w:div>
    <w:div w:id="897132475">
      <w:bodyDiv w:val="1"/>
      <w:marLeft w:val="0"/>
      <w:marRight w:val="0"/>
      <w:marTop w:val="0"/>
      <w:marBottom w:val="0"/>
      <w:divBdr>
        <w:top w:val="none" w:sz="0" w:space="0" w:color="auto"/>
        <w:left w:val="none" w:sz="0" w:space="0" w:color="auto"/>
        <w:bottom w:val="none" w:sz="0" w:space="0" w:color="auto"/>
        <w:right w:val="none" w:sz="0" w:space="0" w:color="auto"/>
      </w:divBdr>
    </w:div>
    <w:div w:id="897320472">
      <w:bodyDiv w:val="1"/>
      <w:marLeft w:val="0"/>
      <w:marRight w:val="0"/>
      <w:marTop w:val="0"/>
      <w:marBottom w:val="0"/>
      <w:divBdr>
        <w:top w:val="none" w:sz="0" w:space="0" w:color="auto"/>
        <w:left w:val="none" w:sz="0" w:space="0" w:color="auto"/>
        <w:bottom w:val="none" w:sz="0" w:space="0" w:color="auto"/>
        <w:right w:val="none" w:sz="0" w:space="0" w:color="auto"/>
      </w:divBdr>
    </w:div>
    <w:div w:id="897472568">
      <w:bodyDiv w:val="1"/>
      <w:marLeft w:val="0"/>
      <w:marRight w:val="0"/>
      <w:marTop w:val="0"/>
      <w:marBottom w:val="0"/>
      <w:divBdr>
        <w:top w:val="none" w:sz="0" w:space="0" w:color="auto"/>
        <w:left w:val="none" w:sz="0" w:space="0" w:color="auto"/>
        <w:bottom w:val="none" w:sz="0" w:space="0" w:color="auto"/>
        <w:right w:val="none" w:sz="0" w:space="0" w:color="auto"/>
      </w:divBdr>
    </w:div>
    <w:div w:id="897478102">
      <w:bodyDiv w:val="1"/>
      <w:marLeft w:val="0"/>
      <w:marRight w:val="0"/>
      <w:marTop w:val="0"/>
      <w:marBottom w:val="0"/>
      <w:divBdr>
        <w:top w:val="none" w:sz="0" w:space="0" w:color="auto"/>
        <w:left w:val="none" w:sz="0" w:space="0" w:color="auto"/>
        <w:bottom w:val="none" w:sz="0" w:space="0" w:color="auto"/>
        <w:right w:val="none" w:sz="0" w:space="0" w:color="auto"/>
      </w:divBdr>
    </w:div>
    <w:div w:id="897546432">
      <w:bodyDiv w:val="1"/>
      <w:marLeft w:val="0"/>
      <w:marRight w:val="0"/>
      <w:marTop w:val="0"/>
      <w:marBottom w:val="0"/>
      <w:divBdr>
        <w:top w:val="none" w:sz="0" w:space="0" w:color="auto"/>
        <w:left w:val="none" w:sz="0" w:space="0" w:color="auto"/>
        <w:bottom w:val="none" w:sz="0" w:space="0" w:color="auto"/>
        <w:right w:val="none" w:sz="0" w:space="0" w:color="auto"/>
      </w:divBdr>
    </w:div>
    <w:div w:id="897588861">
      <w:bodyDiv w:val="1"/>
      <w:marLeft w:val="0"/>
      <w:marRight w:val="0"/>
      <w:marTop w:val="0"/>
      <w:marBottom w:val="0"/>
      <w:divBdr>
        <w:top w:val="none" w:sz="0" w:space="0" w:color="auto"/>
        <w:left w:val="none" w:sz="0" w:space="0" w:color="auto"/>
        <w:bottom w:val="none" w:sz="0" w:space="0" w:color="auto"/>
        <w:right w:val="none" w:sz="0" w:space="0" w:color="auto"/>
      </w:divBdr>
    </w:div>
    <w:div w:id="897597094">
      <w:bodyDiv w:val="1"/>
      <w:marLeft w:val="0"/>
      <w:marRight w:val="0"/>
      <w:marTop w:val="0"/>
      <w:marBottom w:val="0"/>
      <w:divBdr>
        <w:top w:val="none" w:sz="0" w:space="0" w:color="auto"/>
        <w:left w:val="none" w:sz="0" w:space="0" w:color="auto"/>
        <w:bottom w:val="none" w:sz="0" w:space="0" w:color="auto"/>
        <w:right w:val="none" w:sz="0" w:space="0" w:color="auto"/>
      </w:divBdr>
    </w:div>
    <w:div w:id="897670718">
      <w:bodyDiv w:val="1"/>
      <w:marLeft w:val="0"/>
      <w:marRight w:val="0"/>
      <w:marTop w:val="0"/>
      <w:marBottom w:val="0"/>
      <w:divBdr>
        <w:top w:val="none" w:sz="0" w:space="0" w:color="auto"/>
        <w:left w:val="none" w:sz="0" w:space="0" w:color="auto"/>
        <w:bottom w:val="none" w:sz="0" w:space="0" w:color="auto"/>
        <w:right w:val="none" w:sz="0" w:space="0" w:color="auto"/>
      </w:divBdr>
    </w:div>
    <w:div w:id="897743670">
      <w:bodyDiv w:val="1"/>
      <w:marLeft w:val="0"/>
      <w:marRight w:val="0"/>
      <w:marTop w:val="0"/>
      <w:marBottom w:val="0"/>
      <w:divBdr>
        <w:top w:val="none" w:sz="0" w:space="0" w:color="auto"/>
        <w:left w:val="none" w:sz="0" w:space="0" w:color="auto"/>
        <w:bottom w:val="none" w:sz="0" w:space="0" w:color="auto"/>
        <w:right w:val="none" w:sz="0" w:space="0" w:color="auto"/>
      </w:divBdr>
    </w:div>
    <w:div w:id="897789823">
      <w:bodyDiv w:val="1"/>
      <w:marLeft w:val="0"/>
      <w:marRight w:val="0"/>
      <w:marTop w:val="0"/>
      <w:marBottom w:val="0"/>
      <w:divBdr>
        <w:top w:val="none" w:sz="0" w:space="0" w:color="auto"/>
        <w:left w:val="none" w:sz="0" w:space="0" w:color="auto"/>
        <w:bottom w:val="none" w:sz="0" w:space="0" w:color="auto"/>
        <w:right w:val="none" w:sz="0" w:space="0" w:color="auto"/>
      </w:divBdr>
    </w:div>
    <w:div w:id="898170881">
      <w:bodyDiv w:val="1"/>
      <w:marLeft w:val="0"/>
      <w:marRight w:val="0"/>
      <w:marTop w:val="0"/>
      <w:marBottom w:val="0"/>
      <w:divBdr>
        <w:top w:val="none" w:sz="0" w:space="0" w:color="auto"/>
        <w:left w:val="none" w:sz="0" w:space="0" w:color="auto"/>
        <w:bottom w:val="none" w:sz="0" w:space="0" w:color="auto"/>
        <w:right w:val="none" w:sz="0" w:space="0" w:color="auto"/>
      </w:divBdr>
    </w:div>
    <w:div w:id="898327367">
      <w:bodyDiv w:val="1"/>
      <w:marLeft w:val="0"/>
      <w:marRight w:val="0"/>
      <w:marTop w:val="0"/>
      <w:marBottom w:val="0"/>
      <w:divBdr>
        <w:top w:val="none" w:sz="0" w:space="0" w:color="auto"/>
        <w:left w:val="none" w:sz="0" w:space="0" w:color="auto"/>
        <w:bottom w:val="none" w:sz="0" w:space="0" w:color="auto"/>
        <w:right w:val="none" w:sz="0" w:space="0" w:color="auto"/>
      </w:divBdr>
    </w:div>
    <w:div w:id="898442053">
      <w:bodyDiv w:val="1"/>
      <w:marLeft w:val="0"/>
      <w:marRight w:val="0"/>
      <w:marTop w:val="0"/>
      <w:marBottom w:val="0"/>
      <w:divBdr>
        <w:top w:val="none" w:sz="0" w:space="0" w:color="auto"/>
        <w:left w:val="none" w:sz="0" w:space="0" w:color="auto"/>
        <w:bottom w:val="none" w:sz="0" w:space="0" w:color="auto"/>
        <w:right w:val="none" w:sz="0" w:space="0" w:color="auto"/>
      </w:divBdr>
    </w:div>
    <w:div w:id="898590870">
      <w:bodyDiv w:val="1"/>
      <w:marLeft w:val="0"/>
      <w:marRight w:val="0"/>
      <w:marTop w:val="0"/>
      <w:marBottom w:val="0"/>
      <w:divBdr>
        <w:top w:val="none" w:sz="0" w:space="0" w:color="auto"/>
        <w:left w:val="none" w:sz="0" w:space="0" w:color="auto"/>
        <w:bottom w:val="none" w:sz="0" w:space="0" w:color="auto"/>
        <w:right w:val="none" w:sz="0" w:space="0" w:color="auto"/>
      </w:divBdr>
    </w:div>
    <w:div w:id="898633250">
      <w:bodyDiv w:val="1"/>
      <w:marLeft w:val="0"/>
      <w:marRight w:val="0"/>
      <w:marTop w:val="0"/>
      <w:marBottom w:val="0"/>
      <w:divBdr>
        <w:top w:val="none" w:sz="0" w:space="0" w:color="auto"/>
        <w:left w:val="none" w:sz="0" w:space="0" w:color="auto"/>
        <w:bottom w:val="none" w:sz="0" w:space="0" w:color="auto"/>
        <w:right w:val="none" w:sz="0" w:space="0" w:color="auto"/>
      </w:divBdr>
    </w:div>
    <w:div w:id="898713031">
      <w:bodyDiv w:val="1"/>
      <w:marLeft w:val="0"/>
      <w:marRight w:val="0"/>
      <w:marTop w:val="0"/>
      <w:marBottom w:val="0"/>
      <w:divBdr>
        <w:top w:val="none" w:sz="0" w:space="0" w:color="auto"/>
        <w:left w:val="none" w:sz="0" w:space="0" w:color="auto"/>
        <w:bottom w:val="none" w:sz="0" w:space="0" w:color="auto"/>
        <w:right w:val="none" w:sz="0" w:space="0" w:color="auto"/>
      </w:divBdr>
    </w:div>
    <w:div w:id="899485449">
      <w:bodyDiv w:val="1"/>
      <w:marLeft w:val="0"/>
      <w:marRight w:val="0"/>
      <w:marTop w:val="0"/>
      <w:marBottom w:val="0"/>
      <w:divBdr>
        <w:top w:val="none" w:sz="0" w:space="0" w:color="auto"/>
        <w:left w:val="none" w:sz="0" w:space="0" w:color="auto"/>
        <w:bottom w:val="none" w:sz="0" w:space="0" w:color="auto"/>
        <w:right w:val="none" w:sz="0" w:space="0" w:color="auto"/>
      </w:divBdr>
    </w:div>
    <w:div w:id="899487269">
      <w:bodyDiv w:val="1"/>
      <w:marLeft w:val="0"/>
      <w:marRight w:val="0"/>
      <w:marTop w:val="0"/>
      <w:marBottom w:val="0"/>
      <w:divBdr>
        <w:top w:val="none" w:sz="0" w:space="0" w:color="auto"/>
        <w:left w:val="none" w:sz="0" w:space="0" w:color="auto"/>
        <w:bottom w:val="none" w:sz="0" w:space="0" w:color="auto"/>
        <w:right w:val="none" w:sz="0" w:space="0" w:color="auto"/>
      </w:divBdr>
    </w:div>
    <w:div w:id="899512584">
      <w:bodyDiv w:val="1"/>
      <w:marLeft w:val="0"/>
      <w:marRight w:val="0"/>
      <w:marTop w:val="0"/>
      <w:marBottom w:val="0"/>
      <w:divBdr>
        <w:top w:val="none" w:sz="0" w:space="0" w:color="auto"/>
        <w:left w:val="none" w:sz="0" w:space="0" w:color="auto"/>
        <w:bottom w:val="none" w:sz="0" w:space="0" w:color="auto"/>
        <w:right w:val="none" w:sz="0" w:space="0" w:color="auto"/>
      </w:divBdr>
    </w:div>
    <w:div w:id="899554991">
      <w:bodyDiv w:val="1"/>
      <w:marLeft w:val="0"/>
      <w:marRight w:val="0"/>
      <w:marTop w:val="0"/>
      <w:marBottom w:val="0"/>
      <w:divBdr>
        <w:top w:val="none" w:sz="0" w:space="0" w:color="auto"/>
        <w:left w:val="none" w:sz="0" w:space="0" w:color="auto"/>
        <w:bottom w:val="none" w:sz="0" w:space="0" w:color="auto"/>
        <w:right w:val="none" w:sz="0" w:space="0" w:color="auto"/>
      </w:divBdr>
    </w:div>
    <w:div w:id="899635709">
      <w:bodyDiv w:val="1"/>
      <w:marLeft w:val="0"/>
      <w:marRight w:val="0"/>
      <w:marTop w:val="0"/>
      <w:marBottom w:val="0"/>
      <w:divBdr>
        <w:top w:val="none" w:sz="0" w:space="0" w:color="auto"/>
        <w:left w:val="none" w:sz="0" w:space="0" w:color="auto"/>
        <w:bottom w:val="none" w:sz="0" w:space="0" w:color="auto"/>
        <w:right w:val="none" w:sz="0" w:space="0" w:color="auto"/>
      </w:divBdr>
    </w:div>
    <w:div w:id="900410617">
      <w:bodyDiv w:val="1"/>
      <w:marLeft w:val="0"/>
      <w:marRight w:val="0"/>
      <w:marTop w:val="0"/>
      <w:marBottom w:val="0"/>
      <w:divBdr>
        <w:top w:val="none" w:sz="0" w:space="0" w:color="auto"/>
        <w:left w:val="none" w:sz="0" w:space="0" w:color="auto"/>
        <w:bottom w:val="none" w:sz="0" w:space="0" w:color="auto"/>
        <w:right w:val="none" w:sz="0" w:space="0" w:color="auto"/>
      </w:divBdr>
    </w:div>
    <w:div w:id="900871656">
      <w:bodyDiv w:val="1"/>
      <w:marLeft w:val="0"/>
      <w:marRight w:val="0"/>
      <w:marTop w:val="0"/>
      <w:marBottom w:val="0"/>
      <w:divBdr>
        <w:top w:val="none" w:sz="0" w:space="0" w:color="auto"/>
        <w:left w:val="none" w:sz="0" w:space="0" w:color="auto"/>
        <w:bottom w:val="none" w:sz="0" w:space="0" w:color="auto"/>
        <w:right w:val="none" w:sz="0" w:space="0" w:color="auto"/>
      </w:divBdr>
    </w:div>
    <w:div w:id="901019918">
      <w:bodyDiv w:val="1"/>
      <w:marLeft w:val="0"/>
      <w:marRight w:val="0"/>
      <w:marTop w:val="0"/>
      <w:marBottom w:val="0"/>
      <w:divBdr>
        <w:top w:val="none" w:sz="0" w:space="0" w:color="auto"/>
        <w:left w:val="none" w:sz="0" w:space="0" w:color="auto"/>
        <w:bottom w:val="none" w:sz="0" w:space="0" w:color="auto"/>
        <w:right w:val="none" w:sz="0" w:space="0" w:color="auto"/>
      </w:divBdr>
    </w:div>
    <w:div w:id="901063506">
      <w:bodyDiv w:val="1"/>
      <w:marLeft w:val="0"/>
      <w:marRight w:val="0"/>
      <w:marTop w:val="0"/>
      <w:marBottom w:val="0"/>
      <w:divBdr>
        <w:top w:val="none" w:sz="0" w:space="0" w:color="auto"/>
        <w:left w:val="none" w:sz="0" w:space="0" w:color="auto"/>
        <w:bottom w:val="none" w:sz="0" w:space="0" w:color="auto"/>
        <w:right w:val="none" w:sz="0" w:space="0" w:color="auto"/>
      </w:divBdr>
    </w:div>
    <w:div w:id="901140746">
      <w:bodyDiv w:val="1"/>
      <w:marLeft w:val="0"/>
      <w:marRight w:val="0"/>
      <w:marTop w:val="0"/>
      <w:marBottom w:val="0"/>
      <w:divBdr>
        <w:top w:val="none" w:sz="0" w:space="0" w:color="auto"/>
        <w:left w:val="none" w:sz="0" w:space="0" w:color="auto"/>
        <w:bottom w:val="none" w:sz="0" w:space="0" w:color="auto"/>
        <w:right w:val="none" w:sz="0" w:space="0" w:color="auto"/>
      </w:divBdr>
    </w:div>
    <w:div w:id="901404920">
      <w:bodyDiv w:val="1"/>
      <w:marLeft w:val="0"/>
      <w:marRight w:val="0"/>
      <w:marTop w:val="0"/>
      <w:marBottom w:val="0"/>
      <w:divBdr>
        <w:top w:val="none" w:sz="0" w:space="0" w:color="auto"/>
        <w:left w:val="none" w:sz="0" w:space="0" w:color="auto"/>
        <w:bottom w:val="none" w:sz="0" w:space="0" w:color="auto"/>
        <w:right w:val="none" w:sz="0" w:space="0" w:color="auto"/>
      </w:divBdr>
    </w:div>
    <w:div w:id="901597482">
      <w:bodyDiv w:val="1"/>
      <w:marLeft w:val="0"/>
      <w:marRight w:val="0"/>
      <w:marTop w:val="0"/>
      <w:marBottom w:val="0"/>
      <w:divBdr>
        <w:top w:val="none" w:sz="0" w:space="0" w:color="auto"/>
        <w:left w:val="none" w:sz="0" w:space="0" w:color="auto"/>
        <w:bottom w:val="none" w:sz="0" w:space="0" w:color="auto"/>
        <w:right w:val="none" w:sz="0" w:space="0" w:color="auto"/>
      </w:divBdr>
    </w:div>
    <w:div w:id="901598070">
      <w:bodyDiv w:val="1"/>
      <w:marLeft w:val="0"/>
      <w:marRight w:val="0"/>
      <w:marTop w:val="0"/>
      <w:marBottom w:val="0"/>
      <w:divBdr>
        <w:top w:val="none" w:sz="0" w:space="0" w:color="auto"/>
        <w:left w:val="none" w:sz="0" w:space="0" w:color="auto"/>
        <w:bottom w:val="none" w:sz="0" w:space="0" w:color="auto"/>
        <w:right w:val="none" w:sz="0" w:space="0" w:color="auto"/>
      </w:divBdr>
    </w:div>
    <w:div w:id="901717453">
      <w:bodyDiv w:val="1"/>
      <w:marLeft w:val="0"/>
      <w:marRight w:val="0"/>
      <w:marTop w:val="0"/>
      <w:marBottom w:val="0"/>
      <w:divBdr>
        <w:top w:val="none" w:sz="0" w:space="0" w:color="auto"/>
        <w:left w:val="none" w:sz="0" w:space="0" w:color="auto"/>
        <w:bottom w:val="none" w:sz="0" w:space="0" w:color="auto"/>
        <w:right w:val="none" w:sz="0" w:space="0" w:color="auto"/>
      </w:divBdr>
    </w:div>
    <w:div w:id="901793821">
      <w:bodyDiv w:val="1"/>
      <w:marLeft w:val="0"/>
      <w:marRight w:val="0"/>
      <w:marTop w:val="0"/>
      <w:marBottom w:val="0"/>
      <w:divBdr>
        <w:top w:val="none" w:sz="0" w:space="0" w:color="auto"/>
        <w:left w:val="none" w:sz="0" w:space="0" w:color="auto"/>
        <w:bottom w:val="none" w:sz="0" w:space="0" w:color="auto"/>
        <w:right w:val="none" w:sz="0" w:space="0" w:color="auto"/>
      </w:divBdr>
    </w:div>
    <w:div w:id="901796707">
      <w:bodyDiv w:val="1"/>
      <w:marLeft w:val="0"/>
      <w:marRight w:val="0"/>
      <w:marTop w:val="0"/>
      <w:marBottom w:val="0"/>
      <w:divBdr>
        <w:top w:val="none" w:sz="0" w:space="0" w:color="auto"/>
        <w:left w:val="none" w:sz="0" w:space="0" w:color="auto"/>
        <w:bottom w:val="none" w:sz="0" w:space="0" w:color="auto"/>
        <w:right w:val="none" w:sz="0" w:space="0" w:color="auto"/>
      </w:divBdr>
    </w:div>
    <w:div w:id="901864809">
      <w:bodyDiv w:val="1"/>
      <w:marLeft w:val="0"/>
      <w:marRight w:val="0"/>
      <w:marTop w:val="0"/>
      <w:marBottom w:val="0"/>
      <w:divBdr>
        <w:top w:val="none" w:sz="0" w:space="0" w:color="auto"/>
        <w:left w:val="none" w:sz="0" w:space="0" w:color="auto"/>
        <w:bottom w:val="none" w:sz="0" w:space="0" w:color="auto"/>
        <w:right w:val="none" w:sz="0" w:space="0" w:color="auto"/>
      </w:divBdr>
    </w:div>
    <w:div w:id="902250687">
      <w:bodyDiv w:val="1"/>
      <w:marLeft w:val="0"/>
      <w:marRight w:val="0"/>
      <w:marTop w:val="0"/>
      <w:marBottom w:val="0"/>
      <w:divBdr>
        <w:top w:val="none" w:sz="0" w:space="0" w:color="auto"/>
        <w:left w:val="none" w:sz="0" w:space="0" w:color="auto"/>
        <w:bottom w:val="none" w:sz="0" w:space="0" w:color="auto"/>
        <w:right w:val="none" w:sz="0" w:space="0" w:color="auto"/>
      </w:divBdr>
    </w:div>
    <w:div w:id="902251553">
      <w:bodyDiv w:val="1"/>
      <w:marLeft w:val="0"/>
      <w:marRight w:val="0"/>
      <w:marTop w:val="0"/>
      <w:marBottom w:val="0"/>
      <w:divBdr>
        <w:top w:val="none" w:sz="0" w:space="0" w:color="auto"/>
        <w:left w:val="none" w:sz="0" w:space="0" w:color="auto"/>
        <w:bottom w:val="none" w:sz="0" w:space="0" w:color="auto"/>
        <w:right w:val="none" w:sz="0" w:space="0" w:color="auto"/>
      </w:divBdr>
    </w:div>
    <w:div w:id="902300745">
      <w:bodyDiv w:val="1"/>
      <w:marLeft w:val="0"/>
      <w:marRight w:val="0"/>
      <w:marTop w:val="0"/>
      <w:marBottom w:val="0"/>
      <w:divBdr>
        <w:top w:val="none" w:sz="0" w:space="0" w:color="auto"/>
        <w:left w:val="none" w:sz="0" w:space="0" w:color="auto"/>
        <w:bottom w:val="none" w:sz="0" w:space="0" w:color="auto"/>
        <w:right w:val="none" w:sz="0" w:space="0" w:color="auto"/>
      </w:divBdr>
    </w:div>
    <w:div w:id="902331856">
      <w:bodyDiv w:val="1"/>
      <w:marLeft w:val="0"/>
      <w:marRight w:val="0"/>
      <w:marTop w:val="0"/>
      <w:marBottom w:val="0"/>
      <w:divBdr>
        <w:top w:val="none" w:sz="0" w:space="0" w:color="auto"/>
        <w:left w:val="none" w:sz="0" w:space="0" w:color="auto"/>
        <w:bottom w:val="none" w:sz="0" w:space="0" w:color="auto"/>
        <w:right w:val="none" w:sz="0" w:space="0" w:color="auto"/>
      </w:divBdr>
    </w:div>
    <w:div w:id="902375936">
      <w:bodyDiv w:val="1"/>
      <w:marLeft w:val="0"/>
      <w:marRight w:val="0"/>
      <w:marTop w:val="0"/>
      <w:marBottom w:val="0"/>
      <w:divBdr>
        <w:top w:val="none" w:sz="0" w:space="0" w:color="auto"/>
        <w:left w:val="none" w:sz="0" w:space="0" w:color="auto"/>
        <w:bottom w:val="none" w:sz="0" w:space="0" w:color="auto"/>
        <w:right w:val="none" w:sz="0" w:space="0" w:color="auto"/>
      </w:divBdr>
    </w:div>
    <w:div w:id="902639062">
      <w:bodyDiv w:val="1"/>
      <w:marLeft w:val="0"/>
      <w:marRight w:val="0"/>
      <w:marTop w:val="0"/>
      <w:marBottom w:val="0"/>
      <w:divBdr>
        <w:top w:val="none" w:sz="0" w:space="0" w:color="auto"/>
        <w:left w:val="none" w:sz="0" w:space="0" w:color="auto"/>
        <w:bottom w:val="none" w:sz="0" w:space="0" w:color="auto"/>
        <w:right w:val="none" w:sz="0" w:space="0" w:color="auto"/>
      </w:divBdr>
    </w:div>
    <w:div w:id="902640283">
      <w:bodyDiv w:val="1"/>
      <w:marLeft w:val="0"/>
      <w:marRight w:val="0"/>
      <w:marTop w:val="0"/>
      <w:marBottom w:val="0"/>
      <w:divBdr>
        <w:top w:val="none" w:sz="0" w:space="0" w:color="auto"/>
        <w:left w:val="none" w:sz="0" w:space="0" w:color="auto"/>
        <w:bottom w:val="none" w:sz="0" w:space="0" w:color="auto"/>
        <w:right w:val="none" w:sz="0" w:space="0" w:color="auto"/>
      </w:divBdr>
    </w:div>
    <w:div w:id="902761073">
      <w:bodyDiv w:val="1"/>
      <w:marLeft w:val="0"/>
      <w:marRight w:val="0"/>
      <w:marTop w:val="0"/>
      <w:marBottom w:val="0"/>
      <w:divBdr>
        <w:top w:val="none" w:sz="0" w:space="0" w:color="auto"/>
        <w:left w:val="none" w:sz="0" w:space="0" w:color="auto"/>
        <w:bottom w:val="none" w:sz="0" w:space="0" w:color="auto"/>
        <w:right w:val="none" w:sz="0" w:space="0" w:color="auto"/>
      </w:divBdr>
    </w:div>
    <w:div w:id="903099040">
      <w:bodyDiv w:val="1"/>
      <w:marLeft w:val="0"/>
      <w:marRight w:val="0"/>
      <w:marTop w:val="0"/>
      <w:marBottom w:val="0"/>
      <w:divBdr>
        <w:top w:val="none" w:sz="0" w:space="0" w:color="auto"/>
        <w:left w:val="none" w:sz="0" w:space="0" w:color="auto"/>
        <w:bottom w:val="none" w:sz="0" w:space="0" w:color="auto"/>
        <w:right w:val="none" w:sz="0" w:space="0" w:color="auto"/>
      </w:divBdr>
    </w:div>
    <w:div w:id="903755331">
      <w:bodyDiv w:val="1"/>
      <w:marLeft w:val="0"/>
      <w:marRight w:val="0"/>
      <w:marTop w:val="0"/>
      <w:marBottom w:val="0"/>
      <w:divBdr>
        <w:top w:val="none" w:sz="0" w:space="0" w:color="auto"/>
        <w:left w:val="none" w:sz="0" w:space="0" w:color="auto"/>
        <w:bottom w:val="none" w:sz="0" w:space="0" w:color="auto"/>
        <w:right w:val="none" w:sz="0" w:space="0" w:color="auto"/>
      </w:divBdr>
    </w:div>
    <w:div w:id="904101435">
      <w:bodyDiv w:val="1"/>
      <w:marLeft w:val="0"/>
      <w:marRight w:val="0"/>
      <w:marTop w:val="0"/>
      <w:marBottom w:val="0"/>
      <w:divBdr>
        <w:top w:val="none" w:sz="0" w:space="0" w:color="auto"/>
        <w:left w:val="none" w:sz="0" w:space="0" w:color="auto"/>
        <w:bottom w:val="none" w:sz="0" w:space="0" w:color="auto"/>
        <w:right w:val="none" w:sz="0" w:space="0" w:color="auto"/>
      </w:divBdr>
    </w:div>
    <w:div w:id="904295426">
      <w:bodyDiv w:val="1"/>
      <w:marLeft w:val="0"/>
      <w:marRight w:val="0"/>
      <w:marTop w:val="0"/>
      <w:marBottom w:val="0"/>
      <w:divBdr>
        <w:top w:val="none" w:sz="0" w:space="0" w:color="auto"/>
        <w:left w:val="none" w:sz="0" w:space="0" w:color="auto"/>
        <w:bottom w:val="none" w:sz="0" w:space="0" w:color="auto"/>
        <w:right w:val="none" w:sz="0" w:space="0" w:color="auto"/>
      </w:divBdr>
    </w:div>
    <w:div w:id="904296511">
      <w:bodyDiv w:val="1"/>
      <w:marLeft w:val="0"/>
      <w:marRight w:val="0"/>
      <w:marTop w:val="0"/>
      <w:marBottom w:val="0"/>
      <w:divBdr>
        <w:top w:val="none" w:sz="0" w:space="0" w:color="auto"/>
        <w:left w:val="none" w:sz="0" w:space="0" w:color="auto"/>
        <w:bottom w:val="none" w:sz="0" w:space="0" w:color="auto"/>
        <w:right w:val="none" w:sz="0" w:space="0" w:color="auto"/>
      </w:divBdr>
    </w:div>
    <w:div w:id="904611080">
      <w:bodyDiv w:val="1"/>
      <w:marLeft w:val="0"/>
      <w:marRight w:val="0"/>
      <w:marTop w:val="0"/>
      <w:marBottom w:val="0"/>
      <w:divBdr>
        <w:top w:val="none" w:sz="0" w:space="0" w:color="auto"/>
        <w:left w:val="none" w:sz="0" w:space="0" w:color="auto"/>
        <w:bottom w:val="none" w:sz="0" w:space="0" w:color="auto"/>
        <w:right w:val="none" w:sz="0" w:space="0" w:color="auto"/>
      </w:divBdr>
    </w:div>
    <w:div w:id="904797988">
      <w:bodyDiv w:val="1"/>
      <w:marLeft w:val="0"/>
      <w:marRight w:val="0"/>
      <w:marTop w:val="0"/>
      <w:marBottom w:val="0"/>
      <w:divBdr>
        <w:top w:val="none" w:sz="0" w:space="0" w:color="auto"/>
        <w:left w:val="none" w:sz="0" w:space="0" w:color="auto"/>
        <w:bottom w:val="none" w:sz="0" w:space="0" w:color="auto"/>
        <w:right w:val="none" w:sz="0" w:space="0" w:color="auto"/>
      </w:divBdr>
    </w:div>
    <w:div w:id="904873032">
      <w:bodyDiv w:val="1"/>
      <w:marLeft w:val="0"/>
      <w:marRight w:val="0"/>
      <w:marTop w:val="0"/>
      <w:marBottom w:val="0"/>
      <w:divBdr>
        <w:top w:val="none" w:sz="0" w:space="0" w:color="auto"/>
        <w:left w:val="none" w:sz="0" w:space="0" w:color="auto"/>
        <w:bottom w:val="none" w:sz="0" w:space="0" w:color="auto"/>
        <w:right w:val="none" w:sz="0" w:space="0" w:color="auto"/>
      </w:divBdr>
    </w:div>
    <w:div w:id="904922366">
      <w:bodyDiv w:val="1"/>
      <w:marLeft w:val="0"/>
      <w:marRight w:val="0"/>
      <w:marTop w:val="0"/>
      <w:marBottom w:val="0"/>
      <w:divBdr>
        <w:top w:val="none" w:sz="0" w:space="0" w:color="auto"/>
        <w:left w:val="none" w:sz="0" w:space="0" w:color="auto"/>
        <w:bottom w:val="none" w:sz="0" w:space="0" w:color="auto"/>
        <w:right w:val="none" w:sz="0" w:space="0" w:color="auto"/>
      </w:divBdr>
    </w:div>
    <w:div w:id="904949951">
      <w:bodyDiv w:val="1"/>
      <w:marLeft w:val="0"/>
      <w:marRight w:val="0"/>
      <w:marTop w:val="0"/>
      <w:marBottom w:val="0"/>
      <w:divBdr>
        <w:top w:val="none" w:sz="0" w:space="0" w:color="auto"/>
        <w:left w:val="none" w:sz="0" w:space="0" w:color="auto"/>
        <w:bottom w:val="none" w:sz="0" w:space="0" w:color="auto"/>
        <w:right w:val="none" w:sz="0" w:space="0" w:color="auto"/>
      </w:divBdr>
    </w:div>
    <w:div w:id="905257791">
      <w:bodyDiv w:val="1"/>
      <w:marLeft w:val="0"/>
      <w:marRight w:val="0"/>
      <w:marTop w:val="0"/>
      <w:marBottom w:val="0"/>
      <w:divBdr>
        <w:top w:val="none" w:sz="0" w:space="0" w:color="auto"/>
        <w:left w:val="none" w:sz="0" w:space="0" w:color="auto"/>
        <w:bottom w:val="none" w:sz="0" w:space="0" w:color="auto"/>
        <w:right w:val="none" w:sz="0" w:space="0" w:color="auto"/>
      </w:divBdr>
    </w:div>
    <w:div w:id="905262365">
      <w:bodyDiv w:val="1"/>
      <w:marLeft w:val="0"/>
      <w:marRight w:val="0"/>
      <w:marTop w:val="0"/>
      <w:marBottom w:val="0"/>
      <w:divBdr>
        <w:top w:val="none" w:sz="0" w:space="0" w:color="auto"/>
        <w:left w:val="none" w:sz="0" w:space="0" w:color="auto"/>
        <w:bottom w:val="none" w:sz="0" w:space="0" w:color="auto"/>
        <w:right w:val="none" w:sz="0" w:space="0" w:color="auto"/>
      </w:divBdr>
    </w:div>
    <w:div w:id="905527607">
      <w:bodyDiv w:val="1"/>
      <w:marLeft w:val="0"/>
      <w:marRight w:val="0"/>
      <w:marTop w:val="0"/>
      <w:marBottom w:val="0"/>
      <w:divBdr>
        <w:top w:val="none" w:sz="0" w:space="0" w:color="auto"/>
        <w:left w:val="none" w:sz="0" w:space="0" w:color="auto"/>
        <w:bottom w:val="none" w:sz="0" w:space="0" w:color="auto"/>
        <w:right w:val="none" w:sz="0" w:space="0" w:color="auto"/>
      </w:divBdr>
    </w:div>
    <w:div w:id="905606216">
      <w:bodyDiv w:val="1"/>
      <w:marLeft w:val="0"/>
      <w:marRight w:val="0"/>
      <w:marTop w:val="0"/>
      <w:marBottom w:val="0"/>
      <w:divBdr>
        <w:top w:val="none" w:sz="0" w:space="0" w:color="auto"/>
        <w:left w:val="none" w:sz="0" w:space="0" w:color="auto"/>
        <w:bottom w:val="none" w:sz="0" w:space="0" w:color="auto"/>
        <w:right w:val="none" w:sz="0" w:space="0" w:color="auto"/>
      </w:divBdr>
    </w:div>
    <w:div w:id="905845624">
      <w:bodyDiv w:val="1"/>
      <w:marLeft w:val="0"/>
      <w:marRight w:val="0"/>
      <w:marTop w:val="0"/>
      <w:marBottom w:val="0"/>
      <w:divBdr>
        <w:top w:val="none" w:sz="0" w:space="0" w:color="auto"/>
        <w:left w:val="none" w:sz="0" w:space="0" w:color="auto"/>
        <w:bottom w:val="none" w:sz="0" w:space="0" w:color="auto"/>
        <w:right w:val="none" w:sz="0" w:space="0" w:color="auto"/>
      </w:divBdr>
    </w:div>
    <w:div w:id="905989039">
      <w:bodyDiv w:val="1"/>
      <w:marLeft w:val="0"/>
      <w:marRight w:val="0"/>
      <w:marTop w:val="0"/>
      <w:marBottom w:val="0"/>
      <w:divBdr>
        <w:top w:val="none" w:sz="0" w:space="0" w:color="auto"/>
        <w:left w:val="none" w:sz="0" w:space="0" w:color="auto"/>
        <w:bottom w:val="none" w:sz="0" w:space="0" w:color="auto"/>
        <w:right w:val="none" w:sz="0" w:space="0" w:color="auto"/>
      </w:divBdr>
    </w:div>
    <w:div w:id="906113839">
      <w:bodyDiv w:val="1"/>
      <w:marLeft w:val="0"/>
      <w:marRight w:val="0"/>
      <w:marTop w:val="0"/>
      <w:marBottom w:val="0"/>
      <w:divBdr>
        <w:top w:val="none" w:sz="0" w:space="0" w:color="auto"/>
        <w:left w:val="none" w:sz="0" w:space="0" w:color="auto"/>
        <w:bottom w:val="none" w:sz="0" w:space="0" w:color="auto"/>
        <w:right w:val="none" w:sz="0" w:space="0" w:color="auto"/>
      </w:divBdr>
    </w:div>
    <w:div w:id="906186136">
      <w:bodyDiv w:val="1"/>
      <w:marLeft w:val="0"/>
      <w:marRight w:val="0"/>
      <w:marTop w:val="0"/>
      <w:marBottom w:val="0"/>
      <w:divBdr>
        <w:top w:val="none" w:sz="0" w:space="0" w:color="auto"/>
        <w:left w:val="none" w:sz="0" w:space="0" w:color="auto"/>
        <w:bottom w:val="none" w:sz="0" w:space="0" w:color="auto"/>
        <w:right w:val="none" w:sz="0" w:space="0" w:color="auto"/>
      </w:divBdr>
    </w:div>
    <w:div w:id="906307386">
      <w:bodyDiv w:val="1"/>
      <w:marLeft w:val="0"/>
      <w:marRight w:val="0"/>
      <w:marTop w:val="0"/>
      <w:marBottom w:val="0"/>
      <w:divBdr>
        <w:top w:val="none" w:sz="0" w:space="0" w:color="auto"/>
        <w:left w:val="none" w:sz="0" w:space="0" w:color="auto"/>
        <w:bottom w:val="none" w:sz="0" w:space="0" w:color="auto"/>
        <w:right w:val="none" w:sz="0" w:space="0" w:color="auto"/>
      </w:divBdr>
    </w:div>
    <w:div w:id="906382880">
      <w:bodyDiv w:val="1"/>
      <w:marLeft w:val="0"/>
      <w:marRight w:val="0"/>
      <w:marTop w:val="0"/>
      <w:marBottom w:val="0"/>
      <w:divBdr>
        <w:top w:val="none" w:sz="0" w:space="0" w:color="auto"/>
        <w:left w:val="none" w:sz="0" w:space="0" w:color="auto"/>
        <w:bottom w:val="none" w:sz="0" w:space="0" w:color="auto"/>
        <w:right w:val="none" w:sz="0" w:space="0" w:color="auto"/>
      </w:divBdr>
    </w:div>
    <w:div w:id="906572284">
      <w:bodyDiv w:val="1"/>
      <w:marLeft w:val="0"/>
      <w:marRight w:val="0"/>
      <w:marTop w:val="0"/>
      <w:marBottom w:val="0"/>
      <w:divBdr>
        <w:top w:val="none" w:sz="0" w:space="0" w:color="auto"/>
        <w:left w:val="none" w:sz="0" w:space="0" w:color="auto"/>
        <w:bottom w:val="none" w:sz="0" w:space="0" w:color="auto"/>
        <w:right w:val="none" w:sz="0" w:space="0" w:color="auto"/>
      </w:divBdr>
    </w:div>
    <w:div w:id="906769666">
      <w:bodyDiv w:val="1"/>
      <w:marLeft w:val="0"/>
      <w:marRight w:val="0"/>
      <w:marTop w:val="0"/>
      <w:marBottom w:val="0"/>
      <w:divBdr>
        <w:top w:val="none" w:sz="0" w:space="0" w:color="auto"/>
        <w:left w:val="none" w:sz="0" w:space="0" w:color="auto"/>
        <w:bottom w:val="none" w:sz="0" w:space="0" w:color="auto"/>
        <w:right w:val="none" w:sz="0" w:space="0" w:color="auto"/>
      </w:divBdr>
    </w:div>
    <w:div w:id="906837861">
      <w:bodyDiv w:val="1"/>
      <w:marLeft w:val="0"/>
      <w:marRight w:val="0"/>
      <w:marTop w:val="0"/>
      <w:marBottom w:val="0"/>
      <w:divBdr>
        <w:top w:val="none" w:sz="0" w:space="0" w:color="auto"/>
        <w:left w:val="none" w:sz="0" w:space="0" w:color="auto"/>
        <w:bottom w:val="none" w:sz="0" w:space="0" w:color="auto"/>
        <w:right w:val="none" w:sz="0" w:space="0" w:color="auto"/>
      </w:divBdr>
    </w:div>
    <w:div w:id="906841918">
      <w:bodyDiv w:val="1"/>
      <w:marLeft w:val="0"/>
      <w:marRight w:val="0"/>
      <w:marTop w:val="0"/>
      <w:marBottom w:val="0"/>
      <w:divBdr>
        <w:top w:val="none" w:sz="0" w:space="0" w:color="auto"/>
        <w:left w:val="none" w:sz="0" w:space="0" w:color="auto"/>
        <w:bottom w:val="none" w:sz="0" w:space="0" w:color="auto"/>
        <w:right w:val="none" w:sz="0" w:space="0" w:color="auto"/>
      </w:divBdr>
    </w:div>
    <w:div w:id="906888896">
      <w:bodyDiv w:val="1"/>
      <w:marLeft w:val="0"/>
      <w:marRight w:val="0"/>
      <w:marTop w:val="0"/>
      <w:marBottom w:val="0"/>
      <w:divBdr>
        <w:top w:val="none" w:sz="0" w:space="0" w:color="auto"/>
        <w:left w:val="none" w:sz="0" w:space="0" w:color="auto"/>
        <w:bottom w:val="none" w:sz="0" w:space="0" w:color="auto"/>
        <w:right w:val="none" w:sz="0" w:space="0" w:color="auto"/>
      </w:divBdr>
    </w:div>
    <w:div w:id="906919236">
      <w:bodyDiv w:val="1"/>
      <w:marLeft w:val="0"/>
      <w:marRight w:val="0"/>
      <w:marTop w:val="0"/>
      <w:marBottom w:val="0"/>
      <w:divBdr>
        <w:top w:val="none" w:sz="0" w:space="0" w:color="auto"/>
        <w:left w:val="none" w:sz="0" w:space="0" w:color="auto"/>
        <w:bottom w:val="none" w:sz="0" w:space="0" w:color="auto"/>
        <w:right w:val="none" w:sz="0" w:space="0" w:color="auto"/>
      </w:divBdr>
    </w:div>
    <w:div w:id="906957326">
      <w:bodyDiv w:val="1"/>
      <w:marLeft w:val="0"/>
      <w:marRight w:val="0"/>
      <w:marTop w:val="0"/>
      <w:marBottom w:val="0"/>
      <w:divBdr>
        <w:top w:val="none" w:sz="0" w:space="0" w:color="auto"/>
        <w:left w:val="none" w:sz="0" w:space="0" w:color="auto"/>
        <w:bottom w:val="none" w:sz="0" w:space="0" w:color="auto"/>
        <w:right w:val="none" w:sz="0" w:space="0" w:color="auto"/>
      </w:divBdr>
    </w:div>
    <w:div w:id="907036238">
      <w:bodyDiv w:val="1"/>
      <w:marLeft w:val="0"/>
      <w:marRight w:val="0"/>
      <w:marTop w:val="0"/>
      <w:marBottom w:val="0"/>
      <w:divBdr>
        <w:top w:val="none" w:sz="0" w:space="0" w:color="auto"/>
        <w:left w:val="none" w:sz="0" w:space="0" w:color="auto"/>
        <w:bottom w:val="none" w:sz="0" w:space="0" w:color="auto"/>
        <w:right w:val="none" w:sz="0" w:space="0" w:color="auto"/>
      </w:divBdr>
    </w:div>
    <w:div w:id="907038099">
      <w:bodyDiv w:val="1"/>
      <w:marLeft w:val="0"/>
      <w:marRight w:val="0"/>
      <w:marTop w:val="0"/>
      <w:marBottom w:val="0"/>
      <w:divBdr>
        <w:top w:val="none" w:sz="0" w:space="0" w:color="auto"/>
        <w:left w:val="none" w:sz="0" w:space="0" w:color="auto"/>
        <w:bottom w:val="none" w:sz="0" w:space="0" w:color="auto"/>
        <w:right w:val="none" w:sz="0" w:space="0" w:color="auto"/>
      </w:divBdr>
    </w:div>
    <w:div w:id="907107443">
      <w:bodyDiv w:val="1"/>
      <w:marLeft w:val="0"/>
      <w:marRight w:val="0"/>
      <w:marTop w:val="0"/>
      <w:marBottom w:val="0"/>
      <w:divBdr>
        <w:top w:val="none" w:sz="0" w:space="0" w:color="auto"/>
        <w:left w:val="none" w:sz="0" w:space="0" w:color="auto"/>
        <w:bottom w:val="none" w:sz="0" w:space="0" w:color="auto"/>
        <w:right w:val="none" w:sz="0" w:space="0" w:color="auto"/>
      </w:divBdr>
    </w:div>
    <w:div w:id="907152925">
      <w:bodyDiv w:val="1"/>
      <w:marLeft w:val="0"/>
      <w:marRight w:val="0"/>
      <w:marTop w:val="0"/>
      <w:marBottom w:val="0"/>
      <w:divBdr>
        <w:top w:val="none" w:sz="0" w:space="0" w:color="auto"/>
        <w:left w:val="none" w:sz="0" w:space="0" w:color="auto"/>
        <w:bottom w:val="none" w:sz="0" w:space="0" w:color="auto"/>
        <w:right w:val="none" w:sz="0" w:space="0" w:color="auto"/>
      </w:divBdr>
    </w:div>
    <w:div w:id="907418773">
      <w:bodyDiv w:val="1"/>
      <w:marLeft w:val="0"/>
      <w:marRight w:val="0"/>
      <w:marTop w:val="0"/>
      <w:marBottom w:val="0"/>
      <w:divBdr>
        <w:top w:val="none" w:sz="0" w:space="0" w:color="auto"/>
        <w:left w:val="none" w:sz="0" w:space="0" w:color="auto"/>
        <w:bottom w:val="none" w:sz="0" w:space="0" w:color="auto"/>
        <w:right w:val="none" w:sz="0" w:space="0" w:color="auto"/>
      </w:divBdr>
    </w:div>
    <w:div w:id="907425137">
      <w:bodyDiv w:val="1"/>
      <w:marLeft w:val="0"/>
      <w:marRight w:val="0"/>
      <w:marTop w:val="0"/>
      <w:marBottom w:val="0"/>
      <w:divBdr>
        <w:top w:val="none" w:sz="0" w:space="0" w:color="auto"/>
        <w:left w:val="none" w:sz="0" w:space="0" w:color="auto"/>
        <w:bottom w:val="none" w:sz="0" w:space="0" w:color="auto"/>
        <w:right w:val="none" w:sz="0" w:space="0" w:color="auto"/>
      </w:divBdr>
    </w:div>
    <w:div w:id="907544117">
      <w:bodyDiv w:val="1"/>
      <w:marLeft w:val="0"/>
      <w:marRight w:val="0"/>
      <w:marTop w:val="0"/>
      <w:marBottom w:val="0"/>
      <w:divBdr>
        <w:top w:val="none" w:sz="0" w:space="0" w:color="auto"/>
        <w:left w:val="none" w:sz="0" w:space="0" w:color="auto"/>
        <w:bottom w:val="none" w:sz="0" w:space="0" w:color="auto"/>
        <w:right w:val="none" w:sz="0" w:space="0" w:color="auto"/>
      </w:divBdr>
    </w:div>
    <w:div w:id="907761123">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08416874">
      <w:bodyDiv w:val="1"/>
      <w:marLeft w:val="0"/>
      <w:marRight w:val="0"/>
      <w:marTop w:val="0"/>
      <w:marBottom w:val="0"/>
      <w:divBdr>
        <w:top w:val="none" w:sz="0" w:space="0" w:color="auto"/>
        <w:left w:val="none" w:sz="0" w:space="0" w:color="auto"/>
        <w:bottom w:val="none" w:sz="0" w:space="0" w:color="auto"/>
        <w:right w:val="none" w:sz="0" w:space="0" w:color="auto"/>
      </w:divBdr>
    </w:div>
    <w:div w:id="909004411">
      <w:bodyDiv w:val="1"/>
      <w:marLeft w:val="0"/>
      <w:marRight w:val="0"/>
      <w:marTop w:val="0"/>
      <w:marBottom w:val="0"/>
      <w:divBdr>
        <w:top w:val="none" w:sz="0" w:space="0" w:color="auto"/>
        <w:left w:val="none" w:sz="0" w:space="0" w:color="auto"/>
        <w:bottom w:val="none" w:sz="0" w:space="0" w:color="auto"/>
        <w:right w:val="none" w:sz="0" w:space="0" w:color="auto"/>
      </w:divBdr>
    </w:div>
    <w:div w:id="909076429">
      <w:bodyDiv w:val="1"/>
      <w:marLeft w:val="0"/>
      <w:marRight w:val="0"/>
      <w:marTop w:val="0"/>
      <w:marBottom w:val="0"/>
      <w:divBdr>
        <w:top w:val="none" w:sz="0" w:space="0" w:color="auto"/>
        <w:left w:val="none" w:sz="0" w:space="0" w:color="auto"/>
        <w:bottom w:val="none" w:sz="0" w:space="0" w:color="auto"/>
        <w:right w:val="none" w:sz="0" w:space="0" w:color="auto"/>
      </w:divBdr>
    </w:div>
    <w:div w:id="909197311">
      <w:bodyDiv w:val="1"/>
      <w:marLeft w:val="0"/>
      <w:marRight w:val="0"/>
      <w:marTop w:val="0"/>
      <w:marBottom w:val="0"/>
      <w:divBdr>
        <w:top w:val="none" w:sz="0" w:space="0" w:color="auto"/>
        <w:left w:val="none" w:sz="0" w:space="0" w:color="auto"/>
        <w:bottom w:val="none" w:sz="0" w:space="0" w:color="auto"/>
        <w:right w:val="none" w:sz="0" w:space="0" w:color="auto"/>
      </w:divBdr>
    </w:div>
    <w:div w:id="909268395">
      <w:bodyDiv w:val="1"/>
      <w:marLeft w:val="0"/>
      <w:marRight w:val="0"/>
      <w:marTop w:val="0"/>
      <w:marBottom w:val="0"/>
      <w:divBdr>
        <w:top w:val="none" w:sz="0" w:space="0" w:color="auto"/>
        <w:left w:val="none" w:sz="0" w:space="0" w:color="auto"/>
        <w:bottom w:val="none" w:sz="0" w:space="0" w:color="auto"/>
        <w:right w:val="none" w:sz="0" w:space="0" w:color="auto"/>
      </w:divBdr>
    </w:div>
    <w:div w:id="909274337">
      <w:bodyDiv w:val="1"/>
      <w:marLeft w:val="0"/>
      <w:marRight w:val="0"/>
      <w:marTop w:val="0"/>
      <w:marBottom w:val="0"/>
      <w:divBdr>
        <w:top w:val="none" w:sz="0" w:space="0" w:color="auto"/>
        <w:left w:val="none" w:sz="0" w:space="0" w:color="auto"/>
        <w:bottom w:val="none" w:sz="0" w:space="0" w:color="auto"/>
        <w:right w:val="none" w:sz="0" w:space="0" w:color="auto"/>
      </w:divBdr>
    </w:div>
    <w:div w:id="909314842">
      <w:bodyDiv w:val="1"/>
      <w:marLeft w:val="0"/>
      <w:marRight w:val="0"/>
      <w:marTop w:val="0"/>
      <w:marBottom w:val="0"/>
      <w:divBdr>
        <w:top w:val="none" w:sz="0" w:space="0" w:color="auto"/>
        <w:left w:val="none" w:sz="0" w:space="0" w:color="auto"/>
        <w:bottom w:val="none" w:sz="0" w:space="0" w:color="auto"/>
        <w:right w:val="none" w:sz="0" w:space="0" w:color="auto"/>
      </w:divBdr>
    </w:div>
    <w:div w:id="909388138">
      <w:bodyDiv w:val="1"/>
      <w:marLeft w:val="0"/>
      <w:marRight w:val="0"/>
      <w:marTop w:val="0"/>
      <w:marBottom w:val="0"/>
      <w:divBdr>
        <w:top w:val="none" w:sz="0" w:space="0" w:color="auto"/>
        <w:left w:val="none" w:sz="0" w:space="0" w:color="auto"/>
        <w:bottom w:val="none" w:sz="0" w:space="0" w:color="auto"/>
        <w:right w:val="none" w:sz="0" w:space="0" w:color="auto"/>
      </w:divBdr>
    </w:div>
    <w:div w:id="909463530">
      <w:bodyDiv w:val="1"/>
      <w:marLeft w:val="0"/>
      <w:marRight w:val="0"/>
      <w:marTop w:val="0"/>
      <w:marBottom w:val="0"/>
      <w:divBdr>
        <w:top w:val="none" w:sz="0" w:space="0" w:color="auto"/>
        <w:left w:val="none" w:sz="0" w:space="0" w:color="auto"/>
        <w:bottom w:val="none" w:sz="0" w:space="0" w:color="auto"/>
        <w:right w:val="none" w:sz="0" w:space="0" w:color="auto"/>
      </w:divBdr>
    </w:div>
    <w:div w:id="909464614">
      <w:bodyDiv w:val="1"/>
      <w:marLeft w:val="0"/>
      <w:marRight w:val="0"/>
      <w:marTop w:val="0"/>
      <w:marBottom w:val="0"/>
      <w:divBdr>
        <w:top w:val="none" w:sz="0" w:space="0" w:color="auto"/>
        <w:left w:val="none" w:sz="0" w:space="0" w:color="auto"/>
        <w:bottom w:val="none" w:sz="0" w:space="0" w:color="auto"/>
        <w:right w:val="none" w:sz="0" w:space="0" w:color="auto"/>
      </w:divBdr>
    </w:div>
    <w:div w:id="909466368">
      <w:bodyDiv w:val="1"/>
      <w:marLeft w:val="0"/>
      <w:marRight w:val="0"/>
      <w:marTop w:val="0"/>
      <w:marBottom w:val="0"/>
      <w:divBdr>
        <w:top w:val="none" w:sz="0" w:space="0" w:color="auto"/>
        <w:left w:val="none" w:sz="0" w:space="0" w:color="auto"/>
        <w:bottom w:val="none" w:sz="0" w:space="0" w:color="auto"/>
        <w:right w:val="none" w:sz="0" w:space="0" w:color="auto"/>
      </w:divBdr>
    </w:div>
    <w:div w:id="909581470">
      <w:bodyDiv w:val="1"/>
      <w:marLeft w:val="0"/>
      <w:marRight w:val="0"/>
      <w:marTop w:val="0"/>
      <w:marBottom w:val="0"/>
      <w:divBdr>
        <w:top w:val="none" w:sz="0" w:space="0" w:color="auto"/>
        <w:left w:val="none" w:sz="0" w:space="0" w:color="auto"/>
        <w:bottom w:val="none" w:sz="0" w:space="0" w:color="auto"/>
        <w:right w:val="none" w:sz="0" w:space="0" w:color="auto"/>
      </w:divBdr>
    </w:div>
    <w:div w:id="909928895">
      <w:bodyDiv w:val="1"/>
      <w:marLeft w:val="0"/>
      <w:marRight w:val="0"/>
      <w:marTop w:val="0"/>
      <w:marBottom w:val="0"/>
      <w:divBdr>
        <w:top w:val="none" w:sz="0" w:space="0" w:color="auto"/>
        <w:left w:val="none" w:sz="0" w:space="0" w:color="auto"/>
        <w:bottom w:val="none" w:sz="0" w:space="0" w:color="auto"/>
        <w:right w:val="none" w:sz="0" w:space="0" w:color="auto"/>
      </w:divBdr>
    </w:div>
    <w:div w:id="909968324">
      <w:bodyDiv w:val="1"/>
      <w:marLeft w:val="0"/>
      <w:marRight w:val="0"/>
      <w:marTop w:val="0"/>
      <w:marBottom w:val="0"/>
      <w:divBdr>
        <w:top w:val="none" w:sz="0" w:space="0" w:color="auto"/>
        <w:left w:val="none" w:sz="0" w:space="0" w:color="auto"/>
        <w:bottom w:val="none" w:sz="0" w:space="0" w:color="auto"/>
        <w:right w:val="none" w:sz="0" w:space="0" w:color="auto"/>
      </w:divBdr>
    </w:div>
    <w:div w:id="909998563">
      <w:bodyDiv w:val="1"/>
      <w:marLeft w:val="0"/>
      <w:marRight w:val="0"/>
      <w:marTop w:val="0"/>
      <w:marBottom w:val="0"/>
      <w:divBdr>
        <w:top w:val="none" w:sz="0" w:space="0" w:color="auto"/>
        <w:left w:val="none" w:sz="0" w:space="0" w:color="auto"/>
        <w:bottom w:val="none" w:sz="0" w:space="0" w:color="auto"/>
        <w:right w:val="none" w:sz="0" w:space="0" w:color="auto"/>
      </w:divBdr>
    </w:div>
    <w:div w:id="910193619">
      <w:bodyDiv w:val="1"/>
      <w:marLeft w:val="0"/>
      <w:marRight w:val="0"/>
      <w:marTop w:val="0"/>
      <w:marBottom w:val="0"/>
      <w:divBdr>
        <w:top w:val="none" w:sz="0" w:space="0" w:color="auto"/>
        <w:left w:val="none" w:sz="0" w:space="0" w:color="auto"/>
        <w:bottom w:val="none" w:sz="0" w:space="0" w:color="auto"/>
        <w:right w:val="none" w:sz="0" w:space="0" w:color="auto"/>
      </w:divBdr>
    </w:div>
    <w:div w:id="910237764">
      <w:bodyDiv w:val="1"/>
      <w:marLeft w:val="0"/>
      <w:marRight w:val="0"/>
      <w:marTop w:val="0"/>
      <w:marBottom w:val="0"/>
      <w:divBdr>
        <w:top w:val="none" w:sz="0" w:space="0" w:color="auto"/>
        <w:left w:val="none" w:sz="0" w:space="0" w:color="auto"/>
        <w:bottom w:val="none" w:sz="0" w:space="0" w:color="auto"/>
        <w:right w:val="none" w:sz="0" w:space="0" w:color="auto"/>
      </w:divBdr>
    </w:div>
    <w:div w:id="910457352">
      <w:bodyDiv w:val="1"/>
      <w:marLeft w:val="0"/>
      <w:marRight w:val="0"/>
      <w:marTop w:val="0"/>
      <w:marBottom w:val="0"/>
      <w:divBdr>
        <w:top w:val="none" w:sz="0" w:space="0" w:color="auto"/>
        <w:left w:val="none" w:sz="0" w:space="0" w:color="auto"/>
        <w:bottom w:val="none" w:sz="0" w:space="0" w:color="auto"/>
        <w:right w:val="none" w:sz="0" w:space="0" w:color="auto"/>
      </w:divBdr>
    </w:div>
    <w:div w:id="910887466">
      <w:bodyDiv w:val="1"/>
      <w:marLeft w:val="0"/>
      <w:marRight w:val="0"/>
      <w:marTop w:val="0"/>
      <w:marBottom w:val="0"/>
      <w:divBdr>
        <w:top w:val="none" w:sz="0" w:space="0" w:color="auto"/>
        <w:left w:val="none" w:sz="0" w:space="0" w:color="auto"/>
        <w:bottom w:val="none" w:sz="0" w:space="0" w:color="auto"/>
        <w:right w:val="none" w:sz="0" w:space="0" w:color="auto"/>
      </w:divBdr>
    </w:div>
    <w:div w:id="911037596">
      <w:bodyDiv w:val="1"/>
      <w:marLeft w:val="0"/>
      <w:marRight w:val="0"/>
      <w:marTop w:val="0"/>
      <w:marBottom w:val="0"/>
      <w:divBdr>
        <w:top w:val="none" w:sz="0" w:space="0" w:color="auto"/>
        <w:left w:val="none" w:sz="0" w:space="0" w:color="auto"/>
        <w:bottom w:val="none" w:sz="0" w:space="0" w:color="auto"/>
        <w:right w:val="none" w:sz="0" w:space="0" w:color="auto"/>
      </w:divBdr>
    </w:div>
    <w:div w:id="911040603">
      <w:bodyDiv w:val="1"/>
      <w:marLeft w:val="0"/>
      <w:marRight w:val="0"/>
      <w:marTop w:val="0"/>
      <w:marBottom w:val="0"/>
      <w:divBdr>
        <w:top w:val="none" w:sz="0" w:space="0" w:color="auto"/>
        <w:left w:val="none" w:sz="0" w:space="0" w:color="auto"/>
        <w:bottom w:val="none" w:sz="0" w:space="0" w:color="auto"/>
        <w:right w:val="none" w:sz="0" w:space="0" w:color="auto"/>
      </w:divBdr>
    </w:div>
    <w:div w:id="911043327">
      <w:bodyDiv w:val="1"/>
      <w:marLeft w:val="0"/>
      <w:marRight w:val="0"/>
      <w:marTop w:val="0"/>
      <w:marBottom w:val="0"/>
      <w:divBdr>
        <w:top w:val="none" w:sz="0" w:space="0" w:color="auto"/>
        <w:left w:val="none" w:sz="0" w:space="0" w:color="auto"/>
        <w:bottom w:val="none" w:sz="0" w:space="0" w:color="auto"/>
        <w:right w:val="none" w:sz="0" w:space="0" w:color="auto"/>
      </w:divBdr>
    </w:div>
    <w:div w:id="911306301">
      <w:bodyDiv w:val="1"/>
      <w:marLeft w:val="0"/>
      <w:marRight w:val="0"/>
      <w:marTop w:val="0"/>
      <w:marBottom w:val="0"/>
      <w:divBdr>
        <w:top w:val="none" w:sz="0" w:space="0" w:color="auto"/>
        <w:left w:val="none" w:sz="0" w:space="0" w:color="auto"/>
        <w:bottom w:val="none" w:sz="0" w:space="0" w:color="auto"/>
        <w:right w:val="none" w:sz="0" w:space="0" w:color="auto"/>
      </w:divBdr>
    </w:div>
    <w:div w:id="911425903">
      <w:bodyDiv w:val="1"/>
      <w:marLeft w:val="0"/>
      <w:marRight w:val="0"/>
      <w:marTop w:val="0"/>
      <w:marBottom w:val="0"/>
      <w:divBdr>
        <w:top w:val="none" w:sz="0" w:space="0" w:color="auto"/>
        <w:left w:val="none" w:sz="0" w:space="0" w:color="auto"/>
        <w:bottom w:val="none" w:sz="0" w:space="0" w:color="auto"/>
        <w:right w:val="none" w:sz="0" w:space="0" w:color="auto"/>
      </w:divBdr>
    </w:div>
    <w:div w:id="911620961">
      <w:bodyDiv w:val="1"/>
      <w:marLeft w:val="0"/>
      <w:marRight w:val="0"/>
      <w:marTop w:val="0"/>
      <w:marBottom w:val="0"/>
      <w:divBdr>
        <w:top w:val="none" w:sz="0" w:space="0" w:color="auto"/>
        <w:left w:val="none" w:sz="0" w:space="0" w:color="auto"/>
        <w:bottom w:val="none" w:sz="0" w:space="0" w:color="auto"/>
        <w:right w:val="none" w:sz="0" w:space="0" w:color="auto"/>
      </w:divBdr>
    </w:div>
    <w:div w:id="911885855">
      <w:bodyDiv w:val="1"/>
      <w:marLeft w:val="0"/>
      <w:marRight w:val="0"/>
      <w:marTop w:val="0"/>
      <w:marBottom w:val="0"/>
      <w:divBdr>
        <w:top w:val="none" w:sz="0" w:space="0" w:color="auto"/>
        <w:left w:val="none" w:sz="0" w:space="0" w:color="auto"/>
        <w:bottom w:val="none" w:sz="0" w:space="0" w:color="auto"/>
        <w:right w:val="none" w:sz="0" w:space="0" w:color="auto"/>
      </w:divBdr>
    </w:div>
    <w:div w:id="912619110">
      <w:bodyDiv w:val="1"/>
      <w:marLeft w:val="0"/>
      <w:marRight w:val="0"/>
      <w:marTop w:val="0"/>
      <w:marBottom w:val="0"/>
      <w:divBdr>
        <w:top w:val="none" w:sz="0" w:space="0" w:color="auto"/>
        <w:left w:val="none" w:sz="0" w:space="0" w:color="auto"/>
        <w:bottom w:val="none" w:sz="0" w:space="0" w:color="auto"/>
        <w:right w:val="none" w:sz="0" w:space="0" w:color="auto"/>
      </w:divBdr>
    </w:div>
    <w:div w:id="912736278">
      <w:bodyDiv w:val="1"/>
      <w:marLeft w:val="0"/>
      <w:marRight w:val="0"/>
      <w:marTop w:val="0"/>
      <w:marBottom w:val="0"/>
      <w:divBdr>
        <w:top w:val="none" w:sz="0" w:space="0" w:color="auto"/>
        <w:left w:val="none" w:sz="0" w:space="0" w:color="auto"/>
        <w:bottom w:val="none" w:sz="0" w:space="0" w:color="auto"/>
        <w:right w:val="none" w:sz="0" w:space="0" w:color="auto"/>
      </w:divBdr>
    </w:div>
    <w:div w:id="912853652">
      <w:bodyDiv w:val="1"/>
      <w:marLeft w:val="0"/>
      <w:marRight w:val="0"/>
      <w:marTop w:val="0"/>
      <w:marBottom w:val="0"/>
      <w:divBdr>
        <w:top w:val="none" w:sz="0" w:space="0" w:color="auto"/>
        <w:left w:val="none" w:sz="0" w:space="0" w:color="auto"/>
        <w:bottom w:val="none" w:sz="0" w:space="0" w:color="auto"/>
        <w:right w:val="none" w:sz="0" w:space="0" w:color="auto"/>
      </w:divBdr>
    </w:div>
    <w:div w:id="912935329">
      <w:bodyDiv w:val="1"/>
      <w:marLeft w:val="0"/>
      <w:marRight w:val="0"/>
      <w:marTop w:val="0"/>
      <w:marBottom w:val="0"/>
      <w:divBdr>
        <w:top w:val="none" w:sz="0" w:space="0" w:color="auto"/>
        <w:left w:val="none" w:sz="0" w:space="0" w:color="auto"/>
        <w:bottom w:val="none" w:sz="0" w:space="0" w:color="auto"/>
        <w:right w:val="none" w:sz="0" w:space="0" w:color="auto"/>
      </w:divBdr>
    </w:div>
    <w:div w:id="913507748">
      <w:bodyDiv w:val="1"/>
      <w:marLeft w:val="0"/>
      <w:marRight w:val="0"/>
      <w:marTop w:val="0"/>
      <w:marBottom w:val="0"/>
      <w:divBdr>
        <w:top w:val="none" w:sz="0" w:space="0" w:color="auto"/>
        <w:left w:val="none" w:sz="0" w:space="0" w:color="auto"/>
        <w:bottom w:val="none" w:sz="0" w:space="0" w:color="auto"/>
        <w:right w:val="none" w:sz="0" w:space="0" w:color="auto"/>
      </w:divBdr>
    </w:div>
    <w:div w:id="913709473">
      <w:bodyDiv w:val="1"/>
      <w:marLeft w:val="0"/>
      <w:marRight w:val="0"/>
      <w:marTop w:val="0"/>
      <w:marBottom w:val="0"/>
      <w:divBdr>
        <w:top w:val="none" w:sz="0" w:space="0" w:color="auto"/>
        <w:left w:val="none" w:sz="0" w:space="0" w:color="auto"/>
        <w:bottom w:val="none" w:sz="0" w:space="0" w:color="auto"/>
        <w:right w:val="none" w:sz="0" w:space="0" w:color="auto"/>
      </w:divBdr>
    </w:div>
    <w:div w:id="914049573">
      <w:bodyDiv w:val="1"/>
      <w:marLeft w:val="0"/>
      <w:marRight w:val="0"/>
      <w:marTop w:val="0"/>
      <w:marBottom w:val="0"/>
      <w:divBdr>
        <w:top w:val="none" w:sz="0" w:space="0" w:color="auto"/>
        <w:left w:val="none" w:sz="0" w:space="0" w:color="auto"/>
        <w:bottom w:val="none" w:sz="0" w:space="0" w:color="auto"/>
        <w:right w:val="none" w:sz="0" w:space="0" w:color="auto"/>
      </w:divBdr>
    </w:div>
    <w:div w:id="914052658">
      <w:bodyDiv w:val="1"/>
      <w:marLeft w:val="0"/>
      <w:marRight w:val="0"/>
      <w:marTop w:val="0"/>
      <w:marBottom w:val="0"/>
      <w:divBdr>
        <w:top w:val="none" w:sz="0" w:space="0" w:color="auto"/>
        <w:left w:val="none" w:sz="0" w:space="0" w:color="auto"/>
        <w:bottom w:val="none" w:sz="0" w:space="0" w:color="auto"/>
        <w:right w:val="none" w:sz="0" w:space="0" w:color="auto"/>
      </w:divBdr>
    </w:div>
    <w:div w:id="914054016">
      <w:bodyDiv w:val="1"/>
      <w:marLeft w:val="0"/>
      <w:marRight w:val="0"/>
      <w:marTop w:val="0"/>
      <w:marBottom w:val="0"/>
      <w:divBdr>
        <w:top w:val="none" w:sz="0" w:space="0" w:color="auto"/>
        <w:left w:val="none" w:sz="0" w:space="0" w:color="auto"/>
        <w:bottom w:val="none" w:sz="0" w:space="0" w:color="auto"/>
        <w:right w:val="none" w:sz="0" w:space="0" w:color="auto"/>
      </w:divBdr>
    </w:div>
    <w:div w:id="914433976">
      <w:bodyDiv w:val="1"/>
      <w:marLeft w:val="0"/>
      <w:marRight w:val="0"/>
      <w:marTop w:val="0"/>
      <w:marBottom w:val="0"/>
      <w:divBdr>
        <w:top w:val="none" w:sz="0" w:space="0" w:color="auto"/>
        <w:left w:val="none" w:sz="0" w:space="0" w:color="auto"/>
        <w:bottom w:val="none" w:sz="0" w:space="0" w:color="auto"/>
        <w:right w:val="none" w:sz="0" w:space="0" w:color="auto"/>
      </w:divBdr>
    </w:div>
    <w:div w:id="914707926">
      <w:bodyDiv w:val="1"/>
      <w:marLeft w:val="0"/>
      <w:marRight w:val="0"/>
      <w:marTop w:val="0"/>
      <w:marBottom w:val="0"/>
      <w:divBdr>
        <w:top w:val="none" w:sz="0" w:space="0" w:color="auto"/>
        <w:left w:val="none" w:sz="0" w:space="0" w:color="auto"/>
        <w:bottom w:val="none" w:sz="0" w:space="0" w:color="auto"/>
        <w:right w:val="none" w:sz="0" w:space="0" w:color="auto"/>
      </w:divBdr>
    </w:div>
    <w:div w:id="915044979">
      <w:bodyDiv w:val="1"/>
      <w:marLeft w:val="0"/>
      <w:marRight w:val="0"/>
      <w:marTop w:val="0"/>
      <w:marBottom w:val="0"/>
      <w:divBdr>
        <w:top w:val="none" w:sz="0" w:space="0" w:color="auto"/>
        <w:left w:val="none" w:sz="0" w:space="0" w:color="auto"/>
        <w:bottom w:val="none" w:sz="0" w:space="0" w:color="auto"/>
        <w:right w:val="none" w:sz="0" w:space="0" w:color="auto"/>
      </w:divBdr>
    </w:div>
    <w:div w:id="915167452">
      <w:bodyDiv w:val="1"/>
      <w:marLeft w:val="0"/>
      <w:marRight w:val="0"/>
      <w:marTop w:val="0"/>
      <w:marBottom w:val="0"/>
      <w:divBdr>
        <w:top w:val="none" w:sz="0" w:space="0" w:color="auto"/>
        <w:left w:val="none" w:sz="0" w:space="0" w:color="auto"/>
        <w:bottom w:val="none" w:sz="0" w:space="0" w:color="auto"/>
        <w:right w:val="none" w:sz="0" w:space="0" w:color="auto"/>
      </w:divBdr>
    </w:div>
    <w:div w:id="915286366">
      <w:bodyDiv w:val="1"/>
      <w:marLeft w:val="0"/>
      <w:marRight w:val="0"/>
      <w:marTop w:val="0"/>
      <w:marBottom w:val="0"/>
      <w:divBdr>
        <w:top w:val="none" w:sz="0" w:space="0" w:color="auto"/>
        <w:left w:val="none" w:sz="0" w:space="0" w:color="auto"/>
        <w:bottom w:val="none" w:sz="0" w:space="0" w:color="auto"/>
        <w:right w:val="none" w:sz="0" w:space="0" w:color="auto"/>
      </w:divBdr>
    </w:div>
    <w:div w:id="915407111">
      <w:bodyDiv w:val="1"/>
      <w:marLeft w:val="0"/>
      <w:marRight w:val="0"/>
      <w:marTop w:val="0"/>
      <w:marBottom w:val="0"/>
      <w:divBdr>
        <w:top w:val="none" w:sz="0" w:space="0" w:color="auto"/>
        <w:left w:val="none" w:sz="0" w:space="0" w:color="auto"/>
        <w:bottom w:val="none" w:sz="0" w:space="0" w:color="auto"/>
        <w:right w:val="none" w:sz="0" w:space="0" w:color="auto"/>
      </w:divBdr>
    </w:div>
    <w:div w:id="915552240">
      <w:bodyDiv w:val="1"/>
      <w:marLeft w:val="0"/>
      <w:marRight w:val="0"/>
      <w:marTop w:val="0"/>
      <w:marBottom w:val="0"/>
      <w:divBdr>
        <w:top w:val="none" w:sz="0" w:space="0" w:color="auto"/>
        <w:left w:val="none" w:sz="0" w:space="0" w:color="auto"/>
        <w:bottom w:val="none" w:sz="0" w:space="0" w:color="auto"/>
        <w:right w:val="none" w:sz="0" w:space="0" w:color="auto"/>
      </w:divBdr>
    </w:div>
    <w:div w:id="915631514">
      <w:bodyDiv w:val="1"/>
      <w:marLeft w:val="0"/>
      <w:marRight w:val="0"/>
      <w:marTop w:val="0"/>
      <w:marBottom w:val="0"/>
      <w:divBdr>
        <w:top w:val="none" w:sz="0" w:space="0" w:color="auto"/>
        <w:left w:val="none" w:sz="0" w:space="0" w:color="auto"/>
        <w:bottom w:val="none" w:sz="0" w:space="0" w:color="auto"/>
        <w:right w:val="none" w:sz="0" w:space="0" w:color="auto"/>
      </w:divBdr>
    </w:div>
    <w:div w:id="915897795">
      <w:bodyDiv w:val="1"/>
      <w:marLeft w:val="0"/>
      <w:marRight w:val="0"/>
      <w:marTop w:val="0"/>
      <w:marBottom w:val="0"/>
      <w:divBdr>
        <w:top w:val="none" w:sz="0" w:space="0" w:color="auto"/>
        <w:left w:val="none" w:sz="0" w:space="0" w:color="auto"/>
        <w:bottom w:val="none" w:sz="0" w:space="0" w:color="auto"/>
        <w:right w:val="none" w:sz="0" w:space="0" w:color="auto"/>
      </w:divBdr>
    </w:div>
    <w:div w:id="915943616">
      <w:bodyDiv w:val="1"/>
      <w:marLeft w:val="0"/>
      <w:marRight w:val="0"/>
      <w:marTop w:val="0"/>
      <w:marBottom w:val="0"/>
      <w:divBdr>
        <w:top w:val="none" w:sz="0" w:space="0" w:color="auto"/>
        <w:left w:val="none" w:sz="0" w:space="0" w:color="auto"/>
        <w:bottom w:val="none" w:sz="0" w:space="0" w:color="auto"/>
        <w:right w:val="none" w:sz="0" w:space="0" w:color="auto"/>
      </w:divBdr>
    </w:div>
    <w:div w:id="916287366">
      <w:bodyDiv w:val="1"/>
      <w:marLeft w:val="0"/>
      <w:marRight w:val="0"/>
      <w:marTop w:val="0"/>
      <w:marBottom w:val="0"/>
      <w:divBdr>
        <w:top w:val="none" w:sz="0" w:space="0" w:color="auto"/>
        <w:left w:val="none" w:sz="0" w:space="0" w:color="auto"/>
        <w:bottom w:val="none" w:sz="0" w:space="0" w:color="auto"/>
        <w:right w:val="none" w:sz="0" w:space="0" w:color="auto"/>
      </w:divBdr>
    </w:div>
    <w:div w:id="916480685">
      <w:bodyDiv w:val="1"/>
      <w:marLeft w:val="0"/>
      <w:marRight w:val="0"/>
      <w:marTop w:val="0"/>
      <w:marBottom w:val="0"/>
      <w:divBdr>
        <w:top w:val="none" w:sz="0" w:space="0" w:color="auto"/>
        <w:left w:val="none" w:sz="0" w:space="0" w:color="auto"/>
        <w:bottom w:val="none" w:sz="0" w:space="0" w:color="auto"/>
        <w:right w:val="none" w:sz="0" w:space="0" w:color="auto"/>
      </w:divBdr>
    </w:div>
    <w:div w:id="916481230">
      <w:bodyDiv w:val="1"/>
      <w:marLeft w:val="0"/>
      <w:marRight w:val="0"/>
      <w:marTop w:val="0"/>
      <w:marBottom w:val="0"/>
      <w:divBdr>
        <w:top w:val="none" w:sz="0" w:space="0" w:color="auto"/>
        <w:left w:val="none" w:sz="0" w:space="0" w:color="auto"/>
        <w:bottom w:val="none" w:sz="0" w:space="0" w:color="auto"/>
        <w:right w:val="none" w:sz="0" w:space="0" w:color="auto"/>
      </w:divBdr>
    </w:div>
    <w:div w:id="916866148">
      <w:bodyDiv w:val="1"/>
      <w:marLeft w:val="0"/>
      <w:marRight w:val="0"/>
      <w:marTop w:val="0"/>
      <w:marBottom w:val="0"/>
      <w:divBdr>
        <w:top w:val="none" w:sz="0" w:space="0" w:color="auto"/>
        <w:left w:val="none" w:sz="0" w:space="0" w:color="auto"/>
        <w:bottom w:val="none" w:sz="0" w:space="0" w:color="auto"/>
        <w:right w:val="none" w:sz="0" w:space="0" w:color="auto"/>
      </w:divBdr>
    </w:div>
    <w:div w:id="917398365">
      <w:bodyDiv w:val="1"/>
      <w:marLeft w:val="0"/>
      <w:marRight w:val="0"/>
      <w:marTop w:val="0"/>
      <w:marBottom w:val="0"/>
      <w:divBdr>
        <w:top w:val="none" w:sz="0" w:space="0" w:color="auto"/>
        <w:left w:val="none" w:sz="0" w:space="0" w:color="auto"/>
        <w:bottom w:val="none" w:sz="0" w:space="0" w:color="auto"/>
        <w:right w:val="none" w:sz="0" w:space="0" w:color="auto"/>
      </w:divBdr>
    </w:div>
    <w:div w:id="917861654">
      <w:bodyDiv w:val="1"/>
      <w:marLeft w:val="0"/>
      <w:marRight w:val="0"/>
      <w:marTop w:val="0"/>
      <w:marBottom w:val="0"/>
      <w:divBdr>
        <w:top w:val="none" w:sz="0" w:space="0" w:color="auto"/>
        <w:left w:val="none" w:sz="0" w:space="0" w:color="auto"/>
        <w:bottom w:val="none" w:sz="0" w:space="0" w:color="auto"/>
        <w:right w:val="none" w:sz="0" w:space="0" w:color="auto"/>
      </w:divBdr>
    </w:div>
    <w:div w:id="917861798">
      <w:bodyDiv w:val="1"/>
      <w:marLeft w:val="0"/>
      <w:marRight w:val="0"/>
      <w:marTop w:val="0"/>
      <w:marBottom w:val="0"/>
      <w:divBdr>
        <w:top w:val="none" w:sz="0" w:space="0" w:color="auto"/>
        <w:left w:val="none" w:sz="0" w:space="0" w:color="auto"/>
        <w:bottom w:val="none" w:sz="0" w:space="0" w:color="auto"/>
        <w:right w:val="none" w:sz="0" w:space="0" w:color="auto"/>
      </w:divBdr>
    </w:div>
    <w:div w:id="917905785">
      <w:bodyDiv w:val="1"/>
      <w:marLeft w:val="0"/>
      <w:marRight w:val="0"/>
      <w:marTop w:val="0"/>
      <w:marBottom w:val="0"/>
      <w:divBdr>
        <w:top w:val="none" w:sz="0" w:space="0" w:color="auto"/>
        <w:left w:val="none" w:sz="0" w:space="0" w:color="auto"/>
        <w:bottom w:val="none" w:sz="0" w:space="0" w:color="auto"/>
        <w:right w:val="none" w:sz="0" w:space="0" w:color="auto"/>
      </w:divBdr>
    </w:div>
    <w:div w:id="918321577">
      <w:bodyDiv w:val="1"/>
      <w:marLeft w:val="0"/>
      <w:marRight w:val="0"/>
      <w:marTop w:val="0"/>
      <w:marBottom w:val="0"/>
      <w:divBdr>
        <w:top w:val="none" w:sz="0" w:space="0" w:color="auto"/>
        <w:left w:val="none" w:sz="0" w:space="0" w:color="auto"/>
        <w:bottom w:val="none" w:sz="0" w:space="0" w:color="auto"/>
        <w:right w:val="none" w:sz="0" w:space="0" w:color="auto"/>
      </w:divBdr>
    </w:div>
    <w:div w:id="918438862">
      <w:bodyDiv w:val="1"/>
      <w:marLeft w:val="0"/>
      <w:marRight w:val="0"/>
      <w:marTop w:val="0"/>
      <w:marBottom w:val="0"/>
      <w:divBdr>
        <w:top w:val="none" w:sz="0" w:space="0" w:color="auto"/>
        <w:left w:val="none" w:sz="0" w:space="0" w:color="auto"/>
        <w:bottom w:val="none" w:sz="0" w:space="0" w:color="auto"/>
        <w:right w:val="none" w:sz="0" w:space="0" w:color="auto"/>
      </w:divBdr>
    </w:div>
    <w:div w:id="918949545">
      <w:bodyDiv w:val="1"/>
      <w:marLeft w:val="0"/>
      <w:marRight w:val="0"/>
      <w:marTop w:val="0"/>
      <w:marBottom w:val="0"/>
      <w:divBdr>
        <w:top w:val="none" w:sz="0" w:space="0" w:color="auto"/>
        <w:left w:val="none" w:sz="0" w:space="0" w:color="auto"/>
        <w:bottom w:val="none" w:sz="0" w:space="0" w:color="auto"/>
        <w:right w:val="none" w:sz="0" w:space="0" w:color="auto"/>
      </w:divBdr>
    </w:div>
    <w:div w:id="918976093">
      <w:bodyDiv w:val="1"/>
      <w:marLeft w:val="0"/>
      <w:marRight w:val="0"/>
      <w:marTop w:val="0"/>
      <w:marBottom w:val="0"/>
      <w:divBdr>
        <w:top w:val="none" w:sz="0" w:space="0" w:color="auto"/>
        <w:left w:val="none" w:sz="0" w:space="0" w:color="auto"/>
        <w:bottom w:val="none" w:sz="0" w:space="0" w:color="auto"/>
        <w:right w:val="none" w:sz="0" w:space="0" w:color="auto"/>
      </w:divBdr>
    </w:div>
    <w:div w:id="919020196">
      <w:bodyDiv w:val="1"/>
      <w:marLeft w:val="0"/>
      <w:marRight w:val="0"/>
      <w:marTop w:val="0"/>
      <w:marBottom w:val="0"/>
      <w:divBdr>
        <w:top w:val="none" w:sz="0" w:space="0" w:color="auto"/>
        <w:left w:val="none" w:sz="0" w:space="0" w:color="auto"/>
        <w:bottom w:val="none" w:sz="0" w:space="0" w:color="auto"/>
        <w:right w:val="none" w:sz="0" w:space="0" w:color="auto"/>
      </w:divBdr>
    </w:div>
    <w:div w:id="919094155">
      <w:bodyDiv w:val="1"/>
      <w:marLeft w:val="0"/>
      <w:marRight w:val="0"/>
      <w:marTop w:val="0"/>
      <w:marBottom w:val="0"/>
      <w:divBdr>
        <w:top w:val="none" w:sz="0" w:space="0" w:color="auto"/>
        <w:left w:val="none" w:sz="0" w:space="0" w:color="auto"/>
        <w:bottom w:val="none" w:sz="0" w:space="0" w:color="auto"/>
        <w:right w:val="none" w:sz="0" w:space="0" w:color="auto"/>
      </w:divBdr>
    </w:div>
    <w:div w:id="919174675">
      <w:bodyDiv w:val="1"/>
      <w:marLeft w:val="0"/>
      <w:marRight w:val="0"/>
      <w:marTop w:val="0"/>
      <w:marBottom w:val="0"/>
      <w:divBdr>
        <w:top w:val="none" w:sz="0" w:space="0" w:color="auto"/>
        <w:left w:val="none" w:sz="0" w:space="0" w:color="auto"/>
        <w:bottom w:val="none" w:sz="0" w:space="0" w:color="auto"/>
        <w:right w:val="none" w:sz="0" w:space="0" w:color="auto"/>
      </w:divBdr>
    </w:div>
    <w:div w:id="919563758">
      <w:bodyDiv w:val="1"/>
      <w:marLeft w:val="0"/>
      <w:marRight w:val="0"/>
      <w:marTop w:val="0"/>
      <w:marBottom w:val="0"/>
      <w:divBdr>
        <w:top w:val="none" w:sz="0" w:space="0" w:color="auto"/>
        <w:left w:val="none" w:sz="0" w:space="0" w:color="auto"/>
        <w:bottom w:val="none" w:sz="0" w:space="0" w:color="auto"/>
        <w:right w:val="none" w:sz="0" w:space="0" w:color="auto"/>
      </w:divBdr>
    </w:div>
    <w:div w:id="919678777">
      <w:bodyDiv w:val="1"/>
      <w:marLeft w:val="0"/>
      <w:marRight w:val="0"/>
      <w:marTop w:val="0"/>
      <w:marBottom w:val="0"/>
      <w:divBdr>
        <w:top w:val="none" w:sz="0" w:space="0" w:color="auto"/>
        <w:left w:val="none" w:sz="0" w:space="0" w:color="auto"/>
        <w:bottom w:val="none" w:sz="0" w:space="0" w:color="auto"/>
        <w:right w:val="none" w:sz="0" w:space="0" w:color="auto"/>
      </w:divBdr>
    </w:div>
    <w:div w:id="920020423">
      <w:bodyDiv w:val="1"/>
      <w:marLeft w:val="0"/>
      <w:marRight w:val="0"/>
      <w:marTop w:val="0"/>
      <w:marBottom w:val="0"/>
      <w:divBdr>
        <w:top w:val="none" w:sz="0" w:space="0" w:color="auto"/>
        <w:left w:val="none" w:sz="0" w:space="0" w:color="auto"/>
        <w:bottom w:val="none" w:sz="0" w:space="0" w:color="auto"/>
        <w:right w:val="none" w:sz="0" w:space="0" w:color="auto"/>
      </w:divBdr>
    </w:div>
    <w:div w:id="920216302">
      <w:bodyDiv w:val="1"/>
      <w:marLeft w:val="0"/>
      <w:marRight w:val="0"/>
      <w:marTop w:val="0"/>
      <w:marBottom w:val="0"/>
      <w:divBdr>
        <w:top w:val="none" w:sz="0" w:space="0" w:color="auto"/>
        <w:left w:val="none" w:sz="0" w:space="0" w:color="auto"/>
        <w:bottom w:val="none" w:sz="0" w:space="0" w:color="auto"/>
        <w:right w:val="none" w:sz="0" w:space="0" w:color="auto"/>
      </w:divBdr>
    </w:div>
    <w:div w:id="920411293">
      <w:bodyDiv w:val="1"/>
      <w:marLeft w:val="0"/>
      <w:marRight w:val="0"/>
      <w:marTop w:val="0"/>
      <w:marBottom w:val="0"/>
      <w:divBdr>
        <w:top w:val="none" w:sz="0" w:space="0" w:color="auto"/>
        <w:left w:val="none" w:sz="0" w:space="0" w:color="auto"/>
        <w:bottom w:val="none" w:sz="0" w:space="0" w:color="auto"/>
        <w:right w:val="none" w:sz="0" w:space="0" w:color="auto"/>
      </w:divBdr>
    </w:div>
    <w:div w:id="920525102">
      <w:bodyDiv w:val="1"/>
      <w:marLeft w:val="0"/>
      <w:marRight w:val="0"/>
      <w:marTop w:val="0"/>
      <w:marBottom w:val="0"/>
      <w:divBdr>
        <w:top w:val="none" w:sz="0" w:space="0" w:color="auto"/>
        <w:left w:val="none" w:sz="0" w:space="0" w:color="auto"/>
        <w:bottom w:val="none" w:sz="0" w:space="0" w:color="auto"/>
        <w:right w:val="none" w:sz="0" w:space="0" w:color="auto"/>
      </w:divBdr>
    </w:div>
    <w:div w:id="920867361">
      <w:bodyDiv w:val="1"/>
      <w:marLeft w:val="0"/>
      <w:marRight w:val="0"/>
      <w:marTop w:val="0"/>
      <w:marBottom w:val="0"/>
      <w:divBdr>
        <w:top w:val="none" w:sz="0" w:space="0" w:color="auto"/>
        <w:left w:val="none" w:sz="0" w:space="0" w:color="auto"/>
        <w:bottom w:val="none" w:sz="0" w:space="0" w:color="auto"/>
        <w:right w:val="none" w:sz="0" w:space="0" w:color="auto"/>
      </w:divBdr>
    </w:div>
    <w:div w:id="920912863">
      <w:bodyDiv w:val="1"/>
      <w:marLeft w:val="0"/>
      <w:marRight w:val="0"/>
      <w:marTop w:val="0"/>
      <w:marBottom w:val="0"/>
      <w:divBdr>
        <w:top w:val="none" w:sz="0" w:space="0" w:color="auto"/>
        <w:left w:val="none" w:sz="0" w:space="0" w:color="auto"/>
        <w:bottom w:val="none" w:sz="0" w:space="0" w:color="auto"/>
        <w:right w:val="none" w:sz="0" w:space="0" w:color="auto"/>
      </w:divBdr>
    </w:div>
    <w:div w:id="920917865">
      <w:bodyDiv w:val="1"/>
      <w:marLeft w:val="0"/>
      <w:marRight w:val="0"/>
      <w:marTop w:val="0"/>
      <w:marBottom w:val="0"/>
      <w:divBdr>
        <w:top w:val="none" w:sz="0" w:space="0" w:color="auto"/>
        <w:left w:val="none" w:sz="0" w:space="0" w:color="auto"/>
        <w:bottom w:val="none" w:sz="0" w:space="0" w:color="auto"/>
        <w:right w:val="none" w:sz="0" w:space="0" w:color="auto"/>
      </w:divBdr>
    </w:div>
    <w:div w:id="921110345">
      <w:bodyDiv w:val="1"/>
      <w:marLeft w:val="0"/>
      <w:marRight w:val="0"/>
      <w:marTop w:val="0"/>
      <w:marBottom w:val="0"/>
      <w:divBdr>
        <w:top w:val="none" w:sz="0" w:space="0" w:color="auto"/>
        <w:left w:val="none" w:sz="0" w:space="0" w:color="auto"/>
        <w:bottom w:val="none" w:sz="0" w:space="0" w:color="auto"/>
        <w:right w:val="none" w:sz="0" w:space="0" w:color="auto"/>
      </w:divBdr>
    </w:div>
    <w:div w:id="921380291">
      <w:bodyDiv w:val="1"/>
      <w:marLeft w:val="0"/>
      <w:marRight w:val="0"/>
      <w:marTop w:val="0"/>
      <w:marBottom w:val="0"/>
      <w:divBdr>
        <w:top w:val="none" w:sz="0" w:space="0" w:color="auto"/>
        <w:left w:val="none" w:sz="0" w:space="0" w:color="auto"/>
        <w:bottom w:val="none" w:sz="0" w:space="0" w:color="auto"/>
        <w:right w:val="none" w:sz="0" w:space="0" w:color="auto"/>
      </w:divBdr>
    </w:div>
    <w:div w:id="921447320">
      <w:bodyDiv w:val="1"/>
      <w:marLeft w:val="0"/>
      <w:marRight w:val="0"/>
      <w:marTop w:val="0"/>
      <w:marBottom w:val="0"/>
      <w:divBdr>
        <w:top w:val="none" w:sz="0" w:space="0" w:color="auto"/>
        <w:left w:val="none" w:sz="0" w:space="0" w:color="auto"/>
        <w:bottom w:val="none" w:sz="0" w:space="0" w:color="auto"/>
        <w:right w:val="none" w:sz="0" w:space="0" w:color="auto"/>
      </w:divBdr>
    </w:div>
    <w:div w:id="921597193">
      <w:bodyDiv w:val="1"/>
      <w:marLeft w:val="0"/>
      <w:marRight w:val="0"/>
      <w:marTop w:val="0"/>
      <w:marBottom w:val="0"/>
      <w:divBdr>
        <w:top w:val="none" w:sz="0" w:space="0" w:color="auto"/>
        <w:left w:val="none" w:sz="0" w:space="0" w:color="auto"/>
        <w:bottom w:val="none" w:sz="0" w:space="0" w:color="auto"/>
        <w:right w:val="none" w:sz="0" w:space="0" w:color="auto"/>
      </w:divBdr>
    </w:div>
    <w:div w:id="921640069">
      <w:bodyDiv w:val="1"/>
      <w:marLeft w:val="0"/>
      <w:marRight w:val="0"/>
      <w:marTop w:val="0"/>
      <w:marBottom w:val="0"/>
      <w:divBdr>
        <w:top w:val="none" w:sz="0" w:space="0" w:color="auto"/>
        <w:left w:val="none" w:sz="0" w:space="0" w:color="auto"/>
        <w:bottom w:val="none" w:sz="0" w:space="0" w:color="auto"/>
        <w:right w:val="none" w:sz="0" w:space="0" w:color="auto"/>
      </w:divBdr>
    </w:div>
    <w:div w:id="921717318">
      <w:bodyDiv w:val="1"/>
      <w:marLeft w:val="0"/>
      <w:marRight w:val="0"/>
      <w:marTop w:val="0"/>
      <w:marBottom w:val="0"/>
      <w:divBdr>
        <w:top w:val="none" w:sz="0" w:space="0" w:color="auto"/>
        <w:left w:val="none" w:sz="0" w:space="0" w:color="auto"/>
        <w:bottom w:val="none" w:sz="0" w:space="0" w:color="auto"/>
        <w:right w:val="none" w:sz="0" w:space="0" w:color="auto"/>
      </w:divBdr>
    </w:div>
    <w:div w:id="921722623">
      <w:bodyDiv w:val="1"/>
      <w:marLeft w:val="0"/>
      <w:marRight w:val="0"/>
      <w:marTop w:val="0"/>
      <w:marBottom w:val="0"/>
      <w:divBdr>
        <w:top w:val="none" w:sz="0" w:space="0" w:color="auto"/>
        <w:left w:val="none" w:sz="0" w:space="0" w:color="auto"/>
        <w:bottom w:val="none" w:sz="0" w:space="0" w:color="auto"/>
        <w:right w:val="none" w:sz="0" w:space="0" w:color="auto"/>
      </w:divBdr>
    </w:div>
    <w:div w:id="921764961">
      <w:bodyDiv w:val="1"/>
      <w:marLeft w:val="0"/>
      <w:marRight w:val="0"/>
      <w:marTop w:val="0"/>
      <w:marBottom w:val="0"/>
      <w:divBdr>
        <w:top w:val="none" w:sz="0" w:space="0" w:color="auto"/>
        <w:left w:val="none" w:sz="0" w:space="0" w:color="auto"/>
        <w:bottom w:val="none" w:sz="0" w:space="0" w:color="auto"/>
        <w:right w:val="none" w:sz="0" w:space="0" w:color="auto"/>
      </w:divBdr>
    </w:div>
    <w:div w:id="921839185">
      <w:bodyDiv w:val="1"/>
      <w:marLeft w:val="0"/>
      <w:marRight w:val="0"/>
      <w:marTop w:val="0"/>
      <w:marBottom w:val="0"/>
      <w:divBdr>
        <w:top w:val="none" w:sz="0" w:space="0" w:color="auto"/>
        <w:left w:val="none" w:sz="0" w:space="0" w:color="auto"/>
        <w:bottom w:val="none" w:sz="0" w:space="0" w:color="auto"/>
        <w:right w:val="none" w:sz="0" w:space="0" w:color="auto"/>
      </w:divBdr>
    </w:div>
    <w:div w:id="921908272">
      <w:bodyDiv w:val="1"/>
      <w:marLeft w:val="0"/>
      <w:marRight w:val="0"/>
      <w:marTop w:val="0"/>
      <w:marBottom w:val="0"/>
      <w:divBdr>
        <w:top w:val="none" w:sz="0" w:space="0" w:color="auto"/>
        <w:left w:val="none" w:sz="0" w:space="0" w:color="auto"/>
        <w:bottom w:val="none" w:sz="0" w:space="0" w:color="auto"/>
        <w:right w:val="none" w:sz="0" w:space="0" w:color="auto"/>
      </w:divBdr>
    </w:div>
    <w:div w:id="921917970">
      <w:bodyDiv w:val="1"/>
      <w:marLeft w:val="0"/>
      <w:marRight w:val="0"/>
      <w:marTop w:val="0"/>
      <w:marBottom w:val="0"/>
      <w:divBdr>
        <w:top w:val="none" w:sz="0" w:space="0" w:color="auto"/>
        <w:left w:val="none" w:sz="0" w:space="0" w:color="auto"/>
        <w:bottom w:val="none" w:sz="0" w:space="0" w:color="auto"/>
        <w:right w:val="none" w:sz="0" w:space="0" w:color="auto"/>
      </w:divBdr>
    </w:div>
    <w:div w:id="922296613">
      <w:bodyDiv w:val="1"/>
      <w:marLeft w:val="0"/>
      <w:marRight w:val="0"/>
      <w:marTop w:val="0"/>
      <w:marBottom w:val="0"/>
      <w:divBdr>
        <w:top w:val="none" w:sz="0" w:space="0" w:color="auto"/>
        <w:left w:val="none" w:sz="0" w:space="0" w:color="auto"/>
        <w:bottom w:val="none" w:sz="0" w:space="0" w:color="auto"/>
        <w:right w:val="none" w:sz="0" w:space="0" w:color="auto"/>
      </w:divBdr>
    </w:div>
    <w:div w:id="922375466">
      <w:bodyDiv w:val="1"/>
      <w:marLeft w:val="0"/>
      <w:marRight w:val="0"/>
      <w:marTop w:val="0"/>
      <w:marBottom w:val="0"/>
      <w:divBdr>
        <w:top w:val="none" w:sz="0" w:space="0" w:color="auto"/>
        <w:left w:val="none" w:sz="0" w:space="0" w:color="auto"/>
        <w:bottom w:val="none" w:sz="0" w:space="0" w:color="auto"/>
        <w:right w:val="none" w:sz="0" w:space="0" w:color="auto"/>
      </w:divBdr>
    </w:div>
    <w:div w:id="922421986">
      <w:bodyDiv w:val="1"/>
      <w:marLeft w:val="0"/>
      <w:marRight w:val="0"/>
      <w:marTop w:val="0"/>
      <w:marBottom w:val="0"/>
      <w:divBdr>
        <w:top w:val="none" w:sz="0" w:space="0" w:color="auto"/>
        <w:left w:val="none" w:sz="0" w:space="0" w:color="auto"/>
        <w:bottom w:val="none" w:sz="0" w:space="0" w:color="auto"/>
        <w:right w:val="none" w:sz="0" w:space="0" w:color="auto"/>
      </w:divBdr>
    </w:div>
    <w:div w:id="922449739">
      <w:bodyDiv w:val="1"/>
      <w:marLeft w:val="0"/>
      <w:marRight w:val="0"/>
      <w:marTop w:val="0"/>
      <w:marBottom w:val="0"/>
      <w:divBdr>
        <w:top w:val="none" w:sz="0" w:space="0" w:color="auto"/>
        <w:left w:val="none" w:sz="0" w:space="0" w:color="auto"/>
        <w:bottom w:val="none" w:sz="0" w:space="0" w:color="auto"/>
        <w:right w:val="none" w:sz="0" w:space="0" w:color="auto"/>
      </w:divBdr>
    </w:div>
    <w:div w:id="922881038">
      <w:bodyDiv w:val="1"/>
      <w:marLeft w:val="0"/>
      <w:marRight w:val="0"/>
      <w:marTop w:val="0"/>
      <w:marBottom w:val="0"/>
      <w:divBdr>
        <w:top w:val="none" w:sz="0" w:space="0" w:color="auto"/>
        <w:left w:val="none" w:sz="0" w:space="0" w:color="auto"/>
        <w:bottom w:val="none" w:sz="0" w:space="0" w:color="auto"/>
        <w:right w:val="none" w:sz="0" w:space="0" w:color="auto"/>
      </w:divBdr>
    </w:div>
    <w:div w:id="922955696">
      <w:bodyDiv w:val="1"/>
      <w:marLeft w:val="0"/>
      <w:marRight w:val="0"/>
      <w:marTop w:val="0"/>
      <w:marBottom w:val="0"/>
      <w:divBdr>
        <w:top w:val="none" w:sz="0" w:space="0" w:color="auto"/>
        <w:left w:val="none" w:sz="0" w:space="0" w:color="auto"/>
        <w:bottom w:val="none" w:sz="0" w:space="0" w:color="auto"/>
        <w:right w:val="none" w:sz="0" w:space="0" w:color="auto"/>
      </w:divBdr>
    </w:div>
    <w:div w:id="923032253">
      <w:bodyDiv w:val="1"/>
      <w:marLeft w:val="0"/>
      <w:marRight w:val="0"/>
      <w:marTop w:val="0"/>
      <w:marBottom w:val="0"/>
      <w:divBdr>
        <w:top w:val="none" w:sz="0" w:space="0" w:color="auto"/>
        <w:left w:val="none" w:sz="0" w:space="0" w:color="auto"/>
        <w:bottom w:val="none" w:sz="0" w:space="0" w:color="auto"/>
        <w:right w:val="none" w:sz="0" w:space="0" w:color="auto"/>
      </w:divBdr>
    </w:div>
    <w:div w:id="923339640">
      <w:bodyDiv w:val="1"/>
      <w:marLeft w:val="0"/>
      <w:marRight w:val="0"/>
      <w:marTop w:val="0"/>
      <w:marBottom w:val="0"/>
      <w:divBdr>
        <w:top w:val="none" w:sz="0" w:space="0" w:color="auto"/>
        <w:left w:val="none" w:sz="0" w:space="0" w:color="auto"/>
        <w:bottom w:val="none" w:sz="0" w:space="0" w:color="auto"/>
        <w:right w:val="none" w:sz="0" w:space="0" w:color="auto"/>
      </w:divBdr>
    </w:div>
    <w:div w:id="923344742">
      <w:bodyDiv w:val="1"/>
      <w:marLeft w:val="0"/>
      <w:marRight w:val="0"/>
      <w:marTop w:val="0"/>
      <w:marBottom w:val="0"/>
      <w:divBdr>
        <w:top w:val="none" w:sz="0" w:space="0" w:color="auto"/>
        <w:left w:val="none" w:sz="0" w:space="0" w:color="auto"/>
        <w:bottom w:val="none" w:sz="0" w:space="0" w:color="auto"/>
        <w:right w:val="none" w:sz="0" w:space="0" w:color="auto"/>
      </w:divBdr>
    </w:div>
    <w:div w:id="923346249">
      <w:bodyDiv w:val="1"/>
      <w:marLeft w:val="0"/>
      <w:marRight w:val="0"/>
      <w:marTop w:val="0"/>
      <w:marBottom w:val="0"/>
      <w:divBdr>
        <w:top w:val="none" w:sz="0" w:space="0" w:color="auto"/>
        <w:left w:val="none" w:sz="0" w:space="0" w:color="auto"/>
        <w:bottom w:val="none" w:sz="0" w:space="0" w:color="auto"/>
        <w:right w:val="none" w:sz="0" w:space="0" w:color="auto"/>
      </w:divBdr>
    </w:div>
    <w:div w:id="923537736">
      <w:bodyDiv w:val="1"/>
      <w:marLeft w:val="0"/>
      <w:marRight w:val="0"/>
      <w:marTop w:val="0"/>
      <w:marBottom w:val="0"/>
      <w:divBdr>
        <w:top w:val="none" w:sz="0" w:space="0" w:color="auto"/>
        <w:left w:val="none" w:sz="0" w:space="0" w:color="auto"/>
        <w:bottom w:val="none" w:sz="0" w:space="0" w:color="auto"/>
        <w:right w:val="none" w:sz="0" w:space="0" w:color="auto"/>
      </w:divBdr>
    </w:div>
    <w:div w:id="923954831">
      <w:bodyDiv w:val="1"/>
      <w:marLeft w:val="0"/>
      <w:marRight w:val="0"/>
      <w:marTop w:val="0"/>
      <w:marBottom w:val="0"/>
      <w:divBdr>
        <w:top w:val="none" w:sz="0" w:space="0" w:color="auto"/>
        <w:left w:val="none" w:sz="0" w:space="0" w:color="auto"/>
        <w:bottom w:val="none" w:sz="0" w:space="0" w:color="auto"/>
        <w:right w:val="none" w:sz="0" w:space="0" w:color="auto"/>
      </w:divBdr>
    </w:div>
    <w:div w:id="923956710">
      <w:bodyDiv w:val="1"/>
      <w:marLeft w:val="0"/>
      <w:marRight w:val="0"/>
      <w:marTop w:val="0"/>
      <w:marBottom w:val="0"/>
      <w:divBdr>
        <w:top w:val="none" w:sz="0" w:space="0" w:color="auto"/>
        <w:left w:val="none" w:sz="0" w:space="0" w:color="auto"/>
        <w:bottom w:val="none" w:sz="0" w:space="0" w:color="auto"/>
        <w:right w:val="none" w:sz="0" w:space="0" w:color="auto"/>
      </w:divBdr>
    </w:div>
    <w:div w:id="923999692">
      <w:bodyDiv w:val="1"/>
      <w:marLeft w:val="0"/>
      <w:marRight w:val="0"/>
      <w:marTop w:val="0"/>
      <w:marBottom w:val="0"/>
      <w:divBdr>
        <w:top w:val="none" w:sz="0" w:space="0" w:color="auto"/>
        <w:left w:val="none" w:sz="0" w:space="0" w:color="auto"/>
        <w:bottom w:val="none" w:sz="0" w:space="0" w:color="auto"/>
        <w:right w:val="none" w:sz="0" w:space="0" w:color="auto"/>
      </w:divBdr>
    </w:div>
    <w:div w:id="924193131">
      <w:bodyDiv w:val="1"/>
      <w:marLeft w:val="0"/>
      <w:marRight w:val="0"/>
      <w:marTop w:val="0"/>
      <w:marBottom w:val="0"/>
      <w:divBdr>
        <w:top w:val="none" w:sz="0" w:space="0" w:color="auto"/>
        <w:left w:val="none" w:sz="0" w:space="0" w:color="auto"/>
        <w:bottom w:val="none" w:sz="0" w:space="0" w:color="auto"/>
        <w:right w:val="none" w:sz="0" w:space="0" w:color="auto"/>
      </w:divBdr>
    </w:div>
    <w:div w:id="924220428">
      <w:bodyDiv w:val="1"/>
      <w:marLeft w:val="0"/>
      <w:marRight w:val="0"/>
      <w:marTop w:val="0"/>
      <w:marBottom w:val="0"/>
      <w:divBdr>
        <w:top w:val="none" w:sz="0" w:space="0" w:color="auto"/>
        <w:left w:val="none" w:sz="0" w:space="0" w:color="auto"/>
        <w:bottom w:val="none" w:sz="0" w:space="0" w:color="auto"/>
        <w:right w:val="none" w:sz="0" w:space="0" w:color="auto"/>
      </w:divBdr>
    </w:div>
    <w:div w:id="924387736">
      <w:bodyDiv w:val="1"/>
      <w:marLeft w:val="0"/>
      <w:marRight w:val="0"/>
      <w:marTop w:val="0"/>
      <w:marBottom w:val="0"/>
      <w:divBdr>
        <w:top w:val="none" w:sz="0" w:space="0" w:color="auto"/>
        <w:left w:val="none" w:sz="0" w:space="0" w:color="auto"/>
        <w:bottom w:val="none" w:sz="0" w:space="0" w:color="auto"/>
        <w:right w:val="none" w:sz="0" w:space="0" w:color="auto"/>
      </w:divBdr>
    </w:div>
    <w:div w:id="924530159">
      <w:bodyDiv w:val="1"/>
      <w:marLeft w:val="0"/>
      <w:marRight w:val="0"/>
      <w:marTop w:val="0"/>
      <w:marBottom w:val="0"/>
      <w:divBdr>
        <w:top w:val="none" w:sz="0" w:space="0" w:color="auto"/>
        <w:left w:val="none" w:sz="0" w:space="0" w:color="auto"/>
        <w:bottom w:val="none" w:sz="0" w:space="0" w:color="auto"/>
        <w:right w:val="none" w:sz="0" w:space="0" w:color="auto"/>
      </w:divBdr>
    </w:div>
    <w:div w:id="924535252">
      <w:bodyDiv w:val="1"/>
      <w:marLeft w:val="0"/>
      <w:marRight w:val="0"/>
      <w:marTop w:val="0"/>
      <w:marBottom w:val="0"/>
      <w:divBdr>
        <w:top w:val="none" w:sz="0" w:space="0" w:color="auto"/>
        <w:left w:val="none" w:sz="0" w:space="0" w:color="auto"/>
        <w:bottom w:val="none" w:sz="0" w:space="0" w:color="auto"/>
        <w:right w:val="none" w:sz="0" w:space="0" w:color="auto"/>
      </w:divBdr>
    </w:div>
    <w:div w:id="924613098">
      <w:bodyDiv w:val="1"/>
      <w:marLeft w:val="0"/>
      <w:marRight w:val="0"/>
      <w:marTop w:val="0"/>
      <w:marBottom w:val="0"/>
      <w:divBdr>
        <w:top w:val="none" w:sz="0" w:space="0" w:color="auto"/>
        <w:left w:val="none" w:sz="0" w:space="0" w:color="auto"/>
        <w:bottom w:val="none" w:sz="0" w:space="0" w:color="auto"/>
        <w:right w:val="none" w:sz="0" w:space="0" w:color="auto"/>
      </w:divBdr>
    </w:div>
    <w:div w:id="925654298">
      <w:bodyDiv w:val="1"/>
      <w:marLeft w:val="0"/>
      <w:marRight w:val="0"/>
      <w:marTop w:val="0"/>
      <w:marBottom w:val="0"/>
      <w:divBdr>
        <w:top w:val="none" w:sz="0" w:space="0" w:color="auto"/>
        <w:left w:val="none" w:sz="0" w:space="0" w:color="auto"/>
        <w:bottom w:val="none" w:sz="0" w:space="0" w:color="auto"/>
        <w:right w:val="none" w:sz="0" w:space="0" w:color="auto"/>
      </w:divBdr>
    </w:div>
    <w:div w:id="925958945">
      <w:bodyDiv w:val="1"/>
      <w:marLeft w:val="0"/>
      <w:marRight w:val="0"/>
      <w:marTop w:val="0"/>
      <w:marBottom w:val="0"/>
      <w:divBdr>
        <w:top w:val="none" w:sz="0" w:space="0" w:color="auto"/>
        <w:left w:val="none" w:sz="0" w:space="0" w:color="auto"/>
        <w:bottom w:val="none" w:sz="0" w:space="0" w:color="auto"/>
        <w:right w:val="none" w:sz="0" w:space="0" w:color="auto"/>
      </w:divBdr>
    </w:div>
    <w:div w:id="926034800">
      <w:bodyDiv w:val="1"/>
      <w:marLeft w:val="0"/>
      <w:marRight w:val="0"/>
      <w:marTop w:val="0"/>
      <w:marBottom w:val="0"/>
      <w:divBdr>
        <w:top w:val="none" w:sz="0" w:space="0" w:color="auto"/>
        <w:left w:val="none" w:sz="0" w:space="0" w:color="auto"/>
        <w:bottom w:val="none" w:sz="0" w:space="0" w:color="auto"/>
        <w:right w:val="none" w:sz="0" w:space="0" w:color="auto"/>
      </w:divBdr>
    </w:div>
    <w:div w:id="926159714">
      <w:bodyDiv w:val="1"/>
      <w:marLeft w:val="0"/>
      <w:marRight w:val="0"/>
      <w:marTop w:val="0"/>
      <w:marBottom w:val="0"/>
      <w:divBdr>
        <w:top w:val="none" w:sz="0" w:space="0" w:color="auto"/>
        <w:left w:val="none" w:sz="0" w:space="0" w:color="auto"/>
        <w:bottom w:val="none" w:sz="0" w:space="0" w:color="auto"/>
        <w:right w:val="none" w:sz="0" w:space="0" w:color="auto"/>
      </w:divBdr>
    </w:div>
    <w:div w:id="926226879">
      <w:bodyDiv w:val="1"/>
      <w:marLeft w:val="0"/>
      <w:marRight w:val="0"/>
      <w:marTop w:val="0"/>
      <w:marBottom w:val="0"/>
      <w:divBdr>
        <w:top w:val="none" w:sz="0" w:space="0" w:color="auto"/>
        <w:left w:val="none" w:sz="0" w:space="0" w:color="auto"/>
        <w:bottom w:val="none" w:sz="0" w:space="0" w:color="auto"/>
        <w:right w:val="none" w:sz="0" w:space="0" w:color="auto"/>
      </w:divBdr>
    </w:div>
    <w:div w:id="926503878">
      <w:bodyDiv w:val="1"/>
      <w:marLeft w:val="0"/>
      <w:marRight w:val="0"/>
      <w:marTop w:val="0"/>
      <w:marBottom w:val="0"/>
      <w:divBdr>
        <w:top w:val="none" w:sz="0" w:space="0" w:color="auto"/>
        <w:left w:val="none" w:sz="0" w:space="0" w:color="auto"/>
        <w:bottom w:val="none" w:sz="0" w:space="0" w:color="auto"/>
        <w:right w:val="none" w:sz="0" w:space="0" w:color="auto"/>
      </w:divBdr>
    </w:div>
    <w:div w:id="926503915">
      <w:bodyDiv w:val="1"/>
      <w:marLeft w:val="0"/>
      <w:marRight w:val="0"/>
      <w:marTop w:val="0"/>
      <w:marBottom w:val="0"/>
      <w:divBdr>
        <w:top w:val="none" w:sz="0" w:space="0" w:color="auto"/>
        <w:left w:val="none" w:sz="0" w:space="0" w:color="auto"/>
        <w:bottom w:val="none" w:sz="0" w:space="0" w:color="auto"/>
        <w:right w:val="none" w:sz="0" w:space="0" w:color="auto"/>
      </w:divBdr>
    </w:div>
    <w:div w:id="926618136">
      <w:bodyDiv w:val="1"/>
      <w:marLeft w:val="0"/>
      <w:marRight w:val="0"/>
      <w:marTop w:val="0"/>
      <w:marBottom w:val="0"/>
      <w:divBdr>
        <w:top w:val="none" w:sz="0" w:space="0" w:color="auto"/>
        <w:left w:val="none" w:sz="0" w:space="0" w:color="auto"/>
        <w:bottom w:val="none" w:sz="0" w:space="0" w:color="auto"/>
        <w:right w:val="none" w:sz="0" w:space="0" w:color="auto"/>
      </w:divBdr>
    </w:div>
    <w:div w:id="926618913">
      <w:bodyDiv w:val="1"/>
      <w:marLeft w:val="0"/>
      <w:marRight w:val="0"/>
      <w:marTop w:val="0"/>
      <w:marBottom w:val="0"/>
      <w:divBdr>
        <w:top w:val="none" w:sz="0" w:space="0" w:color="auto"/>
        <w:left w:val="none" w:sz="0" w:space="0" w:color="auto"/>
        <w:bottom w:val="none" w:sz="0" w:space="0" w:color="auto"/>
        <w:right w:val="none" w:sz="0" w:space="0" w:color="auto"/>
      </w:divBdr>
    </w:div>
    <w:div w:id="926885953">
      <w:bodyDiv w:val="1"/>
      <w:marLeft w:val="0"/>
      <w:marRight w:val="0"/>
      <w:marTop w:val="0"/>
      <w:marBottom w:val="0"/>
      <w:divBdr>
        <w:top w:val="none" w:sz="0" w:space="0" w:color="auto"/>
        <w:left w:val="none" w:sz="0" w:space="0" w:color="auto"/>
        <w:bottom w:val="none" w:sz="0" w:space="0" w:color="auto"/>
        <w:right w:val="none" w:sz="0" w:space="0" w:color="auto"/>
      </w:divBdr>
    </w:div>
    <w:div w:id="926886090">
      <w:bodyDiv w:val="1"/>
      <w:marLeft w:val="0"/>
      <w:marRight w:val="0"/>
      <w:marTop w:val="0"/>
      <w:marBottom w:val="0"/>
      <w:divBdr>
        <w:top w:val="none" w:sz="0" w:space="0" w:color="auto"/>
        <w:left w:val="none" w:sz="0" w:space="0" w:color="auto"/>
        <w:bottom w:val="none" w:sz="0" w:space="0" w:color="auto"/>
        <w:right w:val="none" w:sz="0" w:space="0" w:color="auto"/>
      </w:divBdr>
    </w:div>
    <w:div w:id="926958898">
      <w:bodyDiv w:val="1"/>
      <w:marLeft w:val="0"/>
      <w:marRight w:val="0"/>
      <w:marTop w:val="0"/>
      <w:marBottom w:val="0"/>
      <w:divBdr>
        <w:top w:val="none" w:sz="0" w:space="0" w:color="auto"/>
        <w:left w:val="none" w:sz="0" w:space="0" w:color="auto"/>
        <w:bottom w:val="none" w:sz="0" w:space="0" w:color="auto"/>
        <w:right w:val="none" w:sz="0" w:space="0" w:color="auto"/>
      </w:divBdr>
    </w:div>
    <w:div w:id="927271118">
      <w:bodyDiv w:val="1"/>
      <w:marLeft w:val="0"/>
      <w:marRight w:val="0"/>
      <w:marTop w:val="0"/>
      <w:marBottom w:val="0"/>
      <w:divBdr>
        <w:top w:val="none" w:sz="0" w:space="0" w:color="auto"/>
        <w:left w:val="none" w:sz="0" w:space="0" w:color="auto"/>
        <w:bottom w:val="none" w:sz="0" w:space="0" w:color="auto"/>
        <w:right w:val="none" w:sz="0" w:space="0" w:color="auto"/>
      </w:divBdr>
    </w:div>
    <w:div w:id="927541743">
      <w:bodyDiv w:val="1"/>
      <w:marLeft w:val="0"/>
      <w:marRight w:val="0"/>
      <w:marTop w:val="0"/>
      <w:marBottom w:val="0"/>
      <w:divBdr>
        <w:top w:val="none" w:sz="0" w:space="0" w:color="auto"/>
        <w:left w:val="none" w:sz="0" w:space="0" w:color="auto"/>
        <w:bottom w:val="none" w:sz="0" w:space="0" w:color="auto"/>
        <w:right w:val="none" w:sz="0" w:space="0" w:color="auto"/>
      </w:divBdr>
    </w:div>
    <w:div w:id="927928176">
      <w:bodyDiv w:val="1"/>
      <w:marLeft w:val="0"/>
      <w:marRight w:val="0"/>
      <w:marTop w:val="0"/>
      <w:marBottom w:val="0"/>
      <w:divBdr>
        <w:top w:val="none" w:sz="0" w:space="0" w:color="auto"/>
        <w:left w:val="none" w:sz="0" w:space="0" w:color="auto"/>
        <w:bottom w:val="none" w:sz="0" w:space="0" w:color="auto"/>
        <w:right w:val="none" w:sz="0" w:space="0" w:color="auto"/>
      </w:divBdr>
    </w:div>
    <w:div w:id="927931684">
      <w:bodyDiv w:val="1"/>
      <w:marLeft w:val="0"/>
      <w:marRight w:val="0"/>
      <w:marTop w:val="0"/>
      <w:marBottom w:val="0"/>
      <w:divBdr>
        <w:top w:val="none" w:sz="0" w:space="0" w:color="auto"/>
        <w:left w:val="none" w:sz="0" w:space="0" w:color="auto"/>
        <w:bottom w:val="none" w:sz="0" w:space="0" w:color="auto"/>
        <w:right w:val="none" w:sz="0" w:space="0" w:color="auto"/>
      </w:divBdr>
    </w:div>
    <w:div w:id="928124495">
      <w:bodyDiv w:val="1"/>
      <w:marLeft w:val="0"/>
      <w:marRight w:val="0"/>
      <w:marTop w:val="0"/>
      <w:marBottom w:val="0"/>
      <w:divBdr>
        <w:top w:val="none" w:sz="0" w:space="0" w:color="auto"/>
        <w:left w:val="none" w:sz="0" w:space="0" w:color="auto"/>
        <w:bottom w:val="none" w:sz="0" w:space="0" w:color="auto"/>
        <w:right w:val="none" w:sz="0" w:space="0" w:color="auto"/>
      </w:divBdr>
    </w:div>
    <w:div w:id="928391445">
      <w:bodyDiv w:val="1"/>
      <w:marLeft w:val="0"/>
      <w:marRight w:val="0"/>
      <w:marTop w:val="0"/>
      <w:marBottom w:val="0"/>
      <w:divBdr>
        <w:top w:val="none" w:sz="0" w:space="0" w:color="auto"/>
        <w:left w:val="none" w:sz="0" w:space="0" w:color="auto"/>
        <w:bottom w:val="none" w:sz="0" w:space="0" w:color="auto"/>
        <w:right w:val="none" w:sz="0" w:space="0" w:color="auto"/>
      </w:divBdr>
    </w:div>
    <w:div w:id="928545513">
      <w:bodyDiv w:val="1"/>
      <w:marLeft w:val="0"/>
      <w:marRight w:val="0"/>
      <w:marTop w:val="0"/>
      <w:marBottom w:val="0"/>
      <w:divBdr>
        <w:top w:val="none" w:sz="0" w:space="0" w:color="auto"/>
        <w:left w:val="none" w:sz="0" w:space="0" w:color="auto"/>
        <w:bottom w:val="none" w:sz="0" w:space="0" w:color="auto"/>
        <w:right w:val="none" w:sz="0" w:space="0" w:color="auto"/>
      </w:divBdr>
    </w:div>
    <w:div w:id="928586762">
      <w:bodyDiv w:val="1"/>
      <w:marLeft w:val="0"/>
      <w:marRight w:val="0"/>
      <w:marTop w:val="0"/>
      <w:marBottom w:val="0"/>
      <w:divBdr>
        <w:top w:val="none" w:sz="0" w:space="0" w:color="auto"/>
        <w:left w:val="none" w:sz="0" w:space="0" w:color="auto"/>
        <w:bottom w:val="none" w:sz="0" w:space="0" w:color="auto"/>
        <w:right w:val="none" w:sz="0" w:space="0" w:color="auto"/>
      </w:divBdr>
    </w:div>
    <w:div w:id="928588058">
      <w:bodyDiv w:val="1"/>
      <w:marLeft w:val="0"/>
      <w:marRight w:val="0"/>
      <w:marTop w:val="0"/>
      <w:marBottom w:val="0"/>
      <w:divBdr>
        <w:top w:val="none" w:sz="0" w:space="0" w:color="auto"/>
        <w:left w:val="none" w:sz="0" w:space="0" w:color="auto"/>
        <w:bottom w:val="none" w:sz="0" w:space="0" w:color="auto"/>
        <w:right w:val="none" w:sz="0" w:space="0" w:color="auto"/>
      </w:divBdr>
    </w:div>
    <w:div w:id="929040815">
      <w:bodyDiv w:val="1"/>
      <w:marLeft w:val="0"/>
      <w:marRight w:val="0"/>
      <w:marTop w:val="0"/>
      <w:marBottom w:val="0"/>
      <w:divBdr>
        <w:top w:val="none" w:sz="0" w:space="0" w:color="auto"/>
        <w:left w:val="none" w:sz="0" w:space="0" w:color="auto"/>
        <w:bottom w:val="none" w:sz="0" w:space="0" w:color="auto"/>
        <w:right w:val="none" w:sz="0" w:space="0" w:color="auto"/>
      </w:divBdr>
    </w:div>
    <w:div w:id="929043390">
      <w:bodyDiv w:val="1"/>
      <w:marLeft w:val="0"/>
      <w:marRight w:val="0"/>
      <w:marTop w:val="0"/>
      <w:marBottom w:val="0"/>
      <w:divBdr>
        <w:top w:val="none" w:sz="0" w:space="0" w:color="auto"/>
        <w:left w:val="none" w:sz="0" w:space="0" w:color="auto"/>
        <w:bottom w:val="none" w:sz="0" w:space="0" w:color="auto"/>
        <w:right w:val="none" w:sz="0" w:space="0" w:color="auto"/>
      </w:divBdr>
    </w:div>
    <w:div w:id="929192125">
      <w:bodyDiv w:val="1"/>
      <w:marLeft w:val="0"/>
      <w:marRight w:val="0"/>
      <w:marTop w:val="0"/>
      <w:marBottom w:val="0"/>
      <w:divBdr>
        <w:top w:val="none" w:sz="0" w:space="0" w:color="auto"/>
        <w:left w:val="none" w:sz="0" w:space="0" w:color="auto"/>
        <w:bottom w:val="none" w:sz="0" w:space="0" w:color="auto"/>
        <w:right w:val="none" w:sz="0" w:space="0" w:color="auto"/>
      </w:divBdr>
    </w:div>
    <w:div w:id="929581414">
      <w:bodyDiv w:val="1"/>
      <w:marLeft w:val="0"/>
      <w:marRight w:val="0"/>
      <w:marTop w:val="0"/>
      <w:marBottom w:val="0"/>
      <w:divBdr>
        <w:top w:val="none" w:sz="0" w:space="0" w:color="auto"/>
        <w:left w:val="none" w:sz="0" w:space="0" w:color="auto"/>
        <w:bottom w:val="none" w:sz="0" w:space="0" w:color="auto"/>
        <w:right w:val="none" w:sz="0" w:space="0" w:color="auto"/>
      </w:divBdr>
    </w:div>
    <w:div w:id="929701470">
      <w:bodyDiv w:val="1"/>
      <w:marLeft w:val="0"/>
      <w:marRight w:val="0"/>
      <w:marTop w:val="0"/>
      <w:marBottom w:val="0"/>
      <w:divBdr>
        <w:top w:val="none" w:sz="0" w:space="0" w:color="auto"/>
        <w:left w:val="none" w:sz="0" w:space="0" w:color="auto"/>
        <w:bottom w:val="none" w:sz="0" w:space="0" w:color="auto"/>
        <w:right w:val="none" w:sz="0" w:space="0" w:color="auto"/>
      </w:divBdr>
    </w:div>
    <w:div w:id="929897685">
      <w:bodyDiv w:val="1"/>
      <w:marLeft w:val="0"/>
      <w:marRight w:val="0"/>
      <w:marTop w:val="0"/>
      <w:marBottom w:val="0"/>
      <w:divBdr>
        <w:top w:val="none" w:sz="0" w:space="0" w:color="auto"/>
        <w:left w:val="none" w:sz="0" w:space="0" w:color="auto"/>
        <w:bottom w:val="none" w:sz="0" w:space="0" w:color="auto"/>
        <w:right w:val="none" w:sz="0" w:space="0" w:color="auto"/>
      </w:divBdr>
    </w:div>
    <w:div w:id="929968891">
      <w:bodyDiv w:val="1"/>
      <w:marLeft w:val="0"/>
      <w:marRight w:val="0"/>
      <w:marTop w:val="0"/>
      <w:marBottom w:val="0"/>
      <w:divBdr>
        <w:top w:val="none" w:sz="0" w:space="0" w:color="auto"/>
        <w:left w:val="none" w:sz="0" w:space="0" w:color="auto"/>
        <w:bottom w:val="none" w:sz="0" w:space="0" w:color="auto"/>
        <w:right w:val="none" w:sz="0" w:space="0" w:color="auto"/>
      </w:divBdr>
    </w:div>
    <w:div w:id="929972222">
      <w:bodyDiv w:val="1"/>
      <w:marLeft w:val="0"/>
      <w:marRight w:val="0"/>
      <w:marTop w:val="0"/>
      <w:marBottom w:val="0"/>
      <w:divBdr>
        <w:top w:val="none" w:sz="0" w:space="0" w:color="auto"/>
        <w:left w:val="none" w:sz="0" w:space="0" w:color="auto"/>
        <w:bottom w:val="none" w:sz="0" w:space="0" w:color="auto"/>
        <w:right w:val="none" w:sz="0" w:space="0" w:color="auto"/>
      </w:divBdr>
    </w:div>
    <w:div w:id="930046924">
      <w:bodyDiv w:val="1"/>
      <w:marLeft w:val="0"/>
      <w:marRight w:val="0"/>
      <w:marTop w:val="0"/>
      <w:marBottom w:val="0"/>
      <w:divBdr>
        <w:top w:val="none" w:sz="0" w:space="0" w:color="auto"/>
        <w:left w:val="none" w:sz="0" w:space="0" w:color="auto"/>
        <w:bottom w:val="none" w:sz="0" w:space="0" w:color="auto"/>
        <w:right w:val="none" w:sz="0" w:space="0" w:color="auto"/>
      </w:divBdr>
    </w:div>
    <w:div w:id="930047100">
      <w:bodyDiv w:val="1"/>
      <w:marLeft w:val="0"/>
      <w:marRight w:val="0"/>
      <w:marTop w:val="0"/>
      <w:marBottom w:val="0"/>
      <w:divBdr>
        <w:top w:val="none" w:sz="0" w:space="0" w:color="auto"/>
        <w:left w:val="none" w:sz="0" w:space="0" w:color="auto"/>
        <w:bottom w:val="none" w:sz="0" w:space="0" w:color="auto"/>
        <w:right w:val="none" w:sz="0" w:space="0" w:color="auto"/>
      </w:divBdr>
    </w:div>
    <w:div w:id="930162403">
      <w:bodyDiv w:val="1"/>
      <w:marLeft w:val="0"/>
      <w:marRight w:val="0"/>
      <w:marTop w:val="0"/>
      <w:marBottom w:val="0"/>
      <w:divBdr>
        <w:top w:val="none" w:sz="0" w:space="0" w:color="auto"/>
        <w:left w:val="none" w:sz="0" w:space="0" w:color="auto"/>
        <w:bottom w:val="none" w:sz="0" w:space="0" w:color="auto"/>
        <w:right w:val="none" w:sz="0" w:space="0" w:color="auto"/>
      </w:divBdr>
    </w:div>
    <w:div w:id="930314454">
      <w:bodyDiv w:val="1"/>
      <w:marLeft w:val="0"/>
      <w:marRight w:val="0"/>
      <w:marTop w:val="0"/>
      <w:marBottom w:val="0"/>
      <w:divBdr>
        <w:top w:val="none" w:sz="0" w:space="0" w:color="auto"/>
        <w:left w:val="none" w:sz="0" w:space="0" w:color="auto"/>
        <w:bottom w:val="none" w:sz="0" w:space="0" w:color="auto"/>
        <w:right w:val="none" w:sz="0" w:space="0" w:color="auto"/>
      </w:divBdr>
    </w:div>
    <w:div w:id="930427511">
      <w:bodyDiv w:val="1"/>
      <w:marLeft w:val="0"/>
      <w:marRight w:val="0"/>
      <w:marTop w:val="0"/>
      <w:marBottom w:val="0"/>
      <w:divBdr>
        <w:top w:val="none" w:sz="0" w:space="0" w:color="auto"/>
        <w:left w:val="none" w:sz="0" w:space="0" w:color="auto"/>
        <w:bottom w:val="none" w:sz="0" w:space="0" w:color="auto"/>
        <w:right w:val="none" w:sz="0" w:space="0" w:color="auto"/>
      </w:divBdr>
    </w:div>
    <w:div w:id="930432429">
      <w:bodyDiv w:val="1"/>
      <w:marLeft w:val="0"/>
      <w:marRight w:val="0"/>
      <w:marTop w:val="0"/>
      <w:marBottom w:val="0"/>
      <w:divBdr>
        <w:top w:val="none" w:sz="0" w:space="0" w:color="auto"/>
        <w:left w:val="none" w:sz="0" w:space="0" w:color="auto"/>
        <w:bottom w:val="none" w:sz="0" w:space="0" w:color="auto"/>
        <w:right w:val="none" w:sz="0" w:space="0" w:color="auto"/>
      </w:divBdr>
    </w:div>
    <w:div w:id="930547518">
      <w:bodyDiv w:val="1"/>
      <w:marLeft w:val="0"/>
      <w:marRight w:val="0"/>
      <w:marTop w:val="0"/>
      <w:marBottom w:val="0"/>
      <w:divBdr>
        <w:top w:val="none" w:sz="0" w:space="0" w:color="auto"/>
        <w:left w:val="none" w:sz="0" w:space="0" w:color="auto"/>
        <w:bottom w:val="none" w:sz="0" w:space="0" w:color="auto"/>
        <w:right w:val="none" w:sz="0" w:space="0" w:color="auto"/>
      </w:divBdr>
    </w:div>
    <w:div w:id="931006630">
      <w:bodyDiv w:val="1"/>
      <w:marLeft w:val="0"/>
      <w:marRight w:val="0"/>
      <w:marTop w:val="0"/>
      <w:marBottom w:val="0"/>
      <w:divBdr>
        <w:top w:val="none" w:sz="0" w:space="0" w:color="auto"/>
        <w:left w:val="none" w:sz="0" w:space="0" w:color="auto"/>
        <w:bottom w:val="none" w:sz="0" w:space="0" w:color="auto"/>
        <w:right w:val="none" w:sz="0" w:space="0" w:color="auto"/>
      </w:divBdr>
    </w:div>
    <w:div w:id="931010887">
      <w:bodyDiv w:val="1"/>
      <w:marLeft w:val="0"/>
      <w:marRight w:val="0"/>
      <w:marTop w:val="0"/>
      <w:marBottom w:val="0"/>
      <w:divBdr>
        <w:top w:val="none" w:sz="0" w:space="0" w:color="auto"/>
        <w:left w:val="none" w:sz="0" w:space="0" w:color="auto"/>
        <w:bottom w:val="none" w:sz="0" w:space="0" w:color="auto"/>
        <w:right w:val="none" w:sz="0" w:space="0" w:color="auto"/>
      </w:divBdr>
    </w:div>
    <w:div w:id="931201114">
      <w:bodyDiv w:val="1"/>
      <w:marLeft w:val="0"/>
      <w:marRight w:val="0"/>
      <w:marTop w:val="0"/>
      <w:marBottom w:val="0"/>
      <w:divBdr>
        <w:top w:val="none" w:sz="0" w:space="0" w:color="auto"/>
        <w:left w:val="none" w:sz="0" w:space="0" w:color="auto"/>
        <w:bottom w:val="none" w:sz="0" w:space="0" w:color="auto"/>
        <w:right w:val="none" w:sz="0" w:space="0" w:color="auto"/>
      </w:divBdr>
    </w:div>
    <w:div w:id="931208859">
      <w:bodyDiv w:val="1"/>
      <w:marLeft w:val="0"/>
      <w:marRight w:val="0"/>
      <w:marTop w:val="0"/>
      <w:marBottom w:val="0"/>
      <w:divBdr>
        <w:top w:val="none" w:sz="0" w:space="0" w:color="auto"/>
        <w:left w:val="none" w:sz="0" w:space="0" w:color="auto"/>
        <w:bottom w:val="none" w:sz="0" w:space="0" w:color="auto"/>
        <w:right w:val="none" w:sz="0" w:space="0" w:color="auto"/>
      </w:divBdr>
    </w:div>
    <w:div w:id="931351946">
      <w:bodyDiv w:val="1"/>
      <w:marLeft w:val="0"/>
      <w:marRight w:val="0"/>
      <w:marTop w:val="0"/>
      <w:marBottom w:val="0"/>
      <w:divBdr>
        <w:top w:val="none" w:sz="0" w:space="0" w:color="auto"/>
        <w:left w:val="none" w:sz="0" w:space="0" w:color="auto"/>
        <w:bottom w:val="none" w:sz="0" w:space="0" w:color="auto"/>
        <w:right w:val="none" w:sz="0" w:space="0" w:color="auto"/>
      </w:divBdr>
    </w:div>
    <w:div w:id="931621169">
      <w:bodyDiv w:val="1"/>
      <w:marLeft w:val="0"/>
      <w:marRight w:val="0"/>
      <w:marTop w:val="0"/>
      <w:marBottom w:val="0"/>
      <w:divBdr>
        <w:top w:val="none" w:sz="0" w:space="0" w:color="auto"/>
        <w:left w:val="none" w:sz="0" w:space="0" w:color="auto"/>
        <w:bottom w:val="none" w:sz="0" w:space="0" w:color="auto"/>
        <w:right w:val="none" w:sz="0" w:space="0" w:color="auto"/>
      </w:divBdr>
    </w:div>
    <w:div w:id="932010879">
      <w:bodyDiv w:val="1"/>
      <w:marLeft w:val="0"/>
      <w:marRight w:val="0"/>
      <w:marTop w:val="0"/>
      <w:marBottom w:val="0"/>
      <w:divBdr>
        <w:top w:val="none" w:sz="0" w:space="0" w:color="auto"/>
        <w:left w:val="none" w:sz="0" w:space="0" w:color="auto"/>
        <w:bottom w:val="none" w:sz="0" w:space="0" w:color="auto"/>
        <w:right w:val="none" w:sz="0" w:space="0" w:color="auto"/>
      </w:divBdr>
    </w:div>
    <w:div w:id="932084612">
      <w:bodyDiv w:val="1"/>
      <w:marLeft w:val="0"/>
      <w:marRight w:val="0"/>
      <w:marTop w:val="0"/>
      <w:marBottom w:val="0"/>
      <w:divBdr>
        <w:top w:val="none" w:sz="0" w:space="0" w:color="auto"/>
        <w:left w:val="none" w:sz="0" w:space="0" w:color="auto"/>
        <w:bottom w:val="none" w:sz="0" w:space="0" w:color="auto"/>
        <w:right w:val="none" w:sz="0" w:space="0" w:color="auto"/>
      </w:divBdr>
    </w:div>
    <w:div w:id="932127814">
      <w:bodyDiv w:val="1"/>
      <w:marLeft w:val="0"/>
      <w:marRight w:val="0"/>
      <w:marTop w:val="0"/>
      <w:marBottom w:val="0"/>
      <w:divBdr>
        <w:top w:val="none" w:sz="0" w:space="0" w:color="auto"/>
        <w:left w:val="none" w:sz="0" w:space="0" w:color="auto"/>
        <w:bottom w:val="none" w:sz="0" w:space="0" w:color="auto"/>
        <w:right w:val="none" w:sz="0" w:space="0" w:color="auto"/>
      </w:divBdr>
    </w:div>
    <w:div w:id="932203869">
      <w:bodyDiv w:val="1"/>
      <w:marLeft w:val="0"/>
      <w:marRight w:val="0"/>
      <w:marTop w:val="0"/>
      <w:marBottom w:val="0"/>
      <w:divBdr>
        <w:top w:val="none" w:sz="0" w:space="0" w:color="auto"/>
        <w:left w:val="none" w:sz="0" w:space="0" w:color="auto"/>
        <w:bottom w:val="none" w:sz="0" w:space="0" w:color="auto"/>
        <w:right w:val="none" w:sz="0" w:space="0" w:color="auto"/>
      </w:divBdr>
    </w:div>
    <w:div w:id="932589671">
      <w:bodyDiv w:val="1"/>
      <w:marLeft w:val="0"/>
      <w:marRight w:val="0"/>
      <w:marTop w:val="0"/>
      <w:marBottom w:val="0"/>
      <w:divBdr>
        <w:top w:val="none" w:sz="0" w:space="0" w:color="auto"/>
        <w:left w:val="none" w:sz="0" w:space="0" w:color="auto"/>
        <w:bottom w:val="none" w:sz="0" w:space="0" w:color="auto"/>
        <w:right w:val="none" w:sz="0" w:space="0" w:color="auto"/>
      </w:divBdr>
    </w:div>
    <w:div w:id="932665573">
      <w:bodyDiv w:val="1"/>
      <w:marLeft w:val="0"/>
      <w:marRight w:val="0"/>
      <w:marTop w:val="0"/>
      <w:marBottom w:val="0"/>
      <w:divBdr>
        <w:top w:val="none" w:sz="0" w:space="0" w:color="auto"/>
        <w:left w:val="none" w:sz="0" w:space="0" w:color="auto"/>
        <w:bottom w:val="none" w:sz="0" w:space="0" w:color="auto"/>
        <w:right w:val="none" w:sz="0" w:space="0" w:color="auto"/>
      </w:divBdr>
    </w:div>
    <w:div w:id="932784934">
      <w:bodyDiv w:val="1"/>
      <w:marLeft w:val="0"/>
      <w:marRight w:val="0"/>
      <w:marTop w:val="0"/>
      <w:marBottom w:val="0"/>
      <w:divBdr>
        <w:top w:val="none" w:sz="0" w:space="0" w:color="auto"/>
        <w:left w:val="none" w:sz="0" w:space="0" w:color="auto"/>
        <w:bottom w:val="none" w:sz="0" w:space="0" w:color="auto"/>
        <w:right w:val="none" w:sz="0" w:space="0" w:color="auto"/>
      </w:divBdr>
    </w:div>
    <w:div w:id="933435614">
      <w:bodyDiv w:val="1"/>
      <w:marLeft w:val="0"/>
      <w:marRight w:val="0"/>
      <w:marTop w:val="0"/>
      <w:marBottom w:val="0"/>
      <w:divBdr>
        <w:top w:val="none" w:sz="0" w:space="0" w:color="auto"/>
        <w:left w:val="none" w:sz="0" w:space="0" w:color="auto"/>
        <w:bottom w:val="none" w:sz="0" w:space="0" w:color="auto"/>
        <w:right w:val="none" w:sz="0" w:space="0" w:color="auto"/>
      </w:divBdr>
    </w:div>
    <w:div w:id="933514216">
      <w:bodyDiv w:val="1"/>
      <w:marLeft w:val="0"/>
      <w:marRight w:val="0"/>
      <w:marTop w:val="0"/>
      <w:marBottom w:val="0"/>
      <w:divBdr>
        <w:top w:val="none" w:sz="0" w:space="0" w:color="auto"/>
        <w:left w:val="none" w:sz="0" w:space="0" w:color="auto"/>
        <w:bottom w:val="none" w:sz="0" w:space="0" w:color="auto"/>
        <w:right w:val="none" w:sz="0" w:space="0" w:color="auto"/>
      </w:divBdr>
    </w:div>
    <w:div w:id="933981474">
      <w:bodyDiv w:val="1"/>
      <w:marLeft w:val="0"/>
      <w:marRight w:val="0"/>
      <w:marTop w:val="0"/>
      <w:marBottom w:val="0"/>
      <w:divBdr>
        <w:top w:val="none" w:sz="0" w:space="0" w:color="auto"/>
        <w:left w:val="none" w:sz="0" w:space="0" w:color="auto"/>
        <w:bottom w:val="none" w:sz="0" w:space="0" w:color="auto"/>
        <w:right w:val="none" w:sz="0" w:space="0" w:color="auto"/>
      </w:divBdr>
    </w:div>
    <w:div w:id="934095267">
      <w:bodyDiv w:val="1"/>
      <w:marLeft w:val="0"/>
      <w:marRight w:val="0"/>
      <w:marTop w:val="0"/>
      <w:marBottom w:val="0"/>
      <w:divBdr>
        <w:top w:val="none" w:sz="0" w:space="0" w:color="auto"/>
        <w:left w:val="none" w:sz="0" w:space="0" w:color="auto"/>
        <w:bottom w:val="none" w:sz="0" w:space="0" w:color="auto"/>
        <w:right w:val="none" w:sz="0" w:space="0" w:color="auto"/>
      </w:divBdr>
    </w:div>
    <w:div w:id="934286489">
      <w:bodyDiv w:val="1"/>
      <w:marLeft w:val="0"/>
      <w:marRight w:val="0"/>
      <w:marTop w:val="0"/>
      <w:marBottom w:val="0"/>
      <w:divBdr>
        <w:top w:val="none" w:sz="0" w:space="0" w:color="auto"/>
        <w:left w:val="none" w:sz="0" w:space="0" w:color="auto"/>
        <w:bottom w:val="none" w:sz="0" w:space="0" w:color="auto"/>
        <w:right w:val="none" w:sz="0" w:space="0" w:color="auto"/>
      </w:divBdr>
    </w:div>
    <w:div w:id="934434532">
      <w:bodyDiv w:val="1"/>
      <w:marLeft w:val="0"/>
      <w:marRight w:val="0"/>
      <w:marTop w:val="0"/>
      <w:marBottom w:val="0"/>
      <w:divBdr>
        <w:top w:val="none" w:sz="0" w:space="0" w:color="auto"/>
        <w:left w:val="none" w:sz="0" w:space="0" w:color="auto"/>
        <w:bottom w:val="none" w:sz="0" w:space="0" w:color="auto"/>
        <w:right w:val="none" w:sz="0" w:space="0" w:color="auto"/>
      </w:divBdr>
    </w:div>
    <w:div w:id="934629519">
      <w:bodyDiv w:val="1"/>
      <w:marLeft w:val="0"/>
      <w:marRight w:val="0"/>
      <w:marTop w:val="0"/>
      <w:marBottom w:val="0"/>
      <w:divBdr>
        <w:top w:val="none" w:sz="0" w:space="0" w:color="auto"/>
        <w:left w:val="none" w:sz="0" w:space="0" w:color="auto"/>
        <w:bottom w:val="none" w:sz="0" w:space="0" w:color="auto"/>
        <w:right w:val="none" w:sz="0" w:space="0" w:color="auto"/>
      </w:divBdr>
    </w:div>
    <w:div w:id="934632227">
      <w:bodyDiv w:val="1"/>
      <w:marLeft w:val="0"/>
      <w:marRight w:val="0"/>
      <w:marTop w:val="0"/>
      <w:marBottom w:val="0"/>
      <w:divBdr>
        <w:top w:val="none" w:sz="0" w:space="0" w:color="auto"/>
        <w:left w:val="none" w:sz="0" w:space="0" w:color="auto"/>
        <w:bottom w:val="none" w:sz="0" w:space="0" w:color="auto"/>
        <w:right w:val="none" w:sz="0" w:space="0" w:color="auto"/>
      </w:divBdr>
    </w:div>
    <w:div w:id="934705454">
      <w:bodyDiv w:val="1"/>
      <w:marLeft w:val="0"/>
      <w:marRight w:val="0"/>
      <w:marTop w:val="0"/>
      <w:marBottom w:val="0"/>
      <w:divBdr>
        <w:top w:val="none" w:sz="0" w:space="0" w:color="auto"/>
        <w:left w:val="none" w:sz="0" w:space="0" w:color="auto"/>
        <w:bottom w:val="none" w:sz="0" w:space="0" w:color="auto"/>
        <w:right w:val="none" w:sz="0" w:space="0" w:color="auto"/>
      </w:divBdr>
    </w:div>
    <w:div w:id="934828337">
      <w:bodyDiv w:val="1"/>
      <w:marLeft w:val="0"/>
      <w:marRight w:val="0"/>
      <w:marTop w:val="0"/>
      <w:marBottom w:val="0"/>
      <w:divBdr>
        <w:top w:val="none" w:sz="0" w:space="0" w:color="auto"/>
        <w:left w:val="none" w:sz="0" w:space="0" w:color="auto"/>
        <w:bottom w:val="none" w:sz="0" w:space="0" w:color="auto"/>
        <w:right w:val="none" w:sz="0" w:space="0" w:color="auto"/>
      </w:divBdr>
    </w:div>
    <w:div w:id="935133783">
      <w:bodyDiv w:val="1"/>
      <w:marLeft w:val="0"/>
      <w:marRight w:val="0"/>
      <w:marTop w:val="0"/>
      <w:marBottom w:val="0"/>
      <w:divBdr>
        <w:top w:val="none" w:sz="0" w:space="0" w:color="auto"/>
        <w:left w:val="none" w:sz="0" w:space="0" w:color="auto"/>
        <w:bottom w:val="none" w:sz="0" w:space="0" w:color="auto"/>
        <w:right w:val="none" w:sz="0" w:space="0" w:color="auto"/>
      </w:divBdr>
    </w:div>
    <w:div w:id="935287685">
      <w:bodyDiv w:val="1"/>
      <w:marLeft w:val="0"/>
      <w:marRight w:val="0"/>
      <w:marTop w:val="0"/>
      <w:marBottom w:val="0"/>
      <w:divBdr>
        <w:top w:val="none" w:sz="0" w:space="0" w:color="auto"/>
        <w:left w:val="none" w:sz="0" w:space="0" w:color="auto"/>
        <w:bottom w:val="none" w:sz="0" w:space="0" w:color="auto"/>
        <w:right w:val="none" w:sz="0" w:space="0" w:color="auto"/>
      </w:divBdr>
    </w:div>
    <w:div w:id="935400670">
      <w:bodyDiv w:val="1"/>
      <w:marLeft w:val="0"/>
      <w:marRight w:val="0"/>
      <w:marTop w:val="0"/>
      <w:marBottom w:val="0"/>
      <w:divBdr>
        <w:top w:val="none" w:sz="0" w:space="0" w:color="auto"/>
        <w:left w:val="none" w:sz="0" w:space="0" w:color="auto"/>
        <w:bottom w:val="none" w:sz="0" w:space="0" w:color="auto"/>
        <w:right w:val="none" w:sz="0" w:space="0" w:color="auto"/>
      </w:divBdr>
    </w:div>
    <w:div w:id="935404830">
      <w:bodyDiv w:val="1"/>
      <w:marLeft w:val="0"/>
      <w:marRight w:val="0"/>
      <w:marTop w:val="0"/>
      <w:marBottom w:val="0"/>
      <w:divBdr>
        <w:top w:val="none" w:sz="0" w:space="0" w:color="auto"/>
        <w:left w:val="none" w:sz="0" w:space="0" w:color="auto"/>
        <w:bottom w:val="none" w:sz="0" w:space="0" w:color="auto"/>
        <w:right w:val="none" w:sz="0" w:space="0" w:color="auto"/>
      </w:divBdr>
    </w:div>
    <w:div w:id="935558015">
      <w:bodyDiv w:val="1"/>
      <w:marLeft w:val="0"/>
      <w:marRight w:val="0"/>
      <w:marTop w:val="0"/>
      <w:marBottom w:val="0"/>
      <w:divBdr>
        <w:top w:val="none" w:sz="0" w:space="0" w:color="auto"/>
        <w:left w:val="none" w:sz="0" w:space="0" w:color="auto"/>
        <w:bottom w:val="none" w:sz="0" w:space="0" w:color="auto"/>
        <w:right w:val="none" w:sz="0" w:space="0" w:color="auto"/>
      </w:divBdr>
    </w:div>
    <w:div w:id="935792064">
      <w:bodyDiv w:val="1"/>
      <w:marLeft w:val="0"/>
      <w:marRight w:val="0"/>
      <w:marTop w:val="0"/>
      <w:marBottom w:val="0"/>
      <w:divBdr>
        <w:top w:val="none" w:sz="0" w:space="0" w:color="auto"/>
        <w:left w:val="none" w:sz="0" w:space="0" w:color="auto"/>
        <w:bottom w:val="none" w:sz="0" w:space="0" w:color="auto"/>
        <w:right w:val="none" w:sz="0" w:space="0" w:color="auto"/>
      </w:divBdr>
    </w:div>
    <w:div w:id="935795524">
      <w:bodyDiv w:val="1"/>
      <w:marLeft w:val="0"/>
      <w:marRight w:val="0"/>
      <w:marTop w:val="0"/>
      <w:marBottom w:val="0"/>
      <w:divBdr>
        <w:top w:val="none" w:sz="0" w:space="0" w:color="auto"/>
        <w:left w:val="none" w:sz="0" w:space="0" w:color="auto"/>
        <w:bottom w:val="none" w:sz="0" w:space="0" w:color="auto"/>
        <w:right w:val="none" w:sz="0" w:space="0" w:color="auto"/>
      </w:divBdr>
    </w:div>
    <w:div w:id="936016086">
      <w:bodyDiv w:val="1"/>
      <w:marLeft w:val="0"/>
      <w:marRight w:val="0"/>
      <w:marTop w:val="0"/>
      <w:marBottom w:val="0"/>
      <w:divBdr>
        <w:top w:val="none" w:sz="0" w:space="0" w:color="auto"/>
        <w:left w:val="none" w:sz="0" w:space="0" w:color="auto"/>
        <w:bottom w:val="none" w:sz="0" w:space="0" w:color="auto"/>
        <w:right w:val="none" w:sz="0" w:space="0" w:color="auto"/>
      </w:divBdr>
    </w:div>
    <w:div w:id="93606080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36716597">
      <w:bodyDiv w:val="1"/>
      <w:marLeft w:val="0"/>
      <w:marRight w:val="0"/>
      <w:marTop w:val="0"/>
      <w:marBottom w:val="0"/>
      <w:divBdr>
        <w:top w:val="none" w:sz="0" w:space="0" w:color="auto"/>
        <w:left w:val="none" w:sz="0" w:space="0" w:color="auto"/>
        <w:bottom w:val="none" w:sz="0" w:space="0" w:color="auto"/>
        <w:right w:val="none" w:sz="0" w:space="0" w:color="auto"/>
      </w:divBdr>
    </w:div>
    <w:div w:id="936863679">
      <w:bodyDiv w:val="1"/>
      <w:marLeft w:val="0"/>
      <w:marRight w:val="0"/>
      <w:marTop w:val="0"/>
      <w:marBottom w:val="0"/>
      <w:divBdr>
        <w:top w:val="none" w:sz="0" w:space="0" w:color="auto"/>
        <w:left w:val="none" w:sz="0" w:space="0" w:color="auto"/>
        <w:bottom w:val="none" w:sz="0" w:space="0" w:color="auto"/>
        <w:right w:val="none" w:sz="0" w:space="0" w:color="auto"/>
      </w:divBdr>
    </w:div>
    <w:div w:id="937055172">
      <w:bodyDiv w:val="1"/>
      <w:marLeft w:val="0"/>
      <w:marRight w:val="0"/>
      <w:marTop w:val="0"/>
      <w:marBottom w:val="0"/>
      <w:divBdr>
        <w:top w:val="none" w:sz="0" w:space="0" w:color="auto"/>
        <w:left w:val="none" w:sz="0" w:space="0" w:color="auto"/>
        <w:bottom w:val="none" w:sz="0" w:space="0" w:color="auto"/>
        <w:right w:val="none" w:sz="0" w:space="0" w:color="auto"/>
      </w:divBdr>
    </w:div>
    <w:div w:id="937639362">
      <w:bodyDiv w:val="1"/>
      <w:marLeft w:val="0"/>
      <w:marRight w:val="0"/>
      <w:marTop w:val="0"/>
      <w:marBottom w:val="0"/>
      <w:divBdr>
        <w:top w:val="none" w:sz="0" w:space="0" w:color="auto"/>
        <w:left w:val="none" w:sz="0" w:space="0" w:color="auto"/>
        <w:bottom w:val="none" w:sz="0" w:space="0" w:color="auto"/>
        <w:right w:val="none" w:sz="0" w:space="0" w:color="auto"/>
      </w:divBdr>
    </w:div>
    <w:div w:id="937907431">
      <w:bodyDiv w:val="1"/>
      <w:marLeft w:val="0"/>
      <w:marRight w:val="0"/>
      <w:marTop w:val="0"/>
      <w:marBottom w:val="0"/>
      <w:divBdr>
        <w:top w:val="none" w:sz="0" w:space="0" w:color="auto"/>
        <w:left w:val="none" w:sz="0" w:space="0" w:color="auto"/>
        <w:bottom w:val="none" w:sz="0" w:space="0" w:color="auto"/>
        <w:right w:val="none" w:sz="0" w:space="0" w:color="auto"/>
      </w:divBdr>
    </w:div>
    <w:div w:id="938021347">
      <w:bodyDiv w:val="1"/>
      <w:marLeft w:val="0"/>
      <w:marRight w:val="0"/>
      <w:marTop w:val="0"/>
      <w:marBottom w:val="0"/>
      <w:divBdr>
        <w:top w:val="none" w:sz="0" w:space="0" w:color="auto"/>
        <w:left w:val="none" w:sz="0" w:space="0" w:color="auto"/>
        <w:bottom w:val="none" w:sz="0" w:space="0" w:color="auto"/>
        <w:right w:val="none" w:sz="0" w:space="0" w:color="auto"/>
      </w:divBdr>
    </w:div>
    <w:div w:id="938025430">
      <w:bodyDiv w:val="1"/>
      <w:marLeft w:val="0"/>
      <w:marRight w:val="0"/>
      <w:marTop w:val="0"/>
      <w:marBottom w:val="0"/>
      <w:divBdr>
        <w:top w:val="none" w:sz="0" w:space="0" w:color="auto"/>
        <w:left w:val="none" w:sz="0" w:space="0" w:color="auto"/>
        <w:bottom w:val="none" w:sz="0" w:space="0" w:color="auto"/>
        <w:right w:val="none" w:sz="0" w:space="0" w:color="auto"/>
      </w:divBdr>
    </w:div>
    <w:div w:id="938291579">
      <w:bodyDiv w:val="1"/>
      <w:marLeft w:val="0"/>
      <w:marRight w:val="0"/>
      <w:marTop w:val="0"/>
      <w:marBottom w:val="0"/>
      <w:divBdr>
        <w:top w:val="none" w:sz="0" w:space="0" w:color="auto"/>
        <w:left w:val="none" w:sz="0" w:space="0" w:color="auto"/>
        <w:bottom w:val="none" w:sz="0" w:space="0" w:color="auto"/>
        <w:right w:val="none" w:sz="0" w:space="0" w:color="auto"/>
      </w:divBdr>
    </w:div>
    <w:div w:id="938293559">
      <w:bodyDiv w:val="1"/>
      <w:marLeft w:val="0"/>
      <w:marRight w:val="0"/>
      <w:marTop w:val="0"/>
      <w:marBottom w:val="0"/>
      <w:divBdr>
        <w:top w:val="none" w:sz="0" w:space="0" w:color="auto"/>
        <w:left w:val="none" w:sz="0" w:space="0" w:color="auto"/>
        <w:bottom w:val="none" w:sz="0" w:space="0" w:color="auto"/>
        <w:right w:val="none" w:sz="0" w:space="0" w:color="auto"/>
      </w:divBdr>
    </w:div>
    <w:div w:id="938365923">
      <w:bodyDiv w:val="1"/>
      <w:marLeft w:val="0"/>
      <w:marRight w:val="0"/>
      <w:marTop w:val="0"/>
      <w:marBottom w:val="0"/>
      <w:divBdr>
        <w:top w:val="none" w:sz="0" w:space="0" w:color="auto"/>
        <w:left w:val="none" w:sz="0" w:space="0" w:color="auto"/>
        <w:bottom w:val="none" w:sz="0" w:space="0" w:color="auto"/>
        <w:right w:val="none" w:sz="0" w:space="0" w:color="auto"/>
      </w:divBdr>
    </w:div>
    <w:div w:id="938565186">
      <w:bodyDiv w:val="1"/>
      <w:marLeft w:val="0"/>
      <w:marRight w:val="0"/>
      <w:marTop w:val="0"/>
      <w:marBottom w:val="0"/>
      <w:divBdr>
        <w:top w:val="none" w:sz="0" w:space="0" w:color="auto"/>
        <w:left w:val="none" w:sz="0" w:space="0" w:color="auto"/>
        <w:bottom w:val="none" w:sz="0" w:space="0" w:color="auto"/>
        <w:right w:val="none" w:sz="0" w:space="0" w:color="auto"/>
      </w:divBdr>
    </w:div>
    <w:div w:id="938678746">
      <w:bodyDiv w:val="1"/>
      <w:marLeft w:val="0"/>
      <w:marRight w:val="0"/>
      <w:marTop w:val="0"/>
      <w:marBottom w:val="0"/>
      <w:divBdr>
        <w:top w:val="none" w:sz="0" w:space="0" w:color="auto"/>
        <w:left w:val="none" w:sz="0" w:space="0" w:color="auto"/>
        <w:bottom w:val="none" w:sz="0" w:space="0" w:color="auto"/>
        <w:right w:val="none" w:sz="0" w:space="0" w:color="auto"/>
      </w:divBdr>
    </w:div>
    <w:div w:id="938870965">
      <w:bodyDiv w:val="1"/>
      <w:marLeft w:val="0"/>
      <w:marRight w:val="0"/>
      <w:marTop w:val="0"/>
      <w:marBottom w:val="0"/>
      <w:divBdr>
        <w:top w:val="none" w:sz="0" w:space="0" w:color="auto"/>
        <w:left w:val="none" w:sz="0" w:space="0" w:color="auto"/>
        <w:bottom w:val="none" w:sz="0" w:space="0" w:color="auto"/>
        <w:right w:val="none" w:sz="0" w:space="0" w:color="auto"/>
      </w:divBdr>
    </w:div>
    <w:div w:id="939029141">
      <w:bodyDiv w:val="1"/>
      <w:marLeft w:val="0"/>
      <w:marRight w:val="0"/>
      <w:marTop w:val="0"/>
      <w:marBottom w:val="0"/>
      <w:divBdr>
        <w:top w:val="none" w:sz="0" w:space="0" w:color="auto"/>
        <w:left w:val="none" w:sz="0" w:space="0" w:color="auto"/>
        <w:bottom w:val="none" w:sz="0" w:space="0" w:color="auto"/>
        <w:right w:val="none" w:sz="0" w:space="0" w:color="auto"/>
      </w:divBdr>
    </w:div>
    <w:div w:id="939291532">
      <w:bodyDiv w:val="1"/>
      <w:marLeft w:val="0"/>
      <w:marRight w:val="0"/>
      <w:marTop w:val="0"/>
      <w:marBottom w:val="0"/>
      <w:divBdr>
        <w:top w:val="none" w:sz="0" w:space="0" w:color="auto"/>
        <w:left w:val="none" w:sz="0" w:space="0" w:color="auto"/>
        <w:bottom w:val="none" w:sz="0" w:space="0" w:color="auto"/>
        <w:right w:val="none" w:sz="0" w:space="0" w:color="auto"/>
      </w:divBdr>
    </w:div>
    <w:div w:id="939340592">
      <w:bodyDiv w:val="1"/>
      <w:marLeft w:val="0"/>
      <w:marRight w:val="0"/>
      <w:marTop w:val="0"/>
      <w:marBottom w:val="0"/>
      <w:divBdr>
        <w:top w:val="none" w:sz="0" w:space="0" w:color="auto"/>
        <w:left w:val="none" w:sz="0" w:space="0" w:color="auto"/>
        <w:bottom w:val="none" w:sz="0" w:space="0" w:color="auto"/>
        <w:right w:val="none" w:sz="0" w:space="0" w:color="auto"/>
      </w:divBdr>
    </w:div>
    <w:div w:id="939534766">
      <w:bodyDiv w:val="1"/>
      <w:marLeft w:val="0"/>
      <w:marRight w:val="0"/>
      <w:marTop w:val="0"/>
      <w:marBottom w:val="0"/>
      <w:divBdr>
        <w:top w:val="none" w:sz="0" w:space="0" w:color="auto"/>
        <w:left w:val="none" w:sz="0" w:space="0" w:color="auto"/>
        <w:bottom w:val="none" w:sz="0" w:space="0" w:color="auto"/>
        <w:right w:val="none" w:sz="0" w:space="0" w:color="auto"/>
      </w:divBdr>
    </w:div>
    <w:div w:id="939676958">
      <w:bodyDiv w:val="1"/>
      <w:marLeft w:val="0"/>
      <w:marRight w:val="0"/>
      <w:marTop w:val="0"/>
      <w:marBottom w:val="0"/>
      <w:divBdr>
        <w:top w:val="none" w:sz="0" w:space="0" w:color="auto"/>
        <w:left w:val="none" w:sz="0" w:space="0" w:color="auto"/>
        <w:bottom w:val="none" w:sz="0" w:space="0" w:color="auto"/>
        <w:right w:val="none" w:sz="0" w:space="0" w:color="auto"/>
      </w:divBdr>
    </w:div>
    <w:div w:id="939723408">
      <w:bodyDiv w:val="1"/>
      <w:marLeft w:val="0"/>
      <w:marRight w:val="0"/>
      <w:marTop w:val="0"/>
      <w:marBottom w:val="0"/>
      <w:divBdr>
        <w:top w:val="none" w:sz="0" w:space="0" w:color="auto"/>
        <w:left w:val="none" w:sz="0" w:space="0" w:color="auto"/>
        <w:bottom w:val="none" w:sz="0" w:space="0" w:color="auto"/>
        <w:right w:val="none" w:sz="0" w:space="0" w:color="auto"/>
      </w:divBdr>
    </w:div>
    <w:div w:id="939725905">
      <w:bodyDiv w:val="1"/>
      <w:marLeft w:val="0"/>
      <w:marRight w:val="0"/>
      <w:marTop w:val="0"/>
      <w:marBottom w:val="0"/>
      <w:divBdr>
        <w:top w:val="none" w:sz="0" w:space="0" w:color="auto"/>
        <w:left w:val="none" w:sz="0" w:space="0" w:color="auto"/>
        <w:bottom w:val="none" w:sz="0" w:space="0" w:color="auto"/>
        <w:right w:val="none" w:sz="0" w:space="0" w:color="auto"/>
      </w:divBdr>
    </w:div>
    <w:div w:id="939796004">
      <w:bodyDiv w:val="1"/>
      <w:marLeft w:val="0"/>
      <w:marRight w:val="0"/>
      <w:marTop w:val="0"/>
      <w:marBottom w:val="0"/>
      <w:divBdr>
        <w:top w:val="none" w:sz="0" w:space="0" w:color="auto"/>
        <w:left w:val="none" w:sz="0" w:space="0" w:color="auto"/>
        <w:bottom w:val="none" w:sz="0" w:space="0" w:color="auto"/>
        <w:right w:val="none" w:sz="0" w:space="0" w:color="auto"/>
      </w:divBdr>
    </w:div>
    <w:div w:id="939874009">
      <w:bodyDiv w:val="1"/>
      <w:marLeft w:val="0"/>
      <w:marRight w:val="0"/>
      <w:marTop w:val="0"/>
      <w:marBottom w:val="0"/>
      <w:divBdr>
        <w:top w:val="none" w:sz="0" w:space="0" w:color="auto"/>
        <w:left w:val="none" w:sz="0" w:space="0" w:color="auto"/>
        <w:bottom w:val="none" w:sz="0" w:space="0" w:color="auto"/>
        <w:right w:val="none" w:sz="0" w:space="0" w:color="auto"/>
      </w:divBdr>
    </w:div>
    <w:div w:id="939877911">
      <w:bodyDiv w:val="1"/>
      <w:marLeft w:val="0"/>
      <w:marRight w:val="0"/>
      <w:marTop w:val="0"/>
      <w:marBottom w:val="0"/>
      <w:divBdr>
        <w:top w:val="none" w:sz="0" w:space="0" w:color="auto"/>
        <w:left w:val="none" w:sz="0" w:space="0" w:color="auto"/>
        <w:bottom w:val="none" w:sz="0" w:space="0" w:color="auto"/>
        <w:right w:val="none" w:sz="0" w:space="0" w:color="auto"/>
      </w:divBdr>
    </w:div>
    <w:div w:id="940062849">
      <w:bodyDiv w:val="1"/>
      <w:marLeft w:val="0"/>
      <w:marRight w:val="0"/>
      <w:marTop w:val="0"/>
      <w:marBottom w:val="0"/>
      <w:divBdr>
        <w:top w:val="none" w:sz="0" w:space="0" w:color="auto"/>
        <w:left w:val="none" w:sz="0" w:space="0" w:color="auto"/>
        <w:bottom w:val="none" w:sz="0" w:space="0" w:color="auto"/>
        <w:right w:val="none" w:sz="0" w:space="0" w:color="auto"/>
      </w:divBdr>
    </w:div>
    <w:div w:id="940063285">
      <w:bodyDiv w:val="1"/>
      <w:marLeft w:val="0"/>
      <w:marRight w:val="0"/>
      <w:marTop w:val="0"/>
      <w:marBottom w:val="0"/>
      <w:divBdr>
        <w:top w:val="none" w:sz="0" w:space="0" w:color="auto"/>
        <w:left w:val="none" w:sz="0" w:space="0" w:color="auto"/>
        <w:bottom w:val="none" w:sz="0" w:space="0" w:color="auto"/>
        <w:right w:val="none" w:sz="0" w:space="0" w:color="auto"/>
      </w:divBdr>
    </w:div>
    <w:div w:id="940408821">
      <w:bodyDiv w:val="1"/>
      <w:marLeft w:val="0"/>
      <w:marRight w:val="0"/>
      <w:marTop w:val="0"/>
      <w:marBottom w:val="0"/>
      <w:divBdr>
        <w:top w:val="none" w:sz="0" w:space="0" w:color="auto"/>
        <w:left w:val="none" w:sz="0" w:space="0" w:color="auto"/>
        <w:bottom w:val="none" w:sz="0" w:space="0" w:color="auto"/>
        <w:right w:val="none" w:sz="0" w:space="0" w:color="auto"/>
      </w:divBdr>
    </w:div>
    <w:div w:id="940530014">
      <w:bodyDiv w:val="1"/>
      <w:marLeft w:val="0"/>
      <w:marRight w:val="0"/>
      <w:marTop w:val="0"/>
      <w:marBottom w:val="0"/>
      <w:divBdr>
        <w:top w:val="none" w:sz="0" w:space="0" w:color="auto"/>
        <w:left w:val="none" w:sz="0" w:space="0" w:color="auto"/>
        <w:bottom w:val="none" w:sz="0" w:space="0" w:color="auto"/>
        <w:right w:val="none" w:sz="0" w:space="0" w:color="auto"/>
      </w:divBdr>
    </w:div>
    <w:div w:id="940573198">
      <w:bodyDiv w:val="1"/>
      <w:marLeft w:val="0"/>
      <w:marRight w:val="0"/>
      <w:marTop w:val="0"/>
      <w:marBottom w:val="0"/>
      <w:divBdr>
        <w:top w:val="none" w:sz="0" w:space="0" w:color="auto"/>
        <w:left w:val="none" w:sz="0" w:space="0" w:color="auto"/>
        <w:bottom w:val="none" w:sz="0" w:space="0" w:color="auto"/>
        <w:right w:val="none" w:sz="0" w:space="0" w:color="auto"/>
      </w:divBdr>
    </w:div>
    <w:div w:id="940645272">
      <w:bodyDiv w:val="1"/>
      <w:marLeft w:val="0"/>
      <w:marRight w:val="0"/>
      <w:marTop w:val="0"/>
      <w:marBottom w:val="0"/>
      <w:divBdr>
        <w:top w:val="none" w:sz="0" w:space="0" w:color="auto"/>
        <w:left w:val="none" w:sz="0" w:space="0" w:color="auto"/>
        <w:bottom w:val="none" w:sz="0" w:space="0" w:color="auto"/>
        <w:right w:val="none" w:sz="0" w:space="0" w:color="auto"/>
      </w:divBdr>
    </w:div>
    <w:div w:id="940724969">
      <w:bodyDiv w:val="1"/>
      <w:marLeft w:val="0"/>
      <w:marRight w:val="0"/>
      <w:marTop w:val="0"/>
      <w:marBottom w:val="0"/>
      <w:divBdr>
        <w:top w:val="none" w:sz="0" w:space="0" w:color="auto"/>
        <w:left w:val="none" w:sz="0" w:space="0" w:color="auto"/>
        <w:bottom w:val="none" w:sz="0" w:space="0" w:color="auto"/>
        <w:right w:val="none" w:sz="0" w:space="0" w:color="auto"/>
      </w:divBdr>
    </w:div>
    <w:div w:id="940844099">
      <w:bodyDiv w:val="1"/>
      <w:marLeft w:val="0"/>
      <w:marRight w:val="0"/>
      <w:marTop w:val="0"/>
      <w:marBottom w:val="0"/>
      <w:divBdr>
        <w:top w:val="none" w:sz="0" w:space="0" w:color="auto"/>
        <w:left w:val="none" w:sz="0" w:space="0" w:color="auto"/>
        <w:bottom w:val="none" w:sz="0" w:space="0" w:color="auto"/>
        <w:right w:val="none" w:sz="0" w:space="0" w:color="auto"/>
      </w:divBdr>
    </w:div>
    <w:div w:id="941182427">
      <w:bodyDiv w:val="1"/>
      <w:marLeft w:val="0"/>
      <w:marRight w:val="0"/>
      <w:marTop w:val="0"/>
      <w:marBottom w:val="0"/>
      <w:divBdr>
        <w:top w:val="none" w:sz="0" w:space="0" w:color="auto"/>
        <w:left w:val="none" w:sz="0" w:space="0" w:color="auto"/>
        <w:bottom w:val="none" w:sz="0" w:space="0" w:color="auto"/>
        <w:right w:val="none" w:sz="0" w:space="0" w:color="auto"/>
      </w:divBdr>
    </w:div>
    <w:div w:id="941187406">
      <w:bodyDiv w:val="1"/>
      <w:marLeft w:val="0"/>
      <w:marRight w:val="0"/>
      <w:marTop w:val="0"/>
      <w:marBottom w:val="0"/>
      <w:divBdr>
        <w:top w:val="none" w:sz="0" w:space="0" w:color="auto"/>
        <w:left w:val="none" w:sz="0" w:space="0" w:color="auto"/>
        <w:bottom w:val="none" w:sz="0" w:space="0" w:color="auto"/>
        <w:right w:val="none" w:sz="0" w:space="0" w:color="auto"/>
      </w:divBdr>
    </w:div>
    <w:div w:id="941374931">
      <w:bodyDiv w:val="1"/>
      <w:marLeft w:val="0"/>
      <w:marRight w:val="0"/>
      <w:marTop w:val="0"/>
      <w:marBottom w:val="0"/>
      <w:divBdr>
        <w:top w:val="none" w:sz="0" w:space="0" w:color="auto"/>
        <w:left w:val="none" w:sz="0" w:space="0" w:color="auto"/>
        <w:bottom w:val="none" w:sz="0" w:space="0" w:color="auto"/>
        <w:right w:val="none" w:sz="0" w:space="0" w:color="auto"/>
      </w:divBdr>
    </w:div>
    <w:div w:id="941642860">
      <w:bodyDiv w:val="1"/>
      <w:marLeft w:val="0"/>
      <w:marRight w:val="0"/>
      <w:marTop w:val="0"/>
      <w:marBottom w:val="0"/>
      <w:divBdr>
        <w:top w:val="none" w:sz="0" w:space="0" w:color="auto"/>
        <w:left w:val="none" w:sz="0" w:space="0" w:color="auto"/>
        <w:bottom w:val="none" w:sz="0" w:space="0" w:color="auto"/>
        <w:right w:val="none" w:sz="0" w:space="0" w:color="auto"/>
      </w:divBdr>
    </w:div>
    <w:div w:id="941648385">
      <w:bodyDiv w:val="1"/>
      <w:marLeft w:val="0"/>
      <w:marRight w:val="0"/>
      <w:marTop w:val="0"/>
      <w:marBottom w:val="0"/>
      <w:divBdr>
        <w:top w:val="none" w:sz="0" w:space="0" w:color="auto"/>
        <w:left w:val="none" w:sz="0" w:space="0" w:color="auto"/>
        <w:bottom w:val="none" w:sz="0" w:space="0" w:color="auto"/>
        <w:right w:val="none" w:sz="0" w:space="0" w:color="auto"/>
      </w:divBdr>
    </w:div>
    <w:div w:id="941649474">
      <w:bodyDiv w:val="1"/>
      <w:marLeft w:val="0"/>
      <w:marRight w:val="0"/>
      <w:marTop w:val="0"/>
      <w:marBottom w:val="0"/>
      <w:divBdr>
        <w:top w:val="none" w:sz="0" w:space="0" w:color="auto"/>
        <w:left w:val="none" w:sz="0" w:space="0" w:color="auto"/>
        <w:bottom w:val="none" w:sz="0" w:space="0" w:color="auto"/>
        <w:right w:val="none" w:sz="0" w:space="0" w:color="auto"/>
      </w:divBdr>
    </w:div>
    <w:div w:id="941836795">
      <w:bodyDiv w:val="1"/>
      <w:marLeft w:val="0"/>
      <w:marRight w:val="0"/>
      <w:marTop w:val="0"/>
      <w:marBottom w:val="0"/>
      <w:divBdr>
        <w:top w:val="none" w:sz="0" w:space="0" w:color="auto"/>
        <w:left w:val="none" w:sz="0" w:space="0" w:color="auto"/>
        <w:bottom w:val="none" w:sz="0" w:space="0" w:color="auto"/>
        <w:right w:val="none" w:sz="0" w:space="0" w:color="auto"/>
      </w:divBdr>
    </w:div>
    <w:div w:id="941955435">
      <w:bodyDiv w:val="1"/>
      <w:marLeft w:val="0"/>
      <w:marRight w:val="0"/>
      <w:marTop w:val="0"/>
      <w:marBottom w:val="0"/>
      <w:divBdr>
        <w:top w:val="none" w:sz="0" w:space="0" w:color="auto"/>
        <w:left w:val="none" w:sz="0" w:space="0" w:color="auto"/>
        <w:bottom w:val="none" w:sz="0" w:space="0" w:color="auto"/>
        <w:right w:val="none" w:sz="0" w:space="0" w:color="auto"/>
      </w:divBdr>
    </w:div>
    <w:div w:id="942147652">
      <w:bodyDiv w:val="1"/>
      <w:marLeft w:val="0"/>
      <w:marRight w:val="0"/>
      <w:marTop w:val="0"/>
      <w:marBottom w:val="0"/>
      <w:divBdr>
        <w:top w:val="none" w:sz="0" w:space="0" w:color="auto"/>
        <w:left w:val="none" w:sz="0" w:space="0" w:color="auto"/>
        <w:bottom w:val="none" w:sz="0" w:space="0" w:color="auto"/>
        <w:right w:val="none" w:sz="0" w:space="0" w:color="auto"/>
      </w:divBdr>
    </w:div>
    <w:div w:id="942306204">
      <w:bodyDiv w:val="1"/>
      <w:marLeft w:val="0"/>
      <w:marRight w:val="0"/>
      <w:marTop w:val="0"/>
      <w:marBottom w:val="0"/>
      <w:divBdr>
        <w:top w:val="none" w:sz="0" w:space="0" w:color="auto"/>
        <w:left w:val="none" w:sz="0" w:space="0" w:color="auto"/>
        <w:bottom w:val="none" w:sz="0" w:space="0" w:color="auto"/>
        <w:right w:val="none" w:sz="0" w:space="0" w:color="auto"/>
      </w:divBdr>
    </w:div>
    <w:div w:id="942372254">
      <w:bodyDiv w:val="1"/>
      <w:marLeft w:val="0"/>
      <w:marRight w:val="0"/>
      <w:marTop w:val="0"/>
      <w:marBottom w:val="0"/>
      <w:divBdr>
        <w:top w:val="none" w:sz="0" w:space="0" w:color="auto"/>
        <w:left w:val="none" w:sz="0" w:space="0" w:color="auto"/>
        <w:bottom w:val="none" w:sz="0" w:space="0" w:color="auto"/>
        <w:right w:val="none" w:sz="0" w:space="0" w:color="auto"/>
      </w:divBdr>
    </w:div>
    <w:div w:id="942490544">
      <w:bodyDiv w:val="1"/>
      <w:marLeft w:val="0"/>
      <w:marRight w:val="0"/>
      <w:marTop w:val="0"/>
      <w:marBottom w:val="0"/>
      <w:divBdr>
        <w:top w:val="none" w:sz="0" w:space="0" w:color="auto"/>
        <w:left w:val="none" w:sz="0" w:space="0" w:color="auto"/>
        <w:bottom w:val="none" w:sz="0" w:space="0" w:color="auto"/>
        <w:right w:val="none" w:sz="0" w:space="0" w:color="auto"/>
      </w:divBdr>
    </w:div>
    <w:div w:id="942611347">
      <w:bodyDiv w:val="1"/>
      <w:marLeft w:val="0"/>
      <w:marRight w:val="0"/>
      <w:marTop w:val="0"/>
      <w:marBottom w:val="0"/>
      <w:divBdr>
        <w:top w:val="none" w:sz="0" w:space="0" w:color="auto"/>
        <w:left w:val="none" w:sz="0" w:space="0" w:color="auto"/>
        <w:bottom w:val="none" w:sz="0" w:space="0" w:color="auto"/>
        <w:right w:val="none" w:sz="0" w:space="0" w:color="auto"/>
      </w:divBdr>
    </w:div>
    <w:div w:id="942686637">
      <w:bodyDiv w:val="1"/>
      <w:marLeft w:val="0"/>
      <w:marRight w:val="0"/>
      <w:marTop w:val="0"/>
      <w:marBottom w:val="0"/>
      <w:divBdr>
        <w:top w:val="none" w:sz="0" w:space="0" w:color="auto"/>
        <w:left w:val="none" w:sz="0" w:space="0" w:color="auto"/>
        <w:bottom w:val="none" w:sz="0" w:space="0" w:color="auto"/>
        <w:right w:val="none" w:sz="0" w:space="0" w:color="auto"/>
      </w:divBdr>
    </w:div>
    <w:div w:id="942692319">
      <w:bodyDiv w:val="1"/>
      <w:marLeft w:val="0"/>
      <w:marRight w:val="0"/>
      <w:marTop w:val="0"/>
      <w:marBottom w:val="0"/>
      <w:divBdr>
        <w:top w:val="none" w:sz="0" w:space="0" w:color="auto"/>
        <w:left w:val="none" w:sz="0" w:space="0" w:color="auto"/>
        <w:bottom w:val="none" w:sz="0" w:space="0" w:color="auto"/>
        <w:right w:val="none" w:sz="0" w:space="0" w:color="auto"/>
      </w:divBdr>
    </w:div>
    <w:div w:id="942760388">
      <w:bodyDiv w:val="1"/>
      <w:marLeft w:val="0"/>
      <w:marRight w:val="0"/>
      <w:marTop w:val="0"/>
      <w:marBottom w:val="0"/>
      <w:divBdr>
        <w:top w:val="none" w:sz="0" w:space="0" w:color="auto"/>
        <w:left w:val="none" w:sz="0" w:space="0" w:color="auto"/>
        <w:bottom w:val="none" w:sz="0" w:space="0" w:color="auto"/>
        <w:right w:val="none" w:sz="0" w:space="0" w:color="auto"/>
      </w:divBdr>
    </w:div>
    <w:div w:id="942765650">
      <w:bodyDiv w:val="1"/>
      <w:marLeft w:val="0"/>
      <w:marRight w:val="0"/>
      <w:marTop w:val="0"/>
      <w:marBottom w:val="0"/>
      <w:divBdr>
        <w:top w:val="none" w:sz="0" w:space="0" w:color="auto"/>
        <w:left w:val="none" w:sz="0" w:space="0" w:color="auto"/>
        <w:bottom w:val="none" w:sz="0" w:space="0" w:color="auto"/>
        <w:right w:val="none" w:sz="0" w:space="0" w:color="auto"/>
      </w:divBdr>
    </w:div>
    <w:div w:id="942876844">
      <w:bodyDiv w:val="1"/>
      <w:marLeft w:val="0"/>
      <w:marRight w:val="0"/>
      <w:marTop w:val="0"/>
      <w:marBottom w:val="0"/>
      <w:divBdr>
        <w:top w:val="none" w:sz="0" w:space="0" w:color="auto"/>
        <w:left w:val="none" w:sz="0" w:space="0" w:color="auto"/>
        <w:bottom w:val="none" w:sz="0" w:space="0" w:color="auto"/>
        <w:right w:val="none" w:sz="0" w:space="0" w:color="auto"/>
      </w:divBdr>
    </w:div>
    <w:div w:id="943343558">
      <w:bodyDiv w:val="1"/>
      <w:marLeft w:val="0"/>
      <w:marRight w:val="0"/>
      <w:marTop w:val="0"/>
      <w:marBottom w:val="0"/>
      <w:divBdr>
        <w:top w:val="none" w:sz="0" w:space="0" w:color="auto"/>
        <w:left w:val="none" w:sz="0" w:space="0" w:color="auto"/>
        <w:bottom w:val="none" w:sz="0" w:space="0" w:color="auto"/>
        <w:right w:val="none" w:sz="0" w:space="0" w:color="auto"/>
      </w:divBdr>
    </w:div>
    <w:div w:id="943654479">
      <w:bodyDiv w:val="1"/>
      <w:marLeft w:val="0"/>
      <w:marRight w:val="0"/>
      <w:marTop w:val="0"/>
      <w:marBottom w:val="0"/>
      <w:divBdr>
        <w:top w:val="none" w:sz="0" w:space="0" w:color="auto"/>
        <w:left w:val="none" w:sz="0" w:space="0" w:color="auto"/>
        <w:bottom w:val="none" w:sz="0" w:space="0" w:color="auto"/>
        <w:right w:val="none" w:sz="0" w:space="0" w:color="auto"/>
      </w:divBdr>
    </w:div>
    <w:div w:id="943655818">
      <w:bodyDiv w:val="1"/>
      <w:marLeft w:val="0"/>
      <w:marRight w:val="0"/>
      <w:marTop w:val="0"/>
      <w:marBottom w:val="0"/>
      <w:divBdr>
        <w:top w:val="none" w:sz="0" w:space="0" w:color="auto"/>
        <w:left w:val="none" w:sz="0" w:space="0" w:color="auto"/>
        <w:bottom w:val="none" w:sz="0" w:space="0" w:color="auto"/>
        <w:right w:val="none" w:sz="0" w:space="0" w:color="auto"/>
      </w:divBdr>
    </w:div>
    <w:div w:id="943726201">
      <w:bodyDiv w:val="1"/>
      <w:marLeft w:val="0"/>
      <w:marRight w:val="0"/>
      <w:marTop w:val="0"/>
      <w:marBottom w:val="0"/>
      <w:divBdr>
        <w:top w:val="none" w:sz="0" w:space="0" w:color="auto"/>
        <w:left w:val="none" w:sz="0" w:space="0" w:color="auto"/>
        <w:bottom w:val="none" w:sz="0" w:space="0" w:color="auto"/>
        <w:right w:val="none" w:sz="0" w:space="0" w:color="auto"/>
      </w:divBdr>
    </w:div>
    <w:div w:id="943850887">
      <w:bodyDiv w:val="1"/>
      <w:marLeft w:val="0"/>
      <w:marRight w:val="0"/>
      <w:marTop w:val="0"/>
      <w:marBottom w:val="0"/>
      <w:divBdr>
        <w:top w:val="none" w:sz="0" w:space="0" w:color="auto"/>
        <w:left w:val="none" w:sz="0" w:space="0" w:color="auto"/>
        <w:bottom w:val="none" w:sz="0" w:space="0" w:color="auto"/>
        <w:right w:val="none" w:sz="0" w:space="0" w:color="auto"/>
      </w:divBdr>
    </w:div>
    <w:div w:id="944340673">
      <w:bodyDiv w:val="1"/>
      <w:marLeft w:val="0"/>
      <w:marRight w:val="0"/>
      <w:marTop w:val="0"/>
      <w:marBottom w:val="0"/>
      <w:divBdr>
        <w:top w:val="none" w:sz="0" w:space="0" w:color="auto"/>
        <w:left w:val="none" w:sz="0" w:space="0" w:color="auto"/>
        <w:bottom w:val="none" w:sz="0" w:space="0" w:color="auto"/>
        <w:right w:val="none" w:sz="0" w:space="0" w:color="auto"/>
      </w:divBdr>
    </w:div>
    <w:div w:id="944507274">
      <w:bodyDiv w:val="1"/>
      <w:marLeft w:val="0"/>
      <w:marRight w:val="0"/>
      <w:marTop w:val="0"/>
      <w:marBottom w:val="0"/>
      <w:divBdr>
        <w:top w:val="none" w:sz="0" w:space="0" w:color="auto"/>
        <w:left w:val="none" w:sz="0" w:space="0" w:color="auto"/>
        <w:bottom w:val="none" w:sz="0" w:space="0" w:color="auto"/>
        <w:right w:val="none" w:sz="0" w:space="0" w:color="auto"/>
      </w:divBdr>
    </w:div>
    <w:div w:id="944656734">
      <w:bodyDiv w:val="1"/>
      <w:marLeft w:val="0"/>
      <w:marRight w:val="0"/>
      <w:marTop w:val="0"/>
      <w:marBottom w:val="0"/>
      <w:divBdr>
        <w:top w:val="none" w:sz="0" w:space="0" w:color="auto"/>
        <w:left w:val="none" w:sz="0" w:space="0" w:color="auto"/>
        <w:bottom w:val="none" w:sz="0" w:space="0" w:color="auto"/>
        <w:right w:val="none" w:sz="0" w:space="0" w:color="auto"/>
      </w:divBdr>
    </w:div>
    <w:div w:id="944730641">
      <w:bodyDiv w:val="1"/>
      <w:marLeft w:val="0"/>
      <w:marRight w:val="0"/>
      <w:marTop w:val="0"/>
      <w:marBottom w:val="0"/>
      <w:divBdr>
        <w:top w:val="none" w:sz="0" w:space="0" w:color="auto"/>
        <w:left w:val="none" w:sz="0" w:space="0" w:color="auto"/>
        <w:bottom w:val="none" w:sz="0" w:space="0" w:color="auto"/>
        <w:right w:val="none" w:sz="0" w:space="0" w:color="auto"/>
      </w:divBdr>
    </w:div>
    <w:div w:id="945041340">
      <w:bodyDiv w:val="1"/>
      <w:marLeft w:val="0"/>
      <w:marRight w:val="0"/>
      <w:marTop w:val="0"/>
      <w:marBottom w:val="0"/>
      <w:divBdr>
        <w:top w:val="none" w:sz="0" w:space="0" w:color="auto"/>
        <w:left w:val="none" w:sz="0" w:space="0" w:color="auto"/>
        <w:bottom w:val="none" w:sz="0" w:space="0" w:color="auto"/>
        <w:right w:val="none" w:sz="0" w:space="0" w:color="auto"/>
      </w:divBdr>
    </w:div>
    <w:div w:id="945042908">
      <w:bodyDiv w:val="1"/>
      <w:marLeft w:val="0"/>
      <w:marRight w:val="0"/>
      <w:marTop w:val="0"/>
      <w:marBottom w:val="0"/>
      <w:divBdr>
        <w:top w:val="none" w:sz="0" w:space="0" w:color="auto"/>
        <w:left w:val="none" w:sz="0" w:space="0" w:color="auto"/>
        <w:bottom w:val="none" w:sz="0" w:space="0" w:color="auto"/>
        <w:right w:val="none" w:sz="0" w:space="0" w:color="auto"/>
      </w:divBdr>
    </w:div>
    <w:div w:id="945119580">
      <w:bodyDiv w:val="1"/>
      <w:marLeft w:val="0"/>
      <w:marRight w:val="0"/>
      <w:marTop w:val="0"/>
      <w:marBottom w:val="0"/>
      <w:divBdr>
        <w:top w:val="none" w:sz="0" w:space="0" w:color="auto"/>
        <w:left w:val="none" w:sz="0" w:space="0" w:color="auto"/>
        <w:bottom w:val="none" w:sz="0" w:space="0" w:color="auto"/>
        <w:right w:val="none" w:sz="0" w:space="0" w:color="auto"/>
      </w:divBdr>
    </w:div>
    <w:div w:id="945187151">
      <w:bodyDiv w:val="1"/>
      <w:marLeft w:val="0"/>
      <w:marRight w:val="0"/>
      <w:marTop w:val="0"/>
      <w:marBottom w:val="0"/>
      <w:divBdr>
        <w:top w:val="none" w:sz="0" w:space="0" w:color="auto"/>
        <w:left w:val="none" w:sz="0" w:space="0" w:color="auto"/>
        <w:bottom w:val="none" w:sz="0" w:space="0" w:color="auto"/>
        <w:right w:val="none" w:sz="0" w:space="0" w:color="auto"/>
      </w:divBdr>
    </w:div>
    <w:div w:id="945816392">
      <w:bodyDiv w:val="1"/>
      <w:marLeft w:val="0"/>
      <w:marRight w:val="0"/>
      <w:marTop w:val="0"/>
      <w:marBottom w:val="0"/>
      <w:divBdr>
        <w:top w:val="none" w:sz="0" w:space="0" w:color="auto"/>
        <w:left w:val="none" w:sz="0" w:space="0" w:color="auto"/>
        <w:bottom w:val="none" w:sz="0" w:space="0" w:color="auto"/>
        <w:right w:val="none" w:sz="0" w:space="0" w:color="auto"/>
      </w:divBdr>
    </w:div>
    <w:div w:id="945817921">
      <w:bodyDiv w:val="1"/>
      <w:marLeft w:val="0"/>
      <w:marRight w:val="0"/>
      <w:marTop w:val="0"/>
      <w:marBottom w:val="0"/>
      <w:divBdr>
        <w:top w:val="none" w:sz="0" w:space="0" w:color="auto"/>
        <w:left w:val="none" w:sz="0" w:space="0" w:color="auto"/>
        <w:bottom w:val="none" w:sz="0" w:space="0" w:color="auto"/>
        <w:right w:val="none" w:sz="0" w:space="0" w:color="auto"/>
      </w:divBdr>
    </w:div>
    <w:div w:id="946040825">
      <w:bodyDiv w:val="1"/>
      <w:marLeft w:val="0"/>
      <w:marRight w:val="0"/>
      <w:marTop w:val="0"/>
      <w:marBottom w:val="0"/>
      <w:divBdr>
        <w:top w:val="none" w:sz="0" w:space="0" w:color="auto"/>
        <w:left w:val="none" w:sz="0" w:space="0" w:color="auto"/>
        <w:bottom w:val="none" w:sz="0" w:space="0" w:color="auto"/>
        <w:right w:val="none" w:sz="0" w:space="0" w:color="auto"/>
      </w:divBdr>
    </w:div>
    <w:div w:id="946084157">
      <w:bodyDiv w:val="1"/>
      <w:marLeft w:val="0"/>
      <w:marRight w:val="0"/>
      <w:marTop w:val="0"/>
      <w:marBottom w:val="0"/>
      <w:divBdr>
        <w:top w:val="none" w:sz="0" w:space="0" w:color="auto"/>
        <w:left w:val="none" w:sz="0" w:space="0" w:color="auto"/>
        <w:bottom w:val="none" w:sz="0" w:space="0" w:color="auto"/>
        <w:right w:val="none" w:sz="0" w:space="0" w:color="auto"/>
      </w:divBdr>
    </w:div>
    <w:div w:id="946275102">
      <w:bodyDiv w:val="1"/>
      <w:marLeft w:val="0"/>
      <w:marRight w:val="0"/>
      <w:marTop w:val="0"/>
      <w:marBottom w:val="0"/>
      <w:divBdr>
        <w:top w:val="none" w:sz="0" w:space="0" w:color="auto"/>
        <w:left w:val="none" w:sz="0" w:space="0" w:color="auto"/>
        <w:bottom w:val="none" w:sz="0" w:space="0" w:color="auto"/>
        <w:right w:val="none" w:sz="0" w:space="0" w:color="auto"/>
      </w:divBdr>
    </w:div>
    <w:div w:id="946616644">
      <w:bodyDiv w:val="1"/>
      <w:marLeft w:val="0"/>
      <w:marRight w:val="0"/>
      <w:marTop w:val="0"/>
      <w:marBottom w:val="0"/>
      <w:divBdr>
        <w:top w:val="none" w:sz="0" w:space="0" w:color="auto"/>
        <w:left w:val="none" w:sz="0" w:space="0" w:color="auto"/>
        <w:bottom w:val="none" w:sz="0" w:space="0" w:color="auto"/>
        <w:right w:val="none" w:sz="0" w:space="0" w:color="auto"/>
      </w:divBdr>
    </w:div>
    <w:div w:id="947783860">
      <w:bodyDiv w:val="1"/>
      <w:marLeft w:val="0"/>
      <w:marRight w:val="0"/>
      <w:marTop w:val="0"/>
      <w:marBottom w:val="0"/>
      <w:divBdr>
        <w:top w:val="none" w:sz="0" w:space="0" w:color="auto"/>
        <w:left w:val="none" w:sz="0" w:space="0" w:color="auto"/>
        <w:bottom w:val="none" w:sz="0" w:space="0" w:color="auto"/>
        <w:right w:val="none" w:sz="0" w:space="0" w:color="auto"/>
      </w:divBdr>
    </w:div>
    <w:div w:id="947931177">
      <w:bodyDiv w:val="1"/>
      <w:marLeft w:val="0"/>
      <w:marRight w:val="0"/>
      <w:marTop w:val="0"/>
      <w:marBottom w:val="0"/>
      <w:divBdr>
        <w:top w:val="none" w:sz="0" w:space="0" w:color="auto"/>
        <w:left w:val="none" w:sz="0" w:space="0" w:color="auto"/>
        <w:bottom w:val="none" w:sz="0" w:space="0" w:color="auto"/>
        <w:right w:val="none" w:sz="0" w:space="0" w:color="auto"/>
      </w:divBdr>
    </w:div>
    <w:div w:id="948009581">
      <w:bodyDiv w:val="1"/>
      <w:marLeft w:val="0"/>
      <w:marRight w:val="0"/>
      <w:marTop w:val="0"/>
      <w:marBottom w:val="0"/>
      <w:divBdr>
        <w:top w:val="none" w:sz="0" w:space="0" w:color="auto"/>
        <w:left w:val="none" w:sz="0" w:space="0" w:color="auto"/>
        <w:bottom w:val="none" w:sz="0" w:space="0" w:color="auto"/>
        <w:right w:val="none" w:sz="0" w:space="0" w:color="auto"/>
      </w:divBdr>
    </w:div>
    <w:div w:id="948199712">
      <w:bodyDiv w:val="1"/>
      <w:marLeft w:val="0"/>
      <w:marRight w:val="0"/>
      <w:marTop w:val="0"/>
      <w:marBottom w:val="0"/>
      <w:divBdr>
        <w:top w:val="none" w:sz="0" w:space="0" w:color="auto"/>
        <w:left w:val="none" w:sz="0" w:space="0" w:color="auto"/>
        <w:bottom w:val="none" w:sz="0" w:space="0" w:color="auto"/>
        <w:right w:val="none" w:sz="0" w:space="0" w:color="auto"/>
      </w:divBdr>
    </w:div>
    <w:div w:id="948777333">
      <w:bodyDiv w:val="1"/>
      <w:marLeft w:val="0"/>
      <w:marRight w:val="0"/>
      <w:marTop w:val="0"/>
      <w:marBottom w:val="0"/>
      <w:divBdr>
        <w:top w:val="none" w:sz="0" w:space="0" w:color="auto"/>
        <w:left w:val="none" w:sz="0" w:space="0" w:color="auto"/>
        <w:bottom w:val="none" w:sz="0" w:space="0" w:color="auto"/>
        <w:right w:val="none" w:sz="0" w:space="0" w:color="auto"/>
      </w:divBdr>
    </w:div>
    <w:div w:id="949160816">
      <w:bodyDiv w:val="1"/>
      <w:marLeft w:val="0"/>
      <w:marRight w:val="0"/>
      <w:marTop w:val="0"/>
      <w:marBottom w:val="0"/>
      <w:divBdr>
        <w:top w:val="none" w:sz="0" w:space="0" w:color="auto"/>
        <w:left w:val="none" w:sz="0" w:space="0" w:color="auto"/>
        <w:bottom w:val="none" w:sz="0" w:space="0" w:color="auto"/>
        <w:right w:val="none" w:sz="0" w:space="0" w:color="auto"/>
      </w:divBdr>
    </w:div>
    <w:div w:id="949434205">
      <w:bodyDiv w:val="1"/>
      <w:marLeft w:val="0"/>
      <w:marRight w:val="0"/>
      <w:marTop w:val="0"/>
      <w:marBottom w:val="0"/>
      <w:divBdr>
        <w:top w:val="none" w:sz="0" w:space="0" w:color="auto"/>
        <w:left w:val="none" w:sz="0" w:space="0" w:color="auto"/>
        <w:bottom w:val="none" w:sz="0" w:space="0" w:color="auto"/>
        <w:right w:val="none" w:sz="0" w:space="0" w:color="auto"/>
      </w:divBdr>
    </w:div>
    <w:div w:id="949555370">
      <w:bodyDiv w:val="1"/>
      <w:marLeft w:val="0"/>
      <w:marRight w:val="0"/>
      <w:marTop w:val="0"/>
      <w:marBottom w:val="0"/>
      <w:divBdr>
        <w:top w:val="none" w:sz="0" w:space="0" w:color="auto"/>
        <w:left w:val="none" w:sz="0" w:space="0" w:color="auto"/>
        <w:bottom w:val="none" w:sz="0" w:space="0" w:color="auto"/>
        <w:right w:val="none" w:sz="0" w:space="0" w:color="auto"/>
      </w:divBdr>
    </w:div>
    <w:div w:id="949556204">
      <w:bodyDiv w:val="1"/>
      <w:marLeft w:val="0"/>
      <w:marRight w:val="0"/>
      <w:marTop w:val="0"/>
      <w:marBottom w:val="0"/>
      <w:divBdr>
        <w:top w:val="none" w:sz="0" w:space="0" w:color="auto"/>
        <w:left w:val="none" w:sz="0" w:space="0" w:color="auto"/>
        <w:bottom w:val="none" w:sz="0" w:space="0" w:color="auto"/>
        <w:right w:val="none" w:sz="0" w:space="0" w:color="auto"/>
      </w:divBdr>
    </w:div>
    <w:div w:id="949780090">
      <w:bodyDiv w:val="1"/>
      <w:marLeft w:val="0"/>
      <w:marRight w:val="0"/>
      <w:marTop w:val="0"/>
      <w:marBottom w:val="0"/>
      <w:divBdr>
        <w:top w:val="none" w:sz="0" w:space="0" w:color="auto"/>
        <w:left w:val="none" w:sz="0" w:space="0" w:color="auto"/>
        <w:bottom w:val="none" w:sz="0" w:space="0" w:color="auto"/>
        <w:right w:val="none" w:sz="0" w:space="0" w:color="auto"/>
      </w:divBdr>
    </w:div>
    <w:div w:id="949897578">
      <w:bodyDiv w:val="1"/>
      <w:marLeft w:val="0"/>
      <w:marRight w:val="0"/>
      <w:marTop w:val="0"/>
      <w:marBottom w:val="0"/>
      <w:divBdr>
        <w:top w:val="none" w:sz="0" w:space="0" w:color="auto"/>
        <w:left w:val="none" w:sz="0" w:space="0" w:color="auto"/>
        <w:bottom w:val="none" w:sz="0" w:space="0" w:color="auto"/>
        <w:right w:val="none" w:sz="0" w:space="0" w:color="auto"/>
      </w:divBdr>
    </w:div>
    <w:div w:id="949899450">
      <w:bodyDiv w:val="1"/>
      <w:marLeft w:val="0"/>
      <w:marRight w:val="0"/>
      <w:marTop w:val="0"/>
      <w:marBottom w:val="0"/>
      <w:divBdr>
        <w:top w:val="none" w:sz="0" w:space="0" w:color="auto"/>
        <w:left w:val="none" w:sz="0" w:space="0" w:color="auto"/>
        <w:bottom w:val="none" w:sz="0" w:space="0" w:color="auto"/>
        <w:right w:val="none" w:sz="0" w:space="0" w:color="auto"/>
      </w:divBdr>
    </w:div>
    <w:div w:id="949968493">
      <w:bodyDiv w:val="1"/>
      <w:marLeft w:val="0"/>
      <w:marRight w:val="0"/>
      <w:marTop w:val="0"/>
      <w:marBottom w:val="0"/>
      <w:divBdr>
        <w:top w:val="none" w:sz="0" w:space="0" w:color="auto"/>
        <w:left w:val="none" w:sz="0" w:space="0" w:color="auto"/>
        <w:bottom w:val="none" w:sz="0" w:space="0" w:color="auto"/>
        <w:right w:val="none" w:sz="0" w:space="0" w:color="auto"/>
      </w:divBdr>
    </w:div>
    <w:div w:id="949972364">
      <w:bodyDiv w:val="1"/>
      <w:marLeft w:val="0"/>
      <w:marRight w:val="0"/>
      <w:marTop w:val="0"/>
      <w:marBottom w:val="0"/>
      <w:divBdr>
        <w:top w:val="none" w:sz="0" w:space="0" w:color="auto"/>
        <w:left w:val="none" w:sz="0" w:space="0" w:color="auto"/>
        <w:bottom w:val="none" w:sz="0" w:space="0" w:color="auto"/>
        <w:right w:val="none" w:sz="0" w:space="0" w:color="auto"/>
      </w:divBdr>
    </w:div>
    <w:div w:id="949973133">
      <w:bodyDiv w:val="1"/>
      <w:marLeft w:val="0"/>
      <w:marRight w:val="0"/>
      <w:marTop w:val="0"/>
      <w:marBottom w:val="0"/>
      <w:divBdr>
        <w:top w:val="none" w:sz="0" w:space="0" w:color="auto"/>
        <w:left w:val="none" w:sz="0" w:space="0" w:color="auto"/>
        <w:bottom w:val="none" w:sz="0" w:space="0" w:color="auto"/>
        <w:right w:val="none" w:sz="0" w:space="0" w:color="auto"/>
      </w:divBdr>
    </w:div>
    <w:div w:id="950164173">
      <w:bodyDiv w:val="1"/>
      <w:marLeft w:val="0"/>
      <w:marRight w:val="0"/>
      <w:marTop w:val="0"/>
      <w:marBottom w:val="0"/>
      <w:divBdr>
        <w:top w:val="none" w:sz="0" w:space="0" w:color="auto"/>
        <w:left w:val="none" w:sz="0" w:space="0" w:color="auto"/>
        <w:bottom w:val="none" w:sz="0" w:space="0" w:color="auto"/>
        <w:right w:val="none" w:sz="0" w:space="0" w:color="auto"/>
      </w:divBdr>
    </w:div>
    <w:div w:id="950286604">
      <w:bodyDiv w:val="1"/>
      <w:marLeft w:val="0"/>
      <w:marRight w:val="0"/>
      <w:marTop w:val="0"/>
      <w:marBottom w:val="0"/>
      <w:divBdr>
        <w:top w:val="none" w:sz="0" w:space="0" w:color="auto"/>
        <w:left w:val="none" w:sz="0" w:space="0" w:color="auto"/>
        <w:bottom w:val="none" w:sz="0" w:space="0" w:color="auto"/>
        <w:right w:val="none" w:sz="0" w:space="0" w:color="auto"/>
      </w:divBdr>
    </w:div>
    <w:div w:id="950743428">
      <w:bodyDiv w:val="1"/>
      <w:marLeft w:val="0"/>
      <w:marRight w:val="0"/>
      <w:marTop w:val="0"/>
      <w:marBottom w:val="0"/>
      <w:divBdr>
        <w:top w:val="none" w:sz="0" w:space="0" w:color="auto"/>
        <w:left w:val="none" w:sz="0" w:space="0" w:color="auto"/>
        <w:bottom w:val="none" w:sz="0" w:space="0" w:color="auto"/>
        <w:right w:val="none" w:sz="0" w:space="0" w:color="auto"/>
      </w:divBdr>
    </w:div>
    <w:div w:id="950819782">
      <w:bodyDiv w:val="1"/>
      <w:marLeft w:val="0"/>
      <w:marRight w:val="0"/>
      <w:marTop w:val="0"/>
      <w:marBottom w:val="0"/>
      <w:divBdr>
        <w:top w:val="none" w:sz="0" w:space="0" w:color="auto"/>
        <w:left w:val="none" w:sz="0" w:space="0" w:color="auto"/>
        <w:bottom w:val="none" w:sz="0" w:space="0" w:color="auto"/>
        <w:right w:val="none" w:sz="0" w:space="0" w:color="auto"/>
      </w:divBdr>
    </w:div>
    <w:div w:id="951015087">
      <w:bodyDiv w:val="1"/>
      <w:marLeft w:val="0"/>
      <w:marRight w:val="0"/>
      <w:marTop w:val="0"/>
      <w:marBottom w:val="0"/>
      <w:divBdr>
        <w:top w:val="none" w:sz="0" w:space="0" w:color="auto"/>
        <w:left w:val="none" w:sz="0" w:space="0" w:color="auto"/>
        <w:bottom w:val="none" w:sz="0" w:space="0" w:color="auto"/>
        <w:right w:val="none" w:sz="0" w:space="0" w:color="auto"/>
      </w:divBdr>
    </w:div>
    <w:div w:id="951134452">
      <w:bodyDiv w:val="1"/>
      <w:marLeft w:val="0"/>
      <w:marRight w:val="0"/>
      <w:marTop w:val="0"/>
      <w:marBottom w:val="0"/>
      <w:divBdr>
        <w:top w:val="none" w:sz="0" w:space="0" w:color="auto"/>
        <w:left w:val="none" w:sz="0" w:space="0" w:color="auto"/>
        <w:bottom w:val="none" w:sz="0" w:space="0" w:color="auto"/>
        <w:right w:val="none" w:sz="0" w:space="0" w:color="auto"/>
      </w:divBdr>
    </w:div>
    <w:div w:id="951211717">
      <w:bodyDiv w:val="1"/>
      <w:marLeft w:val="0"/>
      <w:marRight w:val="0"/>
      <w:marTop w:val="0"/>
      <w:marBottom w:val="0"/>
      <w:divBdr>
        <w:top w:val="none" w:sz="0" w:space="0" w:color="auto"/>
        <w:left w:val="none" w:sz="0" w:space="0" w:color="auto"/>
        <w:bottom w:val="none" w:sz="0" w:space="0" w:color="auto"/>
        <w:right w:val="none" w:sz="0" w:space="0" w:color="auto"/>
      </w:divBdr>
    </w:div>
    <w:div w:id="951328550">
      <w:bodyDiv w:val="1"/>
      <w:marLeft w:val="0"/>
      <w:marRight w:val="0"/>
      <w:marTop w:val="0"/>
      <w:marBottom w:val="0"/>
      <w:divBdr>
        <w:top w:val="none" w:sz="0" w:space="0" w:color="auto"/>
        <w:left w:val="none" w:sz="0" w:space="0" w:color="auto"/>
        <w:bottom w:val="none" w:sz="0" w:space="0" w:color="auto"/>
        <w:right w:val="none" w:sz="0" w:space="0" w:color="auto"/>
      </w:divBdr>
    </w:div>
    <w:div w:id="951471454">
      <w:bodyDiv w:val="1"/>
      <w:marLeft w:val="0"/>
      <w:marRight w:val="0"/>
      <w:marTop w:val="0"/>
      <w:marBottom w:val="0"/>
      <w:divBdr>
        <w:top w:val="none" w:sz="0" w:space="0" w:color="auto"/>
        <w:left w:val="none" w:sz="0" w:space="0" w:color="auto"/>
        <w:bottom w:val="none" w:sz="0" w:space="0" w:color="auto"/>
        <w:right w:val="none" w:sz="0" w:space="0" w:color="auto"/>
      </w:divBdr>
    </w:div>
    <w:div w:id="951590323">
      <w:bodyDiv w:val="1"/>
      <w:marLeft w:val="0"/>
      <w:marRight w:val="0"/>
      <w:marTop w:val="0"/>
      <w:marBottom w:val="0"/>
      <w:divBdr>
        <w:top w:val="none" w:sz="0" w:space="0" w:color="auto"/>
        <w:left w:val="none" w:sz="0" w:space="0" w:color="auto"/>
        <w:bottom w:val="none" w:sz="0" w:space="0" w:color="auto"/>
        <w:right w:val="none" w:sz="0" w:space="0" w:color="auto"/>
      </w:divBdr>
    </w:div>
    <w:div w:id="951664920">
      <w:bodyDiv w:val="1"/>
      <w:marLeft w:val="0"/>
      <w:marRight w:val="0"/>
      <w:marTop w:val="0"/>
      <w:marBottom w:val="0"/>
      <w:divBdr>
        <w:top w:val="none" w:sz="0" w:space="0" w:color="auto"/>
        <w:left w:val="none" w:sz="0" w:space="0" w:color="auto"/>
        <w:bottom w:val="none" w:sz="0" w:space="0" w:color="auto"/>
        <w:right w:val="none" w:sz="0" w:space="0" w:color="auto"/>
      </w:divBdr>
    </w:div>
    <w:div w:id="951672620">
      <w:bodyDiv w:val="1"/>
      <w:marLeft w:val="0"/>
      <w:marRight w:val="0"/>
      <w:marTop w:val="0"/>
      <w:marBottom w:val="0"/>
      <w:divBdr>
        <w:top w:val="none" w:sz="0" w:space="0" w:color="auto"/>
        <w:left w:val="none" w:sz="0" w:space="0" w:color="auto"/>
        <w:bottom w:val="none" w:sz="0" w:space="0" w:color="auto"/>
        <w:right w:val="none" w:sz="0" w:space="0" w:color="auto"/>
      </w:divBdr>
    </w:div>
    <w:div w:id="951740451">
      <w:bodyDiv w:val="1"/>
      <w:marLeft w:val="0"/>
      <w:marRight w:val="0"/>
      <w:marTop w:val="0"/>
      <w:marBottom w:val="0"/>
      <w:divBdr>
        <w:top w:val="none" w:sz="0" w:space="0" w:color="auto"/>
        <w:left w:val="none" w:sz="0" w:space="0" w:color="auto"/>
        <w:bottom w:val="none" w:sz="0" w:space="0" w:color="auto"/>
        <w:right w:val="none" w:sz="0" w:space="0" w:color="auto"/>
      </w:divBdr>
    </w:div>
    <w:div w:id="952059734">
      <w:bodyDiv w:val="1"/>
      <w:marLeft w:val="0"/>
      <w:marRight w:val="0"/>
      <w:marTop w:val="0"/>
      <w:marBottom w:val="0"/>
      <w:divBdr>
        <w:top w:val="none" w:sz="0" w:space="0" w:color="auto"/>
        <w:left w:val="none" w:sz="0" w:space="0" w:color="auto"/>
        <w:bottom w:val="none" w:sz="0" w:space="0" w:color="auto"/>
        <w:right w:val="none" w:sz="0" w:space="0" w:color="auto"/>
      </w:divBdr>
    </w:div>
    <w:div w:id="952133648">
      <w:bodyDiv w:val="1"/>
      <w:marLeft w:val="0"/>
      <w:marRight w:val="0"/>
      <w:marTop w:val="0"/>
      <w:marBottom w:val="0"/>
      <w:divBdr>
        <w:top w:val="none" w:sz="0" w:space="0" w:color="auto"/>
        <w:left w:val="none" w:sz="0" w:space="0" w:color="auto"/>
        <w:bottom w:val="none" w:sz="0" w:space="0" w:color="auto"/>
        <w:right w:val="none" w:sz="0" w:space="0" w:color="auto"/>
      </w:divBdr>
    </w:div>
    <w:div w:id="952175118">
      <w:bodyDiv w:val="1"/>
      <w:marLeft w:val="0"/>
      <w:marRight w:val="0"/>
      <w:marTop w:val="0"/>
      <w:marBottom w:val="0"/>
      <w:divBdr>
        <w:top w:val="none" w:sz="0" w:space="0" w:color="auto"/>
        <w:left w:val="none" w:sz="0" w:space="0" w:color="auto"/>
        <w:bottom w:val="none" w:sz="0" w:space="0" w:color="auto"/>
        <w:right w:val="none" w:sz="0" w:space="0" w:color="auto"/>
      </w:divBdr>
    </w:div>
    <w:div w:id="952201323">
      <w:bodyDiv w:val="1"/>
      <w:marLeft w:val="0"/>
      <w:marRight w:val="0"/>
      <w:marTop w:val="0"/>
      <w:marBottom w:val="0"/>
      <w:divBdr>
        <w:top w:val="none" w:sz="0" w:space="0" w:color="auto"/>
        <w:left w:val="none" w:sz="0" w:space="0" w:color="auto"/>
        <w:bottom w:val="none" w:sz="0" w:space="0" w:color="auto"/>
        <w:right w:val="none" w:sz="0" w:space="0" w:color="auto"/>
      </w:divBdr>
    </w:div>
    <w:div w:id="952252781">
      <w:bodyDiv w:val="1"/>
      <w:marLeft w:val="0"/>
      <w:marRight w:val="0"/>
      <w:marTop w:val="0"/>
      <w:marBottom w:val="0"/>
      <w:divBdr>
        <w:top w:val="none" w:sz="0" w:space="0" w:color="auto"/>
        <w:left w:val="none" w:sz="0" w:space="0" w:color="auto"/>
        <w:bottom w:val="none" w:sz="0" w:space="0" w:color="auto"/>
        <w:right w:val="none" w:sz="0" w:space="0" w:color="auto"/>
      </w:divBdr>
    </w:div>
    <w:div w:id="952396758">
      <w:bodyDiv w:val="1"/>
      <w:marLeft w:val="0"/>
      <w:marRight w:val="0"/>
      <w:marTop w:val="0"/>
      <w:marBottom w:val="0"/>
      <w:divBdr>
        <w:top w:val="none" w:sz="0" w:space="0" w:color="auto"/>
        <w:left w:val="none" w:sz="0" w:space="0" w:color="auto"/>
        <w:bottom w:val="none" w:sz="0" w:space="0" w:color="auto"/>
        <w:right w:val="none" w:sz="0" w:space="0" w:color="auto"/>
      </w:divBdr>
    </w:div>
    <w:div w:id="952714159">
      <w:bodyDiv w:val="1"/>
      <w:marLeft w:val="0"/>
      <w:marRight w:val="0"/>
      <w:marTop w:val="0"/>
      <w:marBottom w:val="0"/>
      <w:divBdr>
        <w:top w:val="none" w:sz="0" w:space="0" w:color="auto"/>
        <w:left w:val="none" w:sz="0" w:space="0" w:color="auto"/>
        <w:bottom w:val="none" w:sz="0" w:space="0" w:color="auto"/>
        <w:right w:val="none" w:sz="0" w:space="0" w:color="auto"/>
      </w:divBdr>
    </w:div>
    <w:div w:id="952828401">
      <w:bodyDiv w:val="1"/>
      <w:marLeft w:val="0"/>
      <w:marRight w:val="0"/>
      <w:marTop w:val="0"/>
      <w:marBottom w:val="0"/>
      <w:divBdr>
        <w:top w:val="none" w:sz="0" w:space="0" w:color="auto"/>
        <w:left w:val="none" w:sz="0" w:space="0" w:color="auto"/>
        <w:bottom w:val="none" w:sz="0" w:space="0" w:color="auto"/>
        <w:right w:val="none" w:sz="0" w:space="0" w:color="auto"/>
      </w:divBdr>
    </w:div>
    <w:div w:id="953171232">
      <w:bodyDiv w:val="1"/>
      <w:marLeft w:val="0"/>
      <w:marRight w:val="0"/>
      <w:marTop w:val="0"/>
      <w:marBottom w:val="0"/>
      <w:divBdr>
        <w:top w:val="none" w:sz="0" w:space="0" w:color="auto"/>
        <w:left w:val="none" w:sz="0" w:space="0" w:color="auto"/>
        <w:bottom w:val="none" w:sz="0" w:space="0" w:color="auto"/>
        <w:right w:val="none" w:sz="0" w:space="0" w:color="auto"/>
      </w:divBdr>
    </w:div>
    <w:div w:id="953175187">
      <w:bodyDiv w:val="1"/>
      <w:marLeft w:val="0"/>
      <w:marRight w:val="0"/>
      <w:marTop w:val="0"/>
      <w:marBottom w:val="0"/>
      <w:divBdr>
        <w:top w:val="none" w:sz="0" w:space="0" w:color="auto"/>
        <w:left w:val="none" w:sz="0" w:space="0" w:color="auto"/>
        <w:bottom w:val="none" w:sz="0" w:space="0" w:color="auto"/>
        <w:right w:val="none" w:sz="0" w:space="0" w:color="auto"/>
      </w:divBdr>
    </w:div>
    <w:div w:id="953294356">
      <w:bodyDiv w:val="1"/>
      <w:marLeft w:val="0"/>
      <w:marRight w:val="0"/>
      <w:marTop w:val="0"/>
      <w:marBottom w:val="0"/>
      <w:divBdr>
        <w:top w:val="none" w:sz="0" w:space="0" w:color="auto"/>
        <w:left w:val="none" w:sz="0" w:space="0" w:color="auto"/>
        <w:bottom w:val="none" w:sz="0" w:space="0" w:color="auto"/>
        <w:right w:val="none" w:sz="0" w:space="0" w:color="auto"/>
      </w:divBdr>
    </w:div>
    <w:div w:id="953362638">
      <w:bodyDiv w:val="1"/>
      <w:marLeft w:val="0"/>
      <w:marRight w:val="0"/>
      <w:marTop w:val="0"/>
      <w:marBottom w:val="0"/>
      <w:divBdr>
        <w:top w:val="none" w:sz="0" w:space="0" w:color="auto"/>
        <w:left w:val="none" w:sz="0" w:space="0" w:color="auto"/>
        <w:bottom w:val="none" w:sz="0" w:space="0" w:color="auto"/>
        <w:right w:val="none" w:sz="0" w:space="0" w:color="auto"/>
      </w:divBdr>
    </w:div>
    <w:div w:id="953562391">
      <w:bodyDiv w:val="1"/>
      <w:marLeft w:val="0"/>
      <w:marRight w:val="0"/>
      <w:marTop w:val="0"/>
      <w:marBottom w:val="0"/>
      <w:divBdr>
        <w:top w:val="none" w:sz="0" w:space="0" w:color="auto"/>
        <w:left w:val="none" w:sz="0" w:space="0" w:color="auto"/>
        <w:bottom w:val="none" w:sz="0" w:space="0" w:color="auto"/>
        <w:right w:val="none" w:sz="0" w:space="0" w:color="auto"/>
      </w:divBdr>
    </w:div>
    <w:div w:id="954096535">
      <w:bodyDiv w:val="1"/>
      <w:marLeft w:val="0"/>
      <w:marRight w:val="0"/>
      <w:marTop w:val="0"/>
      <w:marBottom w:val="0"/>
      <w:divBdr>
        <w:top w:val="none" w:sz="0" w:space="0" w:color="auto"/>
        <w:left w:val="none" w:sz="0" w:space="0" w:color="auto"/>
        <w:bottom w:val="none" w:sz="0" w:space="0" w:color="auto"/>
        <w:right w:val="none" w:sz="0" w:space="0" w:color="auto"/>
      </w:divBdr>
    </w:div>
    <w:div w:id="954139917">
      <w:bodyDiv w:val="1"/>
      <w:marLeft w:val="0"/>
      <w:marRight w:val="0"/>
      <w:marTop w:val="0"/>
      <w:marBottom w:val="0"/>
      <w:divBdr>
        <w:top w:val="none" w:sz="0" w:space="0" w:color="auto"/>
        <w:left w:val="none" w:sz="0" w:space="0" w:color="auto"/>
        <w:bottom w:val="none" w:sz="0" w:space="0" w:color="auto"/>
        <w:right w:val="none" w:sz="0" w:space="0" w:color="auto"/>
      </w:divBdr>
    </w:div>
    <w:div w:id="954365999">
      <w:bodyDiv w:val="1"/>
      <w:marLeft w:val="0"/>
      <w:marRight w:val="0"/>
      <w:marTop w:val="0"/>
      <w:marBottom w:val="0"/>
      <w:divBdr>
        <w:top w:val="none" w:sz="0" w:space="0" w:color="auto"/>
        <w:left w:val="none" w:sz="0" w:space="0" w:color="auto"/>
        <w:bottom w:val="none" w:sz="0" w:space="0" w:color="auto"/>
        <w:right w:val="none" w:sz="0" w:space="0" w:color="auto"/>
      </w:divBdr>
    </w:div>
    <w:div w:id="954872935">
      <w:bodyDiv w:val="1"/>
      <w:marLeft w:val="0"/>
      <w:marRight w:val="0"/>
      <w:marTop w:val="0"/>
      <w:marBottom w:val="0"/>
      <w:divBdr>
        <w:top w:val="none" w:sz="0" w:space="0" w:color="auto"/>
        <w:left w:val="none" w:sz="0" w:space="0" w:color="auto"/>
        <w:bottom w:val="none" w:sz="0" w:space="0" w:color="auto"/>
        <w:right w:val="none" w:sz="0" w:space="0" w:color="auto"/>
      </w:divBdr>
    </w:div>
    <w:div w:id="955136435">
      <w:bodyDiv w:val="1"/>
      <w:marLeft w:val="0"/>
      <w:marRight w:val="0"/>
      <w:marTop w:val="0"/>
      <w:marBottom w:val="0"/>
      <w:divBdr>
        <w:top w:val="none" w:sz="0" w:space="0" w:color="auto"/>
        <w:left w:val="none" w:sz="0" w:space="0" w:color="auto"/>
        <w:bottom w:val="none" w:sz="0" w:space="0" w:color="auto"/>
        <w:right w:val="none" w:sz="0" w:space="0" w:color="auto"/>
      </w:divBdr>
    </w:div>
    <w:div w:id="955284521">
      <w:bodyDiv w:val="1"/>
      <w:marLeft w:val="0"/>
      <w:marRight w:val="0"/>
      <w:marTop w:val="0"/>
      <w:marBottom w:val="0"/>
      <w:divBdr>
        <w:top w:val="none" w:sz="0" w:space="0" w:color="auto"/>
        <w:left w:val="none" w:sz="0" w:space="0" w:color="auto"/>
        <w:bottom w:val="none" w:sz="0" w:space="0" w:color="auto"/>
        <w:right w:val="none" w:sz="0" w:space="0" w:color="auto"/>
      </w:divBdr>
    </w:div>
    <w:div w:id="955331954">
      <w:bodyDiv w:val="1"/>
      <w:marLeft w:val="0"/>
      <w:marRight w:val="0"/>
      <w:marTop w:val="0"/>
      <w:marBottom w:val="0"/>
      <w:divBdr>
        <w:top w:val="none" w:sz="0" w:space="0" w:color="auto"/>
        <w:left w:val="none" w:sz="0" w:space="0" w:color="auto"/>
        <w:bottom w:val="none" w:sz="0" w:space="0" w:color="auto"/>
        <w:right w:val="none" w:sz="0" w:space="0" w:color="auto"/>
      </w:divBdr>
    </w:div>
    <w:div w:id="955336560">
      <w:bodyDiv w:val="1"/>
      <w:marLeft w:val="0"/>
      <w:marRight w:val="0"/>
      <w:marTop w:val="0"/>
      <w:marBottom w:val="0"/>
      <w:divBdr>
        <w:top w:val="none" w:sz="0" w:space="0" w:color="auto"/>
        <w:left w:val="none" w:sz="0" w:space="0" w:color="auto"/>
        <w:bottom w:val="none" w:sz="0" w:space="0" w:color="auto"/>
        <w:right w:val="none" w:sz="0" w:space="0" w:color="auto"/>
      </w:divBdr>
    </w:div>
    <w:div w:id="955403419">
      <w:bodyDiv w:val="1"/>
      <w:marLeft w:val="0"/>
      <w:marRight w:val="0"/>
      <w:marTop w:val="0"/>
      <w:marBottom w:val="0"/>
      <w:divBdr>
        <w:top w:val="none" w:sz="0" w:space="0" w:color="auto"/>
        <w:left w:val="none" w:sz="0" w:space="0" w:color="auto"/>
        <w:bottom w:val="none" w:sz="0" w:space="0" w:color="auto"/>
        <w:right w:val="none" w:sz="0" w:space="0" w:color="auto"/>
      </w:divBdr>
    </w:div>
    <w:div w:id="955600119">
      <w:bodyDiv w:val="1"/>
      <w:marLeft w:val="0"/>
      <w:marRight w:val="0"/>
      <w:marTop w:val="0"/>
      <w:marBottom w:val="0"/>
      <w:divBdr>
        <w:top w:val="none" w:sz="0" w:space="0" w:color="auto"/>
        <w:left w:val="none" w:sz="0" w:space="0" w:color="auto"/>
        <w:bottom w:val="none" w:sz="0" w:space="0" w:color="auto"/>
        <w:right w:val="none" w:sz="0" w:space="0" w:color="auto"/>
      </w:divBdr>
    </w:div>
    <w:div w:id="955790880">
      <w:bodyDiv w:val="1"/>
      <w:marLeft w:val="0"/>
      <w:marRight w:val="0"/>
      <w:marTop w:val="0"/>
      <w:marBottom w:val="0"/>
      <w:divBdr>
        <w:top w:val="none" w:sz="0" w:space="0" w:color="auto"/>
        <w:left w:val="none" w:sz="0" w:space="0" w:color="auto"/>
        <w:bottom w:val="none" w:sz="0" w:space="0" w:color="auto"/>
        <w:right w:val="none" w:sz="0" w:space="0" w:color="auto"/>
      </w:divBdr>
    </w:div>
    <w:div w:id="955986041">
      <w:bodyDiv w:val="1"/>
      <w:marLeft w:val="0"/>
      <w:marRight w:val="0"/>
      <w:marTop w:val="0"/>
      <w:marBottom w:val="0"/>
      <w:divBdr>
        <w:top w:val="none" w:sz="0" w:space="0" w:color="auto"/>
        <w:left w:val="none" w:sz="0" w:space="0" w:color="auto"/>
        <w:bottom w:val="none" w:sz="0" w:space="0" w:color="auto"/>
        <w:right w:val="none" w:sz="0" w:space="0" w:color="auto"/>
      </w:divBdr>
    </w:div>
    <w:div w:id="956106844">
      <w:bodyDiv w:val="1"/>
      <w:marLeft w:val="0"/>
      <w:marRight w:val="0"/>
      <w:marTop w:val="0"/>
      <w:marBottom w:val="0"/>
      <w:divBdr>
        <w:top w:val="none" w:sz="0" w:space="0" w:color="auto"/>
        <w:left w:val="none" w:sz="0" w:space="0" w:color="auto"/>
        <w:bottom w:val="none" w:sz="0" w:space="0" w:color="auto"/>
        <w:right w:val="none" w:sz="0" w:space="0" w:color="auto"/>
      </w:divBdr>
    </w:div>
    <w:div w:id="956371767">
      <w:bodyDiv w:val="1"/>
      <w:marLeft w:val="0"/>
      <w:marRight w:val="0"/>
      <w:marTop w:val="0"/>
      <w:marBottom w:val="0"/>
      <w:divBdr>
        <w:top w:val="none" w:sz="0" w:space="0" w:color="auto"/>
        <w:left w:val="none" w:sz="0" w:space="0" w:color="auto"/>
        <w:bottom w:val="none" w:sz="0" w:space="0" w:color="auto"/>
        <w:right w:val="none" w:sz="0" w:space="0" w:color="auto"/>
      </w:divBdr>
    </w:div>
    <w:div w:id="956522302">
      <w:bodyDiv w:val="1"/>
      <w:marLeft w:val="0"/>
      <w:marRight w:val="0"/>
      <w:marTop w:val="0"/>
      <w:marBottom w:val="0"/>
      <w:divBdr>
        <w:top w:val="none" w:sz="0" w:space="0" w:color="auto"/>
        <w:left w:val="none" w:sz="0" w:space="0" w:color="auto"/>
        <w:bottom w:val="none" w:sz="0" w:space="0" w:color="auto"/>
        <w:right w:val="none" w:sz="0" w:space="0" w:color="auto"/>
      </w:divBdr>
    </w:div>
    <w:div w:id="956761568">
      <w:bodyDiv w:val="1"/>
      <w:marLeft w:val="0"/>
      <w:marRight w:val="0"/>
      <w:marTop w:val="0"/>
      <w:marBottom w:val="0"/>
      <w:divBdr>
        <w:top w:val="none" w:sz="0" w:space="0" w:color="auto"/>
        <w:left w:val="none" w:sz="0" w:space="0" w:color="auto"/>
        <w:bottom w:val="none" w:sz="0" w:space="0" w:color="auto"/>
        <w:right w:val="none" w:sz="0" w:space="0" w:color="auto"/>
      </w:divBdr>
    </w:div>
    <w:div w:id="956906272">
      <w:bodyDiv w:val="1"/>
      <w:marLeft w:val="0"/>
      <w:marRight w:val="0"/>
      <w:marTop w:val="0"/>
      <w:marBottom w:val="0"/>
      <w:divBdr>
        <w:top w:val="none" w:sz="0" w:space="0" w:color="auto"/>
        <w:left w:val="none" w:sz="0" w:space="0" w:color="auto"/>
        <w:bottom w:val="none" w:sz="0" w:space="0" w:color="auto"/>
        <w:right w:val="none" w:sz="0" w:space="0" w:color="auto"/>
      </w:divBdr>
    </w:div>
    <w:div w:id="957105916">
      <w:bodyDiv w:val="1"/>
      <w:marLeft w:val="0"/>
      <w:marRight w:val="0"/>
      <w:marTop w:val="0"/>
      <w:marBottom w:val="0"/>
      <w:divBdr>
        <w:top w:val="none" w:sz="0" w:space="0" w:color="auto"/>
        <w:left w:val="none" w:sz="0" w:space="0" w:color="auto"/>
        <w:bottom w:val="none" w:sz="0" w:space="0" w:color="auto"/>
        <w:right w:val="none" w:sz="0" w:space="0" w:color="auto"/>
      </w:divBdr>
    </w:div>
    <w:div w:id="957299206">
      <w:bodyDiv w:val="1"/>
      <w:marLeft w:val="0"/>
      <w:marRight w:val="0"/>
      <w:marTop w:val="0"/>
      <w:marBottom w:val="0"/>
      <w:divBdr>
        <w:top w:val="none" w:sz="0" w:space="0" w:color="auto"/>
        <w:left w:val="none" w:sz="0" w:space="0" w:color="auto"/>
        <w:bottom w:val="none" w:sz="0" w:space="0" w:color="auto"/>
        <w:right w:val="none" w:sz="0" w:space="0" w:color="auto"/>
      </w:divBdr>
    </w:div>
    <w:div w:id="957369864">
      <w:bodyDiv w:val="1"/>
      <w:marLeft w:val="0"/>
      <w:marRight w:val="0"/>
      <w:marTop w:val="0"/>
      <w:marBottom w:val="0"/>
      <w:divBdr>
        <w:top w:val="none" w:sz="0" w:space="0" w:color="auto"/>
        <w:left w:val="none" w:sz="0" w:space="0" w:color="auto"/>
        <w:bottom w:val="none" w:sz="0" w:space="0" w:color="auto"/>
        <w:right w:val="none" w:sz="0" w:space="0" w:color="auto"/>
      </w:divBdr>
    </w:div>
    <w:div w:id="957494540">
      <w:bodyDiv w:val="1"/>
      <w:marLeft w:val="0"/>
      <w:marRight w:val="0"/>
      <w:marTop w:val="0"/>
      <w:marBottom w:val="0"/>
      <w:divBdr>
        <w:top w:val="none" w:sz="0" w:space="0" w:color="auto"/>
        <w:left w:val="none" w:sz="0" w:space="0" w:color="auto"/>
        <w:bottom w:val="none" w:sz="0" w:space="0" w:color="auto"/>
        <w:right w:val="none" w:sz="0" w:space="0" w:color="auto"/>
      </w:divBdr>
    </w:div>
    <w:div w:id="957562667">
      <w:bodyDiv w:val="1"/>
      <w:marLeft w:val="0"/>
      <w:marRight w:val="0"/>
      <w:marTop w:val="0"/>
      <w:marBottom w:val="0"/>
      <w:divBdr>
        <w:top w:val="none" w:sz="0" w:space="0" w:color="auto"/>
        <w:left w:val="none" w:sz="0" w:space="0" w:color="auto"/>
        <w:bottom w:val="none" w:sz="0" w:space="0" w:color="auto"/>
        <w:right w:val="none" w:sz="0" w:space="0" w:color="auto"/>
      </w:divBdr>
    </w:div>
    <w:div w:id="957686134">
      <w:bodyDiv w:val="1"/>
      <w:marLeft w:val="0"/>
      <w:marRight w:val="0"/>
      <w:marTop w:val="0"/>
      <w:marBottom w:val="0"/>
      <w:divBdr>
        <w:top w:val="none" w:sz="0" w:space="0" w:color="auto"/>
        <w:left w:val="none" w:sz="0" w:space="0" w:color="auto"/>
        <w:bottom w:val="none" w:sz="0" w:space="0" w:color="auto"/>
        <w:right w:val="none" w:sz="0" w:space="0" w:color="auto"/>
      </w:divBdr>
    </w:div>
    <w:div w:id="957688593">
      <w:bodyDiv w:val="1"/>
      <w:marLeft w:val="0"/>
      <w:marRight w:val="0"/>
      <w:marTop w:val="0"/>
      <w:marBottom w:val="0"/>
      <w:divBdr>
        <w:top w:val="none" w:sz="0" w:space="0" w:color="auto"/>
        <w:left w:val="none" w:sz="0" w:space="0" w:color="auto"/>
        <w:bottom w:val="none" w:sz="0" w:space="0" w:color="auto"/>
        <w:right w:val="none" w:sz="0" w:space="0" w:color="auto"/>
      </w:divBdr>
    </w:div>
    <w:div w:id="957877156">
      <w:bodyDiv w:val="1"/>
      <w:marLeft w:val="0"/>
      <w:marRight w:val="0"/>
      <w:marTop w:val="0"/>
      <w:marBottom w:val="0"/>
      <w:divBdr>
        <w:top w:val="none" w:sz="0" w:space="0" w:color="auto"/>
        <w:left w:val="none" w:sz="0" w:space="0" w:color="auto"/>
        <w:bottom w:val="none" w:sz="0" w:space="0" w:color="auto"/>
        <w:right w:val="none" w:sz="0" w:space="0" w:color="auto"/>
      </w:divBdr>
    </w:div>
    <w:div w:id="958028679">
      <w:bodyDiv w:val="1"/>
      <w:marLeft w:val="0"/>
      <w:marRight w:val="0"/>
      <w:marTop w:val="0"/>
      <w:marBottom w:val="0"/>
      <w:divBdr>
        <w:top w:val="none" w:sz="0" w:space="0" w:color="auto"/>
        <w:left w:val="none" w:sz="0" w:space="0" w:color="auto"/>
        <w:bottom w:val="none" w:sz="0" w:space="0" w:color="auto"/>
        <w:right w:val="none" w:sz="0" w:space="0" w:color="auto"/>
      </w:divBdr>
    </w:div>
    <w:div w:id="958030613">
      <w:bodyDiv w:val="1"/>
      <w:marLeft w:val="0"/>
      <w:marRight w:val="0"/>
      <w:marTop w:val="0"/>
      <w:marBottom w:val="0"/>
      <w:divBdr>
        <w:top w:val="none" w:sz="0" w:space="0" w:color="auto"/>
        <w:left w:val="none" w:sz="0" w:space="0" w:color="auto"/>
        <w:bottom w:val="none" w:sz="0" w:space="0" w:color="auto"/>
        <w:right w:val="none" w:sz="0" w:space="0" w:color="auto"/>
      </w:divBdr>
    </w:div>
    <w:div w:id="958073474">
      <w:bodyDiv w:val="1"/>
      <w:marLeft w:val="0"/>
      <w:marRight w:val="0"/>
      <w:marTop w:val="0"/>
      <w:marBottom w:val="0"/>
      <w:divBdr>
        <w:top w:val="none" w:sz="0" w:space="0" w:color="auto"/>
        <w:left w:val="none" w:sz="0" w:space="0" w:color="auto"/>
        <w:bottom w:val="none" w:sz="0" w:space="0" w:color="auto"/>
        <w:right w:val="none" w:sz="0" w:space="0" w:color="auto"/>
      </w:divBdr>
    </w:div>
    <w:div w:id="958075565">
      <w:bodyDiv w:val="1"/>
      <w:marLeft w:val="0"/>
      <w:marRight w:val="0"/>
      <w:marTop w:val="0"/>
      <w:marBottom w:val="0"/>
      <w:divBdr>
        <w:top w:val="none" w:sz="0" w:space="0" w:color="auto"/>
        <w:left w:val="none" w:sz="0" w:space="0" w:color="auto"/>
        <w:bottom w:val="none" w:sz="0" w:space="0" w:color="auto"/>
        <w:right w:val="none" w:sz="0" w:space="0" w:color="auto"/>
      </w:divBdr>
    </w:div>
    <w:div w:id="958099645">
      <w:bodyDiv w:val="1"/>
      <w:marLeft w:val="0"/>
      <w:marRight w:val="0"/>
      <w:marTop w:val="0"/>
      <w:marBottom w:val="0"/>
      <w:divBdr>
        <w:top w:val="none" w:sz="0" w:space="0" w:color="auto"/>
        <w:left w:val="none" w:sz="0" w:space="0" w:color="auto"/>
        <w:bottom w:val="none" w:sz="0" w:space="0" w:color="auto"/>
        <w:right w:val="none" w:sz="0" w:space="0" w:color="auto"/>
      </w:divBdr>
    </w:div>
    <w:div w:id="958417773">
      <w:bodyDiv w:val="1"/>
      <w:marLeft w:val="0"/>
      <w:marRight w:val="0"/>
      <w:marTop w:val="0"/>
      <w:marBottom w:val="0"/>
      <w:divBdr>
        <w:top w:val="none" w:sz="0" w:space="0" w:color="auto"/>
        <w:left w:val="none" w:sz="0" w:space="0" w:color="auto"/>
        <w:bottom w:val="none" w:sz="0" w:space="0" w:color="auto"/>
        <w:right w:val="none" w:sz="0" w:space="0" w:color="auto"/>
      </w:divBdr>
    </w:div>
    <w:div w:id="958536511">
      <w:bodyDiv w:val="1"/>
      <w:marLeft w:val="0"/>
      <w:marRight w:val="0"/>
      <w:marTop w:val="0"/>
      <w:marBottom w:val="0"/>
      <w:divBdr>
        <w:top w:val="none" w:sz="0" w:space="0" w:color="auto"/>
        <w:left w:val="none" w:sz="0" w:space="0" w:color="auto"/>
        <w:bottom w:val="none" w:sz="0" w:space="0" w:color="auto"/>
        <w:right w:val="none" w:sz="0" w:space="0" w:color="auto"/>
      </w:divBdr>
    </w:div>
    <w:div w:id="958682872">
      <w:bodyDiv w:val="1"/>
      <w:marLeft w:val="0"/>
      <w:marRight w:val="0"/>
      <w:marTop w:val="0"/>
      <w:marBottom w:val="0"/>
      <w:divBdr>
        <w:top w:val="none" w:sz="0" w:space="0" w:color="auto"/>
        <w:left w:val="none" w:sz="0" w:space="0" w:color="auto"/>
        <w:bottom w:val="none" w:sz="0" w:space="0" w:color="auto"/>
        <w:right w:val="none" w:sz="0" w:space="0" w:color="auto"/>
      </w:divBdr>
    </w:div>
    <w:div w:id="959068006">
      <w:bodyDiv w:val="1"/>
      <w:marLeft w:val="0"/>
      <w:marRight w:val="0"/>
      <w:marTop w:val="0"/>
      <w:marBottom w:val="0"/>
      <w:divBdr>
        <w:top w:val="none" w:sz="0" w:space="0" w:color="auto"/>
        <w:left w:val="none" w:sz="0" w:space="0" w:color="auto"/>
        <w:bottom w:val="none" w:sz="0" w:space="0" w:color="auto"/>
        <w:right w:val="none" w:sz="0" w:space="0" w:color="auto"/>
      </w:divBdr>
    </w:div>
    <w:div w:id="959339820">
      <w:bodyDiv w:val="1"/>
      <w:marLeft w:val="0"/>
      <w:marRight w:val="0"/>
      <w:marTop w:val="0"/>
      <w:marBottom w:val="0"/>
      <w:divBdr>
        <w:top w:val="none" w:sz="0" w:space="0" w:color="auto"/>
        <w:left w:val="none" w:sz="0" w:space="0" w:color="auto"/>
        <w:bottom w:val="none" w:sz="0" w:space="0" w:color="auto"/>
        <w:right w:val="none" w:sz="0" w:space="0" w:color="auto"/>
      </w:divBdr>
    </w:div>
    <w:div w:id="959534401">
      <w:bodyDiv w:val="1"/>
      <w:marLeft w:val="0"/>
      <w:marRight w:val="0"/>
      <w:marTop w:val="0"/>
      <w:marBottom w:val="0"/>
      <w:divBdr>
        <w:top w:val="none" w:sz="0" w:space="0" w:color="auto"/>
        <w:left w:val="none" w:sz="0" w:space="0" w:color="auto"/>
        <w:bottom w:val="none" w:sz="0" w:space="0" w:color="auto"/>
        <w:right w:val="none" w:sz="0" w:space="0" w:color="auto"/>
      </w:divBdr>
    </w:div>
    <w:div w:id="959726572">
      <w:bodyDiv w:val="1"/>
      <w:marLeft w:val="0"/>
      <w:marRight w:val="0"/>
      <w:marTop w:val="0"/>
      <w:marBottom w:val="0"/>
      <w:divBdr>
        <w:top w:val="none" w:sz="0" w:space="0" w:color="auto"/>
        <w:left w:val="none" w:sz="0" w:space="0" w:color="auto"/>
        <w:bottom w:val="none" w:sz="0" w:space="0" w:color="auto"/>
        <w:right w:val="none" w:sz="0" w:space="0" w:color="auto"/>
      </w:divBdr>
    </w:div>
    <w:div w:id="959799282">
      <w:bodyDiv w:val="1"/>
      <w:marLeft w:val="0"/>
      <w:marRight w:val="0"/>
      <w:marTop w:val="0"/>
      <w:marBottom w:val="0"/>
      <w:divBdr>
        <w:top w:val="none" w:sz="0" w:space="0" w:color="auto"/>
        <w:left w:val="none" w:sz="0" w:space="0" w:color="auto"/>
        <w:bottom w:val="none" w:sz="0" w:space="0" w:color="auto"/>
        <w:right w:val="none" w:sz="0" w:space="0" w:color="auto"/>
      </w:divBdr>
    </w:div>
    <w:div w:id="959923346">
      <w:bodyDiv w:val="1"/>
      <w:marLeft w:val="0"/>
      <w:marRight w:val="0"/>
      <w:marTop w:val="0"/>
      <w:marBottom w:val="0"/>
      <w:divBdr>
        <w:top w:val="none" w:sz="0" w:space="0" w:color="auto"/>
        <w:left w:val="none" w:sz="0" w:space="0" w:color="auto"/>
        <w:bottom w:val="none" w:sz="0" w:space="0" w:color="auto"/>
        <w:right w:val="none" w:sz="0" w:space="0" w:color="auto"/>
      </w:divBdr>
    </w:div>
    <w:div w:id="959989947">
      <w:bodyDiv w:val="1"/>
      <w:marLeft w:val="0"/>
      <w:marRight w:val="0"/>
      <w:marTop w:val="0"/>
      <w:marBottom w:val="0"/>
      <w:divBdr>
        <w:top w:val="none" w:sz="0" w:space="0" w:color="auto"/>
        <w:left w:val="none" w:sz="0" w:space="0" w:color="auto"/>
        <w:bottom w:val="none" w:sz="0" w:space="0" w:color="auto"/>
        <w:right w:val="none" w:sz="0" w:space="0" w:color="auto"/>
      </w:divBdr>
    </w:div>
    <w:div w:id="959991511">
      <w:bodyDiv w:val="1"/>
      <w:marLeft w:val="0"/>
      <w:marRight w:val="0"/>
      <w:marTop w:val="0"/>
      <w:marBottom w:val="0"/>
      <w:divBdr>
        <w:top w:val="none" w:sz="0" w:space="0" w:color="auto"/>
        <w:left w:val="none" w:sz="0" w:space="0" w:color="auto"/>
        <w:bottom w:val="none" w:sz="0" w:space="0" w:color="auto"/>
        <w:right w:val="none" w:sz="0" w:space="0" w:color="auto"/>
      </w:divBdr>
    </w:div>
    <w:div w:id="960112149">
      <w:bodyDiv w:val="1"/>
      <w:marLeft w:val="0"/>
      <w:marRight w:val="0"/>
      <w:marTop w:val="0"/>
      <w:marBottom w:val="0"/>
      <w:divBdr>
        <w:top w:val="none" w:sz="0" w:space="0" w:color="auto"/>
        <w:left w:val="none" w:sz="0" w:space="0" w:color="auto"/>
        <w:bottom w:val="none" w:sz="0" w:space="0" w:color="auto"/>
        <w:right w:val="none" w:sz="0" w:space="0" w:color="auto"/>
      </w:divBdr>
    </w:div>
    <w:div w:id="960188047">
      <w:bodyDiv w:val="1"/>
      <w:marLeft w:val="0"/>
      <w:marRight w:val="0"/>
      <w:marTop w:val="0"/>
      <w:marBottom w:val="0"/>
      <w:divBdr>
        <w:top w:val="none" w:sz="0" w:space="0" w:color="auto"/>
        <w:left w:val="none" w:sz="0" w:space="0" w:color="auto"/>
        <w:bottom w:val="none" w:sz="0" w:space="0" w:color="auto"/>
        <w:right w:val="none" w:sz="0" w:space="0" w:color="auto"/>
      </w:divBdr>
    </w:div>
    <w:div w:id="960304097">
      <w:bodyDiv w:val="1"/>
      <w:marLeft w:val="0"/>
      <w:marRight w:val="0"/>
      <w:marTop w:val="0"/>
      <w:marBottom w:val="0"/>
      <w:divBdr>
        <w:top w:val="none" w:sz="0" w:space="0" w:color="auto"/>
        <w:left w:val="none" w:sz="0" w:space="0" w:color="auto"/>
        <w:bottom w:val="none" w:sz="0" w:space="0" w:color="auto"/>
        <w:right w:val="none" w:sz="0" w:space="0" w:color="auto"/>
      </w:divBdr>
    </w:div>
    <w:div w:id="960376074">
      <w:bodyDiv w:val="1"/>
      <w:marLeft w:val="0"/>
      <w:marRight w:val="0"/>
      <w:marTop w:val="0"/>
      <w:marBottom w:val="0"/>
      <w:divBdr>
        <w:top w:val="none" w:sz="0" w:space="0" w:color="auto"/>
        <w:left w:val="none" w:sz="0" w:space="0" w:color="auto"/>
        <w:bottom w:val="none" w:sz="0" w:space="0" w:color="auto"/>
        <w:right w:val="none" w:sz="0" w:space="0" w:color="auto"/>
      </w:divBdr>
    </w:div>
    <w:div w:id="960575230">
      <w:bodyDiv w:val="1"/>
      <w:marLeft w:val="0"/>
      <w:marRight w:val="0"/>
      <w:marTop w:val="0"/>
      <w:marBottom w:val="0"/>
      <w:divBdr>
        <w:top w:val="none" w:sz="0" w:space="0" w:color="auto"/>
        <w:left w:val="none" w:sz="0" w:space="0" w:color="auto"/>
        <w:bottom w:val="none" w:sz="0" w:space="0" w:color="auto"/>
        <w:right w:val="none" w:sz="0" w:space="0" w:color="auto"/>
      </w:divBdr>
    </w:div>
    <w:div w:id="960693249">
      <w:bodyDiv w:val="1"/>
      <w:marLeft w:val="0"/>
      <w:marRight w:val="0"/>
      <w:marTop w:val="0"/>
      <w:marBottom w:val="0"/>
      <w:divBdr>
        <w:top w:val="none" w:sz="0" w:space="0" w:color="auto"/>
        <w:left w:val="none" w:sz="0" w:space="0" w:color="auto"/>
        <w:bottom w:val="none" w:sz="0" w:space="0" w:color="auto"/>
        <w:right w:val="none" w:sz="0" w:space="0" w:color="auto"/>
      </w:divBdr>
    </w:div>
    <w:div w:id="960724825">
      <w:bodyDiv w:val="1"/>
      <w:marLeft w:val="0"/>
      <w:marRight w:val="0"/>
      <w:marTop w:val="0"/>
      <w:marBottom w:val="0"/>
      <w:divBdr>
        <w:top w:val="none" w:sz="0" w:space="0" w:color="auto"/>
        <w:left w:val="none" w:sz="0" w:space="0" w:color="auto"/>
        <w:bottom w:val="none" w:sz="0" w:space="0" w:color="auto"/>
        <w:right w:val="none" w:sz="0" w:space="0" w:color="auto"/>
      </w:divBdr>
    </w:div>
    <w:div w:id="961226055">
      <w:bodyDiv w:val="1"/>
      <w:marLeft w:val="0"/>
      <w:marRight w:val="0"/>
      <w:marTop w:val="0"/>
      <w:marBottom w:val="0"/>
      <w:divBdr>
        <w:top w:val="none" w:sz="0" w:space="0" w:color="auto"/>
        <w:left w:val="none" w:sz="0" w:space="0" w:color="auto"/>
        <w:bottom w:val="none" w:sz="0" w:space="0" w:color="auto"/>
        <w:right w:val="none" w:sz="0" w:space="0" w:color="auto"/>
      </w:divBdr>
    </w:div>
    <w:div w:id="961544799">
      <w:bodyDiv w:val="1"/>
      <w:marLeft w:val="0"/>
      <w:marRight w:val="0"/>
      <w:marTop w:val="0"/>
      <w:marBottom w:val="0"/>
      <w:divBdr>
        <w:top w:val="none" w:sz="0" w:space="0" w:color="auto"/>
        <w:left w:val="none" w:sz="0" w:space="0" w:color="auto"/>
        <w:bottom w:val="none" w:sz="0" w:space="0" w:color="auto"/>
        <w:right w:val="none" w:sz="0" w:space="0" w:color="auto"/>
      </w:divBdr>
    </w:div>
    <w:div w:id="962345907">
      <w:bodyDiv w:val="1"/>
      <w:marLeft w:val="0"/>
      <w:marRight w:val="0"/>
      <w:marTop w:val="0"/>
      <w:marBottom w:val="0"/>
      <w:divBdr>
        <w:top w:val="none" w:sz="0" w:space="0" w:color="auto"/>
        <w:left w:val="none" w:sz="0" w:space="0" w:color="auto"/>
        <w:bottom w:val="none" w:sz="0" w:space="0" w:color="auto"/>
        <w:right w:val="none" w:sz="0" w:space="0" w:color="auto"/>
      </w:divBdr>
    </w:div>
    <w:div w:id="962466068">
      <w:bodyDiv w:val="1"/>
      <w:marLeft w:val="0"/>
      <w:marRight w:val="0"/>
      <w:marTop w:val="0"/>
      <w:marBottom w:val="0"/>
      <w:divBdr>
        <w:top w:val="none" w:sz="0" w:space="0" w:color="auto"/>
        <w:left w:val="none" w:sz="0" w:space="0" w:color="auto"/>
        <w:bottom w:val="none" w:sz="0" w:space="0" w:color="auto"/>
        <w:right w:val="none" w:sz="0" w:space="0" w:color="auto"/>
      </w:divBdr>
    </w:div>
    <w:div w:id="962493687">
      <w:bodyDiv w:val="1"/>
      <w:marLeft w:val="0"/>
      <w:marRight w:val="0"/>
      <w:marTop w:val="0"/>
      <w:marBottom w:val="0"/>
      <w:divBdr>
        <w:top w:val="none" w:sz="0" w:space="0" w:color="auto"/>
        <w:left w:val="none" w:sz="0" w:space="0" w:color="auto"/>
        <w:bottom w:val="none" w:sz="0" w:space="0" w:color="auto"/>
        <w:right w:val="none" w:sz="0" w:space="0" w:color="auto"/>
      </w:divBdr>
    </w:div>
    <w:div w:id="962615049">
      <w:bodyDiv w:val="1"/>
      <w:marLeft w:val="0"/>
      <w:marRight w:val="0"/>
      <w:marTop w:val="0"/>
      <w:marBottom w:val="0"/>
      <w:divBdr>
        <w:top w:val="none" w:sz="0" w:space="0" w:color="auto"/>
        <w:left w:val="none" w:sz="0" w:space="0" w:color="auto"/>
        <w:bottom w:val="none" w:sz="0" w:space="0" w:color="auto"/>
        <w:right w:val="none" w:sz="0" w:space="0" w:color="auto"/>
      </w:divBdr>
    </w:div>
    <w:div w:id="962616496">
      <w:bodyDiv w:val="1"/>
      <w:marLeft w:val="0"/>
      <w:marRight w:val="0"/>
      <w:marTop w:val="0"/>
      <w:marBottom w:val="0"/>
      <w:divBdr>
        <w:top w:val="none" w:sz="0" w:space="0" w:color="auto"/>
        <w:left w:val="none" w:sz="0" w:space="0" w:color="auto"/>
        <w:bottom w:val="none" w:sz="0" w:space="0" w:color="auto"/>
        <w:right w:val="none" w:sz="0" w:space="0" w:color="auto"/>
      </w:divBdr>
    </w:div>
    <w:div w:id="962732673">
      <w:bodyDiv w:val="1"/>
      <w:marLeft w:val="0"/>
      <w:marRight w:val="0"/>
      <w:marTop w:val="0"/>
      <w:marBottom w:val="0"/>
      <w:divBdr>
        <w:top w:val="none" w:sz="0" w:space="0" w:color="auto"/>
        <w:left w:val="none" w:sz="0" w:space="0" w:color="auto"/>
        <w:bottom w:val="none" w:sz="0" w:space="0" w:color="auto"/>
        <w:right w:val="none" w:sz="0" w:space="0" w:color="auto"/>
      </w:divBdr>
    </w:div>
    <w:div w:id="962735409">
      <w:bodyDiv w:val="1"/>
      <w:marLeft w:val="0"/>
      <w:marRight w:val="0"/>
      <w:marTop w:val="0"/>
      <w:marBottom w:val="0"/>
      <w:divBdr>
        <w:top w:val="none" w:sz="0" w:space="0" w:color="auto"/>
        <w:left w:val="none" w:sz="0" w:space="0" w:color="auto"/>
        <w:bottom w:val="none" w:sz="0" w:space="0" w:color="auto"/>
        <w:right w:val="none" w:sz="0" w:space="0" w:color="auto"/>
      </w:divBdr>
    </w:div>
    <w:div w:id="963077105">
      <w:bodyDiv w:val="1"/>
      <w:marLeft w:val="0"/>
      <w:marRight w:val="0"/>
      <w:marTop w:val="0"/>
      <w:marBottom w:val="0"/>
      <w:divBdr>
        <w:top w:val="none" w:sz="0" w:space="0" w:color="auto"/>
        <w:left w:val="none" w:sz="0" w:space="0" w:color="auto"/>
        <w:bottom w:val="none" w:sz="0" w:space="0" w:color="auto"/>
        <w:right w:val="none" w:sz="0" w:space="0" w:color="auto"/>
      </w:divBdr>
    </w:div>
    <w:div w:id="963081613">
      <w:bodyDiv w:val="1"/>
      <w:marLeft w:val="0"/>
      <w:marRight w:val="0"/>
      <w:marTop w:val="0"/>
      <w:marBottom w:val="0"/>
      <w:divBdr>
        <w:top w:val="none" w:sz="0" w:space="0" w:color="auto"/>
        <w:left w:val="none" w:sz="0" w:space="0" w:color="auto"/>
        <w:bottom w:val="none" w:sz="0" w:space="0" w:color="auto"/>
        <w:right w:val="none" w:sz="0" w:space="0" w:color="auto"/>
      </w:divBdr>
    </w:div>
    <w:div w:id="963148693">
      <w:bodyDiv w:val="1"/>
      <w:marLeft w:val="0"/>
      <w:marRight w:val="0"/>
      <w:marTop w:val="0"/>
      <w:marBottom w:val="0"/>
      <w:divBdr>
        <w:top w:val="none" w:sz="0" w:space="0" w:color="auto"/>
        <w:left w:val="none" w:sz="0" w:space="0" w:color="auto"/>
        <w:bottom w:val="none" w:sz="0" w:space="0" w:color="auto"/>
        <w:right w:val="none" w:sz="0" w:space="0" w:color="auto"/>
      </w:divBdr>
    </w:div>
    <w:div w:id="963193208">
      <w:bodyDiv w:val="1"/>
      <w:marLeft w:val="0"/>
      <w:marRight w:val="0"/>
      <w:marTop w:val="0"/>
      <w:marBottom w:val="0"/>
      <w:divBdr>
        <w:top w:val="none" w:sz="0" w:space="0" w:color="auto"/>
        <w:left w:val="none" w:sz="0" w:space="0" w:color="auto"/>
        <w:bottom w:val="none" w:sz="0" w:space="0" w:color="auto"/>
        <w:right w:val="none" w:sz="0" w:space="0" w:color="auto"/>
      </w:divBdr>
    </w:div>
    <w:div w:id="963271055">
      <w:bodyDiv w:val="1"/>
      <w:marLeft w:val="0"/>
      <w:marRight w:val="0"/>
      <w:marTop w:val="0"/>
      <w:marBottom w:val="0"/>
      <w:divBdr>
        <w:top w:val="none" w:sz="0" w:space="0" w:color="auto"/>
        <w:left w:val="none" w:sz="0" w:space="0" w:color="auto"/>
        <w:bottom w:val="none" w:sz="0" w:space="0" w:color="auto"/>
        <w:right w:val="none" w:sz="0" w:space="0" w:color="auto"/>
      </w:divBdr>
    </w:div>
    <w:div w:id="963391815">
      <w:bodyDiv w:val="1"/>
      <w:marLeft w:val="0"/>
      <w:marRight w:val="0"/>
      <w:marTop w:val="0"/>
      <w:marBottom w:val="0"/>
      <w:divBdr>
        <w:top w:val="none" w:sz="0" w:space="0" w:color="auto"/>
        <w:left w:val="none" w:sz="0" w:space="0" w:color="auto"/>
        <w:bottom w:val="none" w:sz="0" w:space="0" w:color="auto"/>
        <w:right w:val="none" w:sz="0" w:space="0" w:color="auto"/>
      </w:divBdr>
    </w:div>
    <w:div w:id="963467250">
      <w:bodyDiv w:val="1"/>
      <w:marLeft w:val="0"/>
      <w:marRight w:val="0"/>
      <w:marTop w:val="0"/>
      <w:marBottom w:val="0"/>
      <w:divBdr>
        <w:top w:val="none" w:sz="0" w:space="0" w:color="auto"/>
        <w:left w:val="none" w:sz="0" w:space="0" w:color="auto"/>
        <w:bottom w:val="none" w:sz="0" w:space="0" w:color="auto"/>
        <w:right w:val="none" w:sz="0" w:space="0" w:color="auto"/>
      </w:divBdr>
    </w:div>
    <w:div w:id="963539635">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3926693">
      <w:bodyDiv w:val="1"/>
      <w:marLeft w:val="0"/>
      <w:marRight w:val="0"/>
      <w:marTop w:val="0"/>
      <w:marBottom w:val="0"/>
      <w:divBdr>
        <w:top w:val="none" w:sz="0" w:space="0" w:color="auto"/>
        <w:left w:val="none" w:sz="0" w:space="0" w:color="auto"/>
        <w:bottom w:val="none" w:sz="0" w:space="0" w:color="auto"/>
        <w:right w:val="none" w:sz="0" w:space="0" w:color="auto"/>
      </w:divBdr>
    </w:div>
    <w:div w:id="964047560">
      <w:bodyDiv w:val="1"/>
      <w:marLeft w:val="0"/>
      <w:marRight w:val="0"/>
      <w:marTop w:val="0"/>
      <w:marBottom w:val="0"/>
      <w:divBdr>
        <w:top w:val="none" w:sz="0" w:space="0" w:color="auto"/>
        <w:left w:val="none" w:sz="0" w:space="0" w:color="auto"/>
        <w:bottom w:val="none" w:sz="0" w:space="0" w:color="auto"/>
        <w:right w:val="none" w:sz="0" w:space="0" w:color="auto"/>
      </w:divBdr>
    </w:div>
    <w:div w:id="964119070">
      <w:bodyDiv w:val="1"/>
      <w:marLeft w:val="0"/>
      <w:marRight w:val="0"/>
      <w:marTop w:val="0"/>
      <w:marBottom w:val="0"/>
      <w:divBdr>
        <w:top w:val="none" w:sz="0" w:space="0" w:color="auto"/>
        <w:left w:val="none" w:sz="0" w:space="0" w:color="auto"/>
        <w:bottom w:val="none" w:sz="0" w:space="0" w:color="auto"/>
        <w:right w:val="none" w:sz="0" w:space="0" w:color="auto"/>
      </w:divBdr>
    </w:div>
    <w:div w:id="964432479">
      <w:bodyDiv w:val="1"/>
      <w:marLeft w:val="0"/>
      <w:marRight w:val="0"/>
      <w:marTop w:val="0"/>
      <w:marBottom w:val="0"/>
      <w:divBdr>
        <w:top w:val="none" w:sz="0" w:space="0" w:color="auto"/>
        <w:left w:val="none" w:sz="0" w:space="0" w:color="auto"/>
        <w:bottom w:val="none" w:sz="0" w:space="0" w:color="auto"/>
        <w:right w:val="none" w:sz="0" w:space="0" w:color="auto"/>
      </w:divBdr>
    </w:div>
    <w:div w:id="964702601">
      <w:bodyDiv w:val="1"/>
      <w:marLeft w:val="0"/>
      <w:marRight w:val="0"/>
      <w:marTop w:val="0"/>
      <w:marBottom w:val="0"/>
      <w:divBdr>
        <w:top w:val="none" w:sz="0" w:space="0" w:color="auto"/>
        <w:left w:val="none" w:sz="0" w:space="0" w:color="auto"/>
        <w:bottom w:val="none" w:sz="0" w:space="0" w:color="auto"/>
        <w:right w:val="none" w:sz="0" w:space="0" w:color="auto"/>
      </w:divBdr>
    </w:div>
    <w:div w:id="964771246">
      <w:bodyDiv w:val="1"/>
      <w:marLeft w:val="0"/>
      <w:marRight w:val="0"/>
      <w:marTop w:val="0"/>
      <w:marBottom w:val="0"/>
      <w:divBdr>
        <w:top w:val="none" w:sz="0" w:space="0" w:color="auto"/>
        <w:left w:val="none" w:sz="0" w:space="0" w:color="auto"/>
        <w:bottom w:val="none" w:sz="0" w:space="0" w:color="auto"/>
        <w:right w:val="none" w:sz="0" w:space="0" w:color="auto"/>
      </w:divBdr>
    </w:div>
    <w:div w:id="964891510">
      <w:bodyDiv w:val="1"/>
      <w:marLeft w:val="0"/>
      <w:marRight w:val="0"/>
      <w:marTop w:val="0"/>
      <w:marBottom w:val="0"/>
      <w:divBdr>
        <w:top w:val="none" w:sz="0" w:space="0" w:color="auto"/>
        <w:left w:val="none" w:sz="0" w:space="0" w:color="auto"/>
        <w:bottom w:val="none" w:sz="0" w:space="0" w:color="auto"/>
        <w:right w:val="none" w:sz="0" w:space="0" w:color="auto"/>
      </w:divBdr>
    </w:div>
    <w:div w:id="964967719">
      <w:bodyDiv w:val="1"/>
      <w:marLeft w:val="0"/>
      <w:marRight w:val="0"/>
      <w:marTop w:val="0"/>
      <w:marBottom w:val="0"/>
      <w:divBdr>
        <w:top w:val="none" w:sz="0" w:space="0" w:color="auto"/>
        <w:left w:val="none" w:sz="0" w:space="0" w:color="auto"/>
        <w:bottom w:val="none" w:sz="0" w:space="0" w:color="auto"/>
        <w:right w:val="none" w:sz="0" w:space="0" w:color="auto"/>
      </w:divBdr>
    </w:div>
    <w:div w:id="965086702">
      <w:bodyDiv w:val="1"/>
      <w:marLeft w:val="0"/>
      <w:marRight w:val="0"/>
      <w:marTop w:val="0"/>
      <w:marBottom w:val="0"/>
      <w:divBdr>
        <w:top w:val="none" w:sz="0" w:space="0" w:color="auto"/>
        <w:left w:val="none" w:sz="0" w:space="0" w:color="auto"/>
        <w:bottom w:val="none" w:sz="0" w:space="0" w:color="auto"/>
        <w:right w:val="none" w:sz="0" w:space="0" w:color="auto"/>
      </w:divBdr>
    </w:div>
    <w:div w:id="965156652">
      <w:bodyDiv w:val="1"/>
      <w:marLeft w:val="0"/>
      <w:marRight w:val="0"/>
      <w:marTop w:val="0"/>
      <w:marBottom w:val="0"/>
      <w:divBdr>
        <w:top w:val="none" w:sz="0" w:space="0" w:color="auto"/>
        <w:left w:val="none" w:sz="0" w:space="0" w:color="auto"/>
        <w:bottom w:val="none" w:sz="0" w:space="0" w:color="auto"/>
        <w:right w:val="none" w:sz="0" w:space="0" w:color="auto"/>
      </w:divBdr>
    </w:div>
    <w:div w:id="965160716">
      <w:bodyDiv w:val="1"/>
      <w:marLeft w:val="0"/>
      <w:marRight w:val="0"/>
      <w:marTop w:val="0"/>
      <w:marBottom w:val="0"/>
      <w:divBdr>
        <w:top w:val="none" w:sz="0" w:space="0" w:color="auto"/>
        <w:left w:val="none" w:sz="0" w:space="0" w:color="auto"/>
        <w:bottom w:val="none" w:sz="0" w:space="0" w:color="auto"/>
        <w:right w:val="none" w:sz="0" w:space="0" w:color="auto"/>
      </w:divBdr>
    </w:div>
    <w:div w:id="965163072">
      <w:bodyDiv w:val="1"/>
      <w:marLeft w:val="0"/>
      <w:marRight w:val="0"/>
      <w:marTop w:val="0"/>
      <w:marBottom w:val="0"/>
      <w:divBdr>
        <w:top w:val="none" w:sz="0" w:space="0" w:color="auto"/>
        <w:left w:val="none" w:sz="0" w:space="0" w:color="auto"/>
        <w:bottom w:val="none" w:sz="0" w:space="0" w:color="auto"/>
        <w:right w:val="none" w:sz="0" w:space="0" w:color="auto"/>
      </w:divBdr>
    </w:div>
    <w:div w:id="965622234">
      <w:bodyDiv w:val="1"/>
      <w:marLeft w:val="0"/>
      <w:marRight w:val="0"/>
      <w:marTop w:val="0"/>
      <w:marBottom w:val="0"/>
      <w:divBdr>
        <w:top w:val="none" w:sz="0" w:space="0" w:color="auto"/>
        <w:left w:val="none" w:sz="0" w:space="0" w:color="auto"/>
        <w:bottom w:val="none" w:sz="0" w:space="0" w:color="auto"/>
        <w:right w:val="none" w:sz="0" w:space="0" w:color="auto"/>
      </w:divBdr>
    </w:div>
    <w:div w:id="965627635">
      <w:bodyDiv w:val="1"/>
      <w:marLeft w:val="0"/>
      <w:marRight w:val="0"/>
      <w:marTop w:val="0"/>
      <w:marBottom w:val="0"/>
      <w:divBdr>
        <w:top w:val="none" w:sz="0" w:space="0" w:color="auto"/>
        <w:left w:val="none" w:sz="0" w:space="0" w:color="auto"/>
        <w:bottom w:val="none" w:sz="0" w:space="0" w:color="auto"/>
        <w:right w:val="none" w:sz="0" w:space="0" w:color="auto"/>
      </w:divBdr>
    </w:div>
    <w:div w:id="966007668">
      <w:bodyDiv w:val="1"/>
      <w:marLeft w:val="0"/>
      <w:marRight w:val="0"/>
      <w:marTop w:val="0"/>
      <w:marBottom w:val="0"/>
      <w:divBdr>
        <w:top w:val="none" w:sz="0" w:space="0" w:color="auto"/>
        <w:left w:val="none" w:sz="0" w:space="0" w:color="auto"/>
        <w:bottom w:val="none" w:sz="0" w:space="0" w:color="auto"/>
        <w:right w:val="none" w:sz="0" w:space="0" w:color="auto"/>
      </w:divBdr>
    </w:div>
    <w:div w:id="966081202">
      <w:bodyDiv w:val="1"/>
      <w:marLeft w:val="0"/>
      <w:marRight w:val="0"/>
      <w:marTop w:val="0"/>
      <w:marBottom w:val="0"/>
      <w:divBdr>
        <w:top w:val="none" w:sz="0" w:space="0" w:color="auto"/>
        <w:left w:val="none" w:sz="0" w:space="0" w:color="auto"/>
        <w:bottom w:val="none" w:sz="0" w:space="0" w:color="auto"/>
        <w:right w:val="none" w:sz="0" w:space="0" w:color="auto"/>
      </w:divBdr>
    </w:div>
    <w:div w:id="966088539">
      <w:bodyDiv w:val="1"/>
      <w:marLeft w:val="0"/>
      <w:marRight w:val="0"/>
      <w:marTop w:val="0"/>
      <w:marBottom w:val="0"/>
      <w:divBdr>
        <w:top w:val="none" w:sz="0" w:space="0" w:color="auto"/>
        <w:left w:val="none" w:sz="0" w:space="0" w:color="auto"/>
        <w:bottom w:val="none" w:sz="0" w:space="0" w:color="auto"/>
        <w:right w:val="none" w:sz="0" w:space="0" w:color="auto"/>
      </w:divBdr>
    </w:div>
    <w:div w:id="966203324">
      <w:bodyDiv w:val="1"/>
      <w:marLeft w:val="0"/>
      <w:marRight w:val="0"/>
      <w:marTop w:val="0"/>
      <w:marBottom w:val="0"/>
      <w:divBdr>
        <w:top w:val="none" w:sz="0" w:space="0" w:color="auto"/>
        <w:left w:val="none" w:sz="0" w:space="0" w:color="auto"/>
        <w:bottom w:val="none" w:sz="0" w:space="0" w:color="auto"/>
        <w:right w:val="none" w:sz="0" w:space="0" w:color="auto"/>
      </w:divBdr>
    </w:div>
    <w:div w:id="966281955">
      <w:bodyDiv w:val="1"/>
      <w:marLeft w:val="0"/>
      <w:marRight w:val="0"/>
      <w:marTop w:val="0"/>
      <w:marBottom w:val="0"/>
      <w:divBdr>
        <w:top w:val="none" w:sz="0" w:space="0" w:color="auto"/>
        <w:left w:val="none" w:sz="0" w:space="0" w:color="auto"/>
        <w:bottom w:val="none" w:sz="0" w:space="0" w:color="auto"/>
        <w:right w:val="none" w:sz="0" w:space="0" w:color="auto"/>
      </w:divBdr>
    </w:div>
    <w:div w:id="966351926">
      <w:bodyDiv w:val="1"/>
      <w:marLeft w:val="0"/>
      <w:marRight w:val="0"/>
      <w:marTop w:val="0"/>
      <w:marBottom w:val="0"/>
      <w:divBdr>
        <w:top w:val="none" w:sz="0" w:space="0" w:color="auto"/>
        <w:left w:val="none" w:sz="0" w:space="0" w:color="auto"/>
        <w:bottom w:val="none" w:sz="0" w:space="0" w:color="auto"/>
        <w:right w:val="none" w:sz="0" w:space="0" w:color="auto"/>
      </w:divBdr>
    </w:div>
    <w:div w:id="966545914">
      <w:bodyDiv w:val="1"/>
      <w:marLeft w:val="0"/>
      <w:marRight w:val="0"/>
      <w:marTop w:val="0"/>
      <w:marBottom w:val="0"/>
      <w:divBdr>
        <w:top w:val="none" w:sz="0" w:space="0" w:color="auto"/>
        <w:left w:val="none" w:sz="0" w:space="0" w:color="auto"/>
        <w:bottom w:val="none" w:sz="0" w:space="0" w:color="auto"/>
        <w:right w:val="none" w:sz="0" w:space="0" w:color="auto"/>
      </w:divBdr>
    </w:div>
    <w:div w:id="966858141">
      <w:bodyDiv w:val="1"/>
      <w:marLeft w:val="0"/>
      <w:marRight w:val="0"/>
      <w:marTop w:val="0"/>
      <w:marBottom w:val="0"/>
      <w:divBdr>
        <w:top w:val="none" w:sz="0" w:space="0" w:color="auto"/>
        <w:left w:val="none" w:sz="0" w:space="0" w:color="auto"/>
        <w:bottom w:val="none" w:sz="0" w:space="0" w:color="auto"/>
        <w:right w:val="none" w:sz="0" w:space="0" w:color="auto"/>
      </w:divBdr>
    </w:div>
    <w:div w:id="967081693">
      <w:bodyDiv w:val="1"/>
      <w:marLeft w:val="0"/>
      <w:marRight w:val="0"/>
      <w:marTop w:val="0"/>
      <w:marBottom w:val="0"/>
      <w:divBdr>
        <w:top w:val="none" w:sz="0" w:space="0" w:color="auto"/>
        <w:left w:val="none" w:sz="0" w:space="0" w:color="auto"/>
        <w:bottom w:val="none" w:sz="0" w:space="0" w:color="auto"/>
        <w:right w:val="none" w:sz="0" w:space="0" w:color="auto"/>
      </w:divBdr>
    </w:div>
    <w:div w:id="967323411">
      <w:bodyDiv w:val="1"/>
      <w:marLeft w:val="0"/>
      <w:marRight w:val="0"/>
      <w:marTop w:val="0"/>
      <w:marBottom w:val="0"/>
      <w:divBdr>
        <w:top w:val="none" w:sz="0" w:space="0" w:color="auto"/>
        <w:left w:val="none" w:sz="0" w:space="0" w:color="auto"/>
        <w:bottom w:val="none" w:sz="0" w:space="0" w:color="auto"/>
        <w:right w:val="none" w:sz="0" w:space="0" w:color="auto"/>
      </w:divBdr>
    </w:div>
    <w:div w:id="967395067">
      <w:bodyDiv w:val="1"/>
      <w:marLeft w:val="0"/>
      <w:marRight w:val="0"/>
      <w:marTop w:val="0"/>
      <w:marBottom w:val="0"/>
      <w:divBdr>
        <w:top w:val="none" w:sz="0" w:space="0" w:color="auto"/>
        <w:left w:val="none" w:sz="0" w:space="0" w:color="auto"/>
        <w:bottom w:val="none" w:sz="0" w:space="0" w:color="auto"/>
        <w:right w:val="none" w:sz="0" w:space="0" w:color="auto"/>
      </w:divBdr>
    </w:div>
    <w:div w:id="967400105">
      <w:bodyDiv w:val="1"/>
      <w:marLeft w:val="0"/>
      <w:marRight w:val="0"/>
      <w:marTop w:val="0"/>
      <w:marBottom w:val="0"/>
      <w:divBdr>
        <w:top w:val="none" w:sz="0" w:space="0" w:color="auto"/>
        <w:left w:val="none" w:sz="0" w:space="0" w:color="auto"/>
        <w:bottom w:val="none" w:sz="0" w:space="0" w:color="auto"/>
        <w:right w:val="none" w:sz="0" w:space="0" w:color="auto"/>
      </w:divBdr>
    </w:div>
    <w:div w:id="967587048">
      <w:bodyDiv w:val="1"/>
      <w:marLeft w:val="0"/>
      <w:marRight w:val="0"/>
      <w:marTop w:val="0"/>
      <w:marBottom w:val="0"/>
      <w:divBdr>
        <w:top w:val="none" w:sz="0" w:space="0" w:color="auto"/>
        <w:left w:val="none" w:sz="0" w:space="0" w:color="auto"/>
        <w:bottom w:val="none" w:sz="0" w:space="0" w:color="auto"/>
        <w:right w:val="none" w:sz="0" w:space="0" w:color="auto"/>
      </w:divBdr>
    </w:div>
    <w:div w:id="967706413">
      <w:bodyDiv w:val="1"/>
      <w:marLeft w:val="0"/>
      <w:marRight w:val="0"/>
      <w:marTop w:val="0"/>
      <w:marBottom w:val="0"/>
      <w:divBdr>
        <w:top w:val="none" w:sz="0" w:space="0" w:color="auto"/>
        <w:left w:val="none" w:sz="0" w:space="0" w:color="auto"/>
        <w:bottom w:val="none" w:sz="0" w:space="0" w:color="auto"/>
        <w:right w:val="none" w:sz="0" w:space="0" w:color="auto"/>
      </w:divBdr>
    </w:div>
    <w:div w:id="967853425">
      <w:bodyDiv w:val="1"/>
      <w:marLeft w:val="0"/>
      <w:marRight w:val="0"/>
      <w:marTop w:val="0"/>
      <w:marBottom w:val="0"/>
      <w:divBdr>
        <w:top w:val="none" w:sz="0" w:space="0" w:color="auto"/>
        <w:left w:val="none" w:sz="0" w:space="0" w:color="auto"/>
        <w:bottom w:val="none" w:sz="0" w:space="0" w:color="auto"/>
        <w:right w:val="none" w:sz="0" w:space="0" w:color="auto"/>
      </w:divBdr>
    </w:div>
    <w:div w:id="968390290">
      <w:bodyDiv w:val="1"/>
      <w:marLeft w:val="0"/>
      <w:marRight w:val="0"/>
      <w:marTop w:val="0"/>
      <w:marBottom w:val="0"/>
      <w:divBdr>
        <w:top w:val="none" w:sz="0" w:space="0" w:color="auto"/>
        <w:left w:val="none" w:sz="0" w:space="0" w:color="auto"/>
        <w:bottom w:val="none" w:sz="0" w:space="0" w:color="auto"/>
        <w:right w:val="none" w:sz="0" w:space="0" w:color="auto"/>
      </w:divBdr>
    </w:div>
    <w:div w:id="968433128">
      <w:bodyDiv w:val="1"/>
      <w:marLeft w:val="0"/>
      <w:marRight w:val="0"/>
      <w:marTop w:val="0"/>
      <w:marBottom w:val="0"/>
      <w:divBdr>
        <w:top w:val="none" w:sz="0" w:space="0" w:color="auto"/>
        <w:left w:val="none" w:sz="0" w:space="0" w:color="auto"/>
        <w:bottom w:val="none" w:sz="0" w:space="0" w:color="auto"/>
        <w:right w:val="none" w:sz="0" w:space="0" w:color="auto"/>
      </w:divBdr>
    </w:div>
    <w:div w:id="968896853">
      <w:bodyDiv w:val="1"/>
      <w:marLeft w:val="0"/>
      <w:marRight w:val="0"/>
      <w:marTop w:val="0"/>
      <w:marBottom w:val="0"/>
      <w:divBdr>
        <w:top w:val="none" w:sz="0" w:space="0" w:color="auto"/>
        <w:left w:val="none" w:sz="0" w:space="0" w:color="auto"/>
        <w:bottom w:val="none" w:sz="0" w:space="0" w:color="auto"/>
        <w:right w:val="none" w:sz="0" w:space="0" w:color="auto"/>
      </w:divBdr>
    </w:div>
    <w:div w:id="968972309">
      <w:bodyDiv w:val="1"/>
      <w:marLeft w:val="0"/>
      <w:marRight w:val="0"/>
      <w:marTop w:val="0"/>
      <w:marBottom w:val="0"/>
      <w:divBdr>
        <w:top w:val="none" w:sz="0" w:space="0" w:color="auto"/>
        <w:left w:val="none" w:sz="0" w:space="0" w:color="auto"/>
        <w:bottom w:val="none" w:sz="0" w:space="0" w:color="auto"/>
        <w:right w:val="none" w:sz="0" w:space="0" w:color="auto"/>
      </w:divBdr>
    </w:div>
    <w:div w:id="969168227">
      <w:bodyDiv w:val="1"/>
      <w:marLeft w:val="0"/>
      <w:marRight w:val="0"/>
      <w:marTop w:val="0"/>
      <w:marBottom w:val="0"/>
      <w:divBdr>
        <w:top w:val="none" w:sz="0" w:space="0" w:color="auto"/>
        <w:left w:val="none" w:sz="0" w:space="0" w:color="auto"/>
        <w:bottom w:val="none" w:sz="0" w:space="0" w:color="auto"/>
        <w:right w:val="none" w:sz="0" w:space="0" w:color="auto"/>
      </w:divBdr>
    </w:div>
    <w:div w:id="969214157">
      <w:bodyDiv w:val="1"/>
      <w:marLeft w:val="0"/>
      <w:marRight w:val="0"/>
      <w:marTop w:val="0"/>
      <w:marBottom w:val="0"/>
      <w:divBdr>
        <w:top w:val="none" w:sz="0" w:space="0" w:color="auto"/>
        <w:left w:val="none" w:sz="0" w:space="0" w:color="auto"/>
        <w:bottom w:val="none" w:sz="0" w:space="0" w:color="auto"/>
        <w:right w:val="none" w:sz="0" w:space="0" w:color="auto"/>
      </w:divBdr>
    </w:div>
    <w:div w:id="969282638">
      <w:bodyDiv w:val="1"/>
      <w:marLeft w:val="0"/>
      <w:marRight w:val="0"/>
      <w:marTop w:val="0"/>
      <w:marBottom w:val="0"/>
      <w:divBdr>
        <w:top w:val="none" w:sz="0" w:space="0" w:color="auto"/>
        <w:left w:val="none" w:sz="0" w:space="0" w:color="auto"/>
        <w:bottom w:val="none" w:sz="0" w:space="0" w:color="auto"/>
        <w:right w:val="none" w:sz="0" w:space="0" w:color="auto"/>
      </w:divBdr>
    </w:div>
    <w:div w:id="969439280">
      <w:bodyDiv w:val="1"/>
      <w:marLeft w:val="0"/>
      <w:marRight w:val="0"/>
      <w:marTop w:val="0"/>
      <w:marBottom w:val="0"/>
      <w:divBdr>
        <w:top w:val="none" w:sz="0" w:space="0" w:color="auto"/>
        <w:left w:val="none" w:sz="0" w:space="0" w:color="auto"/>
        <w:bottom w:val="none" w:sz="0" w:space="0" w:color="auto"/>
        <w:right w:val="none" w:sz="0" w:space="0" w:color="auto"/>
      </w:divBdr>
    </w:div>
    <w:div w:id="969629636">
      <w:bodyDiv w:val="1"/>
      <w:marLeft w:val="0"/>
      <w:marRight w:val="0"/>
      <w:marTop w:val="0"/>
      <w:marBottom w:val="0"/>
      <w:divBdr>
        <w:top w:val="none" w:sz="0" w:space="0" w:color="auto"/>
        <w:left w:val="none" w:sz="0" w:space="0" w:color="auto"/>
        <w:bottom w:val="none" w:sz="0" w:space="0" w:color="auto"/>
        <w:right w:val="none" w:sz="0" w:space="0" w:color="auto"/>
      </w:divBdr>
    </w:div>
    <w:div w:id="969673255">
      <w:bodyDiv w:val="1"/>
      <w:marLeft w:val="0"/>
      <w:marRight w:val="0"/>
      <w:marTop w:val="0"/>
      <w:marBottom w:val="0"/>
      <w:divBdr>
        <w:top w:val="none" w:sz="0" w:space="0" w:color="auto"/>
        <w:left w:val="none" w:sz="0" w:space="0" w:color="auto"/>
        <w:bottom w:val="none" w:sz="0" w:space="0" w:color="auto"/>
        <w:right w:val="none" w:sz="0" w:space="0" w:color="auto"/>
      </w:divBdr>
    </w:div>
    <w:div w:id="969745946">
      <w:bodyDiv w:val="1"/>
      <w:marLeft w:val="0"/>
      <w:marRight w:val="0"/>
      <w:marTop w:val="0"/>
      <w:marBottom w:val="0"/>
      <w:divBdr>
        <w:top w:val="none" w:sz="0" w:space="0" w:color="auto"/>
        <w:left w:val="none" w:sz="0" w:space="0" w:color="auto"/>
        <w:bottom w:val="none" w:sz="0" w:space="0" w:color="auto"/>
        <w:right w:val="none" w:sz="0" w:space="0" w:color="auto"/>
      </w:divBdr>
    </w:div>
    <w:div w:id="969749438">
      <w:bodyDiv w:val="1"/>
      <w:marLeft w:val="0"/>
      <w:marRight w:val="0"/>
      <w:marTop w:val="0"/>
      <w:marBottom w:val="0"/>
      <w:divBdr>
        <w:top w:val="none" w:sz="0" w:space="0" w:color="auto"/>
        <w:left w:val="none" w:sz="0" w:space="0" w:color="auto"/>
        <w:bottom w:val="none" w:sz="0" w:space="0" w:color="auto"/>
        <w:right w:val="none" w:sz="0" w:space="0" w:color="auto"/>
      </w:divBdr>
    </w:div>
    <w:div w:id="970091411">
      <w:bodyDiv w:val="1"/>
      <w:marLeft w:val="0"/>
      <w:marRight w:val="0"/>
      <w:marTop w:val="0"/>
      <w:marBottom w:val="0"/>
      <w:divBdr>
        <w:top w:val="none" w:sz="0" w:space="0" w:color="auto"/>
        <w:left w:val="none" w:sz="0" w:space="0" w:color="auto"/>
        <w:bottom w:val="none" w:sz="0" w:space="0" w:color="auto"/>
        <w:right w:val="none" w:sz="0" w:space="0" w:color="auto"/>
      </w:divBdr>
    </w:div>
    <w:div w:id="970131875">
      <w:bodyDiv w:val="1"/>
      <w:marLeft w:val="0"/>
      <w:marRight w:val="0"/>
      <w:marTop w:val="0"/>
      <w:marBottom w:val="0"/>
      <w:divBdr>
        <w:top w:val="none" w:sz="0" w:space="0" w:color="auto"/>
        <w:left w:val="none" w:sz="0" w:space="0" w:color="auto"/>
        <w:bottom w:val="none" w:sz="0" w:space="0" w:color="auto"/>
        <w:right w:val="none" w:sz="0" w:space="0" w:color="auto"/>
      </w:divBdr>
    </w:div>
    <w:div w:id="970326677">
      <w:bodyDiv w:val="1"/>
      <w:marLeft w:val="0"/>
      <w:marRight w:val="0"/>
      <w:marTop w:val="0"/>
      <w:marBottom w:val="0"/>
      <w:divBdr>
        <w:top w:val="none" w:sz="0" w:space="0" w:color="auto"/>
        <w:left w:val="none" w:sz="0" w:space="0" w:color="auto"/>
        <w:bottom w:val="none" w:sz="0" w:space="0" w:color="auto"/>
        <w:right w:val="none" w:sz="0" w:space="0" w:color="auto"/>
      </w:divBdr>
    </w:div>
    <w:div w:id="970554740">
      <w:bodyDiv w:val="1"/>
      <w:marLeft w:val="0"/>
      <w:marRight w:val="0"/>
      <w:marTop w:val="0"/>
      <w:marBottom w:val="0"/>
      <w:divBdr>
        <w:top w:val="none" w:sz="0" w:space="0" w:color="auto"/>
        <w:left w:val="none" w:sz="0" w:space="0" w:color="auto"/>
        <w:bottom w:val="none" w:sz="0" w:space="0" w:color="auto"/>
        <w:right w:val="none" w:sz="0" w:space="0" w:color="auto"/>
      </w:divBdr>
    </w:div>
    <w:div w:id="970785230">
      <w:bodyDiv w:val="1"/>
      <w:marLeft w:val="0"/>
      <w:marRight w:val="0"/>
      <w:marTop w:val="0"/>
      <w:marBottom w:val="0"/>
      <w:divBdr>
        <w:top w:val="none" w:sz="0" w:space="0" w:color="auto"/>
        <w:left w:val="none" w:sz="0" w:space="0" w:color="auto"/>
        <w:bottom w:val="none" w:sz="0" w:space="0" w:color="auto"/>
        <w:right w:val="none" w:sz="0" w:space="0" w:color="auto"/>
      </w:divBdr>
    </w:div>
    <w:div w:id="970981513">
      <w:bodyDiv w:val="1"/>
      <w:marLeft w:val="0"/>
      <w:marRight w:val="0"/>
      <w:marTop w:val="0"/>
      <w:marBottom w:val="0"/>
      <w:divBdr>
        <w:top w:val="none" w:sz="0" w:space="0" w:color="auto"/>
        <w:left w:val="none" w:sz="0" w:space="0" w:color="auto"/>
        <w:bottom w:val="none" w:sz="0" w:space="0" w:color="auto"/>
        <w:right w:val="none" w:sz="0" w:space="0" w:color="auto"/>
      </w:divBdr>
    </w:div>
    <w:div w:id="971057639">
      <w:bodyDiv w:val="1"/>
      <w:marLeft w:val="0"/>
      <w:marRight w:val="0"/>
      <w:marTop w:val="0"/>
      <w:marBottom w:val="0"/>
      <w:divBdr>
        <w:top w:val="none" w:sz="0" w:space="0" w:color="auto"/>
        <w:left w:val="none" w:sz="0" w:space="0" w:color="auto"/>
        <w:bottom w:val="none" w:sz="0" w:space="0" w:color="auto"/>
        <w:right w:val="none" w:sz="0" w:space="0" w:color="auto"/>
      </w:divBdr>
    </w:div>
    <w:div w:id="971137376">
      <w:bodyDiv w:val="1"/>
      <w:marLeft w:val="0"/>
      <w:marRight w:val="0"/>
      <w:marTop w:val="0"/>
      <w:marBottom w:val="0"/>
      <w:divBdr>
        <w:top w:val="none" w:sz="0" w:space="0" w:color="auto"/>
        <w:left w:val="none" w:sz="0" w:space="0" w:color="auto"/>
        <w:bottom w:val="none" w:sz="0" w:space="0" w:color="auto"/>
        <w:right w:val="none" w:sz="0" w:space="0" w:color="auto"/>
      </w:divBdr>
    </w:div>
    <w:div w:id="971406146">
      <w:bodyDiv w:val="1"/>
      <w:marLeft w:val="0"/>
      <w:marRight w:val="0"/>
      <w:marTop w:val="0"/>
      <w:marBottom w:val="0"/>
      <w:divBdr>
        <w:top w:val="none" w:sz="0" w:space="0" w:color="auto"/>
        <w:left w:val="none" w:sz="0" w:space="0" w:color="auto"/>
        <w:bottom w:val="none" w:sz="0" w:space="0" w:color="auto"/>
        <w:right w:val="none" w:sz="0" w:space="0" w:color="auto"/>
      </w:divBdr>
    </w:div>
    <w:div w:id="971861033">
      <w:bodyDiv w:val="1"/>
      <w:marLeft w:val="0"/>
      <w:marRight w:val="0"/>
      <w:marTop w:val="0"/>
      <w:marBottom w:val="0"/>
      <w:divBdr>
        <w:top w:val="none" w:sz="0" w:space="0" w:color="auto"/>
        <w:left w:val="none" w:sz="0" w:space="0" w:color="auto"/>
        <w:bottom w:val="none" w:sz="0" w:space="0" w:color="auto"/>
        <w:right w:val="none" w:sz="0" w:space="0" w:color="auto"/>
      </w:divBdr>
    </w:div>
    <w:div w:id="972517115">
      <w:bodyDiv w:val="1"/>
      <w:marLeft w:val="0"/>
      <w:marRight w:val="0"/>
      <w:marTop w:val="0"/>
      <w:marBottom w:val="0"/>
      <w:divBdr>
        <w:top w:val="none" w:sz="0" w:space="0" w:color="auto"/>
        <w:left w:val="none" w:sz="0" w:space="0" w:color="auto"/>
        <w:bottom w:val="none" w:sz="0" w:space="0" w:color="auto"/>
        <w:right w:val="none" w:sz="0" w:space="0" w:color="auto"/>
      </w:divBdr>
    </w:div>
    <w:div w:id="972519934">
      <w:bodyDiv w:val="1"/>
      <w:marLeft w:val="0"/>
      <w:marRight w:val="0"/>
      <w:marTop w:val="0"/>
      <w:marBottom w:val="0"/>
      <w:divBdr>
        <w:top w:val="none" w:sz="0" w:space="0" w:color="auto"/>
        <w:left w:val="none" w:sz="0" w:space="0" w:color="auto"/>
        <w:bottom w:val="none" w:sz="0" w:space="0" w:color="auto"/>
        <w:right w:val="none" w:sz="0" w:space="0" w:color="auto"/>
      </w:divBdr>
    </w:div>
    <w:div w:id="972831162">
      <w:bodyDiv w:val="1"/>
      <w:marLeft w:val="0"/>
      <w:marRight w:val="0"/>
      <w:marTop w:val="0"/>
      <w:marBottom w:val="0"/>
      <w:divBdr>
        <w:top w:val="none" w:sz="0" w:space="0" w:color="auto"/>
        <w:left w:val="none" w:sz="0" w:space="0" w:color="auto"/>
        <w:bottom w:val="none" w:sz="0" w:space="0" w:color="auto"/>
        <w:right w:val="none" w:sz="0" w:space="0" w:color="auto"/>
      </w:divBdr>
    </w:div>
    <w:div w:id="972833398">
      <w:bodyDiv w:val="1"/>
      <w:marLeft w:val="0"/>
      <w:marRight w:val="0"/>
      <w:marTop w:val="0"/>
      <w:marBottom w:val="0"/>
      <w:divBdr>
        <w:top w:val="none" w:sz="0" w:space="0" w:color="auto"/>
        <w:left w:val="none" w:sz="0" w:space="0" w:color="auto"/>
        <w:bottom w:val="none" w:sz="0" w:space="0" w:color="auto"/>
        <w:right w:val="none" w:sz="0" w:space="0" w:color="auto"/>
      </w:divBdr>
    </w:div>
    <w:div w:id="973100369">
      <w:bodyDiv w:val="1"/>
      <w:marLeft w:val="0"/>
      <w:marRight w:val="0"/>
      <w:marTop w:val="0"/>
      <w:marBottom w:val="0"/>
      <w:divBdr>
        <w:top w:val="none" w:sz="0" w:space="0" w:color="auto"/>
        <w:left w:val="none" w:sz="0" w:space="0" w:color="auto"/>
        <w:bottom w:val="none" w:sz="0" w:space="0" w:color="auto"/>
        <w:right w:val="none" w:sz="0" w:space="0" w:color="auto"/>
      </w:divBdr>
    </w:div>
    <w:div w:id="973408876">
      <w:bodyDiv w:val="1"/>
      <w:marLeft w:val="0"/>
      <w:marRight w:val="0"/>
      <w:marTop w:val="0"/>
      <w:marBottom w:val="0"/>
      <w:divBdr>
        <w:top w:val="none" w:sz="0" w:space="0" w:color="auto"/>
        <w:left w:val="none" w:sz="0" w:space="0" w:color="auto"/>
        <w:bottom w:val="none" w:sz="0" w:space="0" w:color="auto"/>
        <w:right w:val="none" w:sz="0" w:space="0" w:color="auto"/>
      </w:divBdr>
    </w:div>
    <w:div w:id="973484568">
      <w:bodyDiv w:val="1"/>
      <w:marLeft w:val="0"/>
      <w:marRight w:val="0"/>
      <w:marTop w:val="0"/>
      <w:marBottom w:val="0"/>
      <w:divBdr>
        <w:top w:val="none" w:sz="0" w:space="0" w:color="auto"/>
        <w:left w:val="none" w:sz="0" w:space="0" w:color="auto"/>
        <w:bottom w:val="none" w:sz="0" w:space="0" w:color="auto"/>
        <w:right w:val="none" w:sz="0" w:space="0" w:color="auto"/>
      </w:divBdr>
    </w:div>
    <w:div w:id="973489162">
      <w:bodyDiv w:val="1"/>
      <w:marLeft w:val="0"/>
      <w:marRight w:val="0"/>
      <w:marTop w:val="0"/>
      <w:marBottom w:val="0"/>
      <w:divBdr>
        <w:top w:val="none" w:sz="0" w:space="0" w:color="auto"/>
        <w:left w:val="none" w:sz="0" w:space="0" w:color="auto"/>
        <w:bottom w:val="none" w:sz="0" w:space="0" w:color="auto"/>
        <w:right w:val="none" w:sz="0" w:space="0" w:color="auto"/>
      </w:divBdr>
    </w:div>
    <w:div w:id="973603180">
      <w:bodyDiv w:val="1"/>
      <w:marLeft w:val="0"/>
      <w:marRight w:val="0"/>
      <w:marTop w:val="0"/>
      <w:marBottom w:val="0"/>
      <w:divBdr>
        <w:top w:val="none" w:sz="0" w:space="0" w:color="auto"/>
        <w:left w:val="none" w:sz="0" w:space="0" w:color="auto"/>
        <w:bottom w:val="none" w:sz="0" w:space="0" w:color="auto"/>
        <w:right w:val="none" w:sz="0" w:space="0" w:color="auto"/>
      </w:divBdr>
    </w:div>
    <w:div w:id="973607015">
      <w:bodyDiv w:val="1"/>
      <w:marLeft w:val="0"/>
      <w:marRight w:val="0"/>
      <w:marTop w:val="0"/>
      <w:marBottom w:val="0"/>
      <w:divBdr>
        <w:top w:val="none" w:sz="0" w:space="0" w:color="auto"/>
        <w:left w:val="none" w:sz="0" w:space="0" w:color="auto"/>
        <w:bottom w:val="none" w:sz="0" w:space="0" w:color="auto"/>
        <w:right w:val="none" w:sz="0" w:space="0" w:color="auto"/>
      </w:divBdr>
    </w:div>
    <w:div w:id="973869908">
      <w:bodyDiv w:val="1"/>
      <w:marLeft w:val="0"/>
      <w:marRight w:val="0"/>
      <w:marTop w:val="0"/>
      <w:marBottom w:val="0"/>
      <w:divBdr>
        <w:top w:val="none" w:sz="0" w:space="0" w:color="auto"/>
        <w:left w:val="none" w:sz="0" w:space="0" w:color="auto"/>
        <w:bottom w:val="none" w:sz="0" w:space="0" w:color="auto"/>
        <w:right w:val="none" w:sz="0" w:space="0" w:color="auto"/>
      </w:divBdr>
    </w:div>
    <w:div w:id="973876120">
      <w:bodyDiv w:val="1"/>
      <w:marLeft w:val="0"/>
      <w:marRight w:val="0"/>
      <w:marTop w:val="0"/>
      <w:marBottom w:val="0"/>
      <w:divBdr>
        <w:top w:val="none" w:sz="0" w:space="0" w:color="auto"/>
        <w:left w:val="none" w:sz="0" w:space="0" w:color="auto"/>
        <w:bottom w:val="none" w:sz="0" w:space="0" w:color="auto"/>
        <w:right w:val="none" w:sz="0" w:space="0" w:color="auto"/>
      </w:divBdr>
    </w:div>
    <w:div w:id="974025656">
      <w:bodyDiv w:val="1"/>
      <w:marLeft w:val="0"/>
      <w:marRight w:val="0"/>
      <w:marTop w:val="0"/>
      <w:marBottom w:val="0"/>
      <w:divBdr>
        <w:top w:val="none" w:sz="0" w:space="0" w:color="auto"/>
        <w:left w:val="none" w:sz="0" w:space="0" w:color="auto"/>
        <w:bottom w:val="none" w:sz="0" w:space="0" w:color="auto"/>
        <w:right w:val="none" w:sz="0" w:space="0" w:color="auto"/>
      </w:divBdr>
    </w:div>
    <w:div w:id="974213955">
      <w:bodyDiv w:val="1"/>
      <w:marLeft w:val="0"/>
      <w:marRight w:val="0"/>
      <w:marTop w:val="0"/>
      <w:marBottom w:val="0"/>
      <w:divBdr>
        <w:top w:val="none" w:sz="0" w:space="0" w:color="auto"/>
        <w:left w:val="none" w:sz="0" w:space="0" w:color="auto"/>
        <w:bottom w:val="none" w:sz="0" w:space="0" w:color="auto"/>
        <w:right w:val="none" w:sz="0" w:space="0" w:color="auto"/>
      </w:divBdr>
    </w:div>
    <w:div w:id="974481191">
      <w:bodyDiv w:val="1"/>
      <w:marLeft w:val="0"/>
      <w:marRight w:val="0"/>
      <w:marTop w:val="0"/>
      <w:marBottom w:val="0"/>
      <w:divBdr>
        <w:top w:val="none" w:sz="0" w:space="0" w:color="auto"/>
        <w:left w:val="none" w:sz="0" w:space="0" w:color="auto"/>
        <w:bottom w:val="none" w:sz="0" w:space="0" w:color="auto"/>
        <w:right w:val="none" w:sz="0" w:space="0" w:color="auto"/>
      </w:divBdr>
    </w:div>
    <w:div w:id="974527715">
      <w:bodyDiv w:val="1"/>
      <w:marLeft w:val="0"/>
      <w:marRight w:val="0"/>
      <w:marTop w:val="0"/>
      <w:marBottom w:val="0"/>
      <w:divBdr>
        <w:top w:val="none" w:sz="0" w:space="0" w:color="auto"/>
        <w:left w:val="none" w:sz="0" w:space="0" w:color="auto"/>
        <w:bottom w:val="none" w:sz="0" w:space="0" w:color="auto"/>
        <w:right w:val="none" w:sz="0" w:space="0" w:color="auto"/>
      </w:divBdr>
    </w:div>
    <w:div w:id="974722531">
      <w:bodyDiv w:val="1"/>
      <w:marLeft w:val="0"/>
      <w:marRight w:val="0"/>
      <w:marTop w:val="0"/>
      <w:marBottom w:val="0"/>
      <w:divBdr>
        <w:top w:val="none" w:sz="0" w:space="0" w:color="auto"/>
        <w:left w:val="none" w:sz="0" w:space="0" w:color="auto"/>
        <w:bottom w:val="none" w:sz="0" w:space="0" w:color="auto"/>
        <w:right w:val="none" w:sz="0" w:space="0" w:color="auto"/>
      </w:divBdr>
    </w:div>
    <w:div w:id="974797362">
      <w:bodyDiv w:val="1"/>
      <w:marLeft w:val="0"/>
      <w:marRight w:val="0"/>
      <w:marTop w:val="0"/>
      <w:marBottom w:val="0"/>
      <w:divBdr>
        <w:top w:val="none" w:sz="0" w:space="0" w:color="auto"/>
        <w:left w:val="none" w:sz="0" w:space="0" w:color="auto"/>
        <w:bottom w:val="none" w:sz="0" w:space="0" w:color="auto"/>
        <w:right w:val="none" w:sz="0" w:space="0" w:color="auto"/>
      </w:divBdr>
    </w:div>
    <w:div w:id="974868405">
      <w:bodyDiv w:val="1"/>
      <w:marLeft w:val="0"/>
      <w:marRight w:val="0"/>
      <w:marTop w:val="0"/>
      <w:marBottom w:val="0"/>
      <w:divBdr>
        <w:top w:val="none" w:sz="0" w:space="0" w:color="auto"/>
        <w:left w:val="none" w:sz="0" w:space="0" w:color="auto"/>
        <w:bottom w:val="none" w:sz="0" w:space="0" w:color="auto"/>
        <w:right w:val="none" w:sz="0" w:space="0" w:color="auto"/>
      </w:divBdr>
    </w:div>
    <w:div w:id="974876065">
      <w:bodyDiv w:val="1"/>
      <w:marLeft w:val="0"/>
      <w:marRight w:val="0"/>
      <w:marTop w:val="0"/>
      <w:marBottom w:val="0"/>
      <w:divBdr>
        <w:top w:val="none" w:sz="0" w:space="0" w:color="auto"/>
        <w:left w:val="none" w:sz="0" w:space="0" w:color="auto"/>
        <w:bottom w:val="none" w:sz="0" w:space="0" w:color="auto"/>
        <w:right w:val="none" w:sz="0" w:space="0" w:color="auto"/>
      </w:divBdr>
    </w:div>
    <w:div w:id="975259341">
      <w:bodyDiv w:val="1"/>
      <w:marLeft w:val="0"/>
      <w:marRight w:val="0"/>
      <w:marTop w:val="0"/>
      <w:marBottom w:val="0"/>
      <w:divBdr>
        <w:top w:val="none" w:sz="0" w:space="0" w:color="auto"/>
        <w:left w:val="none" w:sz="0" w:space="0" w:color="auto"/>
        <w:bottom w:val="none" w:sz="0" w:space="0" w:color="auto"/>
        <w:right w:val="none" w:sz="0" w:space="0" w:color="auto"/>
      </w:divBdr>
    </w:div>
    <w:div w:id="975330227">
      <w:bodyDiv w:val="1"/>
      <w:marLeft w:val="0"/>
      <w:marRight w:val="0"/>
      <w:marTop w:val="0"/>
      <w:marBottom w:val="0"/>
      <w:divBdr>
        <w:top w:val="none" w:sz="0" w:space="0" w:color="auto"/>
        <w:left w:val="none" w:sz="0" w:space="0" w:color="auto"/>
        <w:bottom w:val="none" w:sz="0" w:space="0" w:color="auto"/>
        <w:right w:val="none" w:sz="0" w:space="0" w:color="auto"/>
      </w:divBdr>
    </w:div>
    <w:div w:id="975333754">
      <w:bodyDiv w:val="1"/>
      <w:marLeft w:val="0"/>
      <w:marRight w:val="0"/>
      <w:marTop w:val="0"/>
      <w:marBottom w:val="0"/>
      <w:divBdr>
        <w:top w:val="none" w:sz="0" w:space="0" w:color="auto"/>
        <w:left w:val="none" w:sz="0" w:space="0" w:color="auto"/>
        <w:bottom w:val="none" w:sz="0" w:space="0" w:color="auto"/>
        <w:right w:val="none" w:sz="0" w:space="0" w:color="auto"/>
      </w:divBdr>
    </w:div>
    <w:div w:id="975531165">
      <w:bodyDiv w:val="1"/>
      <w:marLeft w:val="0"/>
      <w:marRight w:val="0"/>
      <w:marTop w:val="0"/>
      <w:marBottom w:val="0"/>
      <w:divBdr>
        <w:top w:val="none" w:sz="0" w:space="0" w:color="auto"/>
        <w:left w:val="none" w:sz="0" w:space="0" w:color="auto"/>
        <w:bottom w:val="none" w:sz="0" w:space="0" w:color="auto"/>
        <w:right w:val="none" w:sz="0" w:space="0" w:color="auto"/>
      </w:divBdr>
    </w:div>
    <w:div w:id="975569291">
      <w:bodyDiv w:val="1"/>
      <w:marLeft w:val="0"/>
      <w:marRight w:val="0"/>
      <w:marTop w:val="0"/>
      <w:marBottom w:val="0"/>
      <w:divBdr>
        <w:top w:val="none" w:sz="0" w:space="0" w:color="auto"/>
        <w:left w:val="none" w:sz="0" w:space="0" w:color="auto"/>
        <w:bottom w:val="none" w:sz="0" w:space="0" w:color="auto"/>
        <w:right w:val="none" w:sz="0" w:space="0" w:color="auto"/>
      </w:divBdr>
    </w:div>
    <w:div w:id="975640268">
      <w:bodyDiv w:val="1"/>
      <w:marLeft w:val="0"/>
      <w:marRight w:val="0"/>
      <w:marTop w:val="0"/>
      <w:marBottom w:val="0"/>
      <w:divBdr>
        <w:top w:val="none" w:sz="0" w:space="0" w:color="auto"/>
        <w:left w:val="none" w:sz="0" w:space="0" w:color="auto"/>
        <w:bottom w:val="none" w:sz="0" w:space="0" w:color="auto"/>
        <w:right w:val="none" w:sz="0" w:space="0" w:color="auto"/>
      </w:divBdr>
    </w:div>
    <w:div w:id="975716693">
      <w:bodyDiv w:val="1"/>
      <w:marLeft w:val="0"/>
      <w:marRight w:val="0"/>
      <w:marTop w:val="0"/>
      <w:marBottom w:val="0"/>
      <w:divBdr>
        <w:top w:val="none" w:sz="0" w:space="0" w:color="auto"/>
        <w:left w:val="none" w:sz="0" w:space="0" w:color="auto"/>
        <w:bottom w:val="none" w:sz="0" w:space="0" w:color="auto"/>
        <w:right w:val="none" w:sz="0" w:space="0" w:color="auto"/>
      </w:divBdr>
    </w:div>
    <w:div w:id="975792055">
      <w:bodyDiv w:val="1"/>
      <w:marLeft w:val="0"/>
      <w:marRight w:val="0"/>
      <w:marTop w:val="0"/>
      <w:marBottom w:val="0"/>
      <w:divBdr>
        <w:top w:val="none" w:sz="0" w:space="0" w:color="auto"/>
        <w:left w:val="none" w:sz="0" w:space="0" w:color="auto"/>
        <w:bottom w:val="none" w:sz="0" w:space="0" w:color="auto"/>
        <w:right w:val="none" w:sz="0" w:space="0" w:color="auto"/>
      </w:divBdr>
    </w:div>
    <w:div w:id="975794733">
      <w:bodyDiv w:val="1"/>
      <w:marLeft w:val="0"/>
      <w:marRight w:val="0"/>
      <w:marTop w:val="0"/>
      <w:marBottom w:val="0"/>
      <w:divBdr>
        <w:top w:val="none" w:sz="0" w:space="0" w:color="auto"/>
        <w:left w:val="none" w:sz="0" w:space="0" w:color="auto"/>
        <w:bottom w:val="none" w:sz="0" w:space="0" w:color="auto"/>
        <w:right w:val="none" w:sz="0" w:space="0" w:color="auto"/>
      </w:divBdr>
    </w:div>
    <w:div w:id="976179556">
      <w:bodyDiv w:val="1"/>
      <w:marLeft w:val="0"/>
      <w:marRight w:val="0"/>
      <w:marTop w:val="0"/>
      <w:marBottom w:val="0"/>
      <w:divBdr>
        <w:top w:val="none" w:sz="0" w:space="0" w:color="auto"/>
        <w:left w:val="none" w:sz="0" w:space="0" w:color="auto"/>
        <w:bottom w:val="none" w:sz="0" w:space="0" w:color="auto"/>
        <w:right w:val="none" w:sz="0" w:space="0" w:color="auto"/>
      </w:divBdr>
    </w:div>
    <w:div w:id="976296033">
      <w:bodyDiv w:val="1"/>
      <w:marLeft w:val="0"/>
      <w:marRight w:val="0"/>
      <w:marTop w:val="0"/>
      <w:marBottom w:val="0"/>
      <w:divBdr>
        <w:top w:val="none" w:sz="0" w:space="0" w:color="auto"/>
        <w:left w:val="none" w:sz="0" w:space="0" w:color="auto"/>
        <w:bottom w:val="none" w:sz="0" w:space="0" w:color="auto"/>
        <w:right w:val="none" w:sz="0" w:space="0" w:color="auto"/>
      </w:divBdr>
    </w:div>
    <w:div w:id="976299439">
      <w:bodyDiv w:val="1"/>
      <w:marLeft w:val="0"/>
      <w:marRight w:val="0"/>
      <w:marTop w:val="0"/>
      <w:marBottom w:val="0"/>
      <w:divBdr>
        <w:top w:val="none" w:sz="0" w:space="0" w:color="auto"/>
        <w:left w:val="none" w:sz="0" w:space="0" w:color="auto"/>
        <w:bottom w:val="none" w:sz="0" w:space="0" w:color="auto"/>
        <w:right w:val="none" w:sz="0" w:space="0" w:color="auto"/>
      </w:divBdr>
    </w:div>
    <w:div w:id="976375831">
      <w:bodyDiv w:val="1"/>
      <w:marLeft w:val="0"/>
      <w:marRight w:val="0"/>
      <w:marTop w:val="0"/>
      <w:marBottom w:val="0"/>
      <w:divBdr>
        <w:top w:val="none" w:sz="0" w:space="0" w:color="auto"/>
        <w:left w:val="none" w:sz="0" w:space="0" w:color="auto"/>
        <w:bottom w:val="none" w:sz="0" w:space="0" w:color="auto"/>
        <w:right w:val="none" w:sz="0" w:space="0" w:color="auto"/>
      </w:divBdr>
    </w:div>
    <w:div w:id="976496271">
      <w:bodyDiv w:val="1"/>
      <w:marLeft w:val="0"/>
      <w:marRight w:val="0"/>
      <w:marTop w:val="0"/>
      <w:marBottom w:val="0"/>
      <w:divBdr>
        <w:top w:val="none" w:sz="0" w:space="0" w:color="auto"/>
        <w:left w:val="none" w:sz="0" w:space="0" w:color="auto"/>
        <w:bottom w:val="none" w:sz="0" w:space="0" w:color="auto"/>
        <w:right w:val="none" w:sz="0" w:space="0" w:color="auto"/>
      </w:divBdr>
    </w:div>
    <w:div w:id="976570787">
      <w:bodyDiv w:val="1"/>
      <w:marLeft w:val="0"/>
      <w:marRight w:val="0"/>
      <w:marTop w:val="0"/>
      <w:marBottom w:val="0"/>
      <w:divBdr>
        <w:top w:val="none" w:sz="0" w:space="0" w:color="auto"/>
        <w:left w:val="none" w:sz="0" w:space="0" w:color="auto"/>
        <w:bottom w:val="none" w:sz="0" w:space="0" w:color="auto"/>
        <w:right w:val="none" w:sz="0" w:space="0" w:color="auto"/>
      </w:divBdr>
    </w:div>
    <w:div w:id="976570850">
      <w:bodyDiv w:val="1"/>
      <w:marLeft w:val="0"/>
      <w:marRight w:val="0"/>
      <w:marTop w:val="0"/>
      <w:marBottom w:val="0"/>
      <w:divBdr>
        <w:top w:val="none" w:sz="0" w:space="0" w:color="auto"/>
        <w:left w:val="none" w:sz="0" w:space="0" w:color="auto"/>
        <w:bottom w:val="none" w:sz="0" w:space="0" w:color="auto"/>
        <w:right w:val="none" w:sz="0" w:space="0" w:color="auto"/>
      </w:divBdr>
    </w:div>
    <w:div w:id="976763997">
      <w:bodyDiv w:val="1"/>
      <w:marLeft w:val="0"/>
      <w:marRight w:val="0"/>
      <w:marTop w:val="0"/>
      <w:marBottom w:val="0"/>
      <w:divBdr>
        <w:top w:val="none" w:sz="0" w:space="0" w:color="auto"/>
        <w:left w:val="none" w:sz="0" w:space="0" w:color="auto"/>
        <w:bottom w:val="none" w:sz="0" w:space="0" w:color="auto"/>
        <w:right w:val="none" w:sz="0" w:space="0" w:color="auto"/>
      </w:divBdr>
    </w:div>
    <w:div w:id="976837767">
      <w:bodyDiv w:val="1"/>
      <w:marLeft w:val="0"/>
      <w:marRight w:val="0"/>
      <w:marTop w:val="0"/>
      <w:marBottom w:val="0"/>
      <w:divBdr>
        <w:top w:val="none" w:sz="0" w:space="0" w:color="auto"/>
        <w:left w:val="none" w:sz="0" w:space="0" w:color="auto"/>
        <w:bottom w:val="none" w:sz="0" w:space="0" w:color="auto"/>
        <w:right w:val="none" w:sz="0" w:space="0" w:color="auto"/>
      </w:divBdr>
    </w:div>
    <w:div w:id="976956910">
      <w:bodyDiv w:val="1"/>
      <w:marLeft w:val="0"/>
      <w:marRight w:val="0"/>
      <w:marTop w:val="0"/>
      <w:marBottom w:val="0"/>
      <w:divBdr>
        <w:top w:val="none" w:sz="0" w:space="0" w:color="auto"/>
        <w:left w:val="none" w:sz="0" w:space="0" w:color="auto"/>
        <w:bottom w:val="none" w:sz="0" w:space="0" w:color="auto"/>
        <w:right w:val="none" w:sz="0" w:space="0" w:color="auto"/>
      </w:divBdr>
    </w:div>
    <w:div w:id="977488491">
      <w:bodyDiv w:val="1"/>
      <w:marLeft w:val="0"/>
      <w:marRight w:val="0"/>
      <w:marTop w:val="0"/>
      <w:marBottom w:val="0"/>
      <w:divBdr>
        <w:top w:val="none" w:sz="0" w:space="0" w:color="auto"/>
        <w:left w:val="none" w:sz="0" w:space="0" w:color="auto"/>
        <w:bottom w:val="none" w:sz="0" w:space="0" w:color="auto"/>
        <w:right w:val="none" w:sz="0" w:space="0" w:color="auto"/>
      </w:divBdr>
    </w:div>
    <w:div w:id="977802437">
      <w:bodyDiv w:val="1"/>
      <w:marLeft w:val="0"/>
      <w:marRight w:val="0"/>
      <w:marTop w:val="0"/>
      <w:marBottom w:val="0"/>
      <w:divBdr>
        <w:top w:val="none" w:sz="0" w:space="0" w:color="auto"/>
        <w:left w:val="none" w:sz="0" w:space="0" w:color="auto"/>
        <w:bottom w:val="none" w:sz="0" w:space="0" w:color="auto"/>
        <w:right w:val="none" w:sz="0" w:space="0" w:color="auto"/>
      </w:divBdr>
    </w:div>
    <w:div w:id="977877137">
      <w:bodyDiv w:val="1"/>
      <w:marLeft w:val="0"/>
      <w:marRight w:val="0"/>
      <w:marTop w:val="0"/>
      <w:marBottom w:val="0"/>
      <w:divBdr>
        <w:top w:val="none" w:sz="0" w:space="0" w:color="auto"/>
        <w:left w:val="none" w:sz="0" w:space="0" w:color="auto"/>
        <w:bottom w:val="none" w:sz="0" w:space="0" w:color="auto"/>
        <w:right w:val="none" w:sz="0" w:space="0" w:color="auto"/>
      </w:divBdr>
    </w:div>
    <w:div w:id="977953741">
      <w:bodyDiv w:val="1"/>
      <w:marLeft w:val="0"/>
      <w:marRight w:val="0"/>
      <w:marTop w:val="0"/>
      <w:marBottom w:val="0"/>
      <w:divBdr>
        <w:top w:val="none" w:sz="0" w:space="0" w:color="auto"/>
        <w:left w:val="none" w:sz="0" w:space="0" w:color="auto"/>
        <w:bottom w:val="none" w:sz="0" w:space="0" w:color="auto"/>
        <w:right w:val="none" w:sz="0" w:space="0" w:color="auto"/>
      </w:divBdr>
    </w:div>
    <w:div w:id="978145690">
      <w:bodyDiv w:val="1"/>
      <w:marLeft w:val="0"/>
      <w:marRight w:val="0"/>
      <w:marTop w:val="0"/>
      <w:marBottom w:val="0"/>
      <w:divBdr>
        <w:top w:val="none" w:sz="0" w:space="0" w:color="auto"/>
        <w:left w:val="none" w:sz="0" w:space="0" w:color="auto"/>
        <w:bottom w:val="none" w:sz="0" w:space="0" w:color="auto"/>
        <w:right w:val="none" w:sz="0" w:space="0" w:color="auto"/>
      </w:divBdr>
    </w:div>
    <w:div w:id="978419655">
      <w:bodyDiv w:val="1"/>
      <w:marLeft w:val="0"/>
      <w:marRight w:val="0"/>
      <w:marTop w:val="0"/>
      <w:marBottom w:val="0"/>
      <w:divBdr>
        <w:top w:val="none" w:sz="0" w:space="0" w:color="auto"/>
        <w:left w:val="none" w:sz="0" w:space="0" w:color="auto"/>
        <w:bottom w:val="none" w:sz="0" w:space="0" w:color="auto"/>
        <w:right w:val="none" w:sz="0" w:space="0" w:color="auto"/>
      </w:divBdr>
    </w:div>
    <w:div w:id="978534680">
      <w:bodyDiv w:val="1"/>
      <w:marLeft w:val="0"/>
      <w:marRight w:val="0"/>
      <w:marTop w:val="0"/>
      <w:marBottom w:val="0"/>
      <w:divBdr>
        <w:top w:val="none" w:sz="0" w:space="0" w:color="auto"/>
        <w:left w:val="none" w:sz="0" w:space="0" w:color="auto"/>
        <w:bottom w:val="none" w:sz="0" w:space="0" w:color="auto"/>
        <w:right w:val="none" w:sz="0" w:space="0" w:color="auto"/>
      </w:divBdr>
    </w:div>
    <w:div w:id="978537420">
      <w:bodyDiv w:val="1"/>
      <w:marLeft w:val="0"/>
      <w:marRight w:val="0"/>
      <w:marTop w:val="0"/>
      <w:marBottom w:val="0"/>
      <w:divBdr>
        <w:top w:val="none" w:sz="0" w:space="0" w:color="auto"/>
        <w:left w:val="none" w:sz="0" w:space="0" w:color="auto"/>
        <w:bottom w:val="none" w:sz="0" w:space="0" w:color="auto"/>
        <w:right w:val="none" w:sz="0" w:space="0" w:color="auto"/>
      </w:divBdr>
    </w:div>
    <w:div w:id="978924742">
      <w:bodyDiv w:val="1"/>
      <w:marLeft w:val="0"/>
      <w:marRight w:val="0"/>
      <w:marTop w:val="0"/>
      <w:marBottom w:val="0"/>
      <w:divBdr>
        <w:top w:val="none" w:sz="0" w:space="0" w:color="auto"/>
        <w:left w:val="none" w:sz="0" w:space="0" w:color="auto"/>
        <w:bottom w:val="none" w:sz="0" w:space="0" w:color="auto"/>
        <w:right w:val="none" w:sz="0" w:space="0" w:color="auto"/>
      </w:divBdr>
    </w:div>
    <w:div w:id="978997244">
      <w:bodyDiv w:val="1"/>
      <w:marLeft w:val="0"/>
      <w:marRight w:val="0"/>
      <w:marTop w:val="0"/>
      <w:marBottom w:val="0"/>
      <w:divBdr>
        <w:top w:val="none" w:sz="0" w:space="0" w:color="auto"/>
        <w:left w:val="none" w:sz="0" w:space="0" w:color="auto"/>
        <w:bottom w:val="none" w:sz="0" w:space="0" w:color="auto"/>
        <w:right w:val="none" w:sz="0" w:space="0" w:color="auto"/>
      </w:divBdr>
    </w:div>
    <w:div w:id="978998998">
      <w:bodyDiv w:val="1"/>
      <w:marLeft w:val="0"/>
      <w:marRight w:val="0"/>
      <w:marTop w:val="0"/>
      <w:marBottom w:val="0"/>
      <w:divBdr>
        <w:top w:val="none" w:sz="0" w:space="0" w:color="auto"/>
        <w:left w:val="none" w:sz="0" w:space="0" w:color="auto"/>
        <w:bottom w:val="none" w:sz="0" w:space="0" w:color="auto"/>
        <w:right w:val="none" w:sz="0" w:space="0" w:color="auto"/>
      </w:divBdr>
    </w:div>
    <w:div w:id="979305058">
      <w:bodyDiv w:val="1"/>
      <w:marLeft w:val="0"/>
      <w:marRight w:val="0"/>
      <w:marTop w:val="0"/>
      <w:marBottom w:val="0"/>
      <w:divBdr>
        <w:top w:val="none" w:sz="0" w:space="0" w:color="auto"/>
        <w:left w:val="none" w:sz="0" w:space="0" w:color="auto"/>
        <w:bottom w:val="none" w:sz="0" w:space="0" w:color="auto"/>
        <w:right w:val="none" w:sz="0" w:space="0" w:color="auto"/>
      </w:divBdr>
    </w:div>
    <w:div w:id="979460227">
      <w:bodyDiv w:val="1"/>
      <w:marLeft w:val="0"/>
      <w:marRight w:val="0"/>
      <w:marTop w:val="0"/>
      <w:marBottom w:val="0"/>
      <w:divBdr>
        <w:top w:val="none" w:sz="0" w:space="0" w:color="auto"/>
        <w:left w:val="none" w:sz="0" w:space="0" w:color="auto"/>
        <w:bottom w:val="none" w:sz="0" w:space="0" w:color="auto"/>
        <w:right w:val="none" w:sz="0" w:space="0" w:color="auto"/>
      </w:divBdr>
    </w:div>
    <w:div w:id="979529883">
      <w:bodyDiv w:val="1"/>
      <w:marLeft w:val="0"/>
      <w:marRight w:val="0"/>
      <w:marTop w:val="0"/>
      <w:marBottom w:val="0"/>
      <w:divBdr>
        <w:top w:val="none" w:sz="0" w:space="0" w:color="auto"/>
        <w:left w:val="none" w:sz="0" w:space="0" w:color="auto"/>
        <w:bottom w:val="none" w:sz="0" w:space="0" w:color="auto"/>
        <w:right w:val="none" w:sz="0" w:space="0" w:color="auto"/>
      </w:divBdr>
    </w:div>
    <w:div w:id="979923541">
      <w:bodyDiv w:val="1"/>
      <w:marLeft w:val="0"/>
      <w:marRight w:val="0"/>
      <w:marTop w:val="0"/>
      <w:marBottom w:val="0"/>
      <w:divBdr>
        <w:top w:val="none" w:sz="0" w:space="0" w:color="auto"/>
        <w:left w:val="none" w:sz="0" w:space="0" w:color="auto"/>
        <w:bottom w:val="none" w:sz="0" w:space="0" w:color="auto"/>
        <w:right w:val="none" w:sz="0" w:space="0" w:color="auto"/>
      </w:divBdr>
    </w:div>
    <w:div w:id="980159398">
      <w:bodyDiv w:val="1"/>
      <w:marLeft w:val="0"/>
      <w:marRight w:val="0"/>
      <w:marTop w:val="0"/>
      <w:marBottom w:val="0"/>
      <w:divBdr>
        <w:top w:val="none" w:sz="0" w:space="0" w:color="auto"/>
        <w:left w:val="none" w:sz="0" w:space="0" w:color="auto"/>
        <w:bottom w:val="none" w:sz="0" w:space="0" w:color="auto"/>
        <w:right w:val="none" w:sz="0" w:space="0" w:color="auto"/>
      </w:divBdr>
    </w:div>
    <w:div w:id="980383968">
      <w:bodyDiv w:val="1"/>
      <w:marLeft w:val="0"/>
      <w:marRight w:val="0"/>
      <w:marTop w:val="0"/>
      <w:marBottom w:val="0"/>
      <w:divBdr>
        <w:top w:val="none" w:sz="0" w:space="0" w:color="auto"/>
        <w:left w:val="none" w:sz="0" w:space="0" w:color="auto"/>
        <w:bottom w:val="none" w:sz="0" w:space="0" w:color="auto"/>
        <w:right w:val="none" w:sz="0" w:space="0" w:color="auto"/>
      </w:divBdr>
    </w:div>
    <w:div w:id="980385600">
      <w:bodyDiv w:val="1"/>
      <w:marLeft w:val="0"/>
      <w:marRight w:val="0"/>
      <w:marTop w:val="0"/>
      <w:marBottom w:val="0"/>
      <w:divBdr>
        <w:top w:val="none" w:sz="0" w:space="0" w:color="auto"/>
        <w:left w:val="none" w:sz="0" w:space="0" w:color="auto"/>
        <w:bottom w:val="none" w:sz="0" w:space="0" w:color="auto"/>
        <w:right w:val="none" w:sz="0" w:space="0" w:color="auto"/>
      </w:divBdr>
    </w:div>
    <w:div w:id="980422191">
      <w:bodyDiv w:val="1"/>
      <w:marLeft w:val="0"/>
      <w:marRight w:val="0"/>
      <w:marTop w:val="0"/>
      <w:marBottom w:val="0"/>
      <w:divBdr>
        <w:top w:val="none" w:sz="0" w:space="0" w:color="auto"/>
        <w:left w:val="none" w:sz="0" w:space="0" w:color="auto"/>
        <w:bottom w:val="none" w:sz="0" w:space="0" w:color="auto"/>
        <w:right w:val="none" w:sz="0" w:space="0" w:color="auto"/>
      </w:divBdr>
    </w:div>
    <w:div w:id="980647209">
      <w:bodyDiv w:val="1"/>
      <w:marLeft w:val="0"/>
      <w:marRight w:val="0"/>
      <w:marTop w:val="0"/>
      <w:marBottom w:val="0"/>
      <w:divBdr>
        <w:top w:val="none" w:sz="0" w:space="0" w:color="auto"/>
        <w:left w:val="none" w:sz="0" w:space="0" w:color="auto"/>
        <w:bottom w:val="none" w:sz="0" w:space="0" w:color="auto"/>
        <w:right w:val="none" w:sz="0" w:space="0" w:color="auto"/>
      </w:divBdr>
    </w:div>
    <w:div w:id="980692458">
      <w:bodyDiv w:val="1"/>
      <w:marLeft w:val="0"/>
      <w:marRight w:val="0"/>
      <w:marTop w:val="0"/>
      <w:marBottom w:val="0"/>
      <w:divBdr>
        <w:top w:val="none" w:sz="0" w:space="0" w:color="auto"/>
        <w:left w:val="none" w:sz="0" w:space="0" w:color="auto"/>
        <w:bottom w:val="none" w:sz="0" w:space="0" w:color="auto"/>
        <w:right w:val="none" w:sz="0" w:space="0" w:color="auto"/>
      </w:divBdr>
    </w:div>
    <w:div w:id="980888720">
      <w:bodyDiv w:val="1"/>
      <w:marLeft w:val="0"/>
      <w:marRight w:val="0"/>
      <w:marTop w:val="0"/>
      <w:marBottom w:val="0"/>
      <w:divBdr>
        <w:top w:val="none" w:sz="0" w:space="0" w:color="auto"/>
        <w:left w:val="none" w:sz="0" w:space="0" w:color="auto"/>
        <w:bottom w:val="none" w:sz="0" w:space="0" w:color="auto"/>
        <w:right w:val="none" w:sz="0" w:space="0" w:color="auto"/>
      </w:divBdr>
    </w:div>
    <w:div w:id="980958102">
      <w:bodyDiv w:val="1"/>
      <w:marLeft w:val="0"/>
      <w:marRight w:val="0"/>
      <w:marTop w:val="0"/>
      <w:marBottom w:val="0"/>
      <w:divBdr>
        <w:top w:val="none" w:sz="0" w:space="0" w:color="auto"/>
        <w:left w:val="none" w:sz="0" w:space="0" w:color="auto"/>
        <w:bottom w:val="none" w:sz="0" w:space="0" w:color="auto"/>
        <w:right w:val="none" w:sz="0" w:space="0" w:color="auto"/>
      </w:divBdr>
    </w:div>
    <w:div w:id="980960196">
      <w:bodyDiv w:val="1"/>
      <w:marLeft w:val="0"/>
      <w:marRight w:val="0"/>
      <w:marTop w:val="0"/>
      <w:marBottom w:val="0"/>
      <w:divBdr>
        <w:top w:val="none" w:sz="0" w:space="0" w:color="auto"/>
        <w:left w:val="none" w:sz="0" w:space="0" w:color="auto"/>
        <w:bottom w:val="none" w:sz="0" w:space="0" w:color="auto"/>
        <w:right w:val="none" w:sz="0" w:space="0" w:color="auto"/>
      </w:divBdr>
    </w:div>
    <w:div w:id="980961901">
      <w:bodyDiv w:val="1"/>
      <w:marLeft w:val="0"/>
      <w:marRight w:val="0"/>
      <w:marTop w:val="0"/>
      <w:marBottom w:val="0"/>
      <w:divBdr>
        <w:top w:val="none" w:sz="0" w:space="0" w:color="auto"/>
        <w:left w:val="none" w:sz="0" w:space="0" w:color="auto"/>
        <w:bottom w:val="none" w:sz="0" w:space="0" w:color="auto"/>
        <w:right w:val="none" w:sz="0" w:space="0" w:color="auto"/>
      </w:divBdr>
    </w:div>
    <w:div w:id="981039848">
      <w:bodyDiv w:val="1"/>
      <w:marLeft w:val="0"/>
      <w:marRight w:val="0"/>
      <w:marTop w:val="0"/>
      <w:marBottom w:val="0"/>
      <w:divBdr>
        <w:top w:val="none" w:sz="0" w:space="0" w:color="auto"/>
        <w:left w:val="none" w:sz="0" w:space="0" w:color="auto"/>
        <w:bottom w:val="none" w:sz="0" w:space="0" w:color="auto"/>
        <w:right w:val="none" w:sz="0" w:space="0" w:color="auto"/>
      </w:divBdr>
    </w:div>
    <w:div w:id="981275290">
      <w:bodyDiv w:val="1"/>
      <w:marLeft w:val="0"/>
      <w:marRight w:val="0"/>
      <w:marTop w:val="0"/>
      <w:marBottom w:val="0"/>
      <w:divBdr>
        <w:top w:val="none" w:sz="0" w:space="0" w:color="auto"/>
        <w:left w:val="none" w:sz="0" w:space="0" w:color="auto"/>
        <w:bottom w:val="none" w:sz="0" w:space="0" w:color="auto"/>
        <w:right w:val="none" w:sz="0" w:space="0" w:color="auto"/>
      </w:divBdr>
    </w:div>
    <w:div w:id="982075428">
      <w:bodyDiv w:val="1"/>
      <w:marLeft w:val="0"/>
      <w:marRight w:val="0"/>
      <w:marTop w:val="0"/>
      <w:marBottom w:val="0"/>
      <w:divBdr>
        <w:top w:val="none" w:sz="0" w:space="0" w:color="auto"/>
        <w:left w:val="none" w:sz="0" w:space="0" w:color="auto"/>
        <w:bottom w:val="none" w:sz="0" w:space="0" w:color="auto"/>
        <w:right w:val="none" w:sz="0" w:space="0" w:color="auto"/>
      </w:divBdr>
    </w:div>
    <w:div w:id="982079324">
      <w:bodyDiv w:val="1"/>
      <w:marLeft w:val="0"/>
      <w:marRight w:val="0"/>
      <w:marTop w:val="0"/>
      <w:marBottom w:val="0"/>
      <w:divBdr>
        <w:top w:val="none" w:sz="0" w:space="0" w:color="auto"/>
        <w:left w:val="none" w:sz="0" w:space="0" w:color="auto"/>
        <w:bottom w:val="none" w:sz="0" w:space="0" w:color="auto"/>
        <w:right w:val="none" w:sz="0" w:space="0" w:color="auto"/>
      </w:divBdr>
    </w:div>
    <w:div w:id="982199777">
      <w:bodyDiv w:val="1"/>
      <w:marLeft w:val="0"/>
      <w:marRight w:val="0"/>
      <w:marTop w:val="0"/>
      <w:marBottom w:val="0"/>
      <w:divBdr>
        <w:top w:val="none" w:sz="0" w:space="0" w:color="auto"/>
        <w:left w:val="none" w:sz="0" w:space="0" w:color="auto"/>
        <w:bottom w:val="none" w:sz="0" w:space="0" w:color="auto"/>
        <w:right w:val="none" w:sz="0" w:space="0" w:color="auto"/>
      </w:divBdr>
    </w:div>
    <w:div w:id="983312654">
      <w:bodyDiv w:val="1"/>
      <w:marLeft w:val="0"/>
      <w:marRight w:val="0"/>
      <w:marTop w:val="0"/>
      <w:marBottom w:val="0"/>
      <w:divBdr>
        <w:top w:val="none" w:sz="0" w:space="0" w:color="auto"/>
        <w:left w:val="none" w:sz="0" w:space="0" w:color="auto"/>
        <w:bottom w:val="none" w:sz="0" w:space="0" w:color="auto"/>
        <w:right w:val="none" w:sz="0" w:space="0" w:color="auto"/>
      </w:divBdr>
    </w:div>
    <w:div w:id="983503499">
      <w:bodyDiv w:val="1"/>
      <w:marLeft w:val="0"/>
      <w:marRight w:val="0"/>
      <w:marTop w:val="0"/>
      <w:marBottom w:val="0"/>
      <w:divBdr>
        <w:top w:val="none" w:sz="0" w:space="0" w:color="auto"/>
        <w:left w:val="none" w:sz="0" w:space="0" w:color="auto"/>
        <w:bottom w:val="none" w:sz="0" w:space="0" w:color="auto"/>
        <w:right w:val="none" w:sz="0" w:space="0" w:color="auto"/>
      </w:divBdr>
    </w:div>
    <w:div w:id="983895946">
      <w:bodyDiv w:val="1"/>
      <w:marLeft w:val="0"/>
      <w:marRight w:val="0"/>
      <w:marTop w:val="0"/>
      <w:marBottom w:val="0"/>
      <w:divBdr>
        <w:top w:val="none" w:sz="0" w:space="0" w:color="auto"/>
        <w:left w:val="none" w:sz="0" w:space="0" w:color="auto"/>
        <w:bottom w:val="none" w:sz="0" w:space="0" w:color="auto"/>
        <w:right w:val="none" w:sz="0" w:space="0" w:color="auto"/>
      </w:divBdr>
    </w:div>
    <w:div w:id="984820573">
      <w:bodyDiv w:val="1"/>
      <w:marLeft w:val="0"/>
      <w:marRight w:val="0"/>
      <w:marTop w:val="0"/>
      <w:marBottom w:val="0"/>
      <w:divBdr>
        <w:top w:val="none" w:sz="0" w:space="0" w:color="auto"/>
        <w:left w:val="none" w:sz="0" w:space="0" w:color="auto"/>
        <w:bottom w:val="none" w:sz="0" w:space="0" w:color="auto"/>
        <w:right w:val="none" w:sz="0" w:space="0" w:color="auto"/>
      </w:divBdr>
    </w:div>
    <w:div w:id="985475931">
      <w:bodyDiv w:val="1"/>
      <w:marLeft w:val="0"/>
      <w:marRight w:val="0"/>
      <w:marTop w:val="0"/>
      <w:marBottom w:val="0"/>
      <w:divBdr>
        <w:top w:val="none" w:sz="0" w:space="0" w:color="auto"/>
        <w:left w:val="none" w:sz="0" w:space="0" w:color="auto"/>
        <w:bottom w:val="none" w:sz="0" w:space="0" w:color="auto"/>
        <w:right w:val="none" w:sz="0" w:space="0" w:color="auto"/>
      </w:divBdr>
    </w:div>
    <w:div w:id="985550264">
      <w:bodyDiv w:val="1"/>
      <w:marLeft w:val="0"/>
      <w:marRight w:val="0"/>
      <w:marTop w:val="0"/>
      <w:marBottom w:val="0"/>
      <w:divBdr>
        <w:top w:val="none" w:sz="0" w:space="0" w:color="auto"/>
        <w:left w:val="none" w:sz="0" w:space="0" w:color="auto"/>
        <w:bottom w:val="none" w:sz="0" w:space="0" w:color="auto"/>
        <w:right w:val="none" w:sz="0" w:space="0" w:color="auto"/>
      </w:divBdr>
    </w:div>
    <w:div w:id="985626835">
      <w:bodyDiv w:val="1"/>
      <w:marLeft w:val="0"/>
      <w:marRight w:val="0"/>
      <w:marTop w:val="0"/>
      <w:marBottom w:val="0"/>
      <w:divBdr>
        <w:top w:val="none" w:sz="0" w:space="0" w:color="auto"/>
        <w:left w:val="none" w:sz="0" w:space="0" w:color="auto"/>
        <w:bottom w:val="none" w:sz="0" w:space="0" w:color="auto"/>
        <w:right w:val="none" w:sz="0" w:space="0" w:color="auto"/>
      </w:divBdr>
    </w:div>
    <w:div w:id="985739097">
      <w:bodyDiv w:val="1"/>
      <w:marLeft w:val="0"/>
      <w:marRight w:val="0"/>
      <w:marTop w:val="0"/>
      <w:marBottom w:val="0"/>
      <w:divBdr>
        <w:top w:val="none" w:sz="0" w:space="0" w:color="auto"/>
        <w:left w:val="none" w:sz="0" w:space="0" w:color="auto"/>
        <w:bottom w:val="none" w:sz="0" w:space="0" w:color="auto"/>
        <w:right w:val="none" w:sz="0" w:space="0" w:color="auto"/>
      </w:divBdr>
    </w:div>
    <w:div w:id="986280556">
      <w:bodyDiv w:val="1"/>
      <w:marLeft w:val="0"/>
      <w:marRight w:val="0"/>
      <w:marTop w:val="0"/>
      <w:marBottom w:val="0"/>
      <w:divBdr>
        <w:top w:val="none" w:sz="0" w:space="0" w:color="auto"/>
        <w:left w:val="none" w:sz="0" w:space="0" w:color="auto"/>
        <w:bottom w:val="none" w:sz="0" w:space="0" w:color="auto"/>
        <w:right w:val="none" w:sz="0" w:space="0" w:color="auto"/>
      </w:divBdr>
    </w:div>
    <w:div w:id="986396306">
      <w:bodyDiv w:val="1"/>
      <w:marLeft w:val="0"/>
      <w:marRight w:val="0"/>
      <w:marTop w:val="0"/>
      <w:marBottom w:val="0"/>
      <w:divBdr>
        <w:top w:val="none" w:sz="0" w:space="0" w:color="auto"/>
        <w:left w:val="none" w:sz="0" w:space="0" w:color="auto"/>
        <w:bottom w:val="none" w:sz="0" w:space="0" w:color="auto"/>
        <w:right w:val="none" w:sz="0" w:space="0" w:color="auto"/>
      </w:divBdr>
    </w:div>
    <w:div w:id="986468933">
      <w:bodyDiv w:val="1"/>
      <w:marLeft w:val="0"/>
      <w:marRight w:val="0"/>
      <w:marTop w:val="0"/>
      <w:marBottom w:val="0"/>
      <w:divBdr>
        <w:top w:val="none" w:sz="0" w:space="0" w:color="auto"/>
        <w:left w:val="none" w:sz="0" w:space="0" w:color="auto"/>
        <w:bottom w:val="none" w:sz="0" w:space="0" w:color="auto"/>
        <w:right w:val="none" w:sz="0" w:space="0" w:color="auto"/>
      </w:divBdr>
    </w:div>
    <w:div w:id="986516017">
      <w:bodyDiv w:val="1"/>
      <w:marLeft w:val="0"/>
      <w:marRight w:val="0"/>
      <w:marTop w:val="0"/>
      <w:marBottom w:val="0"/>
      <w:divBdr>
        <w:top w:val="none" w:sz="0" w:space="0" w:color="auto"/>
        <w:left w:val="none" w:sz="0" w:space="0" w:color="auto"/>
        <w:bottom w:val="none" w:sz="0" w:space="0" w:color="auto"/>
        <w:right w:val="none" w:sz="0" w:space="0" w:color="auto"/>
      </w:divBdr>
    </w:div>
    <w:div w:id="986782281">
      <w:bodyDiv w:val="1"/>
      <w:marLeft w:val="0"/>
      <w:marRight w:val="0"/>
      <w:marTop w:val="0"/>
      <w:marBottom w:val="0"/>
      <w:divBdr>
        <w:top w:val="none" w:sz="0" w:space="0" w:color="auto"/>
        <w:left w:val="none" w:sz="0" w:space="0" w:color="auto"/>
        <w:bottom w:val="none" w:sz="0" w:space="0" w:color="auto"/>
        <w:right w:val="none" w:sz="0" w:space="0" w:color="auto"/>
      </w:divBdr>
    </w:div>
    <w:div w:id="987125374">
      <w:bodyDiv w:val="1"/>
      <w:marLeft w:val="0"/>
      <w:marRight w:val="0"/>
      <w:marTop w:val="0"/>
      <w:marBottom w:val="0"/>
      <w:divBdr>
        <w:top w:val="none" w:sz="0" w:space="0" w:color="auto"/>
        <w:left w:val="none" w:sz="0" w:space="0" w:color="auto"/>
        <w:bottom w:val="none" w:sz="0" w:space="0" w:color="auto"/>
        <w:right w:val="none" w:sz="0" w:space="0" w:color="auto"/>
      </w:divBdr>
    </w:div>
    <w:div w:id="987324101">
      <w:bodyDiv w:val="1"/>
      <w:marLeft w:val="0"/>
      <w:marRight w:val="0"/>
      <w:marTop w:val="0"/>
      <w:marBottom w:val="0"/>
      <w:divBdr>
        <w:top w:val="none" w:sz="0" w:space="0" w:color="auto"/>
        <w:left w:val="none" w:sz="0" w:space="0" w:color="auto"/>
        <w:bottom w:val="none" w:sz="0" w:space="0" w:color="auto"/>
        <w:right w:val="none" w:sz="0" w:space="0" w:color="auto"/>
      </w:divBdr>
    </w:div>
    <w:div w:id="987438957">
      <w:bodyDiv w:val="1"/>
      <w:marLeft w:val="0"/>
      <w:marRight w:val="0"/>
      <w:marTop w:val="0"/>
      <w:marBottom w:val="0"/>
      <w:divBdr>
        <w:top w:val="none" w:sz="0" w:space="0" w:color="auto"/>
        <w:left w:val="none" w:sz="0" w:space="0" w:color="auto"/>
        <w:bottom w:val="none" w:sz="0" w:space="0" w:color="auto"/>
        <w:right w:val="none" w:sz="0" w:space="0" w:color="auto"/>
      </w:divBdr>
    </w:div>
    <w:div w:id="987630106">
      <w:bodyDiv w:val="1"/>
      <w:marLeft w:val="0"/>
      <w:marRight w:val="0"/>
      <w:marTop w:val="0"/>
      <w:marBottom w:val="0"/>
      <w:divBdr>
        <w:top w:val="none" w:sz="0" w:space="0" w:color="auto"/>
        <w:left w:val="none" w:sz="0" w:space="0" w:color="auto"/>
        <w:bottom w:val="none" w:sz="0" w:space="0" w:color="auto"/>
        <w:right w:val="none" w:sz="0" w:space="0" w:color="auto"/>
      </w:divBdr>
    </w:div>
    <w:div w:id="987630809">
      <w:bodyDiv w:val="1"/>
      <w:marLeft w:val="0"/>
      <w:marRight w:val="0"/>
      <w:marTop w:val="0"/>
      <w:marBottom w:val="0"/>
      <w:divBdr>
        <w:top w:val="none" w:sz="0" w:space="0" w:color="auto"/>
        <w:left w:val="none" w:sz="0" w:space="0" w:color="auto"/>
        <w:bottom w:val="none" w:sz="0" w:space="0" w:color="auto"/>
        <w:right w:val="none" w:sz="0" w:space="0" w:color="auto"/>
      </w:divBdr>
    </w:div>
    <w:div w:id="987632238">
      <w:bodyDiv w:val="1"/>
      <w:marLeft w:val="0"/>
      <w:marRight w:val="0"/>
      <w:marTop w:val="0"/>
      <w:marBottom w:val="0"/>
      <w:divBdr>
        <w:top w:val="none" w:sz="0" w:space="0" w:color="auto"/>
        <w:left w:val="none" w:sz="0" w:space="0" w:color="auto"/>
        <w:bottom w:val="none" w:sz="0" w:space="0" w:color="auto"/>
        <w:right w:val="none" w:sz="0" w:space="0" w:color="auto"/>
      </w:divBdr>
    </w:div>
    <w:div w:id="987830746">
      <w:bodyDiv w:val="1"/>
      <w:marLeft w:val="0"/>
      <w:marRight w:val="0"/>
      <w:marTop w:val="0"/>
      <w:marBottom w:val="0"/>
      <w:divBdr>
        <w:top w:val="none" w:sz="0" w:space="0" w:color="auto"/>
        <w:left w:val="none" w:sz="0" w:space="0" w:color="auto"/>
        <w:bottom w:val="none" w:sz="0" w:space="0" w:color="auto"/>
        <w:right w:val="none" w:sz="0" w:space="0" w:color="auto"/>
      </w:divBdr>
    </w:div>
    <w:div w:id="987898772">
      <w:bodyDiv w:val="1"/>
      <w:marLeft w:val="0"/>
      <w:marRight w:val="0"/>
      <w:marTop w:val="0"/>
      <w:marBottom w:val="0"/>
      <w:divBdr>
        <w:top w:val="none" w:sz="0" w:space="0" w:color="auto"/>
        <w:left w:val="none" w:sz="0" w:space="0" w:color="auto"/>
        <w:bottom w:val="none" w:sz="0" w:space="0" w:color="auto"/>
        <w:right w:val="none" w:sz="0" w:space="0" w:color="auto"/>
      </w:divBdr>
    </w:div>
    <w:div w:id="987899850">
      <w:bodyDiv w:val="1"/>
      <w:marLeft w:val="0"/>
      <w:marRight w:val="0"/>
      <w:marTop w:val="0"/>
      <w:marBottom w:val="0"/>
      <w:divBdr>
        <w:top w:val="none" w:sz="0" w:space="0" w:color="auto"/>
        <w:left w:val="none" w:sz="0" w:space="0" w:color="auto"/>
        <w:bottom w:val="none" w:sz="0" w:space="0" w:color="auto"/>
        <w:right w:val="none" w:sz="0" w:space="0" w:color="auto"/>
      </w:divBdr>
    </w:div>
    <w:div w:id="988021815">
      <w:bodyDiv w:val="1"/>
      <w:marLeft w:val="0"/>
      <w:marRight w:val="0"/>
      <w:marTop w:val="0"/>
      <w:marBottom w:val="0"/>
      <w:divBdr>
        <w:top w:val="none" w:sz="0" w:space="0" w:color="auto"/>
        <w:left w:val="none" w:sz="0" w:space="0" w:color="auto"/>
        <w:bottom w:val="none" w:sz="0" w:space="0" w:color="auto"/>
        <w:right w:val="none" w:sz="0" w:space="0" w:color="auto"/>
      </w:divBdr>
    </w:div>
    <w:div w:id="988099625">
      <w:bodyDiv w:val="1"/>
      <w:marLeft w:val="0"/>
      <w:marRight w:val="0"/>
      <w:marTop w:val="0"/>
      <w:marBottom w:val="0"/>
      <w:divBdr>
        <w:top w:val="none" w:sz="0" w:space="0" w:color="auto"/>
        <w:left w:val="none" w:sz="0" w:space="0" w:color="auto"/>
        <w:bottom w:val="none" w:sz="0" w:space="0" w:color="auto"/>
        <w:right w:val="none" w:sz="0" w:space="0" w:color="auto"/>
      </w:divBdr>
    </w:div>
    <w:div w:id="988169153">
      <w:bodyDiv w:val="1"/>
      <w:marLeft w:val="0"/>
      <w:marRight w:val="0"/>
      <w:marTop w:val="0"/>
      <w:marBottom w:val="0"/>
      <w:divBdr>
        <w:top w:val="none" w:sz="0" w:space="0" w:color="auto"/>
        <w:left w:val="none" w:sz="0" w:space="0" w:color="auto"/>
        <w:bottom w:val="none" w:sz="0" w:space="0" w:color="auto"/>
        <w:right w:val="none" w:sz="0" w:space="0" w:color="auto"/>
      </w:divBdr>
    </w:div>
    <w:div w:id="988287515">
      <w:bodyDiv w:val="1"/>
      <w:marLeft w:val="0"/>
      <w:marRight w:val="0"/>
      <w:marTop w:val="0"/>
      <w:marBottom w:val="0"/>
      <w:divBdr>
        <w:top w:val="none" w:sz="0" w:space="0" w:color="auto"/>
        <w:left w:val="none" w:sz="0" w:space="0" w:color="auto"/>
        <w:bottom w:val="none" w:sz="0" w:space="0" w:color="auto"/>
        <w:right w:val="none" w:sz="0" w:space="0" w:color="auto"/>
      </w:divBdr>
    </w:div>
    <w:div w:id="988752966">
      <w:bodyDiv w:val="1"/>
      <w:marLeft w:val="0"/>
      <w:marRight w:val="0"/>
      <w:marTop w:val="0"/>
      <w:marBottom w:val="0"/>
      <w:divBdr>
        <w:top w:val="none" w:sz="0" w:space="0" w:color="auto"/>
        <w:left w:val="none" w:sz="0" w:space="0" w:color="auto"/>
        <w:bottom w:val="none" w:sz="0" w:space="0" w:color="auto"/>
        <w:right w:val="none" w:sz="0" w:space="0" w:color="auto"/>
      </w:divBdr>
    </w:div>
    <w:div w:id="988829546">
      <w:bodyDiv w:val="1"/>
      <w:marLeft w:val="0"/>
      <w:marRight w:val="0"/>
      <w:marTop w:val="0"/>
      <w:marBottom w:val="0"/>
      <w:divBdr>
        <w:top w:val="none" w:sz="0" w:space="0" w:color="auto"/>
        <w:left w:val="none" w:sz="0" w:space="0" w:color="auto"/>
        <w:bottom w:val="none" w:sz="0" w:space="0" w:color="auto"/>
        <w:right w:val="none" w:sz="0" w:space="0" w:color="auto"/>
      </w:divBdr>
    </w:div>
    <w:div w:id="988943201">
      <w:bodyDiv w:val="1"/>
      <w:marLeft w:val="0"/>
      <w:marRight w:val="0"/>
      <w:marTop w:val="0"/>
      <w:marBottom w:val="0"/>
      <w:divBdr>
        <w:top w:val="none" w:sz="0" w:space="0" w:color="auto"/>
        <w:left w:val="none" w:sz="0" w:space="0" w:color="auto"/>
        <w:bottom w:val="none" w:sz="0" w:space="0" w:color="auto"/>
        <w:right w:val="none" w:sz="0" w:space="0" w:color="auto"/>
      </w:divBdr>
    </w:div>
    <w:div w:id="989014479">
      <w:bodyDiv w:val="1"/>
      <w:marLeft w:val="0"/>
      <w:marRight w:val="0"/>
      <w:marTop w:val="0"/>
      <w:marBottom w:val="0"/>
      <w:divBdr>
        <w:top w:val="none" w:sz="0" w:space="0" w:color="auto"/>
        <w:left w:val="none" w:sz="0" w:space="0" w:color="auto"/>
        <w:bottom w:val="none" w:sz="0" w:space="0" w:color="auto"/>
        <w:right w:val="none" w:sz="0" w:space="0" w:color="auto"/>
      </w:divBdr>
    </w:div>
    <w:div w:id="989363979">
      <w:bodyDiv w:val="1"/>
      <w:marLeft w:val="0"/>
      <w:marRight w:val="0"/>
      <w:marTop w:val="0"/>
      <w:marBottom w:val="0"/>
      <w:divBdr>
        <w:top w:val="none" w:sz="0" w:space="0" w:color="auto"/>
        <w:left w:val="none" w:sz="0" w:space="0" w:color="auto"/>
        <w:bottom w:val="none" w:sz="0" w:space="0" w:color="auto"/>
        <w:right w:val="none" w:sz="0" w:space="0" w:color="auto"/>
      </w:divBdr>
    </w:div>
    <w:div w:id="989363992">
      <w:bodyDiv w:val="1"/>
      <w:marLeft w:val="0"/>
      <w:marRight w:val="0"/>
      <w:marTop w:val="0"/>
      <w:marBottom w:val="0"/>
      <w:divBdr>
        <w:top w:val="none" w:sz="0" w:space="0" w:color="auto"/>
        <w:left w:val="none" w:sz="0" w:space="0" w:color="auto"/>
        <w:bottom w:val="none" w:sz="0" w:space="0" w:color="auto"/>
        <w:right w:val="none" w:sz="0" w:space="0" w:color="auto"/>
      </w:divBdr>
    </w:div>
    <w:div w:id="989552830">
      <w:bodyDiv w:val="1"/>
      <w:marLeft w:val="0"/>
      <w:marRight w:val="0"/>
      <w:marTop w:val="0"/>
      <w:marBottom w:val="0"/>
      <w:divBdr>
        <w:top w:val="none" w:sz="0" w:space="0" w:color="auto"/>
        <w:left w:val="none" w:sz="0" w:space="0" w:color="auto"/>
        <w:bottom w:val="none" w:sz="0" w:space="0" w:color="auto"/>
        <w:right w:val="none" w:sz="0" w:space="0" w:color="auto"/>
      </w:divBdr>
    </w:div>
    <w:div w:id="989555958">
      <w:bodyDiv w:val="1"/>
      <w:marLeft w:val="0"/>
      <w:marRight w:val="0"/>
      <w:marTop w:val="0"/>
      <w:marBottom w:val="0"/>
      <w:divBdr>
        <w:top w:val="none" w:sz="0" w:space="0" w:color="auto"/>
        <w:left w:val="none" w:sz="0" w:space="0" w:color="auto"/>
        <w:bottom w:val="none" w:sz="0" w:space="0" w:color="auto"/>
        <w:right w:val="none" w:sz="0" w:space="0" w:color="auto"/>
      </w:divBdr>
    </w:div>
    <w:div w:id="989675524">
      <w:bodyDiv w:val="1"/>
      <w:marLeft w:val="0"/>
      <w:marRight w:val="0"/>
      <w:marTop w:val="0"/>
      <w:marBottom w:val="0"/>
      <w:divBdr>
        <w:top w:val="none" w:sz="0" w:space="0" w:color="auto"/>
        <w:left w:val="none" w:sz="0" w:space="0" w:color="auto"/>
        <w:bottom w:val="none" w:sz="0" w:space="0" w:color="auto"/>
        <w:right w:val="none" w:sz="0" w:space="0" w:color="auto"/>
      </w:divBdr>
    </w:div>
    <w:div w:id="989753409">
      <w:bodyDiv w:val="1"/>
      <w:marLeft w:val="0"/>
      <w:marRight w:val="0"/>
      <w:marTop w:val="0"/>
      <w:marBottom w:val="0"/>
      <w:divBdr>
        <w:top w:val="none" w:sz="0" w:space="0" w:color="auto"/>
        <w:left w:val="none" w:sz="0" w:space="0" w:color="auto"/>
        <w:bottom w:val="none" w:sz="0" w:space="0" w:color="auto"/>
        <w:right w:val="none" w:sz="0" w:space="0" w:color="auto"/>
      </w:divBdr>
    </w:div>
    <w:div w:id="989940371">
      <w:bodyDiv w:val="1"/>
      <w:marLeft w:val="0"/>
      <w:marRight w:val="0"/>
      <w:marTop w:val="0"/>
      <w:marBottom w:val="0"/>
      <w:divBdr>
        <w:top w:val="none" w:sz="0" w:space="0" w:color="auto"/>
        <w:left w:val="none" w:sz="0" w:space="0" w:color="auto"/>
        <w:bottom w:val="none" w:sz="0" w:space="0" w:color="auto"/>
        <w:right w:val="none" w:sz="0" w:space="0" w:color="auto"/>
      </w:divBdr>
    </w:div>
    <w:div w:id="989943911">
      <w:bodyDiv w:val="1"/>
      <w:marLeft w:val="0"/>
      <w:marRight w:val="0"/>
      <w:marTop w:val="0"/>
      <w:marBottom w:val="0"/>
      <w:divBdr>
        <w:top w:val="none" w:sz="0" w:space="0" w:color="auto"/>
        <w:left w:val="none" w:sz="0" w:space="0" w:color="auto"/>
        <w:bottom w:val="none" w:sz="0" w:space="0" w:color="auto"/>
        <w:right w:val="none" w:sz="0" w:space="0" w:color="auto"/>
      </w:divBdr>
    </w:div>
    <w:div w:id="990014489">
      <w:bodyDiv w:val="1"/>
      <w:marLeft w:val="0"/>
      <w:marRight w:val="0"/>
      <w:marTop w:val="0"/>
      <w:marBottom w:val="0"/>
      <w:divBdr>
        <w:top w:val="none" w:sz="0" w:space="0" w:color="auto"/>
        <w:left w:val="none" w:sz="0" w:space="0" w:color="auto"/>
        <w:bottom w:val="none" w:sz="0" w:space="0" w:color="auto"/>
        <w:right w:val="none" w:sz="0" w:space="0" w:color="auto"/>
      </w:divBdr>
    </w:div>
    <w:div w:id="990134810">
      <w:bodyDiv w:val="1"/>
      <w:marLeft w:val="0"/>
      <w:marRight w:val="0"/>
      <w:marTop w:val="0"/>
      <w:marBottom w:val="0"/>
      <w:divBdr>
        <w:top w:val="none" w:sz="0" w:space="0" w:color="auto"/>
        <w:left w:val="none" w:sz="0" w:space="0" w:color="auto"/>
        <w:bottom w:val="none" w:sz="0" w:space="0" w:color="auto"/>
        <w:right w:val="none" w:sz="0" w:space="0" w:color="auto"/>
      </w:divBdr>
    </w:div>
    <w:div w:id="990206920">
      <w:bodyDiv w:val="1"/>
      <w:marLeft w:val="0"/>
      <w:marRight w:val="0"/>
      <w:marTop w:val="0"/>
      <w:marBottom w:val="0"/>
      <w:divBdr>
        <w:top w:val="none" w:sz="0" w:space="0" w:color="auto"/>
        <w:left w:val="none" w:sz="0" w:space="0" w:color="auto"/>
        <w:bottom w:val="none" w:sz="0" w:space="0" w:color="auto"/>
        <w:right w:val="none" w:sz="0" w:space="0" w:color="auto"/>
      </w:divBdr>
    </w:div>
    <w:div w:id="990449621">
      <w:bodyDiv w:val="1"/>
      <w:marLeft w:val="0"/>
      <w:marRight w:val="0"/>
      <w:marTop w:val="0"/>
      <w:marBottom w:val="0"/>
      <w:divBdr>
        <w:top w:val="none" w:sz="0" w:space="0" w:color="auto"/>
        <w:left w:val="none" w:sz="0" w:space="0" w:color="auto"/>
        <w:bottom w:val="none" w:sz="0" w:space="0" w:color="auto"/>
        <w:right w:val="none" w:sz="0" w:space="0" w:color="auto"/>
      </w:divBdr>
    </w:div>
    <w:div w:id="990526689">
      <w:bodyDiv w:val="1"/>
      <w:marLeft w:val="0"/>
      <w:marRight w:val="0"/>
      <w:marTop w:val="0"/>
      <w:marBottom w:val="0"/>
      <w:divBdr>
        <w:top w:val="none" w:sz="0" w:space="0" w:color="auto"/>
        <w:left w:val="none" w:sz="0" w:space="0" w:color="auto"/>
        <w:bottom w:val="none" w:sz="0" w:space="0" w:color="auto"/>
        <w:right w:val="none" w:sz="0" w:space="0" w:color="auto"/>
      </w:divBdr>
    </w:div>
    <w:div w:id="990838808">
      <w:bodyDiv w:val="1"/>
      <w:marLeft w:val="0"/>
      <w:marRight w:val="0"/>
      <w:marTop w:val="0"/>
      <w:marBottom w:val="0"/>
      <w:divBdr>
        <w:top w:val="none" w:sz="0" w:space="0" w:color="auto"/>
        <w:left w:val="none" w:sz="0" w:space="0" w:color="auto"/>
        <w:bottom w:val="none" w:sz="0" w:space="0" w:color="auto"/>
        <w:right w:val="none" w:sz="0" w:space="0" w:color="auto"/>
      </w:divBdr>
    </w:div>
    <w:div w:id="990862721">
      <w:bodyDiv w:val="1"/>
      <w:marLeft w:val="0"/>
      <w:marRight w:val="0"/>
      <w:marTop w:val="0"/>
      <w:marBottom w:val="0"/>
      <w:divBdr>
        <w:top w:val="none" w:sz="0" w:space="0" w:color="auto"/>
        <w:left w:val="none" w:sz="0" w:space="0" w:color="auto"/>
        <w:bottom w:val="none" w:sz="0" w:space="0" w:color="auto"/>
        <w:right w:val="none" w:sz="0" w:space="0" w:color="auto"/>
      </w:divBdr>
    </w:div>
    <w:div w:id="991526427">
      <w:bodyDiv w:val="1"/>
      <w:marLeft w:val="0"/>
      <w:marRight w:val="0"/>
      <w:marTop w:val="0"/>
      <w:marBottom w:val="0"/>
      <w:divBdr>
        <w:top w:val="none" w:sz="0" w:space="0" w:color="auto"/>
        <w:left w:val="none" w:sz="0" w:space="0" w:color="auto"/>
        <w:bottom w:val="none" w:sz="0" w:space="0" w:color="auto"/>
        <w:right w:val="none" w:sz="0" w:space="0" w:color="auto"/>
      </w:divBdr>
    </w:div>
    <w:div w:id="991563057">
      <w:bodyDiv w:val="1"/>
      <w:marLeft w:val="0"/>
      <w:marRight w:val="0"/>
      <w:marTop w:val="0"/>
      <w:marBottom w:val="0"/>
      <w:divBdr>
        <w:top w:val="none" w:sz="0" w:space="0" w:color="auto"/>
        <w:left w:val="none" w:sz="0" w:space="0" w:color="auto"/>
        <w:bottom w:val="none" w:sz="0" w:space="0" w:color="auto"/>
        <w:right w:val="none" w:sz="0" w:space="0" w:color="auto"/>
      </w:divBdr>
    </w:div>
    <w:div w:id="991643821">
      <w:bodyDiv w:val="1"/>
      <w:marLeft w:val="0"/>
      <w:marRight w:val="0"/>
      <w:marTop w:val="0"/>
      <w:marBottom w:val="0"/>
      <w:divBdr>
        <w:top w:val="none" w:sz="0" w:space="0" w:color="auto"/>
        <w:left w:val="none" w:sz="0" w:space="0" w:color="auto"/>
        <w:bottom w:val="none" w:sz="0" w:space="0" w:color="auto"/>
        <w:right w:val="none" w:sz="0" w:space="0" w:color="auto"/>
      </w:divBdr>
    </w:div>
    <w:div w:id="991837857">
      <w:bodyDiv w:val="1"/>
      <w:marLeft w:val="0"/>
      <w:marRight w:val="0"/>
      <w:marTop w:val="0"/>
      <w:marBottom w:val="0"/>
      <w:divBdr>
        <w:top w:val="none" w:sz="0" w:space="0" w:color="auto"/>
        <w:left w:val="none" w:sz="0" w:space="0" w:color="auto"/>
        <w:bottom w:val="none" w:sz="0" w:space="0" w:color="auto"/>
        <w:right w:val="none" w:sz="0" w:space="0" w:color="auto"/>
      </w:divBdr>
    </w:div>
    <w:div w:id="992217985">
      <w:bodyDiv w:val="1"/>
      <w:marLeft w:val="0"/>
      <w:marRight w:val="0"/>
      <w:marTop w:val="0"/>
      <w:marBottom w:val="0"/>
      <w:divBdr>
        <w:top w:val="none" w:sz="0" w:space="0" w:color="auto"/>
        <w:left w:val="none" w:sz="0" w:space="0" w:color="auto"/>
        <w:bottom w:val="none" w:sz="0" w:space="0" w:color="auto"/>
        <w:right w:val="none" w:sz="0" w:space="0" w:color="auto"/>
      </w:divBdr>
    </w:div>
    <w:div w:id="992222482">
      <w:bodyDiv w:val="1"/>
      <w:marLeft w:val="0"/>
      <w:marRight w:val="0"/>
      <w:marTop w:val="0"/>
      <w:marBottom w:val="0"/>
      <w:divBdr>
        <w:top w:val="none" w:sz="0" w:space="0" w:color="auto"/>
        <w:left w:val="none" w:sz="0" w:space="0" w:color="auto"/>
        <w:bottom w:val="none" w:sz="0" w:space="0" w:color="auto"/>
        <w:right w:val="none" w:sz="0" w:space="0" w:color="auto"/>
      </w:divBdr>
    </w:div>
    <w:div w:id="992222531">
      <w:bodyDiv w:val="1"/>
      <w:marLeft w:val="0"/>
      <w:marRight w:val="0"/>
      <w:marTop w:val="0"/>
      <w:marBottom w:val="0"/>
      <w:divBdr>
        <w:top w:val="none" w:sz="0" w:space="0" w:color="auto"/>
        <w:left w:val="none" w:sz="0" w:space="0" w:color="auto"/>
        <w:bottom w:val="none" w:sz="0" w:space="0" w:color="auto"/>
        <w:right w:val="none" w:sz="0" w:space="0" w:color="auto"/>
      </w:divBdr>
    </w:div>
    <w:div w:id="992947061">
      <w:bodyDiv w:val="1"/>
      <w:marLeft w:val="0"/>
      <w:marRight w:val="0"/>
      <w:marTop w:val="0"/>
      <w:marBottom w:val="0"/>
      <w:divBdr>
        <w:top w:val="none" w:sz="0" w:space="0" w:color="auto"/>
        <w:left w:val="none" w:sz="0" w:space="0" w:color="auto"/>
        <w:bottom w:val="none" w:sz="0" w:space="0" w:color="auto"/>
        <w:right w:val="none" w:sz="0" w:space="0" w:color="auto"/>
      </w:divBdr>
    </w:div>
    <w:div w:id="993139720">
      <w:bodyDiv w:val="1"/>
      <w:marLeft w:val="0"/>
      <w:marRight w:val="0"/>
      <w:marTop w:val="0"/>
      <w:marBottom w:val="0"/>
      <w:divBdr>
        <w:top w:val="none" w:sz="0" w:space="0" w:color="auto"/>
        <w:left w:val="none" w:sz="0" w:space="0" w:color="auto"/>
        <w:bottom w:val="none" w:sz="0" w:space="0" w:color="auto"/>
        <w:right w:val="none" w:sz="0" w:space="0" w:color="auto"/>
      </w:divBdr>
    </w:div>
    <w:div w:id="993146828">
      <w:bodyDiv w:val="1"/>
      <w:marLeft w:val="0"/>
      <w:marRight w:val="0"/>
      <w:marTop w:val="0"/>
      <w:marBottom w:val="0"/>
      <w:divBdr>
        <w:top w:val="none" w:sz="0" w:space="0" w:color="auto"/>
        <w:left w:val="none" w:sz="0" w:space="0" w:color="auto"/>
        <w:bottom w:val="none" w:sz="0" w:space="0" w:color="auto"/>
        <w:right w:val="none" w:sz="0" w:space="0" w:color="auto"/>
      </w:divBdr>
    </w:div>
    <w:div w:id="993333958">
      <w:bodyDiv w:val="1"/>
      <w:marLeft w:val="0"/>
      <w:marRight w:val="0"/>
      <w:marTop w:val="0"/>
      <w:marBottom w:val="0"/>
      <w:divBdr>
        <w:top w:val="none" w:sz="0" w:space="0" w:color="auto"/>
        <w:left w:val="none" w:sz="0" w:space="0" w:color="auto"/>
        <w:bottom w:val="none" w:sz="0" w:space="0" w:color="auto"/>
        <w:right w:val="none" w:sz="0" w:space="0" w:color="auto"/>
      </w:divBdr>
    </w:div>
    <w:div w:id="993334678">
      <w:bodyDiv w:val="1"/>
      <w:marLeft w:val="0"/>
      <w:marRight w:val="0"/>
      <w:marTop w:val="0"/>
      <w:marBottom w:val="0"/>
      <w:divBdr>
        <w:top w:val="none" w:sz="0" w:space="0" w:color="auto"/>
        <w:left w:val="none" w:sz="0" w:space="0" w:color="auto"/>
        <w:bottom w:val="none" w:sz="0" w:space="0" w:color="auto"/>
        <w:right w:val="none" w:sz="0" w:space="0" w:color="auto"/>
      </w:divBdr>
    </w:div>
    <w:div w:id="993486951">
      <w:bodyDiv w:val="1"/>
      <w:marLeft w:val="0"/>
      <w:marRight w:val="0"/>
      <w:marTop w:val="0"/>
      <w:marBottom w:val="0"/>
      <w:divBdr>
        <w:top w:val="none" w:sz="0" w:space="0" w:color="auto"/>
        <w:left w:val="none" w:sz="0" w:space="0" w:color="auto"/>
        <w:bottom w:val="none" w:sz="0" w:space="0" w:color="auto"/>
        <w:right w:val="none" w:sz="0" w:space="0" w:color="auto"/>
      </w:divBdr>
    </w:div>
    <w:div w:id="993533082">
      <w:bodyDiv w:val="1"/>
      <w:marLeft w:val="0"/>
      <w:marRight w:val="0"/>
      <w:marTop w:val="0"/>
      <w:marBottom w:val="0"/>
      <w:divBdr>
        <w:top w:val="none" w:sz="0" w:space="0" w:color="auto"/>
        <w:left w:val="none" w:sz="0" w:space="0" w:color="auto"/>
        <w:bottom w:val="none" w:sz="0" w:space="0" w:color="auto"/>
        <w:right w:val="none" w:sz="0" w:space="0" w:color="auto"/>
      </w:divBdr>
    </w:div>
    <w:div w:id="993753522">
      <w:bodyDiv w:val="1"/>
      <w:marLeft w:val="0"/>
      <w:marRight w:val="0"/>
      <w:marTop w:val="0"/>
      <w:marBottom w:val="0"/>
      <w:divBdr>
        <w:top w:val="none" w:sz="0" w:space="0" w:color="auto"/>
        <w:left w:val="none" w:sz="0" w:space="0" w:color="auto"/>
        <w:bottom w:val="none" w:sz="0" w:space="0" w:color="auto"/>
        <w:right w:val="none" w:sz="0" w:space="0" w:color="auto"/>
      </w:divBdr>
    </w:div>
    <w:div w:id="993874337">
      <w:bodyDiv w:val="1"/>
      <w:marLeft w:val="0"/>
      <w:marRight w:val="0"/>
      <w:marTop w:val="0"/>
      <w:marBottom w:val="0"/>
      <w:divBdr>
        <w:top w:val="none" w:sz="0" w:space="0" w:color="auto"/>
        <w:left w:val="none" w:sz="0" w:space="0" w:color="auto"/>
        <w:bottom w:val="none" w:sz="0" w:space="0" w:color="auto"/>
        <w:right w:val="none" w:sz="0" w:space="0" w:color="auto"/>
      </w:divBdr>
    </w:div>
    <w:div w:id="994067133">
      <w:bodyDiv w:val="1"/>
      <w:marLeft w:val="0"/>
      <w:marRight w:val="0"/>
      <w:marTop w:val="0"/>
      <w:marBottom w:val="0"/>
      <w:divBdr>
        <w:top w:val="none" w:sz="0" w:space="0" w:color="auto"/>
        <w:left w:val="none" w:sz="0" w:space="0" w:color="auto"/>
        <w:bottom w:val="none" w:sz="0" w:space="0" w:color="auto"/>
        <w:right w:val="none" w:sz="0" w:space="0" w:color="auto"/>
      </w:divBdr>
    </w:div>
    <w:div w:id="994605142">
      <w:bodyDiv w:val="1"/>
      <w:marLeft w:val="0"/>
      <w:marRight w:val="0"/>
      <w:marTop w:val="0"/>
      <w:marBottom w:val="0"/>
      <w:divBdr>
        <w:top w:val="none" w:sz="0" w:space="0" w:color="auto"/>
        <w:left w:val="none" w:sz="0" w:space="0" w:color="auto"/>
        <w:bottom w:val="none" w:sz="0" w:space="0" w:color="auto"/>
        <w:right w:val="none" w:sz="0" w:space="0" w:color="auto"/>
      </w:divBdr>
    </w:div>
    <w:div w:id="994797989">
      <w:bodyDiv w:val="1"/>
      <w:marLeft w:val="0"/>
      <w:marRight w:val="0"/>
      <w:marTop w:val="0"/>
      <w:marBottom w:val="0"/>
      <w:divBdr>
        <w:top w:val="none" w:sz="0" w:space="0" w:color="auto"/>
        <w:left w:val="none" w:sz="0" w:space="0" w:color="auto"/>
        <w:bottom w:val="none" w:sz="0" w:space="0" w:color="auto"/>
        <w:right w:val="none" w:sz="0" w:space="0" w:color="auto"/>
      </w:divBdr>
    </w:div>
    <w:div w:id="995571825">
      <w:bodyDiv w:val="1"/>
      <w:marLeft w:val="0"/>
      <w:marRight w:val="0"/>
      <w:marTop w:val="0"/>
      <w:marBottom w:val="0"/>
      <w:divBdr>
        <w:top w:val="none" w:sz="0" w:space="0" w:color="auto"/>
        <w:left w:val="none" w:sz="0" w:space="0" w:color="auto"/>
        <w:bottom w:val="none" w:sz="0" w:space="0" w:color="auto"/>
        <w:right w:val="none" w:sz="0" w:space="0" w:color="auto"/>
      </w:divBdr>
    </w:div>
    <w:div w:id="995572811">
      <w:bodyDiv w:val="1"/>
      <w:marLeft w:val="0"/>
      <w:marRight w:val="0"/>
      <w:marTop w:val="0"/>
      <w:marBottom w:val="0"/>
      <w:divBdr>
        <w:top w:val="none" w:sz="0" w:space="0" w:color="auto"/>
        <w:left w:val="none" w:sz="0" w:space="0" w:color="auto"/>
        <w:bottom w:val="none" w:sz="0" w:space="0" w:color="auto"/>
        <w:right w:val="none" w:sz="0" w:space="0" w:color="auto"/>
      </w:divBdr>
    </w:div>
    <w:div w:id="995643544">
      <w:bodyDiv w:val="1"/>
      <w:marLeft w:val="0"/>
      <w:marRight w:val="0"/>
      <w:marTop w:val="0"/>
      <w:marBottom w:val="0"/>
      <w:divBdr>
        <w:top w:val="none" w:sz="0" w:space="0" w:color="auto"/>
        <w:left w:val="none" w:sz="0" w:space="0" w:color="auto"/>
        <w:bottom w:val="none" w:sz="0" w:space="0" w:color="auto"/>
        <w:right w:val="none" w:sz="0" w:space="0" w:color="auto"/>
      </w:divBdr>
    </w:div>
    <w:div w:id="995762300">
      <w:bodyDiv w:val="1"/>
      <w:marLeft w:val="0"/>
      <w:marRight w:val="0"/>
      <w:marTop w:val="0"/>
      <w:marBottom w:val="0"/>
      <w:divBdr>
        <w:top w:val="none" w:sz="0" w:space="0" w:color="auto"/>
        <w:left w:val="none" w:sz="0" w:space="0" w:color="auto"/>
        <w:bottom w:val="none" w:sz="0" w:space="0" w:color="auto"/>
        <w:right w:val="none" w:sz="0" w:space="0" w:color="auto"/>
      </w:divBdr>
    </w:div>
    <w:div w:id="995768272">
      <w:bodyDiv w:val="1"/>
      <w:marLeft w:val="0"/>
      <w:marRight w:val="0"/>
      <w:marTop w:val="0"/>
      <w:marBottom w:val="0"/>
      <w:divBdr>
        <w:top w:val="none" w:sz="0" w:space="0" w:color="auto"/>
        <w:left w:val="none" w:sz="0" w:space="0" w:color="auto"/>
        <w:bottom w:val="none" w:sz="0" w:space="0" w:color="auto"/>
        <w:right w:val="none" w:sz="0" w:space="0" w:color="auto"/>
      </w:divBdr>
    </w:div>
    <w:div w:id="996373211">
      <w:bodyDiv w:val="1"/>
      <w:marLeft w:val="0"/>
      <w:marRight w:val="0"/>
      <w:marTop w:val="0"/>
      <w:marBottom w:val="0"/>
      <w:divBdr>
        <w:top w:val="none" w:sz="0" w:space="0" w:color="auto"/>
        <w:left w:val="none" w:sz="0" w:space="0" w:color="auto"/>
        <w:bottom w:val="none" w:sz="0" w:space="0" w:color="auto"/>
        <w:right w:val="none" w:sz="0" w:space="0" w:color="auto"/>
      </w:divBdr>
    </w:div>
    <w:div w:id="996374293">
      <w:bodyDiv w:val="1"/>
      <w:marLeft w:val="0"/>
      <w:marRight w:val="0"/>
      <w:marTop w:val="0"/>
      <w:marBottom w:val="0"/>
      <w:divBdr>
        <w:top w:val="none" w:sz="0" w:space="0" w:color="auto"/>
        <w:left w:val="none" w:sz="0" w:space="0" w:color="auto"/>
        <w:bottom w:val="none" w:sz="0" w:space="0" w:color="auto"/>
        <w:right w:val="none" w:sz="0" w:space="0" w:color="auto"/>
      </w:divBdr>
    </w:div>
    <w:div w:id="996957014">
      <w:bodyDiv w:val="1"/>
      <w:marLeft w:val="0"/>
      <w:marRight w:val="0"/>
      <w:marTop w:val="0"/>
      <w:marBottom w:val="0"/>
      <w:divBdr>
        <w:top w:val="none" w:sz="0" w:space="0" w:color="auto"/>
        <w:left w:val="none" w:sz="0" w:space="0" w:color="auto"/>
        <w:bottom w:val="none" w:sz="0" w:space="0" w:color="auto"/>
        <w:right w:val="none" w:sz="0" w:space="0" w:color="auto"/>
      </w:divBdr>
    </w:div>
    <w:div w:id="997152050">
      <w:bodyDiv w:val="1"/>
      <w:marLeft w:val="0"/>
      <w:marRight w:val="0"/>
      <w:marTop w:val="0"/>
      <w:marBottom w:val="0"/>
      <w:divBdr>
        <w:top w:val="none" w:sz="0" w:space="0" w:color="auto"/>
        <w:left w:val="none" w:sz="0" w:space="0" w:color="auto"/>
        <w:bottom w:val="none" w:sz="0" w:space="0" w:color="auto"/>
        <w:right w:val="none" w:sz="0" w:space="0" w:color="auto"/>
      </w:divBdr>
    </w:div>
    <w:div w:id="997227691">
      <w:bodyDiv w:val="1"/>
      <w:marLeft w:val="0"/>
      <w:marRight w:val="0"/>
      <w:marTop w:val="0"/>
      <w:marBottom w:val="0"/>
      <w:divBdr>
        <w:top w:val="none" w:sz="0" w:space="0" w:color="auto"/>
        <w:left w:val="none" w:sz="0" w:space="0" w:color="auto"/>
        <w:bottom w:val="none" w:sz="0" w:space="0" w:color="auto"/>
        <w:right w:val="none" w:sz="0" w:space="0" w:color="auto"/>
      </w:divBdr>
    </w:div>
    <w:div w:id="997267248">
      <w:bodyDiv w:val="1"/>
      <w:marLeft w:val="0"/>
      <w:marRight w:val="0"/>
      <w:marTop w:val="0"/>
      <w:marBottom w:val="0"/>
      <w:divBdr>
        <w:top w:val="none" w:sz="0" w:space="0" w:color="auto"/>
        <w:left w:val="none" w:sz="0" w:space="0" w:color="auto"/>
        <w:bottom w:val="none" w:sz="0" w:space="0" w:color="auto"/>
        <w:right w:val="none" w:sz="0" w:space="0" w:color="auto"/>
      </w:divBdr>
    </w:div>
    <w:div w:id="997343681">
      <w:bodyDiv w:val="1"/>
      <w:marLeft w:val="0"/>
      <w:marRight w:val="0"/>
      <w:marTop w:val="0"/>
      <w:marBottom w:val="0"/>
      <w:divBdr>
        <w:top w:val="none" w:sz="0" w:space="0" w:color="auto"/>
        <w:left w:val="none" w:sz="0" w:space="0" w:color="auto"/>
        <w:bottom w:val="none" w:sz="0" w:space="0" w:color="auto"/>
        <w:right w:val="none" w:sz="0" w:space="0" w:color="auto"/>
      </w:divBdr>
    </w:div>
    <w:div w:id="997535834">
      <w:bodyDiv w:val="1"/>
      <w:marLeft w:val="0"/>
      <w:marRight w:val="0"/>
      <w:marTop w:val="0"/>
      <w:marBottom w:val="0"/>
      <w:divBdr>
        <w:top w:val="none" w:sz="0" w:space="0" w:color="auto"/>
        <w:left w:val="none" w:sz="0" w:space="0" w:color="auto"/>
        <w:bottom w:val="none" w:sz="0" w:space="0" w:color="auto"/>
        <w:right w:val="none" w:sz="0" w:space="0" w:color="auto"/>
      </w:divBdr>
    </w:div>
    <w:div w:id="997686855">
      <w:bodyDiv w:val="1"/>
      <w:marLeft w:val="0"/>
      <w:marRight w:val="0"/>
      <w:marTop w:val="0"/>
      <w:marBottom w:val="0"/>
      <w:divBdr>
        <w:top w:val="none" w:sz="0" w:space="0" w:color="auto"/>
        <w:left w:val="none" w:sz="0" w:space="0" w:color="auto"/>
        <w:bottom w:val="none" w:sz="0" w:space="0" w:color="auto"/>
        <w:right w:val="none" w:sz="0" w:space="0" w:color="auto"/>
      </w:divBdr>
    </w:div>
    <w:div w:id="997809174">
      <w:bodyDiv w:val="1"/>
      <w:marLeft w:val="0"/>
      <w:marRight w:val="0"/>
      <w:marTop w:val="0"/>
      <w:marBottom w:val="0"/>
      <w:divBdr>
        <w:top w:val="none" w:sz="0" w:space="0" w:color="auto"/>
        <w:left w:val="none" w:sz="0" w:space="0" w:color="auto"/>
        <w:bottom w:val="none" w:sz="0" w:space="0" w:color="auto"/>
        <w:right w:val="none" w:sz="0" w:space="0" w:color="auto"/>
      </w:divBdr>
    </w:div>
    <w:div w:id="997882147">
      <w:bodyDiv w:val="1"/>
      <w:marLeft w:val="0"/>
      <w:marRight w:val="0"/>
      <w:marTop w:val="0"/>
      <w:marBottom w:val="0"/>
      <w:divBdr>
        <w:top w:val="none" w:sz="0" w:space="0" w:color="auto"/>
        <w:left w:val="none" w:sz="0" w:space="0" w:color="auto"/>
        <w:bottom w:val="none" w:sz="0" w:space="0" w:color="auto"/>
        <w:right w:val="none" w:sz="0" w:space="0" w:color="auto"/>
      </w:divBdr>
    </w:div>
    <w:div w:id="998115372">
      <w:bodyDiv w:val="1"/>
      <w:marLeft w:val="0"/>
      <w:marRight w:val="0"/>
      <w:marTop w:val="0"/>
      <w:marBottom w:val="0"/>
      <w:divBdr>
        <w:top w:val="none" w:sz="0" w:space="0" w:color="auto"/>
        <w:left w:val="none" w:sz="0" w:space="0" w:color="auto"/>
        <w:bottom w:val="none" w:sz="0" w:space="0" w:color="auto"/>
        <w:right w:val="none" w:sz="0" w:space="0" w:color="auto"/>
      </w:divBdr>
    </w:div>
    <w:div w:id="998115416">
      <w:bodyDiv w:val="1"/>
      <w:marLeft w:val="0"/>
      <w:marRight w:val="0"/>
      <w:marTop w:val="0"/>
      <w:marBottom w:val="0"/>
      <w:divBdr>
        <w:top w:val="none" w:sz="0" w:space="0" w:color="auto"/>
        <w:left w:val="none" w:sz="0" w:space="0" w:color="auto"/>
        <w:bottom w:val="none" w:sz="0" w:space="0" w:color="auto"/>
        <w:right w:val="none" w:sz="0" w:space="0" w:color="auto"/>
      </w:divBdr>
    </w:div>
    <w:div w:id="998577484">
      <w:bodyDiv w:val="1"/>
      <w:marLeft w:val="0"/>
      <w:marRight w:val="0"/>
      <w:marTop w:val="0"/>
      <w:marBottom w:val="0"/>
      <w:divBdr>
        <w:top w:val="none" w:sz="0" w:space="0" w:color="auto"/>
        <w:left w:val="none" w:sz="0" w:space="0" w:color="auto"/>
        <w:bottom w:val="none" w:sz="0" w:space="0" w:color="auto"/>
        <w:right w:val="none" w:sz="0" w:space="0" w:color="auto"/>
      </w:divBdr>
    </w:div>
    <w:div w:id="998725377">
      <w:bodyDiv w:val="1"/>
      <w:marLeft w:val="0"/>
      <w:marRight w:val="0"/>
      <w:marTop w:val="0"/>
      <w:marBottom w:val="0"/>
      <w:divBdr>
        <w:top w:val="none" w:sz="0" w:space="0" w:color="auto"/>
        <w:left w:val="none" w:sz="0" w:space="0" w:color="auto"/>
        <w:bottom w:val="none" w:sz="0" w:space="0" w:color="auto"/>
        <w:right w:val="none" w:sz="0" w:space="0" w:color="auto"/>
      </w:divBdr>
    </w:div>
    <w:div w:id="998926552">
      <w:bodyDiv w:val="1"/>
      <w:marLeft w:val="0"/>
      <w:marRight w:val="0"/>
      <w:marTop w:val="0"/>
      <w:marBottom w:val="0"/>
      <w:divBdr>
        <w:top w:val="none" w:sz="0" w:space="0" w:color="auto"/>
        <w:left w:val="none" w:sz="0" w:space="0" w:color="auto"/>
        <w:bottom w:val="none" w:sz="0" w:space="0" w:color="auto"/>
        <w:right w:val="none" w:sz="0" w:space="0" w:color="auto"/>
      </w:divBdr>
    </w:div>
    <w:div w:id="999114247">
      <w:bodyDiv w:val="1"/>
      <w:marLeft w:val="0"/>
      <w:marRight w:val="0"/>
      <w:marTop w:val="0"/>
      <w:marBottom w:val="0"/>
      <w:divBdr>
        <w:top w:val="none" w:sz="0" w:space="0" w:color="auto"/>
        <w:left w:val="none" w:sz="0" w:space="0" w:color="auto"/>
        <w:bottom w:val="none" w:sz="0" w:space="0" w:color="auto"/>
        <w:right w:val="none" w:sz="0" w:space="0" w:color="auto"/>
      </w:divBdr>
    </w:div>
    <w:div w:id="999311723">
      <w:bodyDiv w:val="1"/>
      <w:marLeft w:val="0"/>
      <w:marRight w:val="0"/>
      <w:marTop w:val="0"/>
      <w:marBottom w:val="0"/>
      <w:divBdr>
        <w:top w:val="none" w:sz="0" w:space="0" w:color="auto"/>
        <w:left w:val="none" w:sz="0" w:space="0" w:color="auto"/>
        <w:bottom w:val="none" w:sz="0" w:space="0" w:color="auto"/>
        <w:right w:val="none" w:sz="0" w:space="0" w:color="auto"/>
      </w:divBdr>
    </w:div>
    <w:div w:id="999426146">
      <w:bodyDiv w:val="1"/>
      <w:marLeft w:val="0"/>
      <w:marRight w:val="0"/>
      <w:marTop w:val="0"/>
      <w:marBottom w:val="0"/>
      <w:divBdr>
        <w:top w:val="none" w:sz="0" w:space="0" w:color="auto"/>
        <w:left w:val="none" w:sz="0" w:space="0" w:color="auto"/>
        <w:bottom w:val="none" w:sz="0" w:space="0" w:color="auto"/>
        <w:right w:val="none" w:sz="0" w:space="0" w:color="auto"/>
      </w:divBdr>
    </w:div>
    <w:div w:id="999698296">
      <w:bodyDiv w:val="1"/>
      <w:marLeft w:val="0"/>
      <w:marRight w:val="0"/>
      <w:marTop w:val="0"/>
      <w:marBottom w:val="0"/>
      <w:divBdr>
        <w:top w:val="none" w:sz="0" w:space="0" w:color="auto"/>
        <w:left w:val="none" w:sz="0" w:space="0" w:color="auto"/>
        <w:bottom w:val="none" w:sz="0" w:space="0" w:color="auto"/>
        <w:right w:val="none" w:sz="0" w:space="0" w:color="auto"/>
      </w:divBdr>
    </w:div>
    <w:div w:id="999700446">
      <w:bodyDiv w:val="1"/>
      <w:marLeft w:val="0"/>
      <w:marRight w:val="0"/>
      <w:marTop w:val="0"/>
      <w:marBottom w:val="0"/>
      <w:divBdr>
        <w:top w:val="none" w:sz="0" w:space="0" w:color="auto"/>
        <w:left w:val="none" w:sz="0" w:space="0" w:color="auto"/>
        <w:bottom w:val="none" w:sz="0" w:space="0" w:color="auto"/>
        <w:right w:val="none" w:sz="0" w:space="0" w:color="auto"/>
      </w:divBdr>
    </w:div>
    <w:div w:id="999770407">
      <w:bodyDiv w:val="1"/>
      <w:marLeft w:val="0"/>
      <w:marRight w:val="0"/>
      <w:marTop w:val="0"/>
      <w:marBottom w:val="0"/>
      <w:divBdr>
        <w:top w:val="none" w:sz="0" w:space="0" w:color="auto"/>
        <w:left w:val="none" w:sz="0" w:space="0" w:color="auto"/>
        <w:bottom w:val="none" w:sz="0" w:space="0" w:color="auto"/>
        <w:right w:val="none" w:sz="0" w:space="0" w:color="auto"/>
      </w:divBdr>
    </w:div>
    <w:div w:id="999818724">
      <w:bodyDiv w:val="1"/>
      <w:marLeft w:val="0"/>
      <w:marRight w:val="0"/>
      <w:marTop w:val="0"/>
      <w:marBottom w:val="0"/>
      <w:divBdr>
        <w:top w:val="none" w:sz="0" w:space="0" w:color="auto"/>
        <w:left w:val="none" w:sz="0" w:space="0" w:color="auto"/>
        <w:bottom w:val="none" w:sz="0" w:space="0" w:color="auto"/>
        <w:right w:val="none" w:sz="0" w:space="0" w:color="auto"/>
      </w:divBdr>
    </w:div>
    <w:div w:id="999848529">
      <w:bodyDiv w:val="1"/>
      <w:marLeft w:val="0"/>
      <w:marRight w:val="0"/>
      <w:marTop w:val="0"/>
      <w:marBottom w:val="0"/>
      <w:divBdr>
        <w:top w:val="none" w:sz="0" w:space="0" w:color="auto"/>
        <w:left w:val="none" w:sz="0" w:space="0" w:color="auto"/>
        <w:bottom w:val="none" w:sz="0" w:space="0" w:color="auto"/>
        <w:right w:val="none" w:sz="0" w:space="0" w:color="auto"/>
      </w:divBdr>
    </w:div>
    <w:div w:id="999962797">
      <w:bodyDiv w:val="1"/>
      <w:marLeft w:val="0"/>
      <w:marRight w:val="0"/>
      <w:marTop w:val="0"/>
      <w:marBottom w:val="0"/>
      <w:divBdr>
        <w:top w:val="none" w:sz="0" w:space="0" w:color="auto"/>
        <w:left w:val="none" w:sz="0" w:space="0" w:color="auto"/>
        <w:bottom w:val="none" w:sz="0" w:space="0" w:color="auto"/>
        <w:right w:val="none" w:sz="0" w:space="0" w:color="auto"/>
      </w:divBdr>
    </w:div>
    <w:div w:id="999969473">
      <w:bodyDiv w:val="1"/>
      <w:marLeft w:val="0"/>
      <w:marRight w:val="0"/>
      <w:marTop w:val="0"/>
      <w:marBottom w:val="0"/>
      <w:divBdr>
        <w:top w:val="none" w:sz="0" w:space="0" w:color="auto"/>
        <w:left w:val="none" w:sz="0" w:space="0" w:color="auto"/>
        <w:bottom w:val="none" w:sz="0" w:space="0" w:color="auto"/>
        <w:right w:val="none" w:sz="0" w:space="0" w:color="auto"/>
      </w:divBdr>
    </w:div>
    <w:div w:id="1000163649">
      <w:bodyDiv w:val="1"/>
      <w:marLeft w:val="0"/>
      <w:marRight w:val="0"/>
      <w:marTop w:val="0"/>
      <w:marBottom w:val="0"/>
      <w:divBdr>
        <w:top w:val="none" w:sz="0" w:space="0" w:color="auto"/>
        <w:left w:val="none" w:sz="0" w:space="0" w:color="auto"/>
        <w:bottom w:val="none" w:sz="0" w:space="0" w:color="auto"/>
        <w:right w:val="none" w:sz="0" w:space="0" w:color="auto"/>
      </w:divBdr>
    </w:div>
    <w:div w:id="1000238994">
      <w:bodyDiv w:val="1"/>
      <w:marLeft w:val="0"/>
      <w:marRight w:val="0"/>
      <w:marTop w:val="0"/>
      <w:marBottom w:val="0"/>
      <w:divBdr>
        <w:top w:val="none" w:sz="0" w:space="0" w:color="auto"/>
        <w:left w:val="none" w:sz="0" w:space="0" w:color="auto"/>
        <w:bottom w:val="none" w:sz="0" w:space="0" w:color="auto"/>
        <w:right w:val="none" w:sz="0" w:space="0" w:color="auto"/>
      </w:divBdr>
    </w:div>
    <w:div w:id="1000541577">
      <w:bodyDiv w:val="1"/>
      <w:marLeft w:val="0"/>
      <w:marRight w:val="0"/>
      <w:marTop w:val="0"/>
      <w:marBottom w:val="0"/>
      <w:divBdr>
        <w:top w:val="none" w:sz="0" w:space="0" w:color="auto"/>
        <w:left w:val="none" w:sz="0" w:space="0" w:color="auto"/>
        <w:bottom w:val="none" w:sz="0" w:space="0" w:color="auto"/>
        <w:right w:val="none" w:sz="0" w:space="0" w:color="auto"/>
      </w:divBdr>
    </w:div>
    <w:div w:id="1001005251">
      <w:bodyDiv w:val="1"/>
      <w:marLeft w:val="0"/>
      <w:marRight w:val="0"/>
      <w:marTop w:val="0"/>
      <w:marBottom w:val="0"/>
      <w:divBdr>
        <w:top w:val="none" w:sz="0" w:space="0" w:color="auto"/>
        <w:left w:val="none" w:sz="0" w:space="0" w:color="auto"/>
        <w:bottom w:val="none" w:sz="0" w:space="0" w:color="auto"/>
        <w:right w:val="none" w:sz="0" w:space="0" w:color="auto"/>
      </w:divBdr>
    </w:div>
    <w:div w:id="1001271434">
      <w:bodyDiv w:val="1"/>
      <w:marLeft w:val="0"/>
      <w:marRight w:val="0"/>
      <w:marTop w:val="0"/>
      <w:marBottom w:val="0"/>
      <w:divBdr>
        <w:top w:val="none" w:sz="0" w:space="0" w:color="auto"/>
        <w:left w:val="none" w:sz="0" w:space="0" w:color="auto"/>
        <w:bottom w:val="none" w:sz="0" w:space="0" w:color="auto"/>
        <w:right w:val="none" w:sz="0" w:space="0" w:color="auto"/>
      </w:divBdr>
    </w:div>
    <w:div w:id="1001857165">
      <w:bodyDiv w:val="1"/>
      <w:marLeft w:val="0"/>
      <w:marRight w:val="0"/>
      <w:marTop w:val="0"/>
      <w:marBottom w:val="0"/>
      <w:divBdr>
        <w:top w:val="none" w:sz="0" w:space="0" w:color="auto"/>
        <w:left w:val="none" w:sz="0" w:space="0" w:color="auto"/>
        <w:bottom w:val="none" w:sz="0" w:space="0" w:color="auto"/>
        <w:right w:val="none" w:sz="0" w:space="0" w:color="auto"/>
      </w:divBdr>
    </w:div>
    <w:div w:id="1002051248">
      <w:bodyDiv w:val="1"/>
      <w:marLeft w:val="0"/>
      <w:marRight w:val="0"/>
      <w:marTop w:val="0"/>
      <w:marBottom w:val="0"/>
      <w:divBdr>
        <w:top w:val="none" w:sz="0" w:space="0" w:color="auto"/>
        <w:left w:val="none" w:sz="0" w:space="0" w:color="auto"/>
        <w:bottom w:val="none" w:sz="0" w:space="0" w:color="auto"/>
        <w:right w:val="none" w:sz="0" w:space="0" w:color="auto"/>
      </w:divBdr>
    </w:div>
    <w:div w:id="1002245641">
      <w:bodyDiv w:val="1"/>
      <w:marLeft w:val="0"/>
      <w:marRight w:val="0"/>
      <w:marTop w:val="0"/>
      <w:marBottom w:val="0"/>
      <w:divBdr>
        <w:top w:val="none" w:sz="0" w:space="0" w:color="auto"/>
        <w:left w:val="none" w:sz="0" w:space="0" w:color="auto"/>
        <w:bottom w:val="none" w:sz="0" w:space="0" w:color="auto"/>
        <w:right w:val="none" w:sz="0" w:space="0" w:color="auto"/>
      </w:divBdr>
    </w:div>
    <w:div w:id="1002313488">
      <w:bodyDiv w:val="1"/>
      <w:marLeft w:val="0"/>
      <w:marRight w:val="0"/>
      <w:marTop w:val="0"/>
      <w:marBottom w:val="0"/>
      <w:divBdr>
        <w:top w:val="none" w:sz="0" w:space="0" w:color="auto"/>
        <w:left w:val="none" w:sz="0" w:space="0" w:color="auto"/>
        <w:bottom w:val="none" w:sz="0" w:space="0" w:color="auto"/>
        <w:right w:val="none" w:sz="0" w:space="0" w:color="auto"/>
      </w:divBdr>
    </w:div>
    <w:div w:id="1002317168">
      <w:bodyDiv w:val="1"/>
      <w:marLeft w:val="0"/>
      <w:marRight w:val="0"/>
      <w:marTop w:val="0"/>
      <w:marBottom w:val="0"/>
      <w:divBdr>
        <w:top w:val="none" w:sz="0" w:space="0" w:color="auto"/>
        <w:left w:val="none" w:sz="0" w:space="0" w:color="auto"/>
        <w:bottom w:val="none" w:sz="0" w:space="0" w:color="auto"/>
        <w:right w:val="none" w:sz="0" w:space="0" w:color="auto"/>
      </w:divBdr>
    </w:div>
    <w:div w:id="1002440366">
      <w:bodyDiv w:val="1"/>
      <w:marLeft w:val="0"/>
      <w:marRight w:val="0"/>
      <w:marTop w:val="0"/>
      <w:marBottom w:val="0"/>
      <w:divBdr>
        <w:top w:val="none" w:sz="0" w:space="0" w:color="auto"/>
        <w:left w:val="none" w:sz="0" w:space="0" w:color="auto"/>
        <w:bottom w:val="none" w:sz="0" w:space="0" w:color="auto"/>
        <w:right w:val="none" w:sz="0" w:space="0" w:color="auto"/>
      </w:divBdr>
    </w:div>
    <w:div w:id="1002584181">
      <w:bodyDiv w:val="1"/>
      <w:marLeft w:val="0"/>
      <w:marRight w:val="0"/>
      <w:marTop w:val="0"/>
      <w:marBottom w:val="0"/>
      <w:divBdr>
        <w:top w:val="none" w:sz="0" w:space="0" w:color="auto"/>
        <w:left w:val="none" w:sz="0" w:space="0" w:color="auto"/>
        <w:bottom w:val="none" w:sz="0" w:space="0" w:color="auto"/>
        <w:right w:val="none" w:sz="0" w:space="0" w:color="auto"/>
      </w:divBdr>
    </w:div>
    <w:div w:id="1002586241">
      <w:bodyDiv w:val="1"/>
      <w:marLeft w:val="0"/>
      <w:marRight w:val="0"/>
      <w:marTop w:val="0"/>
      <w:marBottom w:val="0"/>
      <w:divBdr>
        <w:top w:val="none" w:sz="0" w:space="0" w:color="auto"/>
        <w:left w:val="none" w:sz="0" w:space="0" w:color="auto"/>
        <w:bottom w:val="none" w:sz="0" w:space="0" w:color="auto"/>
        <w:right w:val="none" w:sz="0" w:space="0" w:color="auto"/>
      </w:divBdr>
    </w:div>
    <w:div w:id="1002858088">
      <w:bodyDiv w:val="1"/>
      <w:marLeft w:val="0"/>
      <w:marRight w:val="0"/>
      <w:marTop w:val="0"/>
      <w:marBottom w:val="0"/>
      <w:divBdr>
        <w:top w:val="none" w:sz="0" w:space="0" w:color="auto"/>
        <w:left w:val="none" w:sz="0" w:space="0" w:color="auto"/>
        <w:bottom w:val="none" w:sz="0" w:space="0" w:color="auto"/>
        <w:right w:val="none" w:sz="0" w:space="0" w:color="auto"/>
      </w:divBdr>
    </w:div>
    <w:div w:id="1003126494">
      <w:bodyDiv w:val="1"/>
      <w:marLeft w:val="0"/>
      <w:marRight w:val="0"/>
      <w:marTop w:val="0"/>
      <w:marBottom w:val="0"/>
      <w:divBdr>
        <w:top w:val="none" w:sz="0" w:space="0" w:color="auto"/>
        <w:left w:val="none" w:sz="0" w:space="0" w:color="auto"/>
        <w:bottom w:val="none" w:sz="0" w:space="0" w:color="auto"/>
        <w:right w:val="none" w:sz="0" w:space="0" w:color="auto"/>
      </w:divBdr>
    </w:div>
    <w:div w:id="1003166205">
      <w:bodyDiv w:val="1"/>
      <w:marLeft w:val="0"/>
      <w:marRight w:val="0"/>
      <w:marTop w:val="0"/>
      <w:marBottom w:val="0"/>
      <w:divBdr>
        <w:top w:val="none" w:sz="0" w:space="0" w:color="auto"/>
        <w:left w:val="none" w:sz="0" w:space="0" w:color="auto"/>
        <w:bottom w:val="none" w:sz="0" w:space="0" w:color="auto"/>
        <w:right w:val="none" w:sz="0" w:space="0" w:color="auto"/>
      </w:divBdr>
    </w:div>
    <w:div w:id="1003316692">
      <w:bodyDiv w:val="1"/>
      <w:marLeft w:val="0"/>
      <w:marRight w:val="0"/>
      <w:marTop w:val="0"/>
      <w:marBottom w:val="0"/>
      <w:divBdr>
        <w:top w:val="none" w:sz="0" w:space="0" w:color="auto"/>
        <w:left w:val="none" w:sz="0" w:space="0" w:color="auto"/>
        <w:bottom w:val="none" w:sz="0" w:space="0" w:color="auto"/>
        <w:right w:val="none" w:sz="0" w:space="0" w:color="auto"/>
      </w:divBdr>
    </w:div>
    <w:div w:id="1003361766">
      <w:bodyDiv w:val="1"/>
      <w:marLeft w:val="0"/>
      <w:marRight w:val="0"/>
      <w:marTop w:val="0"/>
      <w:marBottom w:val="0"/>
      <w:divBdr>
        <w:top w:val="none" w:sz="0" w:space="0" w:color="auto"/>
        <w:left w:val="none" w:sz="0" w:space="0" w:color="auto"/>
        <w:bottom w:val="none" w:sz="0" w:space="0" w:color="auto"/>
        <w:right w:val="none" w:sz="0" w:space="0" w:color="auto"/>
      </w:divBdr>
    </w:div>
    <w:div w:id="1003506607">
      <w:bodyDiv w:val="1"/>
      <w:marLeft w:val="0"/>
      <w:marRight w:val="0"/>
      <w:marTop w:val="0"/>
      <w:marBottom w:val="0"/>
      <w:divBdr>
        <w:top w:val="none" w:sz="0" w:space="0" w:color="auto"/>
        <w:left w:val="none" w:sz="0" w:space="0" w:color="auto"/>
        <w:bottom w:val="none" w:sz="0" w:space="0" w:color="auto"/>
        <w:right w:val="none" w:sz="0" w:space="0" w:color="auto"/>
      </w:divBdr>
    </w:div>
    <w:div w:id="1003630662">
      <w:bodyDiv w:val="1"/>
      <w:marLeft w:val="0"/>
      <w:marRight w:val="0"/>
      <w:marTop w:val="0"/>
      <w:marBottom w:val="0"/>
      <w:divBdr>
        <w:top w:val="none" w:sz="0" w:space="0" w:color="auto"/>
        <w:left w:val="none" w:sz="0" w:space="0" w:color="auto"/>
        <w:bottom w:val="none" w:sz="0" w:space="0" w:color="auto"/>
        <w:right w:val="none" w:sz="0" w:space="0" w:color="auto"/>
      </w:divBdr>
    </w:div>
    <w:div w:id="1003701486">
      <w:bodyDiv w:val="1"/>
      <w:marLeft w:val="0"/>
      <w:marRight w:val="0"/>
      <w:marTop w:val="0"/>
      <w:marBottom w:val="0"/>
      <w:divBdr>
        <w:top w:val="none" w:sz="0" w:space="0" w:color="auto"/>
        <w:left w:val="none" w:sz="0" w:space="0" w:color="auto"/>
        <w:bottom w:val="none" w:sz="0" w:space="0" w:color="auto"/>
        <w:right w:val="none" w:sz="0" w:space="0" w:color="auto"/>
      </w:divBdr>
    </w:div>
    <w:div w:id="1003705205">
      <w:bodyDiv w:val="1"/>
      <w:marLeft w:val="0"/>
      <w:marRight w:val="0"/>
      <w:marTop w:val="0"/>
      <w:marBottom w:val="0"/>
      <w:divBdr>
        <w:top w:val="none" w:sz="0" w:space="0" w:color="auto"/>
        <w:left w:val="none" w:sz="0" w:space="0" w:color="auto"/>
        <w:bottom w:val="none" w:sz="0" w:space="0" w:color="auto"/>
        <w:right w:val="none" w:sz="0" w:space="0" w:color="auto"/>
      </w:divBdr>
    </w:div>
    <w:div w:id="1003707634">
      <w:bodyDiv w:val="1"/>
      <w:marLeft w:val="0"/>
      <w:marRight w:val="0"/>
      <w:marTop w:val="0"/>
      <w:marBottom w:val="0"/>
      <w:divBdr>
        <w:top w:val="none" w:sz="0" w:space="0" w:color="auto"/>
        <w:left w:val="none" w:sz="0" w:space="0" w:color="auto"/>
        <w:bottom w:val="none" w:sz="0" w:space="0" w:color="auto"/>
        <w:right w:val="none" w:sz="0" w:space="0" w:color="auto"/>
      </w:divBdr>
    </w:div>
    <w:div w:id="1003750736">
      <w:bodyDiv w:val="1"/>
      <w:marLeft w:val="0"/>
      <w:marRight w:val="0"/>
      <w:marTop w:val="0"/>
      <w:marBottom w:val="0"/>
      <w:divBdr>
        <w:top w:val="none" w:sz="0" w:space="0" w:color="auto"/>
        <w:left w:val="none" w:sz="0" w:space="0" w:color="auto"/>
        <w:bottom w:val="none" w:sz="0" w:space="0" w:color="auto"/>
        <w:right w:val="none" w:sz="0" w:space="0" w:color="auto"/>
      </w:divBdr>
    </w:div>
    <w:div w:id="1003893057">
      <w:bodyDiv w:val="1"/>
      <w:marLeft w:val="0"/>
      <w:marRight w:val="0"/>
      <w:marTop w:val="0"/>
      <w:marBottom w:val="0"/>
      <w:divBdr>
        <w:top w:val="none" w:sz="0" w:space="0" w:color="auto"/>
        <w:left w:val="none" w:sz="0" w:space="0" w:color="auto"/>
        <w:bottom w:val="none" w:sz="0" w:space="0" w:color="auto"/>
        <w:right w:val="none" w:sz="0" w:space="0" w:color="auto"/>
      </w:divBdr>
    </w:div>
    <w:div w:id="1004018185">
      <w:bodyDiv w:val="1"/>
      <w:marLeft w:val="0"/>
      <w:marRight w:val="0"/>
      <w:marTop w:val="0"/>
      <w:marBottom w:val="0"/>
      <w:divBdr>
        <w:top w:val="none" w:sz="0" w:space="0" w:color="auto"/>
        <w:left w:val="none" w:sz="0" w:space="0" w:color="auto"/>
        <w:bottom w:val="none" w:sz="0" w:space="0" w:color="auto"/>
        <w:right w:val="none" w:sz="0" w:space="0" w:color="auto"/>
      </w:divBdr>
    </w:div>
    <w:div w:id="1004018627">
      <w:bodyDiv w:val="1"/>
      <w:marLeft w:val="0"/>
      <w:marRight w:val="0"/>
      <w:marTop w:val="0"/>
      <w:marBottom w:val="0"/>
      <w:divBdr>
        <w:top w:val="none" w:sz="0" w:space="0" w:color="auto"/>
        <w:left w:val="none" w:sz="0" w:space="0" w:color="auto"/>
        <w:bottom w:val="none" w:sz="0" w:space="0" w:color="auto"/>
        <w:right w:val="none" w:sz="0" w:space="0" w:color="auto"/>
      </w:divBdr>
    </w:div>
    <w:div w:id="1004165447">
      <w:bodyDiv w:val="1"/>
      <w:marLeft w:val="0"/>
      <w:marRight w:val="0"/>
      <w:marTop w:val="0"/>
      <w:marBottom w:val="0"/>
      <w:divBdr>
        <w:top w:val="none" w:sz="0" w:space="0" w:color="auto"/>
        <w:left w:val="none" w:sz="0" w:space="0" w:color="auto"/>
        <w:bottom w:val="none" w:sz="0" w:space="0" w:color="auto"/>
        <w:right w:val="none" w:sz="0" w:space="0" w:color="auto"/>
      </w:divBdr>
    </w:div>
    <w:div w:id="1004281763">
      <w:bodyDiv w:val="1"/>
      <w:marLeft w:val="0"/>
      <w:marRight w:val="0"/>
      <w:marTop w:val="0"/>
      <w:marBottom w:val="0"/>
      <w:divBdr>
        <w:top w:val="none" w:sz="0" w:space="0" w:color="auto"/>
        <w:left w:val="none" w:sz="0" w:space="0" w:color="auto"/>
        <w:bottom w:val="none" w:sz="0" w:space="0" w:color="auto"/>
        <w:right w:val="none" w:sz="0" w:space="0" w:color="auto"/>
      </w:divBdr>
    </w:div>
    <w:div w:id="1004354415">
      <w:bodyDiv w:val="1"/>
      <w:marLeft w:val="0"/>
      <w:marRight w:val="0"/>
      <w:marTop w:val="0"/>
      <w:marBottom w:val="0"/>
      <w:divBdr>
        <w:top w:val="none" w:sz="0" w:space="0" w:color="auto"/>
        <w:left w:val="none" w:sz="0" w:space="0" w:color="auto"/>
        <w:bottom w:val="none" w:sz="0" w:space="0" w:color="auto"/>
        <w:right w:val="none" w:sz="0" w:space="0" w:color="auto"/>
      </w:divBdr>
    </w:div>
    <w:div w:id="1004362309">
      <w:bodyDiv w:val="1"/>
      <w:marLeft w:val="0"/>
      <w:marRight w:val="0"/>
      <w:marTop w:val="0"/>
      <w:marBottom w:val="0"/>
      <w:divBdr>
        <w:top w:val="none" w:sz="0" w:space="0" w:color="auto"/>
        <w:left w:val="none" w:sz="0" w:space="0" w:color="auto"/>
        <w:bottom w:val="none" w:sz="0" w:space="0" w:color="auto"/>
        <w:right w:val="none" w:sz="0" w:space="0" w:color="auto"/>
      </w:divBdr>
    </w:div>
    <w:div w:id="1004480058">
      <w:bodyDiv w:val="1"/>
      <w:marLeft w:val="0"/>
      <w:marRight w:val="0"/>
      <w:marTop w:val="0"/>
      <w:marBottom w:val="0"/>
      <w:divBdr>
        <w:top w:val="none" w:sz="0" w:space="0" w:color="auto"/>
        <w:left w:val="none" w:sz="0" w:space="0" w:color="auto"/>
        <w:bottom w:val="none" w:sz="0" w:space="0" w:color="auto"/>
        <w:right w:val="none" w:sz="0" w:space="0" w:color="auto"/>
      </w:divBdr>
    </w:div>
    <w:div w:id="1004547788">
      <w:bodyDiv w:val="1"/>
      <w:marLeft w:val="0"/>
      <w:marRight w:val="0"/>
      <w:marTop w:val="0"/>
      <w:marBottom w:val="0"/>
      <w:divBdr>
        <w:top w:val="none" w:sz="0" w:space="0" w:color="auto"/>
        <w:left w:val="none" w:sz="0" w:space="0" w:color="auto"/>
        <w:bottom w:val="none" w:sz="0" w:space="0" w:color="auto"/>
        <w:right w:val="none" w:sz="0" w:space="0" w:color="auto"/>
      </w:divBdr>
    </w:div>
    <w:div w:id="1004673988">
      <w:bodyDiv w:val="1"/>
      <w:marLeft w:val="0"/>
      <w:marRight w:val="0"/>
      <w:marTop w:val="0"/>
      <w:marBottom w:val="0"/>
      <w:divBdr>
        <w:top w:val="none" w:sz="0" w:space="0" w:color="auto"/>
        <w:left w:val="none" w:sz="0" w:space="0" w:color="auto"/>
        <w:bottom w:val="none" w:sz="0" w:space="0" w:color="auto"/>
        <w:right w:val="none" w:sz="0" w:space="0" w:color="auto"/>
      </w:divBdr>
    </w:div>
    <w:div w:id="1004744319">
      <w:bodyDiv w:val="1"/>
      <w:marLeft w:val="0"/>
      <w:marRight w:val="0"/>
      <w:marTop w:val="0"/>
      <w:marBottom w:val="0"/>
      <w:divBdr>
        <w:top w:val="none" w:sz="0" w:space="0" w:color="auto"/>
        <w:left w:val="none" w:sz="0" w:space="0" w:color="auto"/>
        <w:bottom w:val="none" w:sz="0" w:space="0" w:color="auto"/>
        <w:right w:val="none" w:sz="0" w:space="0" w:color="auto"/>
      </w:divBdr>
    </w:div>
    <w:div w:id="1004819241">
      <w:bodyDiv w:val="1"/>
      <w:marLeft w:val="0"/>
      <w:marRight w:val="0"/>
      <w:marTop w:val="0"/>
      <w:marBottom w:val="0"/>
      <w:divBdr>
        <w:top w:val="none" w:sz="0" w:space="0" w:color="auto"/>
        <w:left w:val="none" w:sz="0" w:space="0" w:color="auto"/>
        <w:bottom w:val="none" w:sz="0" w:space="0" w:color="auto"/>
        <w:right w:val="none" w:sz="0" w:space="0" w:color="auto"/>
      </w:divBdr>
    </w:div>
    <w:div w:id="1005060102">
      <w:bodyDiv w:val="1"/>
      <w:marLeft w:val="0"/>
      <w:marRight w:val="0"/>
      <w:marTop w:val="0"/>
      <w:marBottom w:val="0"/>
      <w:divBdr>
        <w:top w:val="none" w:sz="0" w:space="0" w:color="auto"/>
        <w:left w:val="none" w:sz="0" w:space="0" w:color="auto"/>
        <w:bottom w:val="none" w:sz="0" w:space="0" w:color="auto"/>
        <w:right w:val="none" w:sz="0" w:space="0" w:color="auto"/>
      </w:divBdr>
    </w:div>
    <w:div w:id="1005135742">
      <w:bodyDiv w:val="1"/>
      <w:marLeft w:val="0"/>
      <w:marRight w:val="0"/>
      <w:marTop w:val="0"/>
      <w:marBottom w:val="0"/>
      <w:divBdr>
        <w:top w:val="none" w:sz="0" w:space="0" w:color="auto"/>
        <w:left w:val="none" w:sz="0" w:space="0" w:color="auto"/>
        <w:bottom w:val="none" w:sz="0" w:space="0" w:color="auto"/>
        <w:right w:val="none" w:sz="0" w:space="0" w:color="auto"/>
      </w:divBdr>
    </w:div>
    <w:div w:id="1005211114">
      <w:bodyDiv w:val="1"/>
      <w:marLeft w:val="0"/>
      <w:marRight w:val="0"/>
      <w:marTop w:val="0"/>
      <w:marBottom w:val="0"/>
      <w:divBdr>
        <w:top w:val="none" w:sz="0" w:space="0" w:color="auto"/>
        <w:left w:val="none" w:sz="0" w:space="0" w:color="auto"/>
        <w:bottom w:val="none" w:sz="0" w:space="0" w:color="auto"/>
        <w:right w:val="none" w:sz="0" w:space="0" w:color="auto"/>
      </w:divBdr>
    </w:div>
    <w:div w:id="1005665864">
      <w:bodyDiv w:val="1"/>
      <w:marLeft w:val="0"/>
      <w:marRight w:val="0"/>
      <w:marTop w:val="0"/>
      <w:marBottom w:val="0"/>
      <w:divBdr>
        <w:top w:val="none" w:sz="0" w:space="0" w:color="auto"/>
        <w:left w:val="none" w:sz="0" w:space="0" w:color="auto"/>
        <w:bottom w:val="none" w:sz="0" w:space="0" w:color="auto"/>
        <w:right w:val="none" w:sz="0" w:space="0" w:color="auto"/>
      </w:divBdr>
    </w:div>
    <w:div w:id="1005789579">
      <w:bodyDiv w:val="1"/>
      <w:marLeft w:val="0"/>
      <w:marRight w:val="0"/>
      <w:marTop w:val="0"/>
      <w:marBottom w:val="0"/>
      <w:divBdr>
        <w:top w:val="none" w:sz="0" w:space="0" w:color="auto"/>
        <w:left w:val="none" w:sz="0" w:space="0" w:color="auto"/>
        <w:bottom w:val="none" w:sz="0" w:space="0" w:color="auto"/>
        <w:right w:val="none" w:sz="0" w:space="0" w:color="auto"/>
      </w:divBdr>
    </w:div>
    <w:div w:id="1005865543">
      <w:bodyDiv w:val="1"/>
      <w:marLeft w:val="0"/>
      <w:marRight w:val="0"/>
      <w:marTop w:val="0"/>
      <w:marBottom w:val="0"/>
      <w:divBdr>
        <w:top w:val="none" w:sz="0" w:space="0" w:color="auto"/>
        <w:left w:val="none" w:sz="0" w:space="0" w:color="auto"/>
        <w:bottom w:val="none" w:sz="0" w:space="0" w:color="auto"/>
        <w:right w:val="none" w:sz="0" w:space="0" w:color="auto"/>
      </w:divBdr>
    </w:div>
    <w:div w:id="1005942511">
      <w:bodyDiv w:val="1"/>
      <w:marLeft w:val="0"/>
      <w:marRight w:val="0"/>
      <w:marTop w:val="0"/>
      <w:marBottom w:val="0"/>
      <w:divBdr>
        <w:top w:val="none" w:sz="0" w:space="0" w:color="auto"/>
        <w:left w:val="none" w:sz="0" w:space="0" w:color="auto"/>
        <w:bottom w:val="none" w:sz="0" w:space="0" w:color="auto"/>
        <w:right w:val="none" w:sz="0" w:space="0" w:color="auto"/>
      </w:divBdr>
    </w:div>
    <w:div w:id="1006135651">
      <w:bodyDiv w:val="1"/>
      <w:marLeft w:val="0"/>
      <w:marRight w:val="0"/>
      <w:marTop w:val="0"/>
      <w:marBottom w:val="0"/>
      <w:divBdr>
        <w:top w:val="none" w:sz="0" w:space="0" w:color="auto"/>
        <w:left w:val="none" w:sz="0" w:space="0" w:color="auto"/>
        <w:bottom w:val="none" w:sz="0" w:space="0" w:color="auto"/>
        <w:right w:val="none" w:sz="0" w:space="0" w:color="auto"/>
      </w:divBdr>
    </w:div>
    <w:div w:id="1006246943">
      <w:bodyDiv w:val="1"/>
      <w:marLeft w:val="0"/>
      <w:marRight w:val="0"/>
      <w:marTop w:val="0"/>
      <w:marBottom w:val="0"/>
      <w:divBdr>
        <w:top w:val="none" w:sz="0" w:space="0" w:color="auto"/>
        <w:left w:val="none" w:sz="0" w:space="0" w:color="auto"/>
        <w:bottom w:val="none" w:sz="0" w:space="0" w:color="auto"/>
        <w:right w:val="none" w:sz="0" w:space="0" w:color="auto"/>
      </w:divBdr>
    </w:div>
    <w:div w:id="1006398589">
      <w:bodyDiv w:val="1"/>
      <w:marLeft w:val="0"/>
      <w:marRight w:val="0"/>
      <w:marTop w:val="0"/>
      <w:marBottom w:val="0"/>
      <w:divBdr>
        <w:top w:val="none" w:sz="0" w:space="0" w:color="auto"/>
        <w:left w:val="none" w:sz="0" w:space="0" w:color="auto"/>
        <w:bottom w:val="none" w:sz="0" w:space="0" w:color="auto"/>
        <w:right w:val="none" w:sz="0" w:space="0" w:color="auto"/>
      </w:divBdr>
    </w:div>
    <w:div w:id="1006517439">
      <w:bodyDiv w:val="1"/>
      <w:marLeft w:val="0"/>
      <w:marRight w:val="0"/>
      <w:marTop w:val="0"/>
      <w:marBottom w:val="0"/>
      <w:divBdr>
        <w:top w:val="none" w:sz="0" w:space="0" w:color="auto"/>
        <w:left w:val="none" w:sz="0" w:space="0" w:color="auto"/>
        <w:bottom w:val="none" w:sz="0" w:space="0" w:color="auto"/>
        <w:right w:val="none" w:sz="0" w:space="0" w:color="auto"/>
      </w:divBdr>
    </w:div>
    <w:div w:id="1006589446">
      <w:bodyDiv w:val="1"/>
      <w:marLeft w:val="0"/>
      <w:marRight w:val="0"/>
      <w:marTop w:val="0"/>
      <w:marBottom w:val="0"/>
      <w:divBdr>
        <w:top w:val="none" w:sz="0" w:space="0" w:color="auto"/>
        <w:left w:val="none" w:sz="0" w:space="0" w:color="auto"/>
        <w:bottom w:val="none" w:sz="0" w:space="0" w:color="auto"/>
        <w:right w:val="none" w:sz="0" w:space="0" w:color="auto"/>
      </w:divBdr>
    </w:div>
    <w:div w:id="1006790417">
      <w:bodyDiv w:val="1"/>
      <w:marLeft w:val="0"/>
      <w:marRight w:val="0"/>
      <w:marTop w:val="0"/>
      <w:marBottom w:val="0"/>
      <w:divBdr>
        <w:top w:val="none" w:sz="0" w:space="0" w:color="auto"/>
        <w:left w:val="none" w:sz="0" w:space="0" w:color="auto"/>
        <w:bottom w:val="none" w:sz="0" w:space="0" w:color="auto"/>
        <w:right w:val="none" w:sz="0" w:space="0" w:color="auto"/>
      </w:divBdr>
    </w:div>
    <w:div w:id="1006858319">
      <w:bodyDiv w:val="1"/>
      <w:marLeft w:val="0"/>
      <w:marRight w:val="0"/>
      <w:marTop w:val="0"/>
      <w:marBottom w:val="0"/>
      <w:divBdr>
        <w:top w:val="none" w:sz="0" w:space="0" w:color="auto"/>
        <w:left w:val="none" w:sz="0" w:space="0" w:color="auto"/>
        <w:bottom w:val="none" w:sz="0" w:space="0" w:color="auto"/>
        <w:right w:val="none" w:sz="0" w:space="0" w:color="auto"/>
      </w:divBdr>
    </w:div>
    <w:div w:id="1006859804">
      <w:bodyDiv w:val="1"/>
      <w:marLeft w:val="0"/>
      <w:marRight w:val="0"/>
      <w:marTop w:val="0"/>
      <w:marBottom w:val="0"/>
      <w:divBdr>
        <w:top w:val="none" w:sz="0" w:space="0" w:color="auto"/>
        <w:left w:val="none" w:sz="0" w:space="0" w:color="auto"/>
        <w:bottom w:val="none" w:sz="0" w:space="0" w:color="auto"/>
        <w:right w:val="none" w:sz="0" w:space="0" w:color="auto"/>
      </w:divBdr>
    </w:div>
    <w:div w:id="1006975390">
      <w:bodyDiv w:val="1"/>
      <w:marLeft w:val="0"/>
      <w:marRight w:val="0"/>
      <w:marTop w:val="0"/>
      <w:marBottom w:val="0"/>
      <w:divBdr>
        <w:top w:val="none" w:sz="0" w:space="0" w:color="auto"/>
        <w:left w:val="none" w:sz="0" w:space="0" w:color="auto"/>
        <w:bottom w:val="none" w:sz="0" w:space="0" w:color="auto"/>
        <w:right w:val="none" w:sz="0" w:space="0" w:color="auto"/>
      </w:divBdr>
    </w:div>
    <w:div w:id="1007173012">
      <w:bodyDiv w:val="1"/>
      <w:marLeft w:val="0"/>
      <w:marRight w:val="0"/>
      <w:marTop w:val="0"/>
      <w:marBottom w:val="0"/>
      <w:divBdr>
        <w:top w:val="none" w:sz="0" w:space="0" w:color="auto"/>
        <w:left w:val="none" w:sz="0" w:space="0" w:color="auto"/>
        <w:bottom w:val="none" w:sz="0" w:space="0" w:color="auto"/>
        <w:right w:val="none" w:sz="0" w:space="0" w:color="auto"/>
      </w:divBdr>
    </w:div>
    <w:div w:id="1007293017">
      <w:bodyDiv w:val="1"/>
      <w:marLeft w:val="0"/>
      <w:marRight w:val="0"/>
      <w:marTop w:val="0"/>
      <w:marBottom w:val="0"/>
      <w:divBdr>
        <w:top w:val="none" w:sz="0" w:space="0" w:color="auto"/>
        <w:left w:val="none" w:sz="0" w:space="0" w:color="auto"/>
        <w:bottom w:val="none" w:sz="0" w:space="0" w:color="auto"/>
        <w:right w:val="none" w:sz="0" w:space="0" w:color="auto"/>
      </w:divBdr>
    </w:div>
    <w:div w:id="1007367152">
      <w:bodyDiv w:val="1"/>
      <w:marLeft w:val="0"/>
      <w:marRight w:val="0"/>
      <w:marTop w:val="0"/>
      <w:marBottom w:val="0"/>
      <w:divBdr>
        <w:top w:val="none" w:sz="0" w:space="0" w:color="auto"/>
        <w:left w:val="none" w:sz="0" w:space="0" w:color="auto"/>
        <w:bottom w:val="none" w:sz="0" w:space="0" w:color="auto"/>
        <w:right w:val="none" w:sz="0" w:space="0" w:color="auto"/>
      </w:divBdr>
    </w:div>
    <w:div w:id="1007370942">
      <w:bodyDiv w:val="1"/>
      <w:marLeft w:val="0"/>
      <w:marRight w:val="0"/>
      <w:marTop w:val="0"/>
      <w:marBottom w:val="0"/>
      <w:divBdr>
        <w:top w:val="none" w:sz="0" w:space="0" w:color="auto"/>
        <w:left w:val="none" w:sz="0" w:space="0" w:color="auto"/>
        <w:bottom w:val="none" w:sz="0" w:space="0" w:color="auto"/>
        <w:right w:val="none" w:sz="0" w:space="0" w:color="auto"/>
      </w:divBdr>
    </w:div>
    <w:div w:id="1007516220">
      <w:bodyDiv w:val="1"/>
      <w:marLeft w:val="0"/>
      <w:marRight w:val="0"/>
      <w:marTop w:val="0"/>
      <w:marBottom w:val="0"/>
      <w:divBdr>
        <w:top w:val="none" w:sz="0" w:space="0" w:color="auto"/>
        <w:left w:val="none" w:sz="0" w:space="0" w:color="auto"/>
        <w:bottom w:val="none" w:sz="0" w:space="0" w:color="auto"/>
        <w:right w:val="none" w:sz="0" w:space="0" w:color="auto"/>
      </w:divBdr>
    </w:div>
    <w:div w:id="1007639342">
      <w:bodyDiv w:val="1"/>
      <w:marLeft w:val="0"/>
      <w:marRight w:val="0"/>
      <w:marTop w:val="0"/>
      <w:marBottom w:val="0"/>
      <w:divBdr>
        <w:top w:val="none" w:sz="0" w:space="0" w:color="auto"/>
        <w:left w:val="none" w:sz="0" w:space="0" w:color="auto"/>
        <w:bottom w:val="none" w:sz="0" w:space="0" w:color="auto"/>
        <w:right w:val="none" w:sz="0" w:space="0" w:color="auto"/>
      </w:divBdr>
    </w:div>
    <w:div w:id="1007756420">
      <w:bodyDiv w:val="1"/>
      <w:marLeft w:val="0"/>
      <w:marRight w:val="0"/>
      <w:marTop w:val="0"/>
      <w:marBottom w:val="0"/>
      <w:divBdr>
        <w:top w:val="none" w:sz="0" w:space="0" w:color="auto"/>
        <w:left w:val="none" w:sz="0" w:space="0" w:color="auto"/>
        <w:bottom w:val="none" w:sz="0" w:space="0" w:color="auto"/>
        <w:right w:val="none" w:sz="0" w:space="0" w:color="auto"/>
      </w:divBdr>
    </w:div>
    <w:div w:id="1007823961">
      <w:bodyDiv w:val="1"/>
      <w:marLeft w:val="0"/>
      <w:marRight w:val="0"/>
      <w:marTop w:val="0"/>
      <w:marBottom w:val="0"/>
      <w:divBdr>
        <w:top w:val="none" w:sz="0" w:space="0" w:color="auto"/>
        <w:left w:val="none" w:sz="0" w:space="0" w:color="auto"/>
        <w:bottom w:val="none" w:sz="0" w:space="0" w:color="auto"/>
        <w:right w:val="none" w:sz="0" w:space="0" w:color="auto"/>
      </w:divBdr>
    </w:div>
    <w:div w:id="1007830654">
      <w:bodyDiv w:val="1"/>
      <w:marLeft w:val="0"/>
      <w:marRight w:val="0"/>
      <w:marTop w:val="0"/>
      <w:marBottom w:val="0"/>
      <w:divBdr>
        <w:top w:val="none" w:sz="0" w:space="0" w:color="auto"/>
        <w:left w:val="none" w:sz="0" w:space="0" w:color="auto"/>
        <w:bottom w:val="none" w:sz="0" w:space="0" w:color="auto"/>
        <w:right w:val="none" w:sz="0" w:space="0" w:color="auto"/>
      </w:divBdr>
    </w:div>
    <w:div w:id="1007902996">
      <w:bodyDiv w:val="1"/>
      <w:marLeft w:val="0"/>
      <w:marRight w:val="0"/>
      <w:marTop w:val="0"/>
      <w:marBottom w:val="0"/>
      <w:divBdr>
        <w:top w:val="none" w:sz="0" w:space="0" w:color="auto"/>
        <w:left w:val="none" w:sz="0" w:space="0" w:color="auto"/>
        <w:bottom w:val="none" w:sz="0" w:space="0" w:color="auto"/>
        <w:right w:val="none" w:sz="0" w:space="0" w:color="auto"/>
      </w:divBdr>
    </w:div>
    <w:div w:id="1008756640">
      <w:bodyDiv w:val="1"/>
      <w:marLeft w:val="0"/>
      <w:marRight w:val="0"/>
      <w:marTop w:val="0"/>
      <w:marBottom w:val="0"/>
      <w:divBdr>
        <w:top w:val="none" w:sz="0" w:space="0" w:color="auto"/>
        <w:left w:val="none" w:sz="0" w:space="0" w:color="auto"/>
        <w:bottom w:val="none" w:sz="0" w:space="0" w:color="auto"/>
        <w:right w:val="none" w:sz="0" w:space="0" w:color="auto"/>
      </w:divBdr>
    </w:div>
    <w:div w:id="1008827609">
      <w:bodyDiv w:val="1"/>
      <w:marLeft w:val="0"/>
      <w:marRight w:val="0"/>
      <w:marTop w:val="0"/>
      <w:marBottom w:val="0"/>
      <w:divBdr>
        <w:top w:val="none" w:sz="0" w:space="0" w:color="auto"/>
        <w:left w:val="none" w:sz="0" w:space="0" w:color="auto"/>
        <w:bottom w:val="none" w:sz="0" w:space="0" w:color="auto"/>
        <w:right w:val="none" w:sz="0" w:space="0" w:color="auto"/>
      </w:divBdr>
    </w:div>
    <w:div w:id="1009063580">
      <w:bodyDiv w:val="1"/>
      <w:marLeft w:val="0"/>
      <w:marRight w:val="0"/>
      <w:marTop w:val="0"/>
      <w:marBottom w:val="0"/>
      <w:divBdr>
        <w:top w:val="none" w:sz="0" w:space="0" w:color="auto"/>
        <w:left w:val="none" w:sz="0" w:space="0" w:color="auto"/>
        <w:bottom w:val="none" w:sz="0" w:space="0" w:color="auto"/>
        <w:right w:val="none" w:sz="0" w:space="0" w:color="auto"/>
      </w:divBdr>
    </w:div>
    <w:div w:id="1009481561">
      <w:bodyDiv w:val="1"/>
      <w:marLeft w:val="0"/>
      <w:marRight w:val="0"/>
      <w:marTop w:val="0"/>
      <w:marBottom w:val="0"/>
      <w:divBdr>
        <w:top w:val="none" w:sz="0" w:space="0" w:color="auto"/>
        <w:left w:val="none" w:sz="0" w:space="0" w:color="auto"/>
        <w:bottom w:val="none" w:sz="0" w:space="0" w:color="auto"/>
        <w:right w:val="none" w:sz="0" w:space="0" w:color="auto"/>
      </w:divBdr>
    </w:div>
    <w:div w:id="1009915216">
      <w:bodyDiv w:val="1"/>
      <w:marLeft w:val="0"/>
      <w:marRight w:val="0"/>
      <w:marTop w:val="0"/>
      <w:marBottom w:val="0"/>
      <w:divBdr>
        <w:top w:val="none" w:sz="0" w:space="0" w:color="auto"/>
        <w:left w:val="none" w:sz="0" w:space="0" w:color="auto"/>
        <w:bottom w:val="none" w:sz="0" w:space="0" w:color="auto"/>
        <w:right w:val="none" w:sz="0" w:space="0" w:color="auto"/>
      </w:divBdr>
    </w:div>
    <w:div w:id="1010256893">
      <w:bodyDiv w:val="1"/>
      <w:marLeft w:val="0"/>
      <w:marRight w:val="0"/>
      <w:marTop w:val="0"/>
      <w:marBottom w:val="0"/>
      <w:divBdr>
        <w:top w:val="none" w:sz="0" w:space="0" w:color="auto"/>
        <w:left w:val="none" w:sz="0" w:space="0" w:color="auto"/>
        <w:bottom w:val="none" w:sz="0" w:space="0" w:color="auto"/>
        <w:right w:val="none" w:sz="0" w:space="0" w:color="auto"/>
      </w:divBdr>
    </w:div>
    <w:div w:id="1010327412">
      <w:bodyDiv w:val="1"/>
      <w:marLeft w:val="0"/>
      <w:marRight w:val="0"/>
      <w:marTop w:val="0"/>
      <w:marBottom w:val="0"/>
      <w:divBdr>
        <w:top w:val="none" w:sz="0" w:space="0" w:color="auto"/>
        <w:left w:val="none" w:sz="0" w:space="0" w:color="auto"/>
        <w:bottom w:val="none" w:sz="0" w:space="0" w:color="auto"/>
        <w:right w:val="none" w:sz="0" w:space="0" w:color="auto"/>
      </w:divBdr>
    </w:div>
    <w:div w:id="1010567495">
      <w:bodyDiv w:val="1"/>
      <w:marLeft w:val="0"/>
      <w:marRight w:val="0"/>
      <w:marTop w:val="0"/>
      <w:marBottom w:val="0"/>
      <w:divBdr>
        <w:top w:val="none" w:sz="0" w:space="0" w:color="auto"/>
        <w:left w:val="none" w:sz="0" w:space="0" w:color="auto"/>
        <w:bottom w:val="none" w:sz="0" w:space="0" w:color="auto"/>
        <w:right w:val="none" w:sz="0" w:space="0" w:color="auto"/>
      </w:divBdr>
    </w:div>
    <w:div w:id="1010833576">
      <w:bodyDiv w:val="1"/>
      <w:marLeft w:val="0"/>
      <w:marRight w:val="0"/>
      <w:marTop w:val="0"/>
      <w:marBottom w:val="0"/>
      <w:divBdr>
        <w:top w:val="none" w:sz="0" w:space="0" w:color="auto"/>
        <w:left w:val="none" w:sz="0" w:space="0" w:color="auto"/>
        <w:bottom w:val="none" w:sz="0" w:space="0" w:color="auto"/>
        <w:right w:val="none" w:sz="0" w:space="0" w:color="auto"/>
      </w:divBdr>
    </w:div>
    <w:div w:id="1011101043">
      <w:bodyDiv w:val="1"/>
      <w:marLeft w:val="0"/>
      <w:marRight w:val="0"/>
      <w:marTop w:val="0"/>
      <w:marBottom w:val="0"/>
      <w:divBdr>
        <w:top w:val="none" w:sz="0" w:space="0" w:color="auto"/>
        <w:left w:val="none" w:sz="0" w:space="0" w:color="auto"/>
        <w:bottom w:val="none" w:sz="0" w:space="0" w:color="auto"/>
        <w:right w:val="none" w:sz="0" w:space="0" w:color="auto"/>
      </w:divBdr>
    </w:div>
    <w:div w:id="1011104543">
      <w:bodyDiv w:val="1"/>
      <w:marLeft w:val="0"/>
      <w:marRight w:val="0"/>
      <w:marTop w:val="0"/>
      <w:marBottom w:val="0"/>
      <w:divBdr>
        <w:top w:val="none" w:sz="0" w:space="0" w:color="auto"/>
        <w:left w:val="none" w:sz="0" w:space="0" w:color="auto"/>
        <w:bottom w:val="none" w:sz="0" w:space="0" w:color="auto"/>
        <w:right w:val="none" w:sz="0" w:space="0" w:color="auto"/>
      </w:divBdr>
    </w:div>
    <w:div w:id="1011295281">
      <w:bodyDiv w:val="1"/>
      <w:marLeft w:val="0"/>
      <w:marRight w:val="0"/>
      <w:marTop w:val="0"/>
      <w:marBottom w:val="0"/>
      <w:divBdr>
        <w:top w:val="none" w:sz="0" w:space="0" w:color="auto"/>
        <w:left w:val="none" w:sz="0" w:space="0" w:color="auto"/>
        <w:bottom w:val="none" w:sz="0" w:space="0" w:color="auto"/>
        <w:right w:val="none" w:sz="0" w:space="0" w:color="auto"/>
      </w:divBdr>
    </w:div>
    <w:div w:id="1011295652">
      <w:bodyDiv w:val="1"/>
      <w:marLeft w:val="0"/>
      <w:marRight w:val="0"/>
      <w:marTop w:val="0"/>
      <w:marBottom w:val="0"/>
      <w:divBdr>
        <w:top w:val="none" w:sz="0" w:space="0" w:color="auto"/>
        <w:left w:val="none" w:sz="0" w:space="0" w:color="auto"/>
        <w:bottom w:val="none" w:sz="0" w:space="0" w:color="auto"/>
        <w:right w:val="none" w:sz="0" w:space="0" w:color="auto"/>
      </w:divBdr>
    </w:div>
    <w:div w:id="1011377210">
      <w:bodyDiv w:val="1"/>
      <w:marLeft w:val="0"/>
      <w:marRight w:val="0"/>
      <w:marTop w:val="0"/>
      <w:marBottom w:val="0"/>
      <w:divBdr>
        <w:top w:val="none" w:sz="0" w:space="0" w:color="auto"/>
        <w:left w:val="none" w:sz="0" w:space="0" w:color="auto"/>
        <w:bottom w:val="none" w:sz="0" w:space="0" w:color="auto"/>
        <w:right w:val="none" w:sz="0" w:space="0" w:color="auto"/>
      </w:divBdr>
    </w:div>
    <w:div w:id="1011639951">
      <w:bodyDiv w:val="1"/>
      <w:marLeft w:val="0"/>
      <w:marRight w:val="0"/>
      <w:marTop w:val="0"/>
      <w:marBottom w:val="0"/>
      <w:divBdr>
        <w:top w:val="none" w:sz="0" w:space="0" w:color="auto"/>
        <w:left w:val="none" w:sz="0" w:space="0" w:color="auto"/>
        <w:bottom w:val="none" w:sz="0" w:space="0" w:color="auto"/>
        <w:right w:val="none" w:sz="0" w:space="0" w:color="auto"/>
      </w:divBdr>
    </w:div>
    <w:div w:id="1011689836">
      <w:bodyDiv w:val="1"/>
      <w:marLeft w:val="0"/>
      <w:marRight w:val="0"/>
      <w:marTop w:val="0"/>
      <w:marBottom w:val="0"/>
      <w:divBdr>
        <w:top w:val="none" w:sz="0" w:space="0" w:color="auto"/>
        <w:left w:val="none" w:sz="0" w:space="0" w:color="auto"/>
        <w:bottom w:val="none" w:sz="0" w:space="0" w:color="auto"/>
        <w:right w:val="none" w:sz="0" w:space="0" w:color="auto"/>
      </w:divBdr>
    </w:div>
    <w:div w:id="1011756902">
      <w:bodyDiv w:val="1"/>
      <w:marLeft w:val="0"/>
      <w:marRight w:val="0"/>
      <w:marTop w:val="0"/>
      <w:marBottom w:val="0"/>
      <w:divBdr>
        <w:top w:val="none" w:sz="0" w:space="0" w:color="auto"/>
        <w:left w:val="none" w:sz="0" w:space="0" w:color="auto"/>
        <w:bottom w:val="none" w:sz="0" w:space="0" w:color="auto"/>
        <w:right w:val="none" w:sz="0" w:space="0" w:color="auto"/>
      </w:divBdr>
    </w:div>
    <w:div w:id="1011831063">
      <w:bodyDiv w:val="1"/>
      <w:marLeft w:val="0"/>
      <w:marRight w:val="0"/>
      <w:marTop w:val="0"/>
      <w:marBottom w:val="0"/>
      <w:divBdr>
        <w:top w:val="none" w:sz="0" w:space="0" w:color="auto"/>
        <w:left w:val="none" w:sz="0" w:space="0" w:color="auto"/>
        <w:bottom w:val="none" w:sz="0" w:space="0" w:color="auto"/>
        <w:right w:val="none" w:sz="0" w:space="0" w:color="auto"/>
      </w:divBdr>
    </w:div>
    <w:div w:id="1012336160">
      <w:bodyDiv w:val="1"/>
      <w:marLeft w:val="0"/>
      <w:marRight w:val="0"/>
      <w:marTop w:val="0"/>
      <w:marBottom w:val="0"/>
      <w:divBdr>
        <w:top w:val="none" w:sz="0" w:space="0" w:color="auto"/>
        <w:left w:val="none" w:sz="0" w:space="0" w:color="auto"/>
        <w:bottom w:val="none" w:sz="0" w:space="0" w:color="auto"/>
        <w:right w:val="none" w:sz="0" w:space="0" w:color="auto"/>
      </w:divBdr>
    </w:div>
    <w:div w:id="1012606345">
      <w:bodyDiv w:val="1"/>
      <w:marLeft w:val="0"/>
      <w:marRight w:val="0"/>
      <w:marTop w:val="0"/>
      <w:marBottom w:val="0"/>
      <w:divBdr>
        <w:top w:val="none" w:sz="0" w:space="0" w:color="auto"/>
        <w:left w:val="none" w:sz="0" w:space="0" w:color="auto"/>
        <w:bottom w:val="none" w:sz="0" w:space="0" w:color="auto"/>
        <w:right w:val="none" w:sz="0" w:space="0" w:color="auto"/>
      </w:divBdr>
    </w:div>
    <w:div w:id="1012954878">
      <w:bodyDiv w:val="1"/>
      <w:marLeft w:val="0"/>
      <w:marRight w:val="0"/>
      <w:marTop w:val="0"/>
      <w:marBottom w:val="0"/>
      <w:divBdr>
        <w:top w:val="none" w:sz="0" w:space="0" w:color="auto"/>
        <w:left w:val="none" w:sz="0" w:space="0" w:color="auto"/>
        <w:bottom w:val="none" w:sz="0" w:space="0" w:color="auto"/>
        <w:right w:val="none" w:sz="0" w:space="0" w:color="auto"/>
      </w:divBdr>
    </w:div>
    <w:div w:id="1012998640">
      <w:bodyDiv w:val="1"/>
      <w:marLeft w:val="0"/>
      <w:marRight w:val="0"/>
      <w:marTop w:val="0"/>
      <w:marBottom w:val="0"/>
      <w:divBdr>
        <w:top w:val="none" w:sz="0" w:space="0" w:color="auto"/>
        <w:left w:val="none" w:sz="0" w:space="0" w:color="auto"/>
        <w:bottom w:val="none" w:sz="0" w:space="0" w:color="auto"/>
        <w:right w:val="none" w:sz="0" w:space="0" w:color="auto"/>
      </w:divBdr>
    </w:div>
    <w:div w:id="1013072330">
      <w:bodyDiv w:val="1"/>
      <w:marLeft w:val="0"/>
      <w:marRight w:val="0"/>
      <w:marTop w:val="0"/>
      <w:marBottom w:val="0"/>
      <w:divBdr>
        <w:top w:val="none" w:sz="0" w:space="0" w:color="auto"/>
        <w:left w:val="none" w:sz="0" w:space="0" w:color="auto"/>
        <w:bottom w:val="none" w:sz="0" w:space="0" w:color="auto"/>
        <w:right w:val="none" w:sz="0" w:space="0" w:color="auto"/>
      </w:divBdr>
    </w:div>
    <w:div w:id="1013144686">
      <w:bodyDiv w:val="1"/>
      <w:marLeft w:val="0"/>
      <w:marRight w:val="0"/>
      <w:marTop w:val="0"/>
      <w:marBottom w:val="0"/>
      <w:divBdr>
        <w:top w:val="none" w:sz="0" w:space="0" w:color="auto"/>
        <w:left w:val="none" w:sz="0" w:space="0" w:color="auto"/>
        <w:bottom w:val="none" w:sz="0" w:space="0" w:color="auto"/>
        <w:right w:val="none" w:sz="0" w:space="0" w:color="auto"/>
      </w:divBdr>
    </w:div>
    <w:div w:id="1013263667">
      <w:bodyDiv w:val="1"/>
      <w:marLeft w:val="0"/>
      <w:marRight w:val="0"/>
      <w:marTop w:val="0"/>
      <w:marBottom w:val="0"/>
      <w:divBdr>
        <w:top w:val="none" w:sz="0" w:space="0" w:color="auto"/>
        <w:left w:val="none" w:sz="0" w:space="0" w:color="auto"/>
        <w:bottom w:val="none" w:sz="0" w:space="0" w:color="auto"/>
        <w:right w:val="none" w:sz="0" w:space="0" w:color="auto"/>
      </w:divBdr>
    </w:div>
    <w:div w:id="1013609679">
      <w:bodyDiv w:val="1"/>
      <w:marLeft w:val="0"/>
      <w:marRight w:val="0"/>
      <w:marTop w:val="0"/>
      <w:marBottom w:val="0"/>
      <w:divBdr>
        <w:top w:val="none" w:sz="0" w:space="0" w:color="auto"/>
        <w:left w:val="none" w:sz="0" w:space="0" w:color="auto"/>
        <w:bottom w:val="none" w:sz="0" w:space="0" w:color="auto"/>
        <w:right w:val="none" w:sz="0" w:space="0" w:color="auto"/>
      </w:divBdr>
    </w:div>
    <w:div w:id="1013730806">
      <w:bodyDiv w:val="1"/>
      <w:marLeft w:val="0"/>
      <w:marRight w:val="0"/>
      <w:marTop w:val="0"/>
      <w:marBottom w:val="0"/>
      <w:divBdr>
        <w:top w:val="none" w:sz="0" w:space="0" w:color="auto"/>
        <w:left w:val="none" w:sz="0" w:space="0" w:color="auto"/>
        <w:bottom w:val="none" w:sz="0" w:space="0" w:color="auto"/>
        <w:right w:val="none" w:sz="0" w:space="0" w:color="auto"/>
      </w:divBdr>
    </w:div>
    <w:div w:id="1013803028">
      <w:bodyDiv w:val="1"/>
      <w:marLeft w:val="0"/>
      <w:marRight w:val="0"/>
      <w:marTop w:val="0"/>
      <w:marBottom w:val="0"/>
      <w:divBdr>
        <w:top w:val="none" w:sz="0" w:space="0" w:color="auto"/>
        <w:left w:val="none" w:sz="0" w:space="0" w:color="auto"/>
        <w:bottom w:val="none" w:sz="0" w:space="0" w:color="auto"/>
        <w:right w:val="none" w:sz="0" w:space="0" w:color="auto"/>
      </w:divBdr>
    </w:div>
    <w:div w:id="1013848101">
      <w:bodyDiv w:val="1"/>
      <w:marLeft w:val="0"/>
      <w:marRight w:val="0"/>
      <w:marTop w:val="0"/>
      <w:marBottom w:val="0"/>
      <w:divBdr>
        <w:top w:val="none" w:sz="0" w:space="0" w:color="auto"/>
        <w:left w:val="none" w:sz="0" w:space="0" w:color="auto"/>
        <w:bottom w:val="none" w:sz="0" w:space="0" w:color="auto"/>
        <w:right w:val="none" w:sz="0" w:space="0" w:color="auto"/>
      </w:divBdr>
    </w:div>
    <w:div w:id="1013918353">
      <w:bodyDiv w:val="1"/>
      <w:marLeft w:val="0"/>
      <w:marRight w:val="0"/>
      <w:marTop w:val="0"/>
      <w:marBottom w:val="0"/>
      <w:divBdr>
        <w:top w:val="none" w:sz="0" w:space="0" w:color="auto"/>
        <w:left w:val="none" w:sz="0" w:space="0" w:color="auto"/>
        <w:bottom w:val="none" w:sz="0" w:space="0" w:color="auto"/>
        <w:right w:val="none" w:sz="0" w:space="0" w:color="auto"/>
      </w:divBdr>
    </w:div>
    <w:div w:id="1013998243">
      <w:bodyDiv w:val="1"/>
      <w:marLeft w:val="0"/>
      <w:marRight w:val="0"/>
      <w:marTop w:val="0"/>
      <w:marBottom w:val="0"/>
      <w:divBdr>
        <w:top w:val="none" w:sz="0" w:space="0" w:color="auto"/>
        <w:left w:val="none" w:sz="0" w:space="0" w:color="auto"/>
        <w:bottom w:val="none" w:sz="0" w:space="0" w:color="auto"/>
        <w:right w:val="none" w:sz="0" w:space="0" w:color="auto"/>
      </w:divBdr>
    </w:div>
    <w:div w:id="1014187449">
      <w:bodyDiv w:val="1"/>
      <w:marLeft w:val="0"/>
      <w:marRight w:val="0"/>
      <w:marTop w:val="0"/>
      <w:marBottom w:val="0"/>
      <w:divBdr>
        <w:top w:val="none" w:sz="0" w:space="0" w:color="auto"/>
        <w:left w:val="none" w:sz="0" w:space="0" w:color="auto"/>
        <w:bottom w:val="none" w:sz="0" w:space="0" w:color="auto"/>
        <w:right w:val="none" w:sz="0" w:space="0" w:color="auto"/>
      </w:divBdr>
    </w:div>
    <w:div w:id="1014267561">
      <w:bodyDiv w:val="1"/>
      <w:marLeft w:val="0"/>
      <w:marRight w:val="0"/>
      <w:marTop w:val="0"/>
      <w:marBottom w:val="0"/>
      <w:divBdr>
        <w:top w:val="none" w:sz="0" w:space="0" w:color="auto"/>
        <w:left w:val="none" w:sz="0" w:space="0" w:color="auto"/>
        <w:bottom w:val="none" w:sz="0" w:space="0" w:color="auto"/>
        <w:right w:val="none" w:sz="0" w:space="0" w:color="auto"/>
      </w:divBdr>
    </w:div>
    <w:div w:id="1014304519">
      <w:bodyDiv w:val="1"/>
      <w:marLeft w:val="0"/>
      <w:marRight w:val="0"/>
      <w:marTop w:val="0"/>
      <w:marBottom w:val="0"/>
      <w:divBdr>
        <w:top w:val="none" w:sz="0" w:space="0" w:color="auto"/>
        <w:left w:val="none" w:sz="0" w:space="0" w:color="auto"/>
        <w:bottom w:val="none" w:sz="0" w:space="0" w:color="auto"/>
        <w:right w:val="none" w:sz="0" w:space="0" w:color="auto"/>
      </w:divBdr>
    </w:div>
    <w:div w:id="1014460458">
      <w:bodyDiv w:val="1"/>
      <w:marLeft w:val="0"/>
      <w:marRight w:val="0"/>
      <w:marTop w:val="0"/>
      <w:marBottom w:val="0"/>
      <w:divBdr>
        <w:top w:val="none" w:sz="0" w:space="0" w:color="auto"/>
        <w:left w:val="none" w:sz="0" w:space="0" w:color="auto"/>
        <w:bottom w:val="none" w:sz="0" w:space="0" w:color="auto"/>
        <w:right w:val="none" w:sz="0" w:space="0" w:color="auto"/>
      </w:divBdr>
    </w:div>
    <w:div w:id="1014695245">
      <w:bodyDiv w:val="1"/>
      <w:marLeft w:val="0"/>
      <w:marRight w:val="0"/>
      <w:marTop w:val="0"/>
      <w:marBottom w:val="0"/>
      <w:divBdr>
        <w:top w:val="none" w:sz="0" w:space="0" w:color="auto"/>
        <w:left w:val="none" w:sz="0" w:space="0" w:color="auto"/>
        <w:bottom w:val="none" w:sz="0" w:space="0" w:color="auto"/>
        <w:right w:val="none" w:sz="0" w:space="0" w:color="auto"/>
      </w:divBdr>
    </w:div>
    <w:div w:id="1014697159">
      <w:bodyDiv w:val="1"/>
      <w:marLeft w:val="0"/>
      <w:marRight w:val="0"/>
      <w:marTop w:val="0"/>
      <w:marBottom w:val="0"/>
      <w:divBdr>
        <w:top w:val="none" w:sz="0" w:space="0" w:color="auto"/>
        <w:left w:val="none" w:sz="0" w:space="0" w:color="auto"/>
        <w:bottom w:val="none" w:sz="0" w:space="0" w:color="auto"/>
        <w:right w:val="none" w:sz="0" w:space="0" w:color="auto"/>
      </w:divBdr>
    </w:div>
    <w:div w:id="1014918895">
      <w:bodyDiv w:val="1"/>
      <w:marLeft w:val="0"/>
      <w:marRight w:val="0"/>
      <w:marTop w:val="0"/>
      <w:marBottom w:val="0"/>
      <w:divBdr>
        <w:top w:val="none" w:sz="0" w:space="0" w:color="auto"/>
        <w:left w:val="none" w:sz="0" w:space="0" w:color="auto"/>
        <w:bottom w:val="none" w:sz="0" w:space="0" w:color="auto"/>
        <w:right w:val="none" w:sz="0" w:space="0" w:color="auto"/>
      </w:divBdr>
    </w:div>
    <w:div w:id="1015033440">
      <w:bodyDiv w:val="1"/>
      <w:marLeft w:val="0"/>
      <w:marRight w:val="0"/>
      <w:marTop w:val="0"/>
      <w:marBottom w:val="0"/>
      <w:divBdr>
        <w:top w:val="none" w:sz="0" w:space="0" w:color="auto"/>
        <w:left w:val="none" w:sz="0" w:space="0" w:color="auto"/>
        <w:bottom w:val="none" w:sz="0" w:space="0" w:color="auto"/>
        <w:right w:val="none" w:sz="0" w:space="0" w:color="auto"/>
      </w:divBdr>
    </w:div>
    <w:div w:id="1015304219">
      <w:bodyDiv w:val="1"/>
      <w:marLeft w:val="0"/>
      <w:marRight w:val="0"/>
      <w:marTop w:val="0"/>
      <w:marBottom w:val="0"/>
      <w:divBdr>
        <w:top w:val="none" w:sz="0" w:space="0" w:color="auto"/>
        <w:left w:val="none" w:sz="0" w:space="0" w:color="auto"/>
        <w:bottom w:val="none" w:sz="0" w:space="0" w:color="auto"/>
        <w:right w:val="none" w:sz="0" w:space="0" w:color="auto"/>
      </w:divBdr>
    </w:div>
    <w:div w:id="1015426600">
      <w:bodyDiv w:val="1"/>
      <w:marLeft w:val="0"/>
      <w:marRight w:val="0"/>
      <w:marTop w:val="0"/>
      <w:marBottom w:val="0"/>
      <w:divBdr>
        <w:top w:val="none" w:sz="0" w:space="0" w:color="auto"/>
        <w:left w:val="none" w:sz="0" w:space="0" w:color="auto"/>
        <w:bottom w:val="none" w:sz="0" w:space="0" w:color="auto"/>
        <w:right w:val="none" w:sz="0" w:space="0" w:color="auto"/>
      </w:divBdr>
    </w:div>
    <w:div w:id="1015496368">
      <w:bodyDiv w:val="1"/>
      <w:marLeft w:val="0"/>
      <w:marRight w:val="0"/>
      <w:marTop w:val="0"/>
      <w:marBottom w:val="0"/>
      <w:divBdr>
        <w:top w:val="none" w:sz="0" w:space="0" w:color="auto"/>
        <w:left w:val="none" w:sz="0" w:space="0" w:color="auto"/>
        <w:bottom w:val="none" w:sz="0" w:space="0" w:color="auto"/>
        <w:right w:val="none" w:sz="0" w:space="0" w:color="auto"/>
      </w:divBdr>
    </w:div>
    <w:div w:id="1015569402">
      <w:bodyDiv w:val="1"/>
      <w:marLeft w:val="0"/>
      <w:marRight w:val="0"/>
      <w:marTop w:val="0"/>
      <w:marBottom w:val="0"/>
      <w:divBdr>
        <w:top w:val="none" w:sz="0" w:space="0" w:color="auto"/>
        <w:left w:val="none" w:sz="0" w:space="0" w:color="auto"/>
        <w:bottom w:val="none" w:sz="0" w:space="0" w:color="auto"/>
        <w:right w:val="none" w:sz="0" w:space="0" w:color="auto"/>
      </w:divBdr>
    </w:div>
    <w:div w:id="1015808851">
      <w:bodyDiv w:val="1"/>
      <w:marLeft w:val="0"/>
      <w:marRight w:val="0"/>
      <w:marTop w:val="0"/>
      <w:marBottom w:val="0"/>
      <w:divBdr>
        <w:top w:val="none" w:sz="0" w:space="0" w:color="auto"/>
        <w:left w:val="none" w:sz="0" w:space="0" w:color="auto"/>
        <w:bottom w:val="none" w:sz="0" w:space="0" w:color="auto"/>
        <w:right w:val="none" w:sz="0" w:space="0" w:color="auto"/>
      </w:divBdr>
    </w:div>
    <w:div w:id="1015809279">
      <w:bodyDiv w:val="1"/>
      <w:marLeft w:val="0"/>
      <w:marRight w:val="0"/>
      <w:marTop w:val="0"/>
      <w:marBottom w:val="0"/>
      <w:divBdr>
        <w:top w:val="none" w:sz="0" w:space="0" w:color="auto"/>
        <w:left w:val="none" w:sz="0" w:space="0" w:color="auto"/>
        <w:bottom w:val="none" w:sz="0" w:space="0" w:color="auto"/>
        <w:right w:val="none" w:sz="0" w:space="0" w:color="auto"/>
      </w:divBdr>
    </w:div>
    <w:div w:id="1015811228">
      <w:bodyDiv w:val="1"/>
      <w:marLeft w:val="0"/>
      <w:marRight w:val="0"/>
      <w:marTop w:val="0"/>
      <w:marBottom w:val="0"/>
      <w:divBdr>
        <w:top w:val="none" w:sz="0" w:space="0" w:color="auto"/>
        <w:left w:val="none" w:sz="0" w:space="0" w:color="auto"/>
        <w:bottom w:val="none" w:sz="0" w:space="0" w:color="auto"/>
        <w:right w:val="none" w:sz="0" w:space="0" w:color="auto"/>
      </w:divBdr>
    </w:div>
    <w:div w:id="1015887411">
      <w:bodyDiv w:val="1"/>
      <w:marLeft w:val="0"/>
      <w:marRight w:val="0"/>
      <w:marTop w:val="0"/>
      <w:marBottom w:val="0"/>
      <w:divBdr>
        <w:top w:val="none" w:sz="0" w:space="0" w:color="auto"/>
        <w:left w:val="none" w:sz="0" w:space="0" w:color="auto"/>
        <w:bottom w:val="none" w:sz="0" w:space="0" w:color="auto"/>
        <w:right w:val="none" w:sz="0" w:space="0" w:color="auto"/>
      </w:divBdr>
    </w:div>
    <w:div w:id="1015961740">
      <w:bodyDiv w:val="1"/>
      <w:marLeft w:val="0"/>
      <w:marRight w:val="0"/>
      <w:marTop w:val="0"/>
      <w:marBottom w:val="0"/>
      <w:divBdr>
        <w:top w:val="none" w:sz="0" w:space="0" w:color="auto"/>
        <w:left w:val="none" w:sz="0" w:space="0" w:color="auto"/>
        <w:bottom w:val="none" w:sz="0" w:space="0" w:color="auto"/>
        <w:right w:val="none" w:sz="0" w:space="0" w:color="auto"/>
      </w:divBdr>
    </w:div>
    <w:div w:id="1015963731">
      <w:bodyDiv w:val="1"/>
      <w:marLeft w:val="0"/>
      <w:marRight w:val="0"/>
      <w:marTop w:val="0"/>
      <w:marBottom w:val="0"/>
      <w:divBdr>
        <w:top w:val="none" w:sz="0" w:space="0" w:color="auto"/>
        <w:left w:val="none" w:sz="0" w:space="0" w:color="auto"/>
        <w:bottom w:val="none" w:sz="0" w:space="0" w:color="auto"/>
        <w:right w:val="none" w:sz="0" w:space="0" w:color="auto"/>
      </w:divBdr>
    </w:div>
    <w:div w:id="1016078414">
      <w:bodyDiv w:val="1"/>
      <w:marLeft w:val="0"/>
      <w:marRight w:val="0"/>
      <w:marTop w:val="0"/>
      <w:marBottom w:val="0"/>
      <w:divBdr>
        <w:top w:val="none" w:sz="0" w:space="0" w:color="auto"/>
        <w:left w:val="none" w:sz="0" w:space="0" w:color="auto"/>
        <w:bottom w:val="none" w:sz="0" w:space="0" w:color="auto"/>
        <w:right w:val="none" w:sz="0" w:space="0" w:color="auto"/>
      </w:divBdr>
    </w:div>
    <w:div w:id="1016418759">
      <w:bodyDiv w:val="1"/>
      <w:marLeft w:val="0"/>
      <w:marRight w:val="0"/>
      <w:marTop w:val="0"/>
      <w:marBottom w:val="0"/>
      <w:divBdr>
        <w:top w:val="none" w:sz="0" w:space="0" w:color="auto"/>
        <w:left w:val="none" w:sz="0" w:space="0" w:color="auto"/>
        <w:bottom w:val="none" w:sz="0" w:space="0" w:color="auto"/>
        <w:right w:val="none" w:sz="0" w:space="0" w:color="auto"/>
      </w:divBdr>
    </w:div>
    <w:div w:id="1016426554">
      <w:bodyDiv w:val="1"/>
      <w:marLeft w:val="0"/>
      <w:marRight w:val="0"/>
      <w:marTop w:val="0"/>
      <w:marBottom w:val="0"/>
      <w:divBdr>
        <w:top w:val="none" w:sz="0" w:space="0" w:color="auto"/>
        <w:left w:val="none" w:sz="0" w:space="0" w:color="auto"/>
        <w:bottom w:val="none" w:sz="0" w:space="0" w:color="auto"/>
        <w:right w:val="none" w:sz="0" w:space="0" w:color="auto"/>
      </w:divBdr>
    </w:div>
    <w:div w:id="1016495851">
      <w:bodyDiv w:val="1"/>
      <w:marLeft w:val="0"/>
      <w:marRight w:val="0"/>
      <w:marTop w:val="0"/>
      <w:marBottom w:val="0"/>
      <w:divBdr>
        <w:top w:val="none" w:sz="0" w:space="0" w:color="auto"/>
        <w:left w:val="none" w:sz="0" w:space="0" w:color="auto"/>
        <w:bottom w:val="none" w:sz="0" w:space="0" w:color="auto"/>
        <w:right w:val="none" w:sz="0" w:space="0" w:color="auto"/>
      </w:divBdr>
    </w:div>
    <w:div w:id="1016810458">
      <w:bodyDiv w:val="1"/>
      <w:marLeft w:val="0"/>
      <w:marRight w:val="0"/>
      <w:marTop w:val="0"/>
      <w:marBottom w:val="0"/>
      <w:divBdr>
        <w:top w:val="none" w:sz="0" w:space="0" w:color="auto"/>
        <w:left w:val="none" w:sz="0" w:space="0" w:color="auto"/>
        <w:bottom w:val="none" w:sz="0" w:space="0" w:color="auto"/>
        <w:right w:val="none" w:sz="0" w:space="0" w:color="auto"/>
      </w:divBdr>
    </w:div>
    <w:div w:id="1017122468">
      <w:bodyDiv w:val="1"/>
      <w:marLeft w:val="0"/>
      <w:marRight w:val="0"/>
      <w:marTop w:val="0"/>
      <w:marBottom w:val="0"/>
      <w:divBdr>
        <w:top w:val="none" w:sz="0" w:space="0" w:color="auto"/>
        <w:left w:val="none" w:sz="0" w:space="0" w:color="auto"/>
        <w:bottom w:val="none" w:sz="0" w:space="0" w:color="auto"/>
        <w:right w:val="none" w:sz="0" w:space="0" w:color="auto"/>
      </w:divBdr>
    </w:div>
    <w:div w:id="1017148548">
      <w:bodyDiv w:val="1"/>
      <w:marLeft w:val="0"/>
      <w:marRight w:val="0"/>
      <w:marTop w:val="0"/>
      <w:marBottom w:val="0"/>
      <w:divBdr>
        <w:top w:val="none" w:sz="0" w:space="0" w:color="auto"/>
        <w:left w:val="none" w:sz="0" w:space="0" w:color="auto"/>
        <w:bottom w:val="none" w:sz="0" w:space="0" w:color="auto"/>
        <w:right w:val="none" w:sz="0" w:space="0" w:color="auto"/>
      </w:divBdr>
    </w:div>
    <w:div w:id="1017195375">
      <w:bodyDiv w:val="1"/>
      <w:marLeft w:val="0"/>
      <w:marRight w:val="0"/>
      <w:marTop w:val="0"/>
      <w:marBottom w:val="0"/>
      <w:divBdr>
        <w:top w:val="none" w:sz="0" w:space="0" w:color="auto"/>
        <w:left w:val="none" w:sz="0" w:space="0" w:color="auto"/>
        <w:bottom w:val="none" w:sz="0" w:space="0" w:color="auto"/>
        <w:right w:val="none" w:sz="0" w:space="0" w:color="auto"/>
      </w:divBdr>
    </w:div>
    <w:div w:id="1017388540">
      <w:bodyDiv w:val="1"/>
      <w:marLeft w:val="0"/>
      <w:marRight w:val="0"/>
      <w:marTop w:val="0"/>
      <w:marBottom w:val="0"/>
      <w:divBdr>
        <w:top w:val="none" w:sz="0" w:space="0" w:color="auto"/>
        <w:left w:val="none" w:sz="0" w:space="0" w:color="auto"/>
        <w:bottom w:val="none" w:sz="0" w:space="0" w:color="auto"/>
        <w:right w:val="none" w:sz="0" w:space="0" w:color="auto"/>
      </w:divBdr>
    </w:div>
    <w:div w:id="1017586621">
      <w:bodyDiv w:val="1"/>
      <w:marLeft w:val="0"/>
      <w:marRight w:val="0"/>
      <w:marTop w:val="0"/>
      <w:marBottom w:val="0"/>
      <w:divBdr>
        <w:top w:val="none" w:sz="0" w:space="0" w:color="auto"/>
        <w:left w:val="none" w:sz="0" w:space="0" w:color="auto"/>
        <w:bottom w:val="none" w:sz="0" w:space="0" w:color="auto"/>
        <w:right w:val="none" w:sz="0" w:space="0" w:color="auto"/>
      </w:divBdr>
    </w:div>
    <w:div w:id="1017778526">
      <w:bodyDiv w:val="1"/>
      <w:marLeft w:val="0"/>
      <w:marRight w:val="0"/>
      <w:marTop w:val="0"/>
      <w:marBottom w:val="0"/>
      <w:divBdr>
        <w:top w:val="none" w:sz="0" w:space="0" w:color="auto"/>
        <w:left w:val="none" w:sz="0" w:space="0" w:color="auto"/>
        <w:bottom w:val="none" w:sz="0" w:space="0" w:color="auto"/>
        <w:right w:val="none" w:sz="0" w:space="0" w:color="auto"/>
      </w:divBdr>
    </w:div>
    <w:div w:id="1018122779">
      <w:bodyDiv w:val="1"/>
      <w:marLeft w:val="0"/>
      <w:marRight w:val="0"/>
      <w:marTop w:val="0"/>
      <w:marBottom w:val="0"/>
      <w:divBdr>
        <w:top w:val="none" w:sz="0" w:space="0" w:color="auto"/>
        <w:left w:val="none" w:sz="0" w:space="0" w:color="auto"/>
        <w:bottom w:val="none" w:sz="0" w:space="0" w:color="auto"/>
        <w:right w:val="none" w:sz="0" w:space="0" w:color="auto"/>
      </w:divBdr>
    </w:div>
    <w:div w:id="1018195418">
      <w:bodyDiv w:val="1"/>
      <w:marLeft w:val="0"/>
      <w:marRight w:val="0"/>
      <w:marTop w:val="0"/>
      <w:marBottom w:val="0"/>
      <w:divBdr>
        <w:top w:val="none" w:sz="0" w:space="0" w:color="auto"/>
        <w:left w:val="none" w:sz="0" w:space="0" w:color="auto"/>
        <w:bottom w:val="none" w:sz="0" w:space="0" w:color="auto"/>
        <w:right w:val="none" w:sz="0" w:space="0" w:color="auto"/>
      </w:divBdr>
    </w:div>
    <w:div w:id="1018199179">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505299">
      <w:bodyDiv w:val="1"/>
      <w:marLeft w:val="0"/>
      <w:marRight w:val="0"/>
      <w:marTop w:val="0"/>
      <w:marBottom w:val="0"/>
      <w:divBdr>
        <w:top w:val="none" w:sz="0" w:space="0" w:color="auto"/>
        <w:left w:val="none" w:sz="0" w:space="0" w:color="auto"/>
        <w:bottom w:val="none" w:sz="0" w:space="0" w:color="auto"/>
        <w:right w:val="none" w:sz="0" w:space="0" w:color="auto"/>
      </w:divBdr>
    </w:div>
    <w:div w:id="1018510395">
      <w:bodyDiv w:val="1"/>
      <w:marLeft w:val="0"/>
      <w:marRight w:val="0"/>
      <w:marTop w:val="0"/>
      <w:marBottom w:val="0"/>
      <w:divBdr>
        <w:top w:val="none" w:sz="0" w:space="0" w:color="auto"/>
        <w:left w:val="none" w:sz="0" w:space="0" w:color="auto"/>
        <w:bottom w:val="none" w:sz="0" w:space="0" w:color="auto"/>
        <w:right w:val="none" w:sz="0" w:space="0" w:color="auto"/>
      </w:divBdr>
    </w:div>
    <w:div w:id="1018656040">
      <w:bodyDiv w:val="1"/>
      <w:marLeft w:val="0"/>
      <w:marRight w:val="0"/>
      <w:marTop w:val="0"/>
      <w:marBottom w:val="0"/>
      <w:divBdr>
        <w:top w:val="none" w:sz="0" w:space="0" w:color="auto"/>
        <w:left w:val="none" w:sz="0" w:space="0" w:color="auto"/>
        <w:bottom w:val="none" w:sz="0" w:space="0" w:color="auto"/>
        <w:right w:val="none" w:sz="0" w:space="0" w:color="auto"/>
      </w:divBdr>
    </w:div>
    <w:div w:id="1018657234">
      <w:bodyDiv w:val="1"/>
      <w:marLeft w:val="0"/>
      <w:marRight w:val="0"/>
      <w:marTop w:val="0"/>
      <w:marBottom w:val="0"/>
      <w:divBdr>
        <w:top w:val="none" w:sz="0" w:space="0" w:color="auto"/>
        <w:left w:val="none" w:sz="0" w:space="0" w:color="auto"/>
        <w:bottom w:val="none" w:sz="0" w:space="0" w:color="auto"/>
        <w:right w:val="none" w:sz="0" w:space="0" w:color="auto"/>
      </w:divBdr>
    </w:div>
    <w:div w:id="1018851446">
      <w:bodyDiv w:val="1"/>
      <w:marLeft w:val="0"/>
      <w:marRight w:val="0"/>
      <w:marTop w:val="0"/>
      <w:marBottom w:val="0"/>
      <w:divBdr>
        <w:top w:val="none" w:sz="0" w:space="0" w:color="auto"/>
        <w:left w:val="none" w:sz="0" w:space="0" w:color="auto"/>
        <w:bottom w:val="none" w:sz="0" w:space="0" w:color="auto"/>
        <w:right w:val="none" w:sz="0" w:space="0" w:color="auto"/>
      </w:divBdr>
    </w:div>
    <w:div w:id="1019310697">
      <w:bodyDiv w:val="1"/>
      <w:marLeft w:val="0"/>
      <w:marRight w:val="0"/>
      <w:marTop w:val="0"/>
      <w:marBottom w:val="0"/>
      <w:divBdr>
        <w:top w:val="none" w:sz="0" w:space="0" w:color="auto"/>
        <w:left w:val="none" w:sz="0" w:space="0" w:color="auto"/>
        <w:bottom w:val="none" w:sz="0" w:space="0" w:color="auto"/>
        <w:right w:val="none" w:sz="0" w:space="0" w:color="auto"/>
      </w:divBdr>
    </w:div>
    <w:div w:id="1019312171">
      <w:bodyDiv w:val="1"/>
      <w:marLeft w:val="0"/>
      <w:marRight w:val="0"/>
      <w:marTop w:val="0"/>
      <w:marBottom w:val="0"/>
      <w:divBdr>
        <w:top w:val="none" w:sz="0" w:space="0" w:color="auto"/>
        <w:left w:val="none" w:sz="0" w:space="0" w:color="auto"/>
        <w:bottom w:val="none" w:sz="0" w:space="0" w:color="auto"/>
        <w:right w:val="none" w:sz="0" w:space="0" w:color="auto"/>
      </w:divBdr>
    </w:div>
    <w:div w:id="1019358734">
      <w:bodyDiv w:val="1"/>
      <w:marLeft w:val="0"/>
      <w:marRight w:val="0"/>
      <w:marTop w:val="0"/>
      <w:marBottom w:val="0"/>
      <w:divBdr>
        <w:top w:val="none" w:sz="0" w:space="0" w:color="auto"/>
        <w:left w:val="none" w:sz="0" w:space="0" w:color="auto"/>
        <w:bottom w:val="none" w:sz="0" w:space="0" w:color="auto"/>
        <w:right w:val="none" w:sz="0" w:space="0" w:color="auto"/>
      </w:divBdr>
    </w:div>
    <w:div w:id="1019426392">
      <w:bodyDiv w:val="1"/>
      <w:marLeft w:val="0"/>
      <w:marRight w:val="0"/>
      <w:marTop w:val="0"/>
      <w:marBottom w:val="0"/>
      <w:divBdr>
        <w:top w:val="none" w:sz="0" w:space="0" w:color="auto"/>
        <w:left w:val="none" w:sz="0" w:space="0" w:color="auto"/>
        <w:bottom w:val="none" w:sz="0" w:space="0" w:color="auto"/>
        <w:right w:val="none" w:sz="0" w:space="0" w:color="auto"/>
      </w:divBdr>
    </w:div>
    <w:div w:id="1020162555">
      <w:bodyDiv w:val="1"/>
      <w:marLeft w:val="0"/>
      <w:marRight w:val="0"/>
      <w:marTop w:val="0"/>
      <w:marBottom w:val="0"/>
      <w:divBdr>
        <w:top w:val="none" w:sz="0" w:space="0" w:color="auto"/>
        <w:left w:val="none" w:sz="0" w:space="0" w:color="auto"/>
        <w:bottom w:val="none" w:sz="0" w:space="0" w:color="auto"/>
        <w:right w:val="none" w:sz="0" w:space="0" w:color="auto"/>
      </w:divBdr>
    </w:div>
    <w:div w:id="1020162580">
      <w:bodyDiv w:val="1"/>
      <w:marLeft w:val="0"/>
      <w:marRight w:val="0"/>
      <w:marTop w:val="0"/>
      <w:marBottom w:val="0"/>
      <w:divBdr>
        <w:top w:val="none" w:sz="0" w:space="0" w:color="auto"/>
        <w:left w:val="none" w:sz="0" w:space="0" w:color="auto"/>
        <w:bottom w:val="none" w:sz="0" w:space="0" w:color="auto"/>
        <w:right w:val="none" w:sz="0" w:space="0" w:color="auto"/>
      </w:divBdr>
    </w:div>
    <w:div w:id="1020164575">
      <w:bodyDiv w:val="1"/>
      <w:marLeft w:val="0"/>
      <w:marRight w:val="0"/>
      <w:marTop w:val="0"/>
      <w:marBottom w:val="0"/>
      <w:divBdr>
        <w:top w:val="none" w:sz="0" w:space="0" w:color="auto"/>
        <w:left w:val="none" w:sz="0" w:space="0" w:color="auto"/>
        <w:bottom w:val="none" w:sz="0" w:space="0" w:color="auto"/>
        <w:right w:val="none" w:sz="0" w:space="0" w:color="auto"/>
      </w:divBdr>
    </w:div>
    <w:div w:id="1020202429">
      <w:bodyDiv w:val="1"/>
      <w:marLeft w:val="0"/>
      <w:marRight w:val="0"/>
      <w:marTop w:val="0"/>
      <w:marBottom w:val="0"/>
      <w:divBdr>
        <w:top w:val="none" w:sz="0" w:space="0" w:color="auto"/>
        <w:left w:val="none" w:sz="0" w:space="0" w:color="auto"/>
        <w:bottom w:val="none" w:sz="0" w:space="0" w:color="auto"/>
        <w:right w:val="none" w:sz="0" w:space="0" w:color="auto"/>
      </w:divBdr>
    </w:div>
    <w:div w:id="1020400927">
      <w:bodyDiv w:val="1"/>
      <w:marLeft w:val="0"/>
      <w:marRight w:val="0"/>
      <w:marTop w:val="0"/>
      <w:marBottom w:val="0"/>
      <w:divBdr>
        <w:top w:val="none" w:sz="0" w:space="0" w:color="auto"/>
        <w:left w:val="none" w:sz="0" w:space="0" w:color="auto"/>
        <w:bottom w:val="none" w:sz="0" w:space="0" w:color="auto"/>
        <w:right w:val="none" w:sz="0" w:space="0" w:color="auto"/>
      </w:divBdr>
    </w:div>
    <w:div w:id="1020468523">
      <w:bodyDiv w:val="1"/>
      <w:marLeft w:val="0"/>
      <w:marRight w:val="0"/>
      <w:marTop w:val="0"/>
      <w:marBottom w:val="0"/>
      <w:divBdr>
        <w:top w:val="none" w:sz="0" w:space="0" w:color="auto"/>
        <w:left w:val="none" w:sz="0" w:space="0" w:color="auto"/>
        <w:bottom w:val="none" w:sz="0" w:space="0" w:color="auto"/>
        <w:right w:val="none" w:sz="0" w:space="0" w:color="auto"/>
      </w:divBdr>
    </w:div>
    <w:div w:id="1020663027">
      <w:bodyDiv w:val="1"/>
      <w:marLeft w:val="0"/>
      <w:marRight w:val="0"/>
      <w:marTop w:val="0"/>
      <w:marBottom w:val="0"/>
      <w:divBdr>
        <w:top w:val="none" w:sz="0" w:space="0" w:color="auto"/>
        <w:left w:val="none" w:sz="0" w:space="0" w:color="auto"/>
        <w:bottom w:val="none" w:sz="0" w:space="0" w:color="auto"/>
        <w:right w:val="none" w:sz="0" w:space="0" w:color="auto"/>
      </w:divBdr>
    </w:div>
    <w:div w:id="1020663185">
      <w:bodyDiv w:val="1"/>
      <w:marLeft w:val="0"/>
      <w:marRight w:val="0"/>
      <w:marTop w:val="0"/>
      <w:marBottom w:val="0"/>
      <w:divBdr>
        <w:top w:val="none" w:sz="0" w:space="0" w:color="auto"/>
        <w:left w:val="none" w:sz="0" w:space="0" w:color="auto"/>
        <w:bottom w:val="none" w:sz="0" w:space="0" w:color="auto"/>
        <w:right w:val="none" w:sz="0" w:space="0" w:color="auto"/>
      </w:divBdr>
    </w:div>
    <w:div w:id="1020664855">
      <w:bodyDiv w:val="1"/>
      <w:marLeft w:val="0"/>
      <w:marRight w:val="0"/>
      <w:marTop w:val="0"/>
      <w:marBottom w:val="0"/>
      <w:divBdr>
        <w:top w:val="none" w:sz="0" w:space="0" w:color="auto"/>
        <w:left w:val="none" w:sz="0" w:space="0" w:color="auto"/>
        <w:bottom w:val="none" w:sz="0" w:space="0" w:color="auto"/>
        <w:right w:val="none" w:sz="0" w:space="0" w:color="auto"/>
      </w:divBdr>
    </w:div>
    <w:div w:id="1020666279">
      <w:bodyDiv w:val="1"/>
      <w:marLeft w:val="0"/>
      <w:marRight w:val="0"/>
      <w:marTop w:val="0"/>
      <w:marBottom w:val="0"/>
      <w:divBdr>
        <w:top w:val="none" w:sz="0" w:space="0" w:color="auto"/>
        <w:left w:val="none" w:sz="0" w:space="0" w:color="auto"/>
        <w:bottom w:val="none" w:sz="0" w:space="0" w:color="auto"/>
        <w:right w:val="none" w:sz="0" w:space="0" w:color="auto"/>
      </w:divBdr>
    </w:div>
    <w:div w:id="1021316943">
      <w:bodyDiv w:val="1"/>
      <w:marLeft w:val="0"/>
      <w:marRight w:val="0"/>
      <w:marTop w:val="0"/>
      <w:marBottom w:val="0"/>
      <w:divBdr>
        <w:top w:val="none" w:sz="0" w:space="0" w:color="auto"/>
        <w:left w:val="none" w:sz="0" w:space="0" w:color="auto"/>
        <w:bottom w:val="none" w:sz="0" w:space="0" w:color="auto"/>
        <w:right w:val="none" w:sz="0" w:space="0" w:color="auto"/>
      </w:divBdr>
    </w:div>
    <w:div w:id="1021787044">
      <w:bodyDiv w:val="1"/>
      <w:marLeft w:val="0"/>
      <w:marRight w:val="0"/>
      <w:marTop w:val="0"/>
      <w:marBottom w:val="0"/>
      <w:divBdr>
        <w:top w:val="none" w:sz="0" w:space="0" w:color="auto"/>
        <w:left w:val="none" w:sz="0" w:space="0" w:color="auto"/>
        <w:bottom w:val="none" w:sz="0" w:space="0" w:color="auto"/>
        <w:right w:val="none" w:sz="0" w:space="0" w:color="auto"/>
      </w:divBdr>
    </w:div>
    <w:div w:id="1021929762">
      <w:bodyDiv w:val="1"/>
      <w:marLeft w:val="0"/>
      <w:marRight w:val="0"/>
      <w:marTop w:val="0"/>
      <w:marBottom w:val="0"/>
      <w:divBdr>
        <w:top w:val="none" w:sz="0" w:space="0" w:color="auto"/>
        <w:left w:val="none" w:sz="0" w:space="0" w:color="auto"/>
        <w:bottom w:val="none" w:sz="0" w:space="0" w:color="auto"/>
        <w:right w:val="none" w:sz="0" w:space="0" w:color="auto"/>
      </w:divBdr>
    </w:div>
    <w:div w:id="1022130381">
      <w:bodyDiv w:val="1"/>
      <w:marLeft w:val="0"/>
      <w:marRight w:val="0"/>
      <w:marTop w:val="0"/>
      <w:marBottom w:val="0"/>
      <w:divBdr>
        <w:top w:val="none" w:sz="0" w:space="0" w:color="auto"/>
        <w:left w:val="none" w:sz="0" w:space="0" w:color="auto"/>
        <w:bottom w:val="none" w:sz="0" w:space="0" w:color="auto"/>
        <w:right w:val="none" w:sz="0" w:space="0" w:color="auto"/>
      </w:divBdr>
    </w:div>
    <w:div w:id="1022321053">
      <w:bodyDiv w:val="1"/>
      <w:marLeft w:val="0"/>
      <w:marRight w:val="0"/>
      <w:marTop w:val="0"/>
      <w:marBottom w:val="0"/>
      <w:divBdr>
        <w:top w:val="none" w:sz="0" w:space="0" w:color="auto"/>
        <w:left w:val="none" w:sz="0" w:space="0" w:color="auto"/>
        <w:bottom w:val="none" w:sz="0" w:space="0" w:color="auto"/>
        <w:right w:val="none" w:sz="0" w:space="0" w:color="auto"/>
      </w:divBdr>
    </w:div>
    <w:div w:id="1022392185">
      <w:bodyDiv w:val="1"/>
      <w:marLeft w:val="0"/>
      <w:marRight w:val="0"/>
      <w:marTop w:val="0"/>
      <w:marBottom w:val="0"/>
      <w:divBdr>
        <w:top w:val="none" w:sz="0" w:space="0" w:color="auto"/>
        <w:left w:val="none" w:sz="0" w:space="0" w:color="auto"/>
        <w:bottom w:val="none" w:sz="0" w:space="0" w:color="auto"/>
        <w:right w:val="none" w:sz="0" w:space="0" w:color="auto"/>
      </w:divBdr>
    </w:div>
    <w:div w:id="1022511297">
      <w:bodyDiv w:val="1"/>
      <w:marLeft w:val="0"/>
      <w:marRight w:val="0"/>
      <w:marTop w:val="0"/>
      <w:marBottom w:val="0"/>
      <w:divBdr>
        <w:top w:val="none" w:sz="0" w:space="0" w:color="auto"/>
        <w:left w:val="none" w:sz="0" w:space="0" w:color="auto"/>
        <w:bottom w:val="none" w:sz="0" w:space="0" w:color="auto"/>
        <w:right w:val="none" w:sz="0" w:space="0" w:color="auto"/>
      </w:divBdr>
    </w:div>
    <w:div w:id="1022559324">
      <w:bodyDiv w:val="1"/>
      <w:marLeft w:val="0"/>
      <w:marRight w:val="0"/>
      <w:marTop w:val="0"/>
      <w:marBottom w:val="0"/>
      <w:divBdr>
        <w:top w:val="none" w:sz="0" w:space="0" w:color="auto"/>
        <w:left w:val="none" w:sz="0" w:space="0" w:color="auto"/>
        <w:bottom w:val="none" w:sz="0" w:space="0" w:color="auto"/>
        <w:right w:val="none" w:sz="0" w:space="0" w:color="auto"/>
      </w:divBdr>
    </w:div>
    <w:div w:id="1022631621">
      <w:bodyDiv w:val="1"/>
      <w:marLeft w:val="0"/>
      <w:marRight w:val="0"/>
      <w:marTop w:val="0"/>
      <w:marBottom w:val="0"/>
      <w:divBdr>
        <w:top w:val="none" w:sz="0" w:space="0" w:color="auto"/>
        <w:left w:val="none" w:sz="0" w:space="0" w:color="auto"/>
        <w:bottom w:val="none" w:sz="0" w:space="0" w:color="auto"/>
        <w:right w:val="none" w:sz="0" w:space="0" w:color="auto"/>
      </w:divBdr>
    </w:div>
    <w:div w:id="1022901709">
      <w:bodyDiv w:val="1"/>
      <w:marLeft w:val="0"/>
      <w:marRight w:val="0"/>
      <w:marTop w:val="0"/>
      <w:marBottom w:val="0"/>
      <w:divBdr>
        <w:top w:val="none" w:sz="0" w:space="0" w:color="auto"/>
        <w:left w:val="none" w:sz="0" w:space="0" w:color="auto"/>
        <w:bottom w:val="none" w:sz="0" w:space="0" w:color="auto"/>
        <w:right w:val="none" w:sz="0" w:space="0" w:color="auto"/>
      </w:divBdr>
    </w:div>
    <w:div w:id="1023239732">
      <w:bodyDiv w:val="1"/>
      <w:marLeft w:val="0"/>
      <w:marRight w:val="0"/>
      <w:marTop w:val="0"/>
      <w:marBottom w:val="0"/>
      <w:divBdr>
        <w:top w:val="none" w:sz="0" w:space="0" w:color="auto"/>
        <w:left w:val="none" w:sz="0" w:space="0" w:color="auto"/>
        <w:bottom w:val="none" w:sz="0" w:space="0" w:color="auto"/>
        <w:right w:val="none" w:sz="0" w:space="0" w:color="auto"/>
      </w:divBdr>
    </w:div>
    <w:div w:id="1023673200">
      <w:bodyDiv w:val="1"/>
      <w:marLeft w:val="0"/>
      <w:marRight w:val="0"/>
      <w:marTop w:val="0"/>
      <w:marBottom w:val="0"/>
      <w:divBdr>
        <w:top w:val="none" w:sz="0" w:space="0" w:color="auto"/>
        <w:left w:val="none" w:sz="0" w:space="0" w:color="auto"/>
        <w:bottom w:val="none" w:sz="0" w:space="0" w:color="auto"/>
        <w:right w:val="none" w:sz="0" w:space="0" w:color="auto"/>
      </w:divBdr>
    </w:div>
    <w:div w:id="1023743959">
      <w:bodyDiv w:val="1"/>
      <w:marLeft w:val="0"/>
      <w:marRight w:val="0"/>
      <w:marTop w:val="0"/>
      <w:marBottom w:val="0"/>
      <w:divBdr>
        <w:top w:val="none" w:sz="0" w:space="0" w:color="auto"/>
        <w:left w:val="none" w:sz="0" w:space="0" w:color="auto"/>
        <w:bottom w:val="none" w:sz="0" w:space="0" w:color="auto"/>
        <w:right w:val="none" w:sz="0" w:space="0" w:color="auto"/>
      </w:divBdr>
    </w:div>
    <w:div w:id="1023898614">
      <w:bodyDiv w:val="1"/>
      <w:marLeft w:val="0"/>
      <w:marRight w:val="0"/>
      <w:marTop w:val="0"/>
      <w:marBottom w:val="0"/>
      <w:divBdr>
        <w:top w:val="none" w:sz="0" w:space="0" w:color="auto"/>
        <w:left w:val="none" w:sz="0" w:space="0" w:color="auto"/>
        <w:bottom w:val="none" w:sz="0" w:space="0" w:color="auto"/>
        <w:right w:val="none" w:sz="0" w:space="0" w:color="auto"/>
      </w:divBdr>
    </w:div>
    <w:div w:id="1024017666">
      <w:bodyDiv w:val="1"/>
      <w:marLeft w:val="0"/>
      <w:marRight w:val="0"/>
      <w:marTop w:val="0"/>
      <w:marBottom w:val="0"/>
      <w:divBdr>
        <w:top w:val="none" w:sz="0" w:space="0" w:color="auto"/>
        <w:left w:val="none" w:sz="0" w:space="0" w:color="auto"/>
        <w:bottom w:val="none" w:sz="0" w:space="0" w:color="auto"/>
        <w:right w:val="none" w:sz="0" w:space="0" w:color="auto"/>
      </w:divBdr>
    </w:div>
    <w:div w:id="1024096731">
      <w:bodyDiv w:val="1"/>
      <w:marLeft w:val="0"/>
      <w:marRight w:val="0"/>
      <w:marTop w:val="0"/>
      <w:marBottom w:val="0"/>
      <w:divBdr>
        <w:top w:val="none" w:sz="0" w:space="0" w:color="auto"/>
        <w:left w:val="none" w:sz="0" w:space="0" w:color="auto"/>
        <w:bottom w:val="none" w:sz="0" w:space="0" w:color="auto"/>
        <w:right w:val="none" w:sz="0" w:space="0" w:color="auto"/>
      </w:divBdr>
    </w:div>
    <w:div w:id="1024208905">
      <w:bodyDiv w:val="1"/>
      <w:marLeft w:val="0"/>
      <w:marRight w:val="0"/>
      <w:marTop w:val="0"/>
      <w:marBottom w:val="0"/>
      <w:divBdr>
        <w:top w:val="none" w:sz="0" w:space="0" w:color="auto"/>
        <w:left w:val="none" w:sz="0" w:space="0" w:color="auto"/>
        <w:bottom w:val="none" w:sz="0" w:space="0" w:color="auto"/>
        <w:right w:val="none" w:sz="0" w:space="0" w:color="auto"/>
      </w:divBdr>
    </w:div>
    <w:div w:id="1024209605">
      <w:bodyDiv w:val="1"/>
      <w:marLeft w:val="0"/>
      <w:marRight w:val="0"/>
      <w:marTop w:val="0"/>
      <w:marBottom w:val="0"/>
      <w:divBdr>
        <w:top w:val="none" w:sz="0" w:space="0" w:color="auto"/>
        <w:left w:val="none" w:sz="0" w:space="0" w:color="auto"/>
        <w:bottom w:val="none" w:sz="0" w:space="0" w:color="auto"/>
        <w:right w:val="none" w:sz="0" w:space="0" w:color="auto"/>
      </w:divBdr>
    </w:div>
    <w:div w:id="1024553846">
      <w:bodyDiv w:val="1"/>
      <w:marLeft w:val="0"/>
      <w:marRight w:val="0"/>
      <w:marTop w:val="0"/>
      <w:marBottom w:val="0"/>
      <w:divBdr>
        <w:top w:val="none" w:sz="0" w:space="0" w:color="auto"/>
        <w:left w:val="none" w:sz="0" w:space="0" w:color="auto"/>
        <w:bottom w:val="none" w:sz="0" w:space="0" w:color="auto"/>
        <w:right w:val="none" w:sz="0" w:space="0" w:color="auto"/>
      </w:divBdr>
    </w:div>
    <w:div w:id="1024556803">
      <w:bodyDiv w:val="1"/>
      <w:marLeft w:val="0"/>
      <w:marRight w:val="0"/>
      <w:marTop w:val="0"/>
      <w:marBottom w:val="0"/>
      <w:divBdr>
        <w:top w:val="none" w:sz="0" w:space="0" w:color="auto"/>
        <w:left w:val="none" w:sz="0" w:space="0" w:color="auto"/>
        <w:bottom w:val="none" w:sz="0" w:space="0" w:color="auto"/>
        <w:right w:val="none" w:sz="0" w:space="0" w:color="auto"/>
      </w:divBdr>
    </w:div>
    <w:div w:id="1024674599">
      <w:bodyDiv w:val="1"/>
      <w:marLeft w:val="0"/>
      <w:marRight w:val="0"/>
      <w:marTop w:val="0"/>
      <w:marBottom w:val="0"/>
      <w:divBdr>
        <w:top w:val="none" w:sz="0" w:space="0" w:color="auto"/>
        <w:left w:val="none" w:sz="0" w:space="0" w:color="auto"/>
        <w:bottom w:val="none" w:sz="0" w:space="0" w:color="auto"/>
        <w:right w:val="none" w:sz="0" w:space="0" w:color="auto"/>
      </w:divBdr>
    </w:div>
    <w:div w:id="1024752042">
      <w:bodyDiv w:val="1"/>
      <w:marLeft w:val="0"/>
      <w:marRight w:val="0"/>
      <w:marTop w:val="0"/>
      <w:marBottom w:val="0"/>
      <w:divBdr>
        <w:top w:val="none" w:sz="0" w:space="0" w:color="auto"/>
        <w:left w:val="none" w:sz="0" w:space="0" w:color="auto"/>
        <w:bottom w:val="none" w:sz="0" w:space="0" w:color="auto"/>
        <w:right w:val="none" w:sz="0" w:space="0" w:color="auto"/>
      </w:divBdr>
    </w:div>
    <w:div w:id="1025137446">
      <w:bodyDiv w:val="1"/>
      <w:marLeft w:val="0"/>
      <w:marRight w:val="0"/>
      <w:marTop w:val="0"/>
      <w:marBottom w:val="0"/>
      <w:divBdr>
        <w:top w:val="none" w:sz="0" w:space="0" w:color="auto"/>
        <w:left w:val="none" w:sz="0" w:space="0" w:color="auto"/>
        <w:bottom w:val="none" w:sz="0" w:space="0" w:color="auto"/>
        <w:right w:val="none" w:sz="0" w:space="0" w:color="auto"/>
      </w:divBdr>
    </w:div>
    <w:div w:id="1025249381">
      <w:bodyDiv w:val="1"/>
      <w:marLeft w:val="0"/>
      <w:marRight w:val="0"/>
      <w:marTop w:val="0"/>
      <w:marBottom w:val="0"/>
      <w:divBdr>
        <w:top w:val="none" w:sz="0" w:space="0" w:color="auto"/>
        <w:left w:val="none" w:sz="0" w:space="0" w:color="auto"/>
        <w:bottom w:val="none" w:sz="0" w:space="0" w:color="auto"/>
        <w:right w:val="none" w:sz="0" w:space="0" w:color="auto"/>
      </w:divBdr>
    </w:div>
    <w:div w:id="1025250030">
      <w:bodyDiv w:val="1"/>
      <w:marLeft w:val="0"/>
      <w:marRight w:val="0"/>
      <w:marTop w:val="0"/>
      <w:marBottom w:val="0"/>
      <w:divBdr>
        <w:top w:val="none" w:sz="0" w:space="0" w:color="auto"/>
        <w:left w:val="none" w:sz="0" w:space="0" w:color="auto"/>
        <w:bottom w:val="none" w:sz="0" w:space="0" w:color="auto"/>
        <w:right w:val="none" w:sz="0" w:space="0" w:color="auto"/>
      </w:divBdr>
    </w:div>
    <w:div w:id="1025255603">
      <w:bodyDiv w:val="1"/>
      <w:marLeft w:val="0"/>
      <w:marRight w:val="0"/>
      <w:marTop w:val="0"/>
      <w:marBottom w:val="0"/>
      <w:divBdr>
        <w:top w:val="none" w:sz="0" w:space="0" w:color="auto"/>
        <w:left w:val="none" w:sz="0" w:space="0" w:color="auto"/>
        <w:bottom w:val="none" w:sz="0" w:space="0" w:color="auto"/>
        <w:right w:val="none" w:sz="0" w:space="0" w:color="auto"/>
      </w:divBdr>
    </w:div>
    <w:div w:id="1025404016">
      <w:bodyDiv w:val="1"/>
      <w:marLeft w:val="0"/>
      <w:marRight w:val="0"/>
      <w:marTop w:val="0"/>
      <w:marBottom w:val="0"/>
      <w:divBdr>
        <w:top w:val="none" w:sz="0" w:space="0" w:color="auto"/>
        <w:left w:val="none" w:sz="0" w:space="0" w:color="auto"/>
        <w:bottom w:val="none" w:sz="0" w:space="0" w:color="auto"/>
        <w:right w:val="none" w:sz="0" w:space="0" w:color="auto"/>
      </w:divBdr>
    </w:div>
    <w:div w:id="1025517549">
      <w:bodyDiv w:val="1"/>
      <w:marLeft w:val="0"/>
      <w:marRight w:val="0"/>
      <w:marTop w:val="0"/>
      <w:marBottom w:val="0"/>
      <w:divBdr>
        <w:top w:val="none" w:sz="0" w:space="0" w:color="auto"/>
        <w:left w:val="none" w:sz="0" w:space="0" w:color="auto"/>
        <w:bottom w:val="none" w:sz="0" w:space="0" w:color="auto"/>
        <w:right w:val="none" w:sz="0" w:space="0" w:color="auto"/>
      </w:divBdr>
    </w:div>
    <w:div w:id="1025667790">
      <w:bodyDiv w:val="1"/>
      <w:marLeft w:val="0"/>
      <w:marRight w:val="0"/>
      <w:marTop w:val="0"/>
      <w:marBottom w:val="0"/>
      <w:divBdr>
        <w:top w:val="none" w:sz="0" w:space="0" w:color="auto"/>
        <w:left w:val="none" w:sz="0" w:space="0" w:color="auto"/>
        <w:bottom w:val="none" w:sz="0" w:space="0" w:color="auto"/>
        <w:right w:val="none" w:sz="0" w:space="0" w:color="auto"/>
      </w:divBdr>
    </w:div>
    <w:div w:id="1025790827">
      <w:bodyDiv w:val="1"/>
      <w:marLeft w:val="0"/>
      <w:marRight w:val="0"/>
      <w:marTop w:val="0"/>
      <w:marBottom w:val="0"/>
      <w:divBdr>
        <w:top w:val="none" w:sz="0" w:space="0" w:color="auto"/>
        <w:left w:val="none" w:sz="0" w:space="0" w:color="auto"/>
        <w:bottom w:val="none" w:sz="0" w:space="0" w:color="auto"/>
        <w:right w:val="none" w:sz="0" w:space="0" w:color="auto"/>
      </w:divBdr>
    </w:div>
    <w:div w:id="1025860910">
      <w:bodyDiv w:val="1"/>
      <w:marLeft w:val="0"/>
      <w:marRight w:val="0"/>
      <w:marTop w:val="0"/>
      <w:marBottom w:val="0"/>
      <w:divBdr>
        <w:top w:val="none" w:sz="0" w:space="0" w:color="auto"/>
        <w:left w:val="none" w:sz="0" w:space="0" w:color="auto"/>
        <w:bottom w:val="none" w:sz="0" w:space="0" w:color="auto"/>
        <w:right w:val="none" w:sz="0" w:space="0" w:color="auto"/>
      </w:divBdr>
    </w:div>
    <w:div w:id="1026174832">
      <w:bodyDiv w:val="1"/>
      <w:marLeft w:val="0"/>
      <w:marRight w:val="0"/>
      <w:marTop w:val="0"/>
      <w:marBottom w:val="0"/>
      <w:divBdr>
        <w:top w:val="none" w:sz="0" w:space="0" w:color="auto"/>
        <w:left w:val="none" w:sz="0" w:space="0" w:color="auto"/>
        <w:bottom w:val="none" w:sz="0" w:space="0" w:color="auto"/>
        <w:right w:val="none" w:sz="0" w:space="0" w:color="auto"/>
      </w:divBdr>
    </w:div>
    <w:div w:id="1026297203">
      <w:bodyDiv w:val="1"/>
      <w:marLeft w:val="0"/>
      <w:marRight w:val="0"/>
      <w:marTop w:val="0"/>
      <w:marBottom w:val="0"/>
      <w:divBdr>
        <w:top w:val="none" w:sz="0" w:space="0" w:color="auto"/>
        <w:left w:val="none" w:sz="0" w:space="0" w:color="auto"/>
        <w:bottom w:val="none" w:sz="0" w:space="0" w:color="auto"/>
        <w:right w:val="none" w:sz="0" w:space="0" w:color="auto"/>
      </w:divBdr>
    </w:div>
    <w:div w:id="1026323385">
      <w:bodyDiv w:val="1"/>
      <w:marLeft w:val="0"/>
      <w:marRight w:val="0"/>
      <w:marTop w:val="0"/>
      <w:marBottom w:val="0"/>
      <w:divBdr>
        <w:top w:val="none" w:sz="0" w:space="0" w:color="auto"/>
        <w:left w:val="none" w:sz="0" w:space="0" w:color="auto"/>
        <w:bottom w:val="none" w:sz="0" w:space="0" w:color="auto"/>
        <w:right w:val="none" w:sz="0" w:space="0" w:color="auto"/>
      </w:divBdr>
    </w:div>
    <w:div w:id="1026372128">
      <w:bodyDiv w:val="1"/>
      <w:marLeft w:val="0"/>
      <w:marRight w:val="0"/>
      <w:marTop w:val="0"/>
      <w:marBottom w:val="0"/>
      <w:divBdr>
        <w:top w:val="none" w:sz="0" w:space="0" w:color="auto"/>
        <w:left w:val="none" w:sz="0" w:space="0" w:color="auto"/>
        <w:bottom w:val="none" w:sz="0" w:space="0" w:color="auto"/>
        <w:right w:val="none" w:sz="0" w:space="0" w:color="auto"/>
      </w:divBdr>
    </w:div>
    <w:div w:id="1026559363">
      <w:bodyDiv w:val="1"/>
      <w:marLeft w:val="0"/>
      <w:marRight w:val="0"/>
      <w:marTop w:val="0"/>
      <w:marBottom w:val="0"/>
      <w:divBdr>
        <w:top w:val="none" w:sz="0" w:space="0" w:color="auto"/>
        <w:left w:val="none" w:sz="0" w:space="0" w:color="auto"/>
        <w:bottom w:val="none" w:sz="0" w:space="0" w:color="auto"/>
        <w:right w:val="none" w:sz="0" w:space="0" w:color="auto"/>
      </w:divBdr>
    </w:div>
    <w:div w:id="1026713704">
      <w:bodyDiv w:val="1"/>
      <w:marLeft w:val="0"/>
      <w:marRight w:val="0"/>
      <w:marTop w:val="0"/>
      <w:marBottom w:val="0"/>
      <w:divBdr>
        <w:top w:val="none" w:sz="0" w:space="0" w:color="auto"/>
        <w:left w:val="none" w:sz="0" w:space="0" w:color="auto"/>
        <w:bottom w:val="none" w:sz="0" w:space="0" w:color="auto"/>
        <w:right w:val="none" w:sz="0" w:space="0" w:color="auto"/>
      </w:divBdr>
    </w:div>
    <w:div w:id="1026755946">
      <w:bodyDiv w:val="1"/>
      <w:marLeft w:val="0"/>
      <w:marRight w:val="0"/>
      <w:marTop w:val="0"/>
      <w:marBottom w:val="0"/>
      <w:divBdr>
        <w:top w:val="none" w:sz="0" w:space="0" w:color="auto"/>
        <w:left w:val="none" w:sz="0" w:space="0" w:color="auto"/>
        <w:bottom w:val="none" w:sz="0" w:space="0" w:color="auto"/>
        <w:right w:val="none" w:sz="0" w:space="0" w:color="auto"/>
      </w:divBdr>
    </w:div>
    <w:div w:id="1026833691">
      <w:bodyDiv w:val="1"/>
      <w:marLeft w:val="0"/>
      <w:marRight w:val="0"/>
      <w:marTop w:val="0"/>
      <w:marBottom w:val="0"/>
      <w:divBdr>
        <w:top w:val="none" w:sz="0" w:space="0" w:color="auto"/>
        <w:left w:val="none" w:sz="0" w:space="0" w:color="auto"/>
        <w:bottom w:val="none" w:sz="0" w:space="0" w:color="auto"/>
        <w:right w:val="none" w:sz="0" w:space="0" w:color="auto"/>
      </w:divBdr>
    </w:div>
    <w:div w:id="1026902655">
      <w:bodyDiv w:val="1"/>
      <w:marLeft w:val="0"/>
      <w:marRight w:val="0"/>
      <w:marTop w:val="0"/>
      <w:marBottom w:val="0"/>
      <w:divBdr>
        <w:top w:val="none" w:sz="0" w:space="0" w:color="auto"/>
        <w:left w:val="none" w:sz="0" w:space="0" w:color="auto"/>
        <w:bottom w:val="none" w:sz="0" w:space="0" w:color="auto"/>
        <w:right w:val="none" w:sz="0" w:space="0" w:color="auto"/>
      </w:divBdr>
    </w:div>
    <w:div w:id="1027023197">
      <w:bodyDiv w:val="1"/>
      <w:marLeft w:val="0"/>
      <w:marRight w:val="0"/>
      <w:marTop w:val="0"/>
      <w:marBottom w:val="0"/>
      <w:divBdr>
        <w:top w:val="none" w:sz="0" w:space="0" w:color="auto"/>
        <w:left w:val="none" w:sz="0" w:space="0" w:color="auto"/>
        <w:bottom w:val="none" w:sz="0" w:space="0" w:color="auto"/>
        <w:right w:val="none" w:sz="0" w:space="0" w:color="auto"/>
      </w:divBdr>
    </w:div>
    <w:div w:id="1027219558">
      <w:bodyDiv w:val="1"/>
      <w:marLeft w:val="0"/>
      <w:marRight w:val="0"/>
      <w:marTop w:val="0"/>
      <w:marBottom w:val="0"/>
      <w:divBdr>
        <w:top w:val="none" w:sz="0" w:space="0" w:color="auto"/>
        <w:left w:val="none" w:sz="0" w:space="0" w:color="auto"/>
        <w:bottom w:val="none" w:sz="0" w:space="0" w:color="auto"/>
        <w:right w:val="none" w:sz="0" w:space="0" w:color="auto"/>
      </w:divBdr>
    </w:div>
    <w:div w:id="1027409514">
      <w:bodyDiv w:val="1"/>
      <w:marLeft w:val="0"/>
      <w:marRight w:val="0"/>
      <w:marTop w:val="0"/>
      <w:marBottom w:val="0"/>
      <w:divBdr>
        <w:top w:val="none" w:sz="0" w:space="0" w:color="auto"/>
        <w:left w:val="none" w:sz="0" w:space="0" w:color="auto"/>
        <w:bottom w:val="none" w:sz="0" w:space="0" w:color="auto"/>
        <w:right w:val="none" w:sz="0" w:space="0" w:color="auto"/>
      </w:divBdr>
    </w:div>
    <w:div w:id="1027411871">
      <w:bodyDiv w:val="1"/>
      <w:marLeft w:val="0"/>
      <w:marRight w:val="0"/>
      <w:marTop w:val="0"/>
      <w:marBottom w:val="0"/>
      <w:divBdr>
        <w:top w:val="none" w:sz="0" w:space="0" w:color="auto"/>
        <w:left w:val="none" w:sz="0" w:space="0" w:color="auto"/>
        <w:bottom w:val="none" w:sz="0" w:space="0" w:color="auto"/>
        <w:right w:val="none" w:sz="0" w:space="0" w:color="auto"/>
      </w:divBdr>
    </w:div>
    <w:div w:id="1027563554">
      <w:bodyDiv w:val="1"/>
      <w:marLeft w:val="0"/>
      <w:marRight w:val="0"/>
      <w:marTop w:val="0"/>
      <w:marBottom w:val="0"/>
      <w:divBdr>
        <w:top w:val="none" w:sz="0" w:space="0" w:color="auto"/>
        <w:left w:val="none" w:sz="0" w:space="0" w:color="auto"/>
        <w:bottom w:val="none" w:sz="0" w:space="0" w:color="auto"/>
        <w:right w:val="none" w:sz="0" w:space="0" w:color="auto"/>
      </w:divBdr>
    </w:div>
    <w:div w:id="1027870315">
      <w:bodyDiv w:val="1"/>
      <w:marLeft w:val="0"/>
      <w:marRight w:val="0"/>
      <w:marTop w:val="0"/>
      <w:marBottom w:val="0"/>
      <w:divBdr>
        <w:top w:val="none" w:sz="0" w:space="0" w:color="auto"/>
        <w:left w:val="none" w:sz="0" w:space="0" w:color="auto"/>
        <w:bottom w:val="none" w:sz="0" w:space="0" w:color="auto"/>
        <w:right w:val="none" w:sz="0" w:space="0" w:color="auto"/>
      </w:divBdr>
    </w:div>
    <w:div w:id="1028332751">
      <w:bodyDiv w:val="1"/>
      <w:marLeft w:val="0"/>
      <w:marRight w:val="0"/>
      <w:marTop w:val="0"/>
      <w:marBottom w:val="0"/>
      <w:divBdr>
        <w:top w:val="none" w:sz="0" w:space="0" w:color="auto"/>
        <w:left w:val="none" w:sz="0" w:space="0" w:color="auto"/>
        <w:bottom w:val="none" w:sz="0" w:space="0" w:color="auto"/>
        <w:right w:val="none" w:sz="0" w:space="0" w:color="auto"/>
      </w:divBdr>
    </w:div>
    <w:div w:id="1028484632">
      <w:bodyDiv w:val="1"/>
      <w:marLeft w:val="0"/>
      <w:marRight w:val="0"/>
      <w:marTop w:val="0"/>
      <w:marBottom w:val="0"/>
      <w:divBdr>
        <w:top w:val="none" w:sz="0" w:space="0" w:color="auto"/>
        <w:left w:val="none" w:sz="0" w:space="0" w:color="auto"/>
        <w:bottom w:val="none" w:sz="0" w:space="0" w:color="auto"/>
        <w:right w:val="none" w:sz="0" w:space="0" w:color="auto"/>
      </w:divBdr>
    </w:div>
    <w:div w:id="1028679751">
      <w:bodyDiv w:val="1"/>
      <w:marLeft w:val="0"/>
      <w:marRight w:val="0"/>
      <w:marTop w:val="0"/>
      <w:marBottom w:val="0"/>
      <w:divBdr>
        <w:top w:val="none" w:sz="0" w:space="0" w:color="auto"/>
        <w:left w:val="none" w:sz="0" w:space="0" w:color="auto"/>
        <w:bottom w:val="none" w:sz="0" w:space="0" w:color="auto"/>
        <w:right w:val="none" w:sz="0" w:space="0" w:color="auto"/>
      </w:divBdr>
    </w:div>
    <w:div w:id="1028915610">
      <w:bodyDiv w:val="1"/>
      <w:marLeft w:val="0"/>
      <w:marRight w:val="0"/>
      <w:marTop w:val="0"/>
      <w:marBottom w:val="0"/>
      <w:divBdr>
        <w:top w:val="none" w:sz="0" w:space="0" w:color="auto"/>
        <w:left w:val="none" w:sz="0" w:space="0" w:color="auto"/>
        <w:bottom w:val="none" w:sz="0" w:space="0" w:color="auto"/>
        <w:right w:val="none" w:sz="0" w:space="0" w:color="auto"/>
      </w:divBdr>
    </w:div>
    <w:div w:id="1029375704">
      <w:bodyDiv w:val="1"/>
      <w:marLeft w:val="0"/>
      <w:marRight w:val="0"/>
      <w:marTop w:val="0"/>
      <w:marBottom w:val="0"/>
      <w:divBdr>
        <w:top w:val="none" w:sz="0" w:space="0" w:color="auto"/>
        <w:left w:val="none" w:sz="0" w:space="0" w:color="auto"/>
        <w:bottom w:val="none" w:sz="0" w:space="0" w:color="auto"/>
        <w:right w:val="none" w:sz="0" w:space="0" w:color="auto"/>
      </w:divBdr>
    </w:div>
    <w:div w:id="1029529513">
      <w:bodyDiv w:val="1"/>
      <w:marLeft w:val="0"/>
      <w:marRight w:val="0"/>
      <w:marTop w:val="0"/>
      <w:marBottom w:val="0"/>
      <w:divBdr>
        <w:top w:val="none" w:sz="0" w:space="0" w:color="auto"/>
        <w:left w:val="none" w:sz="0" w:space="0" w:color="auto"/>
        <w:bottom w:val="none" w:sz="0" w:space="0" w:color="auto"/>
        <w:right w:val="none" w:sz="0" w:space="0" w:color="auto"/>
      </w:divBdr>
    </w:div>
    <w:div w:id="1029530848">
      <w:bodyDiv w:val="1"/>
      <w:marLeft w:val="0"/>
      <w:marRight w:val="0"/>
      <w:marTop w:val="0"/>
      <w:marBottom w:val="0"/>
      <w:divBdr>
        <w:top w:val="none" w:sz="0" w:space="0" w:color="auto"/>
        <w:left w:val="none" w:sz="0" w:space="0" w:color="auto"/>
        <w:bottom w:val="none" w:sz="0" w:space="0" w:color="auto"/>
        <w:right w:val="none" w:sz="0" w:space="0" w:color="auto"/>
      </w:divBdr>
    </w:div>
    <w:div w:id="1029720660">
      <w:bodyDiv w:val="1"/>
      <w:marLeft w:val="0"/>
      <w:marRight w:val="0"/>
      <w:marTop w:val="0"/>
      <w:marBottom w:val="0"/>
      <w:divBdr>
        <w:top w:val="none" w:sz="0" w:space="0" w:color="auto"/>
        <w:left w:val="none" w:sz="0" w:space="0" w:color="auto"/>
        <w:bottom w:val="none" w:sz="0" w:space="0" w:color="auto"/>
        <w:right w:val="none" w:sz="0" w:space="0" w:color="auto"/>
      </w:divBdr>
    </w:div>
    <w:div w:id="1029724032">
      <w:bodyDiv w:val="1"/>
      <w:marLeft w:val="0"/>
      <w:marRight w:val="0"/>
      <w:marTop w:val="0"/>
      <w:marBottom w:val="0"/>
      <w:divBdr>
        <w:top w:val="none" w:sz="0" w:space="0" w:color="auto"/>
        <w:left w:val="none" w:sz="0" w:space="0" w:color="auto"/>
        <w:bottom w:val="none" w:sz="0" w:space="0" w:color="auto"/>
        <w:right w:val="none" w:sz="0" w:space="0" w:color="auto"/>
      </w:divBdr>
    </w:div>
    <w:div w:id="1029835040">
      <w:bodyDiv w:val="1"/>
      <w:marLeft w:val="0"/>
      <w:marRight w:val="0"/>
      <w:marTop w:val="0"/>
      <w:marBottom w:val="0"/>
      <w:divBdr>
        <w:top w:val="none" w:sz="0" w:space="0" w:color="auto"/>
        <w:left w:val="none" w:sz="0" w:space="0" w:color="auto"/>
        <w:bottom w:val="none" w:sz="0" w:space="0" w:color="auto"/>
        <w:right w:val="none" w:sz="0" w:space="0" w:color="auto"/>
      </w:divBdr>
    </w:div>
    <w:div w:id="1029913191">
      <w:bodyDiv w:val="1"/>
      <w:marLeft w:val="0"/>
      <w:marRight w:val="0"/>
      <w:marTop w:val="0"/>
      <w:marBottom w:val="0"/>
      <w:divBdr>
        <w:top w:val="none" w:sz="0" w:space="0" w:color="auto"/>
        <w:left w:val="none" w:sz="0" w:space="0" w:color="auto"/>
        <w:bottom w:val="none" w:sz="0" w:space="0" w:color="auto"/>
        <w:right w:val="none" w:sz="0" w:space="0" w:color="auto"/>
      </w:divBdr>
    </w:div>
    <w:div w:id="1030453988">
      <w:bodyDiv w:val="1"/>
      <w:marLeft w:val="0"/>
      <w:marRight w:val="0"/>
      <w:marTop w:val="0"/>
      <w:marBottom w:val="0"/>
      <w:divBdr>
        <w:top w:val="none" w:sz="0" w:space="0" w:color="auto"/>
        <w:left w:val="none" w:sz="0" w:space="0" w:color="auto"/>
        <w:bottom w:val="none" w:sz="0" w:space="0" w:color="auto"/>
        <w:right w:val="none" w:sz="0" w:space="0" w:color="auto"/>
      </w:divBdr>
    </w:div>
    <w:div w:id="1030691387">
      <w:bodyDiv w:val="1"/>
      <w:marLeft w:val="0"/>
      <w:marRight w:val="0"/>
      <w:marTop w:val="0"/>
      <w:marBottom w:val="0"/>
      <w:divBdr>
        <w:top w:val="none" w:sz="0" w:space="0" w:color="auto"/>
        <w:left w:val="none" w:sz="0" w:space="0" w:color="auto"/>
        <w:bottom w:val="none" w:sz="0" w:space="0" w:color="auto"/>
        <w:right w:val="none" w:sz="0" w:space="0" w:color="auto"/>
      </w:divBdr>
    </w:div>
    <w:div w:id="1030843061">
      <w:bodyDiv w:val="1"/>
      <w:marLeft w:val="0"/>
      <w:marRight w:val="0"/>
      <w:marTop w:val="0"/>
      <w:marBottom w:val="0"/>
      <w:divBdr>
        <w:top w:val="none" w:sz="0" w:space="0" w:color="auto"/>
        <w:left w:val="none" w:sz="0" w:space="0" w:color="auto"/>
        <w:bottom w:val="none" w:sz="0" w:space="0" w:color="auto"/>
        <w:right w:val="none" w:sz="0" w:space="0" w:color="auto"/>
      </w:divBdr>
    </w:div>
    <w:div w:id="1031221101">
      <w:bodyDiv w:val="1"/>
      <w:marLeft w:val="0"/>
      <w:marRight w:val="0"/>
      <w:marTop w:val="0"/>
      <w:marBottom w:val="0"/>
      <w:divBdr>
        <w:top w:val="none" w:sz="0" w:space="0" w:color="auto"/>
        <w:left w:val="none" w:sz="0" w:space="0" w:color="auto"/>
        <w:bottom w:val="none" w:sz="0" w:space="0" w:color="auto"/>
        <w:right w:val="none" w:sz="0" w:space="0" w:color="auto"/>
      </w:divBdr>
    </w:div>
    <w:div w:id="1031228542">
      <w:bodyDiv w:val="1"/>
      <w:marLeft w:val="0"/>
      <w:marRight w:val="0"/>
      <w:marTop w:val="0"/>
      <w:marBottom w:val="0"/>
      <w:divBdr>
        <w:top w:val="none" w:sz="0" w:space="0" w:color="auto"/>
        <w:left w:val="none" w:sz="0" w:space="0" w:color="auto"/>
        <w:bottom w:val="none" w:sz="0" w:space="0" w:color="auto"/>
        <w:right w:val="none" w:sz="0" w:space="0" w:color="auto"/>
      </w:divBdr>
    </w:div>
    <w:div w:id="1031302180">
      <w:bodyDiv w:val="1"/>
      <w:marLeft w:val="0"/>
      <w:marRight w:val="0"/>
      <w:marTop w:val="0"/>
      <w:marBottom w:val="0"/>
      <w:divBdr>
        <w:top w:val="none" w:sz="0" w:space="0" w:color="auto"/>
        <w:left w:val="none" w:sz="0" w:space="0" w:color="auto"/>
        <w:bottom w:val="none" w:sz="0" w:space="0" w:color="auto"/>
        <w:right w:val="none" w:sz="0" w:space="0" w:color="auto"/>
      </w:divBdr>
    </w:div>
    <w:div w:id="1031417158">
      <w:bodyDiv w:val="1"/>
      <w:marLeft w:val="0"/>
      <w:marRight w:val="0"/>
      <w:marTop w:val="0"/>
      <w:marBottom w:val="0"/>
      <w:divBdr>
        <w:top w:val="none" w:sz="0" w:space="0" w:color="auto"/>
        <w:left w:val="none" w:sz="0" w:space="0" w:color="auto"/>
        <w:bottom w:val="none" w:sz="0" w:space="0" w:color="auto"/>
        <w:right w:val="none" w:sz="0" w:space="0" w:color="auto"/>
      </w:divBdr>
    </w:div>
    <w:div w:id="1031537105">
      <w:bodyDiv w:val="1"/>
      <w:marLeft w:val="0"/>
      <w:marRight w:val="0"/>
      <w:marTop w:val="0"/>
      <w:marBottom w:val="0"/>
      <w:divBdr>
        <w:top w:val="none" w:sz="0" w:space="0" w:color="auto"/>
        <w:left w:val="none" w:sz="0" w:space="0" w:color="auto"/>
        <w:bottom w:val="none" w:sz="0" w:space="0" w:color="auto"/>
        <w:right w:val="none" w:sz="0" w:space="0" w:color="auto"/>
      </w:divBdr>
    </w:div>
    <w:div w:id="1031610621">
      <w:bodyDiv w:val="1"/>
      <w:marLeft w:val="0"/>
      <w:marRight w:val="0"/>
      <w:marTop w:val="0"/>
      <w:marBottom w:val="0"/>
      <w:divBdr>
        <w:top w:val="none" w:sz="0" w:space="0" w:color="auto"/>
        <w:left w:val="none" w:sz="0" w:space="0" w:color="auto"/>
        <w:bottom w:val="none" w:sz="0" w:space="0" w:color="auto"/>
        <w:right w:val="none" w:sz="0" w:space="0" w:color="auto"/>
      </w:divBdr>
    </w:div>
    <w:div w:id="1031612006">
      <w:bodyDiv w:val="1"/>
      <w:marLeft w:val="0"/>
      <w:marRight w:val="0"/>
      <w:marTop w:val="0"/>
      <w:marBottom w:val="0"/>
      <w:divBdr>
        <w:top w:val="none" w:sz="0" w:space="0" w:color="auto"/>
        <w:left w:val="none" w:sz="0" w:space="0" w:color="auto"/>
        <w:bottom w:val="none" w:sz="0" w:space="0" w:color="auto"/>
        <w:right w:val="none" w:sz="0" w:space="0" w:color="auto"/>
      </w:divBdr>
    </w:div>
    <w:div w:id="1031758408">
      <w:bodyDiv w:val="1"/>
      <w:marLeft w:val="0"/>
      <w:marRight w:val="0"/>
      <w:marTop w:val="0"/>
      <w:marBottom w:val="0"/>
      <w:divBdr>
        <w:top w:val="none" w:sz="0" w:space="0" w:color="auto"/>
        <w:left w:val="none" w:sz="0" w:space="0" w:color="auto"/>
        <w:bottom w:val="none" w:sz="0" w:space="0" w:color="auto"/>
        <w:right w:val="none" w:sz="0" w:space="0" w:color="auto"/>
      </w:divBdr>
    </w:div>
    <w:div w:id="1031876492">
      <w:bodyDiv w:val="1"/>
      <w:marLeft w:val="0"/>
      <w:marRight w:val="0"/>
      <w:marTop w:val="0"/>
      <w:marBottom w:val="0"/>
      <w:divBdr>
        <w:top w:val="none" w:sz="0" w:space="0" w:color="auto"/>
        <w:left w:val="none" w:sz="0" w:space="0" w:color="auto"/>
        <w:bottom w:val="none" w:sz="0" w:space="0" w:color="auto"/>
        <w:right w:val="none" w:sz="0" w:space="0" w:color="auto"/>
      </w:divBdr>
    </w:div>
    <w:div w:id="1032027871">
      <w:bodyDiv w:val="1"/>
      <w:marLeft w:val="0"/>
      <w:marRight w:val="0"/>
      <w:marTop w:val="0"/>
      <w:marBottom w:val="0"/>
      <w:divBdr>
        <w:top w:val="none" w:sz="0" w:space="0" w:color="auto"/>
        <w:left w:val="none" w:sz="0" w:space="0" w:color="auto"/>
        <w:bottom w:val="none" w:sz="0" w:space="0" w:color="auto"/>
        <w:right w:val="none" w:sz="0" w:space="0" w:color="auto"/>
      </w:divBdr>
    </w:div>
    <w:div w:id="1032415311">
      <w:bodyDiv w:val="1"/>
      <w:marLeft w:val="0"/>
      <w:marRight w:val="0"/>
      <w:marTop w:val="0"/>
      <w:marBottom w:val="0"/>
      <w:divBdr>
        <w:top w:val="none" w:sz="0" w:space="0" w:color="auto"/>
        <w:left w:val="none" w:sz="0" w:space="0" w:color="auto"/>
        <w:bottom w:val="none" w:sz="0" w:space="0" w:color="auto"/>
        <w:right w:val="none" w:sz="0" w:space="0" w:color="auto"/>
      </w:divBdr>
    </w:div>
    <w:div w:id="1032418513">
      <w:bodyDiv w:val="1"/>
      <w:marLeft w:val="0"/>
      <w:marRight w:val="0"/>
      <w:marTop w:val="0"/>
      <w:marBottom w:val="0"/>
      <w:divBdr>
        <w:top w:val="none" w:sz="0" w:space="0" w:color="auto"/>
        <w:left w:val="none" w:sz="0" w:space="0" w:color="auto"/>
        <w:bottom w:val="none" w:sz="0" w:space="0" w:color="auto"/>
        <w:right w:val="none" w:sz="0" w:space="0" w:color="auto"/>
      </w:divBdr>
    </w:div>
    <w:div w:id="1032530808">
      <w:bodyDiv w:val="1"/>
      <w:marLeft w:val="0"/>
      <w:marRight w:val="0"/>
      <w:marTop w:val="0"/>
      <w:marBottom w:val="0"/>
      <w:divBdr>
        <w:top w:val="none" w:sz="0" w:space="0" w:color="auto"/>
        <w:left w:val="none" w:sz="0" w:space="0" w:color="auto"/>
        <w:bottom w:val="none" w:sz="0" w:space="0" w:color="auto"/>
        <w:right w:val="none" w:sz="0" w:space="0" w:color="auto"/>
      </w:divBdr>
    </w:div>
    <w:div w:id="1032535639">
      <w:bodyDiv w:val="1"/>
      <w:marLeft w:val="0"/>
      <w:marRight w:val="0"/>
      <w:marTop w:val="0"/>
      <w:marBottom w:val="0"/>
      <w:divBdr>
        <w:top w:val="none" w:sz="0" w:space="0" w:color="auto"/>
        <w:left w:val="none" w:sz="0" w:space="0" w:color="auto"/>
        <w:bottom w:val="none" w:sz="0" w:space="0" w:color="auto"/>
        <w:right w:val="none" w:sz="0" w:space="0" w:color="auto"/>
      </w:divBdr>
    </w:div>
    <w:div w:id="1032652091">
      <w:bodyDiv w:val="1"/>
      <w:marLeft w:val="0"/>
      <w:marRight w:val="0"/>
      <w:marTop w:val="0"/>
      <w:marBottom w:val="0"/>
      <w:divBdr>
        <w:top w:val="none" w:sz="0" w:space="0" w:color="auto"/>
        <w:left w:val="none" w:sz="0" w:space="0" w:color="auto"/>
        <w:bottom w:val="none" w:sz="0" w:space="0" w:color="auto"/>
        <w:right w:val="none" w:sz="0" w:space="0" w:color="auto"/>
      </w:divBdr>
    </w:div>
    <w:div w:id="1032656013">
      <w:bodyDiv w:val="1"/>
      <w:marLeft w:val="0"/>
      <w:marRight w:val="0"/>
      <w:marTop w:val="0"/>
      <w:marBottom w:val="0"/>
      <w:divBdr>
        <w:top w:val="none" w:sz="0" w:space="0" w:color="auto"/>
        <w:left w:val="none" w:sz="0" w:space="0" w:color="auto"/>
        <w:bottom w:val="none" w:sz="0" w:space="0" w:color="auto"/>
        <w:right w:val="none" w:sz="0" w:space="0" w:color="auto"/>
      </w:divBdr>
    </w:div>
    <w:div w:id="1032728137">
      <w:bodyDiv w:val="1"/>
      <w:marLeft w:val="0"/>
      <w:marRight w:val="0"/>
      <w:marTop w:val="0"/>
      <w:marBottom w:val="0"/>
      <w:divBdr>
        <w:top w:val="none" w:sz="0" w:space="0" w:color="auto"/>
        <w:left w:val="none" w:sz="0" w:space="0" w:color="auto"/>
        <w:bottom w:val="none" w:sz="0" w:space="0" w:color="auto"/>
        <w:right w:val="none" w:sz="0" w:space="0" w:color="auto"/>
      </w:divBdr>
    </w:div>
    <w:div w:id="1032802609">
      <w:bodyDiv w:val="1"/>
      <w:marLeft w:val="0"/>
      <w:marRight w:val="0"/>
      <w:marTop w:val="0"/>
      <w:marBottom w:val="0"/>
      <w:divBdr>
        <w:top w:val="none" w:sz="0" w:space="0" w:color="auto"/>
        <w:left w:val="none" w:sz="0" w:space="0" w:color="auto"/>
        <w:bottom w:val="none" w:sz="0" w:space="0" w:color="auto"/>
        <w:right w:val="none" w:sz="0" w:space="0" w:color="auto"/>
      </w:divBdr>
    </w:div>
    <w:div w:id="1032851451">
      <w:bodyDiv w:val="1"/>
      <w:marLeft w:val="0"/>
      <w:marRight w:val="0"/>
      <w:marTop w:val="0"/>
      <w:marBottom w:val="0"/>
      <w:divBdr>
        <w:top w:val="none" w:sz="0" w:space="0" w:color="auto"/>
        <w:left w:val="none" w:sz="0" w:space="0" w:color="auto"/>
        <w:bottom w:val="none" w:sz="0" w:space="0" w:color="auto"/>
        <w:right w:val="none" w:sz="0" w:space="0" w:color="auto"/>
      </w:divBdr>
    </w:div>
    <w:div w:id="1032995978">
      <w:bodyDiv w:val="1"/>
      <w:marLeft w:val="0"/>
      <w:marRight w:val="0"/>
      <w:marTop w:val="0"/>
      <w:marBottom w:val="0"/>
      <w:divBdr>
        <w:top w:val="none" w:sz="0" w:space="0" w:color="auto"/>
        <w:left w:val="none" w:sz="0" w:space="0" w:color="auto"/>
        <w:bottom w:val="none" w:sz="0" w:space="0" w:color="auto"/>
        <w:right w:val="none" w:sz="0" w:space="0" w:color="auto"/>
      </w:divBdr>
    </w:div>
    <w:div w:id="1033265401">
      <w:bodyDiv w:val="1"/>
      <w:marLeft w:val="0"/>
      <w:marRight w:val="0"/>
      <w:marTop w:val="0"/>
      <w:marBottom w:val="0"/>
      <w:divBdr>
        <w:top w:val="none" w:sz="0" w:space="0" w:color="auto"/>
        <w:left w:val="none" w:sz="0" w:space="0" w:color="auto"/>
        <w:bottom w:val="none" w:sz="0" w:space="0" w:color="auto"/>
        <w:right w:val="none" w:sz="0" w:space="0" w:color="auto"/>
      </w:divBdr>
    </w:div>
    <w:div w:id="1033458793">
      <w:bodyDiv w:val="1"/>
      <w:marLeft w:val="0"/>
      <w:marRight w:val="0"/>
      <w:marTop w:val="0"/>
      <w:marBottom w:val="0"/>
      <w:divBdr>
        <w:top w:val="none" w:sz="0" w:space="0" w:color="auto"/>
        <w:left w:val="none" w:sz="0" w:space="0" w:color="auto"/>
        <w:bottom w:val="none" w:sz="0" w:space="0" w:color="auto"/>
        <w:right w:val="none" w:sz="0" w:space="0" w:color="auto"/>
      </w:divBdr>
    </w:div>
    <w:div w:id="1033575674">
      <w:bodyDiv w:val="1"/>
      <w:marLeft w:val="0"/>
      <w:marRight w:val="0"/>
      <w:marTop w:val="0"/>
      <w:marBottom w:val="0"/>
      <w:divBdr>
        <w:top w:val="none" w:sz="0" w:space="0" w:color="auto"/>
        <w:left w:val="none" w:sz="0" w:space="0" w:color="auto"/>
        <w:bottom w:val="none" w:sz="0" w:space="0" w:color="auto"/>
        <w:right w:val="none" w:sz="0" w:space="0" w:color="auto"/>
      </w:divBdr>
    </w:div>
    <w:div w:id="1033652981">
      <w:bodyDiv w:val="1"/>
      <w:marLeft w:val="0"/>
      <w:marRight w:val="0"/>
      <w:marTop w:val="0"/>
      <w:marBottom w:val="0"/>
      <w:divBdr>
        <w:top w:val="none" w:sz="0" w:space="0" w:color="auto"/>
        <w:left w:val="none" w:sz="0" w:space="0" w:color="auto"/>
        <w:bottom w:val="none" w:sz="0" w:space="0" w:color="auto"/>
        <w:right w:val="none" w:sz="0" w:space="0" w:color="auto"/>
      </w:divBdr>
    </w:div>
    <w:div w:id="1033847984">
      <w:bodyDiv w:val="1"/>
      <w:marLeft w:val="0"/>
      <w:marRight w:val="0"/>
      <w:marTop w:val="0"/>
      <w:marBottom w:val="0"/>
      <w:divBdr>
        <w:top w:val="none" w:sz="0" w:space="0" w:color="auto"/>
        <w:left w:val="none" w:sz="0" w:space="0" w:color="auto"/>
        <w:bottom w:val="none" w:sz="0" w:space="0" w:color="auto"/>
        <w:right w:val="none" w:sz="0" w:space="0" w:color="auto"/>
      </w:divBdr>
    </w:div>
    <w:div w:id="1033924980">
      <w:bodyDiv w:val="1"/>
      <w:marLeft w:val="0"/>
      <w:marRight w:val="0"/>
      <w:marTop w:val="0"/>
      <w:marBottom w:val="0"/>
      <w:divBdr>
        <w:top w:val="none" w:sz="0" w:space="0" w:color="auto"/>
        <w:left w:val="none" w:sz="0" w:space="0" w:color="auto"/>
        <w:bottom w:val="none" w:sz="0" w:space="0" w:color="auto"/>
        <w:right w:val="none" w:sz="0" w:space="0" w:color="auto"/>
      </w:divBdr>
    </w:div>
    <w:div w:id="1034230751">
      <w:bodyDiv w:val="1"/>
      <w:marLeft w:val="0"/>
      <w:marRight w:val="0"/>
      <w:marTop w:val="0"/>
      <w:marBottom w:val="0"/>
      <w:divBdr>
        <w:top w:val="none" w:sz="0" w:space="0" w:color="auto"/>
        <w:left w:val="none" w:sz="0" w:space="0" w:color="auto"/>
        <w:bottom w:val="none" w:sz="0" w:space="0" w:color="auto"/>
        <w:right w:val="none" w:sz="0" w:space="0" w:color="auto"/>
      </w:divBdr>
    </w:div>
    <w:div w:id="1034231049">
      <w:bodyDiv w:val="1"/>
      <w:marLeft w:val="0"/>
      <w:marRight w:val="0"/>
      <w:marTop w:val="0"/>
      <w:marBottom w:val="0"/>
      <w:divBdr>
        <w:top w:val="none" w:sz="0" w:space="0" w:color="auto"/>
        <w:left w:val="none" w:sz="0" w:space="0" w:color="auto"/>
        <w:bottom w:val="none" w:sz="0" w:space="0" w:color="auto"/>
        <w:right w:val="none" w:sz="0" w:space="0" w:color="auto"/>
      </w:divBdr>
    </w:div>
    <w:div w:id="1034312151">
      <w:bodyDiv w:val="1"/>
      <w:marLeft w:val="0"/>
      <w:marRight w:val="0"/>
      <w:marTop w:val="0"/>
      <w:marBottom w:val="0"/>
      <w:divBdr>
        <w:top w:val="none" w:sz="0" w:space="0" w:color="auto"/>
        <w:left w:val="none" w:sz="0" w:space="0" w:color="auto"/>
        <w:bottom w:val="none" w:sz="0" w:space="0" w:color="auto"/>
        <w:right w:val="none" w:sz="0" w:space="0" w:color="auto"/>
      </w:divBdr>
    </w:div>
    <w:div w:id="1034425777">
      <w:bodyDiv w:val="1"/>
      <w:marLeft w:val="0"/>
      <w:marRight w:val="0"/>
      <w:marTop w:val="0"/>
      <w:marBottom w:val="0"/>
      <w:divBdr>
        <w:top w:val="none" w:sz="0" w:space="0" w:color="auto"/>
        <w:left w:val="none" w:sz="0" w:space="0" w:color="auto"/>
        <w:bottom w:val="none" w:sz="0" w:space="0" w:color="auto"/>
        <w:right w:val="none" w:sz="0" w:space="0" w:color="auto"/>
      </w:divBdr>
    </w:div>
    <w:div w:id="1034886226">
      <w:bodyDiv w:val="1"/>
      <w:marLeft w:val="0"/>
      <w:marRight w:val="0"/>
      <w:marTop w:val="0"/>
      <w:marBottom w:val="0"/>
      <w:divBdr>
        <w:top w:val="none" w:sz="0" w:space="0" w:color="auto"/>
        <w:left w:val="none" w:sz="0" w:space="0" w:color="auto"/>
        <w:bottom w:val="none" w:sz="0" w:space="0" w:color="auto"/>
        <w:right w:val="none" w:sz="0" w:space="0" w:color="auto"/>
      </w:divBdr>
    </w:div>
    <w:div w:id="1034887739">
      <w:bodyDiv w:val="1"/>
      <w:marLeft w:val="0"/>
      <w:marRight w:val="0"/>
      <w:marTop w:val="0"/>
      <w:marBottom w:val="0"/>
      <w:divBdr>
        <w:top w:val="none" w:sz="0" w:space="0" w:color="auto"/>
        <w:left w:val="none" w:sz="0" w:space="0" w:color="auto"/>
        <w:bottom w:val="none" w:sz="0" w:space="0" w:color="auto"/>
        <w:right w:val="none" w:sz="0" w:space="0" w:color="auto"/>
      </w:divBdr>
    </w:div>
    <w:div w:id="1035085956">
      <w:bodyDiv w:val="1"/>
      <w:marLeft w:val="0"/>
      <w:marRight w:val="0"/>
      <w:marTop w:val="0"/>
      <w:marBottom w:val="0"/>
      <w:divBdr>
        <w:top w:val="none" w:sz="0" w:space="0" w:color="auto"/>
        <w:left w:val="none" w:sz="0" w:space="0" w:color="auto"/>
        <w:bottom w:val="none" w:sz="0" w:space="0" w:color="auto"/>
        <w:right w:val="none" w:sz="0" w:space="0" w:color="auto"/>
      </w:divBdr>
    </w:div>
    <w:div w:id="1035236032">
      <w:bodyDiv w:val="1"/>
      <w:marLeft w:val="0"/>
      <w:marRight w:val="0"/>
      <w:marTop w:val="0"/>
      <w:marBottom w:val="0"/>
      <w:divBdr>
        <w:top w:val="none" w:sz="0" w:space="0" w:color="auto"/>
        <w:left w:val="none" w:sz="0" w:space="0" w:color="auto"/>
        <w:bottom w:val="none" w:sz="0" w:space="0" w:color="auto"/>
        <w:right w:val="none" w:sz="0" w:space="0" w:color="auto"/>
      </w:divBdr>
    </w:div>
    <w:div w:id="1035303205">
      <w:bodyDiv w:val="1"/>
      <w:marLeft w:val="0"/>
      <w:marRight w:val="0"/>
      <w:marTop w:val="0"/>
      <w:marBottom w:val="0"/>
      <w:divBdr>
        <w:top w:val="none" w:sz="0" w:space="0" w:color="auto"/>
        <w:left w:val="none" w:sz="0" w:space="0" w:color="auto"/>
        <w:bottom w:val="none" w:sz="0" w:space="0" w:color="auto"/>
        <w:right w:val="none" w:sz="0" w:space="0" w:color="auto"/>
      </w:divBdr>
    </w:div>
    <w:div w:id="1035347919">
      <w:bodyDiv w:val="1"/>
      <w:marLeft w:val="0"/>
      <w:marRight w:val="0"/>
      <w:marTop w:val="0"/>
      <w:marBottom w:val="0"/>
      <w:divBdr>
        <w:top w:val="none" w:sz="0" w:space="0" w:color="auto"/>
        <w:left w:val="none" w:sz="0" w:space="0" w:color="auto"/>
        <w:bottom w:val="none" w:sz="0" w:space="0" w:color="auto"/>
        <w:right w:val="none" w:sz="0" w:space="0" w:color="auto"/>
      </w:divBdr>
    </w:div>
    <w:div w:id="1035348064">
      <w:bodyDiv w:val="1"/>
      <w:marLeft w:val="0"/>
      <w:marRight w:val="0"/>
      <w:marTop w:val="0"/>
      <w:marBottom w:val="0"/>
      <w:divBdr>
        <w:top w:val="none" w:sz="0" w:space="0" w:color="auto"/>
        <w:left w:val="none" w:sz="0" w:space="0" w:color="auto"/>
        <w:bottom w:val="none" w:sz="0" w:space="0" w:color="auto"/>
        <w:right w:val="none" w:sz="0" w:space="0" w:color="auto"/>
      </w:divBdr>
    </w:div>
    <w:div w:id="1035472682">
      <w:bodyDiv w:val="1"/>
      <w:marLeft w:val="0"/>
      <w:marRight w:val="0"/>
      <w:marTop w:val="0"/>
      <w:marBottom w:val="0"/>
      <w:divBdr>
        <w:top w:val="none" w:sz="0" w:space="0" w:color="auto"/>
        <w:left w:val="none" w:sz="0" w:space="0" w:color="auto"/>
        <w:bottom w:val="none" w:sz="0" w:space="0" w:color="auto"/>
        <w:right w:val="none" w:sz="0" w:space="0" w:color="auto"/>
      </w:divBdr>
    </w:div>
    <w:div w:id="1035500324">
      <w:bodyDiv w:val="1"/>
      <w:marLeft w:val="0"/>
      <w:marRight w:val="0"/>
      <w:marTop w:val="0"/>
      <w:marBottom w:val="0"/>
      <w:divBdr>
        <w:top w:val="none" w:sz="0" w:space="0" w:color="auto"/>
        <w:left w:val="none" w:sz="0" w:space="0" w:color="auto"/>
        <w:bottom w:val="none" w:sz="0" w:space="0" w:color="auto"/>
        <w:right w:val="none" w:sz="0" w:space="0" w:color="auto"/>
      </w:divBdr>
    </w:div>
    <w:div w:id="1035616288">
      <w:bodyDiv w:val="1"/>
      <w:marLeft w:val="0"/>
      <w:marRight w:val="0"/>
      <w:marTop w:val="0"/>
      <w:marBottom w:val="0"/>
      <w:divBdr>
        <w:top w:val="none" w:sz="0" w:space="0" w:color="auto"/>
        <w:left w:val="none" w:sz="0" w:space="0" w:color="auto"/>
        <w:bottom w:val="none" w:sz="0" w:space="0" w:color="auto"/>
        <w:right w:val="none" w:sz="0" w:space="0" w:color="auto"/>
      </w:divBdr>
    </w:div>
    <w:div w:id="1035616707">
      <w:bodyDiv w:val="1"/>
      <w:marLeft w:val="0"/>
      <w:marRight w:val="0"/>
      <w:marTop w:val="0"/>
      <w:marBottom w:val="0"/>
      <w:divBdr>
        <w:top w:val="none" w:sz="0" w:space="0" w:color="auto"/>
        <w:left w:val="none" w:sz="0" w:space="0" w:color="auto"/>
        <w:bottom w:val="none" w:sz="0" w:space="0" w:color="auto"/>
        <w:right w:val="none" w:sz="0" w:space="0" w:color="auto"/>
      </w:divBdr>
    </w:div>
    <w:div w:id="1035809381">
      <w:bodyDiv w:val="1"/>
      <w:marLeft w:val="0"/>
      <w:marRight w:val="0"/>
      <w:marTop w:val="0"/>
      <w:marBottom w:val="0"/>
      <w:divBdr>
        <w:top w:val="none" w:sz="0" w:space="0" w:color="auto"/>
        <w:left w:val="none" w:sz="0" w:space="0" w:color="auto"/>
        <w:bottom w:val="none" w:sz="0" w:space="0" w:color="auto"/>
        <w:right w:val="none" w:sz="0" w:space="0" w:color="auto"/>
      </w:divBdr>
    </w:div>
    <w:div w:id="1035891904">
      <w:bodyDiv w:val="1"/>
      <w:marLeft w:val="0"/>
      <w:marRight w:val="0"/>
      <w:marTop w:val="0"/>
      <w:marBottom w:val="0"/>
      <w:divBdr>
        <w:top w:val="none" w:sz="0" w:space="0" w:color="auto"/>
        <w:left w:val="none" w:sz="0" w:space="0" w:color="auto"/>
        <w:bottom w:val="none" w:sz="0" w:space="0" w:color="auto"/>
        <w:right w:val="none" w:sz="0" w:space="0" w:color="auto"/>
      </w:divBdr>
    </w:div>
    <w:div w:id="1036003059">
      <w:bodyDiv w:val="1"/>
      <w:marLeft w:val="0"/>
      <w:marRight w:val="0"/>
      <w:marTop w:val="0"/>
      <w:marBottom w:val="0"/>
      <w:divBdr>
        <w:top w:val="none" w:sz="0" w:space="0" w:color="auto"/>
        <w:left w:val="none" w:sz="0" w:space="0" w:color="auto"/>
        <w:bottom w:val="none" w:sz="0" w:space="0" w:color="auto"/>
        <w:right w:val="none" w:sz="0" w:space="0" w:color="auto"/>
      </w:divBdr>
    </w:div>
    <w:div w:id="1036270138">
      <w:bodyDiv w:val="1"/>
      <w:marLeft w:val="0"/>
      <w:marRight w:val="0"/>
      <w:marTop w:val="0"/>
      <w:marBottom w:val="0"/>
      <w:divBdr>
        <w:top w:val="none" w:sz="0" w:space="0" w:color="auto"/>
        <w:left w:val="none" w:sz="0" w:space="0" w:color="auto"/>
        <w:bottom w:val="none" w:sz="0" w:space="0" w:color="auto"/>
        <w:right w:val="none" w:sz="0" w:space="0" w:color="auto"/>
      </w:divBdr>
    </w:div>
    <w:div w:id="1036349771">
      <w:bodyDiv w:val="1"/>
      <w:marLeft w:val="0"/>
      <w:marRight w:val="0"/>
      <w:marTop w:val="0"/>
      <w:marBottom w:val="0"/>
      <w:divBdr>
        <w:top w:val="none" w:sz="0" w:space="0" w:color="auto"/>
        <w:left w:val="none" w:sz="0" w:space="0" w:color="auto"/>
        <w:bottom w:val="none" w:sz="0" w:space="0" w:color="auto"/>
        <w:right w:val="none" w:sz="0" w:space="0" w:color="auto"/>
      </w:divBdr>
    </w:div>
    <w:div w:id="1036350048">
      <w:bodyDiv w:val="1"/>
      <w:marLeft w:val="0"/>
      <w:marRight w:val="0"/>
      <w:marTop w:val="0"/>
      <w:marBottom w:val="0"/>
      <w:divBdr>
        <w:top w:val="none" w:sz="0" w:space="0" w:color="auto"/>
        <w:left w:val="none" w:sz="0" w:space="0" w:color="auto"/>
        <w:bottom w:val="none" w:sz="0" w:space="0" w:color="auto"/>
        <w:right w:val="none" w:sz="0" w:space="0" w:color="auto"/>
      </w:divBdr>
    </w:div>
    <w:div w:id="1036541535">
      <w:bodyDiv w:val="1"/>
      <w:marLeft w:val="0"/>
      <w:marRight w:val="0"/>
      <w:marTop w:val="0"/>
      <w:marBottom w:val="0"/>
      <w:divBdr>
        <w:top w:val="none" w:sz="0" w:space="0" w:color="auto"/>
        <w:left w:val="none" w:sz="0" w:space="0" w:color="auto"/>
        <w:bottom w:val="none" w:sz="0" w:space="0" w:color="auto"/>
        <w:right w:val="none" w:sz="0" w:space="0" w:color="auto"/>
      </w:divBdr>
    </w:div>
    <w:div w:id="1036541539">
      <w:bodyDiv w:val="1"/>
      <w:marLeft w:val="0"/>
      <w:marRight w:val="0"/>
      <w:marTop w:val="0"/>
      <w:marBottom w:val="0"/>
      <w:divBdr>
        <w:top w:val="none" w:sz="0" w:space="0" w:color="auto"/>
        <w:left w:val="none" w:sz="0" w:space="0" w:color="auto"/>
        <w:bottom w:val="none" w:sz="0" w:space="0" w:color="auto"/>
        <w:right w:val="none" w:sz="0" w:space="0" w:color="auto"/>
      </w:divBdr>
    </w:div>
    <w:div w:id="1036931642">
      <w:bodyDiv w:val="1"/>
      <w:marLeft w:val="0"/>
      <w:marRight w:val="0"/>
      <w:marTop w:val="0"/>
      <w:marBottom w:val="0"/>
      <w:divBdr>
        <w:top w:val="none" w:sz="0" w:space="0" w:color="auto"/>
        <w:left w:val="none" w:sz="0" w:space="0" w:color="auto"/>
        <w:bottom w:val="none" w:sz="0" w:space="0" w:color="auto"/>
        <w:right w:val="none" w:sz="0" w:space="0" w:color="auto"/>
      </w:divBdr>
    </w:div>
    <w:div w:id="1037200450">
      <w:bodyDiv w:val="1"/>
      <w:marLeft w:val="0"/>
      <w:marRight w:val="0"/>
      <w:marTop w:val="0"/>
      <w:marBottom w:val="0"/>
      <w:divBdr>
        <w:top w:val="none" w:sz="0" w:space="0" w:color="auto"/>
        <w:left w:val="none" w:sz="0" w:space="0" w:color="auto"/>
        <w:bottom w:val="none" w:sz="0" w:space="0" w:color="auto"/>
        <w:right w:val="none" w:sz="0" w:space="0" w:color="auto"/>
      </w:divBdr>
    </w:div>
    <w:div w:id="1037238363">
      <w:bodyDiv w:val="1"/>
      <w:marLeft w:val="0"/>
      <w:marRight w:val="0"/>
      <w:marTop w:val="0"/>
      <w:marBottom w:val="0"/>
      <w:divBdr>
        <w:top w:val="none" w:sz="0" w:space="0" w:color="auto"/>
        <w:left w:val="none" w:sz="0" w:space="0" w:color="auto"/>
        <w:bottom w:val="none" w:sz="0" w:space="0" w:color="auto"/>
        <w:right w:val="none" w:sz="0" w:space="0" w:color="auto"/>
      </w:divBdr>
    </w:div>
    <w:div w:id="1037268917">
      <w:bodyDiv w:val="1"/>
      <w:marLeft w:val="0"/>
      <w:marRight w:val="0"/>
      <w:marTop w:val="0"/>
      <w:marBottom w:val="0"/>
      <w:divBdr>
        <w:top w:val="none" w:sz="0" w:space="0" w:color="auto"/>
        <w:left w:val="none" w:sz="0" w:space="0" w:color="auto"/>
        <w:bottom w:val="none" w:sz="0" w:space="0" w:color="auto"/>
        <w:right w:val="none" w:sz="0" w:space="0" w:color="auto"/>
      </w:divBdr>
    </w:div>
    <w:div w:id="1037974039">
      <w:bodyDiv w:val="1"/>
      <w:marLeft w:val="0"/>
      <w:marRight w:val="0"/>
      <w:marTop w:val="0"/>
      <w:marBottom w:val="0"/>
      <w:divBdr>
        <w:top w:val="none" w:sz="0" w:space="0" w:color="auto"/>
        <w:left w:val="none" w:sz="0" w:space="0" w:color="auto"/>
        <w:bottom w:val="none" w:sz="0" w:space="0" w:color="auto"/>
        <w:right w:val="none" w:sz="0" w:space="0" w:color="auto"/>
      </w:divBdr>
    </w:div>
    <w:div w:id="1038118273">
      <w:bodyDiv w:val="1"/>
      <w:marLeft w:val="0"/>
      <w:marRight w:val="0"/>
      <w:marTop w:val="0"/>
      <w:marBottom w:val="0"/>
      <w:divBdr>
        <w:top w:val="none" w:sz="0" w:space="0" w:color="auto"/>
        <w:left w:val="none" w:sz="0" w:space="0" w:color="auto"/>
        <w:bottom w:val="none" w:sz="0" w:space="0" w:color="auto"/>
        <w:right w:val="none" w:sz="0" w:space="0" w:color="auto"/>
      </w:divBdr>
    </w:div>
    <w:div w:id="1038242651">
      <w:bodyDiv w:val="1"/>
      <w:marLeft w:val="0"/>
      <w:marRight w:val="0"/>
      <w:marTop w:val="0"/>
      <w:marBottom w:val="0"/>
      <w:divBdr>
        <w:top w:val="none" w:sz="0" w:space="0" w:color="auto"/>
        <w:left w:val="none" w:sz="0" w:space="0" w:color="auto"/>
        <w:bottom w:val="none" w:sz="0" w:space="0" w:color="auto"/>
        <w:right w:val="none" w:sz="0" w:space="0" w:color="auto"/>
      </w:divBdr>
    </w:div>
    <w:div w:id="1038580958">
      <w:bodyDiv w:val="1"/>
      <w:marLeft w:val="0"/>
      <w:marRight w:val="0"/>
      <w:marTop w:val="0"/>
      <w:marBottom w:val="0"/>
      <w:divBdr>
        <w:top w:val="none" w:sz="0" w:space="0" w:color="auto"/>
        <w:left w:val="none" w:sz="0" w:space="0" w:color="auto"/>
        <w:bottom w:val="none" w:sz="0" w:space="0" w:color="auto"/>
        <w:right w:val="none" w:sz="0" w:space="0" w:color="auto"/>
      </w:divBdr>
    </w:div>
    <w:div w:id="1038774966">
      <w:bodyDiv w:val="1"/>
      <w:marLeft w:val="0"/>
      <w:marRight w:val="0"/>
      <w:marTop w:val="0"/>
      <w:marBottom w:val="0"/>
      <w:divBdr>
        <w:top w:val="none" w:sz="0" w:space="0" w:color="auto"/>
        <w:left w:val="none" w:sz="0" w:space="0" w:color="auto"/>
        <w:bottom w:val="none" w:sz="0" w:space="0" w:color="auto"/>
        <w:right w:val="none" w:sz="0" w:space="0" w:color="auto"/>
      </w:divBdr>
    </w:div>
    <w:div w:id="1038893539">
      <w:bodyDiv w:val="1"/>
      <w:marLeft w:val="0"/>
      <w:marRight w:val="0"/>
      <w:marTop w:val="0"/>
      <w:marBottom w:val="0"/>
      <w:divBdr>
        <w:top w:val="none" w:sz="0" w:space="0" w:color="auto"/>
        <w:left w:val="none" w:sz="0" w:space="0" w:color="auto"/>
        <w:bottom w:val="none" w:sz="0" w:space="0" w:color="auto"/>
        <w:right w:val="none" w:sz="0" w:space="0" w:color="auto"/>
      </w:divBdr>
    </w:div>
    <w:div w:id="1038966994">
      <w:bodyDiv w:val="1"/>
      <w:marLeft w:val="0"/>
      <w:marRight w:val="0"/>
      <w:marTop w:val="0"/>
      <w:marBottom w:val="0"/>
      <w:divBdr>
        <w:top w:val="none" w:sz="0" w:space="0" w:color="auto"/>
        <w:left w:val="none" w:sz="0" w:space="0" w:color="auto"/>
        <w:bottom w:val="none" w:sz="0" w:space="0" w:color="auto"/>
        <w:right w:val="none" w:sz="0" w:space="0" w:color="auto"/>
      </w:divBdr>
    </w:div>
    <w:div w:id="1039016754">
      <w:bodyDiv w:val="1"/>
      <w:marLeft w:val="0"/>
      <w:marRight w:val="0"/>
      <w:marTop w:val="0"/>
      <w:marBottom w:val="0"/>
      <w:divBdr>
        <w:top w:val="none" w:sz="0" w:space="0" w:color="auto"/>
        <w:left w:val="none" w:sz="0" w:space="0" w:color="auto"/>
        <w:bottom w:val="none" w:sz="0" w:space="0" w:color="auto"/>
        <w:right w:val="none" w:sz="0" w:space="0" w:color="auto"/>
      </w:divBdr>
    </w:div>
    <w:div w:id="1039160467">
      <w:bodyDiv w:val="1"/>
      <w:marLeft w:val="0"/>
      <w:marRight w:val="0"/>
      <w:marTop w:val="0"/>
      <w:marBottom w:val="0"/>
      <w:divBdr>
        <w:top w:val="none" w:sz="0" w:space="0" w:color="auto"/>
        <w:left w:val="none" w:sz="0" w:space="0" w:color="auto"/>
        <w:bottom w:val="none" w:sz="0" w:space="0" w:color="auto"/>
        <w:right w:val="none" w:sz="0" w:space="0" w:color="auto"/>
      </w:divBdr>
    </w:div>
    <w:div w:id="1039403855">
      <w:bodyDiv w:val="1"/>
      <w:marLeft w:val="0"/>
      <w:marRight w:val="0"/>
      <w:marTop w:val="0"/>
      <w:marBottom w:val="0"/>
      <w:divBdr>
        <w:top w:val="none" w:sz="0" w:space="0" w:color="auto"/>
        <w:left w:val="none" w:sz="0" w:space="0" w:color="auto"/>
        <w:bottom w:val="none" w:sz="0" w:space="0" w:color="auto"/>
        <w:right w:val="none" w:sz="0" w:space="0" w:color="auto"/>
      </w:divBdr>
    </w:div>
    <w:div w:id="1039430703">
      <w:bodyDiv w:val="1"/>
      <w:marLeft w:val="0"/>
      <w:marRight w:val="0"/>
      <w:marTop w:val="0"/>
      <w:marBottom w:val="0"/>
      <w:divBdr>
        <w:top w:val="none" w:sz="0" w:space="0" w:color="auto"/>
        <w:left w:val="none" w:sz="0" w:space="0" w:color="auto"/>
        <w:bottom w:val="none" w:sz="0" w:space="0" w:color="auto"/>
        <w:right w:val="none" w:sz="0" w:space="0" w:color="auto"/>
      </w:divBdr>
    </w:div>
    <w:div w:id="1039549013">
      <w:bodyDiv w:val="1"/>
      <w:marLeft w:val="0"/>
      <w:marRight w:val="0"/>
      <w:marTop w:val="0"/>
      <w:marBottom w:val="0"/>
      <w:divBdr>
        <w:top w:val="none" w:sz="0" w:space="0" w:color="auto"/>
        <w:left w:val="none" w:sz="0" w:space="0" w:color="auto"/>
        <w:bottom w:val="none" w:sz="0" w:space="0" w:color="auto"/>
        <w:right w:val="none" w:sz="0" w:space="0" w:color="auto"/>
      </w:divBdr>
    </w:div>
    <w:div w:id="1039939438">
      <w:bodyDiv w:val="1"/>
      <w:marLeft w:val="0"/>
      <w:marRight w:val="0"/>
      <w:marTop w:val="0"/>
      <w:marBottom w:val="0"/>
      <w:divBdr>
        <w:top w:val="none" w:sz="0" w:space="0" w:color="auto"/>
        <w:left w:val="none" w:sz="0" w:space="0" w:color="auto"/>
        <w:bottom w:val="none" w:sz="0" w:space="0" w:color="auto"/>
        <w:right w:val="none" w:sz="0" w:space="0" w:color="auto"/>
      </w:divBdr>
    </w:div>
    <w:div w:id="1040014669">
      <w:bodyDiv w:val="1"/>
      <w:marLeft w:val="0"/>
      <w:marRight w:val="0"/>
      <w:marTop w:val="0"/>
      <w:marBottom w:val="0"/>
      <w:divBdr>
        <w:top w:val="none" w:sz="0" w:space="0" w:color="auto"/>
        <w:left w:val="none" w:sz="0" w:space="0" w:color="auto"/>
        <w:bottom w:val="none" w:sz="0" w:space="0" w:color="auto"/>
        <w:right w:val="none" w:sz="0" w:space="0" w:color="auto"/>
      </w:divBdr>
    </w:div>
    <w:div w:id="1040014811">
      <w:bodyDiv w:val="1"/>
      <w:marLeft w:val="0"/>
      <w:marRight w:val="0"/>
      <w:marTop w:val="0"/>
      <w:marBottom w:val="0"/>
      <w:divBdr>
        <w:top w:val="none" w:sz="0" w:space="0" w:color="auto"/>
        <w:left w:val="none" w:sz="0" w:space="0" w:color="auto"/>
        <w:bottom w:val="none" w:sz="0" w:space="0" w:color="auto"/>
        <w:right w:val="none" w:sz="0" w:space="0" w:color="auto"/>
      </w:divBdr>
    </w:div>
    <w:div w:id="1040938194">
      <w:bodyDiv w:val="1"/>
      <w:marLeft w:val="0"/>
      <w:marRight w:val="0"/>
      <w:marTop w:val="0"/>
      <w:marBottom w:val="0"/>
      <w:divBdr>
        <w:top w:val="none" w:sz="0" w:space="0" w:color="auto"/>
        <w:left w:val="none" w:sz="0" w:space="0" w:color="auto"/>
        <w:bottom w:val="none" w:sz="0" w:space="0" w:color="auto"/>
        <w:right w:val="none" w:sz="0" w:space="0" w:color="auto"/>
      </w:divBdr>
    </w:div>
    <w:div w:id="1041170805">
      <w:bodyDiv w:val="1"/>
      <w:marLeft w:val="0"/>
      <w:marRight w:val="0"/>
      <w:marTop w:val="0"/>
      <w:marBottom w:val="0"/>
      <w:divBdr>
        <w:top w:val="none" w:sz="0" w:space="0" w:color="auto"/>
        <w:left w:val="none" w:sz="0" w:space="0" w:color="auto"/>
        <w:bottom w:val="none" w:sz="0" w:space="0" w:color="auto"/>
        <w:right w:val="none" w:sz="0" w:space="0" w:color="auto"/>
      </w:divBdr>
    </w:div>
    <w:div w:id="1041367298">
      <w:bodyDiv w:val="1"/>
      <w:marLeft w:val="0"/>
      <w:marRight w:val="0"/>
      <w:marTop w:val="0"/>
      <w:marBottom w:val="0"/>
      <w:divBdr>
        <w:top w:val="none" w:sz="0" w:space="0" w:color="auto"/>
        <w:left w:val="none" w:sz="0" w:space="0" w:color="auto"/>
        <w:bottom w:val="none" w:sz="0" w:space="0" w:color="auto"/>
        <w:right w:val="none" w:sz="0" w:space="0" w:color="auto"/>
      </w:divBdr>
    </w:div>
    <w:div w:id="1041638339">
      <w:bodyDiv w:val="1"/>
      <w:marLeft w:val="0"/>
      <w:marRight w:val="0"/>
      <w:marTop w:val="0"/>
      <w:marBottom w:val="0"/>
      <w:divBdr>
        <w:top w:val="none" w:sz="0" w:space="0" w:color="auto"/>
        <w:left w:val="none" w:sz="0" w:space="0" w:color="auto"/>
        <w:bottom w:val="none" w:sz="0" w:space="0" w:color="auto"/>
        <w:right w:val="none" w:sz="0" w:space="0" w:color="auto"/>
      </w:divBdr>
    </w:div>
    <w:div w:id="1041856415">
      <w:bodyDiv w:val="1"/>
      <w:marLeft w:val="0"/>
      <w:marRight w:val="0"/>
      <w:marTop w:val="0"/>
      <w:marBottom w:val="0"/>
      <w:divBdr>
        <w:top w:val="none" w:sz="0" w:space="0" w:color="auto"/>
        <w:left w:val="none" w:sz="0" w:space="0" w:color="auto"/>
        <w:bottom w:val="none" w:sz="0" w:space="0" w:color="auto"/>
        <w:right w:val="none" w:sz="0" w:space="0" w:color="auto"/>
      </w:divBdr>
    </w:div>
    <w:div w:id="1041982644">
      <w:bodyDiv w:val="1"/>
      <w:marLeft w:val="0"/>
      <w:marRight w:val="0"/>
      <w:marTop w:val="0"/>
      <w:marBottom w:val="0"/>
      <w:divBdr>
        <w:top w:val="none" w:sz="0" w:space="0" w:color="auto"/>
        <w:left w:val="none" w:sz="0" w:space="0" w:color="auto"/>
        <w:bottom w:val="none" w:sz="0" w:space="0" w:color="auto"/>
        <w:right w:val="none" w:sz="0" w:space="0" w:color="auto"/>
      </w:divBdr>
    </w:div>
    <w:div w:id="1042093059">
      <w:bodyDiv w:val="1"/>
      <w:marLeft w:val="0"/>
      <w:marRight w:val="0"/>
      <w:marTop w:val="0"/>
      <w:marBottom w:val="0"/>
      <w:divBdr>
        <w:top w:val="none" w:sz="0" w:space="0" w:color="auto"/>
        <w:left w:val="none" w:sz="0" w:space="0" w:color="auto"/>
        <w:bottom w:val="none" w:sz="0" w:space="0" w:color="auto"/>
        <w:right w:val="none" w:sz="0" w:space="0" w:color="auto"/>
      </w:divBdr>
    </w:div>
    <w:div w:id="1042170750">
      <w:bodyDiv w:val="1"/>
      <w:marLeft w:val="0"/>
      <w:marRight w:val="0"/>
      <w:marTop w:val="0"/>
      <w:marBottom w:val="0"/>
      <w:divBdr>
        <w:top w:val="none" w:sz="0" w:space="0" w:color="auto"/>
        <w:left w:val="none" w:sz="0" w:space="0" w:color="auto"/>
        <w:bottom w:val="none" w:sz="0" w:space="0" w:color="auto"/>
        <w:right w:val="none" w:sz="0" w:space="0" w:color="auto"/>
      </w:divBdr>
    </w:div>
    <w:div w:id="1042368489">
      <w:bodyDiv w:val="1"/>
      <w:marLeft w:val="0"/>
      <w:marRight w:val="0"/>
      <w:marTop w:val="0"/>
      <w:marBottom w:val="0"/>
      <w:divBdr>
        <w:top w:val="none" w:sz="0" w:space="0" w:color="auto"/>
        <w:left w:val="none" w:sz="0" w:space="0" w:color="auto"/>
        <w:bottom w:val="none" w:sz="0" w:space="0" w:color="auto"/>
        <w:right w:val="none" w:sz="0" w:space="0" w:color="auto"/>
      </w:divBdr>
    </w:div>
    <w:div w:id="1042435668">
      <w:bodyDiv w:val="1"/>
      <w:marLeft w:val="0"/>
      <w:marRight w:val="0"/>
      <w:marTop w:val="0"/>
      <w:marBottom w:val="0"/>
      <w:divBdr>
        <w:top w:val="none" w:sz="0" w:space="0" w:color="auto"/>
        <w:left w:val="none" w:sz="0" w:space="0" w:color="auto"/>
        <w:bottom w:val="none" w:sz="0" w:space="0" w:color="auto"/>
        <w:right w:val="none" w:sz="0" w:space="0" w:color="auto"/>
      </w:divBdr>
    </w:div>
    <w:div w:id="1042830303">
      <w:bodyDiv w:val="1"/>
      <w:marLeft w:val="0"/>
      <w:marRight w:val="0"/>
      <w:marTop w:val="0"/>
      <w:marBottom w:val="0"/>
      <w:divBdr>
        <w:top w:val="none" w:sz="0" w:space="0" w:color="auto"/>
        <w:left w:val="none" w:sz="0" w:space="0" w:color="auto"/>
        <w:bottom w:val="none" w:sz="0" w:space="0" w:color="auto"/>
        <w:right w:val="none" w:sz="0" w:space="0" w:color="auto"/>
      </w:divBdr>
    </w:div>
    <w:div w:id="1042906402">
      <w:bodyDiv w:val="1"/>
      <w:marLeft w:val="0"/>
      <w:marRight w:val="0"/>
      <w:marTop w:val="0"/>
      <w:marBottom w:val="0"/>
      <w:divBdr>
        <w:top w:val="none" w:sz="0" w:space="0" w:color="auto"/>
        <w:left w:val="none" w:sz="0" w:space="0" w:color="auto"/>
        <w:bottom w:val="none" w:sz="0" w:space="0" w:color="auto"/>
        <w:right w:val="none" w:sz="0" w:space="0" w:color="auto"/>
      </w:divBdr>
    </w:div>
    <w:div w:id="1043094671">
      <w:bodyDiv w:val="1"/>
      <w:marLeft w:val="0"/>
      <w:marRight w:val="0"/>
      <w:marTop w:val="0"/>
      <w:marBottom w:val="0"/>
      <w:divBdr>
        <w:top w:val="none" w:sz="0" w:space="0" w:color="auto"/>
        <w:left w:val="none" w:sz="0" w:space="0" w:color="auto"/>
        <w:bottom w:val="none" w:sz="0" w:space="0" w:color="auto"/>
        <w:right w:val="none" w:sz="0" w:space="0" w:color="auto"/>
      </w:divBdr>
    </w:div>
    <w:div w:id="1043485757">
      <w:bodyDiv w:val="1"/>
      <w:marLeft w:val="0"/>
      <w:marRight w:val="0"/>
      <w:marTop w:val="0"/>
      <w:marBottom w:val="0"/>
      <w:divBdr>
        <w:top w:val="none" w:sz="0" w:space="0" w:color="auto"/>
        <w:left w:val="none" w:sz="0" w:space="0" w:color="auto"/>
        <w:bottom w:val="none" w:sz="0" w:space="0" w:color="auto"/>
        <w:right w:val="none" w:sz="0" w:space="0" w:color="auto"/>
      </w:divBdr>
    </w:div>
    <w:div w:id="1043559642">
      <w:bodyDiv w:val="1"/>
      <w:marLeft w:val="0"/>
      <w:marRight w:val="0"/>
      <w:marTop w:val="0"/>
      <w:marBottom w:val="0"/>
      <w:divBdr>
        <w:top w:val="none" w:sz="0" w:space="0" w:color="auto"/>
        <w:left w:val="none" w:sz="0" w:space="0" w:color="auto"/>
        <w:bottom w:val="none" w:sz="0" w:space="0" w:color="auto"/>
        <w:right w:val="none" w:sz="0" w:space="0" w:color="auto"/>
      </w:divBdr>
    </w:div>
    <w:div w:id="1043673155">
      <w:bodyDiv w:val="1"/>
      <w:marLeft w:val="0"/>
      <w:marRight w:val="0"/>
      <w:marTop w:val="0"/>
      <w:marBottom w:val="0"/>
      <w:divBdr>
        <w:top w:val="none" w:sz="0" w:space="0" w:color="auto"/>
        <w:left w:val="none" w:sz="0" w:space="0" w:color="auto"/>
        <w:bottom w:val="none" w:sz="0" w:space="0" w:color="auto"/>
        <w:right w:val="none" w:sz="0" w:space="0" w:color="auto"/>
      </w:divBdr>
    </w:div>
    <w:div w:id="1044017822">
      <w:bodyDiv w:val="1"/>
      <w:marLeft w:val="0"/>
      <w:marRight w:val="0"/>
      <w:marTop w:val="0"/>
      <w:marBottom w:val="0"/>
      <w:divBdr>
        <w:top w:val="none" w:sz="0" w:space="0" w:color="auto"/>
        <w:left w:val="none" w:sz="0" w:space="0" w:color="auto"/>
        <w:bottom w:val="none" w:sz="0" w:space="0" w:color="auto"/>
        <w:right w:val="none" w:sz="0" w:space="0" w:color="auto"/>
      </w:divBdr>
    </w:div>
    <w:div w:id="1044065387">
      <w:bodyDiv w:val="1"/>
      <w:marLeft w:val="0"/>
      <w:marRight w:val="0"/>
      <w:marTop w:val="0"/>
      <w:marBottom w:val="0"/>
      <w:divBdr>
        <w:top w:val="none" w:sz="0" w:space="0" w:color="auto"/>
        <w:left w:val="none" w:sz="0" w:space="0" w:color="auto"/>
        <w:bottom w:val="none" w:sz="0" w:space="0" w:color="auto"/>
        <w:right w:val="none" w:sz="0" w:space="0" w:color="auto"/>
      </w:divBdr>
    </w:div>
    <w:div w:id="1044132920">
      <w:bodyDiv w:val="1"/>
      <w:marLeft w:val="0"/>
      <w:marRight w:val="0"/>
      <w:marTop w:val="0"/>
      <w:marBottom w:val="0"/>
      <w:divBdr>
        <w:top w:val="none" w:sz="0" w:space="0" w:color="auto"/>
        <w:left w:val="none" w:sz="0" w:space="0" w:color="auto"/>
        <w:bottom w:val="none" w:sz="0" w:space="0" w:color="auto"/>
        <w:right w:val="none" w:sz="0" w:space="0" w:color="auto"/>
      </w:divBdr>
    </w:div>
    <w:div w:id="1044136399">
      <w:bodyDiv w:val="1"/>
      <w:marLeft w:val="0"/>
      <w:marRight w:val="0"/>
      <w:marTop w:val="0"/>
      <w:marBottom w:val="0"/>
      <w:divBdr>
        <w:top w:val="none" w:sz="0" w:space="0" w:color="auto"/>
        <w:left w:val="none" w:sz="0" w:space="0" w:color="auto"/>
        <w:bottom w:val="none" w:sz="0" w:space="0" w:color="auto"/>
        <w:right w:val="none" w:sz="0" w:space="0" w:color="auto"/>
      </w:divBdr>
    </w:div>
    <w:div w:id="1044402277">
      <w:bodyDiv w:val="1"/>
      <w:marLeft w:val="0"/>
      <w:marRight w:val="0"/>
      <w:marTop w:val="0"/>
      <w:marBottom w:val="0"/>
      <w:divBdr>
        <w:top w:val="none" w:sz="0" w:space="0" w:color="auto"/>
        <w:left w:val="none" w:sz="0" w:space="0" w:color="auto"/>
        <w:bottom w:val="none" w:sz="0" w:space="0" w:color="auto"/>
        <w:right w:val="none" w:sz="0" w:space="0" w:color="auto"/>
      </w:divBdr>
    </w:div>
    <w:div w:id="1044596937">
      <w:bodyDiv w:val="1"/>
      <w:marLeft w:val="0"/>
      <w:marRight w:val="0"/>
      <w:marTop w:val="0"/>
      <w:marBottom w:val="0"/>
      <w:divBdr>
        <w:top w:val="none" w:sz="0" w:space="0" w:color="auto"/>
        <w:left w:val="none" w:sz="0" w:space="0" w:color="auto"/>
        <w:bottom w:val="none" w:sz="0" w:space="0" w:color="auto"/>
        <w:right w:val="none" w:sz="0" w:space="0" w:color="auto"/>
      </w:divBdr>
    </w:div>
    <w:div w:id="1044714204">
      <w:bodyDiv w:val="1"/>
      <w:marLeft w:val="0"/>
      <w:marRight w:val="0"/>
      <w:marTop w:val="0"/>
      <w:marBottom w:val="0"/>
      <w:divBdr>
        <w:top w:val="none" w:sz="0" w:space="0" w:color="auto"/>
        <w:left w:val="none" w:sz="0" w:space="0" w:color="auto"/>
        <w:bottom w:val="none" w:sz="0" w:space="0" w:color="auto"/>
        <w:right w:val="none" w:sz="0" w:space="0" w:color="auto"/>
      </w:divBdr>
    </w:div>
    <w:div w:id="1045060821">
      <w:bodyDiv w:val="1"/>
      <w:marLeft w:val="0"/>
      <w:marRight w:val="0"/>
      <w:marTop w:val="0"/>
      <w:marBottom w:val="0"/>
      <w:divBdr>
        <w:top w:val="none" w:sz="0" w:space="0" w:color="auto"/>
        <w:left w:val="none" w:sz="0" w:space="0" w:color="auto"/>
        <w:bottom w:val="none" w:sz="0" w:space="0" w:color="auto"/>
        <w:right w:val="none" w:sz="0" w:space="0" w:color="auto"/>
      </w:divBdr>
    </w:div>
    <w:div w:id="1045330629">
      <w:bodyDiv w:val="1"/>
      <w:marLeft w:val="0"/>
      <w:marRight w:val="0"/>
      <w:marTop w:val="0"/>
      <w:marBottom w:val="0"/>
      <w:divBdr>
        <w:top w:val="none" w:sz="0" w:space="0" w:color="auto"/>
        <w:left w:val="none" w:sz="0" w:space="0" w:color="auto"/>
        <w:bottom w:val="none" w:sz="0" w:space="0" w:color="auto"/>
        <w:right w:val="none" w:sz="0" w:space="0" w:color="auto"/>
      </w:divBdr>
    </w:div>
    <w:div w:id="1045758017">
      <w:bodyDiv w:val="1"/>
      <w:marLeft w:val="0"/>
      <w:marRight w:val="0"/>
      <w:marTop w:val="0"/>
      <w:marBottom w:val="0"/>
      <w:divBdr>
        <w:top w:val="none" w:sz="0" w:space="0" w:color="auto"/>
        <w:left w:val="none" w:sz="0" w:space="0" w:color="auto"/>
        <w:bottom w:val="none" w:sz="0" w:space="0" w:color="auto"/>
        <w:right w:val="none" w:sz="0" w:space="0" w:color="auto"/>
      </w:divBdr>
    </w:div>
    <w:div w:id="1045758471">
      <w:bodyDiv w:val="1"/>
      <w:marLeft w:val="0"/>
      <w:marRight w:val="0"/>
      <w:marTop w:val="0"/>
      <w:marBottom w:val="0"/>
      <w:divBdr>
        <w:top w:val="none" w:sz="0" w:space="0" w:color="auto"/>
        <w:left w:val="none" w:sz="0" w:space="0" w:color="auto"/>
        <w:bottom w:val="none" w:sz="0" w:space="0" w:color="auto"/>
        <w:right w:val="none" w:sz="0" w:space="0" w:color="auto"/>
      </w:divBdr>
    </w:div>
    <w:div w:id="1045912957">
      <w:bodyDiv w:val="1"/>
      <w:marLeft w:val="0"/>
      <w:marRight w:val="0"/>
      <w:marTop w:val="0"/>
      <w:marBottom w:val="0"/>
      <w:divBdr>
        <w:top w:val="none" w:sz="0" w:space="0" w:color="auto"/>
        <w:left w:val="none" w:sz="0" w:space="0" w:color="auto"/>
        <w:bottom w:val="none" w:sz="0" w:space="0" w:color="auto"/>
        <w:right w:val="none" w:sz="0" w:space="0" w:color="auto"/>
      </w:divBdr>
    </w:div>
    <w:div w:id="1046030080">
      <w:bodyDiv w:val="1"/>
      <w:marLeft w:val="0"/>
      <w:marRight w:val="0"/>
      <w:marTop w:val="0"/>
      <w:marBottom w:val="0"/>
      <w:divBdr>
        <w:top w:val="none" w:sz="0" w:space="0" w:color="auto"/>
        <w:left w:val="none" w:sz="0" w:space="0" w:color="auto"/>
        <w:bottom w:val="none" w:sz="0" w:space="0" w:color="auto"/>
        <w:right w:val="none" w:sz="0" w:space="0" w:color="auto"/>
      </w:divBdr>
    </w:div>
    <w:div w:id="1046249311">
      <w:bodyDiv w:val="1"/>
      <w:marLeft w:val="0"/>
      <w:marRight w:val="0"/>
      <w:marTop w:val="0"/>
      <w:marBottom w:val="0"/>
      <w:divBdr>
        <w:top w:val="none" w:sz="0" w:space="0" w:color="auto"/>
        <w:left w:val="none" w:sz="0" w:space="0" w:color="auto"/>
        <w:bottom w:val="none" w:sz="0" w:space="0" w:color="auto"/>
        <w:right w:val="none" w:sz="0" w:space="0" w:color="auto"/>
      </w:divBdr>
    </w:div>
    <w:div w:id="1046493611">
      <w:bodyDiv w:val="1"/>
      <w:marLeft w:val="0"/>
      <w:marRight w:val="0"/>
      <w:marTop w:val="0"/>
      <w:marBottom w:val="0"/>
      <w:divBdr>
        <w:top w:val="none" w:sz="0" w:space="0" w:color="auto"/>
        <w:left w:val="none" w:sz="0" w:space="0" w:color="auto"/>
        <w:bottom w:val="none" w:sz="0" w:space="0" w:color="auto"/>
        <w:right w:val="none" w:sz="0" w:space="0" w:color="auto"/>
      </w:divBdr>
    </w:div>
    <w:div w:id="1046636252">
      <w:bodyDiv w:val="1"/>
      <w:marLeft w:val="0"/>
      <w:marRight w:val="0"/>
      <w:marTop w:val="0"/>
      <w:marBottom w:val="0"/>
      <w:divBdr>
        <w:top w:val="none" w:sz="0" w:space="0" w:color="auto"/>
        <w:left w:val="none" w:sz="0" w:space="0" w:color="auto"/>
        <w:bottom w:val="none" w:sz="0" w:space="0" w:color="auto"/>
        <w:right w:val="none" w:sz="0" w:space="0" w:color="auto"/>
      </w:divBdr>
    </w:div>
    <w:div w:id="1046683635">
      <w:bodyDiv w:val="1"/>
      <w:marLeft w:val="0"/>
      <w:marRight w:val="0"/>
      <w:marTop w:val="0"/>
      <w:marBottom w:val="0"/>
      <w:divBdr>
        <w:top w:val="none" w:sz="0" w:space="0" w:color="auto"/>
        <w:left w:val="none" w:sz="0" w:space="0" w:color="auto"/>
        <w:bottom w:val="none" w:sz="0" w:space="0" w:color="auto"/>
        <w:right w:val="none" w:sz="0" w:space="0" w:color="auto"/>
      </w:divBdr>
    </w:div>
    <w:div w:id="1046835884">
      <w:bodyDiv w:val="1"/>
      <w:marLeft w:val="0"/>
      <w:marRight w:val="0"/>
      <w:marTop w:val="0"/>
      <w:marBottom w:val="0"/>
      <w:divBdr>
        <w:top w:val="none" w:sz="0" w:space="0" w:color="auto"/>
        <w:left w:val="none" w:sz="0" w:space="0" w:color="auto"/>
        <w:bottom w:val="none" w:sz="0" w:space="0" w:color="auto"/>
        <w:right w:val="none" w:sz="0" w:space="0" w:color="auto"/>
      </w:divBdr>
    </w:div>
    <w:div w:id="1047487378">
      <w:bodyDiv w:val="1"/>
      <w:marLeft w:val="0"/>
      <w:marRight w:val="0"/>
      <w:marTop w:val="0"/>
      <w:marBottom w:val="0"/>
      <w:divBdr>
        <w:top w:val="none" w:sz="0" w:space="0" w:color="auto"/>
        <w:left w:val="none" w:sz="0" w:space="0" w:color="auto"/>
        <w:bottom w:val="none" w:sz="0" w:space="0" w:color="auto"/>
        <w:right w:val="none" w:sz="0" w:space="0" w:color="auto"/>
      </w:divBdr>
    </w:div>
    <w:div w:id="1047489363">
      <w:bodyDiv w:val="1"/>
      <w:marLeft w:val="0"/>
      <w:marRight w:val="0"/>
      <w:marTop w:val="0"/>
      <w:marBottom w:val="0"/>
      <w:divBdr>
        <w:top w:val="none" w:sz="0" w:space="0" w:color="auto"/>
        <w:left w:val="none" w:sz="0" w:space="0" w:color="auto"/>
        <w:bottom w:val="none" w:sz="0" w:space="0" w:color="auto"/>
        <w:right w:val="none" w:sz="0" w:space="0" w:color="auto"/>
      </w:divBdr>
    </w:div>
    <w:div w:id="1047684496">
      <w:bodyDiv w:val="1"/>
      <w:marLeft w:val="0"/>
      <w:marRight w:val="0"/>
      <w:marTop w:val="0"/>
      <w:marBottom w:val="0"/>
      <w:divBdr>
        <w:top w:val="none" w:sz="0" w:space="0" w:color="auto"/>
        <w:left w:val="none" w:sz="0" w:space="0" w:color="auto"/>
        <w:bottom w:val="none" w:sz="0" w:space="0" w:color="auto"/>
        <w:right w:val="none" w:sz="0" w:space="0" w:color="auto"/>
      </w:divBdr>
    </w:div>
    <w:div w:id="1047871558">
      <w:bodyDiv w:val="1"/>
      <w:marLeft w:val="0"/>
      <w:marRight w:val="0"/>
      <w:marTop w:val="0"/>
      <w:marBottom w:val="0"/>
      <w:divBdr>
        <w:top w:val="none" w:sz="0" w:space="0" w:color="auto"/>
        <w:left w:val="none" w:sz="0" w:space="0" w:color="auto"/>
        <w:bottom w:val="none" w:sz="0" w:space="0" w:color="auto"/>
        <w:right w:val="none" w:sz="0" w:space="0" w:color="auto"/>
      </w:divBdr>
    </w:div>
    <w:div w:id="1048183659">
      <w:bodyDiv w:val="1"/>
      <w:marLeft w:val="0"/>
      <w:marRight w:val="0"/>
      <w:marTop w:val="0"/>
      <w:marBottom w:val="0"/>
      <w:divBdr>
        <w:top w:val="none" w:sz="0" w:space="0" w:color="auto"/>
        <w:left w:val="none" w:sz="0" w:space="0" w:color="auto"/>
        <w:bottom w:val="none" w:sz="0" w:space="0" w:color="auto"/>
        <w:right w:val="none" w:sz="0" w:space="0" w:color="auto"/>
      </w:divBdr>
    </w:div>
    <w:div w:id="1048190525">
      <w:bodyDiv w:val="1"/>
      <w:marLeft w:val="0"/>
      <w:marRight w:val="0"/>
      <w:marTop w:val="0"/>
      <w:marBottom w:val="0"/>
      <w:divBdr>
        <w:top w:val="none" w:sz="0" w:space="0" w:color="auto"/>
        <w:left w:val="none" w:sz="0" w:space="0" w:color="auto"/>
        <w:bottom w:val="none" w:sz="0" w:space="0" w:color="auto"/>
        <w:right w:val="none" w:sz="0" w:space="0" w:color="auto"/>
      </w:divBdr>
    </w:div>
    <w:div w:id="1048337289">
      <w:bodyDiv w:val="1"/>
      <w:marLeft w:val="0"/>
      <w:marRight w:val="0"/>
      <w:marTop w:val="0"/>
      <w:marBottom w:val="0"/>
      <w:divBdr>
        <w:top w:val="none" w:sz="0" w:space="0" w:color="auto"/>
        <w:left w:val="none" w:sz="0" w:space="0" w:color="auto"/>
        <w:bottom w:val="none" w:sz="0" w:space="0" w:color="auto"/>
        <w:right w:val="none" w:sz="0" w:space="0" w:color="auto"/>
      </w:divBdr>
    </w:div>
    <w:div w:id="1048381541">
      <w:bodyDiv w:val="1"/>
      <w:marLeft w:val="0"/>
      <w:marRight w:val="0"/>
      <w:marTop w:val="0"/>
      <w:marBottom w:val="0"/>
      <w:divBdr>
        <w:top w:val="none" w:sz="0" w:space="0" w:color="auto"/>
        <w:left w:val="none" w:sz="0" w:space="0" w:color="auto"/>
        <w:bottom w:val="none" w:sz="0" w:space="0" w:color="auto"/>
        <w:right w:val="none" w:sz="0" w:space="0" w:color="auto"/>
      </w:divBdr>
    </w:div>
    <w:div w:id="1048576102">
      <w:bodyDiv w:val="1"/>
      <w:marLeft w:val="0"/>
      <w:marRight w:val="0"/>
      <w:marTop w:val="0"/>
      <w:marBottom w:val="0"/>
      <w:divBdr>
        <w:top w:val="none" w:sz="0" w:space="0" w:color="auto"/>
        <w:left w:val="none" w:sz="0" w:space="0" w:color="auto"/>
        <w:bottom w:val="none" w:sz="0" w:space="0" w:color="auto"/>
        <w:right w:val="none" w:sz="0" w:space="0" w:color="auto"/>
      </w:divBdr>
    </w:div>
    <w:div w:id="1048992859">
      <w:bodyDiv w:val="1"/>
      <w:marLeft w:val="0"/>
      <w:marRight w:val="0"/>
      <w:marTop w:val="0"/>
      <w:marBottom w:val="0"/>
      <w:divBdr>
        <w:top w:val="none" w:sz="0" w:space="0" w:color="auto"/>
        <w:left w:val="none" w:sz="0" w:space="0" w:color="auto"/>
        <w:bottom w:val="none" w:sz="0" w:space="0" w:color="auto"/>
        <w:right w:val="none" w:sz="0" w:space="0" w:color="auto"/>
      </w:divBdr>
    </w:div>
    <w:div w:id="1049232110">
      <w:bodyDiv w:val="1"/>
      <w:marLeft w:val="0"/>
      <w:marRight w:val="0"/>
      <w:marTop w:val="0"/>
      <w:marBottom w:val="0"/>
      <w:divBdr>
        <w:top w:val="none" w:sz="0" w:space="0" w:color="auto"/>
        <w:left w:val="none" w:sz="0" w:space="0" w:color="auto"/>
        <w:bottom w:val="none" w:sz="0" w:space="0" w:color="auto"/>
        <w:right w:val="none" w:sz="0" w:space="0" w:color="auto"/>
      </w:divBdr>
    </w:div>
    <w:div w:id="1049300132">
      <w:bodyDiv w:val="1"/>
      <w:marLeft w:val="0"/>
      <w:marRight w:val="0"/>
      <w:marTop w:val="0"/>
      <w:marBottom w:val="0"/>
      <w:divBdr>
        <w:top w:val="none" w:sz="0" w:space="0" w:color="auto"/>
        <w:left w:val="none" w:sz="0" w:space="0" w:color="auto"/>
        <w:bottom w:val="none" w:sz="0" w:space="0" w:color="auto"/>
        <w:right w:val="none" w:sz="0" w:space="0" w:color="auto"/>
      </w:divBdr>
    </w:div>
    <w:div w:id="1049452796">
      <w:bodyDiv w:val="1"/>
      <w:marLeft w:val="0"/>
      <w:marRight w:val="0"/>
      <w:marTop w:val="0"/>
      <w:marBottom w:val="0"/>
      <w:divBdr>
        <w:top w:val="none" w:sz="0" w:space="0" w:color="auto"/>
        <w:left w:val="none" w:sz="0" w:space="0" w:color="auto"/>
        <w:bottom w:val="none" w:sz="0" w:space="0" w:color="auto"/>
        <w:right w:val="none" w:sz="0" w:space="0" w:color="auto"/>
      </w:divBdr>
    </w:div>
    <w:div w:id="1049648594">
      <w:bodyDiv w:val="1"/>
      <w:marLeft w:val="0"/>
      <w:marRight w:val="0"/>
      <w:marTop w:val="0"/>
      <w:marBottom w:val="0"/>
      <w:divBdr>
        <w:top w:val="none" w:sz="0" w:space="0" w:color="auto"/>
        <w:left w:val="none" w:sz="0" w:space="0" w:color="auto"/>
        <w:bottom w:val="none" w:sz="0" w:space="0" w:color="auto"/>
        <w:right w:val="none" w:sz="0" w:space="0" w:color="auto"/>
      </w:divBdr>
    </w:div>
    <w:div w:id="1049720876">
      <w:bodyDiv w:val="1"/>
      <w:marLeft w:val="0"/>
      <w:marRight w:val="0"/>
      <w:marTop w:val="0"/>
      <w:marBottom w:val="0"/>
      <w:divBdr>
        <w:top w:val="none" w:sz="0" w:space="0" w:color="auto"/>
        <w:left w:val="none" w:sz="0" w:space="0" w:color="auto"/>
        <w:bottom w:val="none" w:sz="0" w:space="0" w:color="auto"/>
        <w:right w:val="none" w:sz="0" w:space="0" w:color="auto"/>
      </w:divBdr>
    </w:div>
    <w:div w:id="1049770197">
      <w:bodyDiv w:val="1"/>
      <w:marLeft w:val="0"/>
      <w:marRight w:val="0"/>
      <w:marTop w:val="0"/>
      <w:marBottom w:val="0"/>
      <w:divBdr>
        <w:top w:val="none" w:sz="0" w:space="0" w:color="auto"/>
        <w:left w:val="none" w:sz="0" w:space="0" w:color="auto"/>
        <w:bottom w:val="none" w:sz="0" w:space="0" w:color="auto"/>
        <w:right w:val="none" w:sz="0" w:space="0" w:color="auto"/>
      </w:divBdr>
    </w:div>
    <w:div w:id="1050152766">
      <w:bodyDiv w:val="1"/>
      <w:marLeft w:val="0"/>
      <w:marRight w:val="0"/>
      <w:marTop w:val="0"/>
      <w:marBottom w:val="0"/>
      <w:divBdr>
        <w:top w:val="none" w:sz="0" w:space="0" w:color="auto"/>
        <w:left w:val="none" w:sz="0" w:space="0" w:color="auto"/>
        <w:bottom w:val="none" w:sz="0" w:space="0" w:color="auto"/>
        <w:right w:val="none" w:sz="0" w:space="0" w:color="auto"/>
      </w:divBdr>
    </w:div>
    <w:div w:id="1050223039">
      <w:bodyDiv w:val="1"/>
      <w:marLeft w:val="0"/>
      <w:marRight w:val="0"/>
      <w:marTop w:val="0"/>
      <w:marBottom w:val="0"/>
      <w:divBdr>
        <w:top w:val="none" w:sz="0" w:space="0" w:color="auto"/>
        <w:left w:val="none" w:sz="0" w:space="0" w:color="auto"/>
        <w:bottom w:val="none" w:sz="0" w:space="0" w:color="auto"/>
        <w:right w:val="none" w:sz="0" w:space="0" w:color="auto"/>
      </w:divBdr>
    </w:div>
    <w:div w:id="1050304069">
      <w:bodyDiv w:val="1"/>
      <w:marLeft w:val="0"/>
      <w:marRight w:val="0"/>
      <w:marTop w:val="0"/>
      <w:marBottom w:val="0"/>
      <w:divBdr>
        <w:top w:val="none" w:sz="0" w:space="0" w:color="auto"/>
        <w:left w:val="none" w:sz="0" w:space="0" w:color="auto"/>
        <w:bottom w:val="none" w:sz="0" w:space="0" w:color="auto"/>
        <w:right w:val="none" w:sz="0" w:space="0" w:color="auto"/>
      </w:divBdr>
    </w:div>
    <w:div w:id="1050375875">
      <w:bodyDiv w:val="1"/>
      <w:marLeft w:val="0"/>
      <w:marRight w:val="0"/>
      <w:marTop w:val="0"/>
      <w:marBottom w:val="0"/>
      <w:divBdr>
        <w:top w:val="none" w:sz="0" w:space="0" w:color="auto"/>
        <w:left w:val="none" w:sz="0" w:space="0" w:color="auto"/>
        <w:bottom w:val="none" w:sz="0" w:space="0" w:color="auto"/>
        <w:right w:val="none" w:sz="0" w:space="0" w:color="auto"/>
      </w:divBdr>
    </w:div>
    <w:div w:id="1050494645">
      <w:bodyDiv w:val="1"/>
      <w:marLeft w:val="0"/>
      <w:marRight w:val="0"/>
      <w:marTop w:val="0"/>
      <w:marBottom w:val="0"/>
      <w:divBdr>
        <w:top w:val="none" w:sz="0" w:space="0" w:color="auto"/>
        <w:left w:val="none" w:sz="0" w:space="0" w:color="auto"/>
        <w:bottom w:val="none" w:sz="0" w:space="0" w:color="auto"/>
        <w:right w:val="none" w:sz="0" w:space="0" w:color="auto"/>
      </w:divBdr>
    </w:div>
    <w:div w:id="1050880681">
      <w:bodyDiv w:val="1"/>
      <w:marLeft w:val="0"/>
      <w:marRight w:val="0"/>
      <w:marTop w:val="0"/>
      <w:marBottom w:val="0"/>
      <w:divBdr>
        <w:top w:val="none" w:sz="0" w:space="0" w:color="auto"/>
        <w:left w:val="none" w:sz="0" w:space="0" w:color="auto"/>
        <w:bottom w:val="none" w:sz="0" w:space="0" w:color="auto"/>
        <w:right w:val="none" w:sz="0" w:space="0" w:color="auto"/>
      </w:divBdr>
    </w:div>
    <w:div w:id="1051156423">
      <w:bodyDiv w:val="1"/>
      <w:marLeft w:val="0"/>
      <w:marRight w:val="0"/>
      <w:marTop w:val="0"/>
      <w:marBottom w:val="0"/>
      <w:divBdr>
        <w:top w:val="none" w:sz="0" w:space="0" w:color="auto"/>
        <w:left w:val="none" w:sz="0" w:space="0" w:color="auto"/>
        <w:bottom w:val="none" w:sz="0" w:space="0" w:color="auto"/>
        <w:right w:val="none" w:sz="0" w:space="0" w:color="auto"/>
      </w:divBdr>
    </w:div>
    <w:div w:id="1051491052">
      <w:bodyDiv w:val="1"/>
      <w:marLeft w:val="0"/>
      <w:marRight w:val="0"/>
      <w:marTop w:val="0"/>
      <w:marBottom w:val="0"/>
      <w:divBdr>
        <w:top w:val="none" w:sz="0" w:space="0" w:color="auto"/>
        <w:left w:val="none" w:sz="0" w:space="0" w:color="auto"/>
        <w:bottom w:val="none" w:sz="0" w:space="0" w:color="auto"/>
        <w:right w:val="none" w:sz="0" w:space="0" w:color="auto"/>
      </w:divBdr>
    </w:div>
    <w:div w:id="1051539756">
      <w:bodyDiv w:val="1"/>
      <w:marLeft w:val="0"/>
      <w:marRight w:val="0"/>
      <w:marTop w:val="0"/>
      <w:marBottom w:val="0"/>
      <w:divBdr>
        <w:top w:val="none" w:sz="0" w:space="0" w:color="auto"/>
        <w:left w:val="none" w:sz="0" w:space="0" w:color="auto"/>
        <w:bottom w:val="none" w:sz="0" w:space="0" w:color="auto"/>
        <w:right w:val="none" w:sz="0" w:space="0" w:color="auto"/>
      </w:divBdr>
    </w:div>
    <w:div w:id="1052267759">
      <w:bodyDiv w:val="1"/>
      <w:marLeft w:val="0"/>
      <w:marRight w:val="0"/>
      <w:marTop w:val="0"/>
      <w:marBottom w:val="0"/>
      <w:divBdr>
        <w:top w:val="none" w:sz="0" w:space="0" w:color="auto"/>
        <w:left w:val="none" w:sz="0" w:space="0" w:color="auto"/>
        <w:bottom w:val="none" w:sz="0" w:space="0" w:color="auto"/>
        <w:right w:val="none" w:sz="0" w:space="0" w:color="auto"/>
      </w:divBdr>
    </w:div>
    <w:div w:id="1052388031">
      <w:bodyDiv w:val="1"/>
      <w:marLeft w:val="0"/>
      <w:marRight w:val="0"/>
      <w:marTop w:val="0"/>
      <w:marBottom w:val="0"/>
      <w:divBdr>
        <w:top w:val="none" w:sz="0" w:space="0" w:color="auto"/>
        <w:left w:val="none" w:sz="0" w:space="0" w:color="auto"/>
        <w:bottom w:val="none" w:sz="0" w:space="0" w:color="auto"/>
        <w:right w:val="none" w:sz="0" w:space="0" w:color="auto"/>
      </w:divBdr>
    </w:div>
    <w:div w:id="1052575710">
      <w:bodyDiv w:val="1"/>
      <w:marLeft w:val="0"/>
      <w:marRight w:val="0"/>
      <w:marTop w:val="0"/>
      <w:marBottom w:val="0"/>
      <w:divBdr>
        <w:top w:val="none" w:sz="0" w:space="0" w:color="auto"/>
        <w:left w:val="none" w:sz="0" w:space="0" w:color="auto"/>
        <w:bottom w:val="none" w:sz="0" w:space="0" w:color="auto"/>
        <w:right w:val="none" w:sz="0" w:space="0" w:color="auto"/>
      </w:divBdr>
    </w:div>
    <w:div w:id="1052774641">
      <w:bodyDiv w:val="1"/>
      <w:marLeft w:val="0"/>
      <w:marRight w:val="0"/>
      <w:marTop w:val="0"/>
      <w:marBottom w:val="0"/>
      <w:divBdr>
        <w:top w:val="none" w:sz="0" w:space="0" w:color="auto"/>
        <w:left w:val="none" w:sz="0" w:space="0" w:color="auto"/>
        <w:bottom w:val="none" w:sz="0" w:space="0" w:color="auto"/>
        <w:right w:val="none" w:sz="0" w:space="0" w:color="auto"/>
      </w:divBdr>
    </w:div>
    <w:div w:id="1052928398">
      <w:bodyDiv w:val="1"/>
      <w:marLeft w:val="0"/>
      <w:marRight w:val="0"/>
      <w:marTop w:val="0"/>
      <w:marBottom w:val="0"/>
      <w:divBdr>
        <w:top w:val="none" w:sz="0" w:space="0" w:color="auto"/>
        <w:left w:val="none" w:sz="0" w:space="0" w:color="auto"/>
        <w:bottom w:val="none" w:sz="0" w:space="0" w:color="auto"/>
        <w:right w:val="none" w:sz="0" w:space="0" w:color="auto"/>
      </w:divBdr>
    </w:div>
    <w:div w:id="1053041446">
      <w:bodyDiv w:val="1"/>
      <w:marLeft w:val="0"/>
      <w:marRight w:val="0"/>
      <w:marTop w:val="0"/>
      <w:marBottom w:val="0"/>
      <w:divBdr>
        <w:top w:val="none" w:sz="0" w:space="0" w:color="auto"/>
        <w:left w:val="none" w:sz="0" w:space="0" w:color="auto"/>
        <w:bottom w:val="none" w:sz="0" w:space="0" w:color="auto"/>
        <w:right w:val="none" w:sz="0" w:space="0" w:color="auto"/>
      </w:divBdr>
    </w:div>
    <w:div w:id="1053115686">
      <w:bodyDiv w:val="1"/>
      <w:marLeft w:val="0"/>
      <w:marRight w:val="0"/>
      <w:marTop w:val="0"/>
      <w:marBottom w:val="0"/>
      <w:divBdr>
        <w:top w:val="none" w:sz="0" w:space="0" w:color="auto"/>
        <w:left w:val="none" w:sz="0" w:space="0" w:color="auto"/>
        <w:bottom w:val="none" w:sz="0" w:space="0" w:color="auto"/>
        <w:right w:val="none" w:sz="0" w:space="0" w:color="auto"/>
      </w:divBdr>
    </w:div>
    <w:div w:id="1053118149">
      <w:bodyDiv w:val="1"/>
      <w:marLeft w:val="0"/>
      <w:marRight w:val="0"/>
      <w:marTop w:val="0"/>
      <w:marBottom w:val="0"/>
      <w:divBdr>
        <w:top w:val="none" w:sz="0" w:space="0" w:color="auto"/>
        <w:left w:val="none" w:sz="0" w:space="0" w:color="auto"/>
        <w:bottom w:val="none" w:sz="0" w:space="0" w:color="auto"/>
        <w:right w:val="none" w:sz="0" w:space="0" w:color="auto"/>
      </w:divBdr>
    </w:div>
    <w:div w:id="1053189878">
      <w:bodyDiv w:val="1"/>
      <w:marLeft w:val="0"/>
      <w:marRight w:val="0"/>
      <w:marTop w:val="0"/>
      <w:marBottom w:val="0"/>
      <w:divBdr>
        <w:top w:val="none" w:sz="0" w:space="0" w:color="auto"/>
        <w:left w:val="none" w:sz="0" w:space="0" w:color="auto"/>
        <w:bottom w:val="none" w:sz="0" w:space="0" w:color="auto"/>
        <w:right w:val="none" w:sz="0" w:space="0" w:color="auto"/>
      </w:divBdr>
    </w:div>
    <w:div w:id="1053314324">
      <w:bodyDiv w:val="1"/>
      <w:marLeft w:val="0"/>
      <w:marRight w:val="0"/>
      <w:marTop w:val="0"/>
      <w:marBottom w:val="0"/>
      <w:divBdr>
        <w:top w:val="none" w:sz="0" w:space="0" w:color="auto"/>
        <w:left w:val="none" w:sz="0" w:space="0" w:color="auto"/>
        <w:bottom w:val="none" w:sz="0" w:space="0" w:color="auto"/>
        <w:right w:val="none" w:sz="0" w:space="0" w:color="auto"/>
      </w:divBdr>
    </w:div>
    <w:div w:id="1053433502">
      <w:bodyDiv w:val="1"/>
      <w:marLeft w:val="0"/>
      <w:marRight w:val="0"/>
      <w:marTop w:val="0"/>
      <w:marBottom w:val="0"/>
      <w:divBdr>
        <w:top w:val="none" w:sz="0" w:space="0" w:color="auto"/>
        <w:left w:val="none" w:sz="0" w:space="0" w:color="auto"/>
        <w:bottom w:val="none" w:sz="0" w:space="0" w:color="auto"/>
        <w:right w:val="none" w:sz="0" w:space="0" w:color="auto"/>
      </w:divBdr>
    </w:div>
    <w:div w:id="1053500077">
      <w:bodyDiv w:val="1"/>
      <w:marLeft w:val="0"/>
      <w:marRight w:val="0"/>
      <w:marTop w:val="0"/>
      <w:marBottom w:val="0"/>
      <w:divBdr>
        <w:top w:val="none" w:sz="0" w:space="0" w:color="auto"/>
        <w:left w:val="none" w:sz="0" w:space="0" w:color="auto"/>
        <w:bottom w:val="none" w:sz="0" w:space="0" w:color="auto"/>
        <w:right w:val="none" w:sz="0" w:space="0" w:color="auto"/>
      </w:divBdr>
    </w:div>
    <w:div w:id="1053501398">
      <w:bodyDiv w:val="1"/>
      <w:marLeft w:val="0"/>
      <w:marRight w:val="0"/>
      <w:marTop w:val="0"/>
      <w:marBottom w:val="0"/>
      <w:divBdr>
        <w:top w:val="none" w:sz="0" w:space="0" w:color="auto"/>
        <w:left w:val="none" w:sz="0" w:space="0" w:color="auto"/>
        <w:bottom w:val="none" w:sz="0" w:space="0" w:color="auto"/>
        <w:right w:val="none" w:sz="0" w:space="0" w:color="auto"/>
      </w:divBdr>
    </w:div>
    <w:div w:id="1053696128">
      <w:bodyDiv w:val="1"/>
      <w:marLeft w:val="0"/>
      <w:marRight w:val="0"/>
      <w:marTop w:val="0"/>
      <w:marBottom w:val="0"/>
      <w:divBdr>
        <w:top w:val="none" w:sz="0" w:space="0" w:color="auto"/>
        <w:left w:val="none" w:sz="0" w:space="0" w:color="auto"/>
        <w:bottom w:val="none" w:sz="0" w:space="0" w:color="auto"/>
        <w:right w:val="none" w:sz="0" w:space="0" w:color="auto"/>
      </w:divBdr>
    </w:div>
    <w:div w:id="1053699640">
      <w:bodyDiv w:val="1"/>
      <w:marLeft w:val="0"/>
      <w:marRight w:val="0"/>
      <w:marTop w:val="0"/>
      <w:marBottom w:val="0"/>
      <w:divBdr>
        <w:top w:val="none" w:sz="0" w:space="0" w:color="auto"/>
        <w:left w:val="none" w:sz="0" w:space="0" w:color="auto"/>
        <w:bottom w:val="none" w:sz="0" w:space="0" w:color="auto"/>
        <w:right w:val="none" w:sz="0" w:space="0" w:color="auto"/>
      </w:divBdr>
    </w:div>
    <w:div w:id="1053773007">
      <w:bodyDiv w:val="1"/>
      <w:marLeft w:val="0"/>
      <w:marRight w:val="0"/>
      <w:marTop w:val="0"/>
      <w:marBottom w:val="0"/>
      <w:divBdr>
        <w:top w:val="none" w:sz="0" w:space="0" w:color="auto"/>
        <w:left w:val="none" w:sz="0" w:space="0" w:color="auto"/>
        <w:bottom w:val="none" w:sz="0" w:space="0" w:color="auto"/>
        <w:right w:val="none" w:sz="0" w:space="0" w:color="auto"/>
      </w:divBdr>
    </w:div>
    <w:div w:id="1054811461">
      <w:bodyDiv w:val="1"/>
      <w:marLeft w:val="0"/>
      <w:marRight w:val="0"/>
      <w:marTop w:val="0"/>
      <w:marBottom w:val="0"/>
      <w:divBdr>
        <w:top w:val="none" w:sz="0" w:space="0" w:color="auto"/>
        <w:left w:val="none" w:sz="0" w:space="0" w:color="auto"/>
        <w:bottom w:val="none" w:sz="0" w:space="0" w:color="auto"/>
        <w:right w:val="none" w:sz="0" w:space="0" w:color="auto"/>
      </w:divBdr>
    </w:div>
    <w:div w:id="1055083216">
      <w:bodyDiv w:val="1"/>
      <w:marLeft w:val="0"/>
      <w:marRight w:val="0"/>
      <w:marTop w:val="0"/>
      <w:marBottom w:val="0"/>
      <w:divBdr>
        <w:top w:val="none" w:sz="0" w:space="0" w:color="auto"/>
        <w:left w:val="none" w:sz="0" w:space="0" w:color="auto"/>
        <w:bottom w:val="none" w:sz="0" w:space="0" w:color="auto"/>
        <w:right w:val="none" w:sz="0" w:space="0" w:color="auto"/>
      </w:divBdr>
    </w:div>
    <w:div w:id="1055196688">
      <w:bodyDiv w:val="1"/>
      <w:marLeft w:val="0"/>
      <w:marRight w:val="0"/>
      <w:marTop w:val="0"/>
      <w:marBottom w:val="0"/>
      <w:divBdr>
        <w:top w:val="none" w:sz="0" w:space="0" w:color="auto"/>
        <w:left w:val="none" w:sz="0" w:space="0" w:color="auto"/>
        <w:bottom w:val="none" w:sz="0" w:space="0" w:color="auto"/>
        <w:right w:val="none" w:sz="0" w:space="0" w:color="auto"/>
      </w:divBdr>
    </w:div>
    <w:div w:id="1055619263">
      <w:bodyDiv w:val="1"/>
      <w:marLeft w:val="0"/>
      <w:marRight w:val="0"/>
      <w:marTop w:val="0"/>
      <w:marBottom w:val="0"/>
      <w:divBdr>
        <w:top w:val="none" w:sz="0" w:space="0" w:color="auto"/>
        <w:left w:val="none" w:sz="0" w:space="0" w:color="auto"/>
        <w:bottom w:val="none" w:sz="0" w:space="0" w:color="auto"/>
        <w:right w:val="none" w:sz="0" w:space="0" w:color="auto"/>
      </w:divBdr>
    </w:div>
    <w:div w:id="1055858958">
      <w:bodyDiv w:val="1"/>
      <w:marLeft w:val="0"/>
      <w:marRight w:val="0"/>
      <w:marTop w:val="0"/>
      <w:marBottom w:val="0"/>
      <w:divBdr>
        <w:top w:val="none" w:sz="0" w:space="0" w:color="auto"/>
        <w:left w:val="none" w:sz="0" w:space="0" w:color="auto"/>
        <w:bottom w:val="none" w:sz="0" w:space="0" w:color="auto"/>
        <w:right w:val="none" w:sz="0" w:space="0" w:color="auto"/>
      </w:divBdr>
    </w:div>
    <w:div w:id="1056201820">
      <w:bodyDiv w:val="1"/>
      <w:marLeft w:val="0"/>
      <w:marRight w:val="0"/>
      <w:marTop w:val="0"/>
      <w:marBottom w:val="0"/>
      <w:divBdr>
        <w:top w:val="none" w:sz="0" w:space="0" w:color="auto"/>
        <w:left w:val="none" w:sz="0" w:space="0" w:color="auto"/>
        <w:bottom w:val="none" w:sz="0" w:space="0" w:color="auto"/>
        <w:right w:val="none" w:sz="0" w:space="0" w:color="auto"/>
      </w:divBdr>
    </w:div>
    <w:div w:id="1056514818">
      <w:bodyDiv w:val="1"/>
      <w:marLeft w:val="0"/>
      <w:marRight w:val="0"/>
      <w:marTop w:val="0"/>
      <w:marBottom w:val="0"/>
      <w:divBdr>
        <w:top w:val="none" w:sz="0" w:space="0" w:color="auto"/>
        <w:left w:val="none" w:sz="0" w:space="0" w:color="auto"/>
        <w:bottom w:val="none" w:sz="0" w:space="0" w:color="auto"/>
        <w:right w:val="none" w:sz="0" w:space="0" w:color="auto"/>
      </w:divBdr>
    </w:div>
    <w:div w:id="1057120047">
      <w:bodyDiv w:val="1"/>
      <w:marLeft w:val="0"/>
      <w:marRight w:val="0"/>
      <w:marTop w:val="0"/>
      <w:marBottom w:val="0"/>
      <w:divBdr>
        <w:top w:val="none" w:sz="0" w:space="0" w:color="auto"/>
        <w:left w:val="none" w:sz="0" w:space="0" w:color="auto"/>
        <w:bottom w:val="none" w:sz="0" w:space="0" w:color="auto"/>
        <w:right w:val="none" w:sz="0" w:space="0" w:color="auto"/>
      </w:divBdr>
    </w:div>
    <w:div w:id="1057389046">
      <w:bodyDiv w:val="1"/>
      <w:marLeft w:val="0"/>
      <w:marRight w:val="0"/>
      <w:marTop w:val="0"/>
      <w:marBottom w:val="0"/>
      <w:divBdr>
        <w:top w:val="none" w:sz="0" w:space="0" w:color="auto"/>
        <w:left w:val="none" w:sz="0" w:space="0" w:color="auto"/>
        <w:bottom w:val="none" w:sz="0" w:space="0" w:color="auto"/>
        <w:right w:val="none" w:sz="0" w:space="0" w:color="auto"/>
      </w:divBdr>
    </w:div>
    <w:div w:id="1057436475">
      <w:bodyDiv w:val="1"/>
      <w:marLeft w:val="0"/>
      <w:marRight w:val="0"/>
      <w:marTop w:val="0"/>
      <w:marBottom w:val="0"/>
      <w:divBdr>
        <w:top w:val="none" w:sz="0" w:space="0" w:color="auto"/>
        <w:left w:val="none" w:sz="0" w:space="0" w:color="auto"/>
        <w:bottom w:val="none" w:sz="0" w:space="0" w:color="auto"/>
        <w:right w:val="none" w:sz="0" w:space="0" w:color="auto"/>
      </w:divBdr>
    </w:div>
    <w:div w:id="1057818743">
      <w:bodyDiv w:val="1"/>
      <w:marLeft w:val="0"/>
      <w:marRight w:val="0"/>
      <w:marTop w:val="0"/>
      <w:marBottom w:val="0"/>
      <w:divBdr>
        <w:top w:val="none" w:sz="0" w:space="0" w:color="auto"/>
        <w:left w:val="none" w:sz="0" w:space="0" w:color="auto"/>
        <w:bottom w:val="none" w:sz="0" w:space="0" w:color="auto"/>
        <w:right w:val="none" w:sz="0" w:space="0" w:color="auto"/>
      </w:divBdr>
    </w:div>
    <w:div w:id="1057902029">
      <w:bodyDiv w:val="1"/>
      <w:marLeft w:val="0"/>
      <w:marRight w:val="0"/>
      <w:marTop w:val="0"/>
      <w:marBottom w:val="0"/>
      <w:divBdr>
        <w:top w:val="none" w:sz="0" w:space="0" w:color="auto"/>
        <w:left w:val="none" w:sz="0" w:space="0" w:color="auto"/>
        <w:bottom w:val="none" w:sz="0" w:space="0" w:color="auto"/>
        <w:right w:val="none" w:sz="0" w:space="0" w:color="auto"/>
      </w:divBdr>
    </w:div>
    <w:div w:id="1058170157">
      <w:bodyDiv w:val="1"/>
      <w:marLeft w:val="0"/>
      <w:marRight w:val="0"/>
      <w:marTop w:val="0"/>
      <w:marBottom w:val="0"/>
      <w:divBdr>
        <w:top w:val="none" w:sz="0" w:space="0" w:color="auto"/>
        <w:left w:val="none" w:sz="0" w:space="0" w:color="auto"/>
        <w:bottom w:val="none" w:sz="0" w:space="0" w:color="auto"/>
        <w:right w:val="none" w:sz="0" w:space="0" w:color="auto"/>
      </w:divBdr>
    </w:div>
    <w:div w:id="1058239007">
      <w:bodyDiv w:val="1"/>
      <w:marLeft w:val="0"/>
      <w:marRight w:val="0"/>
      <w:marTop w:val="0"/>
      <w:marBottom w:val="0"/>
      <w:divBdr>
        <w:top w:val="none" w:sz="0" w:space="0" w:color="auto"/>
        <w:left w:val="none" w:sz="0" w:space="0" w:color="auto"/>
        <w:bottom w:val="none" w:sz="0" w:space="0" w:color="auto"/>
        <w:right w:val="none" w:sz="0" w:space="0" w:color="auto"/>
      </w:divBdr>
    </w:div>
    <w:div w:id="1058288471">
      <w:bodyDiv w:val="1"/>
      <w:marLeft w:val="0"/>
      <w:marRight w:val="0"/>
      <w:marTop w:val="0"/>
      <w:marBottom w:val="0"/>
      <w:divBdr>
        <w:top w:val="none" w:sz="0" w:space="0" w:color="auto"/>
        <w:left w:val="none" w:sz="0" w:space="0" w:color="auto"/>
        <w:bottom w:val="none" w:sz="0" w:space="0" w:color="auto"/>
        <w:right w:val="none" w:sz="0" w:space="0" w:color="auto"/>
      </w:divBdr>
    </w:div>
    <w:div w:id="1058358566">
      <w:bodyDiv w:val="1"/>
      <w:marLeft w:val="0"/>
      <w:marRight w:val="0"/>
      <w:marTop w:val="0"/>
      <w:marBottom w:val="0"/>
      <w:divBdr>
        <w:top w:val="none" w:sz="0" w:space="0" w:color="auto"/>
        <w:left w:val="none" w:sz="0" w:space="0" w:color="auto"/>
        <w:bottom w:val="none" w:sz="0" w:space="0" w:color="auto"/>
        <w:right w:val="none" w:sz="0" w:space="0" w:color="auto"/>
      </w:divBdr>
    </w:div>
    <w:div w:id="1058406819">
      <w:bodyDiv w:val="1"/>
      <w:marLeft w:val="0"/>
      <w:marRight w:val="0"/>
      <w:marTop w:val="0"/>
      <w:marBottom w:val="0"/>
      <w:divBdr>
        <w:top w:val="none" w:sz="0" w:space="0" w:color="auto"/>
        <w:left w:val="none" w:sz="0" w:space="0" w:color="auto"/>
        <w:bottom w:val="none" w:sz="0" w:space="0" w:color="auto"/>
        <w:right w:val="none" w:sz="0" w:space="0" w:color="auto"/>
      </w:divBdr>
    </w:div>
    <w:div w:id="1058556136">
      <w:bodyDiv w:val="1"/>
      <w:marLeft w:val="0"/>
      <w:marRight w:val="0"/>
      <w:marTop w:val="0"/>
      <w:marBottom w:val="0"/>
      <w:divBdr>
        <w:top w:val="none" w:sz="0" w:space="0" w:color="auto"/>
        <w:left w:val="none" w:sz="0" w:space="0" w:color="auto"/>
        <w:bottom w:val="none" w:sz="0" w:space="0" w:color="auto"/>
        <w:right w:val="none" w:sz="0" w:space="0" w:color="auto"/>
      </w:divBdr>
    </w:div>
    <w:div w:id="1058627559">
      <w:bodyDiv w:val="1"/>
      <w:marLeft w:val="0"/>
      <w:marRight w:val="0"/>
      <w:marTop w:val="0"/>
      <w:marBottom w:val="0"/>
      <w:divBdr>
        <w:top w:val="none" w:sz="0" w:space="0" w:color="auto"/>
        <w:left w:val="none" w:sz="0" w:space="0" w:color="auto"/>
        <w:bottom w:val="none" w:sz="0" w:space="0" w:color="auto"/>
        <w:right w:val="none" w:sz="0" w:space="0" w:color="auto"/>
      </w:divBdr>
    </w:div>
    <w:div w:id="1058868309">
      <w:bodyDiv w:val="1"/>
      <w:marLeft w:val="0"/>
      <w:marRight w:val="0"/>
      <w:marTop w:val="0"/>
      <w:marBottom w:val="0"/>
      <w:divBdr>
        <w:top w:val="none" w:sz="0" w:space="0" w:color="auto"/>
        <w:left w:val="none" w:sz="0" w:space="0" w:color="auto"/>
        <w:bottom w:val="none" w:sz="0" w:space="0" w:color="auto"/>
        <w:right w:val="none" w:sz="0" w:space="0" w:color="auto"/>
      </w:divBdr>
    </w:div>
    <w:div w:id="1058938063">
      <w:bodyDiv w:val="1"/>
      <w:marLeft w:val="0"/>
      <w:marRight w:val="0"/>
      <w:marTop w:val="0"/>
      <w:marBottom w:val="0"/>
      <w:divBdr>
        <w:top w:val="none" w:sz="0" w:space="0" w:color="auto"/>
        <w:left w:val="none" w:sz="0" w:space="0" w:color="auto"/>
        <w:bottom w:val="none" w:sz="0" w:space="0" w:color="auto"/>
        <w:right w:val="none" w:sz="0" w:space="0" w:color="auto"/>
      </w:divBdr>
    </w:div>
    <w:div w:id="1059088692">
      <w:bodyDiv w:val="1"/>
      <w:marLeft w:val="0"/>
      <w:marRight w:val="0"/>
      <w:marTop w:val="0"/>
      <w:marBottom w:val="0"/>
      <w:divBdr>
        <w:top w:val="none" w:sz="0" w:space="0" w:color="auto"/>
        <w:left w:val="none" w:sz="0" w:space="0" w:color="auto"/>
        <w:bottom w:val="none" w:sz="0" w:space="0" w:color="auto"/>
        <w:right w:val="none" w:sz="0" w:space="0" w:color="auto"/>
      </w:divBdr>
    </w:div>
    <w:div w:id="1059089053">
      <w:bodyDiv w:val="1"/>
      <w:marLeft w:val="0"/>
      <w:marRight w:val="0"/>
      <w:marTop w:val="0"/>
      <w:marBottom w:val="0"/>
      <w:divBdr>
        <w:top w:val="none" w:sz="0" w:space="0" w:color="auto"/>
        <w:left w:val="none" w:sz="0" w:space="0" w:color="auto"/>
        <w:bottom w:val="none" w:sz="0" w:space="0" w:color="auto"/>
        <w:right w:val="none" w:sz="0" w:space="0" w:color="auto"/>
      </w:divBdr>
    </w:div>
    <w:div w:id="1059093943">
      <w:bodyDiv w:val="1"/>
      <w:marLeft w:val="0"/>
      <w:marRight w:val="0"/>
      <w:marTop w:val="0"/>
      <w:marBottom w:val="0"/>
      <w:divBdr>
        <w:top w:val="none" w:sz="0" w:space="0" w:color="auto"/>
        <w:left w:val="none" w:sz="0" w:space="0" w:color="auto"/>
        <w:bottom w:val="none" w:sz="0" w:space="0" w:color="auto"/>
        <w:right w:val="none" w:sz="0" w:space="0" w:color="auto"/>
      </w:divBdr>
    </w:div>
    <w:div w:id="1059132832">
      <w:bodyDiv w:val="1"/>
      <w:marLeft w:val="0"/>
      <w:marRight w:val="0"/>
      <w:marTop w:val="0"/>
      <w:marBottom w:val="0"/>
      <w:divBdr>
        <w:top w:val="none" w:sz="0" w:space="0" w:color="auto"/>
        <w:left w:val="none" w:sz="0" w:space="0" w:color="auto"/>
        <w:bottom w:val="none" w:sz="0" w:space="0" w:color="auto"/>
        <w:right w:val="none" w:sz="0" w:space="0" w:color="auto"/>
      </w:divBdr>
    </w:div>
    <w:div w:id="1059789209">
      <w:bodyDiv w:val="1"/>
      <w:marLeft w:val="0"/>
      <w:marRight w:val="0"/>
      <w:marTop w:val="0"/>
      <w:marBottom w:val="0"/>
      <w:divBdr>
        <w:top w:val="none" w:sz="0" w:space="0" w:color="auto"/>
        <w:left w:val="none" w:sz="0" w:space="0" w:color="auto"/>
        <w:bottom w:val="none" w:sz="0" w:space="0" w:color="auto"/>
        <w:right w:val="none" w:sz="0" w:space="0" w:color="auto"/>
      </w:divBdr>
    </w:div>
    <w:div w:id="1059934145">
      <w:bodyDiv w:val="1"/>
      <w:marLeft w:val="0"/>
      <w:marRight w:val="0"/>
      <w:marTop w:val="0"/>
      <w:marBottom w:val="0"/>
      <w:divBdr>
        <w:top w:val="none" w:sz="0" w:space="0" w:color="auto"/>
        <w:left w:val="none" w:sz="0" w:space="0" w:color="auto"/>
        <w:bottom w:val="none" w:sz="0" w:space="0" w:color="auto"/>
        <w:right w:val="none" w:sz="0" w:space="0" w:color="auto"/>
      </w:divBdr>
    </w:div>
    <w:div w:id="1060054394">
      <w:bodyDiv w:val="1"/>
      <w:marLeft w:val="0"/>
      <w:marRight w:val="0"/>
      <w:marTop w:val="0"/>
      <w:marBottom w:val="0"/>
      <w:divBdr>
        <w:top w:val="none" w:sz="0" w:space="0" w:color="auto"/>
        <w:left w:val="none" w:sz="0" w:space="0" w:color="auto"/>
        <w:bottom w:val="none" w:sz="0" w:space="0" w:color="auto"/>
        <w:right w:val="none" w:sz="0" w:space="0" w:color="auto"/>
      </w:divBdr>
    </w:div>
    <w:div w:id="1060251965">
      <w:bodyDiv w:val="1"/>
      <w:marLeft w:val="0"/>
      <w:marRight w:val="0"/>
      <w:marTop w:val="0"/>
      <w:marBottom w:val="0"/>
      <w:divBdr>
        <w:top w:val="none" w:sz="0" w:space="0" w:color="auto"/>
        <w:left w:val="none" w:sz="0" w:space="0" w:color="auto"/>
        <w:bottom w:val="none" w:sz="0" w:space="0" w:color="auto"/>
        <w:right w:val="none" w:sz="0" w:space="0" w:color="auto"/>
      </w:divBdr>
    </w:div>
    <w:div w:id="1060595939">
      <w:bodyDiv w:val="1"/>
      <w:marLeft w:val="0"/>
      <w:marRight w:val="0"/>
      <w:marTop w:val="0"/>
      <w:marBottom w:val="0"/>
      <w:divBdr>
        <w:top w:val="none" w:sz="0" w:space="0" w:color="auto"/>
        <w:left w:val="none" w:sz="0" w:space="0" w:color="auto"/>
        <w:bottom w:val="none" w:sz="0" w:space="0" w:color="auto"/>
        <w:right w:val="none" w:sz="0" w:space="0" w:color="auto"/>
      </w:divBdr>
    </w:div>
    <w:div w:id="1060708524">
      <w:bodyDiv w:val="1"/>
      <w:marLeft w:val="0"/>
      <w:marRight w:val="0"/>
      <w:marTop w:val="0"/>
      <w:marBottom w:val="0"/>
      <w:divBdr>
        <w:top w:val="none" w:sz="0" w:space="0" w:color="auto"/>
        <w:left w:val="none" w:sz="0" w:space="0" w:color="auto"/>
        <w:bottom w:val="none" w:sz="0" w:space="0" w:color="auto"/>
        <w:right w:val="none" w:sz="0" w:space="0" w:color="auto"/>
      </w:divBdr>
    </w:div>
    <w:div w:id="1060789378">
      <w:bodyDiv w:val="1"/>
      <w:marLeft w:val="0"/>
      <w:marRight w:val="0"/>
      <w:marTop w:val="0"/>
      <w:marBottom w:val="0"/>
      <w:divBdr>
        <w:top w:val="none" w:sz="0" w:space="0" w:color="auto"/>
        <w:left w:val="none" w:sz="0" w:space="0" w:color="auto"/>
        <w:bottom w:val="none" w:sz="0" w:space="0" w:color="auto"/>
        <w:right w:val="none" w:sz="0" w:space="0" w:color="auto"/>
      </w:divBdr>
    </w:div>
    <w:div w:id="1061178288">
      <w:bodyDiv w:val="1"/>
      <w:marLeft w:val="0"/>
      <w:marRight w:val="0"/>
      <w:marTop w:val="0"/>
      <w:marBottom w:val="0"/>
      <w:divBdr>
        <w:top w:val="none" w:sz="0" w:space="0" w:color="auto"/>
        <w:left w:val="none" w:sz="0" w:space="0" w:color="auto"/>
        <w:bottom w:val="none" w:sz="0" w:space="0" w:color="auto"/>
        <w:right w:val="none" w:sz="0" w:space="0" w:color="auto"/>
      </w:divBdr>
    </w:div>
    <w:div w:id="1061247865">
      <w:bodyDiv w:val="1"/>
      <w:marLeft w:val="0"/>
      <w:marRight w:val="0"/>
      <w:marTop w:val="0"/>
      <w:marBottom w:val="0"/>
      <w:divBdr>
        <w:top w:val="none" w:sz="0" w:space="0" w:color="auto"/>
        <w:left w:val="none" w:sz="0" w:space="0" w:color="auto"/>
        <w:bottom w:val="none" w:sz="0" w:space="0" w:color="auto"/>
        <w:right w:val="none" w:sz="0" w:space="0" w:color="auto"/>
      </w:divBdr>
    </w:div>
    <w:div w:id="1061249681">
      <w:bodyDiv w:val="1"/>
      <w:marLeft w:val="0"/>
      <w:marRight w:val="0"/>
      <w:marTop w:val="0"/>
      <w:marBottom w:val="0"/>
      <w:divBdr>
        <w:top w:val="none" w:sz="0" w:space="0" w:color="auto"/>
        <w:left w:val="none" w:sz="0" w:space="0" w:color="auto"/>
        <w:bottom w:val="none" w:sz="0" w:space="0" w:color="auto"/>
        <w:right w:val="none" w:sz="0" w:space="0" w:color="auto"/>
      </w:divBdr>
    </w:div>
    <w:div w:id="1061250133">
      <w:bodyDiv w:val="1"/>
      <w:marLeft w:val="0"/>
      <w:marRight w:val="0"/>
      <w:marTop w:val="0"/>
      <w:marBottom w:val="0"/>
      <w:divBdr>
        <w:top w:val="none" w:sz="0" w:space="0" w:color="auto"/>
        <w:left w:val="none" w:sz="0" w:space="0" w:color="auto"/>
        <w:bottom w:val="none" w:sz="0" w:space="0" w:color="auto"/>
        <w:right w:val="none" w:sz="0" w:space="0" w:color="auto"/>
      </w:divBdr>
    </w:div>
    <w:div w:id="1061292303">
      <w:bodyDiv w:val="1"/>
      <w:marLeft w:val="0"/>
      <w:marRight w:val="0"/>
      <w:marTop w:val="0"/>
      <w:marBottom w:val="0"/>
      <w:divBdr>
        <w:top w:val="none" w:sz="0" w:space="0" w:color="auto"/>
        <w:left w:val="none" w:sz="0" w:space="0" w:color="auto"/>
        <w:bottom w:val="none" w:sz="0" w:space="0" w:color="auto"/>
        <w:right w:val="none" w:sz="0" w:space="0" w:color="auto"/>
      </w:divBdr>
    </w:div>
    <w:div w:id="1061440104">
      <w:bodyDiv w:val="1"/>
      <w:marLeft w:val="0"/>
      <w:marRight w:val="0"/>
      <w:marTop w:val="0"/>
      <w:marBottom w:val="0"/>
      <w:divBdr>
        <w:top w:val="none" w:sz="0" w:space="0" w:color="auto"/>
        <w:left w:val="none" w:sz="0" w:space="0" w:color="auto"/>
        <w:bottom w:val="none" w:sz="0" w:space="0" w:color="auto"/>
        <w:right w:val="none" w:sz="0" w:space="0" w:color="auto"/>
      </w:divBdr>
    </w:div>
    <w:div w:id="1061750887">
      <w:bodyDiv w:val="1"/>
      <w:marLeft w:val="0"/>
      <w:marRight w:val="0"/>
      <w:marTop w:val="0"/>
      <w:marBottom w:val="0"/>
      <w:divBdr>
        <w:top w:val="none" w:sz="0" w:space="0" w:color="auto"/>
        <w:left w:val="none" w:sz="0" w:space="0" w:color="auto"/>
        <w:bottom w:val="none" w:sz="0" w:space="0" w:color="auto"/>
        <w:right w:val="none" w:sz="0" w:space="0" w:color="auto"/>
      </w:divBdr>
    </w:div>
    <w:div w:id="1062017974">
      <w:bodyDiv w:val="1"/>
      <w:marLeft w:val="0"/>
      <w:marRight w:val="0"/>
      <w:marTop w:val="0"/>
      <w:marBottom w:val="0"/>
      <w:divBdr>
        <w:top w:val="none" w:sz="0" w:space="0" w:color="auto"/>
        <w:left w:val="none" w:sz="0" w:space="0" w:color="auto"/>
        <w:bottom w:val="none" w:sz="0" w:space="0" w:color="auto"/>
        <w:right w:val="none" w:sz="0" w:space="0" w:color="auto"/>
      </w:divBdr>
    </w:div>
    <w:div w:id="1062018185">
      <w:bodyDiv w:val="1"/>
      <w:marLeft w:val="0"/>
      <w:marRight w:val="0"/>
      <w:marTop w:val="0"/>
      <w:marBottom w:val="0"/>
      <w:divBdr>
        <w:top w:val="none" w:sz="0" w:space="0" w:color="auto"/>
        <w:left w:val="none" w:sz="0" w:space="0" w:color="auto"/>
        <w:bottom w:val="none" w:sz="0" w:space="0" w:color="auto"/>
        <w:right w:val="none" w:sz="0" w:space="0" w:color="auto"/>
      </w:divBdr>
    </w:div>
    <w:div w:id="1062170798">
      <w:bodyDiv w:val="1"/>
      <w:marLeft w:val="0"/>
      <w:marRight w:val="0"/>
      <w:marTop w:val="0"/>
      <w:marBottom w:val="0"/>
      <w:divBdr>
        <w:top w:val="none" w:sz="0" w:space="0" w:color="auto"/>
        <w:left w:val="none" w:sz="0" w:space="0" w:color="auto"/>
        <w:bottom w:val="none" w:sz="0" w:space="0" w:color="auto"/>
        <w:right w:val="none" w:sz="0" w:space="0" w:color="auto"/>
      </w:divBdr>
    </w:div>
    <w:div w:id="1062172552">
      <w:bodyDiv w:val="1"/>
      <w:marLeft w:val="0"/>
      <w:marRight w:val="0"/>
      <w:marTop w:val="0"/>
      <w:marBottom w:val="0"/>
      <w:divBdr>
        <w:top w:val="none" w:sz="0" w:space="0" w:color="auto"/>
        <w:left w:val="none" w:sz="0" w:space="0" w:color="auto"/>
        <w:bottom w:val="none" w:sz="0" w:space="0" w:color="auto"/>
        <w:right w:val="none" w:sz="0" w:space="0" w:color="auto"/>
      </w:divBdr>
    </w:div>
    <w:div w:id="1062286675">
      <w:bodyDiv w:val="1"/>
      <w:marLeft w:val="0"/>
      <w:marRight w:val="0"/>
      <w:marTop w:val="0"/>
      <w:marBottom w:val="0"/>
      <w:divBdr>
        <w:top w:val="none" w:sz="0" w:space="0" w:color="auto"/>
        <w:left w:val="none" w:sz="0" w:space="0" w:color="auto"/>
        <w:bottom w:val="none" w:sz="0" w:space="0" w:color="auto"/>
        <w:right w:val="none" w:sz="0" w:space="0" w:color="auto"/>
      </w:divBdr>
    </w:div>
    <w:div w:id="1062757135">
      <w:bodyDiv w:val="1"/>
      <w:marLeft w:val="0"/>
      <w:marRight w:val="0"/>
      <w:marTop w:val="0"/>
      <w:marBottom w:val="0"/>
      <w:divBdr>
        <w:top w:val="none" w:sz="0" w:space="0" w:color="auto"/>
        <w:left w:val="none" w:sz="0" w:space="0" w:color="auto"/>
        <w:bottom w:val="none" w:sz="0" w:space="0" w:color="auto"/>
        <w:right w:val="none" w:sz="0" w:space="0" w:color="auto"/>
      </w:divBdr>
    </w:div>
    <w:div w:id="1062868347">
      <w:bodyDiv w:val="1"/>
      <w:marLeft w:val="0"/>
      <w:marRight w:val="0"/>
      <w:marTop w:val="0"/>
      <w:marBottom w:val="0"/>
      <w:divBdr>
        <w:top w:val="none" w:sz="0" w:space="0" w:color="auto"/>
        <w:left w:val="none" w:sz="0" w:space="0" w:color="auto"/>
        <w:bottom w:val="none" w:sz="0" w:space="0" w:color="auto"/>
        <w:right w:val="none" w:sz="0" w:space="0" w:color="auto"/>
      </w:divBdr>
    </w:div>
    <w:div w:id="1062870693">
      <w:bodyDiv w:val="1"/>
      <w:marLeft w:val="0"/>
      <w:marRight w:val="0"/>
      <w:marTop w:val="0"/>
      <w:marBottom w:val="0"/>
      <w:divBdr>
        <w:top w:val="none" w:sz="0" w:space="0" w:color="auto"/>
        <w:left w:val="none" w:sz="0" w:space="0" w:color="auto"/>
        <w:bottom w:val="none" w:sz="0" w:space="0" w:color="auto"/>
        <w:right w:val="none" w:sz="0" w:space="0" w:color="auto"/>
      </w:divBdr>
    </w:div>
    <w:div w:id="1062871043">
      <w:bodyDiv w:val="1"/>
      <w:marLeft w:val="0"/>
      <w:marRight w:val="0"/>
      <w:marTop w:val="0"/>
      <w:marBottom w:val="0"/>
      <w:divBdr>
        <w:top w:val="none" w:sz="0" w:space="0" w:color="auto"/>
        <w:left w:val="none" w:sz="0" w:space="0" w:color="auto"/>
        <w:bottom w:val="none" w:sz="0" w:space="0" w:color="auto"/>
        <w:right w:val="none" w:sz="0" w:space="0" w:color="auto"/>
      </w:divBdr>
    </w:div>
    <w:div w:id="1063018999">
      <w:bodyDiv w:val="1"/>
      <w:marLeft w:val="0"/>
      <w:marRight w:val="0"/>
      <w:marTop w:val="0"/>
      <w:marBottom w:val="0"/>
      <w:divBdr>
        <w:top w:val="none" w:sz="0" w:space="0" w:color="auto"/>
        <w:left w:val="none" w:sz="0" w:space="0" w:color="auto"/>
        <w:bottom w:val="none" w:sz="0" w:space="0" w:color="auto"/>
        <w:right w:val="none" w:sz="0" w:space="0" w:color="auto"/>
      </w:divBdr>
    </w:div>
    <w:div w:id="1063261616">
      <w:bodyDiv w:val="1"/>
      <w:marLeft w:val="0"/>
      <w:marRight w:val="0"/>
      <w:marTop w:val="0"/>
      <w:marBottom w:val="0"/>
      <w:divBdr>
        <w:top w:val="none" w:sz="0" w:space="0" w:color="auto"/>
        <w:left w:val="none" w:sz="0" w:space="0" w:color="auto"/>
        <w:bottom w:val="none" w:sz="0" w:space="0" w:color="auto"/>
        <w:right w:val="none" w:sz="0" w:space="0" w:color="auto"/>
      </w:divBdr>
    </w:div>
    <w:div w:id="1063405469">
      <w:bodyDiv w:val="1"/>
      <w:marLeft w:val="0"/>
      <w:marRight w:val="0"/>
      <w:marTop w:val="0"/>
      <w:marBottom w:val="0"/>
      <w:divBdr>
        <w:top w:val="none" w:sz="0" w:space="0" w:color="auto"/>
        <w:left w:val="none" w:sz="0" w:space="0" w:color="auto"/>
        <w:bottom w:val="none" w:sz="0" w:space="0" w:color="auto"/>
        <w:right w:val="none" w:sz="0" w:space="0" w:color="auto"/>
      </w:divBdr>
    </w:div>
    <w:div w:id="1063672402">
      <w:bodyDiv w:val="1"/>
      <w:marLeft w:val="0"/>
      <w:marRight w:val="0"/>
      <w:marTop w:val="0"/>
      <w:marBottom w:val="0"/>
      <w:divBdr>
        <w:top w:val="none" w:sz="0" w:space="0" w:color="auto"/>
        <w:left w:val="none" w:sz="0" w:space="0" w:color="auto"/>
        <w:bottom w:val="none" w:sz="0" w:space="0" w:color="auto"/>
        <w:right w:val="none" w:sz="0" w:space="0" w:color="auto"/>
      </w:divBdr>
    </w:div>
    <w:div w:id="1063720268">
      <w:bodyDiv w:val="1"/>
      <w:marLeft w:val="0"/>
      <w:marRight w:val="0"/>
      <w:marTop w:val="0"/>
      <w:marBottom w:val="0"/>
      <w:divBdr>
        <w:top w:val="none" w:sz="0" w:space="0" w:color="auto"/>
        <w:left w:val="none" w:sz="0" w:space="0" w:color="auto"/>
        <w:bottom w:val="none" w:sz="0" w:space="0" w:color="auto"/>
        <w:right w:val="none" w:sz="0" w:space="0" w:color="auto"/>
      </w:divBdr>
    </w:div>
    <w:div w:id="1063987322">
      <w:bodyDiv w:val="1"/>
      <w:marLeft w:val="0"/>
      <w:marRight w:val="0"/>
      <w:marTop w:val="0"/>
      <w:marBottom w:val="0"/>
      <w:divBdr>
        <w:top w:val="none" w:sz="0" w:space="0" w:color="auto"/>
        <w:left w:val="none" w:sz="0" w:space="0" w:color="auto"/>
        <w:bottom w:val="none" w:sz="0" w:space="0" w:color="auto"/>
        <w:right w:val="none" w:sz="0" w:space="0" w:color="auto"/>
      </w:divBdr>
    </w:div>
    <w:div w:id="1064332153">
      <w:bodyDiv w:val="1"/>
      <w:marLeft w:val="0"/>
      <w:marRight w:val="0"/>
      <w:marTop w:val="0"/>
      <w:marBottom w:val="0"/>
      <w:divBdr>
        <w:top w:val="none" w:sz="0" w:space="0" w:color="auto"/>
        <w:left w:val="none" w:sz="0" w:space="0" w:color="auto"/>
        <w:bottom w:val="none" w:sz="0" w:space="0" w:color="auto"/>
        <w:right w:val="none" w:sz="0" w:space="0" w:color="auto"/>
      </w:divBdr>
    </w:div>
    <w:div w:id="1064376793">
      <w:bodyDiv w:val="1"/>
      <w:marLeft w:val="0"/>
      <w:marRight w:val="0"/>
      <w:marTop w:val="0"/>
      <w:marBottom w:val="0"/>
      <w:divBdr>
        <w:top w:val="none" w:sz="0" w:space="0" w:color="auto"/>
        <w:left w:val="none" w:sz="0" w:space="0" w:color="auto"/>
        <w:bottom w:val="none" w:sz="0" w:space="0" w:color="auto"/>
        <w:right w:val="none" w:sz="0" w:space="0" w:color="auto"/>
      </w:divBdr>
    </w:div>
    <w:div w:id="1064641830">
      <w:bodyDiv w:val="1"/>
      <w:marLeft w:val="0"/>
      <w:marRight w:val="0"/>
      <w:marTop w:val="0"/>
      <w:marBottom w:val="0"/>
      <w:divBdr>
        <w:top w:val="none" w:sz="0" w:space="0" w:color="auto"/>
        <w:left w:val="none" w:sz="0" w:space="0" w:color="auto"/>
        <w:bottom w:val="none" w:sz="0" w:space="0" w:color="auto"/>
        <w:right w:val="none" w:sz="0" w:space="0" w:color="auto"/>
      </w:divBdr>
    </w:div>
    <w:div w:id="1064715408">
      <w:bodyDiv w:val="1"/>
      <w:marLeft w:val="0"/>
      <w:marRight w:val="0"/>
      <w:marTop w:val="0"/>
      <w:marBottom w:val="0"/>
      <w:divBdr>
        <w:top w:val="none" w:sz="0" w:space="0" w:color="auto"/>
        <w:left w:val="none" w:sz="0" w:space="0" w:color="auto"/>
        <w:bottom w:val="none" w:sz="0" w:space="0" w:color="auto"/>
        <w:right w:val="none" w:sz="0" w:space="0" w:color="auto"/>
      </w:divBdr>
    </w:div>
    <w:div w:id="1064841079">
      <w:bodyDiv w:val="1"/>
      <w:marLeft w:val="0"/>
      <w:marRight w:val="0"/>
      <w:marTop w:val="0"/>
      <w:marBottom w:val="0"/>
      <w:divBdr>
        <w:top w:val="none" w:sz="0" w:space="0" w:color="auto"/>
        <w:left w:val="none" w:sz="0" w:space="0" w:color="auto"/>
        <w:bottom w:val="none" w:sz="0" w:space="0" w:color="auto"/>
        <w:right w:val="none" w:sz="0" w:space="0" w:color="auto"/>
      </w:divBdr>
    </w:div>
    <w:div w:id="1065105225">
      <w:bodyDiv w:val="1"/>
      <w:marLeft w:val="0"/>
      <w:marRight w:val="0"/>
      <w:marTop w:val="0"/>
      <w:marBottom w:val="0"/>
      <w:divBdr>
        <w:top w:val="none" w:sz="0" w:space="0" w:color="auto"/>
        <w:left w:val="none" w:sz="0" w:space="0" w:color="auto"/>
        <w:bottom w:val="none" w:sz="0" w:space="0" w:color="auto"/>
        <w:right w:val="none" w:sz="0" w:space="0" w:color="auto"/>
      </w:divBdr>
    </w:div>
    <w:div w:id="1065303737">
      <w:bodyDiv w:val="1"/>
      <w:marLeft w:val="0"/>
      <w:marRight w:val="0"/>
      <w:marTop w:val="0"/>
      <w:marBottom w:val="0"/>
      <w:divBdr>
        <w:top w:val="none" w:sz="0" w:space="0" w:color="auto"/>
        <w:left w:val="none" w:sz="0" w:space="0" w:color="auto"/>
        <w:bottom w:val="none" w:sz="0" w:space="0" w:color="auto"/>
        <w:right w:val="none" w:sz="0" w:space="0" w:color="auto"/>
      </w:divBdr>
    </w:div>
    <w:div w:id="1065372999">
      <w:bodyDiv w:val="1"/>
      <w:marLeft w:val="0"/>
      <w:marRight w:val="0"/>
      <w:marTop w:val="0"/>
      <w:marBottom w:val="0"/>
      <w:divBdr>
        <w:top w:val="none" w:sz="0" w:space="0" w:color="auto"/>
        <w:left w:val="none" w:sz="0" w:space="0" w:color="auto"/>
        <w:bottom w:val="none" w:sz="0" w:space="0" w:color="auto"/>
        <w:right w:val="none" w:sz="0" w:space="0" w:color="auto"/>
      </w:divBdr>
    </w:div>
    <w:div w:id="1065373843">
      <w:bodyDiv w:val="1"/>
      <w:marLeft w:val="0"/>
      <w:marRight w:val="0"/>
      <w:marTop w:val="0"/>
      <w:marBottom w:val="0"/>
      <w:divBdr>
        <w:top w:val="none" w:sz="0" w:space="0" w:color="auto"/>
        <w:left w:val="none" w:sz="0" w:space="0" w:color="auto"/>
        <w:bottom w:val="none" w:sz="0" w:space="0" w:color="auto"/>
        <w:right w:val="none" w:sz="0" w:space="0" w:color="auto"/>
      </w:divBdr>
    </w:div>
    <w:div w:id="1065564511">
      <w:bodyDiv w:val="1"/>
      <w:marLeft w:val="0"/>
      <w:marRight w:val="0"/>
      <w:marTop w:val="0"/>
      <w:marBottom w:val="0"/>
      <w:divBdr>
        <w:top w:val="none" w:sz="0" w:space="0" w:color="auto"/>
        <w:left w:val="none" w:sz="0" w:space="0" w:color="auto"/>
        <w:bottom w:val="none" w:sz="0" w:space="0" w:color="auto"/>
        <w:right w:val="none" w:sz="0" w:space="0" w:color="auto"/>
      </w:divBdr>
    </w:div>
    <w:div w:id="1065761970">
      <w:bodyDiv w:val="1"/>
      <w:marLeft w:val="0"/>
      <w:marRight w:val="0"/>
      <w:marTop w:val="0"/>
      <w:marBottom w:val="0"/>
      <w:divBdr>
        <w:top w:val="none" w:sz="0" w:space="0" w:color="auto"/>
        <w:left w:val="none" w:sz="0" w:space="0" w:color="auto"/>
        <w:bottom w:val="none" w:sz="0" w:space="0" w:color="auto"/>
        <w:right w:val="none" w:sz="0" w:space="0" w:color="auto"/>
      </w:divBdr>
    </w:div>
    <w:div w:id="1065880810">
      <w:bodyDiv w:val="1"/>
      <w:marLeft w:val="0"/>
      <w:marRight w:val="0"/>
      <w:marTop w:val="0"/>
      <w:marBottom w:val="0"/>
      <w:divBdr>
        <w:top w:val="none" w:sz="0" w:space="0" w:color="auto"/>
        <w:left w:val="none" w:sz="0" w:space="0" w:color="auto"/>
        <w:bottom w:val="none" w:sz="0" w:space="0" w:color="auto"/>
        <w:right w:val="none" w:sz="0" w:space="0" w:color="auto"/>
      </w:divBdr>
      <w:divsChild>
        <w:div w:id="1991517131">
          <w:marLeft w:val="0"/>
          <w:marRight w:val="0"/>
          <w:marTop w:val="0"/>
          <w:marBottom w:val="0"/>
          <w:divBdr>
            <w:top w:val="none" w:sz="0" w:space="0" w:color="auto"/>
            <w:left w:val="none" w:sz="0" w:space="0" w:color="auto"/>
            <w:bottom w:val="none" w:sz="0" w:space="0" w:color="auto"/>
            <w:right w:val="none" w:sz="0" w:space="0" w:color="auto"/>
          </w:divBdr>
          <w:divsChild>
            <w:div w:id="48264980">
              <w:marLeft w:val="0"/>
              <w:marRight w:val="0"/>
              <w:marTop w:val="0"/>
              <w:marBottom w:val="0"/>
              <w:divBdr>
                <w:top w:val="none" w:sz="0" w:space="0" w:color="auto"/>
                <w:left w:val="none" w:sz="0" w:space="0" w:color="auto"/>
                <w:bottom w:val="none" w:sz="0" w:space="0" w:color="auto"/>
                <w:right w:val="none" w:sz="0" w:space="0" w:color="auto"/>
              </w:divBdr>
            </w:div>
            <w:div w:id="313728980">
              <w:marLeft w:val="0"/>
              <w:marRight w:val="0"/>
              <w:marTop w:val="0"/>
              <w:marBottom w:val="0"/>
              <w:divBdr>
                <w:top w:val="none" w:sz="0" w:space="0" w:color="auto"/>
                <w:left w:val="none" w:sz="0" w:space="0" w:color="auto"/>
                <w:bottom w:val="none" w:sz="0" w:space="0" w:color="auto"/>
                <w:right w:val="none" w:sz="0" w:space="0" w:color="auto"/>
              </w:divBdr>
            </w:div>
            <w:div w:id="394356946">
              <w:marLeft w:val="0"/>
              <w:marRight w:val="0"/>
              <w:marTop w:val="0"/>
              <w:marBottom w:val="0"/>
              <w:divBdr>
                <w:top w:val="none" w:sz="0" w:space="0" w:color="auto"/>
                <w:left w:val="none" w:sz="0" w:space="0" w:color="auto"/>
                <w:bottom w:val="none" w:sz="0" w:space="0" w:color="auto"/>
                <w:right w:val="none" w:sz="0" w:space="0" w:color="auto"/>
              </w:divBdr>
            </w:div>
            <w:div w:id="532885777">
              <w:marLeft w:val="0"/>
              <w:marRight w:val="0"/>
              <w:marTop w:val="0"/>
              <w:marBottom w:val="0"/>
              <w:divBdr>
                <w:top w:val="none" w:sz="0" w:space="0" w:color="auto"/>
                <w:left w:val="none" w:sz="0" w:space="0" w:color="auto"/>
                <w:bottom w:val="none" w:sz="0" w:space="0" w:color="auto"/>
                <w:right w:val="none" w:sz="0" w:space="0" w:color="auto"/>
              </w:divBdr>
            </w:div>
            <w:div w:id="608245815">
              <w:marLeft w:val="0"/>
              <w:marRight w:val="0"/>
              <w:marTop w:val="0"/>
              <w:marBottom w:val="0"/>
              <w:divBdr>
                <w:top w:val="none" w:sz="0" w:space="0" w:color="auto"/>
                <w:left w:val="none" w:sz="0" w:space="0" w:color="auto"/>
                <w:bottom w:val="none" w:sz="0" w:space="0" w:color="auto"/>
                <w:right w:val="none" w:sz="0" w:space="0" w:color="auto"/>
              </w:divBdr>
            </w:div>
            <w:div w:id="768620829">
              <w:marLeft w:val="0"/>
              <w:marRight w:val="0"/>
              <w:marTop w:val="0"/>
              <w:marBottom w:val="0"/>
              <w:divBdr>
                <w:top w:val="none" w:sz="0" w:space="0" w:color="auto"/>
                <w:left w:val="none" w:sz="0" w:space="0" w:color="auto"/>
                <w:bottom w:val="none" w:sz="0" w:space="0" w:color="auto"/>
                <w:right w:val="none" w:sz="0" w:space="0" w:color="auto"/>
              </w:divBdr>
            </w:div>
            <w:div w:id="966204935">
              <w:marLeft w:val="0"/>
              <w:marRight w:val="0"/>
              <w:marTop w:val="0"/>
              <w:marBottom w:val="0"/>
              <w:divBdr>
                <w:top w:val="none" w:sz="0" w:space="0" w:color="auto"/>
                <w:left w:val="none" w:sz="0" w:space="0" w:color="auto"/>
                <w:bottom w:val="none" w:sz="0" w:space="0" w:color="auto"/>
                <w:right w:val="none" w:sz="0" w:space="0" w:color="auto"/>
              </w:divBdr>
            </w:div>
            <w:div w:id="1705327643">
              <w:marLeft w:val="0"/>
              <w:marRight w:val="0"/>
              <w:marTop w:val="0"/>
              <w:marBottom w:val="0"/>
              <w:divBdr>
                <w:top w:val="none" w:sz="0" w:space="0" w:color="auto"/>
                <w:left w:val="none" w:sz="0" w:space="0" w:color="auto"/>
                <w:bottom w:val="none" w:sz="0" w:space="0" w:color="auto"/>
                <w:right w:val="none" w:sz="0" w:space="0" w:color="auto"/>
              </w:divBdr>
            </w:div>
            <w:div w:id="1998413932">
              <w:marLeft w:val="0"/>
              <w:marRight w:val="0"/>
              <w:marTop w:val="0"/>
              <w:marBottom w:val="0"/>
              <w:divBdr>
                <w:top w:val="none" w:sz="0" w:space="0" w:color="auto"/>
                <w:left w:val="none" w:sz="0" w:space="0" w:color="auto"/>
                <w:bottom w:val="none" w:sz="0" w:space="0" w:color="auto"/>
                <w:right w:val="none" w:sz="0" w:space="0" w:color="auto"/>
              </w:divBdr>
            </w:div>
            <w:div w:id="2011172779">
              <w:marLeft w:val="0"/>
              <w:marRight w:val="0"/>
              <w:marTop w:val="0"/>
              <w:marBottom w:val="0"/>
              <w:divBdr>
                <w:top w:val="none" w:sz="0" w:space="0" w:color="auto"/>
                <w:left w:val="none" w:sz="0" w:space="0" w:color="auto"/>
                <w:bottom w:val="none" w:sz="0" w:space="0" w:color="auto"/>
                <w:right w:val="none" w:sz="0" w:space="0" w:color="auto"/>
              </w:divBdr>
            </w:div>
            <w:div w:id="21321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09966">
      <w:bodyDiv w:val="1"/>
      <w:marLeft w:val="0"/>
      <w:marRight w:val="0"/>
      <w:marTop w:val="0"/>
      <w:marBottom w:val="0"/>
      <w:divBdr>
        <w:top w:val="none" w:sz="0" w:space="0" w:color="auto"/>
        <w:left w:val="none" w:sz="0" w:space="0" w:color="auto"/>
        <w:bottom w:val="none" w:sz="0" w:space="0" w:color="auto"/>
        <w:right w:val="none" w:sz="0" w:space="0" w:color="auto"/>
      </w:divBdr>
    </w:div>
    <w:div w:id="1066101755">
      <w:bodyDiv w:val="1"/>
      <w:marLeft w:val="0"/>
      <w:marRight w:val="0"/>
      <w:marTop w:val="0"/>
      <w:marBottom w:val="0"/>
      <w:divBdr>
        <w:top w:val="none" w:sz="0" w:space="0" w:color="auto"/>
        <w:left w:val="none" w:sz="0" w:space="0" w:color="auto"/>
        <w:bottom w:val="none" w:sz="0" w:space="0" w:color="auto"/>
        <w:right w:val="none" w:sz="0" w:space="0" w:color="auto"/>
      </w:divBdr>
    </w:div>
    <w:div w:id="1066144918">
      <w:bodyDiv w:val="1"/>
      <w:marLeft w:val="0"/>
      <w:marRight w:val="0"/>
      <w:marTop w:val="0"/>
      <w:marBottom w:val="0"/>
      <w:divBdr>
        <w:top w:val="none" w:sz="0" w:space="0" w:color="auto"/>
        <w:left w:val="none" w:sz="0" w:space="0" w:color="auto"/>
        <w:bottom w:val="none" w:sz="0" w:space="0" w:color="auto"/>
        <w:right w:val="none" w:sz="0" w:space="0" w:color="auto"/>
      </w:divBdr>
    </w:div>
    <w:div w:id="1066151712">
      <w:bodyDiv w:val="1"/>
      <w:marLeft w:val="0"/>
      <w:marRight w:val="0"/>
      <w:marTop w:val="0"/>
      <w:marBottom w:val="0"/>
      <w:divBdr>
        <w:top w:val="none" w:sz="0" w:space="0" w:color="auto"/>
        <w:left w:val="none" w:sz="0" w:space="0" w:color="auto"/>
        <w:bottom w:val="none" w:sz="0" w:space="0" w:color="auto"/>
        <w:right w:val="none" w:sz="0" w:space="0" w:color="auto"/>
      </w:divBdr>
    </w:div>
    <w:div w:id="1066220160">
      <w:bodyDiv w:val="1"/>
      <w:marLeft w:val="0"/>
      <w:marRight w:val="0"/>
      <w:marTop w:val="0"/>
      <w:marBottom w:val="0"/>
      <w:divBdr>
        <w:top w:val="none" w:sz="0" w:space="0" w:color="auto"/>
        <w:left w:val="none" w:sz="0" w:space="0" w:color="auto"/>
        <w:bottom w:val="none" w:sz="0" w:space="0" w:color="auto"/>
        <w:right w:val="none" w:sz="0" w:space="0" w:color="auto"/>
      </w:divBdr>
    </w:div>
    <w:div w:id="1066223325">
      <w:bodyDiv w:val="1"/>
      <w:marLeft w:val="0"/>
      <w:marRight w:val="0"/>
      <w:marTop w:val="0"/>
      <w:marBottom w:val="0"/>
      <w:divBdr>
        <w:top w:val="none" w:sz="0" w:space="0" w:color="auto"/>
        <w:left w:val="none" w:sz="0" w:space="0" w:color="auto"/>
        <w:bottom w:val="none" w:sz="0" w:space="0" w:color="auto"/>
        <w:right w:val="none" w:sz="0" w:space="0" w:color="auto"/>
      </w:divBdr>
    </w:div>
    <w:div w:id="1066300113">
      <w:bodyDiv w:val="1"/>
      <w:marLeft w:val="0"/>
      <w:marRight w:val="0"/>
      <w:marTop w:val="0"/>
      <w:marBottom w:val="0"/>
      <w:divBdr>
        <w:top w:val="none" w:sz="0" w:space="0" w:color="auto"/>
        <w:left w:val="none" w:sz="0" w:space="0" w:color="auto"/>
        <w:bottom w:val="none" w:sz="0" w:space="0" w:color="auto"/>
        <w:right w:val="none" w:sz="0" w:space="0" w:color="auto"/>
      </w:divBdr>
    </w:div>
    <w:div w:id="1066337755">
      <w:bodyDiv w:val="1"/>
      <w:marLeft w:val="0"/>
      <w:marRight w:val="0"/>
      <w:marTop w:val="0"/>
      <w:marBottom w:val="0"/>
      <w:divBdr>
        <w:top w:val="none" w:sz="0" w:space="0" w:color="auto"/>
        <w:left w:val="none" w:sz="0" w:space="0" w:color="auto"/>
        <w:bottom w:val="none" w:sz="0" w:space="0" w:color="auto"/>
        <w:right w:val="none" w:sz="0" w:space="0" w:color="auto"/>
      </w:divBdr>
    </w:div>
    <w:div w:id="1066880465">
      <w:bodyDiv w:val="1"/>
      <w:marLeft w:val="0"/>
      <w:marRight w:val="0"/>
      <w:marTop w:val="0"/>
      <w:marBottom w:val="0"/>
      <w:divBdr>
        <w:top w:val="none" w:sz="0" w:space="0" w:color="auto"/>
        <w:left w:val="none" w:sz="0" w:space="0" w:color="auto"/>
        <w:bottom w:val="none" w:sz="0" w:space="0" w:color="auto"/>
        <w:right w:val="none" w:sz="0" w:space="0" w:color="auto"/>
      </w:divBdr>
    </w:div>
    <w:div w:id="1066994122">
      <w:bodyDiv w:val="1"/>
      <w:marLeft w:val="0"/>
      <w:marRight w:val="0"/>
      <w:marTop w:val="0"/>
      <w:marBottom w:val="0"/>
      <w:divBdr>
        <w:top w:val="none" w:sz="0" w:space="0" w:color="auto"/>
        <w:left w:val="none" w:sz="0" w:space="0" w:color="auto"/>
        <w:bottom w:val="none" w:sz="0" w:space="0" w:color="auto"/>
        <w:right w:val="none" w:sz="0" w:space="0" w:color="auto"/>
      </w:divBdr>
    </w:div>
    <w:div w:id="1067067450">
      <w:bodyDiv w:val="1"/>
      <w:marLeft w:val="0"/>
      <w:marRight w:val="0"/>
      <w:marTop w:val="0"/>
      <w:marBottom w:val="0"/>
      <w:divBdr>
        <w:top w:val="none" w:sz="0" w:space="0" w:color="auto"/>
        <w:left w:val="none" w:sz="0" w:space="0" w:color="auto"/>
        <w:bottom w:val="none" w:sz="0" w:space="0" w:color="auto"/>
        <w:right w:val="none" w:sz="0" w:space="0" w:color="auto"/>
      </w:divBdr>
    </w:div>
    <w:div w:id="1067342905">
      <w:bodyDiv w:val="1"/>
      <w:marLeft w:val="0"/>
      <w:marRight w:val="0"/>
      <w:marTop w:val="0"/>
      <w:marBottom w:val="0"/>
      <w:divBdr>
        <w:top w:val="none" w:sz="0" w:space="0" w:color="auto"/>
        <w:left w:val="none" w:sz="0" w:space="0" w:color="auto"/>
        <w:bottom w:val="none" w:sz="0" w:space="0" w:color="auto"/>
        <w:right w:val="none" w:sz="0" w:space="0" w:color="auto"/>
      </w:divBdr>
    </w:div>
    <w:div w:id="1067655970">
      <w:bodyDiv w:val="1"/>
      <w:marLeft w:val="0"/>
      <w:marRight w:val="0"/>
      <w:marTop w:val="0"/>
      <w:marBottom w:val="0"/>
      <w:divBdr>
        <w:top w:val="none" w:sz="0" w:space="0" w:color="auto"/>
        <w:left w:val="none" w:sz="0" w:space="0" w:color="auto"/>
        <w:bottom w:val="none" w:sz="0" w:space="0" w:color="auto"/>
        <w:right w:val="none" w:sz="0" w:space="0" w:color="auto"/>
      </w:divBdr>
    </w:div>
    <w:div w:id="1067917839">
      <w:bodyDiv w:val="1"/>
      <w:marLeft w:val="0"/>
      <w:marRight w:val="0"/>
      <w:marTop w:val="0"/>
      <w:marBottom w:val="0"/>
      <w:divBdr>
        <w:top w:val="none" w:sz="0" w:space="0" w:color="auto"/>
        <w:left w:val="none" w:sz="0" w:space="0" w:color="auto"/>
        <w:bottom w:val="none" w:sz="0" w:space="0" w:color="auto"/>
        <w:right w:val="none" w:sz="0" w:space="0" w:color="auto"/>
      </w:divBdr>
    </w:div>
    <w:div w:id="1067920536">
      <w:bodyDiv w:val="1"/>
      <w:marLeft w:val="0"/>
      <w:marRight w:val="0"/>
      <w:marTop w:val="0"/>
      <w:marBottom w:val="0"/>
      <w:divBdr>
        <w:top w:val="none" w:sz="0" w:space="0" w:color="auto"/>
        <w:left w:val="none" w:sz="0" w:space="0" w:color="auto"/>
        <w:bottom w:val="none" w:sz="0" w:space="0" w:color="auto"/>
        <w:right w:val="none" w:sz="0" w:space="0" w:color="auto"/>
      </w:divBdr>
    </w:div>
    <w:div w:id="1067922525">
      <w:bodyDiv w:val="1"/>
      <w:marLeft w:val="0"/>
      <w:marRight w:val="0"/>
      <w:marTop w:val="0"/>
      <w:marBottom w:val="0"/>
      <w:divBdr>
        <w:top w:val="none" w:sz="0" w:space="0" w:color="auto"/>
        <w:left w:val="none" w:sz="0" w:space="0" w:color="auto"/>
        <w:bottom w:val="none" w:sz="0" w:space="0" w:color="auto"/>
        <w:right w:val="none" w:sz="0" w:space="0" w:color="auto"/>
      </w:divBdr>
    </w:div>
    <w:div w:id="1068113091">
      <w:bodyDiv w:val="1"/>
      <w:marLeft w:val="0"/>
      <w:marRight w:val="0"/>
      <w:marTop w:val="0"/>
      <w:marBottom w:val="0"/>
      <w:divBdr>
        <w:top w:val="none" w:sz="0" w:space="0" w:color="auto"/>
        <w:left w:val="none" w:sz="0" w:space="0" w:color="auto"/>
        <w:bottom w:val="none" w:sz="0" w:space="0" w:color="auto"/>
        <w:right w:val="none" w:sz="0" w:space="0" w:color="auto"/>
      </w:divBdr>
    </w:div>
    <w:div w:id="1068500853">
      <w:bodyDiv w:val="1"/>
      <w:marLeft w:val="0"/>
      <w:marRight w:val="0"/>
      <w:marTop w:val="0"/>
      <w:marBottom w:val="0"/>
      <w:divBdr>
        <w:top w:val="none" w:sz="0" w:space="0" w:color="auto"/>
        <w:left w:val="none" w:sz="0" w:space="0" w:color="auto"/>
        <w:bottom w:val="none" w:sz="0" w:space="0" w:color="auto"/>
        <w:right w:val="none" w:sz="0" w:space="0" w:color="auto"/>
      </w:divBdr>
    </w:div>
    <w:div w:id="1068577248">
      <w:bodyDiv w:val="1"/>
      <w:marLeft w:val="0"/>
      <w:marRight w:val="0"/>
      <w:marTop w:val="0"/>
      <w:marBottom w:val="0"/>
      <w:divBdr>
        <w:top w:val="none" w:sz="0" w:space="0" w:color="auto"/>
        <w:left w:val="none" w:sz="0" w:space="0" w:color="auto"/>
        <w:bottom w:val="none" w:sz="0" w:space="0" w:color="auto"/>
        <w:right w:val="none" w:sz="0" w:space="0" w:color="auto"/>
      </w:divBdr>
    </w:div>
    <w:div w:id="1069116209">
      <w:bodyDiv w:val="1"/>
      <w:marLeft w:val="0"/>
      <w:marRight w:val="0"/>
      <w:marTop w:val="0"/>
      <w:marBottom w:val="0"/>
      <w:divBdr>
        <w:top w:val="none" w:sz="0" w:space="0" w:color="auto"/>
        <w:left w:val="none" w:sz="0" w:space="0" w:color="auto"/>
        <w:bottom w:val="none" w:sz="0" w:space="0" w:color="auto"/>
        <w:right w:val="none" w:sz="0" w:space="0" w:color="auto"/>
      </w:divBdr>
    </w:div>
    <w:div w:id="1069377006">
      <w:bodyDiv w:val="1"/>
      <w:marLeft w:val="0"/>
      <w:marRight w:val="0"/>
      <w:marTop w:val="0"/>
      <w:marBottom w:val="0"/>
      <w:divBdr>
        <w:top w:val="none" w:sz="0" w:space="0" w:color="auto"/>
        <w:left w:val="none" w:sz="0" w:space="0" w:color="auto"/>
        <w:bottom w:val="none" w:sz="0" w:space="0" w:color="auto"/>
        <w:right w:val="none" w:sz="0" w:space="0" w:color="auto"/>
      </w:divBdr>
    </w:div>
    <w:div w:id="1069882042">
      <w:bodyDiv w:val="1"/>
      <w:marLeft w:val="0"/>
      <w:marRight w:val="0"/>
      <w:marTop w:val="0"/>
      <w:marBottom w:val="0"/>
      <w:divBdr>
        <w:top w:val="none" w:sz="0" w:space="0" w:color="auto"/>
        <w:left w:val="none" w:sz="0" w:space="0" w:color="auto"/>
        <w:bottom w:val="none" w:sz="0" w:space="0" w:color="auto"/>
        <w:right w:val="none" w:sz="0" w:space="0" w:color="auto"/>
      </w:divBdr>
    </w:div>
    <w:div w:id="1069884374">
      <w:bodyDiv w:val="1"/>
      <w:marLeft w:val="0"/>
      <w:marRight w:val="0"/>
      <w:marTop w:val="0"/>
      <w:marBottom w:val="0"/>
      <w:divBdr>
        <w:top w:val="none" w:sz="0" w:space="0" w:color="auto"/>
        <w:left w:val="none" w:sz="0" w:space="0" w:color="auto"/>
        <w:bottom w:val="none" w:sz="0" w:space="0" w:color="auto"/>
        <w:right w:val="none" w:sz="0" w:space="0" w:color="auto"/>
      </w:divBdr>
    </w:div>
    <w:div w:id="1070007423">
      <w:bodyDiv w:val="1"/>
      <w:marLeft w:val="0"/>
      <w:marRight w:val="0"/>
      <w:marTop w:val="0"/>
      <w:marBottom w:val="0"/>
      <w:divBdr>
        <w:top w:val="none" w:sz="0" w:space="0" w:color="auto"/>
        <w:left w:val="none" w:sz="0" w:space="0" w:color="auto"/>
        <w:bottom w:val="none" w:sz="0" w:space="0" w:color="auto"/>
        <w:right w:val="none" w:sz="0" w:space="0" w:color="auto"/>
      </w:divBdr>
    </w:div>
    <w:div w:id="1070033848">
      <w:bodyDiv w:val="1"/>
      <w:marLeft w:val="0"/>
      <w:marRight w:val="0"/>
      <w:marTop w:val="0"/>
      <w:marBottom w:val="0"/>
      <w:divBdr>
        <w:top w:val="none" w:sz="0" w:space="0" w:color="auto"/>
        <w:left w:val="none" w:sz="0" w:space="0" w:color="auto"/>
        <w:bottom w:val="none" w:sz="0" w:space="0" w:color="auto"/>
        <w:right w:val="none" w:sz="0" w:space="0" w:color="auto"/>
      </w:divBdr>
    </w:div>
    <w:div w:id="1070075651">
      <w:bodyDiv w:val="1"/>
      <w:marLeft w:val="0"/>
      <w:marRight w:val="0"/>
      <w:marTop w:val="0"/>
      <w:marBottom w:val="0"/>
      <w:divBdr>
        <w:top w:val="none" w:sz="0" w:space="0" w:color="auto"/>
        <w:left w:val="none" w:sz="0" w:space="0" w:color="auto"/>
        <w:bottom w:val="none" w:sz="0" w:space="0" w:color="auto"/>
        <w:right w:val="none" w:sz="0" w:space="0" w:color="auto"/>
      </w:divBdr>
    </w:div>
    <w:div w:id="1070079131">
      <w:bodyDiv w:val="1"/>
      <w:marLeft w:val="0"/>
      <w:marRight w:val="0"/>
      <w:marTop w:val="0"/>
      <w:marBottom w:val="0"/>
      <w:divBdr>
        <w:top w:val="none" w:sz="0" w:space="0" w:color="auto"/>
        <w:left w:val="none" w:sz="0" w:space="0" w:color="auto"/>
        <w:bottom w:val="none" w:sz="0" w:space="0" w:color="auto"/>
        <w:right w:val="none" w:sz="0" w:space="0" w:color="auto"/>
      </w:divBdr>
    </w:div>
    <w:div w:id="1070159270">
      <w:bodyDiv w:val="1"/>
      <w:marLeft w:val="0"/>
      <w:marRight w:val="0"/>
      <w:marTop w:val="0"/>
      <w:marBottom w:val="0"/>
      <w:divBdr>
        <w:top w:val="none" w:sz="0" w:space="0" w:color="auto"/>
        <w:left w:val="none" w:sz="0" w:space="0" w:color="auto"/>
        <w:bottom w:val="none" w:sz="0" w:space="0" w:color="auto"/>
        <w:right w:val="none" w:sz="0" w:space="0" w:color="auto"/>
      </w:divBdr>
    </w:div>
    <w:div w:id="1070352709">
      <w:bodyDiv w:val="1"/>
      <w:marLeft w:val="0"/>
      <w:marRight w:val="0"/>
      <w:marTop w:val="0"/>
      <w:marBottom w:val="0"/>
      <w:divBdr>
        <w:top w:val="none" w:sz="0" w:space="0" w:color="auto"/>
        <w:left w:val="none" w:sz="0" w:space="0" w:color="auto"/>
        <w:bottom w:val="none" w:sz="0" w:space="0" w:color="auto"/>
        <w:right w:val="none" w:sz="0" w:space="0" w:color="auto"/>
      </w:divBdr>
    </w:div>
    <w:div w:id="1070468010">
      <w:bodyDiv w:val="1"/>
      <w:marLeft w:val="0"/>
      <w:marRight w:val="0"/>
      <w:marTop w:val="0"/>
      <w:marBottom w:val="0"/>
      <w:divBdr>
        <w:top w:val="none" w:sz="0" w:space="0" w:color="auto"/>
        <w:left w:val="none" w:sz="0" w:space="0" w:color="auto"/>
        <w:bottom w:val="none" w:sz="0" w:space="0" w:color="auto"/>
        <w:right w:val="none" w:sz="0" w:space="0" w:color="auto"/>
      </w:divBdr>
    </w:div>
    <w:div w:id="1070541556">
      <w:bodyDiv w:val="1"/>
      <w:marLeft w:val="0"/>
      <w:marRight w:val="0"/>
      <w:marTop w:val="0"/>
      <w:marBottom w:val="0"/>
      <w:divBdr>
        <w:top w:val="none" w:sz="0" w:space="0" w:color="auto"/>
        <w:left w:val="none" w:sz="0" w:space="0" w:color="auto"/>
        <w:bottom w:val="none" w:sz="0" w:space="0" w:color="auto"/>
        <w:right w:val="none" w:sz="0" w:space="0" w:color="auto"/>
      </w:divBdr>
    </w:div>
    <w:div w:id="1070807989">
      <w:bodyDiv w:val="1"/>
      <w:marLeft w:val="0"/>
      <w:marRight w:val="0"/>
      <w:marTop w:val="0"/>
      <w:marBottom w:val="0"/>
      <w:divBdr>
        <w:top w:val="none" w:sz="0" w:space="0" w:color="auto"/>
        <w:left w:val="none" w:sz="0" w:space="0" w:color="auto"/>
        <w:bottom w:val="none" w:sz="0" w:space="0" w:color="auto"/>
        <w:right w:val="none" w:sz="0" w:space="0" w:color="auto"/>
      </w:divBdr>
    </w:div>
    <w:div w:id="1070924546">
      <w:bodyDiv w:val="1"/>
      <w:marLeft w:val="0"/>
      <w:marRight w:val="0"/>
      <w:marTop w:val="0"/>
      <w:marBottom w:val="0"/>
      <w:divBdr>
        <w:top w:val="none" w:sz="0" w:space="0" w:color="auto"/>
        <w:left w:val="none" w:sz="0" w:space="0" w:color="auto"/>
        <w:bottom w:val="none" w:sz="0" w:space="0" w:color="auto"/>
        <w:right w:val="none" w:sz="0" w:space="0" w:color="auto"/>
      </w:divBdr>
    </w:div>
    <w:div w:id="1070928275">
      <w:bodyDiv w:val="1"/>
      <w:marLeft w:val="0"/>
      <w:marRight w:val="0"/>
      <w:marTop w:val="0"/>
      <w:marBottom w:val="0"/>
      <w:divBdr>
        <w:top w:val="none" w:sz="0" w:space="0" w:color="auto"/>
        <w:left w:val="none" w:sz="0" w:space="0" w:color="auto"/>
        <w:bottom w:val="none" w:sz="0" w:space="0" w:color="auto"/>
        <w:right w:val="none" w:sz="0" w:space="0" w:color="auto"/>
      </w:divBdr>
    </w:div>
    <w:div w:id="1071000009">
      <w:bodyDiv w:val="1"/>
      <w:marLeft w:val="0"/>
      <w:marRight w:val="0"/>
      <w:marTop w:val="0"/>
      <w:marBottom w:val="0"/>
      <w:divBdr>
        <w:top w:val="none" w:sz="0" w:space="0" w:color="auto"/>
        <w:left w:val="none" w:sz="0" w:space="0" w:color="auto"/>
        <w:bottom w:val="none" w:sz="0" w:space="0" w:color="auto"/>
        <w:right w:val="none" w:sz="0" w:space="0" w:color="auto"/>
      </w:divBdr>
    </w:div>
    <w:div w:id="1071075389">
      <w:bodyDiv w:val="1"/>
      <w:marLeft w:val="0"/>
      <w:marRight w:val="0"/>
      <w:marTop w:val="0"/>
      <w:marBottom w:val="0"/>
      <w:divBdr>
        <w:top w:val="none" w:sz="0" w:space="0" w:color="auto"/>
        <w:left w:val="none" w:sz="0" w:space="0" w:color="auto"/>
        <w:bottom w:val="none" w:sz="0" w:space="0" w:color="auto"/>
        <w:right w:val="none" w:sz="0" w:space="0" w:color="auto"/>
      </w:divBdr>
    </w:div>
    <w:div w:id="1071078734">
      <w:bodyDiv w:val="1"/>
      <w:marLeft w:val="0"/>
      <w:marRight w:val="0"/>
      <w:marTop w:val="0"/>
      <w:marBottom w:val="0"/>
      <w:divBdr>
        <w:top w:val="none" w:sz="0" w:space="0" w:color="auto"/>
        <w:left w:val="none" w:sz="0" w:space="0" w:color="auto"/>
        <w:bottom w:val="none" w:sz="0" w:space="0" w:color="auto"/>
        <w:right w:val="none" w:sz="0" w:space="0" w:color="auto"/>
      </w:divBdr>
    </w:div>
    <w:div w:id="1071122399">
      <w:bodyDiv w:val="1"/>
      <w:marLeft w:val="0"/>
      <w:marRight w:val="0"/>
      <w:marTop w:val="0"/>
      <w:marBottom w:val="0"/>
      <w:divBdr>
        <w:top w:val="none" w:sz="0" w:space="0" w:color="auto"/>
        <w:left w:val="none" w:sz="0" w:space="0" w:color="auto"/>
        <w:bottom w:val="none" w:sz="0" w:space="0" w:color="auto"/>
        <w:right w:val="none" w:sz="0" w:space="0" w:color="auto"/>
      </w:divBdr>
    </w:div>
    <w:div w:id="1071198740">
      <w:bodyDiv w:val="1"/>
      <w:marLeft w:val="0"/>
      <w:marRight w:val="0"/>
      <w:marTop w:val="0"/>
      <w:marBottom w:val="0"/>
      <w:divBdr>
        <w:top w:val="none" w:sz="0" w:space="0" w:color="auto"/>
        <w:left w:val="none" w:sz="0" w:space="0" w:color="auto"/>
        <w:bottom w:val="none" w:sz="0" w:space="0" w:color="auto"/>
        <w:right w:val="none" w:sz="0" w:space="0" w:color="auto"/>
      </w:divBdr>
    </w:div>
    <w:div w:id="1071344434">
      <w:bodyDiv w:val="1"/>
      <w:marLeft w:val="0"/>
      <w:marRight w:val="0"/>
      <w:marTop w:val="0"/>
      <w:marBottom w:val="0"/>
      <w:divBdr>
        <w:top w:val="none" w:sz="0" w:space="0" w:color="auto"/>
        <w:left w:val="none" w:sz="0" w:space="0" w:color="auto"/>
        <w:bottom w:val="none" w:sz="0" w:space="0" w:color="auto"/>
        <w:right w:val="none" w:sz="0" w:space="0" w:color="auto"/>
      </w:divBdr>
    </w:div>
    <w:div w:id="1071587510">
      <w:bodyDiv w:val="1"/>
      <w:marLeft w:val="0"/>
      <w:marRight w:val="0"/>
      <w:marTop w:val="0"/>
      <w:marBottom w:val="0"/>
      <w:divBdr>
        <w:top w:val="none" w:sz="0" w:space="0" w:color="auto"/>
        <w:left w:val="none" w:sz="0" w:space="0" w:color="auto"/>
        <w:bottom w:val="none" w:sz="0" w:space="0" w:color="auto"/>
        <w:right w:val="none" w:sz="0" w:space="0" w:color="auto"/>
      </w:divBdr>
    </w:div>
    <w:div w:id="1071849258">
      <w:bodyDiv w:val="1"/>
      <w:marLeft w:val="0"/>
      <w:marRight w:val="0"/>
      <w:marTop w:val="0"/>
      <w:marBottom w:val="0"/>
      <w:divBdr>
        <w:top w:val="none" w:sz="0" w:space="0" w:color="auto"/>
        <w:left w:val="none" w:sz="0" w:space="0" w:color="auto"/>
        <w:bottom w:val="none" w:sz="0" w:space="0" w:color="auto"/>
        <w:right w:val="none" w:sz="0" w:space="0" w:color="auto"/>
      </w:divBdr>
    </w:div>
    <w:div w:id="1072118366">
      <w:bodyDiv w:val="1"/>
      <w:marLeft w:val="0"/>
      <w:marRight w:val="0"/>
      <w:marTop w:val="0"/>
      <w:marBottom w:val="0"/>
      <w:divBdr>
        <w:top w:val="none" w:sz="0" w:space="0" w:color="auto"/>
        <w:left w:val="none" w:sz="0" w:space="0" w:color="auto"/>
        <w:bottom w:val="none" w:sz="0" w:space="0" w:color="auto"/>
        <w:right w:val="none" w:sz="0" w:space="0" w:color="auto"/>
      </w:divBdr>
    </w:div>
    <w:div w:id="1072509313">
      <w:bodyDiv w:val="1"/>
      <w:marLeft w:val="0"/>
      <w:marRight w:val="0"/>
      <w:marTop w:val="0"/>
      <w:marBottom w:val="0"/>
      <w:divBdr>
        <w:top w:val="none" w:sz="0" w:space="0" w:color="auto"/>
        <w:left w:val="none" w:sz="0" w:space="0" w:color="auto"/>
        <w:bottom w:val="none" w:sz="0" w:space="0" w:color="auto"/>
        <w:right w:val="none" w:sz="0" w:space="0" w:color="auto"/>
      </w:divBdr>
    </w:div>
    <w:div w:id="1072697730">
      <w:bodyDiv w:val="1"/>
      <w:marLeft w:val="0"/>
      <w:marRight w:val="0"/>
      <w:marTop w:val="0"/>
      <w:marBottom w:val="0"/>
      <w:divBdr>
        <w:top w:val="none" w:sz="0" w:space="0" w:color="auto"/>
        <w:left w:val="none" w:sz="0" w:space="0" w:color="auto"/>
        <w:bottom w:val="none" w:sz="0" w:space="0" w:color="auto"/>
        <w:right w:val="none" w:sz="0" w:space="0" w:color="auto"/>
      </w:divBdr>
    </w:div>
    <w:div w:id="1072778331">
      <w:bodyDiv w:val="1"/>
      <w:marLeft w:val="0"/>
      <w:marRight w:val="0"/>
      <w:marTop w:val="0"/>
      <w:marBottom w:val="0"/>
      <w:divBdr>
        <w:top w:val="none" w:sz="0" w:space="0" w:color="auto"/>
        <w:left w:val="none" w:sz="0" w:space="0" w:color="auto"/>
        <w:bottom w:val="none" w:sz="0" w:space="0" w:color="auto"/>
        <w:right w:val="none" w:sz="0" w:space="0" w:color="auto"/>
      </w:divBdr>
    </w:div>
    <w:div w:id="1072779755">
      <w:bodyDiv w:val="1"/>
      <w:marLeft w:val="0"/>
      <w:marRight w:val="0"/>
      <w:marTop w:val="0"/>
      <w:marBottom w:val="0"/>
      <w:divBdr>
        <w:top w:val="none" w:sz="0" w:space="0" w:color="auto"/>
        <w:left w:val="none" w:sz="0" w:space="0" w:color="auto"/>
        <w:bottom w:val="none" w:sz="0" w:space="0" w:color="auto"/>
        <w:right w:val="none" w:sz="0" w:space="0" w:color="auto"/>
      </w:divBdr>
    </w:div>
    <w:div w:id="1072965623">
      <w:bodyDiv w:val="1"/>
      <w:marLeft w:val="0"/>
      <w:marRight w:val="0"/>
      <w:marTop w:val="0"/>
      <w:marBottom w:val="0"/>
      <w:divBdr>
        <w:top w:val="none" w:sz="0" w:space="0" w:color="auto"/>
        <w:left w:val="none" w:sz="0" w:space="0" w:color="auto"/>
        <w:bottom w:val="none" w:sz="0" w:space="0" w:color="auto"/>
        <w:right w:val="none" w:sz="0" w:space="0" w:color="auto"/>
      </w:divBdr>
    </w:div>
    <w:div w:id="1072969411">
      <w:bodyDiv w:val="1"/>
      <w:marLeft w:val="0"/>
      <w:marRight w:val="0"/>
      <w:marTop w:val="0"/>
      <w:marBottom w:val="0"/>
      <w:divBdr>
        <w:top w:val="none" w:sz="0" w:space="0" w:color="auto"/>
        <w:left w:val="none" w:sz="0" w:space="0" w:color="auto"/>
        <w:bottom w:val="none" w:sz="0" w:space="0" w:color="auto"/>
        <w:right w:val="none" w:sz="0" w:space="0" w:color="auto"/>
      </w:divBdr>
    </w:div>
    <w:div w:id="1073118840">
      <w:bodyDiv w:val="1"/>
      <w:marLeft w:val="0"/>
      <w:marRight w:val="0"/>
      <w:marTop w:val="0"/>
      <w:marBottom w:val="0"/>
      <w:divBdr>
        <w:top w:val="none" w:sz="0" w:space="0" w:color="auto"/>
        <w:left w:val="none" w:sz="0" w:space="0" w:color="auto"/>
        <w:bottom w:val="none" w:sz="0" w:space="0" w:color="auto"/>
        <w:right w:val="none" w:sz="0" w:space="0" w:color="auto"/>
      </w:divBdr>
    </w:div>
    <w:div w:id="1073312061">
      <w:bodyDiv w:val="1"/>
      <w:marLeft w:val="0"/>
      <w:marRight w:val="0"/>
      <w:marTop w:val="0"/>
      <w:marBottom w:val="0"/>
      <w:divBdr>
        <w:top w:val="none" w:sz="0" w:space="0" w:color="auto"/>
        <w:left w:val="none" w:sz="0" w:space="0" w:color="auto"/>
        <w:bottom w:val="none" w:sz="0" w:space="0" w:color="auto"/>
        <w:right w:val="none" w:sz="0" w:space="0" w:color="auto"/>
      </w:divBdr>
    </w:div>
    <w:div w:id="1073357102">
      <w:bodyDiv w:val="1"/>
      <w:marLeft w:val="0"/>
      <w:marRight w:val="0"/>
      <w:marTop w:val="0"/>
      <w:marBottom w:val="0"/>
      <w:divBdr>
        <w:top w:val="none" w:sz="0" w:space="0" w:color="auto"/>
        <w:left w:val="none" w:sz="0" w:space="0" w:color="auto"/>
        <w:bottom w:val="none" w:sz="0" w:space="0" w:color="auto"/>
        <w:right w:val="none" w:sz="0" w:space="0" w:color="auto"/>
      </w:divBdr>
    </w:div>
    <w:div w:id="1073508497">
      <w:bodyDiv w:val="1"/>
      <w:marLeft w:val="0"/>
      <w:marRight w:val="0"/>
      <w:marTop w:val="0"/>
      <w:marBottom w:val="0"/>
      <w:divBdr>
        <w:top w:val="none" w:sz="0" w:space="0" w:color="auto"/>
        <w:left w:val="none" w:sz="0" w:space="0" w:color="auto"/>
        <w:bottom w:val="none" w:sz="0" w:space="0" w:color="auto"/>
        <w:right w:val="none" w:sz="0" w:space="0" w:color="auto"/>
      </w:divBdr>
    </w:div>
    <w:div w:id="1073694971">
      <w:bodyDiv w:val="1"/>
      <w:marLeft w:val="0"/>
      <w:marRight w:val="0"/>
      <w:marTop w:val="0"/>
      <w:marBottom w:val="0"/>
      <w:divBdr>
        <w:top w:val="none" w:sz="0" w:space="0" w:color="auto"/>
        <w:left w:val="none" w:sz="0" w:space="0" w:color="auto"/>
        <w:bottom w:val="none" w:sz="0" w:space="0" w:color="auto"/>
        <w:right w:val="none" w:sz="0" w:space="0" w:color="auto"/>
      </w:divBdr>
    </w:div>
    <w:div w:id="1074009637">
      <w:bodyDiv w:val="1"/>
      <w:marLeft w:val="0"/>
      <w:marRight w:val="0"/>
      <w:marTop w:val="0"/>
      <w:marBottom w:val="0"/>
      <w:divBdr>
        <w:top w:val="none" w:sz="0" w:space="0" w:color="auto"/>
        <w:left w:val="none" w:sz="0" w:space="0" w:color="auto"/>
        <w:bottom w:val="none" w:sz="0" w:space="0" w:color="auto"/>
        <w:right w:val="none" w:sz="0" w:space="0" w:color="auto"/>
      </w:divBdr>
    </w:div>
    <w:div w:id="1074090106">
      <w:bodyDiv w:val="1"/>
      <w:marLeft w:val="0"/>
      <w:marRight w:val="0"/>
      <w:marTop w:val="0"/>
      <w:marBottom w:val="0"/>
      <w:divBdr>
        <w:top w:val="none" w:sz="0" w:space="0" w:color="auto"/>
        <w:left w:val="none" w:sz="0" w:space="0" w:color="auto"/>
        <w:bottom w:val="none" w:sz="0" w:space="0" w:color="auto"/>
        <w:right w:val="none" w:sz="0" w:space="0" w:color="auto"/>
      </w:divBdr>
    </w:div>
    <w:div w:id="1074357890">
      <w:bodyDiv w:val="1"/>
      <w:marLeft w:val="0"/>
      <w:marRight w:val="0"/>
      <w:marTop w:val="0"/>
      <w:marBottom w:val="0"/>
      <w:divBdr>
        <w:top w:val="none" w:sz="0" w:space="0" w:color="auto"/>
        <w:left w:val="none" w:sz="0" w:space="0" w:color="auto"/>
        <w:bottom w:val="none" w:sz="0" w:space="0" w:color="auto"/>
        <w:right w:val="none" w:sz="0" w:space="0" w:color="auto"/>
      </w:divBdr>
    </w:div>
    <w:div w:id="1074621823">
      <w:bodyDiv w:val="1"/>
      <w:marLeft w:val="0"/>
      <w:marRight w:val="0"/>
      <w:marTop w:val="0"/>
      <w:marBottom w:val="0"/>
      <w:divBdr>
        <w:top w:val="none" w:sz="0" w:space="0" w:color="auto"/>
        <w:left w:val="none" w:sz="0" w:space="0" w:color="auto"/>
        <w:bottom w:val="none" w:sz="0" w:space="0" w:color="auto"/>
        <w:right w:val="none" w:sz="0" w:space="0" w:color="auto"/>
      </w:divBdr>
    </w:div>
    <w:div w:id="1074662996">
      <w:bodyDiv w:val="1"/>
      <w:marLeft w:val="0"/>
      <w:marRight w:val="0"/>
      <w:marTop w:val="0"/>
      <w:marBottom w:val="0"/>
      <w:divBdr>
        <w:top w:val="none" w:sz="0" w:space="0" w:color="auto"/>
        <w:left w:val="none" w:sz="0" w:space="0" w:color="auto"/>
        <w:bottom w:val="none" w:sz="0" w:space="0" w:color="auto"/>
        <w:right w:val="none" w:sz="0" w:space="0" w:color="auto"/>
      </w:divBdr>
    </w:div>
    <w:div w:id="1074736777">
      <w:bodyDiv w:val="1"/>
      <w:marLeft w:val="0"/>
      <w:marRight w:val="0"/>
      <w:marTop w:val="0"/>
      <w:marBottom w:val="0"/>
      <w:divBdr>
        <w:top w:val="none" w:sz="0" w:space="0" w:color="auto"/>
        <w:left w:val="none" w:sz="0" w:space="0" w:color="auto"/>
        <w:bottom w:val="none" w:sz="0" w:space="0" w:color="auto"/>
        <w:right w:val="none" w:sz="0" w:space="0" w:color="auto"/>
      </w:divBdr>
    </w:div>
    <w:div w:id="1075124774">
      <w:bodyDiv w:val="1"/>
      <w:marLeft w:val="0"/>
      <w:marRight w:val="0"/>
      <w:marTop w:val="0"/>
      <w:marBottom w:val="0"/>
      <w:divBdr>
        <w:top w:val="none" w:sz="0" w:space="0" w:color="auto"/>
        <w:left w:val="none" w:sz="0" w:space="0" w:color="auto"/>
        <w:bottom w:val="none" w:sz="0" w:space="0" w:color="auto"/>
        <w:right w:val="none" w:sz="0" w:space="0" w:color="auto"/>
      </w:divBdr>
    </w:div>
    <w:div w:id="1075203511">
      <w:bodyDiv w:val="1"/>
      <w:marLeft w:val="0"/>
      <w:marRight w:val="0"/>
      <w:marTop w:val="0"/>
      <w:marBottom w:val="0"/>
      <w:divBdr>
        <w:top w:val="none" w:sz="0" w:space="0" w:color="auto"/>
        <w:left w:val="none" w:sz="0" w:space="0" w:color="auto"/>
        <w:bottom w:val="none" w:sz="0" w:space="0" w:color="auto"/>
        <w:right w:val="none" w:sz="0" w:space="0" w:color="auto"/>
      </w:divBdr>
    </w:div>
    <w:div w:id="1075275970">
      <w:bodyDiv w:val="1"/>
      <w:marLeft w:val="0"/>
      <w:marRight w:val="0"/>
      <w:marTop w:val="0"/>
      <w:marBottom w:val="0"/>
      <w:divBdr>
        <w:top w:val="none" w:sz="0" w:space="0" w:color="auto"/>
        <w:left w:val="none" w:sz="0" w:space="0" w:color="auto"/>
        <w:bottom w:val="none" w:sz="0" w:space="0" w:color="auto"/>
        <w:right w:val="none" w:sz="0" w:space="0" w:color="auto"/>
      </w:divBdr>
    </w:div>
    <w:div w:id="1075319690">
      <w:bodyDiv w:val="1"/>
      <w:marLeft w:val="0"/>
      <w:marRight w:val="0"/>
      <w:marTop w:val="0"/>
      <w:marBottom w:val="0"/>
      <w:divBdr>
        <w:top w:val="none" w:sz="0" w:space="0" w:color="auto"/>
        <w:left w:val="none" w:sz="0" w:space="0" w:color="auto"/>
        <w:bottom w:val="none" w:sz="0" w:space="0" w:color="auto"/>
        <w:right w:val="none" w:sz="0" w:space="0" w:color="auto"/>
      </w:divBdr>
    </w:div>
    <w:div w:id="1075473412">
      <w:bodyDiv w:val="1"/>
      <w:marLeft w:val="0"/>
      <w:marRight w:val="0"/>
      <w:marTop w:val="0"/>
      <w:marBottom w:val="0"/>
      <w:divBdr>
        <w:top w:val="none" w:sz="0" w:space="0" w:color="auto"/>
        <w:left w:val="none" w:sz="0" w:space="0" w:color="auto"/>
        <w:bottom w:val="none" w:sz="0" w:space="0" w:color="auto"/>
        <w:right w:val="none" w:sz="0" w:space="0" w:color="auto"/>
      </w:divBdr>
    </w:div>
    <w:div w:id="1075588747">
      <w:bodyDiv w:val="1"/>
      <w:marLeft w:val="0"/>
      <w:marRight w:val="0"/>
      <w:marTop w:val="0"/>
      <w:marBottom w:val="0"/>
      <w:divBdr>
        <w:top w:val="none" w:sz="0" w:space="0" w:color="auto"/>
        <w:left w:val="none" w:sz="0" w:space="0" w:color="auto"/>
        <w:bottom w:val="none" w:sz="0" w:space="0" w:color="auto"/>
        <w:right w:val="none" w:sz="0" w:space="0" w:color="auto"/>
      </w:divBdr>
    </w:div>
    <w:div w:id="1075737025">
      <w:bodyDiv w:val="1"/>
      <w:marLeft w:val="0"/>
      <w:marRight w:val="0"/>
      <w:marTop w:val="0"/>
      <w:marBottom w:val="0"/>
      <w:divBdr>
        <w:top w:val="none" w:sz="0" w:space="0" w:color="auto"/>
        <w:left w:val="none" w:sz="0" w:space="0" w:color="auto"/>
        <w:bottom w:val="none" w:sz="0" w:space="0" w:color="auto"/>
        <w:right w:val="none" w:sz="0" w:space="0" w:color="auto"/>
      </w:divBdr>
    </w:div>
    <w:div w:id="1075855737">
      <w:bodyDiv w:val="1"/>
      <w:marLeft w:val="0"/>
      <w:marRight w:val="0"/>
      <w:marTop w:val="0"/>
      <w:marBottom w:val="0"/>
      <w:divBdr>
        <w:top w:val="none" w:sz="0" w:space="0" w:color="auto"/>
        <w:left w:val="none" w:sz="0" w:space="0" w:color="auto"/>
        <w:bottom w:val="none" w:sz="0" w:space="0" w:color="auto"/>
        <w:right w:val="none" w:sz="0" w:space="0" w:color="auto"/>
      </w:divBdr>
    </w:div>
    <w:div w:id="1076126218">
      <w:bodyDiv w:val="1"/>
      <w:marLeft w:val="0"/>
      <w:marRight w:val="0"/>
      <w:marTop w:val="0"/>
      <w:marBottom w:val="0"/>
      <w:divBdr>
        <w:top w:val="none" w:sz="0" w:space="0" w:color="auto"/>
        <w:left w:val="none" w:sz="0" w:space="0" w:color="auto"/>
        <w:bottom w:val="none" w:sz="0" w:space="0" w:color="auto"/>
        <w:right w:val="none" w:sz="0" w:space="0" w:color="auto"/>
      </w:divBdr>
    </w:div>
    <w:div w:id="1076364488">
      <w:bodyDiv w:val="1"/>
      <w:marLeft w:val="0"/>
      <w:marRight w:val="0"/>
      <w:marTop w:val="0"/>
      <w:marBottom w:val="0"/>
      <w:divBdr>
        <w:top w:val="none" w:sz="0" w:space="0" w:color="auto"/>
        <w:left w:val="none" w:sz="0" w:space="0" w:color="auto"/>
        <w:bottom w:val="none" w:sz="0" w:space="0" w:color="auto"/>
        <w:right w:val="none" w:sz="0" w:space="0" w:color="auto"/>
      </w:divBdr>
    </w:div>
    <w:div w:id="1077089262">
      <w:bodyDiv w:val="1"/>
      <w:marLeft w:val="0"/>
      <w:marRight w:val="0"/>
      <w:marTop w:val="0"/>
      <w:marBottom w:val="0"/>
      <w:divBdr>
        <w:top w:val="none" w:sz="0" w:space="0" w:color="auto"/>
        <w:left w:val="none" w:sz="0" w:space="0" w:color="auto"/>
        <w:bottom w:val="none" w:sz="0" w:space="0" w:color="auto"/>
        <w:right w:val="none" w:sz="0" w:space="0" w:color="auto"/>
      </w:divBdr>
    </w:div>
    <w:div w:id="1077092451">
      <w:bodyDiv w:val="1"/>
      <w:marLeft w:val="0"/>
      <w:marRight w:val="0"/>
      <w:marTop w:val="0"/>
      <w:marBottom w:val="0"/>
      <w:divBdr>
        <w:top w:val="none" w:sz="0" w:space="0" w:color="auto"/>
        <w:left w:val="none" w:sz="0" w:space="0" w:color="auto"/>
        <w:bottom w:val="none" w:sz="0" w:space="0" w:color="auto"/>
        <w:right w:val="none" w:sz="0" w:space="0" w:color="auto"/>
      </w:divBdr>
    </w:div>
    <w:div w:id="1077289356">
      <w:bodyDiv w:val="1"/>
      <w:marLeft w:val="0"/>
      <w:marRight w:val="0"/>
      <w:marTop w:val="0"/>
      <w:marBottom w:val="0"/>
      <w:divBdr>
        <w:top w:val="none" w:sz="0" w:space="0" w:color="auto"/>
        <w:left w:val="none" w:sz="0" w:space="0" w:color="auto"/>
        <w:bottom w:val="none" w:sz="0" w:space="0" w:color="auto"/>
        <w:right w:val="none" w:sz="0" w:space="0" w:color="auto"/>
      </w:divBdr>
    </w:div>
    <w:div w:id="1078014476">
      <w:bodyDiv w:val="1"/>
      <w:marLeft w:val="0"/>
      <w:marRight w:val="0"/>
      <w:marTop w:val="0"/>
      <w:marBottom w:val="0"/>
      <w:divBdr>
        <w:top w:val="none" w:sz="0" w:space="0" w:color="auto"/>
        <w:left w:val="none" w:sz="0" w:space="0" w:color="auto"/>
        <w:bottom w:val="none" w:sz="0" w:space="0" w:color="auto"/>
        <w:right w:val="none" w:sz="0" w:space="0" w:color="auto"/>
      </w:divBdr>
    </w:div>
    <w:div w:id="1078014590">
      <w:bodyDiv w:val="1"/>
      <w:marLeft w:val="0"/>
      <w:marRight w:val="0"/>
      <w:marTop w:val="0"/>
      <w:marBottom w:val="0"/>
      <w:divBdr>
        <w:top w:val="none" w:sz="0" w:space="0" w:color="auto"/>
        <w:left w:val="none" w:sz="0" w:space="0" w:color="auto"/>
        <w:bottom w:val="none" w:sz="0" w:space="0" w:color="auto"/>
        <w:right w:val="none" w:sz="0" w:space="0" w:color="auto"/>
      </w:divBdr>
    </w:div>
    <w:div w:id="1078017924">
      <w:bodyDiv w:val="1"/>
      <w:marLeft w:val="0"/>
      <w:marRight w:val="0"/>
      <w:marTop w:val="0"/>
      <w:marBottom w:val="0"/>
      <w:divBdr>
        <w:top w:val="none" w:sz="0" w:space="0" w:color="auto"/>
        <w:left w:val="none" w:sz="0" w:space="0" w:color="auto"/>
        <w:bottom w:val="none" w:sz="0" w:space="0" w:color="auto"/>
        <w:right w:val="none" w:sz="0" w:space="0" w:color="auto"/>
      </w:divBdr>
    </w:div>
    <w:div w:id="1078093086">
      <w:bodyDiv w:val="1"/>
      <w:marLeft w:val="0"/>
      <w:marRight w:val="0"/>
      <w:marTop w:val="0"/>
      <w:marBottom w:val="0"/>
      <w:divBdr>
        <w:top w:val="none" w:sz="0" w:space="0" w:color="auto"/>
        <w:left w:val="none" w:sz="0" w:space="0" w:color="auto"/>
        <w:bottom w:val="none" w:sz="0" w:space="0" w:color="auto"/>
        <w:right w:val="none" w:sz="0" w:space="0" w:color="auto"/>
      </w:divBdr>
    </w:div>
    <w:div w:id="1078165037">
      <w:bodyDiv w:val="1"/>
      <w:marLeft w:val="0"/>
      <w:marRight w:val="0"/>
      <w:marTop w:val="0"/>
      <w:marBottom w:val="0"/>
      <w:divBdr>
        <w:top w:val="none" w:sz="0" w:space="0" w:color="auto"/>
        <w:left w:val="none" w:sz="0" w:space="0" w:color="auto"/>
        <w:bottom w:val="none" w:sz="0" w:space="0" w:color="auto"/>
        <w:right w:val="none" w:sz="0" w:space="0" w:color="auto"/>
      </w:divBdr>
    </w:div>
    <w:div w:id="1078602426">
      <w:bodyDiv w:val="1"/>
      <w:marLeft w:val="0"/>
      <w:marRight w:val="0"/>
      <w:marTop w:val="0"/>
      <w:marBottom w:val="0"/>
      <w:divBdr>
        <w:top w:val="none" w:sz="0" w:space="0" w:color="auto"/>
        <w:left w:val="none" w:sz="0" w:space="0" w:color="auto"/>
        <w:bottom w:val="none" w:sz="0" w:space="0" w:color="auto"/>
        <w:right w:val="none" w:sz="0" w:space="0" w:color="auto"/>
      </w:divBdr>
    </w:div>
    <w:div w:id="1078749619">
      <w:bodyDiv w:val="1"/>
      <w:marLeft w:val="0"/>
      <w:marRight w:val="0"/>
      <w:marTop w:val="0"/>
      <w:marBottom w:val="0"/>
      <w:divBdr>
        <w:top w:val="none" w:sz="0" w:space="0" w:color="auto"/>
        <w:left w:val="none" w:sz="0" w:space="0" w:color="auto"/>
        <w:bottom w:val="none" w:sz="0" w:space="0" w:color="auto"/>
        <w:right w:val="none" w:sz="0" w:space="0" w:color="auto"/>
      </w:divBdr>
    </w:div>
    <w:div w:id="1078751340">
      <w:bodyDiv w:val="1"/>
      <w:marLeft w:val="0"/>
      <w:marRight w:val="0"/>
      <w:marTop w:val="0"/>
      <w:marBottom w:val="0"/>
      <w:divBdr>
        <w:top w:val="none" w:sz="0" w:space="0" w:color="auto"/>
        <w:left w:val="none" w:sz="0" w:space="0" w:color="auto"/>
        <w:bottom w:val="none" w:sz="0" w:space="0" w:color="auto"/>
        <w:right w:val="none" w:sz="0" w:space="0" w:color="auto"/>
      </w:divBdr>
    </w:div>
    <w:div w:id="1078751491">
      <w:bodyDiv w:val="1"/>
      <w:marLeft w:val="0"/>
      <w:marRight w:val="0"/>
      <w:marTop w:val="0"/>
      <w:marBottom w:val="0"/>
      <w:divBdr>
        <w:top w:val="none" w:sz="0" w:space="0" w:color="auto"/>
        <w:left w:val="none" w:sz="0" w:space="0" w:color="auto"/>
        <w:bottom w:val="none" w:sz="0" w:space="0" w:color="auto"/>
        <w:right w:val="none" w:sz="0" w:space="0" w:color="auto"/>
      </w:divBdr>
    </w:div>
    <w:div w:id="1078870012">
      <w:bodyDiv w:val="1"/>
      <w:marLeft w:val="0"/>
      <w:marRight w:val="0"/>
      <w:marTop w:val="0"/>
      <w:marBottom w:val="0"/>
      <w:divBdr>
        <w:top w:val="none" w:sz="0" w:space="0" w:color="auto"/>
        <w:left w:val="none" w:sz="0" w:space="0" w:color="auto"/>
        <w:bottom w:val="none" w:sz="0" w:space="0" w:color="auto"/>
        <w:right w:val="none" w:sz="0" w:space="0" w:color="auto"/>
      </w:divBdr>
    </w:div>
    <w:div w:id="1078937915">
      <w:bodyDiv w:val="1"/>
      <w:marLeft w:val="0"/>
      <w:marRight w:val="0"/>
      <w:marTop w:val="0"/>
      <w:marBottom w:val="0"/>
      <w:divBdr>
        <w:top w:val="none" w:sz="0" w:space="0" w:color="auto"/>
        <w:left w:val="none" w:sz="0" w:space="0" w:color="auto"/>
        <w:bottom w:val="none" w:sz="0" w:space="0" w:color="auto"/>
        <w:right w:val="none" w:sz="0" w:space="0" w:color="auto"/>
      </w:divBdr>
    </w:div>
    <w:div w:id="1079014061">
      <w:bodyDiv w:val="1"/>
      <w:marLeft w:val="0"/>
      <w:marRight w:val="0"/>
      <w:marTop w:val="0"/>
      <w:marBottom w:val="0"/>
      <w:divBdr>
        <w:top w:val="none" w:sz="0" w:space="0" w:color="auto"/>
        <w:left w:val="none" w:sz="0" w:space="0" w:color="auto"/>
        <w:bottom w:val="none" w:sz="0" w:space="0" w:color="auto"/>
        <w:right w:val="none" w:sz="0" w:space="0" w:color="auto"/>
      </w:divBdr>
    </w:div>
    <w:div w:id="1079210303">
      <w:bodyDiv w:val="1"/>
      <w:marLeft w:val="0"/>
      <w:marRight w:val="0"/>
      <w:marTop w:val="0"/>
      <w:marBottom w:val="0"/>
      <w:divBdr>
        <w:top w:val="none" w:sz="0" w:space="0" w:color="auto"/>
        <w:left w:val="none" w:sz="0" w:space="0" w:color="auto"/>
        <w:bottom w:val="none" w:sz="0" w:space="0" w:color="auto"/>
        <w:right w:val="none" w:sz="0" w:space="0" w:color="auto"/>
      </w:divBdr>
    </w:div>
    <w:div w:id="1079251871">
      <w:bodyDiv w:val="1"/>
      <w:marLeft w:val="0"/>
      <w:marRight w:val="0"/>
      <w:marTop w:val="0"/>
      <w:marBottom w:val="0"/>
      <w:divBdr>
        <w:top w:val="none" w:sz="0" w:space="0" w:color="auto"/>
        <w:left w:val="none" w:sz="0" w:space="0" w:color="auto"/>
        <w:bottom w:val="none" w:sz="0" w:space="0" w:color="auto"/>
        <w:right w:val="none" w:sz="0" w:space="0" w:color="auto"/>
      </w:divBdr>
    </w:div>
    <w:div w:id="1079402052">
      <w:bodyDiv w:val="1"/>
      <w:marLeft w:val="0"/>
      <w:marRight w:val="0"/>
      <w:marTop w:val="0"/>
      <w:marBottom w:val="0"/>
      <w:divBdr>
        <w:top w:val="none" w:sz="0" w:space="0" w:color="auto"/>
        <w:left w:val="none" w:sz="0" w:space="0" w:color="auto"/>
        <w:bottom w:val="none" w:sz="0" w:space="0" w:color="auto"/>
        <w:right w:val="none" w:sz="0" w:space="0" w:color="auto"/>
      </w:divBdr>
    </w:div>
    <w:div w:id="1079519937">
      <w:bodyDiv w:val="1"/>
      <w:marLeft w:val="0"/>
      <w:marRight w:val="0"/>
      <w:marTop w:val="0"/>
      <w:marBottom w:val="0"/>
      <w:divBdr>
        <w:top w:val="none" w:sz="0" w:space="0" w:color="auto"/>
        <w:left w:val="none" w:sz="0" w:space="0" w:color="auto"/>
        <w:bottom w:val="none" w:sz="0" w:space="0" w:color="auto"/>
        <w:right w:val="none" w:sz="0" w:space="0" w:color="auto"/>
      </w:divBdr>
    </w:div>
    <w:div w:id="1079594004">
      <w:bodyDiv w:val="1"/>
      <w:marLeft w:val="0"/>
      <w:marRight w:val="0"/>
      <w:marTop w:val="0"/>
      <w:marBottom w:val="0"/>
      <w:divBdr>
        <w:top w:val="none" w:sz="0" w:space="0" w:color="auto"/>
        <w:left w:val="none" w:sz="0" w:space="0" w:color="auto"/>
        <w:bottom w:val="none" w:sz="0" w:space="0" w:color="auto"/>
        <w:right w:val="none" w:sz="0" w:space="0" w:color="auto"/>
      </w:divBdr>
    </w:div>
    <w:div w:id="1079642679">
      <w:bodyDiv w:val="1"/>
      <w:marLeft w:val="0"/>
      <w:marRight w:val="0"/>
      <w:marTop w:val="0"/>
      <w:marBottom w:val="0"/>
      <w:divBdr>
        <w:top w:val="none" w:sz="0" w:space="0" w:color="auto"/>
        <w:left w:val="none" w:sz="0" w:space="0" w:color="auto"/>
        <w:bottom w:val="none" w:sz="0" w:space="0" w:color="auto"/>
        <w:right w:val="none" w:sz="0" w:space="0" w:color="auto"/>
      </w:divBdr>
    </w:div>
    <w:div w:id="1079862681">
      <w:bodyDiv w:val="1"/>
      <w:marLeft w:val="0"/>
      <w:marRight w:val="0"/>
      <w:marTop w:val="0"/>
      <w:marBottom w:val="0"/>
      <w:divBdr>
        <w:top w:val="none" w:sz="0" w:space="0" w:color="auto"/>
        <w:left w:val="none" w:sz="0" w:space="0" w:color="auto"/>
        <w:bottom w:val="none" w:sz="0" w:space="0" w:color="auto"/>
        <w:right w:val="none" w:sz="0" w:space="0" w:color="auto"/>
      </w:divBdr>
    </w:div>
    <w:div w:id="1080055251">
      <w:bodyDiv w:val="1"/>
      <w:marLeft w:val="0"/>
      <w:marRight w:val="0"/>
      <w:marTop w:val="0"/>
      <w:marBottom w:val="0"/>
      <w:divBdr>
        <w:top w:val="none" w:sz="0" w:space="0" w:color="auto"/>
        <w:left w:val="none" w:sz="0" w:space="0" w:color="auto"/>
        <w:bottom w:val="none" w:sz="0" w:space="0" w:color="auto"/>
        <w:right w:val="none" w:sz="0" w:space="0" w:color="auto"/>
      </w:divBdr>
    </w:div>
    <w:div w:id="1080058028">
      <w:bodyDiv w:val="1"/>
      <w:marLeft w:val="0"/>
      <w:marRight w:val="0"/>
      <w:marTop w:val="0"/>
      <w:marBottom w:val="0"/>
      <w:divBdr>
        <w:top w:val="none" w:sz="0" w:space="0" w:color="auto"/>
        <w:left w:val="none" w:sz="0" w:space="0" w:color="auto"/>
        <w:bottom w:val="none" w:sz="0" w:space="0" w:color="auto"/>
        <w:right w:val="none" w:sz="0" w:space="0" w:color="auto"/>
      </w:divBdr>
    </w:div>
    <w:div w:id="1080104281">
      <w:bodyDiv w:val="1"/>
      <w:marLeft w:val="0"/>
      <w:marRight w:val="0"/>
      <w:marTop w:val="0"/>
      <w:marBottom w:val="0"/>
      <w:divBdr>
        <w:top w:val="none" w:sz="0" w:space="0" w:color="auto"/>
        <w:left w:val="none" w:sz="0" w:space="0" w:color="auto"/>
        <w:bottom w:val="none" w:sz="0" w:space="0" w:color="auto"/>
        <w:right w:val="none" w:sz="0" w:space="0" w:color="auto"/>
      </w:divBdr>
    </w:div>
    <w:div w:id="1080173027">
      <w:bodyDiv w:val="1"/>
      <w:marLeft w:val="0"/>
      <w:marRight w:val="0"/>
      <w:marTop w:val="0"/>
      <w:marBottom w:val="0"/>
      <w:divBdr>
        <w:top w:val="none" w:sz="0" w:space="0" w:color="auto"/>
        <w:left w:val="none" w:sz="0" w:space="0" w:color="auto"/>
        <w:bottom w:val="none" w:sz="0" w:space="0" w:color="auto"/>
        <w:right w:val="none" w:sz="0" w:space="0" w:color="auto"/>
      </w:divBdr>
    </w:div>
    <w:div w:id="1080326285">
      <w:bodyDiv w:val="1"/>
      <w:marLeft w:val="0"/>
      <w:marRight w:val="0"/>
      <w:marTop w:val="0"/>
      <w:marBottom w:val="0"/>
      <w:divBdr>
        <w:top w:val="none" w:sz="0" w:space="0" w:color="auto"/>
        <w:left w:val="none" w:sz="0" w:space="0" w:color="auto"/>
        <w:bottom w:val="none" w:sz="0" w:space="0" w:color="auto"/>
        <w:right w:val="none" w:sz="0" w:space="0" w:color="auto"/>
      </w:divBdr>
    </w:div>
    <w:div w:id="1080371617">
      <w:bodyDiv w:val="1"/>
      <w:marLeft w:val="0"/>
      <w:marRight w:val="0"/>
      <w:marTop w:val="0"/>
      <w:marBottom w:val="0"/>
      <w:divBdr>
        <w:top w:val="none" w:sz="0" w:space="0" w:color="auto"/>
        <w:left w:val="none" w:sz="0" w:space="0" w:color="auto"/>
        <w:bottom w:val="none" w:sz="0" w:space="0" w:color="auto"/>
        <w:right w:val="none" w:sz="0" w:space="0" w:color="auto"/>
      </w:divBdr>
    </w:div>
    <w:div w:id="1080717175">
      <w:bodyDiv w:val="1"/>
      <w:marLeft w:val="0"/>
      <w:marRight w:val="0"/>
      <w:marTop w:val="0"/>
      <w:marBottom w:val="0"/>
      <w:divBdr>
        <w:top w:val="none" w:sz="0" w:space="0" w:color="auto"/>
        <w:left w:val="none" w:sz="0" w:space="0" w:color="auto"/>
        <w:bottom w:val="none" w:sz="0" w:space="0" w:color="auto"/>
        <w:right w:val="none" w:sz="0" w:space="0" w:color="auto"/>
      </w:divBdr>
    </w:div>
    <w:div w:id="1081104678">
      <w:bodyDiv w:val="1"/>
      <w:marLeft w:val="0"/>
      <w:marRight w:val="0"/>
      <w:marTop w:val="0"/>
      <w:marBottom w:val="0"/>
      <w:divBdr>
        <w:top w:val="none" w:sz="0" w:space="0" w:color="auto"/>
        <w:left w:val="none" w:sz="0" w:space="0" w:color="auto"/>
        <w:bottom w:val="none" w:sz="0" w:space="0" w:color="auto"/>
        <w:right w:val="none" w:sz="0" w:space="0" w:color="auto"/>
      </w:divBdr>
    </w:div>
    <w:div w:id="1081214414">
      <w:bodyDiv w:val="1"/>
      <w:marLeft w:val="0"/>
      <w:marRight w:val="0"/>
      <w:marTop w:val="0"/>
      <w:marBottom w:val="0"/>
      <w:divBdr>
        <w:top w:val="none" w:sz="0" w:space="0" w:color="auto"/>
        <w:left w:val="none" w:sz="0" w:space="0" w:color="auto"/>
        <w:bottom w:val="none" w:sz="0" w:space="0" w:color="auto"/>
        <w:right w:val="none" w:sz="0" w:space="0" w:color="auto"/>
      </w:divBdr>
    </w:div>
    <w:div w:id="1081298109">
      <w:bodyDiv w:val="1"/>
      <w:marLeft w:val="0"/>
      <w:marRight w:val="0"/>
      <w:marTop w:val="0"/>
      <w:marBottom w:val="0"/>
      <w:divBdr>
        <w:top w:val="none" w:sz="0" w:space="0" w:color="auto"/>
        <w:left w:val="none" w:sz="0" w:space="0" w:color="auto"/>
        <w:bottom w:val="none" w:sz="0" w:space="0" w:color="auto"/>
        <w:right w:val="none" w:sz="0" w:space="0" w:color="auto"/>
      </w:divBdr>
    </w:div>
    <w:div w:id="1081440932">
      <w:bodyDiv w:val="1"/>
      <w:marLeft w:val="0"/>
      <w:marRight w:val="0"/>
      <w:marTop w:val="0"/>
      <w:marBottom w:val="0"/>
      <w:divBdr>
        <w:top w:val="none" w:sz="0" w:space="0" w:color="auto"/>
        <w:left w:val="none" w:sz="0" w:space="0" w:color="auto"/>
        <w:bottom w:val="none" w:sz="0" w:space="0" w:color="auto"/>
        <w:right w:val="none" w:sz="0" w:space="0" w:color="auto"/>
      </w:divBdr>
    </w:div>
    <w:div w:id="1081609705">
      <w:bodyDiv w:val="1"/>
      <w:marLeft w:val="0"/>
      <w:marRight w:val="0"/>
      <w:marTop w:val="0"/>
      <w:marBottom w:val="0"/>
      <w:divBdr>
        <w:top w:val="none" w:sz="0" w:space="0" w:color="auto"/>
        <w:left w:val="none" w:sz="0" w:space="0" w:color="auto"/>
        <w:bottom w:val="none" w:sz="0" w:space="0" w:color="auto"/>
        <w:right w:val="none" w:sz="0" w:space="0" w:color="auto"/>
      </w:divBdr>
    </w:div>
    <w:div w:id="1081758921">
      <w:bodyDiv w:val="1"/>
      <w:marLeft w:val="0"/>
      <w:marRight w:val="0"/>
      <w:marTop w:val="0"/>
      <w:marBottom w:val="0"/>
      <w:divBdr>
        <w:top w:val="none" w:sz="0" w:space="0" w:color="auto"/>
        <w:left w:val="none" w:sz="0" w:space="0" w:color="auto"/>
        <w:bottom w:val="none" w:sz="0" w:space="0" w:color="auto"/>
        <w:right w:val="none" w:sz="0" w:space="0" w:color="auto"/>
      </w:divBdr>
    </w:div>
    <w:div w:id="1081834783">
      <w:bodyDiv w:val="1"/>
      <w:marLeft w:val="0"/>
      <w:marRight w:val="0"/>
      <w:marTop w:val="0"/>
      <w:marBottom w:val="0"/>
      <w:divBdr>
        <w:top w:val="none" w:sz="0" w:space="0" w:color="auto"/>
        <w:left w:val="none" w:sz="0" w:space="0" w:color="auto"/>
        <w:bottom w:val="none" w:sz="0" w:space="0" w:color="auto"/>
        <w:right w:val="none" w:sz="0" w:space="0" w:color="auto"/>
      </w:divBdr>
    </w:div>
    <w:div w:id="1081944567">
      <w:bodyDiv w:val="1"/>
      <w:marLeft w:val="0"/>
      <w:marRight w:val="0"/>
      <w:marTop w:val="0"/>
      <w:marBottom w:val="0"/>
      <w:divBdr>
        <w:top w:val="none" w:sz="0" w:space="0" w:color="auto"/>
        <w:left w:val="none" w:sz="0" w:space="0" w:color="auto"/>
        <w:bottom w:val="none" w:sz="0" w:space="0" w:color="auto"/>
        <w:right w:val="none" w:sz="0" w:space="0" w:color="auto"/>
      </w:divBdr>
    </w:div>
    <w:div w:id="1082065762">
      <w:bodyDiv w:val="1"/>
      <w:marLeft w:val="0"/>
      <w:marRight w:val="0"/>
      <w:marTop w:val="0"/>
      <w:marBottom w:val="0"/>
      <w:divBdr>
        <w:top w:val="none" w:sz="0" w:space="0" w:color="auto"/>
        <w:left w:val="none" w:sz="0" w:space="0" w:color="auto"/>
        <w:bottom w:val="none" w:sz="0" w:space="0" w:color="auto"/>
        <w:right w:val="none" w:sz="0" w:space="0" w:color="auto"/>
      </w:divBdr>
    </w:div>
    <w:div w:id="1082071424">
      <w:bodyDiv w:val="1"/>
      <w:marLeft w:val="0"/>
      <w:marRight w:val="0"/>
      <w:marTop w:val="0"/>
      <w:marBottom w:val="0"/>
      <w:divBdr>
        <w:top w:val="none" w:sz="0" w:space="0" w:color="auto"/>
        <w:left w:val="none" w:sz="0" w:space="0" w:color="auto"/>
        <w:bottom w:val="none" w:sz="0" w:space="0" w:color="auto"/>
        <w:right w:val="none" w:sz="0" w:space="0" w:color="auto"/>
      </w:divBdr>
    </w:div>
    <w:div w:id="1082146285">
      <w:bodyDiv w:val="1"/>
      <w:marLeft w:val="0"/>
      <w:marRight w:val="0"/>
      <w:marTop w:val="0"/>
      <w:marBottom w:val="0"/>
      <w:divBdr>
        <w:top w:val="none" w:sz="0" w:space="0" w:color="auto"/>
        <w:left w:val="none" w:sz="0" w:space="0" w:color="auto"/>
        <w:bottom w:val="none" w:sz="0" w:space="0" w:color="auto"/>
        <w:right w:val="none" w:sz="0" w:space="0" w:color="auto"/>
      </w:divBdr>
    </w:div>
    <w:div w:id="1082607885">
      <w:bodyDiv w:val="1"/>
      <w:marLeft w:val="0"/>
      <w:marRight w:val="0"/>
      <w:marTop w:val="0"/>
      <w:marBottom w:val="0"/>
      <w:divBdr>
        <w:top w:val="none" w:sz="0" w:space="0" w:color="auto"/>
        <w:left w:val="none" w:sz="0" w:space="0" w:color="auto"/>
        <w:bottom w:val="none" w:sz="0" w:space="0" w:color="auto"/>
        <w:right w:val="none" w:sz="0" w:space="0" w:color="auto"/>
      </w:divBdr>
    </w:div>
    <w:div w:id="1082683064">
      <w:bodyDiv w:val="1"/>
      <w:marLeft w:val="0"/>
      <w:marRight w:val="0"/>
      <w:marTop w:val="0"/>
      <w:marBottom w:val="0"/>
      <w:divBdr>
        <w:top w:val="none" w:sz="0" w:space="0" w:color="auto"/>
        <w:left w:val="none" w:sz="0" w:space="0" w:color="auto"/>
        <w:bottom w:val="none" w:sz="0" w:space="0" w:color="auto"/>
        <w:right w:val="none" w:sz="0" w:space="0" w:color="auto"/>
      </w:divBdr>
    </w:div>
    <w:div w:id="1082869235">
      <w:bodyDiv w:val="1"/>
      <w:marLeft w:val="0"/>
      <w:marRight w:val="0"/>
      <w:marTop w:val="0"/>
      <w:marBottom w:val="0"/>
      <w:divBdr>
        <w:top w:val="none" w:sz="0" w:space="0" w:color="auto"/>
        <w:left w:val="none" w:sz="0" w:space="0" w:color="auto"/>
        <w:bottom w:val="none" w:sz="0" w:space="0" w:color="auto"/>
        <w:right w:val="none" w:sz="0" w:space="0" w:color="auto"/>
      </w:divBdr>
    </w:div>
    <w:div w:id="1083259772">
      <w:bodyDiv w:val="1"/>
      <w:marLeft w:val="0"/>
      <w:marRight w:val="0"/>
      <w:marTop w:val="0"/>
      <w:marBottom w:val="0"/>
      <w:divBdr>
        <w:top w:val="none" w:sz="0" w:space="0" w:color="auto"/>
        <w:left w:val="none" w:sz="0" w:space="0" w:color="auto"/>
        <w:bottom w:val="none" w:sz="0" w:space="0" w:color="auto"/>
        <w:right w:val="none" w:sz="0" w:space="0" w:color="auto"/>
      </w:divBdr>
    </w:div>
    <w:div w:id="1083530318">
      <w:bodyDiv w:val="1"/>
      <w:marLeft w:val="0"/>
      <w:marRight w:val="0"/>
      <w:marTop w:val="0"/>
      <w:marBottom w:val="0"/>
      <w:divBdr>
        <w:top w:val="none" w:sz="0" w:space="0" w:color="auto"/>
        <w:left w:val="none" w:sz="0" w:space="0" w:color="auto"/>
        <w:bottom w:val="none" w:sz="0" w:space="0" w:color="auto"/>
        <w:right w:val="none" w:sz="0" w:space="0" w:color="auto"/>
      </w:divBdr>
    </w:div>
    <w:div w:id="1083844763">
      <w:bodyDiv w:val="1"/>
      <w:marLeft w:val="0"/>
      <w:marRight w:val="0"/>
      <w:marTop w:val="0"/>
      <w:marBottom w:val="0"/>
      <w:divBdr>
        <w:top w:val="none" w:sz="0" w:space="0" w:color="auto"/>
        <w:left w:val="none" w:sz="0" w:space="0" w:color="auto"/>
        <w:bottom w:val="none" w:sz="0" w:space="0" w:color="auto"/>
        <w:right w:val="none" w:sz="0" w:space="0" w:color="auto"/>
      </w:divBdr>
    </w:div>
    <w:div w:id="1084179286">
      <w:bodyDiv w:val="1"/>
      <w:marLeft w:val="0"/>
      <w:marRight w:val="0"/>
      <w:marTop w:val="0"/>
      <w:marBottom w:val="0"/>
      <w:divBdr>
        <w:top w:val="none" w:sz="0" w:space="0" w:color="auto"/>
        <w:left w:val="none" w:sz="0" w:space="0" w:color="auto"/>
        <w:bottom w:val="none" w:sz="0" w:space="0" w:color="auto"/>
        <w:right w:val="none" w:sz="0" w:space="0" w:color="auto"/>
      </w:divBdr>
    </w:div>
    <w:div w:id="1084184650">
      <w:bodyDiv w:val="1"/>
      <w:marLeft w:val="0"/>
      <w:marRight w:val="0"/>
      <w:marTop w:val="0"/>
      <w:marBottom w:val="0"/>
      <w:divBdr>
        <w:top w:val="none" w:sz="0" w:space="0" w:color="auto"/>
        <w:left w:val="none" w:sz="0" w:space="0" w:color="auto"/>
        <w:bottom w:val="none" w:sz="0" w:space="0" w:color="auto"/>
        <w:right w:val="none" w:sz="0" w:space="0" w:color="auto"/>
      </w:divBdr>
    </w:div>
    <w:div w:id="1084381287">
      <w:bodyDiv w:val="1"/>
      <w:marLeft w:val="0"/>
      <w:marRight w:val="0"/>
      <w:marTop w:val="0"/>
      <w:marBottom w:val="0"/>
      <w:divBdr>
        <w:top w:val="none" w:sz="0" w:space="0" w:color="auto"/>
        <w:left w:val="none" w:sz="0" w:space="0" w:color="auto"/>
        <w:bottom w:val="none" w:sz="0" w:space="0" w:color="auto"/>
        <w:right w:val="none" w:sz="0" w:space="0" w:color="auto"/>
      </w:divBdr>
    </w:div>
    <w:div w:id="1084451678">
      <w:bodyDiv w:val="1"/>
      <w:marLeft w:val="0"/>
      <w:marRight w:val="0"/>
      <w:marTop w:val="0"/>
      <w:marBottom w:val="0"/>
      <w:divBdr>
        <w:top w:val="none" w:sz="0" w:space="0" w:color="auto"/>
        <w:left w:val="none" w:sz="0" w:space="0" w:color="auto"/>
        <w:bottom w:val="none" w:sz="0" w:space="0" w:color="auto"/>
        <w:right w:val="none" w:sz="0" w:space="0" w:color="auto"/>
      </w:divBdr>
    </w:div>
    <w:div w:id="1084568655">
      <w:bodyDiv w:val="1"/>
      <w:marLeft w:val="0"/>
      <w:marRight w:val="0"/>
      <w:marTop w:val="0"/>
      <w:marBottom w:val="0"/>
      <w:divBdr>
        <w:top w:val="none" w:sz="0" w:space="0" w:color="auto"/>
        <w:left w:val="none" w:sz="0" w:space="0" w:color="auto"/>
        <w:bottom w:val="none" w:sz="0" w:space="0" w:color="auto"/>
        <w:right w:val="none" w:sz="0" w:space="0" w:color="auto"/>
      </w:divBdr>
    </w:div>
    <w:div w:id="1084692480">
      <w:bodyDiv w:val="1"/>
      <w:marLeft w:val="0"/>
      <w:marRight w:val="0"/>
      <w:marTop w:val="0"/>
      <w:marBottom w:val="0"/>
      <w:divBdr>
        <w:top w:val="none" w:sz="0" w:space="0" w:color="auto"/>
        <w:left w:val="none" w:sz="0" w:space="0" w:color="auto"/>
        <w:bottom w:val="none" w:sz="0" w:space="0" w:color="auto"/>
        <w:right w:val="none" w:sz="0" w:space="0" w:color="auto"/>
      </w:divBdr>
    </w:div>
    <w:div w:id="1084953239">
      <w:bodyDiv w:val="1"/>
      <w:marLeft w:val="0"/>
      <w:marRight w:val="0"/>
      <w:marTop w:val="0"/>
      <w:marBottom w:val="0"/>
      <w:divBdr>
        <w:top w:val="none" w:sz="0" w:space="0" w:color="auto"/>
        <w:left w:val="none" w:sz="0" w:space="0" w:color="auto"/>
        <w:bottom w:val="none" w:sz="0" w:space="0" w:color="auto"/>
        <w:right w:val="none" w:sz="0" w:space="0" w:color="auto"/>
      </w:divBdr>
    </w:div>
    <w:div w:id="1085035958">
      <w:bodyDiv w:val="1"/>
      <w:marLeft w:val="0"/>
      <w:marRight w:val="0"/>
      <w:marTop w:val="0"/>
      <w:marBottom w:val="0"/>
      <w:divBdr>
        <w:top w:val="none" w:sz="0" w:space="0" w:color="auto"/>
        <w:left w:val="none" w:sz="0" w:space="0" w:color="auto"/>
        <w:bottom w:val="none" w:sz="0" w:space="0" w:color="auto"/>
        <w:right w:val="none" w:sz="0" w:space="0" w:color="auto"/>
      </w:divBdr>
    </w:div>
    <w:div w:id="1085372375">
      <w:bodyDiv w:val="1"/>
      <w:marLeft w:val="0"/>
      <w:marRight w:val="0"/>
      <w:marTop w:val="0"/>
      <w:marBottom w:val="0"/>
      <w:divBdr>
        <w:top w:val="none" w:sz="0" w:space="0" w:color="auto"/>
        <w:left w:val="none" w:sz="0" w:space="0" w:color="auto"/>
        <w:bottom w:val="none" w:sz="0" w:space="0" w:color="auto"/>
        <w:right w:val="none" w:sz="0" w:space="0" w:color="auto"/>
      </w:divBdr>
    </w:div>
    <w:div w:id="1085423679">
      <w:bodyDiv w:val="1"/>
      <w:marLeft w:val="0"/>
      <w:marRight w:val="0"/>
      <w:marTop w:val="0"/>
      <w:marBottom w:val="0"/>
      <w:divBdr>
        <w:top w:val="none" w:sz="0" w:space="0" w:color="auto"/>
        <w:left w:val="none" w:sz="0" w:space="0" w:color="auto"/>
        <w:bottom w:val="none" w:sz="0" w:space="0" w:color="auto"/>
        <w:right w:val="none" w:sz="0" w:space="0" w:color="auto"/>
      </w:divBdr>
    </w:div>
    <w:div w:id="1085490043">
      <w:bodyDiv w:val="1"/>
      <w:marLeft w:val="0"/>
      <w:marRight w:val="0"/>
      <w:marTop w:val="0"/>
      <w:marBottom w:val="0"/>
      <w:divBdr>
        <w:top w:val="none" w:sz="0" w:space="0" w:color="auto"/>
        <w:left w:val="none" w:sz="0" w:space="0" w:color="auto"/>
        <w:bottom w:val="none" w:sz="0" w:space="0" w:color="auto"/>
        <w:right w:val="none" w:sz="0" w:space="0" w:color="auto"/>
      </w:divBdr>
    </w:div>
    <w:div w:id="1085493700">
      <w:bodyDiv w:val="1"/>
      <w:marLeft w:val="0"/>
      <w:marRight w:val="0"/>
      <w:marTop w:val="0"/>
      <w:marBottom w:val="0"/>
      <w:divBdr>
        <w:top w:val="none" w:sz="0" w:space="0" w:color="auto"/>
        <w:left w:val="none" w:sz="0" w:space="0" w:color="auto"/>
        <w:bottom w:val="none" w:sz="0" w:space="0" w:color="auto"/>
        <w:right w:val="none" w:sz="0" w:space="0" w:color="auto"/>
      </w:divBdr>
    </w:div>
    <w:div w:id="1085566633">
      <w:bodyDiv w:val="1"/>
      <w:marLeft w:val="0"/>
      <w:marRight w:val="0"/>
      <w:marTop w:val="0"/>
      <w:marBottom w:val="0"/>
      <w:divBdr>
        <w:top w:val="none" w:sz="0" w:space="0" w:color="auto"/>
        <w:left w:val="none" w:sz="0" w:space="0" w:color="auto"/>
        <w:bottom w:val="none" w:sz="0" w:space="0" w:color="auto"/>
        <w:right w:val="none" w:sz="0" w:space="0" w:color="auto"/>
      </w:divBdr>
    </w:div>
    <w:div w:id="1085760787">
      <w:bodyDiv w:val="1"/>
      <w:marLeft w:val="0"/>
      <w:marRight w:val="0"/>
      <w:marTop w:val="0"/>
      <w:marBottom w:val="0"/>
      <w:divBdr>
        <w:top w:val="none" w:sz="0" w:space="0" w:color="auto"/>
        <w:left w:val="none" w:sz="0" w:space="0" w:color="auto"/>
        <w:bottom w:val="none" w:sz="0" w:space="0" w:color="auto"/>
        <w:right w:val="none" w:sz="0" w:space="0" w:color="auto"/>
      </w:divBdr>
    </w:div>
    <w:div w:id="1085877453">
      <w:bodyDiv w:val="1"/>
      <w:marLeft w:val="0"/>
      <w:marRight w:val="0"/>
      <w:marTop w:val="0"/>
      <w:marBottom w:val="0"/>
      <w:divBdr>
        <w:top w:val="none" w:sz="0" w:space="0" w:color="auto"/>
        <w:left w:val="none" w:sz="0" w:space="0" w:color="auto"/>
        <w:bottom w:val="none" w:sz="0" w:space="0" w:color="auto"/>
        <w:right w:val="none" w:sz="0" w:space="0" w:color="auto"/>
      </w:divBdr>
    </w:div>
    <w:div w:id="1085885707">
      <w:bodyDiv w:val="1"/>
      <w:marLeft w:val="0"/>
      <w:marRight w:val="0"/>
      <w:marTop w:val="0"/>
      <w:marBottom w:val="0"/>
      <w:divBdr>
        <w:top w:val="none" w:sz="0" w:space="0" w:color="auto"/>
        <w:left w:val="none" w:sz="0" w:space="0" w:color="auto"/>
        <w:bottom w:val="none" w:sz="0" w:space="0" w:color="auto"/>
        <w:right w:val="none" w:sz="0" w:space="0" w:color="auto"/>
      </w:divBdr>
    </w:div>
    <w:div w:id="1086069924">
      <w:bodyDiv w:val="1"/>
      <w:marLeft w:val="0"/>
      <w:marRight w:val="0"/>
      <w:marTop w:val="0"/>
      <w:marBottom w:val="0"/>
      <w:divBdr>
        <w:top w:val="none" w:sz="0" w:space="0" w:color="auto"/>
        <w:left w:val="none" w:sz="0" w:space="0" w:color="auto"/>
        <w:bottom w:val="none" w:sz="0" w:space="0" w:color="auto"/>
        <w:right w:val="none" w:sz="0" w:space="0" w:color="auto"/>
      </w:divBdr>
    </w:div>
    <w:div w:id="1086194015">
      <w:bodyDiv w:val="1"/>
      <w:marLeft w:val="0"/>
      <w:marRight w:val="0"/>
      <w:marTop w:val="0"/>
      <w:marBottom w:val="0"/>
      <w:divBdr>
        <w:top w:val="none" w:sz="0" w:space="0" w:color="auto"/>
        <w:left w:val="none" w:sz="0" w:space="0" w:color="auto"/>
        <w:bottom w:val="none" w:sz="0" w:space="0" w:color="auto"/>
        <w:right w:val="none" w:sz="0" w:space="0" w:color="auto"/>
      </w:divBdr>
    </w:div>
    <w:div w:id="1086340007">
      <w:bodyDiv w:val="1"/>
      <w:marLeft w:val="0"/>
      <w:marRight w:val="0"/>
      <w:marTop w:val="0"/>
      <w:marBottom w:val="0"/>
      <w:divBdr>
        <w:top w:val="none" w:sz="0" w:space="0" w:color="auto"/>
        <w:left w:val="none" w:sz="0" w:space="0" w:color="auto"/>
        <w:bottom w:val="none" w:sz="0" w:space="0" w:color="auto"/>
        <w:right w:val="none" w:sz="0" w:space="0" w:color="auto"/>
      </w:divBdr>
    </w:div>
    <w:div w:id="1086340314">
      <w:bodyDiv w:val="1"/>
      <w:marLeft w:val="0"/>
      <w:marRight w:val="0"/>
      <w:marTop w:val="0"/>
      <w:marBottom w:val="0"/>
      <w:divBdr>
        <w:top w:val="none" w:sz="0" w:space="0" w:color="auto"/>
        <w:left w:val="none" w:sz="0" w:space="0" w:color="auto"/>
        <w:bottom w:val="none" w:sz="0" w:space="0" w:color="auto"/>
        <w:right w:val="none" w:sz="0" w:space="0" w:color="auto"/>
      </w:divBdr>
    </w:div>
    <w:div w:id="1086608917">
      <w:bodyDiv w:val="1"/>
      <w:marLeft w:val="0"/>
      <w:marRight w:val="0"/>
      <w:marTop w:val="0"/>
      <w:marBottom w:val="0"/>
      <w:divBdr>
        <w:top w:val="none" w:sz="0" w:space="0" w:color="auto"/>
        <w:left w:val="none" w:sz="0" w:space="0" w:color="auto"/>
        <w:bottom w:val="none" w:sz="0" w:space="0" w:color="auto"/>
        <w:right w:val="none" w:sz="0" w:space="0" w:color="auto"/>
      </w:divBdr>
    </w:div>
    <w:div w:id="1086609052">
      <w:bodyDiv w:val="1"/>
      <w:marLeft w:val="0"/>
      <w:marRight w:val="0"/>
      <w:marTop w:val="0"/>
      <w:marBottom w:val="0"/>
      <w:divBdr>
        <w:top w:val="none" w:sz="0" w:space="0" w:color="auto"/>
        <w:left w:val="none" w:sz="0" w:space="0" w:color="auto"/>
        <w:bottom w:val="none" w:sz="0" w:space="0" w:color="auto"/>
        <w:right w:val="none" w:sz="0" w:space="0" w:color="auto"/>
      </w:divBdr>
    </w:div>
    <w:div w:id="1086654682">
      <w:bodyDiv w:val="1"/>
      <w:marLeft w:val="0"/>
      <w:marRight w:val="0"/>
      <w:marTop w:val="0"/>
      <w:marBottom w:val="0"/>
      <w:divBdr>
        <w:top w:val="none" w:sz="0" w:space="0" w:color="auto"/>
        <w:left w:val="none" w:sz="0" w:space="0" w:color="auto"/>
        <w:bottom w:val="none" w:sz="0" w:space="0" w:color="auto"/>
        <w:right w:val="none" w:sz="0" w:space="0" w:color="auto"/>
      </w:divBdr>
    </w:div>
    <w:div w:id="1086658523">
      <w:bodyDiv w:val="1"/>
      <w:marLeft w:val="0"/>
      <w:marRight w:val="0"/>
      <w:marTop w:val="0"/>
      <w:marBottom w:val="0"/>
      <w:divBdr>
        <w:top w:val="none" w:sz="0" w:space="0" w:color="auto"/>
        <w:left w:val="none" w:sz="0" w:space="0" w:color="auto"/>
        <w:bottom w:val="none" w:sz="0" w:space="0" w:color="auto"/>
        <w:right w:val="none" w:sz="0" w:space="0" w:color="auto"/>
      </w:divBdr>
    </w:div>
    <w:div w:id="1086803508">
      <w:bodyDiv w:val="1"/>
      <w:marLeft w:val="0"/>
      <w:marRight w:val="0"/>
      <w:marTop w:val="0"/>
      <w:marBottom w:val="0"/>
      <w:divBdr>
        <w:top w:val="none" w:sz="0" w:space="0" w:color="auto"/>
        <w:left w:val="none" w:sz="0" w:space="0" w:color="auto"/>
        <w:bottom w:val="none" w:sz="0" w:space="0" w:color="auto"/>
        <w:right w:val="none" w:sz="0" w:space="0" w:color="auto"/>
      </w:divBdr>
    </w:div>
    <w:div w:id="1086879315">
      <w:bodyDiv w:val="1"/>
      <w:marLeft w:val="0"/>
      <w:marRight w:val="0"/>
      <w:marTop w:val="0"/>
      <w:marBottom w:val="0"/>
      <w:divBdr>
        <w:top w:val="none" w:sz="0" w:space="0" w:color="auto"/>
        <w:left w:val="none" w:sz="0" w:space="0" w:color="auto"/>
        <w:bottom w:val="none" w:sz="0" w:space="0" w:color="auto"/>
        <w:right w:val="none" w:sz="0" w:space="0" w:color="auto"/>
      </w:divBdr>
    </w:div>
    <w:div w:id="1086919630">
      <w:bodyDiv w:val="1"/>
      <w:marLeft w:val="0"/>
      <w:marRight w:val="0"/>
      <w:marTop w:val="0"/>
      <w:marBottom w:val="0"/>
      <w:divBdr>
        <w:top w:val="none" w:sz="0" w:space="0" w:color="auto"/>
        <w:left w:val="none" w:sz="0" w:space="0" w:color="auto"/>
        <w:bottom w:val="none" w:sz="0" w:space="0" w:color="auto"/>
        <w:right w:val="none" w:sz="0" w:space="0" w:color="auto"/>
      </w:divBdr>
    </w:div>
    <w:div w:id="1087381035">
      <w:bodyDiv w:val="1"/>
      <w:marLeft w:val="0"/>
      <w:marRight w:val="0"/>
      <w:marTop w:val="0"/>
      <w:marBottom w:val="0"/>
      <w:divBdr>
        <w:top w:val="none" w:sz="0" w:space="0" w:color="auto"/>
        <w:left w:val="none" w:sz="0" w:space="0" w:color="auto"/>
        <w:bottom w:val="none" w:sz="0" w:space="0" w:color="auto"/>
        <w:right w:val="none" w:sz="0" w:space="0" w:color="auto"/>
      </w:divBdr>
    </w:div>
    <w:div w:id="1087463104">
      <w:bodyDiv w:val="1"/>
      <w:marLeft w:val="0"/>
      <w:marRight w:val="0"/>
      <w:marTop w:val="0"/>
      <w:marBottom w:val="0"/>
      <w:divBdr>
        <w:top w:val="none" w:sz="0" w:space="0" w:color="auto"/>
        <w:left w:val="none" w:sz="0" w:space="0" w:color="auto"/>
        <w:bottom w:val="none" w:sz="0" w:space="0" w:color="auto"/>
        <w:right w:val="none" w:sz="0" w:space="0" w:color="auto"/>
      </w:divBdr>
    </w:div>
    <w:div w:id="1087576216">
      <w:bodyDiv w:val="1"/>
      <w:marLeft w:val="0"/>
      <w:marRight w:val="0"/>
      <w:marTop w:val="0"/>
      <w:marBottom w:val="0"/>
      <w:divBdr>
        <w:top w:val="none" w:sz="0" w:space="0" w:color="auto"/>
        <w:left w:val="none" w:sz="0" w:space="0" w:color="auto"/>
        <w:bottom w:val="none" w:sz="0" w:space="0" w:color="auto"/>
        <w:right w:val="none" w:sz="0" w:space="0" w:color="auto"/>
      </w:divBdr>
    </w:div>
    <w:div w:id="1087654070">
      <w:bodyDiv w:val="1"/>
      <w:marLeft w:val="0"/>
      <w:marRight w:val="0"/>
      <w:marTop w:val="0"/>
      <w:marBottom w:val="0"/>
      <w:divBdr>
        <w:top w:val="none" w:sz="0" w:space="0" w:color="auto"/>
        <w:left w:val="none" w:sz="0" w:space="0" w:color="auto"/>
        <w:bottom w:val="none" w:sz="0" w:space="0" w:color="auto"/>
        <w:right w:val="none" w:sz="0" w:space="0" w:color="auto"/>
      </w:divBdr>
    </w:div>
    <w:div w:id="1087767838">
      <w:bodyDiv w:val="1"/>
      <w:marLeft w:val="0"/>
      <w:marRight w:val="0"/>
      <w:marTop w:val="0"/>
      <w:marBottom w:val="0"/>
      <w:divBdr>
        <w:top w:val="none" w:sz="0" w:space="0" w:color="auto"/>
        <w:left w:val="none" w:sz="0" w:space="0" w:color="auto"/>
        <w:bottom w:val="none" w:sz="0" w:space="0" w:color="auto"/>
        <w:right w:val="none" w:sz="0" w:space="0" w:color="auto"/>
      </w:divBdr>
    </w:div>
    <w:div w:id="1088120165">
      <w:bodyDiv w:val="1"/>
      <w:marLeft w:val="0"/>
      <w:marRight w:val="0"/>
      <w:marTop w:val="0"/>
      <w:marBottom w:val="0"/>
      <w:divBdr>
        <w:top w:val="none" w:sz="0" w:space="0" w:color="auto"/>
        <w:left w:val="none" w:sz="0" w:space="0" w:color="auto"/>
        <w:bottom w:val="none" w:sz="0" w:space="0" w:color="auto"/>
        <w:right w:val="none" w:sz="0" w:space="0" w:color="auto"/>
      </w:divBdr>
    </w:div>
    <w:div w:id="1088501735">
      <w:bodyDiv w:val="1"/>
      <w:marLeft w:val="0"/>
      <w:marRight w:val="0"/>
      <w:marTop w:val="0"/>
      <w:marBottom w:val="0"/>
      <w:divBdr>
        <w:top w:val="none" w:sz="0" w:space="0" w:color="auto"/>
        <w:left w:val="none" w:sz="0" w:space="0" w:color="auto"/>
        <w:bottom w:val="none" w:sz="0" w:space="0" w:color="auto"/>
        <w:right w:val="none" w:sz="0" w:space="0" w:color="auto"/>
      </w:divBdr>
    </w:div>
    <w:div w:id="1088502318">
      <w:bodyDiv w:val="1"/>
      <w:marLeft w:val="0"/>
      <w:marRight w:val="0"/>
      <w:marTop w:val="0"/>
      <w:marBottom w:val="0"/>
      <w:divBdr>
        <w:top w:val="none" w:sz="0" w:space="0" w:color="auto"/>
        <w:left w:val="none" w:sz="0" w:space="0" w:color="auto"/>
        <w:bottom w:val="none" w:sz="0" w:space="0" w:color="auto"/>
        <w:right w:val="none" w:sz="0" w:space="0" w:color="auto"/>
      </w:divBdr>
    </w:div>
    <w:div w:id="1089496729">
      <w:bodyDiv w:val="1"/>
      <w:marLeft w:val="0"/>
      <w:marRight w:val="0"/>
      <w:marTop w:val="0"/>
      <w:marBottom w:val="0"/>
      <w:divBdr>
        <w:top w:val="none" w:sz="0" w:space="0" w:color="auto"/>
        <w:left w:val="none" w:sz="0" w:space="0" w:color="auto"/>
        <w:bottom w:val="none" w:sz="0" w:space="0" w:color="auto"/>
        <w:right w:val="none" w:sz="0" w:space="0" w:color="auto"/>
      </w:divBdr>
    </w:div>
    <w:div w:id="1089810478">
      <w:bodyDiv w:val="1"/>
      <w:marLeft w:val="0"/>
      <w:marRight w:val="0"/>
      <w:marTop w:val="0"/>
      <w:marBottom w:val="0"/>
      <w:divBdr>
        <w:top w:val="none" w:sz="0" w:space="0" w:color="auto"/>
        <w:left w:val="none" w:sz="0" w:space="0" w:color="auto"/>
        <w:bottom w:val="none" w:sz="0" w:space="0" w:color="auto"/>
        <w:right w:val="none" w:sz="0" w:space="0" w:color="auto"/>
      </w:divBdr>
    </w:div>
    <w:div w:id="1089884930">
      <w:bodyDiv w:val="1"/>
      <w:marLeft w:val="0"/>
      <w:marRight w:val="0"/>
      <w:marTop w:val="0"/>
      <w:marBottom w:val="0"/>
      <w:divBdr>
        <w:top w:val="none" w:sz="0" w:space="0" w:color="auto"/>
        <w:left w:val="none" w:sz="0" w:space="0" w:color="auto"/>
        <w:bottom w:val="none" w:sz="0" w:space="0" w:color="auto"/>
        <w:right w:val="none" w:sz="0" w:space="0" w:color="auto"/>
      </w:divBdr>
    </w:div>
    <w:div w:id="1090195629">
      <w:bodyDiv w:val="1"/>
      <w:marLeft w:val="0"/>
      <w:marRight w:val="0"/>
      <w:marTop w:val="0"/>
      <w:marBottom w:val="0"/>
      <w:divBdr>
        <w:top w:val="none" w:sz="0" w:space="0" w:color="auto"/>
        <w:left w:val="none" w:sz="0" w:space="0" w:color="auto"/>
        <w:bottom w:val="none" w:sz="0" w:space="0" w:color="auto"/>
        <w:right w:val="none" w:sz="0" w:space="0" w:color="auto"/>
      </w:divBdr>
    </w:div>
    <w:div w:id="1090544740">
      <w:bodyDiv w:val="1"/>
      <w:marLeft w:val="0"/>
      <w:marRight w:val="0"/>
      <w:marTop w:val="0"/>
      <w:marBottom w:val="0"/>
      <w:divBdr>
        <w:top w:val="none" w:sz="0" w:space="0" w:color="auto"/>
        <w:left w:val="none" w:sz="0" w:space="0" w:color="auto"/>
        <w:bottom w:val="none" w:sz="0" w:space="0" w:color="auto"/>
        <w:right w:val="none" w:sz="0" w:space="0" w:color="auto"/>
      </w:divBdr>
    </w:div>
    <w:div w:id="1090585855">
      <w:bodyDiv w:val="1"/>
      <w:marLeft w:val="0"/>
      <w:marRight w:val="0"/>
      <w:marTop w:val="0"/>
      <w:marBottom w:val="0"/>
      <w:divBdr>
        <w:top w:val="none" w:sz="0" w:space="0" w:color="auto"/>
        <w:left w:val="none" w:sz="0" w:space="0" w:color="auto"/>
        <w:bottom w:val="none" w:sz="0" w:space="0" w:color="auto"/>
        <w:right w:val="none" w:sz="0" w:space="0" w:color="auto"/>
      </w:divBdr>
    </w:div>
    <w:div w:id="1091005152">
      <w:bodyDiv w:val="1"/>
      <w:marLeft w:val="0"/>
      <w:marRight w:val="0"/>
      <w:marTop w:val="0"/>
      <w:marBottom w:val="0"/>
      <w:divBdr>
        <w:top w:val="none" w:sz="0" w:space="0" w:color="auto"/>
        <w:left w:val="none" w:sz="0" w:space="0" w:color="auto"/>
        <w:bottom w:val="none" w:sz="0" w:space="0" w:color="auto"/>
        <w:right w:val="none" w:sz="0" w:space="0" w:color="auto"/>
      </w:divBdr>
    </w:div>
    <w:div w:id="1091006667">
      <w:bodyDiv w:val="1"/>
      <w:marLeft w:val="0"/>
      <w:marRight w:val="0"/>
      <w:marTop w:val="0"/>
      <w:marBottom w:val="0"/>
      <w:divBdr>
        <w:top w:val="none" w:sz="0" w:space="0" w:color="auto"/>
        <w:left w:val="none" w:sz="0" w:space="0" w:color="auto"/>
        <w:bottom w:val="none" w:sz="0" w:space="0" w:color="auto"/>
        <w:right w:val="none" w:sz="0" w:space="0" w:color="auto"/>
      </w:divBdr>
    </w:div>
    <w:div w:id="1091048334">
      <w:bodyDiv w:val="1"/>
      <w:marLeft w:val="0"/>
      <w:marRight w:val="0"/>
      <w:marTop w:val="0"/>
      <w:marBottom w:val="0"/>
      <w:divBdr>
        <w:top w:val="none" w:sz="0" w:space="0" w:color="auto"/>
        <w:left w:val="none" w:sz="0" w:space="0" w:color="auto"/>
        <w:bottom w:val="none" w:sz="0" w:space="0" w:color="auto"/>
        <w:right w:val="none" w:sz="0" w:space="0" w:color="auto"/>
      </w:divBdr>
    </w:div>
    <w:div w:id="1091392924">
      <w:bodyDiv w:val="1"/>
      <w:marLeft w:val="0"/>
      <w:marRight w:val="0"/>
      <w:marTop w:val="0"/>
      <w:marBottom w:val="0"/>
      <w:divBdr>
        <w:top w:val="none" w:sz="0" w:space="0" w:color="auto"/>
        <w:left w:val="none" w:sz="0" w:space="0" w:color="auto"/>
        <w:bottom w:val="none" w:sz="0" w:space="0" w:color="auto"/>
        <w:right w:val="none" w:sz="0" w:space="0" w:color="auto"/>
      </w:divBdr>
    </w:div>
    <w:div w:id="1091465890">
      <w:bodyDiv w:val="1"/>
      <w:marLeft w:val="0"/>
      <w:marRight w:val="0"/>
      <w:marTop w:val="0"/>
      <w:marBottom w:val="0"/>
      <w:divBdr>
        <w:top w:val="none" w:sz="0" w:space="0" w:color="auto"/>
        <w:left w:val="none" w:sz="0" w:space="0" w:color="auto"/>
        <w:bottom w:val="none" w:sz="0" w:space="0" w:color="auto"/>
        <w:right w:val="none" w:sz="0" w:space="0" w:color="auto"/>
      </w:divBdr>
    </w:div>
    <w:div w:id="1091850269">
      <w:bodyDiv w:val="1"/>
      <w:marLeft w:val="0"/>
      <w:marRight w:val="0"/>
      <w:marTop w:val="0"/>
      <w:marBottom w:val="0"/>
      <w:divBdr>
        <w:top w:val="none" w:sz="0" w:space="0" w:color="auto"/>
        <w:left w:val="none" w:sz="0" w:space="0" w:color="auto"/>
        <w:bottom w:val="none" w:sz="0" w:space="0" w:color="auto"/>
        <w:right w:val="none" w:sz="0" w:space="0" w:color="auto"/>
      </w:divBdr>
    </w:div>
    <w:div w:id="1092044941">
      <w:bodyDiv w:val="1"/>
      <w:marLeft w:val="0"/>
      <w:marRight w:val="0"/>
      <w:marTop w:val="0"/>
      <w:marBottom w:val="0"/>
      <w:divBdr>
        <w:top w:val="none" w:sz="0" w:space="0" w:color="auto"/>
        <w:left w:val="none" w:sz="0" w:space="0" w:color="auto"/>
        <w:bottom w:val="none" w:sz="0" w:space="0" w:color="auto"/>
        <w:right w:val="none" w:sz="0" w:space="0" w:color="auto"/>
      </w:divBdr>
    </w:div>
    <w:div w:id="1092161986">
      <w:bodyDiv w:val="1"/>
      <w:marLeft w:val="0"/>
      <w:marRight w:val="0"/>
      <w:marTop w:val="0"/>
      <w:marBottom w:val="0"/>
      <w:divBdr>
        <w:top w:val="none" w:sz="0" w:space="0" w:color="auto"/>
        <w:left w:val="none" w:sz="0" w:space="0" w:color="auto"/>
        <w:bottom w:val="none" w:sz="0" w:space="0" w:color="auto"/>
        <w:right w:val="none" w:sz="0" w:space="0" w:color="auto"/>
      </w:divBdr>
    </w:div>
    <w:div w:id="1092434562">
      <w:bodyDiv w:val="1"/>
      <w:marLeft w:val="0"/>
      <w:marRight w:val="0"/>
      <w:marTop w:val="0"/>
      <w:marBottom w:val="0"/>
      <w:divBdr>
        <w:top w:val="none" w:sz="0" w:space="0" w:color="auto"/>
        <w:left w:val="none" w:sz="0" w:space="0" w:color="auto"/>
        <w:bottom w:val="none" w:sz="0" w:space="0" w:color="auto"/>
        <w:right w:val="none" w:sz="0" w:space="0" w:color="auto"/>
      </w:divBdr>
    </w:div>
    <w:div w:id="1093283032">
      <w:bodyDiv w:val="1"/>
      <w:marLeft w:val="0"/>
      <w:marRight w:val="0"/>
      <w:marTop w:val="0"/>
      <w:marBottom w:val="0"/>
      <w:divBdr>
        <w:top w:val="none" w:sz="0" w:space="0" w:color="auto"/>
        <w:left w:val="none" w:sz="0" w:space="0" w:color="auto"/>
        <w:bottom w:val="none" w:sz="0" w:space="0" w:color="auto"/>
        <w:right w:val="none" w:sz="0" w:space="0" w:color="auto"/>
      </w:divBdr>
    </w:div>
    <w:div w:id="1093284338">
      <w:bodyDiv w:val="1"/>
      <w:marLeft w:val="0"/>
      <w:marRight w:val="0"/>
      <w:marTop w:val="0"/>
      <w:marBottom w:val="0"/>
      <w:divBdr>
        <w:top w:val="none" w:sz="0" w:space="0" w:color="auto"/>
        <w:left w:val="none" w:sz="0" w:space="0" w:color="auto"/>
        <w:bottom w:val="none" w:sz="0" w:space="0" w:color="auto"/>
        <w:right w:val="none" w:sz="0" w:space="0" w:color="auto"/>
      </w:divBdr>
    </w:div>
    <w:div w:id="1093554524">
      <w:bodyDiv w:val="1"/>
      <w:marLeft w:val="0"/>
      <w:marRight w:val="0"/>
      <w:marTop w:val="0"/>
      <w:marBottom w:val="0"/>
      <w:divBdr>
        <w:top w:val="none" w:sz="0" w:space="0" w:color="auto"/>
        <w:left w:val="none" w:sz="0" w:space="0" w:color="auto"/>
        <w:bottom w:val="none" w:sz="0" w:space="0" w:color="auto"/>
        <w:right w:val="none" w:sz="0" w:space="0" w:color="auto"/>
      </w:divBdr>
    </w:div>
    <w:div w:id="1093623583">
      <w:bodyDiv w:val="1"/>
      <w:marLeft w:val="0"/>
      <w:marRight w:val="0"/>
      <w:marTop w:val="0"/>
      <w:marBottom w:val="0"/>
      <w:divBdr>
        <w:top w:val="none" w:sz="0" w:space="0" w:color="auto"/>
        <w:left w:val="none" w:sz="0" w:space="0" w:color="auto"/>
        <w:bottom w:val="none" w:sz="0" w:space="0" w:color="auto"/>
        <w:right w:val="none" w:sz="0" w:space="0" w:color="auto"/>
      </w:divBdr>
    </w:div>
    <w:div w:id="1093624178">
      <w:bodyDiv w:val="1"/>
      <w:marLeft w:val="0"/>
      <w:marRight w:val="0"/>
      <w:marTop w:val="0"/>
      <w:marBottom w:val="0"/>
      <w:divBdr>
        <w:top w:val="none" w:sz="0" w:space="0" w:color="auto"/>
        <w:left w:val="none" w:sz="0" w:space="0" w:color="auto"/>
        <w:bottom w:val="none" w:sz="0" w:space="0" w:color="auto"/>
        <w:right w:val="none" w:sz="0" w:space="0" w:color="auto"/>
      </w:divBdr>
    </w:div>
    <w:div w:id="1093744907">
      <w:bodyDiv w:val="1"/>
      <w:marLeft w:val="0"/>
      <w:marRight w:val="0"/>
      <w:marTop w:val="0"/>
      <w:marBottom w:val="0"/>
      <w:divBdr>
        <w:top w:val="none" w:sz="0" w:space="0" w:color="auto"/>
        <w:left w:val="none" w:sz="0" w:space="0" w:color="auto"/>
        <w:bottom w:val="none" w:sz="0" w:space="0" w:color="auto"/>
        <w:right w:val="none" w:sz="0" w:space="0" w:color="auto"/>
      </w:divBdr>
    </w:div>
    <w:div w:id="1093747070">
      <w:bodyDiv w:val="1"/>
      <w:marLeft w:val="0"/>
      <w:marRight w:val="0"/>
      <w:marTop w:val="0"/>
      <w:marBottom w:val="0"/>
      <w:divBdr>
        <w:top w:val="none" w:sz="0" w:space="0" w:color="auto"/>
        <w:left w:val="none" w:sz="0" w:space="0" w:color="auto"/>
        <w:bottom w:val="none" w:sz="0" w:space="0" w:color="auto"/>
        <w:right w:val="none" w:sz="0" w:space="0" w:color="auto"/>
      </w:divBdr>
    </w:div>
    <w:div w:id="1094059664">
      <w:bodyDiv w:val="1"/>
      <w:marLeft w:val="0"/>
      <w:marRight w:val="0"/>
      <w:marTop w:val="0"/>
      <w:marBottom w:val="0"/>
      <w:divBdr>
        <w:top w:val="none" w:sz="0" w:space="0" w:color="auto"/>
        <w:left w:val="none" w:sz="0" w:space="0" w:color="auto"/>
        <w:bottom w:val="none" w:sz="0" w:space="0" w:color="auto"/>
        <w:right w:val="none" w:sz="0" w:space="0" w:color="auto"/>
      </w:divBdr>
    </w:div>
    <w:div w:id="1094739608">
      <w:bodyDiv w:val="1"/>
      <w:marLeft w:val="0"/>
      <w:marRight w:val="0"/>
      <w:marTop w:val="0"/>
      <w:marBottom w:val="0"/>
      <w:divBdr>
        <w:top w:val="none" w:sz="0" w:space="0" w:color="auto"/>
        <w:left w:val="none" w:sz="0" w:space="0" w:color="auto"/>
        <w:bottom w:val="none" w:sz="0" w:space="0" w:color="auto"/>
        <w:right w:val="none" w:sz="0" w:space="0" w:color="auto"/>
      </w:divBdr>
    </w:div>
    <w:div w:id="1094786175">
      <w:bodyDiv w:val="1"/>
      <w:marLeft w:val="0"/>
      <w:marRight w:val="0"/>
      <w:marTop w:val="0"/>
      <w:marBottom w:val="0"/>
      <w:divBdr>
        <w:top w:val="none" w:sz="0" w:space="0" w:color="auto"/>
        <w:left w:val="none" w:sz="0" w:space="0" w:color="auto"/>
        <w:bottom w:val="none" w:sz="0" w:space="0" w:color="auto"/>
        <w:right w:val="none" w:sz="0" w:space="0" w:color="auto"/>
      </w:divBdr>
    </w:div>
    <w:div w:id="1095057197">
      <w:bodyDiv w:val="1"/>
      <w:marLeft w:val="0"/>
      <w:marRight w:val="0"/>
      <w:marTop w:val="0"/>
      <w:marBottom w:val="0"/>
      <w:divBdr>
        <w:top w:val="none" w:sz="0" w:space="0" w:color="auto"/>
        <w:left w:val="none" w:sz="0" w:space="0" w:color="auto"/>
        <w:bottom w:val="none" w:sz="0" w:space="0" w:color="auto"/>
        <w:right w:val="none" w:sz="0" w:space="0" w:color="auto"/>
      </w:divBdr>
    </w:div>
    <w:div w:id="1095134662">
      <w:bodyDiv w:val="1"/>
      <w:marLeft w:val="0"/>
      <w:marRight w:val="0"/>
      <w:marTop w:val="0"/>
      <w:marBottom w:val="0"/>
      <w:divBdr>
        <w:top w:val="none" w:sz="0" w:space="0" w:color="auto"/>
        <w:left w:val="none" w:sz="0" w:space="0" w:color="auto"/>
        <w:bottom w:val="none" w:sz="0" w:space="0" w:color="auto"/>
        <w:right w:val="none" w:sz="0" w:space="0" w:color="auto"/>
      </w:divBdr>
    </w:div>
    <w:div w:id="1095590779">
      <w:bodyDiv w:val="1"/>
      <w:marLeft w:val="0"/>
      <w:marRight w:val="0"/>
      <w:marTop w:val="0"/>
      <w:marBottom w:val="0"/>
      <w:divBdr>
        <w:top w:val="none" w:sz="0" w:space="0" w:color="auto"/>
        <w:left w:val="none" w:sz="0" w:space="0" w:color="auto"/>
        <w:bottom w:val="none" w:sz="0" w:space="0" w:color="auto"/>
        <w:right w:val="none" w:sz="0" w:space="0" w:color="auto"/>
      </w:divBdr>
    </w:div>
    <w:div w:id="1095639359">
      <w:bodyDiv w:val="1"/>
      <w:marLeft w:val="0"/>
      <w:marRight w:val="0"/>
      <w:marTop w:val="0"/>
      <w:marBottom w:val="0"/>
      <w:divBdr>
        <w:top w:val="none" w:sz="0" w:space="0" w:color="auto"/>
        <w:left w:val="none" w:sz="0" w:space="0" w:color="auto"/>
        <w:bottom w:val="none" w:sz="0" w:space="0" w:color="auto"/>
        <w:right w:val="none" w:sz="0" w:space="0" w:color="auto"/>
      </w:divBdr>
    </w:div>
    <w:div w:id="1095707865">
      <w:bodyDiv w:val="1"/>
      <w:marLeft w:val="0"/>
      <w:marRight w:val="0"/>
      <w:marTop w:val="0"/>
      <w:marBottom w:val="0"/>
      <w:divBdr>
        <w:top w:val="none" w:sz="0" w:space="0" w:color="auto"/>
        <w:left w:val="none" w:sz="0" w:space="0" w:color="auto"/>
        <w:bottom w:val="none" w:sz="0" w:space="0" w:color="auto"/>
        <w:right w:val="none" w:sz="0" w:space="0" w:color="auto"/>
      </w:divBdr>
    </w:div>
    <w:div w:id="1096097943">
      <w:bodyDiv w:val="1"/>
      <w:marLeft w:val="0"/>
      <w:marRight w:val="0"/>
      <w:marTop w:val="0"/>
      <w:marBottom w:val="0"/>
      <w:divBdr>
        <w:top w:val="none" w:sz="0" w:space="0" w:color="auto"/>
        <w:left w:val="none" w:sz="0" w:space="0" w:color="auto"/>
        <w:bottom w:val="none" w:sz="0" w:space="0" w:color="auto"/>
        <w:right w:val="none" w:sz="0" w:space="0" w:color="auto"/>
      </w:divBdr>
    </w:div>
    <w:div w:id="1096363138">
      <w:bodyDiv w:val="1"/>
      <w:marLeft w:val="0"/>
      <w:marRight w:val="0"/>
      <w:marTop w:val="0"/>
      <w:marBottom w:val="0"/>
      <w:divBdr>
        <w:top w:val="none" w:sz="0" w:space="0" w:color="auto"/>
        <w:left w:val="none" w:sz="0" w:space="0" w:color="auto"/>
        <w:bottom w:val="none" w:sz="0" w:space="0" w:color="auto"/>
        <w:right w:val="none" w:sz="0" w:space="0" w:color="auto"/>
      </w:divBdr>
    </w:div>
    <w:div w:id="1096363228">
      <w:bodyDiv w:val="1"/>
      <w:marLeft w:val="0"/>
      <w:marRight w:val="0"/>
      <w:marTop w:val="0"/>
      <w:marBottom w:val="0"/>
      <w:divBdr>
        <w:top w:val="none" w:sz="0" w:space="0" w:color="auto"/>
        <w:left w:val="none" w:sz="0" w:space="0" w:color="auto"/>
        <w:bottom w:val="none" w:sz="0" w:space="0" w:color="auto"/>
        <w:right w:val="none" w:sz="0" w:space="0" w:color="auto"/>
      </w:divBdr>
    </w:div>
    <w:div w:id="1096437424">
      <w:bodyDiv w:val="1"/>
      <w:marLeft w:val="0"/>
      <w:marRight w:val="0"/>
      <w:marTop w:val="0"/>
      <w:marBottom w:val="0"/>
      <w:divBdr>
        <w:top w:val="none" w:sz="0" w:space="0" w:color="auto"/>
        <w:left w:val="none" w:sz="0" w:space="0" w:color="auto"/>
        <w:bottom w:val="none" w:sz="0" w:space="0" w:color="auto"/>
        <w:right w:val="none" w:sz="0" w:space="0" w:color="auto"/>
      </w:divBdr>
    </w:div>
    <w:div w:id="1096752806">
      <w:bodyDiv w:val="1"/>
      <w:marLeft w:val="0"/>
      <w:marRight w:val="0"/>
      <w:marTop w:val="0"/>
      <w:marBottom w:val="0"/>
      <w:divBdr>
        <w:top w:val="none" w:sz="0" w:space="0" w:color="auto"/>
        <w:left w:val="none" w:sz="0" w:space="0" w:color="auto"/>
        <w:bottom w:val="none" w:sz="0" w:space="0" w:color="auto"/>
        <w:right w:val="none" w:sz="0" w:space="0" w:color="auto"/>
      </w:divBdr>
    </w:div>
    <w:div w:id="1096831765">
      <w:bodyDiv w:val="1"/>
      <w:marLeft w:val="0"/>
      <w:marRight w:val="0"/>
      <w:marTop w:val="0"/>
      <w:marBottom w:val="0"/>
      <w:divBdr>
        <w:top w:val="none" w:sz="0" w:space="0" w:color="auto"/>
        <w:left w:val="none" w:sz="0" w:space="0" w:color="auto"/>
        <w:bottom w:val="none" w:sz="0" w:space="0" w:color="auto"/>
        <w:right w:val="none" w:sz="0" w:space="0" w:color="auto"/>
      </w:divBdr>
    </w:div>
    <w:div w:id="1096897848">
      <w:bodyDiv w:val="1"/>
      <w:marLeft w:val="0"/>
      <w:marRight w:val="0"/>
      <w:marTop w:val="0"/>
      <w:marBottom w:val="0"/>
      <w:divBdr>
        <w:top w:val="none" w:sz="0" w:space="0" w:color="auto"/>
        <w:left w:val="none" w:sz="0" w:space="0" w:color="auto"/>
        <w:bottom w:val="none" w:sz="0" w:space="0" w:color="auto"/>
        <w:right w:val="none" w:sz="0" w:space="0" w:color="auto"/>
      </w:divBdr>
    </w:div>
    <w:div w:id="1097140201">
      <w:bodyDiv w:val="1"/>
      <w:marLeft w:val="0"/>
      <w:marRight w:val="0"/>
      <w:marTop w:val="0"/>
      <w:marBottom w:val="0"/>
      <w:divBdr>
        <w:top w:val="none" w:sz="0" w:space="0" w:color="auto"/>
        <w:left w:val="none" w:sz="0" w:space="0" w:color="auto"/>
        <w:bottom w:val="none" w:sz="0" w:space="0" w:color="auto"/>
        <w:right w:val="none" w:sz="0" w:space="0" w:color="auto"/>
      </w:divBdr>
    </w:div>
    <w:div w:id="1097168895">
      <w:bodyDiv w:val="1"/>
      <w:marLeft w:val="0"/>
      <w:marRight w:val="0"/>
      <w:marTop w:val="0"/>
      <w:marBottom w:val="0"/>
      <w:divBdr>
        <w:top w:val="none" w:sz="0" w:space="0" w:color="auto"/>
        <w:left w:val="none" w:sz="0" w:space="0" w:color="auto"/>
        <w:bottom w:val="none" w:sz="0" w:space="0" w:color="auto"/>
        <w:right w:val="none" w:sz="0" w:space="0" w:color="auto"/>
      </w:divBdr>
    </w:div>
    <w:div w:id="1097287349">
      <w:bodyDiv w:val="1"/>
      <w:marLeft w:val="0"/>
      <w:marRight w:val="0"/>
      <w:marTop w:val="0"/>
      <w:marBottom w:val="0"/>
      <w:divBdr>
        <w:top w:val="none" w:sz="0" w:space="0" w:color="auto"/>
        <w:left w:val="none" w:sz="0" w:space="0" w:color="auto"/>
        <w:bottom w:val="none" w:sz="0" w:space="0" w:color="auto"/>
        <w:right w:val="none" w:sz="0" w:space="0" w:color="auto"/>
      </w:divBdr>
    </w:div>
    <w:div w:id="1097597209">
      <w:bodyDiv w:val="1"/>
      <w:marLeft w:val="0"/>
      <w:marRight w:val="0"/>
      <w:marTop w:val="0"/>
      <w:marBottom w:val="0"/>
      <w:divBdr>
        <w:top w:val="none" w:sz="0" w:space="0" w:color="auto"/>
        <w:left w:val="none" w:sz="0" w:space="0" w:color="auto"/>
        <w:bottom w:val="none" w:sz="0" w:space="0" w:color="auto"/>
        <w:right w:val="none" w:sz="0" w:space="0" w:color="auto"/>
      </w:divBdr>
    </w:div>
    <w:div w:id="1098132948">
      <w:bodyDiv w:val="1"/>
      <w:marLeft w:val="0"/>
      <w:marRight w:val="0"/>
      <w:marTop w:val="0"/>
      <w:marBottom w:val="0"/>
      <w:divBdr>
        <w:top w:val="none" w:sz="0" w:space="0" w:color="auto"/>
        <w:left w:val="none" w:sz="0" w:space="0" w:color="auto"/>
        <w:bottom w:val="none" w:sz="0" w:space="0" w:color="auto"/>
        <w:right w:val="none" w:sz="0" w:space="0" w:color="auto"/>
      </w:divBdr>
    </w:div>
    <w:div w:id="1098137122">
      <w:bodyDiv w:val="1"/>
      <w:marLeft w:val="0"/>
      <w:marRight w:val="0"/>
      <w:marTop w:val="0"/>
      <w:marBottom w:val="0"/>
      <w:divBdr>
        <w:top w:val="none" w:sz="0" w:space="0" w:color="auto"/>
        <w:left w:val="none" w:sz="0" w:space="0" w:color="auto"/>
        <w:bottom w:val="none" w:sz="0" w:space="0" w:color="auto"/>
        <w:right w:val="none" w:sz="0" w:space="0" w:color="auto"/>
      </w:divBdr>
    </w:div>
    <w:div w:id="1098138789">
      <w:bodyDiv w:val="1"/>
      <w:marLeft w:val="0"/>
      <w:marRight w:val="0"/>
      <w:marTop w:val="0"/>
      <w:marBottom w:val="0"/>
      <w:divBdr>
        <w:top w:val="none" w:sz="0" w:space="0" w:color="auto"/>
        <w:left w:val="none" w:sz="0" w:space="0" w:color="auto"/>
        <w:bottom w:val="none" w:sz="0" w:space="0" w:color="auto"/>
        <w:right w:val="none" w:sz="0" w:space="0" w:color="auto"/>
      </w:divBdr>
    </w:div>
    <w:div w:id="1098596181">
      <w:bodyDiv w:val="1"/>
      <w:marLeft w:val="0"/>
      <w:marRight w:val="0"/>
      <w:marTop w:val="0"/>
      <w:marBottom w:val="0"/>
      <w:divBdr>
        <w:top w:val="none" w:sz="0" w:space="0" w:color="auto"/>
        <w:left w:val="none" w:sz="0" w:space="0" w:color="auto"/>
        <w:bottom w:val="none" w:sz="0" w:space="0" w:color="auto"/>
        <w:right w:val="none" w:sz="0" w:space="0" w:color="auto"/>
      </w:divBdr>
    </w:div>
    <w:div w:id="1098673180">
      <w:bodyDiv w:val="1"/>
      <w:marLeft w:val="0"/>
      <w:marRight w:val="0"/>
      <w:marTop w:val="0"/>
      <w:marBottom w:val="0"/>
      <w:divBdr>
        <w:top w:val="none" w:sz="0" w:space="0" w:color="auto"/>
        <w:left w:val="none" w:sz="0" w:space="0" w:color="auto"/>
        <w:bottom w:val="none" w:sz="0" w:space="0" w:color="auto"/>
        <w:right w:val="none" w:sz="0" w:space="0" w:color="auto"/>
      </w:divBdr>
    </w:div>
    <w:div w:id="1098717514">
      <w:bodyDiv w:val="1"/>
      <w:marLeft w:val="0"/>
      <w:marRight w:val="0"/>
      <w:marTop w:val="0"/>
      <w:marBottom w:val="0"/>
      <w:divBdr>
        <w:top w:val="none" w:sz="0" w:space="0" w:color="auto"/>
        <w:left w:val="none" w:sz="0" w:space="0" w:color="auto"/>
        <w:bottom w:val="none" w:sz="0" w:space="0" w:color="auto"/>
        <w:right w:val="none" w:sz="0" w:space="0" w:color="auto"/>
      </w:divBdr>
    </w:div>
    <w:div w:id="1098793633">
      <w:bodyDiv w:val="1"/>
      <w:marLeft w:val="0"/>
      <w:marRight w:val="0"/>
      <w:marTop w:val="0"/>
      <w:marBottom w:val="0"/>
      <w:divBdr>
        <w:top w:val="none" w:sz="0" w:space="0" w:color="auto"/>
        <w:left w:val="none" w:sz="0" w:space="0" w:color="auto"/>
        <w:bottom w:val="none" w:sz="0" w:space="0" w:color="auto"/>
        <w:right w:val="none" w:sz="0" w:space="0" w:color="auto"/>
      </w:divBdr>
    </w:div>
    <w:div w:id="1098987854">
      <w:bodyDiv w:val="1"/>
      <w:marLeft w:val="0"/>
      <w:marRight w:val="0"/>
      <w:marTop w:val="0"/>
      <w:marBottom w:val="0"/>
      <w:divBdr>
        <w:top w:val="none" w:sz="0" w:space="0" w:color="auto"/>
        <w:left w:val="none" w:sz="0" w:space="0" w:color="auto"/>
        <w:bottom w:val="none" w:sz="0" w:space="0" w:color="auto"/>
        <w:right w:val="none" w:sz="0" w:space="0" w:color="auto"/>
      </w:divBdr>
    </w:div>
    <w:div w:id="1099059463">
      <w:bodyDiv w:val="1"/>
      <w:marLeft w:val="0"/>
      <w:marRight w:val="0"/>
      <w:marTop w:val="0"/>
      <w:marBottom w:val="0"/>
      <w:divBdr>
        <w:top w:val="none" w:sz="0" w:space="0" w:color="auto"/>
        <w:left w:val="none" w:sz="0" w:space="0" w:color="auto"/>
        <w:bottom w:val="none" w:sz="0" w:space="0" w:color="auto"/>
        <w:right w:val="none" w:sz="0" w:space="0" w:color="auto"/>
      </w:divBdr>
    </w:div>
    <w:div w:id="1099176079">
      <w:bodyDiv w:val="1"/>
      <w:marLeft w:val="0"/>
      <w:marRight w:val="0"/>
      <w:marTop w:val="0"/>
      <w:marBottom w:val="0"/>
      <w:divBdr>
        <w:top w:val="none" w:sz="0" w:space="0" w:color="auto"/>
        <w:left w:val="none" w:sz="0" w:space="0" w:color="auto"/>
        <w:bottom w:val="none" w:sz="0" w:space="0" w:color="auto"/>
        <w:right w:val="none" w:sz="0" w:space="0" w:color="auto"/>
      </w:divBdr>
    </w:div>
    <w:div w:id="1099452049">
      <w:bodyDiv w:val="1"/>
      <w:marLeft w:val="0"/>
      <w:marRight w:val="0"/>
      <w:marTop w:val="0"/>
      <w:marBottom w:val="0"/>
      <w:divBdr>
        <w:top w:val="none" w:sz="0" w:space="0" w:color="auto"/>
        <w:left w:val="none" w:sz="0" w:space="0" w:color="auto"/>
        <w:bottom w:val="none" w:sz="0" w:space="0" w:color="auto"/>
        <w:right w:val="none" w:sz="0" w:space="0" w:color="auto"/>
      </w:divBdr>
    </w:div>
    <w:div w:id="1099526064">
      <w:bodyDiv w:val="1"/>
      <w:marLeft w:val="0"/>
      <w:marRight w:val="0"/>
      <w:marTop w:val="0"/>
      <w:marBottom w:val="0"/>
      <w:divBdr>
        <w:top w:val="none" w:sz="0" w:space="0" w:color="auto"/>
        <w:left w:val="none" w:sz="0" w:space="0" w:color="auto"/>
        <w:bottom w:val="none" w:sz="0" w:space="0" w:color="auto"/>
        <w:right w:val="none" w:sz="0" w:space="0" w:color="auto"/>
      </w:divBdr>
    </w:div>
    <w:div w:id="1099564912">
      <w:bodyDiv w:val="1"/>
      <w:marLeft w:val="0"/>
      <w:marRight w:val="0"/>
      <w:marTop w:val="0"/>
      <w:marBottom w:val="0"/>
      <w:divBdr>
        <w:top w:val="none" w:sz="0" w:space="0" w:color="auto"/>
        <w:left w:val="none" w:sz="0" w:space="0" w:color="auto"/>
        <w:bottom w:val="none" w:sz="0" w:space="0" w:color="auto"/>
        <w:right w:val="none" w:sz="0" w:space="0" w:color="auto"/>
      </w:divBdr>
    </w:div>
    <w:div w:id="1099639337">
      <w:bodyDiv w:val="1"/>
      <w:marLeft w:val="0"/>
      <w:marRight w:val="0"/>
      <w:marTop w:val="0"/>
      <w:marBottom w:val="0"/>
      <w:divBdr>
        <w:top w:val="none" w:sz="0" w:space="0" w:color="auto"/>
        <w:left w:val="none" w:sz="0" w:space="0" w:color="auto"/>
        <w:bottom w:val="none" w:sz="0" w:space="0" w:color="auto"/>
        <w:right w:val="none" w:sz="0" w:space="0" w:color="auto"/>
      </w:divBdr>
    </w:div>
    <w:div w:id="1099720200">
      <w:bodyDiv w:val="1"/>
      <w:marLeft w:val="0"/>
      <w:marRight w:val="0"/>
      <w:marTop w:val="0"/>
      <w:marBottom w:val="0"/>
      <w:divBdr>
        <w:top w:val="none" w:sz="0" w:space="0" w:color="auto"/>
        <w:left w:val="none" w:sz="0" w:space="0" w:color="auto"/>
        <w:bottom w:val="none" w:sz="0" w:space="0" w:color="auto"/>
        <w:right w:val="none" w:sz="0" w:space="0" w:color="auto"/>
      </w:divBdr>
    </w:div>
    <w:div w:id="1100101360">
      <w:bodyDiv w:val="1"/>
      <w:marLeft w:val="0"/>
      <w:marRight w:val="0"/>
      <w:marTop w:val="0"/>
      <w:marBottom w:val="0"/>
      <w:divBdr>
        <w:top w:val="none" w:sz="0" w:space="0" w:color="auto"/>
        <w:left w:val="none" w:sz="0" w:space="0" w:color="auto"/>
        <w:bottom w:val="none" w:sz="0" w:space="0" w:color="auto"/>
        <w:right w:val="none" w:sz="0" w:space="0" w:color="auto"/>
      </w:divBdr>
    </w:div>
    <w:div w:id="1100101535">
      <w:bodyDiv w:val="1"/>
      <w:marLeft w:val="0"/>
      <w:marRight w:val="0"/>
      <w:marTop w:val="0"/>
      <w:marBottom w:val="0"/>
      <w:divBdr>
        <w:top w:val="none" w:sz="0" w:space="0" w:color="auto"/>
        <w:left w:val="none" w:sz="0" w:space="0" w:color="auto"/>
        <w:bottom w:val="none" w:sz="0" w:space="0" w:color="auto"/>
        <w:right w:val="none" w:sz="0" w:space="0" w:color="auto"/>
      </w:divBdr>
    </w:div>
    <w:div w:id="1100177443">
      <w:bodyDiv w:val="1"/>
      <w:marLeft w:val="0"/>
      <w:marRight w:val="0"/>
      <w:marTop w:val="0"/>
      <w:marBottom w:val="0"/>
      <w:divBdr>
        <w:top w:val="none" w:sz="0" w:space="0" w:color="auto"/>
        <w:left w:val="none" w:sz="0" w:space="0" w:color="auto"/>
        <w:bottom w:val="none" w:sz="0" w:space="0" w:color="auto"/>
        <w:right w:val="none" w:sz="0" w:space="0" w:color="auto"/>
      </w:divBdr>
    </w:div>
    <w:div w:id="1100223218">
      <w:bodyDiv w:val="1"/>
      <w:marLeft w:val="0"/>
      <w:marRight w:val="0"/>
      <w:marTop w:val="0"/>
      <w:marBottom w:val="0"/>
      <w:divBdr>
        <w:top w:val="none" w:sz="0" w:space="0" w:color="auto"/>
        <w:left w:val="none" w:sz="0" w:space="0" w:color="auto"/>
        <w:bottom w:val="none" w:sz="0" w:space="0" w:color="auto"/>
        <w:right w:val="none" w:sz="0" w:space="0" w:color="auto"/>
      </w:divBdr>
    </w:div>
    <w:div w:id="1100568863">
      <w:bodyDiv w:val="1"/>
      <w:marLeft w:val="0"/>
      <w:marRight w:val="0"/>
      <w:marTop w:val="0"/>
      <w:marBottom w:val="0"/>
      <w:divBdr>
        <w:top w:val="none" w:sz="0" w:space="0" w:color="auto"/>
        <w:left w:val="none" w:sz="0" w:space="0" w:color="auto"/>
        <w:bottom w:val="none" w:sz="0" w:space="0" w:color="auto"/>
        <w:right w:val="none" w:sz="0" w:space="0" w:color="auto"/>
      </w:divBdr>
    </w:div>
    <w:div w:id="1100638357">
      <w:bodyDiv w:val="1"/>
      <w:marLeft w:val="0"/>
      <w:marRight w:val="0"/>
      <w:marTop w:val="0"/>
      <w:marBottom w:val="0"/>
      <w:divBdr>
        <w:top w:val="none" w:sz="0" w:space="0" w:color="auto"/>
        <w:left w:val="none" w:sz="0" w:space="0" w:color="auto"/>
        <w:bottom w:val="none" w:sz="0" w:space="0" w:color="auto"/>
        <w:right w:val="none" w:sz="0" w:space="0" w:color="auto"/>
      </w:divBdr>
    </w:div>
    <w:div w:id="1101144419">
      <w:bodyDiv w:val="1"/>
      <w:marLeft w:val="0"/>
      <w:marRight w:val="0"/>
      <w:marTop w:val="0"/>
      <w:marBottom w:val="0"/>
      <w:divBdr>
        <w:top w:val="none" w:sz="0" w:space="0" w:color="auto"/>
        <w:left w:val="none" w:sz="0" w:space="0" w:color="auto"/>
        <w:bottom w:val="none" w:sz="0" w:space="0" w:color="auto"/>
        <w:right w:val="none" w:sz="0" w:space="0" w:color="auto"/>
      </w:divBdr>
    </w:div>
    <w:div w:id="1101754331">
      <w:bodyDiv w:val="1"/>
      <w:marLeft w:val="0"/>
      <w:marRight w:val="0"/>
      <w:marTop w:val="0"/>
      <w:marBottom w:val="0"/>
      <w:divBdr>
        <w:top w:val="none" w:sz="0" w:space="0" w:color="auto"/>
        <w:left w:val="none" w:sz="0" w:space="0" w:color="auto"/>
        <w:bottom w:val="none" w:sz="0" w:space="0" w:color="auto"/>
        <w:right w:val="none" w:sz="0" w:space="0" w:color="auto"/>
      </w:divBdr>
    </w:div>
    <w:div w:id="1101801571">
      <w:bodyDiv w:val="1"/>
      <w:marLeft w:val="0"/>
      <w:marRight w:val="0"/>
      <w:marTop w:val="0"/>
      <w:marBottom w:val="0"/>
      <w:divBdr>
        <w:top w:val="none" w:sz="0" w:space="0" w:color="auto"/>
        <w:left w:val="none" w:sz="0" w:space="0" w:color="auto"/>
        <w:bottom w:val="none" w:sz="0" w:space="0" w:color="auto"/>
        <w:right w:val="none" w:sz="0" w:space="0" w:color="auto"/>
      </w:divBdr>
    </w:div>
    <w:div w:id="1102385579">
      <w:bodyDiv w:val="1"/>
      <w:marLeft w:val="0"/>
      <w:marRight w:val="0"/>
      <w:marTop w:val="0"/>
      <w:marBottom w:val="0"/>
      <w:divBdr>
        <w:top w:val="none" w:sz="0" w:space="0" w:color="auto"/>
        <w:left w:val="none" w:sz="0" w:space="0" w:color="auto"/>
        <w:bottom w:val="none" w:sz="0" w:space="0" w:color="auto"/>
        <w:right w:val="none" w:sz="0" w:space="0" w:color="auto"/>
      </w:divBdr>
    </w:div>
    <w:div w:id="1102453996">
      <w:bodyDiv w:val="1"/>
      <w:marLeft w:val="0"/>
      <w:marRight w:val="0"/>
      <w:marTop w:val="0"/>
      <w:marBottom w:val="0"/>
      <w:divBdr>
        <w:top w:val="none" w:sz="0" w:space="0" w:color="auto"/>
        <w:left w:val="none" w:sz="0" w:space="0" w:color="auto"/>
        <w:bottom w:val="none" w:sz="0" w:space="0" w:color="auto"/>
        <w:right w:val="none" w:sz="0" w:space="0" w:color="auto"/>
      </w:divBdr>
    </w:div>
    <w:div w:id="1102459157">
      <w:bodyDiv w:val="1"/>
      <w:marLeft w:val="0"/>
      <w:marRight w:val="0"/>
      <w:marTop w:val="0"/>
      <w:marBottom w:val="0"/>
      <w:divBdr>
        <w:top w:val="none" w:sz="0" w:space="0" w:color="auto"/>
        <w:left w:val="none" w:sz="0" w:space="0" w:color="auto"/>
        <w:bottom w:val="none" w:sz="0" w:space="0" w:color="auto"/>
        <w:right w:val="none" w:sz="0" w:space="0" w:color="auto"/>
      </w:divBdr>
    </w:div>
    <w:div w:id="1102991488">
      <w:bodyDiv w:val="1"/>
      <w:marLeft w:val="0"/>
      <w:marRight w:val="0"/>
      <w:marTop w:val="0"/>
      <w:marBottom w:val="0"/>
      <w:divBdr>
        <w:top w:val="none" w:sz="0" w:space="0" w:color="auto"/>
        <w:left w:val="none" w:sz="0" w:space="0" w:color="auto"/>
        <w:bottom w:val="none" w:sz="0" w:space="0" w:color="auto"/>
        <w:right w:val="none" w:sz="0" w:space="0" w:color="auto"/>
      </w:divBdr>
    </w:div>
    <w:div w:id="1103039643">
      <w:bodyDiv w:val="1"/>
      <w:marLeft w:val="0"/>
      <w:marRight w:val="0"/>
      <w:marTop w:val="0"/>
      <w:marBottom w:val="0"/>
      <w:divBdr>
        <w:top w:val="none" w:sz="0" w:space="0" w:color="auto"/>
        <w:left w:val="none" w:sz="0" w:space="0" w:color="auto"/>
        <w:bottom w:val="none" w:sz="0" w:space="0" w:color="auto"/>
        <w:right w:val="none" w:sz="0" w:space="0" w:color="auto"/>
      </w:divBdr>
    </w:div>
    <w:div w:id="1103114374">
      <w:bodyDiv w:val="1"/>
      <w:marLeft w:val="0"/>
      <w:marRight w:val="0"/>
      <w:marTop w:val="0"/>
      <w:marBottom w:val="0"/>
      <w:divBdr>
        <w:top w:val="none" w:sz="0" w:space="0" w:color="auto"/>
        <w:left w:val="none" w:sz="0" w:space="0" w:color="auto"/>
        <w:bottom w:val="none" w:sz="0" w:space="0" w:color="auto"/>
        <w:right w:val="none" w:sz="0" w:space="0" w:color="auto"/>
      </w:divBdr>
    </w:div>
    <w:div w:id="1103188892">
      <w:bodyDiv w:val="1"/>
      <w:marLeft w:val="0"/>
      <w:marRight w:val="0"/>
      <w:marTop w:val="0"/>
      <w:marBottom w:val="0"/>
      <w:divBdr>
        <w:top w:val="none" w:sz="0" w:space="0" w:color="auto"/>
        <w:left w:val="none" w:sz="0" w:space="0" w:color="auto"/>
        <w:bottom w:val="none" w:sz="0" w:space="0" w:color="auto"/>
        <w:right w:val="none" w:sz="0" w:space="0" w:color="auto"/>
      </w:divBdr>
    </w:div>
    <w:div w:id="1103233376">
      <w:bodyDiv w:val="1"/>
      <w:marLeft w:val="0"/>
      <w:marRight w:val="0"/>
      <w:marTop w:val="0"/>
      <w:marBottom w:val="0"/>
      <w:divBdr>
        <w:top w:val="none" w:sz="0" w:space="0" w:color="auto"/>
        <w:left w:val="none" w:sz="0" w:space="0" w:color="auto"/>
        <w:bottom w:val="none" w:sz="0" w:space="0" w:color="auto"/>
        <w:right w:val="none" w:sz="0" w:space="0" w:color="auto"/>
      </w:divBdr>
    </w:div>
    <w:div w:id="1103451078">
      <w:bodyDiv w:val="1"/>
      <w:marLeft w:val="0"/>
      <w:marRight w:val="0"/>
      <w:marTop w:val="0"/>
      <w:marBottom w:val="0"/>
      <w:divBdr>
        <w:top w:val="none" w:sz="0" w:space="0" w:color="auto"/>
        <w:left w:val="none" w:sz="0" w:space="0" w:color="auto"/>
        <w:bottom w:val="none" w:sz="0" w:space="0" w:color="auto"/>
        <w:right w:val="none" w:sz="0" w:space="0" w:color="auto"/>
      </w:divBdr>
    </w:div>
    <w:div w:id="1103647025">
      <w:bodyDiv w:val="1"/>
      <w:marLeft w:val="0"/>
      <w:marRight w:val="0"/>
      <w:marTop w:val="0"/>
      <w:marBottom w:val="0"/>
      <w:divBdr>
        <w:top w:val="none" w:sz="0" w:space="0" w:color="auto"/>
        <w:left w:val="none" w:sz="0" w:space="0" w:color="auto"/>
        <w:bottom w:val="none" w:sz="0" w:space="0" w:color="auto"/>
        <w:right w:val="none" w:sz="0" w:space="0" w:color="auto"/>
      </w:divBdr>
    </w:div>
    <w:div w:id="1103692810">
      <w:bodyDiv w:val="1"/>
      <w:marLeft w:val="0"/>
      <w:marRight w:val="0"/>
      <w:marTop w:val="0"/>
      <w:marBottom w:val="0"/>
      <w:divBdr>
        <w:top w:val="none" w:sz="0" w:space="0" w:color="auto"/>
        <w:left w:val="none" w:sz="0" w:space="0" w:color="auto"/>
        <w:bottom w:val="none" w:sz="0" w:space="0" w:color="auto"/>
        <w:right w:val="none" w:sz="0" w:space="0" w:color="auto"/>
      </w:divBdr>
    </w:div>
    <w:div w:id="1103838222">
      <w:bodyDiv w:val="1"/>
      <w:marLeft w:val="0"/>
      <w:marRight w:val="0"/>
      <w:marTop w:val="0"/>
      <w:marBottom w:val="0"/>
      <w:divBdr>
        <w:top w:val="none" w:sz="0" w:space="0" w:color="auto"/>
        <w:left w:val="none" w:sz="0" w:space="0" w:color="auto"/>
        <w:bottom w:val="none" w:sz="0" w:space="0" w:color="auto"/>
        <w:right w:val="none" w:sz="0" w:space="0" w:color="auto"/>
      </w:divBdr>
    </w:div>
    <w:div w:id="1104349802">
      <w:bodyDiv w:val="1"/>
      <w:marLeft w:val="0"/>
      <w:marRight w:val="0"/>
      <w:marTop w:val="0"/>
      <w:marBottom w:val="0"/>
      <w:divBdr>
        <w:top w:val="none" w:sz="0" w:space="0" w:color="auto"/>
        <w:left w:val="none" w:sz="0" w:space="0" w:color="auto"/>
        <w:bottom w:val="none" w:sz="0" w:space="0" w:color="auto"/>
        <w:right w:val="none" w:sz="0" w:space="0" w:color="auto"/>
      </w:divBdr>
    </w:div>
    <w:div w:id="1104693195">
      <w:bodyDiv w:val="1"/>
      <w:marLeft w:val="0"/>
      <w:marRight w:val="0"/>
      <w:marTop w:val="0"/>
      <w:marBottom w:val="0"/>
      <w:divBdr>
        <w:top w:val="none" w:sz="0" w:space="0" w:color="auto"/>
        <w:left w:val="none" w:sz="0" w:space="0" w:color="auto"/>
        <w:bottom w:val="none" w:sz="0" w:space="0" w:color="auto"/>
        <w:right w:val="none" w:sz="0" w:space="0" w:color="auto"/>
      </w:divBdr>
    </w:div>
    <w:div w:id="1104767552">
      <w:bodyDiv w:val="1"/>
      <w:marLeft w:val="0"/>
      <w:marRight w:val="0"/>
      <w:marTop w:val="0"/>
      <w:marBottom w:val="0"/>
      <w:divBdr>
        <w:top w:val="none" w:sz="0" w:space="0" w:color="auto"/>
        <w:left w:val="none" w:sz="0" w:space="0" w:color="auto"/>
        <w:bottom w:val="none" w:sz="0" w:space="0" w:color="auto"/>
        <w:right w:val="none" w:sz="0" w:space="0" w:color="auto"/>
      </w:divBdr>
    </w:div>
    <w:div w:id="1104959459">
      <w:bodyDiv w:val="1"/>
      <w:marLeft w:val="0"/>
      <w:marRight w:val="0"/>
      <w:marTop w:val="0"/>
      <w:marBottom w:val="0"/>
      <w:divBdr>
        <w:top w:val="none" w:sz="0" w:space="0" w:color="auto"/>
        <w:left w:val="none" w:sz="0" w:space="0" w:color="auto"/>
        <w:bottom w:val="none" w:sz="0" w:space="0" w:color="auto"/>
        <w:right w:val="none" w:sz="0" w:space="0" w:color="auto"/>
      </w:divBdr>
    </w:div>
    <w:div w:id="1105149941">
      <w:bodyDiv w:val="1"/>
      <w:marLeft w:val="0"/>
      <w:marRight w:val="0"/>
      <w:marTop w:val="0"/>
      <w:marBottom w:val="0"/>
      <w:divBdr>
        <w:top w:val="none" w:sz="0" w:space="0" w:color="auto"/>
        <w:left w:val="none" w:sz="0" w:space="0" w:color="auto"/>
        <w:bottom w:val="none" w:sz="0" w:space="0" w:color="auto"/>
        <w:right w:val="none" w:sz="0" w:space="0" w:color="auto"/>
      </w:divBdr>
    </w:div>
    <w:div w:id="1105154435">
      <w:bodyDiv w:val="1"/>
      <w:marLeft w:val="0"/>
      <w:marRight w:val="0"/>
      <w:marTop w:val="0"/>
      <w:marBottom w:val="0"/>
      <w:divBdr>
        <w:top w:val="none" w:sz="0" w:space="0" w:color="auto"/>
        <w:left w:val="none" w:sz="0" w:space="0" w:color="auto"/>
        <w:bottom w:val="none" w:sz="0" w:space="0" w:color="auto"/>
        <w:right w:val="none" w:sz="0" w:space="0" w:color="auto"/>
      </w:divBdr>
    </w:div>
    <w:div w:id="1105231439">
      <w:bodyDiv w:val="1"/>
      <w:marLeft w:val="0"/>
      <w:marRight w:val="0"/>
      <w:marTop w:val="0"/>
      <w:marBottom w:val="0"/>
      <w:divBdr>
        <w:top w:val="none" w:sz="0" w:space="0" w:color="auto"/>
        <w:left w:val="none" w:sz="0" w:space="0" w:color="auto"/>
        <w:bottom w:val="none" w:sz="0" w:space="0" w:color="auto"/>
        <w:right w:val="none" w:sz="0" w:space="0" w:color="auto"/>
      </w:divBdr>
    </w:div>
    <w:div w:id="1105343132">
      <w:bodyDiv w:val="1"/>
      <w:marLeft w:val="0"/>
      <w:marRight w:val="0"/>
      <w:marTop w:val="0"/>
      <w:marBottom w:val="0"/>
      <w:divBdr>
        <w:top w:val="none" w:sz="0" w:space="0" w:color="auto"/>
        <w:left w:val="none" w:sz="0" w:space="0" w:color="auto"/>
        <w:bottom w:val="none" w:sz="0" w:space="0" w:color="auto"/>
        <w:right w:val="none" w:sz="0" w:space="0" w:color="auto"/>
      </w:divBdr>
    </w:div>
    <w:div w:id="1105536310">
      <w:bodyDiv w:val="1"/>
      <w:marLeft w:val="0"/>
      <w:marRight w:val="0"/>
      <w:marTop w:val="0"/>
      <w:marBottom w:val="0"/>
      <w:divBdr>
        <w:top w:val="none" w:sz="0" w:space="0" w:color="auto"/>
        <w:left w:val="none" w:sz="0" w:space="0" w:color="auto"/>
        <w:bottom w:val="none" w:sz="0" w:space="0" w:color="auto"/>
        <w:right w:val="none" w:sz="0" w:space="0" w:color="auto"/>
      </w:divBdr>
    </w:div>
    <w:div w:id="1105733258">
      <w:bodyDiv w:val="1"/>
      <w:marLeft w:val="0"/>
      <w:marRight w:val="0"/>
      <w:marTop w:val="0"/>
      <w:marBottom w:val="0"/>
      <w:divBdr>
        <w:top w:val="none" w:sz="0" w:space="0" w:color="auto"/>
        <w:left w:val="none" w:sz="0" w:space="0" w:color="auto"/>
        <w:bottom w:val="none" w:sz="0" w:space="0" w:color="auto"/>
        <w:right w:val="none" w:sz="0" w:space="0" w:color="auto"/>
      </w:divBdr>
    </w:div>
    <w:div w:id="1106077689">
      <w:bodyDiv w:val="1"/>
      <w:marLeft w:val="0"/>
      <w:marRight w:val="0"/>
      <w:marTop w:val="0"/>
      <w:marBottom w:val="0"/>
      <w:divBdr>
        <w:top w:val="none" w:sz="0" w:space="0" w:color="auto"/>
        <w:left w:val="none" w:sz="0" w:space="0" w:color="auto"/>
        <w:bottom w:val="none" w:sz="0" w:space="0" w:color="auto"/>
        <w:right w:val="none" w:sz="0" w:space="0" w:color="auto"/>
      </w:divBdr>
    </w:div>
    <w:div w:id="1106195286">
      <w:bodyDiv w:val="1"/>
      <w:marLeft w:val="0"/>
      <w:marRight w:val="0"/>
      <w:marTop w:val="0"/>
      <w:marBottom w:val="0"/>
      <w:divBdr>
        <w:top w:val="none" w:sz="0" w:space="0" w:color="auto"/>
        <w:left w:val="none" w:sz="0" w:space="0" w:color="auto"/>
        <w:bottom w:val="none" w:sz="0" w:space="0" w:color="auto"/>
        <w:right w:val="none" w:sz="0" w:space="0" w:color="auto"/>
      </w:divBdr>
    </w:div>
    <w:div w:id="1106265615">
      <w:bodyDiv w:val="1"/>
      <w:marLeft w:val="0"/>
      <w:marRight w:val="0"/>
      <w:marTop w:val="0"/>
      <w:marBottom w:val="0"/>
      <w:divBdr>
        <w:top w:val="none" w:sz="0" w:space="0" w:color="auto"/>
        <w:left w:val="none" w:sz="0" w:space="0" w:color="auto"/>
        <w:bottom w:val="none" w:sz="0" w:space="0" w:color="auto"/>
        <w:right w:val="none" w:sz="0" w:space="0" w:color="auto"/>
      </w:divBdr>
    </w:div>
    <w:div w:id="1106274404">
      <w:bodyDiv w:val="1"/>
      <w:marLeft w:val="0"/>
      <w:marRight w:val="0"/>
      <w:marTop w:val="0"/>
      <w:marBottom w:val="0"/>
      <w:divBdr>
        <w:top w:val="none" w:sz="0" w:space="0" w:color="auto"/>
        <w:left w:val="none" w:sz="0" w:space="0" w:color="auto"/>
        <w:bottom w:val="none" w:sz="0" w:space="0" w:color="auto"/>
        <w:right w:val="none" w:sz="0" w:space="0" w:color="auto"/>
      </w:divBdr>
    </w:div>
    <w:div w:id="1106461166">
      <w:bodyDiv w:val="1"/>
      <w:marLeft w:val="0"/>
      <w:marRight w:val="0"/>
      <w:marTop w:val="0"/>
      <w:marBottom w:val="0"/>
      <w:divBdr>
        <w:top w:val="none" w:sz="0" w:space="0" w:color="auto"/>
        <w:left w:val="none" w:sz="0" w:space="0" w:color="auto"/>
        <w:bottom w:val="none" w:sz="0" w:space="0" w:color="auto"/>
        <w:right w:val="none" w:sz="0" w:space="0" w:color="auto"/>
      </w:divBdr>
    </w:div>
    <w:div w:id="1106465795">
      <w:bodyDiv w:val="1"/>
      <w:marLeft w:val="0"/>
      <w:marRight w:val="0"/>
      <w:marTop w:val="0"/>
      <w:marBottom w:val="0"/>
      <w:divBdr>
        <w:top w:val="none" w:sz="0" w:space="0" w:color="auto"/>
        <w:left w:val="none" w:sz="0" w:space="0" w:color="auto"/>
        <w:bottom w:val="none" w:sz="0" w:space="0" w:color="auto"/>
        <w:right w:val="none" w:sz="0" w:space="0" w:color="auto"/>
      </w:divBdr>
    </w:div>
    <w:div w:id="1106536520">
      <w:bodyDiv w:val="1"/>
      <w:marLeft w:val="0"/>
      <w:marRight w:val="0"/>
      <w:marTop w:val="0"/>
      <w:marBottom w:val="0"/>
      <w:divBdr>
        <w:top w:val="none" w:sz="0" w:space="0" w:color="auto"/>
        <w:left w:val="none" w:sz="0" w:space="0" w:color="auto"/>
        <w:bottom w:val="none" w:sz="0" w:space="0" w:color="auto"/>
        <w:right w:val="none" w:sz="0" w:space="0" w:color="auto"/>
      </w:divBdr>
    </w:div>
    <w:div w:id="1106726842">
      <w:bodyDiv w:val="1"/>
      <w:marLeft w:val="0"/>
      <w:marRight w:val="0"/>
      <w:marTop w:val="0"/>
      <w:marBottom w:val="0"/>
      <w:divBdr>
        <w:top w:val="none" w:sz="0" w:space="0" w:color="auto"/>
        <w:left w:val="none" w:sz="0" w:space="0" w:color="auto"/>
        <w:bottom w:val="none" w:sz="0" w:space="0" w:color="auto"/>
        <w:right w:val="none" w:sz="0" w:space="0" w:color="auto"/>
      </w:divBdr>
    </w:div>
    <w:div w:id="1106772056">
      <w:bodyDiv w:val="1"/>
      <w:marLeft w:val="0"/>
      <w:marRight w:val="0"/>
      <w:marTop w:val="0"/>
      <w:marBottom w:val="0"/>
      <w:divBdr>
        <w:top w:val="none" w:sz="0" w:space="0" w:color="auto"/>
        <w:left w:val="none" w:sz="0" w:space="0" w:color="auto"/>
        <w:bottom w:val="none" w:sz="0" w:space="0" w:color="auto"/>
        <w:right w:val="none" w:sz="0" w:space="0" w:color="auto"/>
      </w:divBdr>
    </w:div>
    <w:div w:id="1106852537">
      <w:bodyDiv w:val="1"/>
      <w:marLeft w:val="0"/>
      <w:marRight w:val="0"/>
      <w:marTop w:val="0"/>
      <w:marBottom w:val="0"/>
      <w:divBdr>
        <w:top w:val="none" w:sz="0" w:space="0" w:color="auto"/>
        <w:left w:val="none" w:sz="0" w:space="0" w:color="auto"/>
        <w:bottom w:val="none" w:sz="0" w:space="0" w:color="auto"/>
        <w:right w:val="none" w:sz="0" w:space="0" w:color="auto"/>
      </w:divBdr>
    </w:div>
    <w:div w:id="1106926317">
      <w:bodyDiv w:val="1"/>
      <w:marLeft w:val="0"/>
      <w:marRight w:val="0"/>
      <w:marTop w:val="0"/>
      <w:marBottom w:val="0"/>
      <w:divBdr>
        <w:top w:val="none" w:sz="0" w:space="0" w:color="auto"/>
        <w:left w:val="none" w:sz="0" w:space="0" w:color="auto"/>
        <w:bottom w:val="none" w:sz="0" w:space="0" w:color="auto"/>
        <w:right w:val="none" w:sz="0" w:space="0" w:color="auto"/>
      </w:divBdr>
    </w:div>
    <w:div w:id="1107038512">
      <w:bodyDiv w:val="1"/>
      <w:marLeft w:val="0"/>
      <w:marRight w:val="0"/>
      <w:marTop w:val="0"/>
      <w:marBottom w:val="0"/>
      <w:divBdr>
        <w:top w:val="none" w:sz="0" w:space="0" w:color="auto"/>
        <w:left w:val="none" w:sz="0" w:space="0" w:color="auto"/>
        <w:bottom w:val="none" w:sz="0" w:space="0" w:color="auto"/>
        <w:right w:val="none" w:sz="0" w:space="0" w:color="auto"/>
      </w:divBdr>
    </w:div>
    <w:div w:id="1107191726">
      <w:bodyDiv w:val="1"/>
      <w:marLeft w:val="0"/>
      <w:marRight w:val="0"/>
      <w:marTop w:val="0"/>
      <w:marBottom w:val="0"/>
      <w:divBdr>
        <w:top w:val="none" w:sz="0" w:space="0" w:color="auto"/>
        <w:left w:val="none" w:sz="0" w:space="0" w:color="auto"/>
        <w:bottom w:val="none" w:sz="0" w:space="0" w:color="auto"/>
        <w:right w:val="none" w:sz="0" w:space="0" w:color="auto"/>
      </w:divBdr>
    </w:div>
    <w:div w:id="1107851582">
      <w:bodyDiv w:val="1"/>
      <w:marLeft w:val="0"/>
      <w:marRight w:val="0"/>
      <w:marTop w:val="0"/>
      <w:marBottom w:val="0"/>
      <w:divBdr>
        <w:top w:val="none" w:sz="0" w:space="0" w:color="auto"/>
        <w:left w:val="none" w:sz="0" w:space="0" w:color="auto"/>
        <w:bottom w:val="none" w:sz="0" w:space="0" w:color="auto"/>
        <w:right w:val="none" w:sz="0" w:space="0" w:color="auto"/>
      </w:divBdr>
    </w:div>
    <w:div w:id="1108114514">
      <w:bodyDiv w:val="1"/>
      <w:marLeft w:val="0"/>
      <w:marRight w:val="0"/>
      <w:marTop w:val="0"/>
      <w:marBottom w:val="0"/>
      <w:divBdr>
        <w:top w:val="none" w:sz="0" w:space="0" w:color="auto"/>
        <w:left w:val="none" w:sz="0" w:space="0" w:color="auto"/>
        <w:bottom w:val="none" w:sz="0" w:space="0" w:color="auto"/>
        <w:right w:val="none" w:sz="0" w:space="0" w:color="auto"/>
      </w:divBdr>
    </w:div>
    <w:div w:id="1108162268">
      <w:bodyDiv w:val="1"/>
      <w:marLeft w:val="0"/>
      <w:marRight w:val="0"/>
      <w:marTop w:val="0"/>
      <w:marBottom w:val="0"/>
      <w:divBdr>
        <w:top w:val="none" w:sz="0" w:space="0" w:color="auto"/>
        <w:left w:val="none" w:sz="0" w:space="0" w:color="auto"/>
        <w:bottom w:val="none" w:sz="0" w:space="0" w:color="auto"/>
        <w:right w:val="none" w:sz="0" w:space="0" w:color="auto"/>
      </w:divBdr>
    </w:div>
    <w:div w:id="1108231702">
      <w:bodyDiv w:val="1"/>
      <w:marLeft w:val="0"/>
      <w:marRight w:val="0"/>
      <w:marTop w:val="0"/>
      <w:marBottom w:val="0"/>
      <w:divBdr>
        <w:top w:val="none" w:sz="0" w:space="0" w:color="auto"/>
        <w:left w:val="none" w:sz="0" w:space="0" w:color="auto"/>
        <w:bottom w:val="none" w:sz="0" w:space="0" w:color="auto"/>
        <w:right w:val="none" w:sz="0" w:space="0" w:color="auto"/>
      </w:divBdr>
    </w:div>
    <w:div w:id="1108279423">
      <w:bodyDiv w:val="1"/>
      <w:marLeft w:val="0"/>
      <w:marRight w:val="0"/>
      <w:marTop w:val="0"/>
      <w:marBottom w:val="0"/>
      <w:divBdr>
        <w:top w:val="none" w:sz="0" w:space="0" w:color="auto"/>
        <w:left w:val="none" w:sz="0" w:space="0" w:color="auto"/>
        <w:bottom w:val="none" w:sz="0" w:space="0" w:color="auto"/>
        <w:right w:val="none" w:sz="0" w:space="0" w:color="auto"/>
      </w:divBdr>
    </w:div>
    <w:div w:id="1108282890">
      <w:bodyDiv w:val="1"/>
      <w:marLeft w:val="0"/>
      <w:marRight w:val="0"/>
      <w:marTop w:val="0"/>
      <w:marBottom w:val="0"/>
      <w:divBdr>
        <w:top w:val="none" w:sz="0" w:space="0" w:color="auto"/>
        <w:left w:val="none" w:sz="0" w:space="0" w:color="auto"/>
        <w:bottom w:val="none" w:sz="0" w:space="0" w:color="auto"/>
        <w:right w:val="none" w:sz="0" w:space="0" w:color="auto"/>
      </w:divBdr>
    </w:div>
    <w:div w:id="1108504585">
      <w:bodyDiv w:val="1"/>
      <w:marLeft w:val="0"/>
      <w:marRight w:val="0"/>
      <w:marTop w:val="0"/>
      <w:marBottom w:val="0"/>
      <w:divBdr>
        <w:top w:val="none" w:sz="0" w:space="0" w:color="auto"/>
        <w:left w:val="none" w:sz="0" w:space="0" w:color="auto"/>
        <w:bottom w:val="none" w:sz="0" w:space="0" w:color="auto"/>
        <w:right w:val="none" w:sz="0" w:space="0" w:color="auto"/>
      </w:divBdr>
    </w:div>
    <w:div w:id="1109273314">
      <w:bodyDiv w:val="1"/>
      <w:marLeft w:val="0"/>
      <w:marRight w:val="0"/>
      <w:marTop w:val="0"/>
      <w:marBottom w:val="0"/>
      <w:divBdr>
        <w:top w:val="none" w:sz="0" w:space="0" w:color="auto"/>
        <w:left w:val="none" w:sz="0" w:space="0" w:color="auto"/>
        <w:bottom w:val="none" w:sz="0" w:space="0" w:color="auto"/>
        <w:right w:val="none" w:sz="0" w:space="0" w:color="auto"/>
      </w:divBdr>
    </w:div>
    <w:div w:id="1109473358">
      <w:bodyDiv w:val="1"/>
      <w:marLeft w:val="0"/>
      <w:marRight w:val="0"/>
      <w:marTop w:val="0"/>
      <w:marBottom w:val="0"/>
      <w:divBdr>
        <w:top w:val="none" w:sz="0" w:space="0" w:color="auto"/>
        <w:left w:val="none" w:sz="0" w:space="0" w:color="auto"/>
        <w:bottom w:val="none" w:sz="0" w:space="0" w:color="auto"/>
        <w:right w:val="none" w:sz="0" w:space="0" w:color="auto"/>
      </w:divBdr>
    </w:div>
    <w:div w:id="1109663301">
      <w:bodyDiv w:val="1"/>
      <w:marLeft w:val="0"/>
      <w:marRight w:val="0"/>
      <w:marTop w:val="0"/>
      <w:marBottom w:val="0"/>
      <w:divBdr>
        <w:top w:val="none" w:sz="0" w:space="0" w:color="auto"/>
        <w:left w:val="none" w:sz="0" w:space="0" w:color="auto"/>
        <w:bottom w:val="none" w:sz="0" w:space="0" w:color="auto"/>
        <w:right w:val="none" w:sz="0" w:space="0" w:color="auto"/>
      </w:divBdr>
    </w:div>
    <w:div w:id="1109741019">
      <w:bodyDiv w:val="1"/>
      <w:marLeft w:val="0"/>
      <w:marRight w:val="0"/>
      <w:marTop w:val="0"/>
      <w:marBottom w:val="0"/>
      <w:divBdr>
        <w:top w:val="none" w:sz="0" w:space="0" w:color="auto"/>
        <w:left w:val="none" w:sz="0" w:space="0" w:color="auto"/>
        <w:bottom w:val="none" w:sz="0" w:space="0" w:color="auto"/>
        <w:right w:val="none" w:sz="0" w:space="0" w:color="auto"/>
      </w:divBdr>
    </w:div>
    <w:div w:id="1110204006">
      <w:bodyDiv w:val="1"/>
      <w:marLeft w:val="0"/>
      <w:marRight w:val="0"/>
      <w:marTop w:val="0"/>
      <w:marBottom w:val="0"/>
      <w:divBdr>
        <w:top w:val="none" w:sz="0" w:space="0" w:color="auto"/>
        <w:left w:val="none" w:sz="0" w:space="0" w:color="auto"/>
        <w:bottom w:val="none" w:sz="0" w:space="0" w:color="auto"/>
        <w:right w:val="none" w:sz="0" w:space="0" w:color="auto"/>
      </w:divBdr>
    </w:div>
    <w:div w:id="1110511459">
      <w:bodyDiv w:val="1"/>
      <w:marLeft w:val="0"/>
      <w:marRight w:val="0"/>
      <w:marTop w:val="0"/>
      <w:marBottom w:val="0"/>
      <w:divBdr>
        <w:top w:val="none" w:sz="0" w:space="0" w:color="auto"/>
        <w:left w:val="none" w:sz="0" w:space="0" w:color="auto"/>
        <w:bottom w:val="none" w:sz="0" w:space="0" w:color="auto"/>
        <w:right w:val="none" w:sz="0" w:space="0" w:color="auto"/>
      </w:divBdr>
    </w:div>
    <w:div w:id="1110706917">
      <w:bodyDiv w:val="1"/>
      <w:marLeft w:val="0"/>
      <w:marRight w:val="0"/>
      <w:marTop w:val="0"/>
      <w:marBottom w:val="0"/>
      <w:divBdr>
        <w:top w:val="none" w:sz="0" w:space="0" w:color="auto"/>
        <w:left w:val="none" w:sz="0" w:space="0" w:color="auto"/>
        <w:bottom w:val="none" w:sz="0" w:space="0" w:color="auto"/>
        <w:right w:val="none" w:sz="0" w:space="0" w:color="auto"/>
      </w:divBdr>
    </w:div>
    <w:div w:id="1110854312">
      <w:bodyDiv w:val="1"/>
      <w:marLeft w:val="0"/>
      <w:marRight w:val="0"/>
      <w:marTop w:val="0"/>
      <w:marBottom w:val="0"/>
      <w:divBdr>
        <w:top w:val="none" w:sz="0" w:space="0" w:color="auto"/>
        <w:left w:val="none" w:sz="0" w:space="0" w:color="auto"/>
        <w:bottom w:val="none" w:sz="0" w:space="0" w:color="auto"/>
        <w:right w:val="none" w:sz="0" w:space="0" w:color="auto"/>
      </w:divBdr>
    </w:div>
    <w:div w:id="1111048739">
      <w:bodyDiv w:val="1"/>
      <w:marLeft w:val="0"/>
      <w:marRight w:val="0"/>
      <w:marTop w:val="0"/>
      <w:marBottom w:val="0"/>
      <w:divBdr>
        <w:top w:val="none" w:sz="0" w:space="0" w:color="auto"/>
        <w:left w:val="none" w:sz="0" w:space="0" w:color="auto"/>
        <w:bottom w:val="none" w:sz="0" w:space="0" w:color="auto"/>
        <w:right w:val="none" w:sz="0" w:space="0" w:color="auto"/>
      </w:divBdr>
    </w:div>
    <w:div w:id="1111583603">
      <w:bodyDiv w:val="1"/>
      <w:marLeft w:val="0"/>
      <w:marRight w:val="0"/>
      <w:marTop w:val="0"/>
      <w:marBottom w:val="0"/>
      <w:divBdr>
        <w:top w:val="none" w:sz="0" w:space="0" w:color="auto"/>
        <w:left w:val="none" w:sz="0" w:space="0" w:color="auto"/>
        <w:bottom w:val="none" w:sz="0" w:space="0" w:color="auto"/>
        <w:right w:val="none" w:sz="0" w:space="0" w:color="auto"/>
      </w:divBdr>
    </w:div>
    <w:div w:id="1111625022">
      <w:bodyDiv w:val="1"/>
      <w:marLeft w:val="0"/>
      <w:marRight w:val="0"/>
      <w:marTop w:val="0"/>
      <w:marBottom w:val="0"/>
      <w:divBdr>
        <w:top w:val="none" w:sz="0" w:space="0" w:color="auto"/>
        <w:left w:val="none" w:sz="0" w:space="0" w:color="auto"/>
        <w:bottom w:val="none" w:sz="0" w:space="0" w:color="auto"/>
        <w:right w:val="none" w:sz="0" w:space="0" w:color="auto"/>
      </w:divBdr>
    </w:div>
    <w:div w:id="1111634281">
      <w:bodyDiv w:val="1"/>
      <w:marLeft w:val="0"/>
      <w:marRight w:val="0"/>
      <w:marTop w:val="0"/>
      <w:marBottom w:val="0"/>
      <w:divBdr>
        <w:top w:val="none" w:sz="0" w:space="0" w:color="auto"/>
        <w:left w:val="none" w:sz="0" w:space="0" w:color="auto"/>
        <w:bottom w:val="none" w:sz="0" w:space="0" w:color="auto"/>
        <w:right w:val="none" w:sz="0" w:space="0" w:color="auto"/>
      </w:divBdr>
    </w:div>
    <w:div w:id="1111895522">
      <w:bodyDiv w:val="1"/>
      <w:marLeft w:val="0"/>
      <w:marRight w:val="0"/>
      <w:marTop w:val="0"/>
      <w:marBottom w:val="0"/>
      <w:divBdr>
        <w:top w:val="none" w:sz="0" w:space="0" w:color="auto"/>
        <w:left w:val="none" w:sz="0" w:space="0" w:color="auto"/>
        <w:bottom w:val="none" w:sz="0" w:space="0" w:color="auto"/>
        <w:right w:val="none" w:sz="0" w:space="0" w:color="auto"/>
      </w:divBdr>
    </w:div>
    <w:div w:id="1112169398">
      <w:bodyDiv w:val="1"/>
      <w:marLeft w:val="0"/>
      <w:marRight w:val="0"/>
      <w:marTop w:val="0"/>
      <w:marBottom w:val="0"/>
      <w:divBdr>
        <w:top w:val="none" w:sz="0" w:space="0" w:color="auto"/>
        <w:left w:val="none" w:sz="0" w:space="0" w:color="auto"/>
        <w:bottom w:val="none" w:sz="0" w:space="0" w:color="auto"/>
        <w:right w:val="none" w:sz="0" w:space="0" w:color="auto"/>
      </w:divBdr>
    </w:div>
    <w:div w:id="1112357681">
      <w:bodyDiv w:val="1"/>
      <w:marLeft w:val="0"/>
      <w:marRight w:val="0"/>
      <w:marTop w:val="0"/>
      <w:marBottom w:val="0"/>
      <w:divBdr>
        <w:top w:val="none" w:sz="0" w:space="0" w:color="auto"/>
        <w:left w:val="none" w:sz="0" w:space="0" w:color="auto"/>
        <w:bottom w:val="none" w:sz="0" w:space="0" w:color="auto"/>
        <w:right w:val="none" w:sz="0" w:space="0" w:color="auto"/>
      </w:divBdr>
    </w:div>
    <w:div w:id="1112435829">
      <w:bodyDiv w:val="1"/>
      <w:marLeft w:val="0"/>
      <w:marRight w:val="0"/>
      <w:marTop w:val="0"/>
      <w:marBottom w:val="0"/>
      <w:divBdr>
        <w:top w:val="none" w:sz="0" w:space="0" w:color="auto"/>
        <w:left w:val="none" w:sz="0" w:space="0" w:color="auto"/>
        <w:bottom w:val="none" w:sz="0" w:space="0" w:color="auto"/>
        <w:right w:val="none" w:sz="0" w:space="0" w:color="auto"/>
      </w:divBdr>
    </w:div>
    <w:div w:id="1112478246">
      <w:bodyDiv w:val="1"/>
      <w:marLeft w:val="0"/>
      <w:marRight w:val="0"/>
      <w:marTop w:val="0"/>
      <w:marBottom w:val="0"/>
      <w:divBdr>
        <w:top w:val="none" w:sz="0" w:space="0" w:color="auto"/>
        <w:left w:val="none" w:sz="0" w:space="0" w:color="auto"/>
        <w:bottom w:val="none" w:sz="0" w:space="0" w:color="auto"/>
        <w:right w:val="none" w:sz="0" w:space="0" w:color="auto"/>
      </w:divBdr>
    </w:div>
    <w:div w:id="1112557479">
      <w:bodyDiv w:val="1"/>
      <w:marLeft w:val="0"/>
      <w:marRight w:val="0"/>
      <w:marTop w:val="0"/>
      <w:marBottom w:val="0"/>
      <w:divBdr>
        <w:top w:val="none" w:sz="0" w:space="0" w:color="auto"/>
        <w:left w:val="none" w:sz="0" w:space="0" w:color="auto"/>
        <w:bottom w:val="none" w:sz="0" w:space="0" w:color="auto"/>
        <w:right w:val="none" w:sz="0" w:space="0" w:color="auto"/>
      </w:divBdr>
    </w:div>
    <w:div w:id="1112939922">
      <w:bodyDiv w:val="1"/>
      <w:marLeft w:val="0"/>
      <w:marRight w:val="0"/>
      <w:marTop w:val="0"/>
      <w:marBottom w:val="0"/>
      <w:divBdr>
        <w:top w:val="none" w:sz="0" w:space="0" w:color="auto"/>
        <w:left w:val="none" w:sz="0" w:space="0" w:color="auto"/>
        <w:bottom w:val="none" w:sz="0" w:space="0" w:color="auto"/>
        <w:right w:val="none" w:sz="0" w:space="0" w:color="auto"/>
      </w:divBdr>
    </w:div>
    <w:div w:id="1113013970">
      <w:bodyDiv w:val="1"/>
      <w:marLeft w:val="0"/>
      <w:marRight w:val="0"/>
      <w:marTop w:val="0"/>
      <w:marBottom w:val="0"/>
      <w:divBdr>
        <w:top w:val="none" w:sz="0" w:space="0" w:color="auto"/>
        <w:left w:val="none" w:sz="0" w:space="0" w:color="auto"/>
        <w:bottom w:val="none" w:sz="0" w:space="0" w:color="auto"/>
        <w:right w:val="none" w:sz="0" w:space="0" w:color="auto"/>
      </w:divBdr>
    </w:div>
    <w:div w:id="1113087543">
      <w:bodyDiv w:val="1"/>
      <w:marLeft w:val="0"/>
      <w:marRight w:val="0"/>
      <w:marTop w:val="0"/>
      <w:marBottom w:val="0"/>
      <w:divBdr>
        <w:top w:val="none" w:sz="0" w:space="0" w:color="auto"/>
        <w:left w:val="none" w:sz="0" w:space="0" w:color="auto"/>
        <w:bottom w:val="none" w:sz="0" w:space="0" w:color="auto"/>
        <w:right w:val="none" w:sz="0" w:space="0" w:color="auto"/>
      </w:divBdr>
    </w:div>
    <w:div w:id="1113326625">
      <w:bodyDiv w:val="1"/>
      <w:marLeft w:val="0"/>
      <w:marRight w:val="0"/>
      <w:marTop w:val="0"/>
      <w:marBottom w:val="0"/>
      <w:divBdr>
        <w:top w:val="none" w:sz="0" w:space="0" w:color="auto"/>
        <w:left w:val="none" w:sz="0" w:space="0" w:color="auto"/>
        <w:bottom w:val="none" w:sz="0" w:space="0" w:color="auto"/>
        <w:right w:val="none" w:sz="0" w:space="0" w:color="auto"/>
      </w:divBdr>
    </w:div>
    <w:div w:id="1113326686">
      <w:bodyDiv w:val="1"/>
      <w:marLeft w:val="0"/>
      <w:marRight w:val="0"/>
      <w:marTop w:val="0"/>
      <w:marBottom w:val="0"/>
      <w:divBdr>
        <w:top w:val="none" w:sz="0" w:space="0" w:color="auto"/>
        <w:left w:val="none" w:sz="0" w:space="0" w:color="auto"/>
        <w:bottom w:val="none" w:sz="0" w:space="0" w:color="auto"/>
        <w:right w:val="none" w:sz="0" w:space="0" w:color="auto"/>
      </w:divBdr>
    </w:div>
    <w:div w:id="1113667423">
      <w:bodyDiv w:val="1"/>
      <w:marLeft w:val="0"/>
      <w:marRight w:val="0"/>
      <w:marTop w:val="0"/>
      <w:marBottom w:val="0"/>
      <w:divBdr>
        <w:top w:val="none" w:sz="0" w:space="0" w:color="auto"/>
        <w:left w:val="none" w:sz="0" w:space="0" w:color="auto"/>
        <w:bottom w:val="none" w:sz="0" w:space="0" w:color="auto"/>
        <w:right w:val="none" w:sz="0" w:space="0" w:color="auto"/>
      </w:divBdr>
    </w:div>
    <w:div w:id="1113670659">
      <w:bodyDiv w:val="1"/>
      <w:marLeft w:val="0"/>
      <w:marRight w:val="0"/>
      <w:marTop w:val="0"/>
      <w:marBottom w:val="0"/>
      <w:divBdr>
        <w:top w:val="none" w:sz="0" w:space="0" w:color="auto"/>
        <w:left w:val="none" w:sz="0" w:space="0" w:color="auto"/>
        <w:bottom w:val="none" w:sz="0" w:space="0" w:color="auto"/>
        <w:right w:val="none" w:sz="0" w:space="0" w:color="auto"/>
      </w:divBdr>
    </w:div>
    <w:div w:id="1113939595">
      <w:bodyDiv w:val="1"/>
      <w:marLeft w:val="0"/>
      <w:marRight w:val="0"/>
      <w:marTop w:val="0"/>
      <w:marBottom w:val="0"/>
      <w:divBdr>
        <w:top w:val="none" w:sz="0" w:space="0" w:color="auto"/>
        <w:left w:val="none" w:sz="0" w:space="0" w:color="auto"/>
        <w:bottom w:val="none" w:sz="0" w:space="0" w:color="auto"/>
        <w:right w:val="none" w:sz="0" w:space="0" w:color="auto"/>
      </w:divBdr>
    </w:div>
    <w:div w:id="1113939966">
      <w:bodyDiv w:val="1"/>
      <w:marLeft w:val="0"/>
      <w:marRight w:val="0"/>
      <w:marTop w:val="0"/>
      <w:marBottom w:val="0"/>
      <w:divBdr>
        <w:top w:val="none" w:sz="0" w:space="0" w:color="auto"/>
        <w:left w:val="none" w:sz="0" w:space="0" w:color="auto"/>
        <w:bottom w:val="none" w:sz="0" w:space="0" w:color="auto"/>
        <w:right w:val="none" w:sz="0" w:space="0" w:color="auto"/>
      </w:divBdr>
    </w:div>
    <w:div w:id="1113940426">
      <w:bodyDiv w:val="1"/>
      <w:marLeft w:val="0"/>
      <w:marRight w:val="0"/>
      <w:marTop w:val="0"/>
      <w:marBottom w:val="0"/>
      <w:divBdr>
        <w:top w:val="none" w:sz="0" w:space="0" w:color="auto"/>
        <w:left w:val="none" w:sz="0" w:space="0" w:color="auto"/>
        <w:bottom w:val="none" w:sz="0" w:space="0" w:color="auto"/>
        <w:right w:val="none" w:sz="0" w:space="0" w:color="auto"/>
      </w:divBdr>
    </w:div>
    <w:div w:id="1114060058">
      <w:bodyDiv w:val="1"/>
      <w:marLeft w:val="0"/>
      <w:marRight w:val="0"/>
      <w:marTop w:val="0"/>
      <w:marBottom w:val="0"/>
      <w:divBdr>
        <w:top w:val="none" w:sz="0" w:space="0" w:color="auto"/>
        <w:left w:val="none" w:sz="0" w:space="0" w:color="auto"/>
        <w:bottom w:val="none" w:sz="0" w:space="0" w:color="auto"/>
        <w:right w:val="none" w:sz="0" w:space="0" w:color="auto"/>
      </w:divBdr>
    </w:div>
    <w:div w:id="1114061888">
      <w:bodyDiv w:val="1"/>
      <w:marLeft w:val="0"/>
      <w:marRight w:val="0"/>
      <w:marTop w:val="0"/>
      <w:marBottom w:val="0"/>
      <w:divBdr>
        <w:top w:val="none" w:sz="0" w:space="0" w:color="auto"/>
        <w:left w:val="none" w:sz="0" w:space="0" w:color="auto"/>
        <w:bottom w:val="none" w:sz="0" w:space="0" w:color="auto"/>
        <w:right w:val="none" w:sz="0" w:space="0" w:color="auto"/>
      </w:divBdr>
    </w:div>
    <w:div w:id="1114129422">
      <w:bodyDiv w:val="1"/>
      <w:marLeft w:val="0"/>
      <w:marRight w:val="0"/>
      <w:marTop w:val="0"/>
      <w:marBottom w:val="0"/>
      <w:divBdr>
        <w:top w:val="none" w:sz="0" w:space="0" w:color="auto"/>
        <w:left w:val="none" w:sz="0" w:space="0" w:color="auto"/>
        <w:bottom w:val="none" w:sz="0" w:space="0" w:color="auto"/>
        <w:right w:val="none" w:sz="0" w:space="0" w:color="auto"/>
      </w:divBdr>
    </w:div>
    <w:div w:id="1114641373">
      <w:bodyDiv w:val="1"/>
      <w:marLeft w:val="0"/>
      <w:marRight w:val="0"/>
      <w:marTop w:val="0"/>
      <w:marBottom w:val="0"/>
      <w:divBdr>
        <w:top w:val="none" w:sz="0" w:space="0" w:color="auto"/>
        <w:left w:val="none" w:sz="0" w:space="0" w:color="auto"/>
        <w:bottom w:val="none" w:sz="0" w:space="0" w:color="auto"/>
        <w:right w:val="none" w:sz="0" w:space="0" w:color="auto"/>
      </w:divBdr>
    </w:div>
    <w:div w:id="1114788013">
      <w:bodyDiv w:val="1"/>
      <w:marLeft w:val="0"/>
      <w:marRight w:val="0"/>
      <w:marTop w:val="0"/>
      <w:marBottom w:val="0"/>
      <w:divBdr>
        <w:top w:val="none" w:sz="0" w:space="0" w:color="auto"/>
        <w:left w:val="none" w:sz="0" w:space="0" w:color="auto"/>
        <w:bottom w:val="none" w:sz="0" w:space="0" w:color="auto"/>
        <w:right w:val="none" w:sz="0" w:space="0" w:color="auto"/>
      </w:divBdr>
    </w:div>
    <w:div w:id="1114983142">
      <w:bodyDiv w:val="1"/>
      <w:marLeft w:val="0"/>
      <w:marRight w:val="0"/>
      <w:marTop w:val="0"/>
      <w:marBottom w:val="0"/>
      <w:divBdr>
        <w:top w:val="none" w:sz="0" w:space="0" w:color="auto"/>
        <w:left w:val="none" w:sz="0" w:space="0" w:color="auto"/>
        <w:bottom w:val="none" w:sz="0" w:space="0" w:color="auto"/>
        <w:right w:val="none" w:sz="0" w:space="0" w:color="auto"/>
      </w:divBdr>
    </w:div>
    <w:div w:id="1114983253">
      <w:bodyDiv w:val="1"/>
      <w:marLeft w:val="0"/>
      <w:marRight w:val="0"/>
      <w:marTop w:val="0"/>
      <w:marBottom w:val="0"/>
      <w:divBdr>
        <w:top w:val="none" w:sz="0" w:space="0" w:color="auto"/>
        <w:left w:val="none" w:sz="0" w:space="0" w:color="auto"/>
        <w:bottom w:val="none" w:sz="0" w:space="0" w:color="auto"/>
        <w:right w:val="none" w:sz="0" w:space="0" w:color="auto"/>
      </w:divBdr>
    </w:div>
    <w:div w:id="1115172776">
      <w:bodyDiv w:val="1"/>
      <w:marLeft w:val="0"/>
      <w:marRight w:val="0"/>
      <w:marTop w:val="0"/>
      <w:marBottom w:val="0"/>
      <w:divBdr>
        <w:top w:val="none" w:sz="0" w:space="0" w:color="auto"/>
        <w:left w:val="none" w:sz="0" w:space="0" w:color="auto"/>
        <w:bottom w:val="none" w:sz="0" w:space="0" w:color="auto"/>
        <w:right w:val="none" w:sz="0" w:space="0" w:color="auto"/>
      </w:divBdr>
    </w:div>
    <w:div w:id="1115443523">
      <w:bodyDiv w:val="1"/>
      <w:marLeft w:val="0"/>
      <w:marRight w:val="0"/>
      <w:marTop w:val="0"/>
      <w:marBottom w:val="0"/>
      <w:divBdr>
        <w:top w:val="none" w:sz="0" w:space="0" w:color="auto"/>
        <w:left w:val="none" w:sz="0" w:space="0" w:color="auto"/>
        <w:bottom w:val="none" w:sz="0" w:space="0" w:color="auto"/>
        <w:right w:val="none" w:sz="0" w:space="0" w:color="auto"/>
      </w:divBdr>
    </w:div>
    <w:div w:id="1115560455">
      <w:bodyDiv w:val="1"/>
      <w:marLeft w:val="0"/>
      <w:marRight w:val="0"/>
      <w:marTop w:val="0"/>
      <w:marBottom w:val="0"/>
      <w:divBdr>
        <w:top w:val="none" w:sz="0" w:space="0" w:color="auto"/>
        <w:left w:val="none" w:sz="0" w:space="0" w:color="auto"/>
        <w:bottom w:val="none" w:sz="0" w:space="0" w:color="auto"/>
        <w:right w:val="none" w:sz="0" w:space="0" w:color="auto"/>
      </w:divBdr>
    </w:div>
    <w:div w:id="1115634932">
      <w:bodyDiv w:val="1"/>
      <w:marLeft w:val="0"/>
      <w:marRight w:val="0"/>
      <w:marTop w:val="0"/>
      <w:marBottom w:val="0"/>
      <w:divBdr>
        <w:top w:val="none" w:sz="0" w:space="0" w:color="auto"/>
        <w:left w:val="none" w:sz="0" w:space="0" w:color="auto"/>
        <w:bottom w:val="none" w:sz="0" w:space="0" w:color="auto"/>
        <w:right w:val="none" w:sz="0" w:space="0" w:color="auto"/>
      </w:divBdr>
    </w:div>
    <w:div w:id="1115903491">
      <w:bodyDiv w:val="1"/>
      <w:marLeft w:val="0"/>
      <w:marRight w:val="0"/>
      <w:marTop w:val="0"/>
      <w:marBottom w:val="0"/>
      <w:divBdr>
        <w:top w:val="none" w:sz="0" w:space="0" w:color="auto"/>
        <w:left w:val="none" w:sz="0" w:space="0" w:color="auto"/>
        <w:bottom w:val="none" w:sz="0" w:space="0" w:color="auto"/>
        <w:right w:val="none" w:sz="0" w:space="0" w:color="auto"/>
      </w:divBdr>
    </w:div>
    <w:div w:id="1115977102">
      <w:bodyDiv w:val="1"/>
      <w:marLeft w:val="0"/>
      <w:marRight w:val="0"/>
      <w:marTop w:val="0"/>
      <w:marBottom w:val="0"/>
      <w:divBdr>
        <w:top w:val="none" w:sz="0" w:space="0" w:color="auto"/>
        <w:left w:val="none" w:sz="0" w:space="0" w:color="auto"/>
        <w:bottom w:val="none" w:sz="0" w:space="0" w:color="auto"/>
        <w:right w:val="none" w:sz="0" w:space="0" w:color="auto"/>
      </w:divBdr>
    </w:div>
    <w:div w:id="1115979031">
      <w:bodyDiv w:val="1"/>
      <w:marLeft w:val="0"/>
      <w:marRight w:val="0"/>
      <w:marTop w:val="0"/>
      <w:marBottom w:val="0"/>
      <w:divBdr>
        <w:top w:val="none" w:sz="0" w:space="0" w:color="auto"/>
        <w:left w:val="none" w:sz="0" w:space="0" w:color="auto"/>
        <w:bottom w:val="none" w:sz="0" w:space="0" w:color="auto"/>
        <w:right w:val="none" w:sz="0" w:space="0" w:color="auto"/>
      </w:divBdr>
    </w:div>
    <w:div w:id="1116025640">
      <w:bodyDiv w:val="1"/>
      <w:marLeft w:val="0"/>
      <w:marRight w:val="0"/>
      <w:marTop w:val="0"/>
      <w:marBottom w:val="0"/>
      <w:divBdr>
        <w:top w:val="none" w:sz="0" w:space="0" w:color="auto"/>
        <w:left w:val="none" w:sz="0" w:space="0" w:color="auto"/>
        <w:bottom w:val="none" w:sz="0" w:space="0" w:color="auto"/>
        <w:right w:val="none" w:sz="0" w:space="0" w:color="auto"/>
      </w:divBdr>
    </w:div>
    <w:div w:id="1116099132">
      <w:bodyDiv w:val="1"/>
      <w:marLeft w:val="0"/>
      <w:marRight w:val="0"/>
      <w:marTop w:val="0"/>
      <w:marBottom w:val="0"/>
      <w:divBdr>
        <w:top w:val="none" w:sz="0" w:space="0" w:color="auto"/>
        <w:left w:val="none" w:sz="0" w:space="0" w:color="auto"/>
        <w:bottom w:val="none" w:sz="0" w:space="0" w:color="auto"/>
        <w:right w:val="none" w:sz="0" w:space="0" w:color="auto"/>
      </w:divBdr>
    </w:div>
    <w:div w:id="1116287808">
      <w:bodyDiv w:val="1"/>
      <w:marLeft w:val="0"/>
      <w:marRight w:val="0"/>
      <w:marTop w:val="0"/>
      <w:marBottom w:val="0"/>
      <w:divBdr>
        <w:top w:val="none" w:sz="0" w:space="0" w:color="auto"/>
        <w:left w:val="none" w:sz="0" w:space="0" w:color="auto"/>
        <w:bottom w:val="none" w:sz="0" w:space="0" w:color="auto"/>
        <w:right w:val="none" w:sz="0" w:space="0" w:color="auto"/>
      </w:divBdr>
    </w:div>
    <w:div w:id="1116362648">
      <w:bodyDiv w:val="1"/>
      <w:marLeft w:val="0"/>
      <w:marRight w:val="0"/>
      <w:marTop w:val="0"/>
      <w:marBottom w:val="0"/>
      <w:divBdr>
        <w:top w:val="none" w:sz="0" w:space="0" w:color="auto"/>
        <w:left w:val="none" w:sz="0" w:space="0" w:color="auto"/>
        <w:bottom w:val="none" w:sz="0" w:space="0" w:color="auto"/>
        <w:right w:val="none" w:sz="0" w:space="0" w:color="auto"/>
      </w:divBdr>
    </w:div>
    <w:div w:id="1116369728">
      <w:bodyDiv w:val="1"/>
      <w:marLeft w:val="0"/>
      <w:marRight w:val="0"/>
      <w:marTop w:val="0"/>
      <w:marBottom w:val="0"/>
      <w:divBdr>
        <w:top w:val="none" w:sz="0" w:space="0" w:color="auto"/>
        <w:left w:val="none" w:sz="0" w:space="0" w:color="auto"/>
        <w:bottom w:val="none" w:sz="0" w:space="0" w:color="auto"/>
        <w:right w:val="none" w:sz="0" w:space="0" w:color="auto"/>
      </w:divBdr>
    </w:div>
    <w:div w:id="1116409240">
      <w:bodyDiv w:val="1"/>
      <w:marLeft w:val="0"/>
      <w:marRight w:val="0"/>
      <w:marTop w:val="0"/>
      <w:marBottom w:val="0"/>
      <w:divBdr>
        <w:top w:val="none" w:sz="0" w:space="0" w:color="auto"/>
        <w:left w:val="none" w:sz="0" w:space="0" w:color="auto"/>
        <w:bottom w:val="none" w:sz="0" w:space="0" w:color="auto"/>
        <w:right w:val="none" w:sz="0" w:space="0" w:color="auto"/>
      </w:divBdr>
    </w:div>
    <w:div w:id="1116631520">
      <w:bodyDiv w:val="1"/>
      <w:marLeft w:val="0"/>
      <w:marRight w:val="0"/>
      <w:marTop w:val="0"/>
      <w:marBottom w:val="0"/>
      <w:divBdr>
        <w:top w:val="none" w:sz="0" w:space="0" w:color="auto"/>
        <w:left w:val="none" w:sz="0" w:space="0" w:color="auto"/>
        <w:bottom w:val="none" w:sz="0" w:space="0" w:color="auto"/>
        <w:right w:val="none" w:sz="0" w:space="0" w:color="auto"/>
      </w:divBdr>
    </w:div>
    <w:div w:id="1116633993">
      <w:bodyDiv w:val="1"/>
      <w:marLeft w:val="0"/>
      <w:marRight w:val="0"/>
      <w:marTop w:val="0"/>
      <w:marBottom w:val="0"/>
      <w:divBdr>
        <w:top w:val="none" w:sz="0" w:space="0" w:color="auto"/>
        <w:left w:val="none" w:sz="0" w:space="0" w:color="auto"/>
        <w:bottom w:val="none" w:sz="0" w:space="0" w:color="auto"/>
        <w:right w:val="none" w:sz="0" w:space="0" w:color="auto"/>
      </w:divBdr>
    </w:div>
    <w:div w:id="1117023127">
      <w:bodyDiv w:val="1"/>
      <w:marLeft w:val="0"/>
      <w:marRight w:val="0"/>
      <w:marTop w:val="0"/>
      <w:marBottom w:val="0"/>
      <w:divBdr>
        <w:top w:val="none" w:sz="0" w:space="0" w:color="auto"/>
        <w:left w:val="none" w:sz="0" w:space="0" w:color="auto"/>
        <w:bottom w:val="none" w:sz="0" w:space="0" w:color="auto"/>
        <w:right w:val="none" w:sz="0" w:space="0" w:color="auto"/>
      </w:divBdr>
    </w:div>
    <w:div w:id="1117213943">
      <w:bodyDiv w:val="1"/>
      <w:marLeft w:val="0"/>
      <w:marRight w:val="0"/>
      <w:marTop w:val="0"/>
      <w:marBottom w:val="0"/>
      <w:divBdr>
        <w:top w:val="none" w:sz="0" w:space="0" w:color="auto"/>
        <w:left w:val="none" w:sz="0" w:space="0" w:color="auto"/>
        <w:bottom w:val="none" w:sz="0" w:space="0" w:color="auto"/>
        <w:right w:val="none" w:sz="0" w:space="0" w:color="auto"/>
      </w:divBdr>
    </w:div>
    <w:div w:id="1117331253">
      <w:bodyDiv w:val="1"/>
      <w:marLeft w:val="0"/>
      <w:marRight w:val="0"/>
      <w:marTop w:val="0"/>
      <w:marBottom w:val="0"/>
      <w:divBdr>
        <w:top w:val="none" w:sz="0" w:space="0" w:color="auto"/>
        <w:left w:val="none" w:sz="0" w:space="0" w:color="auto"/>
        <w:bottom w:val="none" w:sz="0" w:space="0" w:color="auto"/>
        <w:right w:val="none" w:sz="0" w:space="0" w:color="auto"/>
      </w:divBdr>
    </w:div>
    <w:div w:id="1117411692">
      <w:bodyDiv w:val="1"/>
      <w:marLeft w:val="0"/>
      <w:marRight w:val="0"/>
      <w:marTop w:val="0"/>
      <w:marBottom w:val="0"/>
      <w:divBdr>
        <w:top w:val="none" w:sz="0" w:space="0" w:color="auto"/>
        <w:left w:val="none" w:sz="0" w:space="0" w:color="auto"/>
        <w:bottom w:val="none" w:sz="0" w:space="0" w:color="auto"/>
        <w:right w:val="none" w:sz="0" w:space="0" w:color="auto"/>
      </w:divBdr>
    </w:div>
    <w:div w:id="1117682035">
      <w:bodyDiv w:val="1"/>
      <w:marLeft w:val="0"/>
      <w:marRight w:val="0"/>
      <w:marTop w:val="0"/>
      <w:marBottom w:val="0"/>
      <w:divBdr>
        <w:top w:val="none" w:sz="0" w:space="0" w:color="auto"/>
        <w:left w:val="none" w:sz="0" w:space="0" w:color="auto"/>
        <w:bottom w:val="none" w:sz="0" w:space="0" w:color="auto"/>
        <w:right w:val="none" w:sz="0" w:space="0" w:color="auto"/>
      </w:divBdr>
    </w:div>
    <w:div w:id="1118138715">
      <w:bodyDiv w:val="1"/>
      <w:marLeft w:val="0"/>
      <w:marRight w:val="0"/>
      <w:marTop w:val="0"/>
      <w:marBottom w:val="0"/>
      <w:divBdr>
        <w:top w:val="none" w:sz="0" w:space="0" w:color="auto"/>
        <w:left w:val="none" w:sz="0" w:space="0" w:color="auto"/>
        <w:bottom w:val="none" w:sz="0" w:space="0" w:color="auto"/>
        <w:right w:val="none" w:sz="0" w:space="0" w:color="auto"/>
      </w:divBdr>
    </w:div>
    <w:div w:id="1118262780">
      <w:bodyDiv w:val="1"/>
      <w:marLeft w:val="0"/>
      <w:marRight w:val="0"/>
      <w:marTop w:val="0"/>
      <w:marBottom w:val="0"/>
      <w:divBdr>
        <w:top w:val="none" w:sz="0" w:space="0" w:color="auto"/>
        <w:left w:val="none" w:sz="0" w:space="0" w:color="auto"/>
        <w:bottom w:val="none" w:sz="0" w:space="0" w:color="auto"/>
        <w:right w:val="none" w:sz="0" w:space="0" w:color="auto"/>
      </w:divBdr>
    </w:div>
    <w:div w:id="1118378934">
      <w:bodyDiv w:val="1"/>
      <w:marLeft w:val="0"/>
      <w:marRight w:val="0"/>
      <w:marTop w:val="0"/>
      <w:marBottom w:val="0"/>
      <w:divBdr>
        <w:top w:val="none" w:sz="0" w:space="0" w:color="auto"/>
        <w:left w:val="none" w:sz="0" w:space="0" w:color="auto"/>
        <w:bottom w:val="none" w:sz="0" w:space="0" w:color="auto"/>
        <w:right w:val="none" w:sz="0" w:space="0" w:color="auto"/>
      </w:divBdr>
    </w:div>
    <w:div w:id="1118790453">
      <w:bodyDiv w:val="1"/>
      <w:marLeft w:val="0"/>
      <w:marRight w:val="0"/>
      <w:marTop w:val="0"/>
      <w:marBottom w:val="0"/>
      <w:divBdr>
        <w:top w:val="none" w:sz="0" w:space="0" w:color="auto"/>
        <w:left w:val="none" w:sz="0" w:space="0" w:color="auto"/>
        <w:bottom w:val="none" w:sz="0" w:space="0" w:color="auto"/>
        <w:right w:val="none" w:sz="0" w:space="0" w:color="auto"/>
      </w:divBdr>
    </w:div>
    <w:div w:id="1118838233">
      <w:bodyDiv w:val="1"/>
      <w:marLeft w:val="0"/>
      <w:marRight w:val="0"/>
      <w:marTop w:val="0"/>
      <w:marBottom w:val="0"/>
      <w:divBdr>
        <w:top w:val="none" w:sz="0" w:space="0" w:color="auto"/>
        <w:left w:val="none" w:sz="0" w:space="0" w:color="auto"/>
        <w:bottom w:val="none" w:sz="0" w:space="0" w:color="auto"/>
        <w:right w:val="none" w:sz="0" w:space="0" w:color="auto"/>
      </w:divBdr>
    </w:div>
    <w:div w:id="1119108279">
      <w:bodyDiv w:val="1"/>
      <w:marLeft w:val="0"/>
      <w:marRight w:val="0"/>
      <w:marTop w:val="0"/>
      <w:marBottom w:val="0"/>
      <w:divBdr>
        <w:top w:val="none" w:sz="0" w:space="0" w:color="auto"/>
        <w:left w:val="none" w:sz="0" w:space="0" w:color="auto"/>
        <w:bottom w:val="none" w:sz="0" w:space="0" w:color="auto"/>
        <w:right w:val="none" w:sz="0" w:space="0" w:color="auto"/>
      </w:divBdr>
    </w:div>
    <w:div w:id="1119301447">
      <w:bodyDiv w:val="1"/>
      <w:marLeft w:val="0"/>
      <w:marRight w:val="0"/>
      <w:marTop w:val="0"/>
      <w:marBottom w:val="0"/>
      <w:divBdr>
        <w:top w:val="none" w:sz="0" w:space="0" w:color="auto"/>
        <w:left w:val="none" w:sz="0" w:space="0" w:color="auto"/>
        <w:bottom w:val="none" w:sz="0" w:space="0" w:color="auto"/>
        <w:right w:val="none" w:sz="0" w:space="0" w:color="auto"/>
      </w:divBdr>
    </w:div>
    <w:div w:id="1119832263">
      <w:bodyDiv w:val="1"/>
      <w:marLeft w:val="0"/>
      <w:marRight w:val="0"/>
      <w:marTop w:val="0"/>
      <w:marBottom w:val="0"/>
      <w:divBdr>
        <w:top w:val="none" w:sz="0" w:space="0" w:color="auto"/>
        <w:left w:val="none" w:sz="0" w:space="0" w:color="auto"/>
        <w:bottom w:val="none" w:sz="0" w:space="0" w:color="auto"/>
        <w:right w:val="none" w:sz="0" w:space="0" w:color="auto"/>
      </w:divBdr>
    </w:div>
    <w:div w:id="1120145927">
      <w:bodyDiv w:val="1"/>
      <w:marLeft w:val="0"/>
      <w:marRight w:val="0"/>
      <w:marTop w:val="0"/>
      <w:marBottom w:val="0"/>
      <w:divBdr>
        <w:top w:val="none" w:sz="0" w:space="0" w:color="auto"/>
        <w:left w:val="none" w:sz="0" w:space="0" w:color="auto"/>
        <w:bottom w:val="none" w:sz="0" w:space="0" w:color="auto"/>
        <w:right w:val="none" w:sz="0" w:space="0" w:color="auto"/>
      </w:divBdr>
    </w:div>
    <w:div w:id="1120340407">
      <w:bodyDiv w:val="1"/>
      <w:marLeft w:val="0"/>
      <w:marRight w:val="0"/>
      <w:marTop w:val="0"/>
      <w:marBottom w:val="0"/>
      <w:divBdr>
        <w:top w:val="none" w:sz="0" w:space="0" w:color="auto"/>
        <w:left w:val="none" w:sz="0" w:space="0" w:color="auto"/>
        <w:bottom w:val="none" w:sz="0" w:space="0" w:color="auto"/>
        <w:right w:val="none" w:sz="0" w:space="0" w:color="auto"/>
      </w:divBdr>
    </w:div>
    <w:div w:id="1120344472">
      <w:bodyDiv w:val="1"/>
      <w:marLeft w:val="0"/>
      <w:marRight w:val="0"/>
      <w:marTop w:val="0"/>
      <w:marBottom w:val="0"/>
      <w:divBdr>
        <w:top w:val="none" w:sz="0" w:space="0" w:color="auto"/>
        <w:left w:val="none" w:sz="0" w:space="0" w:color="auto"/>
        <w:bottom w:val="none" w:sz="0" w:space="0" w:color="auto"/>
        <w:right w:val="none" w:sz="0" w:space="0" w:color="auto"/>
      </w:divBdr>
    </w:div>
    <w:div w:id="1120687950">
      <w:bodyDiv w:val="1"/>
      <w:marLeft w:val="0"/>
      <w:marRight w:val="0"/>
      <w:marTop w:val="0"/>
      <w:marBottom w:val="0"/>
      <w:divBdr>
        <w:top w:val="none" w:sz="0" w:space="0" w:color="auto"/>
        <w:left w:val="none" w:sz="0" w:space="0" w:color="auto"/>
        <w:bottom w:val="none" w:sz="0" w:space="0" w:color="auto"/>
        <w:right w:val="none" w:sz="0" w:space="0" w:color="auto"/>
      </w:divBdr>
    </w:div>
    <w:div w:id="1120758242">
      <w:bodyDiv w:val="1"/>
      <w:marLeft w:val="0"/>
      <w:marRight w:val="0"/>
      <w:marTop w:val="0"/>
      <w:marBottom w:val="0"/>
      <w:divBdr>
        <w:top w:val="none" w:sz="0" w:space="0" w:color="auto"/>
        <w:left w:val="none" w:sz="0" w:space="0" w:color="auto"/>
        <w:bottom w:val="none" w:sz="0" w:space="0" w:color="auto"/>
        <w:right w:val="none" w:sz="0" w:space="0" w:color="auto"/>
      </w:divBdr>
    </w:div>
    <w:div w:id="1121067480">
      <w:bodyDiv w:val="1"/>
      <w:marLeft w:val="0"/>
      <w:marRight w:val="0"/>
      <w:marTop w:val="0"/>
      <w:marBottom w:val="0"/>
      <w:divBdr>
        <w:top w:val="none" w:sz="0" w:space="0" w:color="auto"/>
        <w:left w:val="none" w:sz="0" w:space="0" w:color="auto"/>
        <w:bottom w:val="none" w:sz="0" w:space="0" w:color="auto"/>
        <w:right w:val="none" w:sz="0" w:space="0" w:color="auto"/>
      </w:divBdr>
    </w:div>
    <w:div w:id="1121265471">
      <w:bodyDiv w:val="1"/>
      <w:marLeft w:val="0"/>
      <w:marRight w:val="0"/>
      <w:marTop w:val="0"/>
      <w:marBottom w:val="0"/>
      <w:divBdr>
        <w:top w:val="none" w:sz="0" w:space="0" w:color="auto"/>
        <w:left w:val="none" w:sz="0" w:space="0" w:color="auto"/>
        <w:bottom w:val="none" w:sz="0" w:space="0" w:color="auto"/>
        <w:right w:val="none" w:sz="0" w:space="0" w:color="auto"/>
      </w:divBdr>
    </w:div>
    <w:div w:id="1121454670">
      <w:bodyDiv w:val="1"/>
      <w:marLeft w:val="0"/>
      <w:marRight w:val="0"/>
      <w:marTop w:val="0"/>
      <w:marBottom w:val="0"/>
      <w:divBdr>
        <w:top w:val="none" w:sz="0" w:space="0" w:color="auto"/>
        <w:left w:val="none" w:sz="0" w:space="0" w:color="auto"/>
        <w:bottom w:val="none" w:sz="0" w:space="0" w:color="auto"/>
        <w:right w:val="none" w:sz="0" w:space="0" w:color="auto"/>
      </w:divBdr>
    </w:div>
    <w:div w:id="1121458209">
      <w:bodyDiv w:val="1"/>
      <w:marLeft w:val="0"/>
      <w:marRight w:val="0"/>
      <w:marTop w:val="0"/>
      <w:marBottom w:val="0"/>
      <w:divBdr>
        <w:top w:val="none" w:sz="0" w:space="0" w:color="auto"/>
        <w:left w:val="none" w:sz="0" w:space="0" w:color="auto"/>
        <w:bottom w:val="none" w:sz="0" w:space="0" w:color="auto"/>
        <w:right w:val="none" w:sz="0" w:space="0" w:color="auto"/>
      </w:divBdr>
    </w:div>
    <w:div w:id="1121800193">
      <w:bodyDiv w:val="1"/>
      <w:marLeft w:val="0"/>
      <w:marRight w:val="0"/>
      <w:marTop w:val="0"/>
      <w:marBottom w:val="0"/>
      <w:divBdr>
        <w:top w:val="none" w:sz="0" w:space="0" w:color="auto"/>
        <w:left w:val="none" w:sz="0" w:space="0" w:color="auto"/>
        <w:bottom w:val="none" w:sz="0" w:space="0" w:color="auto"/>
        <w:right w:val="none" w:sz="0" w:space="0" w:color="auto"/>
      </w:divBdr>
    </w:div>
    <w:div w:id="1121804207">
      <w:bodyDiv w:val="1"/>
      <w:marLeft w:val="0"/>
      <w:marRight w:val="0"/>
      <w:marTop w:val="0"/>
      <w:marBottom w:val="0"/>
      <w:divBdr>
        <w:top w:val="none" w:sz="0" w:space="0" w:color="auto"/>
        <w:left w:val="none" w:sz="0" w:space="0" w:color="auto"/>
        <w:bottom w:val="none" w:sz="0" w:space="0" w:color="auto"/>
        <w:right w:val="none" w:sz="0" w:space="0" w:color="auto"/>
      </w:divBdr>
    </w:div>
    <w:div w:id="1121918111">
      <w:bodyDiv w:val="1"/>
      <w:marLeft w:val="0"/>
      <w:marRight w:val="0"/>
      <w:marTop w:val="0"/>
      <w:marBottom w:val="0"/>
      <w:divBdr>
        <w:top w:val="none" w:sz="0" w:space="0" w:color="auto"/>
        <w:left w:val="none" w:sz="0" w:space="0" w:color="auto"/>
        <w:bottom w:val="none" w:sz="0" w:space="0" w:color="auto"/>
        <w:right w:val="none" w:sz="0" w:space="0" w:color="auto"/>
      </w:divBdr>
    </w:div>
    <w:div w:id="1121925195">
      <w:bodyDiv w:val="1"/>
      <w:marLeft w:val="0"/>
      <w:marRight w:val="0"/>
      <w:marTop w:val="0"/>
      <w:marBottom w:val="0"/>
      <w:divBdr>
        <w:top w:val="none" w:sz="0" w:space="0" w:color="auto"/>
        <w:left w:val="none" w:sz="0" w:space="0" w:color="auto"/>
        <w:bottom w:val="none" w:sz="0" w:space="0" w:color="auto"/>
        <w:right w:val="none" w:sz="0" w:space="0" w:color="auto"/>
      </w:divBdr>
    </w:div>
    <w:div w:id="1122072261">
      <w:bodyDiv w:val="1"/>
      <w:marLeft w:val="0"/>
      <w:marRight w:val="0"/>
      <w:marTop w:val="0"/>
      <w:marBottom w:val="0"/>
      <w:divBdr>
        <w:top w:val="none" w:sz="0" w:space="0" w:color="auto"/>
        <w:left w:val="none" w:sz="0" w:space="0" w:color="auto"/>
        <w:bottom w:val="none" w:sz="0" w:space="0" w:color="auto"/>
        <w:right w:val="none" w:sz="0" w:space="0" w:color="auto"/>
      </w:divBdr>
    </w:div>
    <w:div w:id="1122113677">
      <w:bodyDiv w:val="1"/>
      <w:marLeft w:val="0"/>
      <w:marRight w:val="0"/>
      <w:marTop w:val="0"/>
      <w:marBottom w:val="0"/>
      <w:divBdr>
        <w:top w:val="none" w:sz="0" w:space="0" w:color="auto"/>
        <w:left w:val="none" w:sz="0" w:space="0" w:color="auto"/>
        <w:bottom w:val="none" w:sz="0" w:space="0" w:color="auto"/>
        <w:right w:val="none" w:sz="0" w:space="0" w:color="auto"/>
      </w:divBdr>
    </w:div>
    <w:div w:id="1122576078">
      <w:bodyDiv w:val="1"/>
      <w:marLeft w:val="0"/>
      <w:marRight w:val="0"/>
      <w:marTop w:val="0"/>
      <w:marBottom w:val="0"/>
      <w:divBdr>
        <w:top w:val="none" w:sz="0" w:space="0" w:color="auto"/>
        <w:left w:val="none" w:sz="0" w:space="0" w:color="auto"/>
        <w:bottom w:val="none" w:sz="0" w:space="0" w:color="auto"/>
        <w:right w:val="none" w:sz="0" w:space="0" w:color="auto"/>
      </w:divBdr>
    </w:div>
    <w:div w:id="1122726827">
      <w:bodyDiv w:val="1"/>
      <w:marLeft w:val="0"/>
      <w:marRight w:val="0"/>
      <w:marTop w:val="0"/>
      <w:marBottom w:val="0"/>
      <w:divBdr>
        <w:top w:val="none" w:sz="0" w:space="0" w:color="auto"/>
        <w:left w:val="none" w:sz="0" w:space="0" w:color="auto"/>
        <w:bottom w:val="none" w:sz="0" w:space="0" w:color="auto"/>
        <w:right w:val="none" w:sz="0" w:space="0" w:color="auto"/>
      </w:divBdr>
    </w:div>
    <w:div w:id="1122845144">
      <w:bodyDiv w:val="1"/>
      <w:marLeft w:val="0"/>
      <w:marRight w:val="0"/>
      <w:marTop w:val="0"/>
      <w:marBottom w:val="0"/>
      <w:divBdr>
        <w:top w:val="none" w:sz="0" w:space="0" w:color="auto"/>
        <w:left w:val="none" w:sz="0" w:space="0" w:color="auto"/>
        <w:bottom w:val="none" w:sz="0" w:space="0" w:color="auto"/>
        <w:right w:val="none" w:sz="0" w:space="0" w:color="auto"/>
      </w:divBdr>
    </w:div>
    <w:div w:id="1123352654">
      <w:bodyDiv w:val="1"/>
      <w:marLeft w:val="0"/>
      <w:marRight w:val="0"/>
      <w:marTop w:val="0"/>
      <w:marBottom w:val="0"/>
      <w:divBdr>
        <w:top w:val="none" w:sz="0" w:space="0" w:color="auto"/>
        <w:left w:val="none" w:sz="0" w:space="0" w:color="auto"/>
        <w:bottom w:val="none" w:sz="0" w:space="0" w:color="auto"/>
        <w:right w:val="none" w:sz="0" w:space="0" w:color="auto"/>
      </w:divBdr>
    </w:div>
    <w:div w:id="1123378397">
      <w:bodyDiv w:val="1"/>
      <w:marLeft w:val="0"/>
      <w:marRight w:val="0"/>
      <w:marTop w:val="0"/>
      <w:marBottom w:val="0"/>
      <w:divBdr>
        <w:top w:val="none" w:sz="0" w:space="0" w:color="auto"/>
        <w:left w:val="none" w:sz="0" w:space="0" w:color="auto"/>
        <w:bottom w:val="none" w:sz="0" w:space="0" w:color="auto"/>
        <w:right w:val="none" w:sz="0" w:space="0" w:color="auto"/>
      </w:divBdr>
    </w:div>
    <w:div w:id="1123695021">
      <w:bodyDiv w:val="1"/>
      <w:marLeft w:val="0"/>
      <w:marRight w:val="0"/>
      <w:marTop w:val="0"/>
      <w:marBottom w:val="0"/>
      <w:divBdr>
        <w:top w:val="none" w:sz="0" w:space="0" w:color="auto"/>
        <w:left w:val="none" w:sz="0" w:space="0" w:color="auto"/>
        <w:bottom w:val="none" w:sz="0" w:space="0" w:color="auto"/>
        <w:right w:val="none" w:sz="0" w:space="0" w:color="auto"/>
      </w:divBdr>
    </w:div>
    <w:div w:id="1124153469">
      <w:bodyDiv w:val="1"/>
      <w:marLeft w:val="0"/>
      <w:marRight w:val="0"/>
      <w:marTop w:val="0"/>
      <w:marBottom w:val="0"/>
      <w:divBdr>
        <w:top w:val="none" w:sz="0" w:space="0" w:color="auto"/>
        <w:left w:val="none" w:sz="0" w:space="0" w:color="auto"/>
        <w:bottom w:val="none" w:sz="0" w:space="0" w:color="auto"/>
        <w:right w:val="none" w:sz="0" w:space="0" w:color="auto"/>
      </w:divBdr>
    </w:div>
    <w:div w:id="1124496253">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541403">
      <w:bodyDiv w:val="1"/>
      <w:marLeft w:val="0"/>
      <w:marRight w:val="0"/>
      <w:marTop w:val="0"/>
      <w:marBottom w:val="0"/>
      <w:divBdr>
        <w:top w:val="none" w:sz="0" w:space="0" w:color="auto"/>
        <w:left w:val="none" w:sz="0" w:space="0" w:color="auto"/>
        <w:bottom w:val="none" w:sz="0" w:space="0" w:color="auto"/>
        <w:right w:val="none" w:sz="0" w:space="0" w:color="auto"/>
      </w:divBdr>
    </w:div>
    <w:div w:id="1124613936">
      <w:bodyDiv w:val="1"/>
      <w:marLeft w:val="0"/>
      <w:marRight w:val="0"/>
      <w:marTop w:val="0"/>
      <w:marBottom w:val="0"/>
      <w:divBdr>
        <w:top w:val="none" w:sz="0" w:space="0" w:color="auto"/>
        <w:left w:val="none" w:sz="0" w:space="0" w:color="auto"/>
        <w:bottom w:val="none" w:sz="0" w:space="0" w:color="auto"/>
        <w:right w:val="none" w:sz="0" w:space="0" w:color="auto"/>
      </w:divBdr>
    </w:div>
    <w:div w:id="1124734459">
      <w:bodyDiv w:val="1"/>
      <w:marLeft w:val="0"/>
      <w:marRight w:val="0"/>
      <w:marTop w:val="0"/>
      <w:marBottom w:val="0"/>
      <w:divBdr>
        <w:top w:val="none" w:sz="0" w:space="0" w:color="auto"/>
        <w:left w:val="none" w:sz="0" w:space="0" w:color="auto"/>
        <w:bottom w:val="none" w:sz="0" w:space="0" w:color="auto"/>
        <w:right w:val="none" w:sz="0" w:space="0" w:color="auto"/>
      </w:divBdr>
    </w:div>
    <w:div w:id="1125124053">
      <w:bodyDiv w:val="1"/>
      <w:marLeft w:val="0"/>
      <w:marRight w:val="0"/>
      <w:marTop w:val="0"/>
      <w:marBottom w:val="0"/>
      <w:divBdr>
        <w:top w:val="none" w:sz="0" w:space="0" w:color="auto"/>
        <w:left w:val="none" w:sz="0" w:space="0" w:color="auto"/>
        <w:bottom w:val="none" w:sz="0" w:space="0" w:color="auto"/>
        <w:right w:val="none" w:sz="0" w:space="0" w:color="auto"/>
      </w:divBdr>
    </w:div>
    <w:div w:id="1125152739">
      <w:bodyDiv w:val="1"/>
      <w:marLeft w:val="0"/>
      <w:marRight w:val="0"/>
      <w:marTop w:val="0"/>
      <w:marBottom w:val="0"/>
      <w:divBdr>
        <w:top w:val="none" w:sz="0" w:space="0" w:color="auto"/>
        <w:left w:val="none" w:sz="0" w:space="0" w:color="auto"/>
        <w:bottom w:val="none" w:sz="0" w:space="0" w:color="auto"/>
        <w:right w:val="none" w:sz="0" w:space="0" w:color="auto"/>
      </w:divBdr>
    </w:div>
    <w:div w:id="1125349484">
      <w:bodyDiv w:val="1"/>
      <w:marLeft w:val="0"/>
      <w:marRight w:val="0"/>
      <w:marTop w:val="0"/>
      <w:marBottom w:val="0"/>
      <w:divBdr>
        <w:top w:val="none" w:sz="0" w:space="0" w:color="auto"/>
        <w:left w:val="none" w:sz="0" w:space="0" w:color="auto"/>
        <w:bottom w:val="none" w:sz="0" w:space="0" w:color="auto"/>
        <w:right w:val="none" w:sz="0" w:space="0" w:color="auto"/>
      </w:divBdr>
    </w:div>
    <w:div w:id="1125390701">
      <w:bodyDiv w:val="1"/>
      <w:marLeft w:val="0"/>
      <w:marRight w:val="0"/>
      <w:marTop w:val="0"/>
      <w:marBottom w:val="0"/>
      <w:divBdr>
        <w:top w:val="none" w:sz="0" w:space="0" w:color="auto"/>
        <w:left w:val="none" w:sz="0" w:space="0" w:color="auto"/>
        <w:bottom w:val="none" w:sz="0" w:space="0" w:color="auto"/>
        <w:right w:val="none" w:sz="0" w:space="0" w:color="auto"/>
      </w:divBdr>
    </w:div>
    <w:div w:id="1125736544">
      <w:bodyDiv w:val="1"/>
      <w:marLeft w:val="0"/>
      <w:marRight w:val="0"/>
      <w:marTop w:val="0"/>
      <w:marBottom w:val="0"/>
      <w:divBdr>
        <w:top w:val="none" w:sz="0" w:space="0" w:color="auto"/>
        <w:left w:val="none" w:sz="0" w:space="0" w:color="auto"/>
        <w:bottom w:val="none" w:sz="0" w:space="0" w:color="auto"/>
        <w:right w:val="none" w:sz="0" w:space="0" w:color="auto"/>
      </w:divBdr>
    </w:div>
    <w:div w:id="1125807423">
      <w:bodyDiv w:val="1"/>
      <w:marLeft w:val="0"/>
      <w:marRight w:val="0"/>
      <w:marTop w:val="0"/>
      <w:marBottom w:val="0"/>
      <w:divBdr>
        <w:top w:val="none" w:sz="0" w:space="0" w:color="auto"/>
        <w:left w:val="none" w:sz="0" w:space="0" w:color="auto"/>
        <w:bottom w:val="none" w:sz="0" w:space="0" w:color="auto"/>
        <w:right w:val="none" w:sz="0" w:space="0" w:color="auto"/>
      </w:divBdr>
    </w:div>
    <w:div w:id="1125853234">
      <w:bodyDiv w:val="1"/>
      <w:marLeft w:val="0"/>
      <w:marRight w:val="0"/>
      <w:marTop w:val="0"/>
      <w:marBottom w:val="0"/>
      <w:divBdr>
        <w:top w:val="none" w:sz="0" w:space="0" w:color="auto"/>
        <w:left w:val="none" w:sz="0" w:space="0" w:color="auto"/>
        <w:bottom w:val="none" w:sz="0" w:space="0" w:color="auto"/>
        <w:right w:val="none" w:sz="0" w:space="0" w:color="auto"/>
      </w:divBdr>
    </w:div>
    <w:div w:id="1125924364">
      <w:bodyDiv w:val="1"/>
      <w:marLeft w:val="0"/>
      <w:marRight w:val="0"/>
      <w:marTop w:val="0"/>
      <w:marBottom w:val="0"/>
      <w:divBdr>
        <w:top w:val="none" w:sz="0" w:space="0" w:color="auto"/>
        <w:left w:val="none" w:sz="0" w:space="0" w:color="auto"/>
        <w:bottom w:val="none" w:sz="0" w:space="0" w:color="auto"/>
        <w:right w:val="none" w:sz="0" w:space="0" w:color="auto"/>
      </w:divBdr>
    </w:div>
    <w:div w:id="1126048397">
      <w:bodyDiv w:val="1"/>
      <w:marLeft w:val="0"/>
      <w:marRight w:val="0"/>
      <w:marTop w:val="0"/>
      <w:marBottom w:val="0"/>
      <w:divBdr>
        <w:top w:val="none" w:sz="0" w:space="0" w:color="auto"/>
        <w:left w:val="none" w:sz="0" w:space="0" w:color="auto"/>
        <w:bottom w:val="none" w:sz="0" w:space="0" w:color="auto"/>
        <w:right w:val="none" w:sz="0" w:space="0" w:color="auto"/>
      </w:divBdr>
    </w:div>
    <w:div w:id="1126313407">
      <w:bodyDiv w:val="1"/>
      <w:marLeft w:val="0"/>
      <w:marRight w:val="0"/>
      <w:marTop w:val="0"/>
      <w:marBottom w:val="0"/>
      <w:divBdr>
        <w:top w:val="none" w:sz="0" w:space="0" w:color="auto"/>
        <w:left w:val="none" w:sz="0" w:space="0" w:color="auto"/>
        <w:bottom w:val="none" w:sz="0" w:space="0" w:color="auto"/>
        <w:right w:val="none" w:sz="0" w:space="0" w:color="auto"/>
      </w:divBdr>
    </w:div>
    <w:div w:id="1126390861">
      <w:bodyDiv w:val="1"/>
      <w:marLeft w:val="0"/>
      <w:marRight w:val="0"/>
      <w:marTop w:val="0"/>
      <w:marBottom w:val="0"/>
      <w:divBdr>
        <w:top w:val="none" w:sz="0" w:space="0" w:color="auto"/>
        <w:left w:val="none" w:sz="0" w:space="0" w:color="auto"/>
        <w:bottom w:val="none" w:sz="0" w:space="0" w:color="auto"/>
        <w:right w:val="none" w:sz="0" w:space="0" w:color="auto"/>
      </w:divBdr>
    </w:div>
    <w:div w:id="1126506481">
      <w:bodyDiv w:val="1"/>
      <w:marLeft w:val="0"/>
      <w:marRight w:val="0"/>
      <w:marTop w:val="0"/>
      <w:marBottom w:val="0"/>
      <w:divBdr>
        <w:top w:val="none" w:sz="0" w:space="0" w:color="auto"/>
        <w:left w:val="none" w:sz="0" w:space="0" w:color="auto"/>
        <w:bottom w:val="none" w:sz="0" w:space="0" w:color="auto"/>
        <w:right w:val="none" w:sz="0" w:space="0" w:color="auto"/>
      </w:divBdr>
    </w:div>
    <w:div w:id="1126661691">
      <w:bodyDiv w:val="1"/>
      <w:marLeft w:val="0"/>
      <w:marRight w:val="0"/>
      <w:marTop w:val="0"/>
      <w:marBottom w:val="0"/>
      <w:divBdr>
        <w:top w:val="none" w:sz="0" w:space="0" w:color="auto"/>
        <w:left w:val="none" w:sz="0" w:space="0" w:color="auto"/>
        <w:bottom w:val="none" w:sz="0" w:space="0" w:color="auto"/>
        <w:right w:val="none" w:sz="0" w:space="0" w:color="auto"/>
      </w:divBdr>
    </w:div>
    <w:div w:id="1126969357">
      <w:bodyDiv w:val="1"/>
      <w:marLeft w:val="0"/>
      <w:marRight w:val="0"/>
      <w:marTop w:val="0"/>
      <w:marBottom w:val="0"/>
      <w:divBdr>
        <w:top w:val="none" w:sz="0" w:space="0" w:color="auto"/>
        <w:left w:val="none" w:sz="0" w:space="0" w:color="auto"/>
        <w:bottom w:val="none" w:sz="0" w:space="0" w:color="auto"/>
        <w:right w:val="none" w:sz="0" w:space="0" w:color="auto"/>
      </w:divBdr>
    </w:div>
    <w:div w:id="1127239283">
      <w:bodyDiv w:val="1"/>
      <w:marLeft w:val="0"/>
      <w:marRight w:val="0"/>
      <w:marTop w:val="0"/>
      <w:marBottom w:val="0"/>
      <w:divBdr>
        <w:top w:val="none" w:sz="0" w:space="0" w:color="auto"/>
        <w:left w:val="none" w:sz="0" w:space="0" w:color="auto"/>
        <w:bottom w:val="none" w:sz="0" w:space="0" w:color="auto"/>
        <w:right w:val="none" w:sz="0" w:space="0" w:color="auto"/>
      </w:divBdr>
    </w:div>
    <w:div w:id="1127239298">
      <w:bodyDiv w:val="1"/>
      <w:marLeft w:val="0"/>
      <w:marRight w:val="0"/>
      <w:marTop w:val="0"/>
      <w:marBottom w:val="0"/>
      <w:divBdr>
        <w:top w:val="none" w:sz="0" w:space="0" w:color="auto"/>
        <w:left w:val="none" w:sz="0" w:space="0" w:color="auto"/>
        <w:bottom w:val="none" w:sz="0" w:space="0" w:color="auto"/>
        <w:right w:val="none" w:sz="0" w:space="0" w:color="auto"/>
      </w:divBdr>
    </w:div>
    <w:div w:id="1127239310">
      <w:bodyDiv w:val="1"/>
      <w:marLeft w:val="0"/>
      <w:marRight w:val="0"/>
      <w:marTop w:val="0"/>
      <w:marBottom w:val="0"/>
      <w:divBdr>
        <w:top w:val="none" w:sz="0" w:space="0" w:color="auto"/>
        <w:left w:val="none" w:sz="0" w:space="0" w:color="auto"/>
        <w:bottom w:val="none" w:sz="0" w:space="0" w:color="auto"/>
        <w:right w:val="none" w:sz="0" w:space="0" w:color="auto"/>
      </w:divBdr>
    </w:div>
    <w:div w:id="1127352170">
      <w:bodyDiv w:val="1"/>
      <w:marLeft w:val="0"/>
      <w:marRight w:val="0"/>
      <w:marTop w:val="0"/>
      <w:marBottom w:val="0"/>
      <w:divBdr>
        <w:top w:val="none" w:sz="0" w:space="0" w:color="auto"/>
        <w:left w:val="none" w:sz="0" w:space="0" w:color="auto"/>
        <w:bottom w:val="none" w:sz="0" w:space="0" w:color="auto"/>
        <w:right w:val="none" w:sz="0" w:space="0" w:color="auto"/>
      </w:divBdr>
    </w:div>
    <w:div w:id="1127702382">
      <w:bodyDiv w:val="1"/>
      <w:marLeft w:val="0"/>
      <w:marRight w:val="0"/>
      <w:marTop w:val="0"/>
      <w:marBottom w:val="0"/>
      <w:divBdr>
        <w:top w:val="none" w:sz="0" w:space="0" w:color="auto"/>
        <w:left w:val="none" w:sz="0" w:space="0" w:color="auto"/>
        <w:bottom w:val="none" w:sz="0" w:space="0" w:color="auto"/>
        <w:right w:val="none" w:sz="0" w:space="0" w:color="auto"/>
      </w:divBdr>
    </w:div>
    <w:div w:id="1127746579">
      <w:bodyDiv w:val="1"/>
      <w:marLeft w:val="0"/>
      <w:marRight w:val="0"/>
      <w:marTop w:val="0"/>
      <w:marBottom w:val="0"/>
      <w:divBdr>
        <w:top w:val="none" w:sz="0" w:space="0" w:color="auto"/>
        <w:left w:val="none" w:sz="0" w:space="0" w:color="auto"/>
        <w:bottom w:val="none" w:sz="0" w:space="0" w:color="auto"/>
        <w:right w:val="none" w:sz="0" w:space="0" w:color="auto"/>
      </w:divBdr>
    </w:div>
    <w:div w:id="1128090321">
      <w:bodyDiv w:val="1"/>
      <w:marLeft w:val="0"/>
      <w:marRight w:val="0"/>
      <w:marTop w:val="0"/>
      <w:marBottom w:val="0"/>
      <w:divBdr>
        <w:top w:val="none" w:sz="0" w:space="0" w:color="auto"/>
        <w:left w:val="none" w:sz="0" w:space="0" w:color="auto"/>
        <w:bottom w:val="none" w:sz="0" w:space="0" w:color="auto"/>
        <w:right w:val="none" w:sz="0" w:space="0" w:color="auto"/>
      </w:divBdr>
    </w:div>
    <w:div w:id="1128207632">
      <w:bodyDiv w:val="1"/>
      <w:marLeft w:val="0"/>
      <w:marRight w:val="0"/>
      <w:marTop w:val="0"/>
      <w:marBottom w:val="0"/>
      <w:divBdr>
        <w:top w:val="none" w:sz="0" w:space="0" w:color="auto"/>
        <w:left w:val="none" w:sz="0" w:space="0" w:color="auto"/>
        <w:bottom w:val="none" w:sz="0" w:space="0" w:color="auto"/>
        <w:right w:val="none" w:sz="0" w:space="0" w:color="auto"/>
      </w:divBdr>
    </w:div>
    <w:div w:id="1128667591">
      <w:bodyDiv w:val="1"/>
      <w:marLeft w:val="0"/>
      <w:marRight w:val="0"/>
      <w:marTop w:val="0"/>
      <w:marBottom w:val="0"/>
      <w:divBdr>
        <w:top w:val="none" w:sz="0" w:space="0" w:color="auto"/>
        <w:left w:val="none" w:sz="0" w:space="0" w:color="auto"/>
        <w:bottom w:val="none" w:sz="0" w:space="0" w:color="auto"/>
        <w:right w:val="none" w:sz="0" w:space="0" w:color="auto"/>
      </w:divBdr>
    </w:div>
    <w:div w:id="1128745762">
      <w:bodyDiv w:val="1"/>
      <w:marLeft w:val="0"/>
      <w:marRight w:val="0"/>
      <w:marTop w:val="0"/>
      <w:marBottom w:val="0"/>
      <w:divBdr>
        <w:top w:val="none" w:sz="0" w:space="0" w:color="auto"/>
        <w:left w:val="none" w:sz="0" w:space="0" w:color="auto"/>
        <w:bottom w:val="none" w:sz="0" w:space="0" w:color="auto"/>
        <w:right w:val="none" w:sz="0" w:space="0" w:color="auto"/>
      </w:divBdr>
    </w:div>
    <w:div w:id="1128820576">
      <w:bodyDiv w:val="1"/>
      <w:marLeft w:val="0"/>
      <w:marRight w:val="0"/>
      <w:marTop w:val="0"/>
      <w:marBottom w:val="0"/>
      <w:divBdr>
        <w:top w:val="none" w:sz="0" w:space="0" w:color="auto"/>
        <w:left w:val="none" w:sz="0" w:space="0" w:color="auto"/>
        <w:bottom w:val="none" w:sz="0" w:space="0" w:color="auto"/>
        <w:right w:val="none" w:sz="0" w:space="0" w:color="auto"/>
      </w:divBdr>
    </w:div>
    <w:div w:id="1129056234">
      <w:bodyDiv w:val="1"/>
      <w:marLeft w:val="0"/>
      <w:marRight w:val="0"/>
      <w:marTop w:val="0"/>
      <w:marBottom w:val="0"/>
      <w:divBdr>
        <w:top w:val="none" w:sz="0" w:space="0" w:color="auto"/>
        <w:left w:val="none" w:sz="0" w:space="0" w:color="auto"/>
        <w:bottom w:val="none" w:sz="0" w:space="0" w:color="auto"/>
        <w:right w:val="none" w:sz="0" w:space="0" w:color="auto"/>
      </w:divBdr>
    </w:div>
    <w:div w:id="1129130670">
      <w:bodyDiv w:val="1"/>
      <w:marLeft w:val="0"/>
      <w:marRight w:val="0"/>
      <w:marTop w:val="0"/>
      <w:marBottom w:val="0"/>
      <w:divBdr>
        <w:top w:val="none" w:sz="0" w:space="0" w:color="auto"/>
        <w:left w:val="none" w:sz="0" w:space="0" w:color="auto"/>
        <w:bottom w:val="none" w:sz="0" w:space="0" w:color="auto"/>
        <w:right w:val="none" w:sz="0" w:space="0" w:color="auto"/>
      </w:divBdr>
    </w:div>
    <w:div w:id="1129133518">
      <w:bodyDiv w:val="1"/>
      <w:marLeft w:val="0"/>
      <w:marRight w:val="0"/>
      <w:marTop w:val="0"/>
      <w:marBottom w:val="0"/>
      <w:divBdr>
        <w:top w:val="none" w:sz="0" w:space="0" w:color="auto"/>
        <w:left w:val="none" w:sz="0" w:space="0" w:color="auto"/>
        <w:bottom w:val="none" w:sz="0" w:space="0" w:color="auto"/>
        <w:right w:val="none" w:sz="0" w:space="0" w:color="auto"/>
      </w:divBdr>
    </w:div>
    <w:div w:id="1129514550">
      <w:bodyDiv w:val="1"/>
      <w:marLeft w:val="0"/>
      <w:marRight w:val="0"/>
      <w:marTop w:val="0"/>
      <w:marBottom w:val="0"/>
      <w:divBdr>
        <w:top w:val="none" w:sz="0" w:space="0" w:color="auto"/>
        <w:left w:val="none" w:sz="0" w:space="0" w:color="auto"/>
        <w:bottom w:val="none" w:sz="0" w:space="0" w:color="auto"/>
        <w:right w:val="none" w:sz="0" w:space="0" w:color="auto"/>
      </w:divBdr>
    </w:div>
    <w:div w:id="1129516573">
      <w:bodyDiv w:val="1"/>
      <w:marLeft w:val="0"/>
      <w:marRight w:val="0"/>
      <w:marTop w:val="0"/>
      <w:marBottom w:val="0"/>
      <w:divBdr>
        <w:top w:val="none" w:sz="0" w:space="0" w:color="auto"/>
        <w:left w:val="none" w:sz="0" w:space="0" w:color="auto"/>
        <w:bottom w:val="none" w:sz="0" w:space="0" w:color="auto"/>
        <w:right w:val="none" w:sz="0" w:space="0" w:color="auto"/>
      </w:divBdr>
    </w:div>
    <w:div w:id="1130200765">
      <w:bodyDiv w:val="1"/>
      <w:marLeft w:val="0"/>
      <w:marRight w:val="0"/>
      <w:marTop w:val="0"/>
      <w:marBottom w:val="0"/>
      <w:divBdr>
        <w:top w:val="none" w:sz="0" w:space="0" w:color="auto"/>
        <w:left w:val="none" w:sz="0" w:space="0" w:color="auto"/>
        <w:bottom w:val="none" w:sz="0" w:space="0" w:color="auto"/>
        <w:right w:val="none" w:sz="0" w:space="0" w:color="auto"/>
      </w:divBdr>
    </w:div>
    <w:div w:id="1130514990">
      <w:bodyDiv w:val="1"/>
      <w:marLeft w:val="0"/>
      <w:marRight w:val="0"/>
      <w:marTop w:val="0"/>
      <w:marBottom w:val="0"/>
      <w:divBdr>
        <w:top w:val="none" w:sz="0" w:space="0" w:color="auto"/>
        <w:left w:val="none" w:sz="0" w:space="0" w:color="auto"/>
        <w:bottom w:val="none" w:sz="0" w:space="0" w:color="auto"/>
        <w:right w:val="none" w:sz="0" w:space="0" w:color="auto"/>
      </w:divBdr>
    </w:div>
    <w:div w:id="1130632512">
      <w:bodyDiv w:val="1"/>
      <w:marLeft w:val="0"/>
      <w:marRight w:val="0"/>
      <w:marTop w:val="0"/>
      <w:marBottom w:val="0"/>
      <w:divBdr>
        <w:top w:val="none" w:sz="0" w:space="0" w:color="auto"/>
        <w:left w:val="none" w:sz="0" w:space="0" w:color="auto"/>
        <w:bottom w:val="none" w:sz="0" w:space="0" w:color="auto"/>
        <w:right w:val="none" w:sz="0" w:space="0" w:color="auto"/>
      </w:divBdr>
    </w:div>
    <w:div w:id="1130709060">
      <w:bodyDiv w:val="1"/>
      <w:marLeft w:val="0"/>
      <w:marRight w:val="0"/>
      <w:marTop w:val="0"/>
      <w:marBottom w:val="0"/>
      <w:divBdr>
        <w:top w:val="none" w:sz="0" w:space="0" w:color="auto"/>
        <w:left w:val="none" w:sz="0" w:space="0" w:color="auto"/>
        <w:bottom w:val="none" w:sz="0" w:space="0" w:color="auto"/>
        <w:right w:val="none" w:sz="0" w:space="0" w:color="auto"/>
      </w:divBdr>
    </w:div>
    <w:div w:id="1130902418">
      <w:bodyDiv w:val="1"/>
      <w:marLeft w:val="0"/>
      <w:marRight w:val="0"/>
      <w:marTop w:val="0"/>
      <w:marBottom w:val="0"/>
      <w:divBdr>
        <w:top w:val="none" w:sz="0" w:space="0" w:color="auto"/>
        <w:left w:val="none" w:sz="0" w:space="0" w:color="auto"/>
        <w:bottom w:val="none" w:sz="0" w:space="0" w:color="auto"/>
        <w:right w:val="none" w:sz="0" w:space="0" w:color="auto"/>
      </w:divBdr>
    </w:div>
    <w:div w:id="1131091025">
      <w:bodyDiv w:val="1"/>
      <w:marLeft w:val="0"/>
      <w:marRight w:val="0"/>
      <w:marTop w:val="0"/>
      <w:marBottom w:val="0"/>
      <w:divBdr>
        <w:top w:val="none" w:sz="0" w:space="0" w:color="auto"/>
        <w:left w:val="none" w:sz="0" w:space="0" w:color="auto"/>
        <w:bottom w:val="none" w:sz="0" w:space="0" w:color="auto"/>
        <w:right w:val="none" w:sz="0" w:space="0" w:color="auto"/>
      </w:divBdr>
    </w:div>
    <w:div w:id="1131165305">
      <w:bodyDiv w:val="1"/>
      <w:marLeft w:val="0"/>
      <w:marRight w:val="0"/>
      <w:marTop w:val="0"/>
      <w:marBottom w:val="0"/>
      <w:divBdr>
        <w:top w:val="none" w:sz="0" w:space="0" w:color="auto"/>
        <w:left w:val="none" w:sz="0" w:space="0" w:color="auto"/>
        <w:bottom w:val="none" w:sz="0" w:space="0" w:color="auto"/>
        <w:right w:val="none" w:sz="0" w:space="0" w:color="auto"/>
      </w:divBdr>
    </w:div>
    <w:div w:id="1131173449">
      <w:bodyDiv w:val="1"/>
      <w:marLeft w:val="0"/>
      <w:marRight w:val="0"/>
      <w:marTop w:val="0"/>
      <w:marBottom w:val="0"/>
      <w:divBdr>
        <w:top w:val="none" w:sz="0" w:space="0" w:color="auto"/>
        <w:left w:val="none" w:sz="0" w:space="0" w:color="auto"/>
        <w:bottom w:val="none" w:sz="0" w:space="0" w:color="auto"/>
        <w:right w:val="none" w:sz="0" w:space="0" w:color="auto"/>
      </w:divBdr>
    </w:div>
    <w:div w:id="1131358628">
      <w:bodyDiv w:val="1"/>
      <w:marLeft w:val="0"/>
      <w:marRight w:val="0"/>
      <w:marTop w:val="0"/>
      <w:marBottom w:val="0"/>
      <w:divBdr>
        <w:top w:val="none" w:sz="0" w:space="0" w:color="auto"/>
        <w:left w:val="none" w:sz="0" w:space="0" w:color="auto"/>
        <w:bottom w:val="none" w:sz="0" w:space="0" w:color="auto"/>
        <w:right w:val="none" w:sz="0" w:space="0" w:color="auto"/>
      </w:divBdr>
    </w:div>
    <w:div w:id="1131361981">
      <w:bodyDiv w:val="1"/>
      <w:marLeft w:val="0"/>
      <w:marRight w:val="0"/>
      <w:marTop w:val="0"/>
      <w:marBottom w:val="0"/>
      <w:divBdr>
        <w:top w:val="none" w:sz="0" w:space="0" w:color="auto"/>
        <w:left w:val="none" w:sz="0" w:space="0" w:color="auto"/>
        <w:bottom w:val="none" w:sz="0" w:space="0" w:color="auto"/>
        <w:right w:val="none" w:sz="0" w:space="0" w:color="auto"/>
      </w:divBdr>
    </w:div>
    <w:div w:id="1131510203">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703040">
      <w:bodyDiv w:val="1"/>
      <w:marLeft w:val="0"/>
      <w:marRight w:val="0"/>
      <w:marTop w:val="0"/>
      <w:marBottom w:val="0"/>
      <w:divBdr>
        <w:top w:val="none" w:sz="0" w:space="0" w:color="auto"/>
        <w:left w:val="none" w:sz="0" w:space="0" w:color="auto"/>
        <w:bottom w:val="none" w:sz="0" w:space="0" w:color="auto"/>
        <w:right w:val="none" w:sz="0" w:space="0" w:color="auto"/>
      </w:divBdr>
    </w:div>
    <w:div w:id="1131945722">
      <w:bodyDiv w:val="1"/>
      <w:marLeft w:val="0"/>
      <w:marRight w:val="0"/>
      <w:marTop w:val="0"/>
      <w:marBottom w:val="0"/>
      <w:divBdr>
        <w:top w:val="none" w:sz="0" w:space="0" w:color="auto"/>
        <w:left w:val="none" w:sz="0" w:space="0" w:color="auto"/>
        <w:bottom w:val="none" w:sz="0" w:space="0" w:color="auto"/>
        <w:right w:val="none" w:sz="0" w:space="0" w:color="auto"/>
      </w:divBdr>
    </w:div>
    <w:div w:id="1132284982">
      <w:bodyDiv w:val="1"/>
      <w:marLeft w:val="0"/>
      <w:marRight w:val="0"/>
      <w:marTop w:val="0"/>
      <w:marBottom w:val="0"/>
      <w:divBdr>
        <w:top w:val="none" w:sz="0" w:space="0" w:color="auto"/>
        <w:left w:val="none" w:sz="0" w:space="0" w:color="auto"/>
        <w:bottom w:val="none" w:sz="0" w:space="0" w:color="auto"/>
        <w:right w:val="none" w:sz="0" w:space="0" w:color="auto"/>
      </w:divBdr>
    </w:div>
    <w:div w:id="1132596060">
      <w:bodyDiv w:val="1"/>
      <w:marLeft w:val="0"/>
      <w:marRight w:val="0"/>
      <w:marTop w:val="0"/>
      <w:marBottom w:val="0"/>
      <w:divBdr>
        <w:top w:val="none" w:sz="0" w:space="0" w:color="auto"/>
        <w:left w:val="none" w:sz="0" w:space="0" w:color="auto"/>
        <w:bottom w:val="none" w:sz="0" w:space="0" w:color="auto"/>
        <w:right w:val="none" w:sz="0" w:space="0" w:color="auto"/>
      </w:divBdr>
    </w:div>
    <w:div w:id="1132940320">
      <w:bodyDiv w:val="1"/>
      <w:marLeft w:val="0"/>
      <w:marRight w:val="0"/>
      <w:marTop w:val="0"/>
      <w:marBottom w:val="0"/>
      <w:divBdr>
        <w:top w:val="none" w:sz="0" w:space="0" w:color="auto"/>
        <w:left w:val="none" w:sz="0" w:space="0" w:color="auto"/>
        <w:bottom w:val="none" w:sz="0" w:space="0" w:color="auto"/>
        <w:right w:val="none" w:sz="0" w:space="0" w:color="auto"/>
      </w:divBdr>
    </w:div>
    <w:div w:id="1133250505">
      <w:bodyDiv w:val="1"/>
      <w:marLeft w:val="0"/>
      <w:marRight w:val="0"/>
      <w:marTop w:val="0"/>
      <w:marBottom w:val="0"/>
      <w:divBdr>
        <w:top w:val="none" w:sz="0" w:space="0" w:color="auto"/>
        <w:left w:val="none" w:sz="0" w:space="0" w:color="auto"/>
        <w:bottom w:val="none" w:sz="0" w:space="0" w:color="auto"/>
        <w:right w:val="none" w:sz="0" w:space="0" w:color="auto"/>
      </w:divBdr>
    </w:div>
    <w:div w:id="1133409304">
      <w:bodyDiv w:val="1"/>
      <w:marLeft w:val="0"/>
      <w:marRight w:val="0"/>
      <w:marTop w:val="0"/>
      <w:marBottom w:val="0"/>
      <w:divBdr>
        <w:top w:val="none" w:sz="0" w:space="0" w:color="auto"/>
        <w:left w:val="none" w:sz="0" w:space="0" w:color="auto"/>
        <w:bottom w:val="none" w:sz="0" w:space="0" w:color="auto"/>
        <w:right w:val="none" w:sz="0" w:space="0" w:color="auto"/>
      </w:divBdr>
    </w:div>
    <w:div w:id="1133445824">
      <w:bodyDiv w:val="1"/>
      <w:marLeft w:val="0"/>
      <w:marRight w:val="0"/>
      <w:marTop w:val="0"/>
      <w:marBottom w:val="0"/>
      <w:divBdr>
        <w:top w:val="none" w:sz="0" w:space="0" w:color="auto"/>
        <w:left w:val="none" w:sz="0" w:space="0" w:color="auto"/>
        <w:bottom w:val="none" w:sz="0" w:space="0" w:color="auto"/>
        <w:right w:val="none" w:sz="0" w:space="0" w:color="auto"/>
      </w:divBdr>
    </w:div>
    <w:div w:id="1133448473">
      <w:bodyDiv w:val="1"/>
      <w:marLeft w:val="0"/>
      <w:marRight w:val="0"/>
      <w:marTop w:val="0"/>
      <w:marBottom w:val="0"/>
      <w:divBdr>
        <w:top w:val="none" w:sz="0" w:space="0" w:color="auto"/>
        <w:left w:val="none" w:sz="0" w:space="0" w:color="auto"/>
        <w:bottom w:val="none" w:sz="0" w:space="0" w:color="auto"/>
        <w:right w:val="none" w:sz="0" w:space="0" w:color="auto"/>
      </w:divBdr>
    </w:div>
    <w:div w:id="1133524299">
      <w:bodyDiv w:val="1"/>
      <w:marLeft w:val="0"/>
      <w:marRight w:val="0"/>
      <w:marTop w:val="0"/>
      <w:marBottom w:val="0"/>
      <w:divBdr>
        <w:top w:val="none" w:sz="0" w:space="0" w:color="auto"/>
        <w:left w:val="none" w:sz="0" w:space="0" w:color="auto"/>
        <w:bottom w:val="none" w:sz="0" w:space="0" w:color="auto"/>
        <w:right w:val="none" w:sz="0" w:space="0" w:color="auto"/>
      </w:divBdr>
    </w:div>
    <w:div w:id="1133525282">
      <w:bodyDiv w:val="1"/>
      <w:marLeft w:val="0"/>
      <w:marRight w:val="0"/>
      <w:marTop w:val="0"/>
      <w:marBottom w:val="0"/>
      <w:divBdr>
        <w:top w:val="none" w:sz="0" w:space="0" w:color="auto"/>
        <w:left w:val="none" w:sz="0" w:space="0" w:color="auto"/>
        <w:bottom w:val="none" w:sz="0" w:space="0" w:color="auto"/>
        <w:right w:val="none" w:sz="0" w:space="0" w:color="auto"/>
      </w:divBdr>
    </w:div>
    <w:div w:id="1133596884">
      <w:bodyDiv w:val="1"/>
      <w:marLeft w:val="0"/>
      <w:marRight w:val="0"/>
      <w:marTop w:val="0"/>
      <w:marBottom w:val="0"/>
      <w:divBdr>
        <w:top w:val="none" w:sz="0" w:space="0" w:color="auto"/>
        <w:left w:val="none" w:sz="0" w:space="0" w:color="auto"/>
        <w:bottom w:val="none" w:sz="0" w:space="0" w:color="auto"/>
        <w:right w:val="none" w:sz="0" w:space="0" w:color="auto"/>
      </w:divBdr>
    </w:div>
    <w:div w:id="1133598890">
      <w:bodyDiv w:val="1"/>
      <w:marLeft w:val="0"/>
      <w:marRight w:val="0"/>
      <w:marTop w:val="0"/>
      <w:marBottom w:val="0"/>
      <w:divBdr>
        <w:top w:val="none" w:sz="0" w:space="0" w:color="auto"/>
        <w:left w:val="none" w:sz="0" w:space="0" w:color="auto"/>
        <w:bottom w:val="none" w:sz="0" w:space="0" w:color="auto"/>
        <w:right w:val="none" w:sz="0" w:space="0" w:color="auto"/>
      </w:divBdr>
    </w:div>
    <w:div w:id="1133913523">
      <w:bodyDiv w:val="1"/>
      <w:marLeft w:val="0"/>
      <w:marRight w:val="0"/>
      <w:marTop w:val="0"/>
      <w:marBottom w:val="0"/>
      <w:divBdr>
        <w:top w:val="none" w:sz="0" w:space="0" w:color="auto"/>
        <w:left w:val="none" w:sz="0" w:space="0" w:color="auto"/>
        <w:bottom w:val="none" w:sz="0" w:space="0" w:color="auto"/>
        <w:right w:val="none" w:sz="0" w:space="0" w:color="auto"/>
      </w:divBdr>
    </w:div>
    <w:div w:id="1134102049">
      <w:bodyDiv w:val="1"/>
      <w:marLeft w:val="0"/>
      <w:marRight w:val="0"/>
      <w:marTop w:val="0"/>
      <w:marBottom w:val="0"/>
      <w:divBdr>
        <w:top w:val="none" w:sz="0" w:space="0" w:color="auto"/>
        <w:left w:val="none" w:sz="0" w:space="0" w:color="auto"/>
        <w:bottom w:val="none" w:sz="0" w:space="0" w:color="auto"/>
        <w:right w:val="none" w:sz="0" w:space="0" w:color="auto"/>
      </w:divBdr>
    </w:div>
    <w:div w:id="1134375245">
      <w:bodyDiv w:val="1"/>
      <w:marLeft w:val="0"/>
      <w:marRight w:val="0"/>
      <w:marTop w:val="0"/>
      <w:marBottom w:val="0"/>
      <w:divBdr>
        <w:top w:val="none" w:sz="0" w:space="0" w:color="auto"/>
        <w:left w:val="none" w:sz="0" w:space="0" w:color="auto"/>
        <w:bottom w:val="none" w:sz="0" w:space="0" w:color="auto"/>
        <w:right w:val="none" w:sz="0" w:space="0" w:color="auto"/>
      </w:divBdr>
    </w:div>
    <w:div w:id="1134830382">
      <w:bodyDiv w:val="1"/>
      <w:marLeft w:val="0"/>
      <w:marRight w:val="0"/>
      <w:marTop w:val="0"/>
      <w:marBottom w:val="0"/>
      <w:divBdr>
        <w:top w:val="none" w:sz="0" w:space="0" w:color="auto"/>
        <w:left w:val="none" w:sz="0" w:space="0" w:color="auto"/>
        <w:bottom w:val="none" w:sz="0" w:space="0" w:color="auto"/>
        <w:right w:val="none" w:sz="0" w:space="0" w:color="auto"/>
      </w:divBdr>
    </w:div>
    <w:div w:id="1134830690">
      <w:bodyDiv w:val="1"/>
      <w:marLeft w:val="0"/>
      <w:marRight w:val="0"/>
      <w:marTop w:val="0"/>
      <w:marBottom w:val="0"/>
      <w:divBdr>
        <w:top w:val="none" w:sz="0" w:space="0" w:color="auto"/>
        <w:left w:val="none" w:sz="0" w:space="0" w:color="auto"/>
        <w:bottom w:val="none" w:sz="0" w:space="0" w:color="auto"/>
        <w:right w:val="none" w:sz="0" w:space="0" w:color="auto"/>
      </w:divBdr>
    </w:div>
    <w:div w:id="1135026169">
      <w:bodyDiv w:val="1"/>
      <w:marLeft w:val="0"/>
      <w:marRight w:val="0"/>
      <w:marTop w:val="0"/>
      <w:marBottom w:val="0"/>
      <w:divBdr>
        <w:top w:val="none" w:sz="0" w:space="0" w:color="auto"/>
        <w:left w:val="none" w:sz="0" w:space="0" w:color="auto"/>
        <w:bottom w:val="none" w:sz="0" w:space="0" w:color="auto"/>
        <w:right w:val="none" w:sz="0" w:space="0" w:color="auto"/>
      </w:divBdr>
    </w:div>
    <w:div w:id="1135096849">
      <w:bodyDiv w:val="1"/>
      <w:marLeft w:val="0"/>
      <w:marRight w:val="0"/>
      <w:marTop w:val="0"/>
      <w:marBottom w:val="0"/>
      <w:divBdr>
        <w:top w:val="none" w:sz="0" w:space="0" w:color="auto"/>
        <w:left w:val="none" w:sz="0" w:space="0" w:color="auto"/>
        <w:bottom w:val="none" w:sz="0" w:space="0" w:color="auto"/>
        <w:right w:val="none" w:sz="0" w:space="0" w:color="auto"/>
      </w:divBdr>
    </w:div>
    <w:div w:id="1135102757">
      <w:bodyDiv w:val="1"/>
      <w:marLeft w:val="0"/>
      <w:marRight w:val="0"/>
      <w:marTop w:val="0"/>
      <w:marBottom w:val="0"/>
      <w:divBdr>
        <w:top w:val="none" w:sz="0" w:space="0" w:color="auto"/>
        <w:left w:val="none" w:sz="0" w:space="0" w:color="auto"/>
        <w:bottom w:val="none" w:sz="0" w:space="0" w:color="auto"/>
        <w:right w:val="none" w:sz="0" w:space="0" w:color="auto"/>
      </w:divBdr>
    </w:div>
    <w:div w:id="1135172891">
      <w:bodyDiv w:val="1"/>
      <w:marLeft w:val="0"/>
      <w:marRight w:val="0"/>
      <w:marTop w:val="0"/>
      <w:marBottom w:val="0"/>
      <w:divBdr>
        <w:top w:val="none" w:sz="0" w:space="0" w:color="auto"/>
        <w:left w:val="none" w:sz="0" w:space="0" w:color="auto"/>
        <w:bottom w:val="none" w:sz="0" w:space="0" w:color="auto"/>
        <w:right w:val="none" w:sz="0" w:space="0" w:color="auto"/>
      </w:divBdr>
    </w:div>
    <w:div w:id="1135443634">
      <w:bodyDiv w:val="1"/>
      <w:marLeft w:val="0"/>
      <w:marRight w:val="0"/>
      <w:marTop w:val="0"/>
      <w:marBottom w:val="0"/>
      <w:divBdr>
        <w:top w:val="none" w:sz="0" w:space="0" w:color="auto"/>
        <w:left w:val="none" w:sz="0" w:space="0" w:color="auto"/>
        <w:bottom w:val="none" w:sz="0" w:space="0" w:color="auto"/>
        <w:right w:val="none" w:sz="0" w:space="0" w:color="auto"/>
      </w:divBdr>
    </w:div>
    <w:div w:id="1135562522">
      <w:bodyDiv w:val="1"/>
      <w:marLeft w:val="0"/>
      <w:marRight w:val="0"/>
      <w:marTop w:val="0"/>
      <w:marBottom w:val="0"/>
      <w:divBdr>
        <w:top w:val="none" w:sz="0" w:space="0" w:color="auto"/>
        <w:left w:val="none" w:sz="0" w:space="0" w:color="auto"/>
        <w:bottom w:val="none" w:sz="0" w:space="0" w:color="auto"/>
        <w:right w:val="none" w:sz="0" w:space="0" w:color="auto"/>
      </w:divBdr>
    </w:div>
    <w:div w:id="1135634617">
      <w:bodyDiv w:val="1"/>
      <w:marLeft w:val="0"/>
      <w:marRight w:val="0"/>
      <w:marTop w:val="0"/>
      <w:marBottom w:val="0"/>
      <w:divBdr>
        <w:top w:val="none" w:sz="0" w:space="0" w:color="auto"/>
        <w:left w:val="none" w:sz="0" w:space="0" w:color="auto"/>
        <w:bottom w:val="none" w:sz="0" w:space="0" w:color="auto"/>
        <w:right w:val="none" w:sz="0" w:space="0" w:color="auto"/>
      </w:divBdr>
    </w:div>
    <w:div w:id="1135680461">
      <w:bodyDiv w:val="1"/>
      <w:marLeft w:val="0"/>
      <w:marRight w:val="0"/>
      <w:marTop w:val="0"/>
      <w:marBottom w:val="0"/>
      <w:divBdr>
        <w:top w:val="none" w:sz="0" w:space="0" w:color="auto"/>
        <w:left w:val="none" w:sz="0" w:space="0" w:color="auto"/>
        <w:bottom w:val="none" w:sz="0" w:space="0" w:color="auto"/>
        <w:right w:val="none" w:sz="0" w:space="0" w:color="auto"/>
      </w:divBdr>
    </w:div>
    <w:div w:id="1135681592">
      <w:bodyDiv w:val="1"/>
      <w:marLeft w:val="0"/>
      <w:marRight w:val="0"/>
      <w:marTop w:val="0"/>
      <w:marBottom w:val="0"/>
      <w:divBdr>
        <w:top w:val="none" w:sz="0" w:space="0" w:color="auto"/>
        <w:left w:val="none" w:sz="0" w:space="0" w:color="auto"/>
        <w:bottom w:val="none" w:sz="0" w:space="0" w:color="auto"/>
        <w:right w:val="none" w:sz="0" w:space="0" w:color="auto"/>
      </w:divBdr>
    </w:div>
    <w:div w:id="1135945812">
      <w:bodyDiv w:val="1"/>
      <w:marLeft w:val="0"/>
      <w:marRight w:val="0"/>
      <w:marTop w:val="0"/>
      <w:marBottom w:val="0"/>
      <w:divBdr>
        <w:top w:val="none" w:sz="0" w:space="0" w:color="auto"/>
        <w:left w:val="none" w:sz="0" w:space="0" w:color="auto"/>
        <w:bottom w:val="none" w:sz="0" w:space="0" w:color="auto"/>
        <w:right w:val="none" w:sz="0" w:space="0" w:color="auto"/>
      </w:divBdr>
    </w:div>
    <w:div w:id="1135946014">
      <w:bodyDiv w:val="1"/>
      <w:marLeft w:val="0"/>
      <w:marRight w:val="0"/>
      <w:marTop w:val="0"/>
      <w:marBottom w:val="0"/>
      <w:divBdr>
        <w:top w:val="none" w:sz="0" w:space="0" w:color="auto"/>
        <w:left w:val="none" w:sz="0" w:space="0" w:color="auto"/>
        <w:bottom w:val="none" w:sz="0" w:space="0" w:color="auto"/>
        <w:right w:val="none" w:sz="0" w:space="0" w:color="auto"/>
      </w:divBdr>
    </w:div>
    <w:div w:id="1136097179">
      <w:bodyDiv w:val="1"/>
      <w:marLeft w:val="0"/>
      <w:marRight w:val="0"/>
      <w:marTop w:val="0"/>
      <w:marBottom w:val="0"/>
      <w:divBdr>
        <w:top w:val="none" w:sz="0" w:space="0" w:color="auto"/>
        <w:left w:val="none" w:sz="0" w:space="0" w:color="auto"/>
        <w:bottom w:val="none" w:sz="0" w:space="0" w:color="auto"/>
        <w:right w:val="none" w:sz="0" w:space="0" w:color="auto"/>
      </w:divBdr>
    </w:div>
    <w:div w:id="1136097569">
      <w:bodyDiv w:val="1"/>
      <w:marLeft w:val="0"/>
      <w:marRight w:val="0"/>
      <w:marTop w:val="0"/>
      <w:marBottom w:val="0"/>
      <w:divBdr>
        <w:top w:val="none" w:sz="0" w:space="0" w:color="auto"/>
        <w:left w:val="none" w:sz="0" w:space="0" w:color="auto"/>
        <w:bottom w:val="none" w:sz="0" w:space="0" w:color="auto"/>
        <w:right w:val="none" w:sz="0" w:space="0" w:color="auto"/>
      </w:divBdr>
    </w:div>
    <w:div w:id="1136140123">
      <w:bodyDiv w:val="1"/>
      <w:marLeft w:val="0"/>
      <w:marRight w:val="0"/>
      <w:marTop w:val="0"/>
      <w:marBottom w:val="0"/>
      <w:divBdr>
        <w:top w:val="none" w:sz="0" w:space="0" w:color="auto"/>
        <w:left w:val="none" w:sz="0" w:space="0" w:color="auto"/>
        <w:bottom w:val="none" w:sz="0" w:space="0" w:color="auto"/>
        <w:right w:val="none" w:sz="0" w:space="0" w:color="auto"/>
      </w:divBdr>
    </w:div>
    <w:div w:id="1136216174">
      <w:bodyDiv w:val="1"/>
      <w:marLeft w:val="0"/>
      <w:marRight w:val="0"/>
      <w:marTop w:val="0"/>
      <w:marBottom w:val="0"/>
      <w:divBdr>
        <w:top w:val="none" w:sz="0" w:space="0" w:color="auto"/>
        <w:left w:val="none" w:sz="0" w:space="0" w:color="auto"/>
        <w:bottom w:val="none" w:sz="0" w:space="0" w:color="auto"/>
        <w:right w:val="none" w:sz="0" w:space="0" w:color="auto"/>
      </w:divBdr>
    </w:div>
    <w:div w:id="1136483969">
      <w:bodyDiv w:val="1"/>
      <w:marLeft w:val="0"/>
      <w:marRight w:val="0"/>
      <w:marTop w:val="0"/>
      <w:marBottom w:val="0"/>
      <w:divBdr>
        <w:top w:val="none" w:sz="0" w:space="0" w:color="auto"/>
        <w:left w:val="none" w:sz="0" w:space="0" w:color="auto"/>
        <w:bottom w:val="none" w:sz="0" w:space="0" w:color="auto"/>
        <w:right w:val="none" w:sz="0" w:space="0" w:color="auto"/>
      </w:divBdr>
    </w:div>
    <w:div w:id="1136722975">
      <w:bodyDiv w:val="1"/>
      <w:marLeft w:val="0"/>
      <w:marRight w:val="0"/>
      <w:marTop w:val="0"/>
      <w:marBottom w:val="0"/>
      <w:divBdr>
        <w:top w:val="none" w:sz="0" w:space="0" w:color="auto"/>
        <w:left w:val="none" w:sz="0" w:space="0" w:color="auto"/>
        <w:bottom w:val="none" w:sz="0" w:space="0" w:color="auto"/>
        <w:right w:val="none" w:sz="0" w:space="0" w:color="auto"/>
      </w:divBdr>
    </w:div>
    <w:div w:id="1137255853">
      <w:bodyDiv w:val="1"/>
      <w:marLeft w:val="0"/>
      <w:marRight w:val="0"/>
      <w:marTop w:val="0"/>
      <w:marBottom w:val="0"/>
      <w:divBdr>
        <w:top w:val="none" w:sz="0" w:space="0" w:color="auto"/>
        <w:left w:val="none" w:sz="0" w:space="0" w:color="auto"/>
        <w:bottom w:val="none" w:sz="0" w:space="0" w:color="auto"/>
        <w:right w:val="none" w:sz="0" w:space="0" w:color="auto"/>
      </w:divBdr>
    </w:div>
    <w:div w:id="1137380267">
      <w:bodyDiv w:val="1"/>
      <w:marLeft w:val="0"/>
      <w:marRight w:val="0"/>
      <w:marTop w:val="0"/>
      <w:marBottom w:val="0"/>
      <w:divBdr>
        <w:top w:val="none" w:sz="0" w:space="0" w:color="auto"/>
        <w:left w:val="none" w:sz="0" w:space="0" w:color="auto"/>
        <w:bottom w:val="none" w:sz="0" w:space="0" w:color="auto"/>
        <w:right w:val="none" w:sz="0" w:space="0" w:color="auto"/>
      </w:divBdr>
    </w:div>
    <w:div w:id="1137382481">
      <w:bodyDiv w:val="1"/>
      <w:marLeft w:val="0"/>
      <w:marRight w:val="0"/>
      <w:marTop w:val="0"/>
      <w:marBottom w:val="0"/>
      <w:divBdr>
        <w:top w:val="none" w:sz="0" w:space="0" w:color="auto"/>
        <w:left w:val="none" w:sz="0" w:space="0" w:color="auto"/>
        <w:bottom w:val="none" w:sz="0" w:space="0" w:color="auto"/>
        <w:right w:val="none" w:sz="0" w:space="0" w:color="auto"/>
      </w:divBdr>
    </w:div>
    <w:div w:id="1137452030">
      <w:bodyDiv w:val="1"/>
      <w:marLeft w:val="0"/>
      <w:marRight w:val="0"/>
      <w:marTop w:val="0"/>
      <w:marBottom w:val="0"/>
      <w:divBdr>
        <w:top w:val="none" w:sz="0" w:space="0" w:color="auto"/>
        <w:left w:val="none" w:sz="0" w:space="0" w:color="auto"/>
        <w:bottom w:val="none" w:sz="0" w:space="0" w:color="auto"/>
        <w:right w:val="none" w:sz="0" w:space="0" w:color="auto"/>
      </w:divBdr>
    </w:div>
    <w:div w:id="1137531162">
      <w:bodyDiv w:val="1"/>
      <w:marLeft w:val="0"/>
      <w:marRight w:val="0"/>
      <w:marTop w:val="0"/>
      <w:marBottom w:val="0"/>
      <w:divBdr>
        <w:top w:val="none" w:sz="0" w:space="0" w:color="auto"/>
        <w:left w:val="none" w:sz="0" w:space="0" w:color="auto"/>
        <w:bottom w:val="none" w:sz="0" w:space="0" w:color="auto"/>
        <w:right w:val="none" w:sz="0" w:space="0" w:color="auto"/>
      </w:divBdr>
    </w:div>
    <w:div w:id="1137793648">
      <w:bodyDiv w:val="1"/>
      <w:marLeft w:val="0"/>
      <w:marRight w:val="0"/>
      <w:marTop w:val="0"/>
      <w:marBottom w:val="0"/>
      <w:divBdr>
        <w:top w:val="none" w:sz="0" w:space="0" w:color="auto"/>
        <w:left w:val="none" w:sz="0" w:space="0" w:color="auto"/>
        <w:bottom w:val="none" w:sz="0" w:space="0" w:color="auto"/>
        <w:right w:val="none" w:sz="0" w:space="0" w:color="auto"/>
      </w:divBdr>
    </w:div>
    <w:div w:id="1137800689">
      <w:bodyDiv w:val="1"/>
      <w:marLeft w:val="0"/>
      <w:marRight w:val="0"/>
      <w:marTop w:val="0"/>
      <w:marBottom w:val="0"/>
      <w:divBdr>
        <w:top w:val="none" w:sz="0" w:space="0" w:color="auto"/>
        <w:left w:val="none" w:sz="0" w:space="0" w:color="auto"/>
        <w:bottom w:val="none" w:sz="0" w:space="0" w:color="auto"/>
        <w:right w:val="none" w:sz="0" w:space="0" w:color="auto"/>
      </w:divBdr>
    </w:div>
    <w:div w:id="1137996164">
      <w:bodyDiv w:val="1"/>
      <w:marLeft w:val="0"/>
      <w:marRight w:val="0"/>
      <w:marTop w:val="0"/>
      <w:marBottom w:val="0"/>
      <w:divBdr>
        <w:top w:val="none" w:sz="0" w:space="0" w:color="auto"/>
        <w:left w:val="none" w:sz="0" w:space="0" w:color="auto"/>
        <w:bottom w:val="none" w:sz="0" w:space="0" w:color="auto"/>
        <w:right w:val="none" w:sz="0" w:space="0" w:color="auto"/>
      </w:divBdr>
    </w:div>
    <w:div w:id="1138108229">
      <w:bodyDiv w:val="1"/>
      <w:marLeft w:val="0"/>
      <w:marRight w:val="0"/>
      <w:marTop w:val="0"/>
      <w:marBottom w:val="0"/>
      <w:divBdr>
        <w:top w:val="none" w:sz="0" w:space="0" w:color="auto"/>
        <w:left w:val="none" w:sz="0" w:space="0" w:color="auto"/>
        <w:bottom w:val="none" w:sz="0" w:space="0" w:color="auto"/>
        <w:right w:val="none" w:sz="0" w:space="0" w:color="auto"/>
      </w:divBdr>
    </w:div>
    <w:div w:id="1138186306">
      <w:bodyDiv w:val="1"/>
      <w:marLeft w:val="0"/>
      <w:marRight w:val="0"/>
      <w:marTop w:val="0"/>
      <w:marBottom w:val="0"/>
      <w:divBdr>
        <w:top w:val="none" w:sz="0" w:space="0" w:color="auto"/>
        <w:left w:val="none" w:sz="0" w:space="0" w:color="auto"/>
        <w:bottom w:val="none" w:sz="0" w:space="0" w:color="auto"/>
        <w:right w:val="none" w:sz="0" w:space="0" w:color="auto"/>
      </w:divBdr>
    </w:div>
    <w:div w:id="1138260591">
      <w:bodyDiv w:val="1"/>
      <w:marLeft w:val="0"/>
      <w:marRight w:val="0"/>
      <w:marTop w:val="0"/>
      <w:marBottom w:val="0"/>
      <w:divBdr>
        <w:top w:val="none" w:sz="0" w:space="0" w:color="auto"/>
        <w:left w:val="none" w:sz="0" w:space="0" w:color="auto"/>
        <w:bottom w:val="none" w:sz="0" w:space="0" w:color="auto"/>
        <w:right w:val="none" w:sz="0" w:space="0" w:color="auto"/>
      </w:divBdr>
    </w:div>
    <w:div w:id="1138304025">
      <w:bodyDiv w:val="1"/>
      <w:marLeft w:val="0"/>
      <w:marRight w:val="0"/>
      <w:marTop w:val="0"/>
      <w:marBottom w:val="0"/>
      <w:divBdr>
        <w:top w:val="none" w:sz="0" w:space="0" w:color="auto"/>
        <w:left w:val="none" w:sz="0" w:space="0" w:color="auto"/>
        <w:bottom w:val="none" w:sz="0" w:space="0" w:color="auto"/>
        <w:right w:val="none" w:sz="0" w:space="0" w:color="auto"/>
      </w:divBdr>
    </w:div>
    <w:div w:id="1138379941">
      <w:bodyDiv w:val="1"/>
      <w:marLeft w:val="0"/>
      <w:marRight w:val="0"/>
      <w:marTop w:val="0"/>
      <w:marBottom w:val="0"/>
      <w:divBdr>
        <w:top w:val="none" w:sz="0" w:space="0" w:color="auto"/>
        <w:left w:val="none" w:sz="0" w:space="0" w:color="auto"/>
        <w:bottom w:val="none" w:sz="0" w:space="0" w:color="auto"/>
        <w:right w:val="none" w:sz="0" w:space="0" w:color="auto"/>
      </w:divBdr>
    </w:div>
    <w:div w:id="1138493269">
      <w:bodyDiv w:val="1"/>
      <w:marLeft w:val="0"/>
      <w:marRight w:val="0"/>
      <w:marTop w:val="0"/>
      <w:marBottom w:val="0"/>
      <w:divBdr>
        <w:top w:val="none" w:sz="0" w:space="0" w:color="auto"/>
        <w:left w:val="none" w:sz="0" w:space="0" w:color="auto"/>
        <w:bottom w:val="none" w:sz="0" w:space="0" w:color="auto"/>
        <w:right w:val="none" w:sz="0" w:space="0" w:color="auto"/>
      </w:divBdr>
    </w:div>
    <w:div w:id="1138641895">
      <w:bodyDiv w:val="1"/>
      <w:marLeft w:val="0"/>
      <w:marRight w:val="0"/>
      <w:marTop w:val="0"/>
      <w:marBottom w:val="0"/>
      <w:divBdr>
        <w:top w:val="none" w:sz="0" w:space="0" w:color="auto"/>
        <w:left w:val="none" w:sz="0" w:space="0" w:color="auto"/>
        <w:bottom w:val="none" w:sz="0" w:space="0" w:color="auto"/>
        <w:right w:val="none" w:sz="0" w:space="0" w:color="auto"/>
      </w:divBdr>
    </w:div>
    <w:div w:id="1138836202">
      <w:bodyDiv w:val="1"/>
      <w:marLeft w:val="0"/>
      <w:marRight w:val="0"/>
      <w:marTop w:val="0"/>
      <w:marBottom w:val="0"/>
      <w:divBdr>
        <w:top w:val="none" w:sz="0" w:space="0" w:color="auto"/>
        <w:left w:val="none" w:sz="0" w:space="0" w:color="auto"/>
        <w:bottom w:val="none" w:sz="0" w:space="0" w:color="auto"/>
        <w:right w:val="none" w:sz="0" w:space="0" w:color="auto"/>
      </w:divBdr>
    </w:div>
    <w:div w:id="1138913964">
      <w:bodyDiv w:val="1"/>
      <w:marLeft w:val="0"/>
      <w:marRight w:val="0"/>
      <w:marTop w:val="0"/>
      <w:marBottom w:val="0"/>
      <w:divBdr>
        <w:top w:val="none" w:sz="0" w:space="0" w:color="auto"/>
        <w:left w:val="none" w:sz="0" w:space="0" w:color="auto"/>
        <w:bottom w:val="none" w:sz="0" w:space="0" w:color="auto"/>
        <w:right w:val="none" w:sz="0" w:space="0" w:color="auto"/>
      </w:divBdr>
    </w:div>
    <w:div w:id="1139229072">
      <w:bodyDiv w:val="1"/>
      <w:marLeft w:val="0"/>
      <w:marRight w:val="0"/>
      <w:marTop w:val="0"/>
      <w:marBottom w:val="0"/>
      <w:divBdr>
        <w:top w:val="none" w:sz="0" w:space="0" w:color="auto"/>
        <w:left w:val="none" w:sz="0" w:space="0" w:color="auto"/>
        <w:bottom w:val="none" w:sz="0" w:space="0" w:color="auto"/>
        <w:right w:val="none" w:sz="0" w:space="0" w:color="auto"/>
      </w:divBdr>
    </w:div>
    <w:div w:id="1139692923">
      <w:bodyDiv w:val="1"/>
      <w:marLeft w:val="0"/>
      <w:marRight w:val="0"/>
      <w:marTop w:val="0"/>
      <w:marBottom w:val="0"/>
      <w:divBdr>
        <w:top w:val="none" w:sz="0" w:space="0" w:color="auto"/>
        <w:left w:val="none" w:sz="0" w:space="0" w:color="auto"/>
        <w:bottom w:val="none" w:sz="0" w:space="0" w:color="auto"/>
        <w:right w:val="none" w:sz="0" w:space="0" w:color="auto"/>
      </w:divBdr>
    </w:div>
    <w:div w:id="1139765909">
      <w:bodyDiv w:val="1"/>
      <w:marLeft w:val="0"/>
      <w:marRight w:val="0"/>
      <w:marTop w:val="0"/>
      <w:marBottom w:val="0"/>
      <w:divBdr>
        <w:top w:val="none" w:sz="0" w:space="0" w:color="auto"/>
        <w:left w:val="none" w:sz="0" w:space="0" w:color="auto"/>
        <w:bottom w:val="none" w:sz="0" w:space="0" w:color="auto"/>
        <w:right w:val="none" w:sz="0" w:space="0" w:color="auto"/>
      </w:divBdr>
    </w:div>
    <w:div w:id="1139954271">
      <w:bodyDiv w:val="1"/>
      <w:marLeft w:val="0"/>
      <w:marRight w:val="0"/>
      <w:marTop w:val="0"/>
      <w:marBottom w:val="0"/>
      <w:divBdr>
        <w:top w:val="none" w:sz="0" w:space="0" w:color="auto"/>
        <w:left w:val="none" w:sz="0" w:space="0" w:color="auto"/>
        <w:bottom w:val="none" w:sz="0" w:space="0" w:color="auto"/>
        <w:right w:val="none" w:sz="0" w:space="0" w:color="auto"/>
      </w:divBdr>
    </w:div>
    <w:div w:id="1140029307">
      <w:bodyDiv w:val="1"/>
      <w:marLeft w:val="0"/>
      <w:marRight w:val="0"/>
      <w:marTop w:val="0"/>
      <w:marBottom w:val="0"/>
      <w:divBdr>
        <w:top w:val="none" w:sz="0" w:space="0" w:color="auto"/>
        <w:left w:val="none" w:sz="0" w:space="0" w:color="auto"/>
        <w:bottom w:val="none" w:sz="0" w:space="0" w:color="auto"/>
        <w:right w:val="none" w:sz="0" w:space="0" w:color="auto"/>
      </w:divBdr>
    </w:div>
    <w:div w:id="1140078517">
      <w:bodyDiv w:val="1"/>
      <w:marLeft w:val="0"/>
      <w:marRight w:val="0"/>
      <w:marTop w:val="0"/>
      <w:marBottom w:val="0"/>
      <w:divBdr>
        <w:top w:val="none" w:sz="0" w:space="0" w:color="auto"/>
        <w:left w:val="none" w:sz="0" w:space="0" w:color="auto"/>
        <w:bottom w:val="none" w:sz="0" w:space="0" w:color="auto"/>
        <w:right w:val="none" w:sz="0" w:space="0" w:color="auto"/>
      </w:divBdr>
    </w:div>
    <w:div w:id="1140223544">
      <w:bodyDiv w:val="1"/>
      <w:marLeft w:val="0"/>
      <w:marRight w:val="0"/>
      <w:marTop w:val="0"/>
      <w:marBottom w:val="0"/>
      <w:divBdr>
        <w:top w:val="none" w:sz="0" w:space="0" w:color="auto"/>
        <w:left w:val="none" w:sz="0" w:space="0" w:color="auto"/>
        <w:bottom w:val="none" w:sz="0" w:space="0" w:color="auto"/>
        <w:right w:val="none" w:sz="0" w:space="0" w:color="auto"/>
      </w:divBdr>
    </w:div>
    <w:div w:id="1140272948">
      <w:bodyDiv w:val="1"/>
      <w:marLeft w:val="0"/>
      <w:marRight w:val="0"/>
      <w:marTop w:val="0"/>
      <w:marBottom w:val="0"/>
      <w:divBdr>
        <w:top w:val="none" w:sz="0" w:space="0" w:color="auto"/>
        <w:left w:val="none" w:sz="0" w:space="0" w:color="auto"/>
        <w:bottom w:val="none" w:sz="0" w:space="0" w:color="auto"/>
        <w:right w:val="none" w:sz="0" w:space="0" w:color="auto"/>
      </w:divBdr>
    </w:div>
    <w:div w:id="1140422338">
      <w:bodyDiv w:val="1"/>
      <w:marLeft w:val="0"/>
      <w:marRight w:val="0"/>
      <w:marTop w:val="0"/>
      <w:marBottom w:val="0"/>
      <w:divBdr>
        <w:top w:val="none" w:sz="0" w:space="0" w:color="auto"/>
        <w:left w:val="none" w:sz="0" w:space="0" w:color="auto"/>
        <w:bottom w:val="none" w:sz="0" w:space="0" w:color="auto"/>
        <w:right w:val="none" w:sz="0" w:space="0" w:color="auto"/>
      </w:divBdr>
    </w:div>
    <w:div w:id="1140535456">
      <w:bodyDiv w:val="1"/>
      <w:marLeft w:val="0"/>
      <w:marRight w:val="0"/>
      <w:marTop w:val="0"/>
      <w:marBottom w:val="0"/>
      <w:divBdr>
        <w:top w:val="none" w:sz="0" w:space="0" w:color="auto"/>
        <w:left w:val="none" w:sz="0" w:space="0" w:color="auto"/>
        <w:bottom w:val="none" w:sz="0" w:space="0" w:color="auto"/>
        <w:right w:val="none" w:sz="0" w:space="0" w:color="auto"/>
      </w:divBdr>
    </w:div>
    <w:div w:id="1140686126">
      <w:bodyDiv w:val="1"/>
      <w:marLeft w:val="0"/>
      <w:marRight w:val="0"/>
      <w:marTop w:val="0"/>
      <w:marBottom w:val="0"/>
      <w:divBdr>
        <w:top w:val="none" w:sz="0" w:space="0" w:color="auto"/>
        <w:left w:val="none" w:sz="0" w:space="0" w:color="auto"/>
        <w:bottom w:val="none" w:sz="0" w:space="0" w:color="auto"/>
        <w:right w:val="none" w:sz="0" w:space="0" w:color="auto"/>
      </w:divBdr>
    </w:div>
    <w:div w:id="1140852023">
      <w:bodyDiv w:val="1"/>
      <w:marLeft w:val="0"/>
      <w:marRight w:val="0"/>
      <w:marTop w:val="0"/>
      <w:marBottom w:val="0"/>
      <w:divBdr>
        <w:top w:val="none" w:sz="0" w:space="0" w:color="auto"/>
        <w:left w:val="none" w:sz="0" w:space="0" w:color="auto"/>
        <w:bottom w:val="none" w:sz="0" w:space="0" w:color="auto"/>
        <w:right w:val="none" w:sz="0" w:space="0" w:color="auto"/>
      </w:divBdr>
    </w:div>
    <w:div w:id="1140920412">
      <w:bodyDiv w:val="1"/>
      <w:marLeft w:val="0"/>
      <w:marRight w:val="0"/>
      <w:marTop w:val="0"/>
      <w:marBottom w:val="0"/>
      <w:divBdr>
        <w:top w:val="none" w:sz="0" w:space="0" w:color="auto"/>
        <w:left w:val="none" w:sz="0" w:space="0" w:color="auto"/>
        <w:bottom w:val="none" w:sz="0" w:space="0" w:color="auto"/>
        <w:right w:val="none" w:sz="0" w:space="0" w:color="auto"/>
      </w:divBdr>
    </w:div>
    <w:div w:id="1141268085">
      <w:bodyDiv w:val="1"/>
      <w:marLeft w:val="0"/>
      <w:marRight w:val="0"/>
      <w:marTop w:val="0"/>
      <w:marBottom w:val="0"/>
      <w:divBdr>
        <w:top w:val="none" w:sz="0" w:space="0" w:color="auto"/>
        <w:left w:val="none" w:sz="0" w:space="0" w:color="auto"/>
        <w:bottom w:val="none" w:sz="0" w:space="0" w:color="auto"/>
        <w:right w:val="none" w:sz="0" w:space="0" w:color="auto"/>
      </w:divBdr>
    </w:div>
    <w:div w:id="1141340080">
      <w:bodyDiv w:val="1"/>
      <w:marLeft w:val="0"/>
      <w:marRight w:val="0"/>
      <w:marTop w:val="0"/>
      <w:marBottom w:val="0"/>
      <w:divBdr>
        <w:top w:val="none" w:sz="0" w:space="0" w:color="auto"/>
        <w:left w:val="none" w:sz="0" w:space="0" w:color="auto"/>
        <w:bottom w:val="none" w:sz="0" w:space="0" w:color="auto"/>
        <w:right w:val="none" w:sz="0" w:space="0" w:color="auto"/>
      </w:divBdr>
    </w:div>
    <w:div w:id="1141340871">
      <w:bodyDiv w:val="1"/>
      <w:marLeft w:val="0"/>
      <w:marRight w:val="0"/>
      <w:marTop w:val="0"/>
      <w:marBottom w:val="0"/>
      <w:divBdr>
        <w:top w:val="none" w:sz="0" w:space="0" w:color="auto"/>
        <w:left w:val="none" w:sz="0" w:space="0" w:color="auto"/>
        <w:bottom w:val="none" w:sz="0" w:space="0" w:color="auto"/>
        <w:right w:val="none" w:sz="0" w:space="0" w:color="auto"/>
      </w:divBdr>
    </w:div>
    <w:div w:id="1141926222">
      <w:bodyDiv w:val="1"/>
      <w:marLeft w:val="0"/>
      <w:marRight w:val="0"/>
      <w:marTop w:val="0"/>
      <w:marBottom w:val="0"/>
      <w:divBdr>
        <w:top w:val="none" w:sz="0" w:space="0" w:color="auto"/>
        <w:left w:val="none" w:sz="0" w:space="0" w:color="auto"/>
        <w:bottom w:val="none" w:sz="0" w:space="0" w:color="auto"/>
        <w:right w:val="none" w:sz="0" w:space="0" w:color="auto"/>
      </w:divBdr>
    </w:div>
    <w:div w:id="1141994883">
      <w:bodyDiv w:val="1"/>
      <w:marLeft w:val="0"/>
      <w:marRight w:val="0"/>
      <w:marTop w:val="0"/>
      <w:marBottom w:val="0"/>
      <w:divBdr>
        <w:top w:val="none" w:sz="0" w:space="0" w:color="auto"/>
        <w:left w:val="none" w:sz="0" w:space="0" w:color="auto"/>
        <w:bottom w:val="none" w:sz="0" w:space="0" w:color="auto"/>
        <w:right w:val="none" w:sz="0" w:space="0" w:color="auto"/>
      </w:divBdr>
    </w:div>
    <w:div w:id="1142036651">
      <w:bodyDiv w:val="1"/>
      <w:marLeft w:val="0"/>
      <w:marRight w:val="0"/>
      <w:marTop w:val="0"/>
      <w:marBottom w:val="0"/>
      <w:divBdr>
        <w:top w:val="none" w:sz="0" w:space="0" w:color="auto"/>
        <w:left w:val="none" w:sz="0" w:space="0" w:color="auto"/>
        <w:bottom w:val="none" w:sz="0" w:space="0" w:color="auto"/>
        <w:right w:val="none" w:sz="0" w:space="0" w:color="auto"/>
      </w:divBdr>
    </w:div>
    <w:div w:id="1142038646">
      <w:bodyDiv w:val="1"/>
      <w:marLeft w:val="0"/>
      <w:marRight w:val="0"/>
      <w:marTop w:val="0"/>
      <w:marBottom w:val="0"/>
      <w:divBdr>
        <w:top w:val="none" w:sz="0" w:space="0" w:color="auto"/>
        <w:left w:val="none" w:sz="0" w:space="0" w:color="auto"/>
        <w:bottom w:val="none" w:sz="0" w:space="0" w:color="auto"/>
        <w:right w:val="none" w:sz="0" w:space="0" w:color="auto"/>
      </w:divBdr>
    </w:div>
    <w:div w:id="1142309956">
      <w:bodyDiv w:val="1"/>
      <w:marLeft w:val="0"/>
      <w:marRight w:val="0"/>
      <w:marTop w:val="0"/>
      <w:marBottom w:val="0"/>
      <w:divBdr>
        <w:top w:val="none" w:sz="0" w:space="0" w:color="auto"/>
        <w:left w:val="none" w:sz="0" w:space="0" w:color="auto"/>
        <w:bottom w:val="none" w:sz="0" w:space="0" w:color="auto"/>
        <w:right w:val="none" w:sz="0" w:space="0" w:color="auto"/>
      </w:divBdr>
    </w:div>
    <w:div w:id="1142381226">
      <w:bodyDiv w:val="1"/>
      <w:marLeft w:val="0"/>
      <w:marRight w:val="0"/>
      <w:marTop w:val="0"/>
      <w:marBottom w:val="0"/>
      <w:divBdr>
        <w:top w:val="none" w:sz="0" w:space="0" w:color="auto"/>
        <w:left w:val="none" w:sz="0" w:space="0" w:color="auto"/>
        <w:bottom w:val="none" w:sz="0" w:space="0" w:color="auto"/>
        <w:right w:val="none" w:sz="0" w:space="0" w:color="auto"/>
      </w:divBdr>
    </w:div>
    <w:div w:id="1142502412">
      <w:bodyDiv w:val="1"/>
      <w:marLeft w:val="0"/>
      <w:marRight w:val="0"/>
      <w:marTop w:val="0"/>
      <w:marBottom w:val="0"/>
      <w:divBdr>
        <w:top w:val="none" w:sz="0" w:space="0" w:color="auto"/>
        <w:left w:val="none" w:sz="0" w:space="0" w:color="auto"/>
        <w:bottom w:val="none" w:sz="0" w:space="0" w:color="auto"/>
        <w:right w:val="none" w:sz="0" w:space="0" w:color="auto"/>
      </w:divBdr>
    </w:div>
    <w:div w:id="1143279220">
      <w:bodyDiv w:val="1"/>
      <w:marLeft w:val="0"/>
      <w:marRight w:val="0"/>
      <w:marTop w:val="0"/>
      <w:marBottom w:val="0"/>
      <w:divBdr>
        <w:top w:val="none" w:sz="0" w:space="0" w:color="auto"/>
        <w:left w:val="none" w:sz="0" w:space="0" w:color="auto"/>
        <w:bottom w:val="none" w:sz="0" w:space="0" w:color="auto"/>
        <w:right w:val="none" w:sz="0" w:space="0" w:color="auto"/>
      </w:divBdr>
    </w:div>
    <w:div w:id="1143543621">
      <w:bodyDiv w:val="1"/>
      <w:marLeft w:val="0"/>
      <w:marRight w:val="0"/>
      <w:marTop w:val="0"/>
      <w:marBottom w:val="0"/>
      <w:divBdr>
        <w:top w:val="none" w:sz="0" w:space="0" w:color="auto"/>
        <w:left w:val="none" w:sz="0" w:space="0" w:color="auto"/>
        <w:bottom w:val="none" w:sz="0" w:space="0" w:color="auto"/>
        <w:right w:val="none" w:sz="0" w:space="0" w:color="auto"/>
      </w:divBdr>
    </w:div>
    <w:div w:id="1143736280">
      <w:bodyDiv w:val="1"/>
      <w:marLeft w:val="0"/>
      <w:marRight w:val="0"/>
      <w:marTop w:val="0"/>
      <w:marBottom w:val="0"/>
      <w:divBdr>
        <w:top w:val="none" w:sz="0" w:space="0" w:color="auto"/>
        <w:left w:val="none" w:sz="0" w:space="0" w:color="auto"/>
        <w:bottom w:val="none" w:sz="0" w:space="0" w:color="auto"/>
        <w:right w:val="none" w:sz="0" w:space="0" w:color="auto"/>
      </w:divBdr>
    </w:div>
    <w:div w:id="1143932035">
      <w:bodyDiv w:val="1"/>
      <w:marLeft w:val="0"/>
      <w:marRight w:val="0"/>
      <w:marTop w:val="0"/>
      <w:marBottom w:val="0"/>
      <w:divBdr>
        <w:top w:val="none" w:sz="0" w:space="0" w:color="auto"/>
        <w:left w:val="none" w:sz="0" w:space="0" w:color="auto"/>
        <w:bottom w:val="none" w:sz="0" w:space="0" w:color="auto"/>
        <w:right w:val="none" w:sz="0" w:space="0" w:color="auto"/>
      </w:divBdr>
    </w:div>
    <w:div w:id="1144351778">
      <w:bodyDiv w:val="1"/>
      <w:marLeft w:val="0"/>
      <w:marRight w:val="0"/>
      <w:marTop w:val="0"/>
      <w:marBottom w:val="0"/>
      <w:divBdr>
        <w:top w:val="none" w:sz="0" w:space="0" w:color="auto"/>
        <w:left w:val="none" w:sz="0" w:space="0" w:color="auto"/>
        <w:bottom w:val="none" w:sz="0" w:space="0" w:color="auto"/>
        <w:right w:val="none" w:sz="0" w:space="0" w:color="auto"/>
      </w:divBdr>
    </w:div>
    <w:div w:id="1144465478">
      <w:bodyDiv w:val="1"/>
      <w:marLeft w:val="0"/>
      <w:marRight w:val="0"/>
      <w:marTop w:val="0"/>
      <w:marBottom w:val="0"/>
      <w:divBdr>
        <w:top w:val="none" w:sz="0" w:space="0" w:color="auto"/>
        <w:left w:val="none" w:sz="0" w:space="0" w:color="auto"/>
        <w:bottom w:val="none" w:sz="0" w:space="0" w:color="auto"/>
        <w:right w:val="none" w:sz="0" w:space="0" w:color="auto"/>
      </w:divBdr>
    </w:div>
    <w:div w:id="1144588287">
      <w:bodyDiv w:val="1"/>
      <w:marLeft w:val="0"/>
      <w:marRight w:val="0"/>
      <w:marTop w:val="0"/>
      <w:marBottom w:val="0"/>
      <w:divBdr>
        <w:top w:val="none" w:sz="0" w:space="0" w:color="auto"/>
        <w:left w:val="none" w:sz="0" w:space="0" w:color="auto"/>
        <w:bottom w:val="none" w:sz="0" w:space="0" w:color="auto"/>
        <w:right w:val="none" w:sz="0" w:space="0" w:color="auto"/>
      </w:divBdr>
    </w:div>
    <w:div w:id="1144856398">
      <w:bodyDiv w:val="1"/>
      <w:marLeft w:val="0"/>
      <w:marRight w:val="0"/>
      <w:marTop w:val="0"/>
      <w:marBottom w:val="0"/>
      <w:divBdr>
        <w:top w:val="none" w:sz="0" w:space="0" w:color="auto"/>
        <w:left w:val="none" w:sz="0" w:space="0" w:color="auto"/>
        <w:bottom w:val="none" w:sz="0" w:space="0" w:color="auto"/>
        <w:right w:val="none" w:sz="0" w:space="0" w:color="auto"/>
      </w:divBdr>
    </w:div>
    <w:div w:id="1145045971">
      <w:bodyDiv w:val="1"/>
      <w:marLeft w:val="0"/>
      <w:marRight w:val="0"/>
      <w:marTop w:val="0"/>
      <w:marBottom w:val="0"/>
      <w:divBdr>
        <w:top w:val="none" w:sz="0" w:space="0" w:color="auto"/>
        <w:left w:val="none" w:sz="0" w:space="0" w:color="auto"/>
        <w:bottom w:val="none" w:sz="0" w:space="0" w:color="auto"/>
        <w:right w:val="none" w:sz="0" w:space="0" w:color="auto"/>
      </w:divBdr>
    </w:div>
    <w:div w:id="1145124143">
      <w:bodyDiv w:val="1"/>
      <w:marLeft w:val="0"/>
      <w:marRight w:val="0"/>
      <w:marTop w:val="0"/>
      <w:marBottom w:val="0"/>
      <w:divBdr>
        <w:top w:val="none" w:sz="0" w:space="0" w:color="auto"/>
        <w:left w:val="none" w:sz="0" w:space="0" w:color="auto"/>
        <w:bottom w:val="none" w:sz="0" w:space="0" w:color="auto"/>
        <w:right w:val="none" w:sz="0" w:space="0" w:color="auto"/>
      </w:divBdr>
    </w:div>
    <w:div w:id="1145199003">
      <w:bodyDiv w:val="1"/>
      <w:marLeft w:val="0"/>
      <w:marRight w:val="0"/>
      <w:marTop w:val="0"/>
      <w:marBottom w:val="0"/>
      <w:divBdr>
        <w:top w:val="none" w:sz="0" w:space="0" w:color="auto"/>
        <w:left w:val="none" w:sz="0" w:space="0" w:color="auto"/>
        <w:bottom w:val="none" w:sz="0" w:space="0" w:color="auto"/>
        <w:right w:val="none" w:sz="0" w:space="0" w:color="auto"/>
      </w:divBdr>
    </w:div>
    <w:div w:id="1145246473">
      <w:bodyDiv w:val="1"/>
      <w:marLeft w:val="0"/>
      <w:marRight w:val="0"/>
      <w:marTop w:val="0"/>
      <w:marBottom w:val="0"/>
      <w:divBdr>
        <w:top w:val="none" w:sz="0" w:space="0" w:color="auto"/>
        <w:left w:val="none" w:sz="0" w:space="0" w:color="auto"/>
        <w:bottom w:val="none" w:sz="0" w:space="0" w:color="auto"/>
        <w:right w:val="none" w:sz="0" w:space="0" w:color="auto"/>
      </w:divBdr>
    </w:div>
    <w:div w:id="1145664083">
      <w:bodyDiv w:val="1"/>
      <w:marLeft w:val="0"/>
      <w:marRight w:val="0"/>
      <w:marTop w:val="0"/>
      <w:marBottom w:val="0"/>
      <w:divBdr>
        <w:top w:val="none" w:sz="0" w:space="0" w:color="auto"/>
        <w:left w:val="none" w:sz="0" w:space="0" w:color="auto"/>
        <w:bottom w:val="none" w:sz="0" w:space="0" w:color="auto"/>
        <w:right w:val="none" w:sz="0" w:space="0" w:color="auto"/>
      </w:divBdr>
    </w:div>
    <w:div w:id="1146046395">
      <w:bodyDiv w:val="1"/>
      <w:marLeft w:val="0"/>
      <w:marRight w:val="0"/>
      <w:marTop w:val="0"/>
      <w:marBottom w:val="0"/>
      <w:divBdr>
        <w:top w:val="none" w:sz="0" w:space="0" w:color="auto"/>
        <w:left w:val="none" w:sz="0" w:space="0" w:color="auto"/>
        <w:bottom w:val="none" w:sz="0" w:space="0" w:color="auto"/>
        <w:right w:val="none" w:sz="0" w:space="0" w:color="auto"/>
      </w:divBdr>
    </w:div>
    <w:div w:id="1146121523">
      <w:bodyDiv w:val="1"/>
      <w:marLeft w:val="0"/>
      <w:marRight w:val="0"/>
      <w:marTop w:val="0"/>
      <w:marBottom w:val="0"/>
      <w:divBdr>
        <w:top w:val="none" w:sz="0" w:space="0" w:color="auto"/>
        <w:left w:val="none" w:sz="0" w:space="0" w:color="auto"/>
        <w:bottom w:val="none" w:sz="0" w:space="0" w:color="auto"/>
        <w:right w:val="none" w:sz="0" w:space="0" w:color="auto"/>
      </w:divBdr>
    </w:div>
    <w:div w:id="1146314630">
      <w:bodyDiv w:val="1"/>
      <w:marLeft w:val="0"/>
      <w:marRight w:val="0"/>
      <w:marTop w:val="0"/>
      <w:marBottom w:val="0"/>
      <w:divBdr>
        <w:top w:val="none" w:sz="0" w:space="0" w:color="auto"/>
        <w:left w:val="none" w:sz="0" w:space="0" w:color="auto"/>
        <w:bottom w:val="none" w:sz="0" w:space="0" w:color="auto"/>
        <w:right w:val="none" w:sz="0" w:space="0" w:color="auto"/>
      </w:divBdr>
    </w:div>
    <w:div w:id="1146511221">
      <w:bodyDiv w:val="1"/>
      <w:marLeft w:val="0"/>
      <w:marRight w:val="0"/>
      <w:marTop w:val="0"/>
      <w:marBottom w:val="0"/>
      <w:divBdr>
        <w:top w:val="none" w:sz="0" w:space="0" w:color="auto"/>
        <w:left w:val="none" w:sz="0" w:space="0" w:color="auto"/>
        <w:bottom w:val="none" w:sz="0" w:space="0" w:color="auto"/>
        <w:right w:val="none" w:sz="0" w:space="0" w:color="auto"/>
      </w:divBdr>
    </w:div>
    <w:div w:id="1146778719">
      <w:bodyDiv w:val="1"/>
      <w:marLeft w:val="0"/>
      <w:marRight w:val="0"/>
      <w:marTop w:val="0"/>
      <w:marBottom w:val="0"/>
      <w:divBdr>
        <w:top w:val="none" w:sz="0" w:space="0" w:color="auto"/>
        <w:left w:val="none" w:sz="0" w:space="0" w:color="auto"/>
        <w:bottom w:val="none" w:sz="0" w:space="0" w:color="auto"/>
        <w:right w:val="none" w:sz="0" w:space="0" w:color="auto"/>
      </w:divBdr>
    </w:div>
    <w:div w:id="1146822403">
      <w:bodyDiv w:val="1"/>
      <w:marLeft w:val="0"/>
      <w:marRight w:val="0"/>
      <w:marTop w:val="0"/>
      <w:marBottom w:val="0"/>
      <w:divBdr>
        <w:top w:val="none" w:sz="0" w:space="0" w:color="auto"/>
        <w:left w:val="none" w:sz="0" w:space="0" w:color="auto"/>
        <w:bottom w:val="none" w:sz="0" w:space="0" w:color="auto"/>
        <w:right w:val="none" w:sz="0" w:space="0" w:color="auto"/>
      </w:divBdr>
    </w:div>
    <w:div w:id="1147285975">
      <w:bodyDiv w:val="1"/>
      <w:marLeft w:val="0"/>
      <w:marRight w:val="0"/>
      <w:marTop w:val="0"/>
      <w:marBottom w:val="0"/>
      <w:divBdr>
        <w:top w:val="none" w:sz="0" w:space="0" w:color="auto"/>
        <w:left w:val="none" w:sz="0" w:space="0" w:color="auto"/>
        <w:bottom w:val="none" w:sz="0" w:space="0" w:color="auto"/>
        <w:right w:val="none" w:sz="0" w:space="0" w:color="auto"/>
      </w:divBdr>
    </w:div>
    <w:div w:id="1147432775">
      <w:bodyDiv w:val="1"/>
      <w:marLeft w:val="0"/>
      <w:marRight w:val="0"/>
      <w:marTop w:val="0"/>
      <w:marBottom w:val="0"/>
      <w:divBdr>
        <w:top w:val="none" w:sz="0" w:space="0" w:color="auto"/>
        <w:left w:val="none" w:sz="0" w:space="0" w:color="auto"/>
        <w:bottom w:val="none" w:sz="0" w:space="0" w:color="auto"/>
        <w:right w:val="none" w:sz="0" w:space="0" w:color="auto"/>
      </w:divBdr>
    </w:div>
    <w:div w:id="1147436124">
      <w:bodyDiv w:val="1"/>
      <w:marLeft w:val="0"/>
      <w:marRight w:val="0"/>
      <w:marTop w:val="0"/>
      <w:marBottom w:val="0"/>
      <w:divBdr>
        <w:top w:val="none" w:sz="0" w:space="0" w:color="auto"/>
        <w:left w:val="none" w:sz="0" w:space="0" w:color="auto"/>
        <w:bottom w:val="none" w:sz="0" w:space="0" w:color="auto"/>
        <w:right w:val="none" w:sz="0" w:space="0" w:color="auto"/>
      </w:divBdr>
    </w:div>
    <w:div w:id="1147668409">
      <w:bodyDiv w:val="1"/>
      <w:marLeft w:val="0"/>
      <w:marRight w:val="0"/>
      <w:marTop w:val="0"/>
      <w:marBottom w:val="0"/>
      <w:divBdr>
        <w:top w:val="none" w:sz="0" w:space="0" w:color="auto"/>
        <w:left w:val="none" w:sz="0" w:space="0" w:color="auto"/>
        <w:bottom w:val="none" w:sz="0" w:space="0" w:color="auto"/>
        <w:right w:val="none" w:sz="0" w:space="0" w:color="auto"/>
      </w:divBdr>
    </w:div>
    <w:div w:id="1148016548">
      <w:bodyDiv w:val="1"/>
      <w:marLeft w:val="0"/>
      <w:marRight w:val="0"/>
      <w:marTop w:val="0"/>
      <w:marBottom w:val="0"/>
      <w:divBdr>
        <w:top w:val="none" w:sz="0" w:space="0" w:color="auto"/>
        <w:left w:val="none" w:sz="0" w:space="0" w:color="auto"/>
        <w:bottom w:val="none" w:sz="0" w:space="0" w:color="auto"/>
        <w:right w:val="none" w:sz="0" w:space="0" w:color="auto"/>
      </w:divBdr>
    </w:div>
    <w:div w:id="1148277859">
      <w:bodyDiv w:val="1"/>
      <w:marLeft w:val="0"/>
      <w:marRight w:val="0"/>
      <w:marTop w:val="0"/>
      <w:marBottom w:val="0"/>
      <w:divBdr>
        <w:top w:val="none" w:sz="0" w:space="0" w:color="auto"/>
        <w:left w:val="none" w:sz="0" w:space="0" w:color="auto"/>
        <w:bottom w:val="none" w:sz="0" w:space="0" w:color="auto"/>
        <w:right w:val="none" w:sz="0" w:space="0" w:color="auto"/>
      </w:divBdr>
    </w:div>
    <w:div w:id="1148284594">
      <w:bodyDiv w:val="1"/>
      <w:marLeft w:val="0"/>
      <w:marRight w:val="0"/>
      <w:marTop w:val="0"/>
      <w:marBottom w:val="0"/>
      <w:divBdr>
        <w:top w:val="none" w:sz="0" w:space="0" w:color="auto"/>
        <w:left w:val="none" w:sz="0" w:space="0" w:color="auto"/>
        <w:bottom w:val="none" w:sz="0" w:space="0" w:color="auto"/>
        <w:right w:val="none" w:sz="0" w:space="0" w:color="auto"/>
      </w:divBdr>
    </w:div>
    <w:div w:id="1148322639">
      <w:bodyDiv w:val="1"/>
      <w:marLeft w:val="0"/>
      <w:marRight w:val="0"/>
      <w:marTop w:val="0"/>
      <w:marBottom w:val="0"/>
      <w:divBdr>
        <w:top w:val="none" w:sz="0" w:space="0" w:color="auto"/>
        <w:left w:val="none" w:sz="0" w:space="0" w:color="auto"/>
        <w:bottom w:val="none" w:sz="0" w:space="0" w:color="auto"/>
        <w:right w:val="none" w:sz="0" w:space="0" w:color="auto"/>
      </w:divBdr>
    </w:div>
    <w:div w:id="1148399181">
      <w:bodyDiv w:val="1"/>
      <w:marLeft w:val="0"/>
      <w:marRight w:val="0"/>
      <w:marTop w:val="0"/>
      <w:marBottom w:val="0"/>
      <w:divBdr>
        <w:top w:val="none" w:sz="0" w:space="0" w:color="auto"/>
        <w:left w:val="none" w:sz="0" w:space="0" w:color="auto"/>
        <w:bottom w:val="none" w:sz="0" w:space="0" w:color="auto"/>
        <w:right w:val="none" w:sz="0" w:space="0" w:color="auto"/>
      </w:divBdr>
    </w:div>
    <w:div w:id="1148547263">
      <w:bodyDiv w:val="1"/>
      <w:marLeft w:val="0"/>
      <w:marRight w:val="0"/>
      <w:marTop w:val="0"/>
      <w:marBottom w:val="0"/>
      <w:divBdr>
        <w:top w:val="none" w:sz="0" w:space="0" w:color="auto"/>
        <w:left w:val="none" w:sz="0" w:space="0" w:color="auto"/>
        <w:bottom w:val="none" w:sz="0" w:space="0" w:color="auto"/>
        <w:right w:val="none" w:sz="0" w:space="0" w:color="auto"/>
      </w:divBdr>
    </w:div>
    <w:div w:id="1148591546">
      <w:bodyDiv w:val="1"/>
      <w:marLeft w:val="0"/>
      <w:marRight w:val="0"/>
      <w:marTop w:val="0"/>
      <w:marBottom w:val="0"/>
      <w:divBdr>
        <w:top w:val="none" w:sz="0" w:space="0" w:color="auto"/>
        <w:left w:val="none" w:sz="0" w:space="0" w:color="auto"/>
        <w:bottom w:val="none" w:sz="0" w:space="0" w:color="auto"/>
        <w:right w:val="none" w:sz="0" w:space="0" w:color="auto"/>
      </w:divBdr>
    </w:div>
    <w:div w:id="1148671060">
      <w:bodyDiv w:val="1"/>
      <w:marLeft w:val="0"/>
      <w:marRight w:val="0"/>
      <w:marTop w:val="0"/>
      <w:marBottom w:val="0"/>
      <w:divBdr>
        <w:top w:val="none" w:sz="0" w:space="0" w:color="auto"/>
        <w:left w:val="none" w:sz="0" w:space="0" w:color="auto"/>
        <w:bottom w:val="none" w:sz="0" w:space="0" w:color="auto"/>
        <w:right w:val="none" w:sz="0" w:space="0" w:color="auto"/>
      </w:divBdr>
    </w:div>
    <w:div w:id="1149245683">
      <w:bodyDiv w:val="1"/>
      <w:marLeft w:val="0"/>
      <w:marRight w:val="0"/>
      <w:marTop w:val="0"/>
      <w:marBottom w:val="0"/>
      <w:divBdr>
        <w:top w:val="none" w:sz="0" w:space="0" w:color="auto"/>
        <w:left w:val="none" w:sz="0" w:space="0" w:color="auto"/>
        <w:bottom w:val="none" w:sz="0" w:space="0" w:color="auto"/>
        <w:right w:val="none" w:sz="0" w:space="0" w:color="auto"/>
      </w:divBdr>
    </w:div>
    <w:div w:id="1149633350">
      <w:bodyDiv w:val="1"/>
      <w:marLeft w:val="0"/>
      <w:marRight w:val="0"/>
      <w:marTop w:val="0"/>
      <w:marBottom w:val="0"/>
      <w:divBdr>
        <w:top w:val="none" w:sz="0" w:space="0" w:color="auto"/>
        <w:left w:val="none" w:sz="0" w:space="0" w:color="auto"/>
        <w:bottom w:val="none" w:sz="0" w:space="0" w:color="auto"/>
        <w:right w:val="none" w:sz="0" w:space="0" w:color="auto"/>
      </w:divBdr>
    </w:div>
    <w:div w:id="1150092871">
      <w:bodyDiv w:val="1"/>
      <w:marLeft w:val="0"/>
      <w:marRight w:val="0"/>
      <w:marTop w:val="0"/>
      <w:marBottom w:val="0"/>
      <w:divBdr>
        <w:top w:val="none" w:sz="0" w:space="0" w:color="auto"/>
        <w:left w:val="none" w:sz="0" w:space="0" w:color="auto"/>
        <w:bottom w:val="none" w:sz="0" w:space="0" w:color="auto"/>
        <w:right w:val="none" w:sz="0" w:space="0" w:color="auto"/>
      </w:divBdr>
    </w:div>
    <w:div w:id="1150097701">
      <w:bodyDiv w:val="1"/>
      <w:marLeft w:val="0"/>
      <w:marRight w:val="0"/>
      <w:marTop w:val="0"/>
      <w:marBottom w:val="0"/>
      <w:divBdr>
        <w:top w:val="none" w:sz="0" w:space="0" w:color="auto"/>
        <w:left w:val="none" w:sz="0" w:space="0" w:color="auto"/>
        <w:bottom w:val="none" w:sz="0" w:space="0" w:color="auto"/>
        <w:right w:val="none" w:sz="0" w:space="0" w:color="auto"/>
      </w:divBdr>
    </w:div>
    <w:div w:id="1150176532">
      <w:bodyDiv w:val="1"/>
      <w:marLeft w:val="0"/>
      <w:marRight w:val="0"/>
      <w:marTop w:val="0"/>
      <w:marBottom w:val="0"/>
      <w:divBdr>
        <w:top w:val="none" w:sz="0" w:space="0" w:color="auto"/>
        <w:left w:val="none" w:sz="0" w:space="0" w:color="auto"/>
        <w:bottom w:val="none" w:sz="0" w:space="0" w:color="auto"/>
        <w:right w:val="none" w:sz="0" w:space="0" w:color="auto"/>
      </w:divBdr>
    </w:div>
    <w:div w:id="1150514697">
      <w:bodyDiv w:val="1"/>
      <w:marLeft w:val="0"/>
      <w:marRight w:val="0"/>
      <w:marTop w:val="0"/>
      <w:marBottom w:val="0"/>
      <w:divBdr>
        <w:top w:val="none" w:sz="0" w:space="0" w:color="auto"/>
        <w:left w:val="none" w:sz="0" w:space="0" w:color="auto"/>
        <w:bottom w:val="none" w:sz="0" w:space="0" w:color="auto"/>
        <w:right w:val="none" w:sz="0" w:space="0" w:color="auto"/>
      </w:divBdr>
    </w:div>
    <w:div w:id="1150709730">
      <w:bodyDiv w:val="1"/>
      <w:marLeft w:val="0"/>
      <w:marRight w:val="0"/>
      <w:marTop w:val="0"/>
      <w:marBottom w:val="0"/>
      <w:divBdr>
        <w:top w:val="none" w:sz="0" w:space="0" w:color="auto"/>
        <w:left w:val="none" w:sz="0" w:space="0" w:color="auto"/>
        <w:bottom w:val="none" w:sz="0" w:space="0" w:color="auto"/>
        <w:right w:val="none" w:sz="0" w:space="0" w:color="auto"/>
      </w:divBdr>
    </w:div>
    <w:div w:id="1151403075">
      <w:bodyDiv w:val="1"/>
      <w:marLeft w:val="0"/>
      <w:marRight w:val="0"/>
      <w:marTop w:val="0"/>
      <w:marBottom w:val="0"/>
      <w:divBdr>
        <w:top w:val="none" w:sz="0" w:space="0" w:color="auto"/>
        <w:left w:val="none" w:sz="0" w:space="0" w:color="auto"/>
        <w:bottom w:val="none" w:sz="0" w:space="0" w:color="auto"/>
        <w:right w:val="none" w:sz="0" w:space="0" w:color="auto"/>
      </w:divBdr>
    </w:div>
    <w:div w:id="1151407082">
      <w:bodyDiv w:val="1"/>
      <w:marLeft w:val="0"/>
      <w:marRight w:val="0"/>
      <w:marTop w:val="0"/>
      <w:marBottom w:val="0"/>
      <w:divBdr>
        <w:top w:val="none" w:sz="0" w:space="0" w:color="auto"/>
        <w:left w:val="none" w:sz="0" w:space="0" w:color="auto"/>
        <w:bottom w:val="none" w:sz="0" w:space="0" w:color="auto"/>
        <w:right w:val="none" w:sz="0" w:space="0" w:color="auto"/>
      </w:divBdr>
    </w:div>
    <w:div w:id="1151672856">
      <w:bodyDiv w:val="1"/>
      <w:marLeft w:val="0"/>
      <w:marRight w:val="0"/>
      <w:marTop w:val="0"/>
      <w:marBottom w:val="0"/>
      <w:divBdr>
        <w:top w:val="none" w:sz="0" w:space="0" w:color="auto"/>
        <w:left w:val="none" w:sz="0" w:space="0" w:color="auto"/>
        <w:bottom w:val="none" w:sz="0" w:space="0" w:color="auto"/>
        <w:right w:val="none" w:sz="0" w:space="0" w:color="auto"/>
      </w:divBdr>
    </w:div>
    <w:div w:id="1151871195">
      <w:bodyDiv w:val="1"/>
      <w:marLeft w:val="0"/>
      <w:marRight w:val="0"/>
      <w:marTop w:val="0"/>
      <w:marBottom w:val="0"/>
      <w:divBdr>
        <w:top w:val="none" w:sz="0" w:space="0" w:color="auto"/>
        <w:left w:val="none" w:sz="0" w:space="0" w:color="auto"/>
        <w:bottom w:val="none" w:sz="0" w:space="0" w:color="auto"/>
        <w:right w:val="none" w:sz="0" w:space="0" w:color="auto"/>
      </w:divBdr>
    </w:div>
    <w:div w:id="1152022740">
      <w:bodyDiv w:val="1"/>
      <w:marLeft w:val="0"/>
      <w:marRight w:val="0"/>
      <w:marTop w:val="0"/>
      <w:marBottom w:val="0"/>
      <w:divBdr>
        <w:top w:val="none" w:sz="0" w:space="0" w:color="auto"/>
        <w:left w:val="none" w:sz="0" w:space="0" w:color="auto"/>
        <w:bottom w:val="none" w:sz="0" w:space="0" w:color="auto"/>
        <w:right w:val="none" w:sz="0" w:space="0" w:color="auto"/>
      </w:divBdr>
    </w:div>
    <w:div w:id="1152284639">
      <w:bodyDiv w:val="1"/>
      <w:marLeft w:val="0"/>
      <w:marRight w:val="0"/>
      <w:marTop w:val="0"/>
      <w:marBottom w:val="0"/>
      <w:divBdr>
        <w:top w:val="none" w:sz="0" w:space="0" w:color="auto"/>
        <w:left w:val="none" w:sz="0" w:space="0" w:color="auto"/>
        <w:bottom w:val="none" w:sz="0" w:space="0" w:color="auto"/>
        <w:right w:val="none" w:sz="0" w:space="0" w:color="auto"/>
      </w:divBdr>
    </w:div>
    <w:div w:id="1152410155">
      <w:bodyDiv w:val="1"/>
      <w:marLeft w:val="0"/>
      <w:marRight w:val="0"/>
      <w:marTop w:val="0"/>
      <w:marBottom w:val="0"/>
      <w:divBdr>
        <w:top w:val="none" w:sz="0" w:space="0" w:color="auto"/>
        <w:left w:val="none" w:sz="0" w:space="0" w:color="auto"/>
        <w:bottom w:val="none" w:sz="0" w:space="0" w:color="auto"/>
        <w:right w:val="none" w:sz="0" w:space="0" w:color="auto"/>
      </w:divBdr>
    </w:div>
    <w:div w:id="1152450717">
      <w:bodyDiv w:val="1"/>
      <w:marLeft w:val="0"/>
      <w:marRight w:val="0"/>
      <w:marTop w:val="0"/>
      <w:marBottom w:val="0"/>
      <w:divBdr>
        <w:top w:val="none" w:sz="0" w:space="0" w:color="auto"/>
        <w:left w:val="none" w:sz="0" w:space="0" w:color="auto"/>
        <w:bottom w:val="none" w:sz="0" w:space="0" w:color="auto"/>
        <w:right w:val="none" w:sz="0" w:space="0" w:color="auto"/>
      </w:divBdr>
    </w:div>
    <w:div w:id="1152451659">
      <w:bodyDiv w:val="1"/>
      <w:marLeft w:val="0"/>
      <w:marRight w:val="0"/>
      <w:marTop w:val="0"/>
      <w:marBottom w:val="0"/>
      <w:divBdr>
        <w:top w:val="none" w:sz="0" w:space="0" w:color="auto"/>
        <w:left w:val="none" w:sz="0" w:space="0" w:color="auto"/>
        <w:bottom w:val="none" w:sz="0" w:space="0" w:color="auto"/>
        <w:right w:val="none" w:sz="0" w:space="0" w:color="auto"/>
      </w:divBdr>
    </w:div>
    <w:div w:id="1152454365">
      <w:bodyDiv w:val="1"/>
      <w:marLeft w:val="0"/>
      <w:marRight w:val="0"/>
      <w:marTop w:val="0"/>
      <w:marBottom w:val="0"/>
      <w:divBdr>
        <w:top w:val="none" w:sz="0" w:space="0" w:color="auto"/>
        <w:left w:val="none" w:sz="0" w:space="0" w:color="auto"/>
        <w:bottom w:val="none" w:sz="0" w:space="0" w:color="auto"/>
        <w:right w:val="none" w:sz="0" w:space="0" w:color="auto"/>
      </w:divBdr>
    </w:div>
    <w:div w:id="1152599812">
      <w:bodyDiv w:val="1"/>
      <w:marLeft w:val="0"/>
      <w:marRight w:val="0"/>
      <w:marTop w:val="0"/>
      <w:marBottom w:val="0"/>
      <w:divBdr>
        <w:top w:val="none" w:sz="0" w:space="0" w:color="auto"/>
        <w:left w:val="none" w:sz="0" w:space="0" w:color="auto"/>
        <w:bottom w:val="none" w:sz="0" w:space="0" w:color="auto"/>
        <w:right w:val="none" w:sz="0" w:space="0" w:color="auto"/>
      </w:divBdr>
    </w:div>
    <w:div w:id="1152872041">
      <w:bodyDiv w:val="1"/>
      <w:marLeft w:val="0"/>
      <w:marRight w:val="0"/>
      <w:marTop w:val="0"/>
      <w:marBottom w:val="0"/>
      <w:divBdr>
        <w:top w:val="none" w:sz="0" w:space="0" w:color="auto"/>
        <w:left w:val="none" w:sz="0" w:space="0" w:color="auto"/>
        <w:bottom w:val="none" w:sz="0" w:space="0" w:color="auto"/>
        <w:right w:val="none" w:sz="0" w:space="0" w:color="auto"/>
      </w:divBdr>
    </w:div>
    <w:div w:id="1153109252">
      <w:bodyDiv w:val="1"/>
      <w:marLeft w:val="0"/>
      <w:marRight w:val="0"/>
      <w:marTop w:val="0"/>
      <w:marBottom w:val="0"/>
      <w:divBdr>
        <w:top w:val="none" w:sz="0" w:space="0" w:color="auto"/>
        <w:left w:val="none" w:sz="0" w:space="0" w:color="auto"/>
        <w:bottom w:val="none" w:sz="0" w:space="0" w:color="auto"/>
        <w:right w:val="none" w:sz="0" w:space="0" w:color="auto"/>
      </w:divBdr>
    </w:div>
    <w:div w:id="1153185275">
      <w:bodyDiv w:val="1"/>
      <w:marLeft w:val="0"/>
      <w:marRight w:val="0"/>
      <w:marTop w:val="0"/>
      <w:marBottom w:val="0"/>
      <w:divBdr>
        <w:top w:val="none" w:sz="0" w:space="0" w:color="auto"/>
        <w:left w:val="none" w:sz="0" w:space="0" w:color="auto"/>
        <w:bottom w:val="none" w:sz="0" w:space="0" w:color="auto"/>
        <w:right w:val="none" w:sz="0" w:space="0" w:color="auto"/>
      </w:divBdr>
    </w:div>
    <w:div w:id="1153597257">
      <w:bodyDiv w:val="1"/>
      <w:marLeft w:val="0"/>
      <w:marRight w:val="0"/>
      <w:marTop w:val="0"/>
      <w:marBottom w:val="0"/>
      <w:divBdr>
        <w:top w:val="none" w:sz="0" w:space="0" w:color="auto"/>
        <w:left w:val="none" w:sz="0" w:space="0" w:color="auto"/>
        <w:bottom w:val="none" w:sz="0" w:space="0" w:color="auto"/>
        <w:right w:val="none" w:sz="0" w:space="0" w:color="auto"/>
      </w:divBdr>
    </w:div>
    <w:div w:id="1153915861">
      <w:bodyDiv w:val="1"/>
      <w:marLeft w:val="0"/>
      <w:marRight w:val="0"/>
      <w:marTop w:val="0"/>
      <w:marBottom w:val="0"/>
      <w:divBdr>
        <w:top w:val="none" w:sz="0" w:space="0" w:color="auto"/>
        <w:left w:val="none" w:sz="0" w:space="0" w:color="auto"/>
        <w:bottom w:val="none" w:sz="0" w:space="0" w:color="auto"/>
        <w:right w:val="none" w:sz="0" w:space="0" w:color="auto"/>
      </w:divBdr>
    </w:div>
    <w:div w:id="1154175447">
      <w:bodyDiv w:val="1"/>
      <w:marLeft w:val="0"/>
      <w:marRight w:val="0"/>
      <w:marTop w:val="0"/>
      <w:marBottom w:val="0"/>
      <w:divBdr>
        <w:top w:val="none" w:sz="0" w:space="0" w:color="auto"/>
        <w:left w:val="none" w:sz="0" w:space="0" w:color="auto"/>
        <w:bottom w:val="none" w:sz="0" w:space="0" w:color="auto"/>
        <w:right w:val="none" w:sz="0" w:space="0" w:color="auto"/>
      </w:divBdr>
    </w:div>
    <w:div w:id="1154375984">
      <w:bodyDiv w:val="1"/>
      <w:marLeft w:val="0"/>
      <w:marRight w:val="0"/>
      <w:marTop w:val="0"/>
      <w:marBottom w:val="0"/>
      <w:divBdr>
        <w:top w:val="none" w:sz="0" w:space="0" w:color="auto"/>
        <w:left w:val="none" w:sz="0" w:space="0" w:color="auto"/>
        <w:bottom w:val="none" w:sz="0" w:space="0" w:color="auto"/>
        <w:right w:val="none" w:sz="0" w:space="0" w:color="auto"/>
      </w:divBdr>
    </w:div>
    <w:div w:id="1154491845">
      <w:bodyDiv w:val="1"/>
      <w:marLeft w:val="0"/>
      <w:marRight w:val="0"/>
      <w:marTop w:val="0"/>
      <w:marBottom w:val="0"/>
      <w:divBdr>
        <w:top w:val="none" w:sz="0" w:space="0" w:color="auto"/>
        <w:left w:val="none" w:sz="0" w:space="0" w:color="auto"/>
        <w:bottom w:val="none" w:sz="0" w:space="0" w:color="auto"/>
        <w:right w:val="none" w:sz="0" w:space="0" w:color="auto"/>
      </w:divBdr>
    </w:div>
    <w:div w:id="1154642745">
      <w:bodyDiv w:val="1"/>
      <w:marLeft w:val="0"/>
      <w:marRight w:val="0"/>
      <w:marTop w:val="0"/>
      <w:marBottom w:val="0"/>
      <w:divBdr>
        <w:top w:val="none" w:sz="0" w:space="0" w:color="auto"/>
        <w:left w:val="none" w:sz="0" w:space="0" w:color="auto"/>
        <w:bottom w:val="none" w:sz="0" w:space="0" w:color="auto"/>
        <w:right w:val="none" w:sz="0" w:space="0" w:color="auto"/>
      </w:divBdr>
    </w:div>
    <w:div w:id="1154955314">
      <w:bodyDiv w:val="1"/>
      <w:marLeft w:val="0"/>
      <w:marRight w:val="0"/>
      <w:marTop w:val="0"/>
      <w:marBottom w:val="0"/>
      <w:divBdr>
        <w:top w:val="none" w:sz="0" w:space="0" w:color="auto"/>
        <w:left w:val="none" w:sz="0" w:space="0" w:color="auto"/>
        <w:bottom w:val="none" w:sz="0" w:space="0" w:color="auto"/>
        <w:right w:val="none" w:sz="0" w:space="0" w:color="auto"/>
      </w:divBdr>
    </w:div>
    <w:div w:id="1155075390">
      <w:bodyDiv w:val="1"/>
      <w:marLeft w:val="0"/>
      <w:marRight w:val="0"/>
      <w:marTop w:val="0"/>
      <w:marBottom w:val="0"/>
      <w:divBdr>
        <w:top w:val="none" w:sz="0" w:space="0" w:color="auto"/>
        <w:left w:val="none" w:sz="0" w:space="0" w:color="auto"/>
        <w:bottom w:val="none" w:sz="0" w:space="0" w:color="auto"/>
        <w:right w:val="none" w:sz="0" w:space="0" w:color="auto"/>
      </w:divBdr>
    </w:div>
    <w:div w:id="1155295783">
      <w:bodyDiv w:val="1"/>
      <w:marLeft w:val="0"/>
      <w:marRight w:val="0"/>
      <w:marTop w:val="0"/>
      <w:marBottom w:val="0"/>
      <w:divBdr>
        <w:top w:val="none" w:sz="0" w:space="0" w:color="auto"/>
        <w:left w:val="none" w:sz="0" w:space="0" w:color="auto"/>
        <w:bottom w:val="none" w:sz="0" w:space="0" w:color="auto"/>
        <w:right w:val="none" w:sz="0" w:space="0" w:color="auto"/>
      </w:divBdr>
    </w:div>
    <w:div w:id="1155757392">
      <w:bodyDiv w:val="1"/>
      <w:marLeft w:val="0"/>
      <w:marRight w:val="0"/>
      <w:marTop w:val="0"/>
      <w:marBottom w:val="0"/>
      <w:divBdr>
        <w:top w:val="none" w:sz="0" w:space="0" w:color="auto"/>
        <w:left w:val="none" w:sz="0" w:space="0" w:color="auto"/>
        <w:bottom w:val="none" w:sz="0" w:space="0" w:color="auto"/>
        <w:right w:val="none" w:sz="0" w:space="0" w:color="auto"/>
      </w:divBdr>
    </w:div>
    <w:div w:id="1155954858">
      <w:bodyDiv w:val="1"/>
      <w:marLeft w:val="0"/>
      <w:marRight w:val="0"/>
      <w:marTop w:val="0"/>
      <w:marBottom w:val="0"/>
      <w:divBdr>
        <w:top w:val="none" w:sz="0" w:space="0" w:color="auto"/>
        <w:left w:val="none" w:sz="0" w:space="0" w:color="auto"/>
        <w:bottom w:val="none" w:sz="0" w:space="0" w:color="auto"/>
        <w:right w:val="none" w:sz="0" w:space="0" w:color="auto"/>
      </w:divBdr>
    </w:div>
    <w:div w:id="1156334434">
      <w:bodyDiv w:val="1"/>
      <w:marLeft w:val="0"/>
      <w:marRight w:val="0"/>
      <w:marTop w:val="0"/>
      <w:marBottom w:val="0"/>
      <w:divBdr>
        <w:top w:val="none" w:sz="0" w:space="0" w:color="auto"/>
        <w:left w:val="none" w:sz="0" w:space="0" w:color="auto"/>
        <w:bottom w:val="none" w:sz="0" w:space="0" w:color="auto"/>
        <w:right w:val="none" w:sz="0" w:space="0" w:color="auto"/>
      </w:divBdr>
    </w:div>
    <w:div w:id="1156337386">
      <w:bodyDiv w:val="1"/>
      <w:marLeft w:val="0"/>
      <w:marRight w:val="0"/>
      <w:marTop w:val="0"/>
      <w:marBottom w:val="0"/>
      <w:divBdr>
        <w:top w:val="none" w:sz="0" w:space="0" w:color="auto"/>
        <w:left w:val="none" w:sz="0" w:space="0" w:color="auto"/>
        <w:bottom w:val="none" w:sz="0" w:space="0" w:color="auto"/>
        <w:right w:val="none" w:sz="0" w:space="0" w:color="auto"/>
      </w:divBdr>
    </w:div>
    <w:div w:id="1156531184">
      <w:bodyDiv w:val="1"/>
      <w:marLeft w:val="0"/>
      <w:marRight w:val="0"/>
      <w:marTop w:val="0"/>
      <w:marBottom w:val="0"/>
      <w:divBdr>
        <w:top w:val="none" w:sz="0" w:space="0" w:color="auto"/>
        <w:left w:val="none" w:sz="0" w:space="0" w:color="auto"/>
        <w:bottom w:val="none" w:sz="0" w:space="0" w:color="auto"/>
        <w:right w:val="none" w:sz="0" w:space="0" w:color="auto"/>
      </w:divBdr>
    </w:div>
    <w:div w:id="1156612091">
      <w:bodyDiv w:val="1"/>
      <w:marLeft w:val="0"/>
      <w:marRight w:val="0"/>
      <w:marTop w:val="0"/>
      <w:marBottom w:val="0"/>
      <w:divBdr>
        <w:top w:val="none" w:sz="0" w:space="0" w:color="auto"/>
        <w:left w:val="none" w:sz="0" w:space="0" w:color="auto"/>
        <w:bottom w:val="none" w:sz="0" w:space="0" w:color="auto"/>
        <w:right w:val="none" w:sz="0" w:space="0" w:color="auto"/>
      </w:divBdr>
    </w:div>
    <w:div w:id="1156652853">
      <w:bodyDiv w:val="1"/>
      <w:marLeft w:val="0"/>
      <w:marRight w:val="0"/>
      <w:marTop w:val="0"/>
      <w:marBottom w:val="0"/>
      <w:divBdr>
        <w:top w:val="none" w:sz="0" w:space="0" w:color="auto"/>
        <w:left w:val="none" w:sz="0" w:space="0" w:color="auto"/>
        <w:bottom w:val="none" w:sz="0" w:space="0" w:color="auto"/>
        <w:right w:val="none" w:sz="0" w:space="0" w:color="auto"/>
      </w:divBdr>
    </w:div>
    <w:div w:id="1156804022">
      <w:bodyDiv w:val="1"/>
      <w:marLeft w:val="0"/>
      <w:marRight w:val="0"/>
      <w:marTop w:val="0"/>
      <w:marBottom w:val="0"/>
      <w:divBdr>
        <w:top w:val="none" w:sz="0" w:space="0" w:color="auto"/>
        <w:left w:val="none" w:sz="0" w:space="0" w:color="auto"/>
        <w:bottom w:val="none" w:sz="0" w:space="0" w:color="auto"/>
        <w:right w:val="none" w:sz="0" w:space="0" w:color="auto"/>
      </w:divBdr>
    </w:div>
    <w:div w:id="1156990825">
      <w:bodyDiv w:val="1"/>
      <w:marLeft w:val="0"/>
      <w:marRight w:val="0"/>
      <w:marTop w:val="0"/>
      <w:marBottom w:val="0"/>
      <w:divBdr>
        <w:top w:val="none" w:sz="0" w:space="0" w:color="auto"/>
        <w:left w:val="none" w:sz="0" w:space="0" w:color="auto"/>
        <w:bottom w:val="none" w:sz="0" w:space="0" w:color="auto"/>
        <w:right w:val="none" w:sz="0" w:space="0" w:color="auto"/>
      </w:divBdr>
    </w:div>
    <w:div w:id="1157259533">
      <w:bodyDiv w:val="1"/>
      <w:marLeft w:val="0"/>
      <w:marRight w:val="0"/>
      <w:marTop w:val="0"/>
      <w:marBottom w:val="0"/>
      <w:divBdr>
        <w:top w:val="none" w:sz="0" w:space="0" w:color="auto"/>
        <w:left w:val="none" w:sz="0" w:space="0" w:color="auto"/>
        <w:bottom w:val="none" w:sz="0" w:space="0" w:color="auto"/>
        <w:right w:val="none" w:sz="0" w:space="0" w:color="auto"/>
      </w:divBdr>
    </w:div>
    <w:div w:id="1157260046">
      <w:bodyDiv w:val="1"/>
      <w:marLeft w:val="0"/>
      <w:marRight w:val="0"/>
      <w:marTop w:val="0"/>
      <w:marBottom w:val="0"/>
      <w:divBdr>
        <w:top w:val="none" w:sz="0" w:space="0" w:color="auto"/>
        <w:left w:val="none" w:sz="0" w:space="0" w:color="auto"/>
        <w:bottom w:val="none" w:sz="0" w:space="0" w:color="auto"/>
        <w:right w:val="none" w:sz="0" w:space="0" w:color="auto"/>
      </w:divBdr>
    </w:div>
    <w:div w:id="1157304129">
      <w:bodyDiv w:val="1"/>
      <w:marLeft w:val="0"/>
      <w:marRight w:val="0"/>
      <w:marTop w:val="0"/>
      <w:marBottom w:val="0"/>
      <w:divBdr>
        <w:top w:val="none" w:sz="0" w:space="0" w:color="auto"/>
        <w:left w:val="none" w:sz="0" w:space="0" w:color="auto"/>
        <w:bottom w:val="none" w:sz="0" w:space="0" w:color="auto"/>
        <w:right w:val="none" w:sz="0" w:space="0" w:color="auto"/>
      </w:divBdr>
    </w:div>
    <w:div w:id="1157570572">
      <w:bodyDiv w:val="1"/>
      <w:marLeft w:val="0"/>
      <w:marRight w:val="0"/>
      <w:marTop w:val="0"/>
      <w:marBottom w:val="0"/>
      <w:divBdr>
        <w:top w:val="none" w:sz="0" w:space="0" w:color="auto"/>
        <w:left w:val="none" w:sz="0" w:space="0" w:color="auto"/>
        <w:bottom w:val="none" w:sz="0" w:space="0" w:color="auto"/>
        <w:right w:val="none" w:sz="0" w:space="0" w:color="auto"/>
      </w:divBdr>
    </w:div>
    <w:div w:id="1157578297">
      <w:bodyDiv w:val="1"/>
      <w:marLeft w:val="0"/>
      <w:marRight w:val="0"/>
      <w:marTop w:val="0"/>
      <w:marBottom w:val="0"/>
      <w:divBdr>
        <w:top w:val="none" w:sz="0" w:space="0" w:color="auto"/>
        <w:left w:val="none" w:sz="0" w:space="0" w:color="auto"/>
        <w:bottom w:val="none" w:sz="0" w:space="0" w:color="auto"/>
        <w:right w:val="none" w:sz="0" w:space="0" w:color="auto"/>
      </w:divBdr>
    </w:div>
    <w:div w:id="1157770802">
      <w:bodyDiv w:val="1"/>
      <w:marLeft w:val="0"/>
      <w:marRight w:val="0"/>
      <w:marTop w:val="0"/>
      <w:marBottom w:val="0"/>
      <w:divBdr>
        <w:top w:val="none" w:sz="0" w:space="0" w:color="auto"/>
        <w:left w:val="none" w:sz="0" w:space="0" w:color="auto"/>
        <w:bottom w:val="none" w:sz="0" w:space="0" w:color="auto"/>
        <w:right w:val="none" w:sz="0" w:space="0" w:color="auto"/>
      </w:divBdr>
    </w:div>
    <w:div w:id="1157916588">
      <w:bodyDiv w:val="1"/>
      <w:marLeft w:val="0"/>
      <w:marRight w:val="0"/>
      <w:marTop w:val="0"/>
      <w:marBottom w:val="0"/>
      <w:divBdr>
        <w:top w:val="none" w:sz="0" w:space="0" w:color="auto"/>
        <w:left w:val="none" w:sz="0" w:space="0" w:color="auto"/>
        <w:bottom w:val="none" w:sz="0" w:space="0" w:color="auto"/>
        <w:right w:val="none" w:sz="0" w:space="0" w:color="auto"/>
      </w:divBdr>
    </w:div>
    <w:div w:id="1157960448">
      <w:bodyDiv w:val="1"/>
      <w:marLeft w:val="0"/>
      <w:marRight w:val="0"/>
      <w:marTop w:val="0"/>
      <w:marBottom w:val="0"/>
      <w:divBdr>
        <w:top w:val="none" w:sz="0" w:space="0" w:color="auto"/>
        <w:left w:val="none" w:sz="0" w:space="0" w:color="auto"/>
        <w:bottom w:val="none" w:sz="0" w:space="0" w:color="auto"/>
        <w:right w:val="none" w:sz="0" w:space="0" w:color="auto"/>
      </w:divBdr>
    </w:div>
    <w:div w:id="1158156037">
      <w:bodyDiv w:val="1"/>
      <w:marLeft w:val="0"/>
      <w:marRight w:val="0"/>
      <w:marTop w:val="0"/>
      <w:marBottom w:val="0"/>
      <w:divBdr>
        <w:top w:val="none" w:sz="0" w:space="0" w:color="auto"/>
        <w:left w:val="none" w:sz="0" w:space="0" w:color="auto"/>
        <w:bottom w:val="none" w:sz="0" w:space="0" w:color="auto"/>
        <w:right w:val="none" w:sz="0" w:space="0" w:color="auto"/>
      </w:divBdr>
    </w:div>
    <w:div w:id="1158351975">
      <w:bodyDiv w:val="1"/>
      <w:marLeft w:val="0"/>
      <w:marRight w:val="0"/>
      <w:marTop w:val="0"/>
      <w:marBottom w:val="0"/>
      <w:divBdr>
        <w:top w:val="none" w:sz="0" w:space="0" w:color="auto"/>
        <w:left w:val="none" w:sz="0" w:space="0" w:color="auto"/>
        <w:bottom w:val="none" w:sz="0" w:space="0" w:color="auto"/>
        <w:right w:val="none" w:sz="0" w:space="0" w:color="auto"/>
      </w:divBdr>
    </w:div>
    <w:div w:id="1158497777">
      <w:bodyDiv w:val="1"/>
      <w:marLeft w:val="0"/>
      <w:marRight w:val="0"/>
      <w:marTop w:val="0"/>
      <w:marBottom w:val="0"/>
      <w:divBdr>
        <w:top w:val="none" w:sz="0" w:space="0" w:color="auto"/>
        <w:left w:val="none" w:sz="0" w:space="0" w:color="auto"/>
        <w:bottom w:val="none" w:sz="0" w:space="0" w:color="auto"/>
        <w:right w:val="none" w:sz="0" w:space="0" w:color="auto"/>
      </w:divBdr>
    </w:div>
    <w:div w:id="1158502829">
      <w:bodyDiv w:val="1"/>
      <w:marLeft w:val="0"/>
      <w:marRight w:val="0"/>
      <w:marTop w:val="0"/>
      <w:marBottom w:val="0"/>
      <w:divBdr>
        <w:top w:val="none" w:sz="0" w:space="0" w:color="auto"/>
        <w:left w:val="none" w:sz="0" w:space="0" w:color="auto"/>
        <w:bottom w:val="none" w:sz="0" w:space="0" w:color="auto"/>
        <w:right w:val="none" w:sz="0" w:space="0" w:color="auto"/>
      </w:divBdr>
    </w:div>
    <w:div w:id="1158613065">
      <w:bodyDiv w:val="1"/>
      <w:marLeft w:val="0"/>
      <w:marRight w:val="0"/>
      <w:marTop w:val="0"/>
      <w:marBottom w:val="0"/>
      <w:divBdr>
        <w:top w:val="none" w:sz="0" w:space="0" w:color="auto"/>
        <w:left w:val="none" w:sz="0" w:space="0" w:color="auto"/>
        <w:bottom w:val="none" w:sz="0" w:space="0" w:color="auto"/>
        <w:right w:val="none" w:sz="0" w:space="0" w:color="auto"/>
      </w:divBdr>
    </w:div>
    <w:div w:id="1159230761">
      <w:bodyDiv w:val="1"/>
      <w:marLeft w:val="0"/>
      <w:marRight w:val="0"/>
      <w:marTop w:val="0"/>
      <w:marBottom w:val="0"/>
      <w:divBdr>
        <w:top w:val="none" w:sz="0" w:space="0" w:color="auto"/>
        <w:left w:val="none" w:sz="0" w:space="0" w:color="auto"/>
        <w:bottom w:val="none" w:sz="0" w:space="0" w:color="auto"/>
        <w:right w:val="none" w:sz="0" w:space="0" w:color="auto"/>
      </w:divBdr>
    </w:div>
    <w:div w:id="1159341698">
      <w:bodyDiv w:val="1"/>
      <w:marLeft w:val="0"/>
      <w:marRight w:val="0"/>
      <w:marTop w:val="0"/>
      <w:marBottom w:val="0"/>
      <w:divBdr>
        <w:top w:val="none" w:sz="0" w:space="0" w:color="auto"/>
        <w:left w:val="none" w:sz="0" w:space="0" w:color="auto"/>
        <w:bottom w:val="none" w:sz="0" w:space="0" w:color="auto"/>
        <w:right w:val="none" w:sz="0" w:space="0" w:color="auto"/>
      </w:divBdr>
    </w:div>
    <w:div w:id="1159424716">
      <w:bodyDiv w:val="1"/>
      <w:marLeft w:val="0"/>
      <w:marRight w:val="0"/>
      <w:marTop w:val="0"/>
      <w:marBottom w:val="0"/>
      <w:divBdr>
        <w:top w:val="none" w:sz="0" w:space="0" w:color="auto"/>
        <w:left w:val="none" w:sz="0" w:space="0" w:color="auto"/>
        <w:bottom w:val="none" w:sz="0" w:space="0" w:color="auto"/>
        <w:right w:val="none" w:sz="0" w:space="0" w:color="auto"/>
      </w:divBdr>
    </w:div>
    <w:div w:id="1159808410">
      <w:bodyDiv w:val="1"/>
      <w:marLeft w:val="0"/>
      <w:marRight w:val="0"/>
      <w:marTop w:val="0"/>
      <w:marBottom w:val="0"/>
      <w:divBdr>
        <w:top w:val="none" w:sz="0" w:space="0" w:color="auto"/>
        <w:left w:val="none" w:sz="0" w:space="0" w:color="auto"/>
        <w:bottom w:val="none" w:sz="0" w:space="0" w:color="auto"/>
        <w:right w:val="none" w:sz="0" w:space="0" w:color="auto"/>
      </w:divBdr>
    </w:div>
    <w:div w:id="1159881065">
      <w:bodyDiv w:val="1"/>
      <w:marLeft w:val="0"/>
      <w:marRight w:val="0"/>
      <w:marTop w:val="0"/>
      <w:marBottom w:val="0"/>
      <w:divBdr>
        <w:top w:val="none" w:sz="0" w:space="0" w:color="auto"/>
        <w:left w:val="none" w:sz="0" w:space="0" w:color="auto"/>
        <w:bottom w:val="none" w:sz="0" w:space="0" w:color="auto"/>
        <w:right w:val="none" w:sz="0" w:space="0" w:color="auto"/>
      </w:divBdr>
    </w:div>
    <w:div w:id="1159886120">
      <w:bodyDiv w:val="1"/>
      <w:marLeft w:val="0"/>
      <w:marRight w:val="0"/>
      <w:marTop w:val="0"/>
      <w:marBottom w:val="0"/>
      <w:divBdr>
        <w:top w:val="none" w:sz="0" w:space="0" w:color="auto"/>
        <w:left w:val="none" w:sz="0" w:space="0" w:color="auto"/>
        <w:bottom w:val="none" w:sz="0" w:space="0" w:color="auto"/>
        <w:right w:val="none" w:sz="0" w:space="0" w:color="auto"/>
      </w:divBdr>
    </w:div>
    <w:div w:id="1159928810">
      <w:bodyDiv w:val="1"/>
      <w:marLeft w:val="0"/>
      <w:marRight w:val="0"/>
      <w:marTop w:val="0"/>
      <w:marBottom w:val="0"/>
      <w:divBdr>
        <w:top w:val="none" w:sz="0" w:space="0" w:color="auto"/>
        <w:left w:val="none" w:sz="0" w:space="0" w:color="auto"/>
        <w:bottom w:val="none" w:sz="0" w:space="0" w:color="auto"/>
        <w:right w:val="none" w:sz="0" w:space="0" w:color="auto"/>
      </w:divBdr>
    </w:div>
    <w:div w:id="1159930775">
      <w:bodyDiv w:val="1"/>
      <w:marLeft w:val="0"/>
      <w:marRight w:val="0"/>
      <w:marTop w:val="0"/>
      <w:marBottom w:val="0"/>
      <w:divBdr>
        <w:top w:val="none" w:sz="0" w:space="0" w:color="auto"/>
        <w:left w:val="none" w:sz="0" w:space="0" w:color="auto"/>
        <w:bottom w:val="none" w:sz="0" w:space="0" w:color="auto"/>
        <w:right w:val="none" w:sz="0" w:space="0" w:color="auto"/>
      </w:divBdr>
    </w:div>
    <w:div w:id="1160316108">
      <w:bodyDiv w:val="1"/>
      <w:marLeft w:val="0"/>
      <w:marRight w:val="0"/>
      <w:marTop w:val="0"/>
      <w:marBottom w:val="0"/>
      <w:divBdr>
        <w:top w:val="none" w:sz="0" w:space="0" w:color="auto"/>
        <w:left w:val="none" w:sz="0" w:space="0" w:color="auto"/>
        <w:bottom w:val="none" w:sz="0" w:space="0" w:color="auto"/>
        <w:right w:val="none" w:sz="0" w:space="0" w:color="auto"/>
      </w:divBdr>
    </w:div>
    <w:div w:id="1160463576">
      <w:bodyDiv w:val="1"/>
      <w:marLeft w:val="0"/>
      <w:marRight w:val="0"/>
      <w:marTop w:val="0"/>
      <w:marBottom w:val="0"/>
      <w:divBdr>
        <w:top w:val="none" w:sz="0" w:space="0" w:color="auto"/>
        <w:left w:val="none" w:sz="0" w:space="0" w:color="auto"/>
        <w:bottom w:val="none" w:sz="0" w:space="0" w:color="auto"/>
        <w:right w:val="none" w:sz="0" w:space="0" w:color="auto"/>
      </w:divBdr>
    </w:div>
    <w:div w:id="1160929814">
      <w:bodyDiv w:val="1"/>
      <w:marLeft w:val="0"/>
      <w:marRight w:val="0"/>
      <w:marTop w:val="0"/>
      <w:marBottom w:val="0"/>
      <w:divBdr>
        <w:top w:val="none" w:sz="0" w:space="0" w:color="auto"/>
        <w:left w:val="none" w:sz="0" w:space="0" w:color="auto"/>
        <w:bottom w:val="none" w:sz="0" w:space="0" w:color="auto"/>
        <w:right w:val="none" w:sz="0" w:space="0" w:color="auto"/>
      </w:divBdr>
    </w:div>
    <w:div w:id="1161193749">
      <w:bodyDiv w:val="1"/>
      <w:marLeft w:val="0"/>
      <w:marRight w:val="0"/>
      <w:marTop w:val="0"/>
      <w:marBottom w:val="0"/>
      <w:divBdr>
        <w:top w:val="none" w:sz="0" w:space="0" w:color="auto"/>
        <w:left w:val="none" w:sz="0" w:space="0" w:color="auto"/>
        <w:bottom w:val="none" w:sz="0" w:space="0" w:color="auto"/>
        <w:right w:val="none" w:sz="0" w:space="0" w:color="auto"/>
      </w:divBdr>
    </w:div>
    <w:div w:id="1161459935">
      <w:bodyDiv w:val="1"/>
      <w:marLeft w:val="0"/>
      <w:marRight w:val="0"/>
      <w:marTop w:val="0"/>
      <w:marBottom w:val="0"/>
      <w:divBdr>
        <w:top w:val="none" w:sz="0" w:space="0" w:color="auto"/>
        <w:left w:val="none" w:sz="0" w:space="0" w:color="auto"/>
        <w:bottom w:val="none" w:sz="0" w:space="0" w:color="auto"/>
        <w:right w:val="none" w:sz="0" w:space="0" w:color="auto"/>
      </w:divBdr>
    </w:div>
    <w:div w:id="1161578325">
      <w:bodyDiv w:val="1"/>
      <w:marLeft w:val="0"/>
      <w:marRight w:val="0"/>
      <w:marTop w:val="0"/>
      <w:marBottom w:val="0"/>
      <w:divBdr>
        <w:top w:val="none" w:sz="0" w:space="0" w:color="auto"/>
        <w:left w:val="none" w:sz="0" w:space="0" w:color="auto"/>
        <w:bottom w:val="none" w:sz="0" w:space="0" w:color="auto"/>
        <w:right w:val="none" w:sz="0" w:space="0" w:color="auto"/>
      </w:divBdr>
    </w:div>
    <w:div w:id="1161581571">
      <w:bodyDiv w:val="1"/>
      <w:marLeft w:val="0"/>
      <w:marRight w:val="0"/>
      <w:marTop w:val="0"/>
      <w:marBottom w:val="0"/>
      <w:divBdr>
        <w:top w:val="none" w:sz="0" w:space="0" w:color="auto"/>
        <w:left w:val="none" w:sz="0" w:space="0" w:color="auto"/>
        <w:bottom w:val="none" w:sz="0" w:space="0" w:color="auto"/>
        <w:right w:val="none" w:sz="0" w:space="0" w:color="auto"/>
      </w:divBdr>
    </w:div>
    <w:div w:id="1162045796">
      <w:bodyDiv w:val="1"/>
      <w:marLeft w:val="0"/>
      <w:marRight w:val="0"/>
      <w:marTop w:val="0"/>
      <w:marBottom w:val="0"/>
      <w:divBdr>
        <w:top w:val="none" w:sz="0" w:space="0" w:color="auto"/>
        <w:left w:val="none" w:sz="0" w:space="0" w:color="auto"/>
        <w:bottom w:val="none" w:sz="0" w:space="0" w:color="auto"/>
        <w:right w:val="none" w:sz="0" w:space="0" w:color="auto"/>
      </w:divBdr>
    </w:div>
    <w:div w:id="1162239521">
      <w:bodyDiv w:val="1"/>
      <w:marLeft w:val="0"/>
      <w:marRight w:val="0"/>
      <w:marTop w:val="0"/>
      <w:marBottom w:val="0"/>
      <w:divBdr>
        <w:top w:val="none" w:sz="0" w:space="0" w:color="auto"/>
        <w:left w:val="none" w:sz="0" w:space="0" w:color="auto"/>
        <w:bottom w:val="none" w:sz="0" w:space="0" w:color="auto"/>
        <w:right w:val="none" w:sz="0" w:space="0" w:color="auto"/>
      </w:divBdr>
    </w:div>
    <w:div w:id="1162311080">
      <w:bodyDiv w:val="1"/>
      <w:marLeft w:val="0"/>
      <w:marRight w:val="0"/>
      <w:marTop w:val="0"/>
      <w:marBottom w:val="0"/>
      <w:divBdr>
        <w:top w:val="none" w:sz="0" w:space="0" w:color="auto"/>
        <w:left w:val="none" w:sz="0" w:space="0" w:color="auto"/>
        <w:bottom w:val="none" w:sz="0" w:space="0" w:color="auto"/>
        <w:right w:val="none" w:sz="0" w:space="0" w:color="auto"/>
      </w:divBdr>
    </w:div>
    <w:div w:id="1162358833">
      <w:bodyDiv w:val="1"/>
      <w:marLeft w:val="0"/>
      <w:marRight w:val="0"/>
      <w:marTop w:val="0"/>
      <w:marBottom w:val="0"/>
      <w:divBdr>
        <w:top w:val="none" w:sz="0" w:space="0" w:color="auto"/>
        <w:left w:val="none" w:sz="0" w:space="0" w:color="auto"/>
        <w:bottom w:val="none" w:sz="0" w:space="0" w:color="auto"/>
        <w:right w:val="none" w:sz="0" w:space="0" w:color="auto"/>
      </w:divBdr>
    </w:div>
    <w:div w:id="1162694529">
      <w:bodyDiv w:val="1"/>
      <w:marLeft w:val="0"/>
      <w:marRight w:val="0"/>
      <w:marTop w:val="0"/>
      <w:marBottom w:val="0"/>
      <w:divBdr>
        <w:top w:val="none" w:sz="0" w:space="0" w:color="auto"/>
        <w:left w:val="none" w:sz="0" w:space="0" w:color="auto"/>
        <w:bottom w:val="none" w:sz="0" w:space="0" w:color="auto"/>
        <w:right w:val="none" w:sz="0" w:space="0" w:color="auto"/>
      </w:divBdr>
    </w:div>
    <w:div w:id="1162696111">
      <w:bodyDiv w:val="1"/>
      <w:marLeft w:val="0"/>
      <w:marRight w:val="0"/>
      <w:marTop w:val="0"/>
      <w:marBottom w:val="0"/>
      <w:divBdr>
        <w:top w:val="none" w:sz="0" w:space="0" w:color="auto"/>
        <w:left w:val="none" w:sz="0" w:space="0" w:color="auto"/>
        <w:bottom w:val="none" w:sz="0" w:space="0" w:color="auto"/>
        <w:right w:val="none" w:sz="0" w:space="0" w:color="auto"/>
      </w:divBdr>
    </w:div>
    <w:div w:id="1163011060">
      <w:bodyDiv w:val="1"/>
      <w:marLeft w:val="0"/>
      <w:marRight w:val="0"/>
      <w:marTop w:val="0"/>
      <w:marBottom w:val="0"/>
      <w:divBdr>
        <w:top w:val="none" w:sz="0" w:space="0" w:color="auto"/>
        <w:left w:val="none" w:sz="0" w:space="0" w:color="auto"/>
        <w:bottom w:val="none" w:sz="0" w:space="0" w:color="auto"/>
        <w:right w:val="none" w:sz="0" w:space="0" w:color="auto"/>
      </w:divBdr>
    </w:div>
    <w:div w:id="1163083848">
      <w:bodyDiv w:val="1"/>
      <w:marLeft w:val="0"/>
      <w:marRight w:val="0"/>
      <w:marTop w:val="0"/>
      <w:marBottom w:val="0"/>
      <w:divBdr>
        <w:top w:val="none" w:sz="0" w:space="0" w:color="auto"/>
        <w:left w:val="none" w:sz="0" w:space="0" w:color="auto"/>
        <w:bottom w:val="none" w:sz="0" w:space="0" w:color="auto"/>
        <w:right w:val="none" w:sz="0" w:space="0" w:color="auto"/>
      </w:divBdr>
    </w:div>
    <w:div w:id="1163161887">
      <w:bodyDiv w:val="1"/>
      <w:marLeft w:val="0"/>
      <w:marRight w:val="0"/>
      <w:marTop w:val="0"/>
      <w:marBottom w:val="0"/>
      <w:divBdr>
        <w:top w:val="none" w:sz="0" w:space="0" w:color="auto"/>
        <w:left w:val="none" w:sz="0" w:space="0" w:color="auto"/>
        <w:bottom w:val="none" w:sz="0" w:space="0" w:color="auto"/>
        <w:right w:val="none" w:sz="0" w:space="0" w:color="auto"/>
      </w:divBdr>
    </w:div>
    <w:div w:id="1163473730">
      <w:bodyDiv w:val="1"/>
      <w:marLeft w:val="0"/>
      <w:marRight w:val="0"/>
      <w:marTop w:val="0"/>
      <w:marBottom w:val="0"/>
      <w:divBdr>
        <w:top w:val="none" w:sz="0" w:space="0" w:color="auto"/>
        <w:left w:val="none" w:sz="0" w:space="0" w:color="auto"/>
        <w:bottom w:val="none" w:sz="0" w:space="0" w:color="auto"/>
        <w:right w:val="none" w:sz="0" w:space="0" w:color="auto"/>
      </w:divBdr>
    </w:div>
    <w:div w:id="1163737913">
      <w:bodyDiv w:val="1"/>
      <w:marLeft w:val="0"/>
      <w:marRight w:val="0"/>
      <w:marTop w:val="0"/>
      <w:marBottom w:val="0"/>
      <w:divBdr>
        <w:top w:val="none" w:sz="0" w:space="0" w:color="auto"/>
        <w:left w:val="none" w:sz="0" w:space="0" w:color="auto"/>
        <w:bottom w:val="none" w:sz="0" w:space="0" w:color="auto"/>
        <w:right w:val="none" w:sz="0" w:space="0" w:color="auto"/>
      </w:divBdr>
    </w:div>
    <w:div w:id="1164274182">
      <w:bodyDiv w:val="1"/>
      <w:marLeft w:val="0"/>
      <w:marRight w:val="0"/>
      <w:marTop w:val="0"/>
      <w:marBottom w:val="0"/>
      <w:divBdr>
        <w:top w:val="none" w:sz="0" w:space="0" w:color="auto"/>
        <w:left w:val="none" w:sz="0" w:space="0" w:color="auto"/>
        <w:bottom w:val="none" w:sz="0" w:space="0" w:color="auto"/>
        <w:right w:val="none" w:sz="0" w:space="0" w:color="auto"/>
      </w:divBdr>
    </w:div>
    <w:div w:id="1164396415">
      <w:bodyDiv w:val="1"/>
      <w:marLeft w:val="0"/>
      <w:marRight w:val="0"/>
      <w:marTop w:val="0"/>
      <w:marBottom w:val="0"/>
      <w:divBdr>
        <w:top w:val="none" w:sz="0" w:space="0" w:color="auto"/>
        <w:left w:val="none" w:sz="0" w:space="0" w:color="auto"/>
        <w:bottom w:val="none" w:sz="0" w:space="0" w:color="auto"/>
        <w:right w:val="none" w:sz="0" w:space="0" w:color="auto"/>
      </w:divBdr>
    </w:div>
    <w:div w:id="1164466989">
      <w:bodyDiv w:val="1"/>
      <w:marLeft w:val="0"/>
      <w:marRight w:val="0"/>
      <w:marTop w:val="0"/>
      <w:marBottom w:val="0"/>
      <w:divBdr>
        <w:top w:val="none" w:sz="0" w:space="0" w:color="auto"/>
        <w:left w:val="none" w:sz="0" w:space="0" w:color="auto"/>
        <w:bottom w:val="none" w:sz="0" w:space="0" w:color="auto"/>
        <w:right w:val="none" w:sz="0" w:space="0" w:color="auto"/>
      </w:divBdr>
    </w:div>
    <w:div w:id="1164510906">
      <w:bodyDiv w:val="1"/>
      <w:marLeft w:val="0"/>
      <w:marRight w:val="0"/>
      <w:marTop w:val="0"/>
      <w:marBottom w:val="0"/>
      <w:divBdr>
        <w:top w:val="none" w:sz="0" w:space="0" w:color="auto"/>
        <w:left w:val="none" w:sz="0" w:space="0" w:color="auto"/>
        <w:bottom w:val="none" w:sz="0" w:space="0" w:color="auto"/>
        <w:right w:val="none" w:sz="0" w:space="0" w:color="auto"/>
      </w:divBdr>
    </w:div>
    <w:div w:id="1164591667">
      <w:bodyDiv w:val="1"/>
      <w:marLeft w:val="0"/>
      <w:marRight w:val="0"/>
      <w:marTop w:val="0"/>
      <w:marBottom w:val="0"/>
      <w:divBdr>
        <w:top w:val="none" w:sz="0" w:space="0" w:color="auto"/>
        <w:left w:val="none" w:sz="0" w:space="0" w:color="auto"/>
        <w:bottom w:val="none" w:sz="0" w:space="0" w:color="auto"/>
        <w:right w:val="none" w:sz="0" w:space="0" w:color="auto"/>
      </w:divBdr>
    </w:div>
    <w:div w:id="1164666440">
      <w:bodyDiv w:val="1"/>
      <w:marLeft w:val="0"/>
      <w:marRight w:val="0"/>
      <w:marTop w:val="0"/>
      <w:marBottom w:val="0"/>
      <w:divBdr>
        <w:top w:val="none" w:sz="0" w:space="0" w:color="auto"/>
        <w:left w:val="none" w:sz="0" w:space="0" w:color="auto"/>
        <w:bottom w:val="none" w:sz="0" w:space="0" w:color="auto"/>
        <w:right w:val="none" w:sz="0" w:space="0" w:color="auto"/>
      </w:divBdr>
    </w:div>
    <w:div w:id="1164862000">
      <w:bodyDiv w:val="1"/>
      <w:marLeft w:val="0"/>
      <w:marRight w:val="0"/>
      <w:marTop w:val="0"/>
      <w:marBottom w:val="0"/>
      <w:divBdr>
        <w:top w:val="none" w:sz="0" w:space="0" w:color="auto"/>
        <w:left w:val="none" w:sz="0" w:space="0" w:color="auto"/>
        <w:bottom w:val="none" w:sz="0" w:space="0" w:color="auto"/>
        <w:right w:val="none" w:sz="0" w:space="0" w:color="auto"/>
      </w:divBdr>
    </w:div>
    <w:div w:id="1165362170">
      <w:bodyDiv w:val="1"/>
      <w:marLeft w:val="0"/>
      <w:marRight w:val="0"/>
      <w:marTop w:val="0"/>
      <w:marBottom w:val="0"/>
      <w:divBdr>
        <w:top w:val="none" w:sz="0" w:space="0" w:color="auto"/>
        <w:left w:val="none" w:sz="0" w:space="0" w:color="auto"/>
        <w:bottom w:val="none" w:sz="0" w:space="0" w:color="auto"/>
        <w:right w:val="none" w:sz="0" w:space="0" w:color="auto"/>
      </w:divBdr>
    </w:div>
    <w:div w:id="1165514361">
      <w:bodyDiv w:val="1"/>
      <w:marLeft w:val="0"/>
      <w:marRight w:val="0"/>
      <w:marTop w:val="0"/>
      <w:marBottom w:val="0"/>
      <w:divBdr>
        <w:top w:val="none" w:sz="0" w:space="0" w:color="auto"/>
        <w:left w:val="none" w:sz="0" w:space="0" w:color="auto"/>
        <w:bottom w:val="none" w:sz="0" w:space="0" w:color="auto"/>
        <w:right w:val="none" w:sz="0" w:space="0" w:color="auto"/>
      </w:divBdr>
    </w:div>
    <w:div w:id="1165514647">
      <w:bodyDiv w:val="1"/>
      <w:marLeft w:val="0"/>
      <w:marRight w:val="0"/>
      <w:marTop w:val="0"/>
      <w:marBottom w:val="0"/>
      <w:divBdr>
        <w:top w:val="none" w:sz="0" w:space="0" w:color="auto"/>
        <w:left w:val="none" w:sz="0" w:space="0" w:color="auto"/>
        <w:bottom w:val="none" w:sz="0" w:space="0" w:color="auto"/>
        <w:right w:val="none" w:sz="0" w:space="0" w:color="auto"/>
      </w:divBdr>
    </w:div>
    <w:div w:id="1165583447">
      <w:bodyDiv w:val="1"/>
      <w:marLeft w:val="0"/>
      <w:marRight w:val="0"/>
      <w:marTop w:val="0"/>
      <w:marBottom w:val="0"/>
      <w:divBdr>
        <w:top w:val="none" w:sz="0" w:space="0" w:color="auto"/>
        <w:left w:val="none" w:sz="0" w:space="0" w:color="auto"/>
        <w:bottom w:val="none" w:sz="0" w:space="0" w:color="auto"/>
        <w:right w:val="none" w:sz="0" w:space="0" w:color="auto"/>
      </w:divBdr>
    </w:div>
    <w:div w:id="1165894809">
      <w:bodyDiv w:val="1"/>
      <w:marLeft w:val="0"/>
      <w:marRight w:val="0"/>
      <w:marTop w:val="0"/>
      <w:marBottom w:val="0"/>
      <w:divBdr>
        <w:top w:val="none" w:sz="0" w:space="0" w:color="auto"/>
        <w:left w:val="none" w:sz="0" w:space="0" w:color="auto"/>
        <w:bottom w:val="none" w:sz="0" w:space="0" w:color="auto"/>
        <w:right w:val="none" w:sz="0" w:space="0" w:color="auto"/>
      </w:divBdr>
    </w:div>
    <w:div w:id="1165976781">
      <w:bodyDiv w:val="1"/>
      <w:marLeft w:val="0"/>
      <w:marRight w:val="0"/>
      <w:marTop w:val="0"/>
      <w:marBottom w:val="0"/>
      <w:divBdr>
        <w:top w:val="none" w:sz="0" w:space="0" w:color="auto"/>
        <w:left w:val="none" w:sz="0" w:space="0" w:color="auto"/>
        <w:bottom w:val="none" w:sz="0" w:space="0" w:color="auto"/>
        <w:right w:val="none" w:sz="0" w:space="0" w:color="auto"/>
      </w:divBdr>
    </w:div>
    <w:div w:id="1166047923">
      <w:bodyDiv w:val="1"/>
      <w:marLeft w:val="0"/>
      <w:marRight w:val="0"/>
      <w:marTop w:val="0"/>
      <w:marBottom w:val="0"/>
      <w:divBdr>
        <w:top w:val="none" w:sz="0" w:space="0" w:color="auto"/>
        <w:left w:val="none" w:sz="0" w:space="0" w:color="auto"/>
        <w:bottom w:val="none" w:sz="0" w:space="0" w:color="auto"/>
        <w:right w:val="none" w:sz="0" w:space="0" w:color="auto"/>
      </w:divBdr>
    </w:div>
    <w:div w:id="1166240153">
      <w:bodyDiv w:val="1"/>
      <w:marLeft w:val="0"/>
      <w:marRight w:val="0"/>
      <w:marTop w:val="0"/>
      <w:marBottom w:val="0"/>
      <w:divBdr>
        <w:top w:val="none" w:sz="0" w:space="0" w:color="auto"/>
        <w:left w:val="none" w:sz="0" w:space="0" w:color="auto"/>
        <w:bottom w:val="none" w:sz="0" w:space="0" w:color="auto"/>
        <w:right w:val="none" w:sz="0" w:space="0" w:color="auto"/>
      </w:divBdr>
    </w:div>
    <w:div w:id="1166364050">
      <w:bodyDiv w:val="1"/>
      <w:marLeft w:val="0"/>
      <w:marRight w:val="0"/>
      <w:marTop w:val="0"/>
      <w:marBottom w:val="0"/>
      <w:divBdr>
        <w:top w:val="none" w:sz="0" w:space="0" w:color="auto"/>
        <w:left w:val="none" w:sz="0" w:space="0" w:color="auto"/>
        <w:bottom w:val="none" w:sz="0" w:space="0" w:color="auto"/>
        <w:right w:val="none" w:sz="0" w:space="0" w:color="auto"/>
      </w:divBdr>
    </w:div>
    <w:div w:id="1166507572">
      <w:bodyDiv w:val="1"/>
      <w:marLeft w:val="0"/>
      <w:marRight w:val="0"/>
      <w:marTop w:val="0"/>
      <w:marBottom w:val="0"/>
      <w:divBdr>
        <w:top w:val="none" w:sz="0" w:space="0" w:color="auto"/>
        <w:left w:val="none" w:sz="0" w:space="0" w:color="auto"/>
        <w:bottom w:val="none" w:sz="0" w:space="0" w:color="auto"/>
        <w:right w:val="none" w:sz="0" w:space="0" w:color="auto"/>
      </w:divBdr>
    </w:div>
    <w:div w:id="1166550306">
      <w:bodyDiv w:val="1"/>
      <w:marLeft w:val="0"/>
      <w:marRight w:val="0"/>
      <w:marTop w:val="0"/>
      <w:marBottom w:val="0"/>
      <w:divBdr>
        <w:top w:val="none" w:sz="0" w:space="0" w:color="auto"/>
        <w:left w:val="none" w:sz="0" w:space="0" w:color="auto"/>
        <w:bottom w:val="none" w:sz="0" w:space="0" w:color="auto"/>
        <w:right w:val="none" w:sz="0" w:space="0" w:color="auto"/>
      </w:divBdr>
    </w:div>
    <w:div w:id="1166559359">
      <w:bodyDiv w:val="1"/>
      <w:marLeft w:val="0"/>
      <w:marRight w:val="0"/>
      <w:marTop w:val="0"/>
      <w:marBottom w:val="0"/>
      <w:divBdr>
        <w:top w:val="none" w:sz="0" w:space="0" w:color="auto"/>
        <w:left w:val="none" w:sz="0" w:space="0" w:color="auto"/>
        <w:bottom w:val="none" w:sz="0" w:space="0" w:color="auto"/>
        <w:right w:val="none" w:sz="0" w:space="0" w:color="auto"/>
      </w:divBdr>
    </w:div>
    <w:div w:id="1166672182">
      <w:bodyDiv w:val="1"/>
      <w:marLeft w:val="0"/>
      <w:marRight w:val="0"/>
      <w:marTop w:val="0"/>
      <w:marBottom w:val="0"/>
      <w:divBdr>
        <w:top w:val="none" w:sz="0" w:space="0" w:color="auto"/>
        <w:left w:val="none" w:sz="0" w:space="0" w:color="auto"/>
        <w:bottom w:val="none" w:sz="0" w:space="0" w:color="auto"/>
        <w:right w:val="none" w:sz="0" w:space="0" w:color="auto"/>
      </w:divBdr>
    </w:div>
    <w:div w:id="1167134352">
      <w:bodyDiv w:val="1"/>
      <w:marLeft w:val="0"/>
      <w:marRight w:val="0"/>
      <w:marTop w:val="0"/>
      <w:marBottom w:val="0"/>
      <w:divBdr>
        <w:top w:val="none" w:sz="0" w:space="0" w:color="auto"/>
        <w:left w:val="none" w:sz="0" w:space="0" w:color="auto"/>
        <w:bottom w:val="none" w:sz="0" w:space="0" w:color="auto"/>
        <w:right w:val="none" w:sz="0" w:space="0" w:color="auto"/>
      </w:divBdr>
    </w:div>
    <w:div w:id="1167599861">
      <w:bodyDiv w:val="1"/>
      <w:marLeft w:val="0"/>
      <w:marRight w:val="0"/>
      <w:marTop w:val="0"/>
      <w:marBottom w:val="0"/>
      <w:divBdr>
        <w:top w:val="none" w:sz="0" w:space="0" w:color="auto"/>
        <w:left w:val="none" w:sz="0" w:space="0" w:color="auto"/>
        <w:bottom w:val="none" w:sz="0" w:space="0" w:color="auto"/>
        <w:right w:val="none" w:sz="0" w:space="0" w:color="auto"/>
      </w:divBdr>
    </w:div>
    <w:div w:id="1167864283">
      <w:bodyDiv w:val="1"/>
      <w:marLeft w:val="0"/>
      <w:marRight w:val="0"/>
      <w:marTop w:val="0"/>
      <w:marBottom w:val="0"/>
      <w:divBdr>
        <w:top w:val="none" w:sz="0" w:space="0" w:color="auto"/>
        <w:left w:val="none" w:sz="0" w:space="0" w:color="auto"/>
        <w:bottom w:val="none" w:sz="0" w:space="0" w:color="auto"/>
        <w:right w:val="none" w:sz="0" w:space="0" w:color="auto"/>
      </w:divBdr>
    </w:div>
    <w:div w:id="1167869440">
      <w:bodyDiv w:val="1"/>
      <w:marLeft w:val="0"/>
      <w:marRight w:val="0"/>
      <w:marTop w:val="0"/>
      <w:marBottom w:val="0"/>
      <w:divBdr>
        <w:top w:val="none" w:sz="0" w:space="0" w:color="auto"/>
        <w:left w:val="none" w:sz="0" w:space="0" w:color="auto"/>
        <w:bottom w:val="none" w:sz="0" w:space="0" w:color="auto"/>
        <w:right w:val="none" w:sz="0" w:space="0" w:color="auto"/>
      </w:divBdr>
    </w:div>
    <w:div w:id="1168401610">
      <w:bodyDiv w:val="1"/>
      <w:marLeft w:val="0"/>
      <w:marRight w:val="0"/>
      <w:marTop w:val="0"/>
      <w:marBottom w:val="0"/>
      <w:divBdr>
        <w:top w:val="none" w:sz="0" w:space="0" w:color="auto"/>
        <w:left w:val="none" w:sz="0" w:space="0" w:color="auto"/>
        <w:bottom w:val="none" w:sz="0" w:space="0" w:color="auto"/>
        <w:right w:val="none" w:sz="0" w:space="0" w:color="auto"/>
      </w:divBdr>
    </w:div>
    <w:div w:id="1168447654">
      <w:bodyDiv w:val="1"/>
      <w:marLeft w:val="0"/>
      <w:marRight w:val="0"/>
      <w:marTop w:val="0"/>
      <w:marBottom w:val="0"/>
      <w:divBdr>
        <w:top w:val="none" w:sz="0" w:space="0" w:color="auto"/>
        <w:left w:val="none" w:sz="0" w:space="0" w:color="auto"/>
        <w:bottom w:val="none" w:sz="0" w:space="0" w:color="auto"/>
        <w:right w:val="none" w:sz="0" w:space="0" w:color="auto"/>
      </w:divBdr>
    </w:div>
    <w:div w:id="1168639019">
      <w:bodyDiv w:val="1"/>
      <w:marLeft w:val="0"/>
      <w:marRight w:val="0"/>
      <w:marTop w:val="0"/>
      <w:marBottom w:val="0"/>
      <w:divBdr>
        <w:top w:val="none" w:sz="0" w:space="0" w:color="auto"/>
        <w:left w:val="none" w:sz="0" w:space="0" w:color="auto"/>
        <w:bottom w:val="none" w:sz="0" w:space="0" w:color="auto"/>
        <w:right w:val="none" w:sz="0" w:space="0" w:color="auto"/>
      </w:divBdr>
    </w:div>
    <w:div w:id="1168642868">
      <w:bodyDiv w:val="1"/>
      <w:marLeft w:val="0"/>
      <w:marRight w:val="0"/>
      <w:marTop w:val="0"/>
      <w:marBottom w:val="0"/>
      <w:divBdr>
        <w:top w:val="none" w:sz="0" w:space="0" w:color="auto"/>
        <w:left w:val="none" w:sz="0" w:space="0" w:color="auto"/>
        <w:bottom w:val="none" w:sz="0" w:space="0" w:color="auto"/>
        <w:right w:val="none" w:sz="0" w:space="0" w:color="auto"/>
      </w:divBdr>
    </w:div>
    <w:div w:id="1168715051">
      <w:bodyDiv w:val="1"/>
      <w:marLeft w:val="0"/>
      <w:marRight w:val="0"/>
      <w:marTop w:val="0"/>
      <w:marBottom w:val="0"/>
      <w:divBdr>
        <w:top w:val="none" w:sz="0" w:space="0" w:color="auto"/>
        <w:left w:val="none" w:sz="0" w:space="0" w:color="auto"/>
        <w:bottom w:val="none" w:sz="0" w:space="0" w:color="auto"/>
        <w:right w:val="none" w:sz="0" w:space="0" w:color="auto"/>
      </w:divBdr>
    </w:div>
    <w:div w:id="1168718096">
      <w:bodyDiv w:val="1"/>
      <w:marLeft w:val="0"/>
      <w:marRight w:val="0"/>
      <w:marTop w:val="0"/>
      <w:marBottom w:val="0"/>
      <w:divBdr>
        <w:top w:val="none" w:sz="0" w:space="0" w:color="auto"/>
        <w:left w:val="none" w:sz="0" w:space="0" w:color="auto"/>
        <w:bottom w:val="none" w:sz="0" w:space="0" w:color="auto"/>
        <w:right w:val="none" w:sz="0" w:space="0" w:color="auto"/>
      </w:divBdr>
    </w:div>
    <w:div w:id="1168786824">
      <w:bodyDiv w:val="1"/>
      <w:marLeft w:val="0"/>
      <w:marRight w:val="0"/>
      <w:marTop w:val="0"/>
      <w:marBottom w:val="0"/>
      <w:divBdr>
        <w:top w:val="none" w:sz="0" w:space="0" w:color="auto"/>
        <w:left w:val="none" w:sz="0" w:space="0" w:color="auto"/>
        <w:bottom w:val="none" w:sz="0" w:space="0" w:color="auto"/>
        <w:right w:val="none" w:sz="0" w:space="0" w:color="auto"/>
      </w:divBdr>
    </w:div>
    <w:div w:id="1168788162">
      <w:bodyDiv w:val="1"/>
      <w:marLeft w:val="0"/>
      <w:marRight w:val="0"/>
      <w:marTop w:val="0"/>
      <w:marBottom w:val="0"/>
      <w:divBdr>
        <w:top w:val="none" w:sz="0" w:space="0" w:color="auto"/>
        <w:left w:val="none" w:sz="0" w:space="0" w:color="auto"/>
        <w:bottom w:val="none" w:sz="0" w:space="0" w:color="auto"/>
        <w:right w:val="none" w:sz="0" w:space="0" w:color="auto"/>
      </w:divBdr>
    </w:div>
    <w:div w:id="1168980008">
      <w:bodyDiv w:val="1"/>
      <w:marLeft w:val="0"/>
      <w:marRight w:val="0"/>
      <w:marTop w:val="0"/>
      <w:marBottom w:val="0"/>
      <w:divBdr>
        <w:top w:val="none" w:sz="0" w:space="0" w:color="auto"/>
        <w:left w:val="none" w:sz="0" w:space="0" w:color="auto"/>
        <w:bottom w:val="none" w:sz="0" w:space="0" w:color="auto"/>
        <w:right w:val="none" w:sz="0" w:space="0" w:color="auto"/>
      </w:divBdr>
    </w:div>
    <w:div w:id="1168986714">
      <w:bodyDiv w:val="1"/>
      <w:marLeft w:val="0"/>
      <w:marRight w:val="0"/>
      <w:marTop w:val="0"/>
      <w:marBottom w:val="0"/>
      <w:divBdr>
        <w:top w:val="none" w:sz="0" w:space="0" w:color="auto"/>
        <w:left w:val="none" w:sz="0" w:space="0" w:color="auto"/>
        <w:bottom w:val="none" w:sz="0" w:space="0" w:color="auto"/>
        <w:right w:val="none" w:sz="0" w:space="0" w:color="auto"/>
      </w:divBdr>
    </w:div>
    <w:div w:id="1169177138">
      <w:bodyDiv w:val="1"/>
      <w:marLeft w:val="0"/>
      <w:marRight w:val="0"/>
      <w:marTop w:val="0"/>
      <w:marBottom w:val="0"/>
      <w:divBdr>
        <w:top w:val="none" w:sz="0" w:space="0" w:color="auto"/>
        <w:left w:val="none" w:sz="0" w:space="0" w:color="auto"/>
        <w:bottom w:val="none" w:sz="0" w:space="0" w:color="auto"/>
        <w:right w:val="none" w:sz="0" w:space="0" w:color="auto"/>
      </w:divBdr>
    </w:div>
    <w:div w:id="1169180115">
      <w:bodyDiv w:val="1"/>
      <w:marLeft w:val="0"/>
      <w:marRight w:val="0"/>
      <w:marTop w:val="0"/>
      <w:marBottom w:val="0"/>
      <w:divBdr>
        <w:top w:val="none" w:sz="0" w:space="0" w:color="auto"/>
        <w:left w:val="none" w:sz="0" w:space="0" w:color="auto"/>
        <w:bottom w:val="none" w:sz="0" w:space="0" w:color="auto"/>
        <w:right w:val="none" w:sz="0" w:space="0" w:color="auto"/>
      </w:divBdr>
    </w:div>
    <w:div w:id="1169372562">
      <w:bodyDiv w:val="1"/>
      <w:marLeft w:val="0"/>
      <w:marRight w:val="0"/>
      <w:marTop w:val="0"/>
      <w:marBottom w:val="0"/>
      <w:divBdr>
        <w:top w:val="none" w:sz="0" w:space="0" w:color="auto"/>
        <w:left w:val="none" w:sz="0" w:space="0" w:color="auto"/>
        <w:bottom w:val="none" w:sz="0" w:space="0" w:color="auto"/>
        <w:right w:val="none" w:sz="0" w:space="0" w:color="auto"/>
      </w:divBdr>
    </w:div>
    <w:div w:id="1169636629">
      <w:bodyDiv w:val="1"/>
      <w:marLeft w:val="0"/>
      <w:marRight w:val="0"/>
      <w:marTop w:val="0"/>
      <w:marBottom w:val="0"/>
      <w:divBdr>
        <w:top w:val="none" w:sz="0" w:space="0" w:color="auto"/>
        <w:left w:val="none" w:sz="0" w:space="0" w:color="auto"/>
        <w:bottom w:val="none" w:sz="0" w:space="0" w:color="auto"/>
        <w:right w:val="none" w:sz="0" w:space="0" w:color="auto"/>
      </w:divBdr>
    </w:div>
    <w:div w:id="1169638694">
      <w:bodyDiv w:val="1"/>
      <w:marLeft w:val="0"/>
      <w:marRight w:val="0"/>
      <w:marTop w:val="0"/>
      <w:marBottom w:val="0"/>
      <w:divBdr>
        <w:top w:val="none" w:sz="0" w:space="0" w:color="auto"/>
        <w:left w:val="none" w:sz="0" w:space="0" w:color="auto"/>
        <w:bottom w:val="none" w:sz="0" w:space="0" w:color="auto"/>
        <w:right w:val="none" w:sz="0" w:space="0" w:color="auto"/>
      </w:divBdr>
    </w:div>
    <w:div w:id="1169709575">
      <w:bodyDiv w:val="1"/>
      <w:marLeft w:val="0"/>
      <w:marRight w:val="0"/>
      <w:marTop w:val="0"/>
      <w:marBottom w:val="0"/>
      <w:divBdr>
        <w:top w:val="none" w:sz="0" w:space="0" w:color="auto"/>
        <w:left w:val="none" w:sz="0" w:space="0" w:color="auto"/>
        <w:bottom w:val="none" w:sz="0" w:space="0" w:color="auto"/>
        <w:right w:val="none" w:sz="0" w:space="0" w:color="auto"/>
      </w:divBdr>
    </w:div>
    <w:div w:id="1169953217">
      <w:bodyDiv w:val="1"/>
      <w:marLeft w:val="0"/>
      <w:marRight w:val="0"/>
      <w:marTop w:val="0"/>
      <w:marBottom w:val="0"/>
      <w:divBdr>
        <w:top w:val="none" w:sz="0" w:space="0" w:color="auto"/>
        <w:left w:val="none" w:sz="0" w:space="0" w:color="auto"/>
        <w:bottom w:val="none" w:sz="0" w:space="0" w:color="auto"/>
        <w:right w:val="none" w:sz="0" w:space="0" w:color="auto"/>
      </w:divBdr>
    </w:div>
    <w:div w:id="1170636605">
      <w:bodyDiv w:val="1"/>
      <w:marLeft w:val="0"/>
      <w:marRight w:val="0"/>
      <w:marTop w:val="0"/>
      <w:marBottom w:val="0"/>
      <w:divBdr>
        <w:top w:val="none" w:sz="0" w:space="0" w:color="auto"/>
        <w:left w:val="none" w:sz="0" w:space="0" w:color="auto"/>
        <w:bottom w:val="none" w:sz="0" w:space="0" w:color="auto"/>
        <w:right w:val="none" w:sz="0" w:space="0" w:color="auto"/>
      </w:divBdr>
    </w:div>
    <w:div w:id="1170825273">
      <w:bodyDiv w:val="1"/>
      <w:marLeft w:val="0"/>
      <w:marRight w:val="0"/>
      <w:marTop w:val="0"/>
      <w:marBottom w:val="0"/>
      <w:divBdr>
        <w:top w:val="none" w:sz="0" w:space="0" w:color="auto"/>
        <w:left w:val="none" w:sz="0" w:space="0" w:color="auto"/>
        <w:bottom w:val="none" w:sz="0" w:space="0" w:color="auto"/>
        <w:right w:val="none" w:sz="0" w:space="0" w:color="auto"/>
      </w:divBdr>
    </w:div>
    <w:div w:id="1170943937">
      <w:bodyDiv w:val="1"/>
      <w:marLeft w:val="0"/>
      <w:marRight w:val="0"/>
      <w:marTop w:val="0"/>
      <w:marBottom w:val="0"/>
      <w:divBdr>
        <w:top w:val="none" w:sz="0" w:space="0" w:color="auto"/>
        <w:left w:val="none" w:sz="0" w:space="0" w:color="auto"/>
        <w:bottom w:val="none" w:sz="0" w:space="0" w:color="auto"/>
        <w:right w:val="none" w:sz="0" w:space="0" w:color="auto"/>
      </w:divBdr>
    </w:div>
    <w:div w:id="1171019592">
      <w:bodyDiv w:val="1"/>
      <w:marLeft w:val="0"/>
      <w:marRight w:val="0"/>
      <w:marTop w:val="0"/>
      <w:marBottom w:val="0"/>
      <w:divBdr>
        <w:top w:val="none" w:sz="0" w:space="0" w:color="auto"/>
        <w:left w:val="none" w:sz="0" w:space="0" w:color="auto"/>
        <w:bottom w:val="none" w:sz="0" w:space="0" w:color="auto"/>
        <w:right w:val="none" w:sz="0" w:space="0" w:color="auto"/>
      </w:divBdr>
    </w:div>
    <w:div w:id="1171142022">
      <w:bodyDiv w:val="1"/>
      <w:marLeft w:val="0"/>
      <w:marRight w:val="0"/>
      <w:marTop w:val="0"/>
      <w:marBottom w:val="0"/>
      <w:divBdr>
        <w:top w:val="none" w:sz="0" w:space="0" w:color="auto"/>
        <w:left w:val="none" w:sz="0" w:space="0" w:color="auto"/>
        <w:bottom w:val="none" w:sz="0" w:space="0" w:color="auto"/>
        <w:right w:val="none" w:sz="0" w:space="0" w:color="auto"/>
      </w:divBdr>
    </w:div>
    <w:div w:id="1171409667">
      <w:bodyDiv w:val="1"/>
      <w:marLeft w:val="0"/>
      <w:marRight w:val="0"/>
      <w:marTop w:val="0"/>
      <w:marBottom w:val="0"/>
      <w:divBdr>
        <w:top w:val="none" w:sz="0" w:space="0" w:color="auto"/>
        <w:left w:val="none" w:sz="0" w:space="0" w:color="auto"/>
        <w:bottom w:val="none" w:sz="0" w:space="0" w:color="auto"/>
        <w:right w:val="none" w:sz="0" w:space="0" w:color="auto"/>
      </w:divBdr>
    </w:div>
    <w:div w:id="1171488411">
      <w:bodyDiv w:val="1"/>
      <w:marLeft w:val="0"/>
      <w:marRight w:val="0"/>
      <w:marTop w:val="0"/>
      <w:marBottom w:val="0"/>
      <w:divBdr>
        <w:top w:val="none" w:sz="0" w:space="0" w:color="auto"/>
        <w:left w:val="none" w:sz="0" w:space="0" w:color="auto"/>
        <w:bottom w:val="none" w:sz="0" w:space="0" w:color="auto"/>
        <w:right w:val="none" w:sz="0" w:space="0" w:color="auto"/>
      </w:divBdr>
    </w:div>
    <w:div w:id="1171599819">
      <w:bodyDiv w:val="1"/>
      <w:marLeft w:val="0"/>
      <w:marRight w:val="0"/>
      <w:marTop w:val="0"/>
      <w:marBottom w:val="0"/>
      <w:divBdr>
        <w:top w:val="none" w:sz="0" w:space="0" w:color="auto"/>
        <w:left w:val="none" w:sz="0" w:space="0" w:color="auto"/>
        <w:bottom w:val="none" w:sz="0" w:space="0" w:color="auto"/>
        <w:right w:val="none" w:sz="0" w:space="0" w:color="auto"/>
      </w:divBdr>
    </w:div>
    <w:div w:id="1171799286">
      <w:bodyDiv w:val="1"/>
      <w:marLeft w:val="0"/>
      <w:marRight w:val="0"/>
      <w:marTop w:val="0"/>
      <w:marBottom w:val="0"/>
      <w:divBdr>
        <w:top w:val="none" w:sz="0" w:space="0" w:color="auto"/>
        <w:left w:val="none" w:sz="0" w:space="0" w:color="auto"/>
        <w:bottom w:val="none" w:sz="0" w:space="0" w:color="auto"/>
        <w:right w:val="none" w:sz="0" w:space="0" w:color="auto"/>
      </w:divBdr>
    </w:div>
    <w:div w:id="1171800681">
      <w:bodyDiv w:val="1"/>
      <w:marLeft w:val="0"/>
      <w:marRight w:val="0"/>
      <w:marTop w:val="0"/>
      <w:marBottom w:val="0"/>
      <w:divBdr>
        <w:top w:val="none" w:sz="0" w:space="0" w:color="auto"/>
        <w:left w:val="none" w:sz="0" w:space="0" w:color="auto"/>
        <w:bottom w:val="none" w:sz="0" w:space="0" w:color="auto"/>
        <w:right w:val="none" w:sz="0" w:space="0" w:color="auto"/>
      </w:divBdr>
    </w:div>
    <w:div w:id="1171867752">
      <w:bodyDiv w:val="1"/>
      <w:marLeft w:val="0"/>
      <w:marRight w:val="0"/>
      <w:marTop w:val="0"/>
      <w:marBottom w:val="0"/>
      <w:divBdr>
        <w:top w:val="none" w:sz="0" w:space="0" w:color="auto"/>
        <w:left w:val="none" w:sz="0" w:space="0" w:color="auto"/>
        <w:bottom w:val="none" w:sz="0" w:space="0" w:color="auto"/>
        <w:right w:val="none" w:sz="0" w:space="0" w:color="auto"/>
      </w:divBdr>
    </w:div>
    <w:div w:id="1172062735">
      <w:bodyDiv w:val="1"/>
      <w:marLeft w:val="0"/>
      <w:marRight w:val="0"/>
      <w:marTop w:val="0"/>
      <w:marBottom w:val="0"/>
      <w:divBdr>
        <w:top w:val="none" w:sz="0" w:space="0" w:color="auto"/>
        <w:left w:val="none" w:sz="0" w:space="0" w:color="auto"/>
        <w:bottom w:val="none" w:sz="0" w:space="0" w:color="auto"/>
        <w:right w:val="none" w:sz="0" w:space="0" w:color="auto"/>
      </w:divBdr>
    </w:div>
    <w:div w:id="1172640897">
      <w:bodyDiv w:val="1"/>
      <w:marLeft w:val="0"/>
      <w:marRight w:val="0"/>
      <w:marTop w:val="0"/>
      <w:marBottom w:val="0"/>
      <w:divBdr>
        <w:top w:val="none" w:sz="0" w:space="0" w:color="auto"/>
        <w:left w:val="none" w:sz="0" w:space="0" w:color="auto"/>
        <w:bottom w:val="none" w:sz="0" w:space="0" w:color="auto"/>
        <w:right w:val="none" w:sz="0" w:space="0" w:color="auto"/>
      </w:divBdr>
    </w:div>
    <w:div w:id="1172916294">
      <w:bodyDiv w:val="1"/>
      <w:marLeft w:val="0"/>
      <w:marRight w:val="0"/>
      <w:marTop w:val="0"/>
      <w:marBottom w:val="0"/>
      <w:divBdr>
        <w:top w:val="none" w:sz="0" w:space="0" w:color="auto"/>
        <w:left w:val="none" w:sz="0" w:space="0" w:color="auto"/>
        <w:bottom w:val="none" w:sz="0" w:space="0" w:color="auto"/>
        <w:right w:val="none" w:sz="0" w:space="0" w:color="auto"/>
      </w:divBdr>
    </w:div>
    <w:div w:id="1173109566">
      <w:bodyDiv w:val="1"/>
      <w:marLeft w:val="0"/>
      <w:marRight w:val="0"/>
      <w:marTop w:val="0"/>
      <w:marBottom w:val="0"/>
      <w:divBdr>
        <w:top w:val="none" w:sz="0" w:space="0" w:color="auto"/>
        <w:left w:val="none" w:sz="0" w:space="0" w:color="auto"/>
        <w:bottom w:val="none" w:sz="0" w:space="0" w:color="auto"/>
        <w:right w:val="none" w:sz="0" w:space="0" w:color="auto"/>
      </w:divBdr>
    </w:div>
    <w:div w:id="1173447709">
      <w:bodyDiv w:val="1"/>
      <w:marLeft w:val="0"/>
      <w:marRight w:val="0"/>
      <w:marTop w:val="0"/>
      <w:marBottom w:val="0"/>
      <w:divBdr>
        <w:top w:val="none" w:sz="0" w:space="0" w:color="auto"/>
        <w:left w:val="none" w:sz="0" w:space="0" w:color="auto"/>
        <w:bottom w:val="none" w:sz="0" w:space="0" w:color="auto"/>
        <w:right w:val="none" w:sz="0" w:space="0" w:color="auto"/>
      </w:divBdr>
    </w:div>
    <w:div w:id="1173564855">
      <w:bodyDiv w:val="1"/>
      <w:marLeft w:val="0"/>
      <w:marRight w:val="0"/>
      <w:marTop w:val="0"/>
      <w:marBottom w:val="0"/>
      <w:divBdr>
        <w:top w:val="none" w:sz="0" w:space="0" w:color="auto"/>
        <w:left w:val="none" w:sz="0" w:space="0" w:color="auto"/>
        <w:bottom w:val="none" w:sz="0" w:space="0" w:color="auto"/>
        <w:right w:val="none" w:sz="0" w:space="0" w:color="auto"/>
      </w:divBdr>
    </w:div>
    <w:div w:id="1173573011">
      <w:bodyDiv w:val="1"/>
      <w:marLeft w:val="0"/>
      <w:marRight w:val="0"/>
      <w:marTop w:val="0"/>
      <w:marBottom w:val="0"/>
      <w:divBdr>
        <w:top w:val="none" w:sz="0" w:space="0" w:color="auto"/>
        <w:left w:val="none" w:sz="0" w:space="0" w:color="auto"/>
        <w:bottom w:val="none" w:sz="0" w:space="0" w:color="auto"/>
        <w:right w:val="none" w:sz="0" w:space="0" w:color="auto"/>
      </w:divBdr>
    </w:div>
    <w:div w:id="1173645927">
      <w:bodyDiv w:val="1"/>
      <w:marLeft w:val="0"/>
      <w:marRight w:val="0"/>
      <w:marTop w:val="0"/>
      <w:marBottom w:val="0"/>
      <w:divBdr>
        <w:top w:val="none" w:sz="0" w:space="0" w:color="auto"/>
        <w:left w:val="none" w:sz="0" w:space="0" w:color="auto"/>
        <w:bottom w:val="none" w:sz="0" w:space="0" w:color="auto"/>
        <w:right w:val="none" w:sz="0" w:space="0" w:color="auto"/>
      </w:divBdr>
    </w:div>
    <w:div w:id="1173954113">
      <w:bodyDiv w:val="1"/>
      <w:marLeft w:val="0"/>
      <w:marRight w:val="0"/>
      <w:marTop w:val="0"/>
      <w:marBottom w:val="0"/>
      <w:divBdr>
        <w:top w:val="none" w:sz="0" w:space="0" w:color="auto"/>
        <w:left w:val="none" w:sz="0" w:space="0" w:color="auto"/>
        <w:bottom w:val="none" w:sz="0" w:space="0" w:color="auto"/>
        <w:right w:val="none" w:sz="0" w:space="0" w:color="auto"/>
      </w:divBdr>
    </w:div>
    <w:div w:id="1174682890">
      <w:bodyDiv w:val="1"/>
      <w:marLeft w:val="0"/>
      <w:marRight w:val="0"/>
      <w:marTop w:val="0"/>
      <w:marBottom w:val="0"/>
      <w:divBdr>
        <w:top w:val="none" w:sz="0" w:space="0" w:color="auto"/>
        <w:left w:val="none" w:sz="0" w:space="0" w:color="auto"/>
        <w:bottom w:val="none" w:sz="0" w:space="0" w:color="auto"/>
        <w:right w:val="none" w:sz="0" w:space="0" w:color="auto"/>
      </w:divBdr>
    </w:div>
    <w:div w:id="1174688347">
      <w:bodyDiv w:val="1"/>
      <w:marLeft w:val="0"/>
      <w:marRight w:val="0"/>
      <w:marTop w:val="0"/>
      <w:marBottom w:val="0"/>
      <w:divBdr>
        <w:top w:val="none" w:sz="0" w:space="0" w:color="auto"/>
        <w:left w:val="none" w:sz="0" w:space="0" w:color="auto"/>
        <w:bottom w:val="none" w:sz="0" w:space="0" w:color="auto"/>
        <w:right w:val="none" w:sz="0" w:space="0" w:color="auto"/>
      </w:divBdr>
    </w:div>
    <w:div w:id="1174689807">
      <w:bodyDiv w:val="1"/>
      <w:marLeft w:val="0"/>
      <w:marRight w:val="0"/>
      <w:marTop w:val="0"/>
      <w:marBottom w:val="0"/>
      <w:divBdr>
        <w:top w:val="none" w:sz="0" w:space="0" w:color="auto"/>
        <w:left w:val="none" w:sz="0" w:space="0" w:color="auto"/>
        <w:bottom w:val="none" w:sz="0" w:space="0" w:color="auto"/>
        <w:right w:val="none" w:sz="0" w:space="0" w:color="auto"/>
      </w:divBdr>
    </w:div>
    <w:div w:id="1174802700">
      <w:bodyDiv w:val="1"/>
      <w:marLeft w:val="0"/>
      <w:marRight w:val="0"/>
      <w:marTop w:val="0"/>
      <w:marBottom w:val="0"/>
      <w:divBdr>
        <w:top w:val="none" w:sz="0" w:space="0" w:color="auto"/>
        <w:left w:val="none" w:sz="0" w:space="0" w:color="auto"/>
        <w:bottom w:val="none" w:sz="0" w:space="0" w:color="auto"/>
        <w:right w:val="none" w:sz="0" w:space="0" w:color="auto"/>
      </w:divBdr>
    </w:div>
    <w:div w:id="1175000199">
      <w:bodyDiv w:val="1"/>
      <w:marLeft w:val="0"/>
      <w:marRight w:val="0"/>
      <w:marTop w:val="0"/>
      <w:marBottom w:val="0"/>
      <w:divBdr>
        <w:top w:val="none" w:sz="0" w:space="0" w:color="auto"/>
        <w:left w:val="none" w:sz="0" w:space="0" w:color="auto"/>
        <w:bottom w:val="none" w:sz="0" w:space="0" w:color="auto"/>
        <w:right w:val="none" w:sz="0" w:space="0" w:color="auto"/>
      </w:divBdr>
    </w:div>
    <w:div w:id="1175076863">
      <w:bodyDiv w:val="1"/>
      <w:marLeft w:val="0"/>
      <w:marRight w:val="0"/>
      <w:marTop w:val="0"/>
      <w:marBottom w:val="0"/>
      <w:divBdr>
        <w:top w:val="none" w:sz="0" w:space="0" w:color="auto"/>
        <w:left w:val="none" w:sz="0" w:space="0" w:color="auto"/>
        <w:bottom w:val="none" w:sz="0" w:space="0" w:color="auto"/>
        <w:right w:val="none" w:sz="0" w:space="0" w:color="auto"/>
      </w:divBdr>
    </w:div>
    <w:div w:id="1175537778">
      <w:bodyDiv w:val="1"/>
      <w:marLeft w:val="0"/>
      <w:marRight w:val="0"/>
      <w:marTop w:val="0"/>
      <w:marBottom w:val="0"/>
      <w:divBdr>
        <w:top w:val="none" w:sz="0" w:space="0" w:color="auto"/>
        <w:left w:val="none" w:sz="0" w:space="0" w:color="auto"/>
        <w:bottom w:val="none" w:sz="0" w:space="0" w:color="auto"/>
        <w:right w:val="none" w:sz="0" w:space="0" w:color="auto"/>
      </w:divBdr>
    </w:div>
    <w:div w:id="1175650630">
      <w:bodyDiv w:val="1"/>
      <w:marLeft w:val="0"/>
      <w:marRight w:val="0"/>
      <w:marTop w:val="0"/>
      <w:marBottom w:val="0"/>
      <w:divBdr>
        <w:top w:val="none" w:sz="0" w:space="0" w:color="auto"/>
        <w:left w:val="none" w:sz="0" w:space="0" w:color="auto"/>
        <w:bottom w:val="none" w:sz="0" w:space="0" w:color="auto"/>
        <w:right w:val="none" w:sz="0" w:space="0" w:color="auto"/>
      </w:divBdr>
    </w:div>
    <w:div w:id="1175850506">
      <w:bodyDiv w:val="1"/>
      <w:marLeft w:val="0"/>
      <w:marRight w:val="0"/>
      <w:marTop w:val="0"/>
      <w:marBottom w:val="0"/>
      <w:divBdr>
        <w:top w:val="none" w:sz="0" w:space="0" w:color="auto"/>
        <w:left w:val="none" w:sz="0" w:space="0" w:color="auto"/>
        <w:bottom w:val="none" w:sz="0" w:space="0" w:color="auto"/>
        <w:right w:val="none" w:sz="0" w:space="0" w:color="auto"/>
      </w:divBdr>
    </w:div>
    <w:div w:id="1176074089">
      <w:bodyDiv w:val="1"/>
      <w:marLeft w:val="0"/>
      <w:marRight w:val="0"/>
      <w:marTop w:val="0"/>
      <w:marBottom w:val="0"/>
      <w:divBdr>
        <w:top w:val="none" w:sz="0" w:space="0" w:color="auto"/>
        <w:left w:val="none" w:sz="0" w:space="0" w:color="auto"/>
        <w:bottom w:val="none" w:sz="0" w:space="0" w:color="auto"/>
        <w:right w:val="none" w:sz="0" w:space="0" w:color="auto"/>
      </w:divBdr>
    </w:div>
    <w:div w:id="1176188440">
      <w:bodyDiv w:val="1"/>
      <w:marLeft w:val="0"/>
      <w:marRight w:val="0"/>
      <w:marTop w:val="0"/>
      <w:marBottom w:val="0"/>
      <w:divBdr>
        <w:top w:val="none" w:sz="0" w:space="0" w:color="auto"/>
        <w:left w:val="none" w:sz="0" w:space="0" w:color="auto"/>
        <w:bottom w:val="none" w:sz="0" w:space="0" w:color="auto"/>
        <w:right w:val="none" w:sz="0" w:space="0" w:color="auto"/>
      </w:divBdr>
    </w:div>
    <w:div w:id="1176311674">
      <w:bodyDiv w:val="1"/>
      <w:marLeft w:val="0"/>
      <w:marRight w:val="0"/>
      <w:marTop w:val="0"/>
      <w:marBottom w:val="0"/>
      <w:divBdr>
        <w:top w:val="none" w:sz="0" w:space="0" w:color="auto"/>
        <w:left w:val="none" w:sz="0" w:space="0" w:color="auto"/>
        <w:bottom w:val="none" w:sz="0" w:space="0" w:color="auto"/>
        <w:right w:val="none" w:sz="0" w:space="0" w:color="auto"/>
      </w:divBdr>
    </w:div>
    <w:div w:id="1176574353">
      <w:bodyDiv w:val="1"/>
      <w:marLeft w:val="0"/>
      <w:marRight w:val="0"/>
      <w:marTop w:val="0"/>
      <w:marBottom w:val="0"/>
      <w:divBdr>
        <w:top w:val="none" w:sz="0" w:space="0" w:color="auto"/>
        <w:left w:val="none" w:sz="0" w:space="0" w:color="auto"/>
        <w:bottom w:val="none" w:sz="0" w:space="0" w:color="auto"/>
        <w:right w:val="none" w:sz="0" w:space="0" w:color="auto"/>
      </w:divBdr>
    </w:div>
    <w:div w:id="1176648542">
      <w:bodyDiv w:val="1"/>
      <w:marLeft w:val="0"/>
      <w:marRight w:val="0"/>
      <w:marTop w:val="0"/>
      <w:marBottom w:val="0"/>
      <w:divBdr>
        <w:top w:val="none" w:sz="0" w:space="0" w:color="auto"/>
        <w:left w:val="none" w:sz="0" w:space="0" w:color="auto"/>
        <w:bottom w:val="none" w:sz="0" w:space="0" w:color="auto"/>
        <w:right w:val="none" w:sz="0" w:space="0" w:color="auto"/>
      </w:divBdr>
    </w:div>
    <w:div w:id="1176651894">
      <w:bodyDiv w:val="1"/>
      <w:marLeft w:val="0"/>
      <w:marRight w:val="0"/>
      <w:marTop w:val="0"/>
      <w:marBottom w:val="0"/>
      <w:divBdr>
        <w:top w:val="none" w:sz="0" w:space="0" w:color="auto"/>
        <w:left w:val="none" w:sz="0" w:space="0" w:color="auto"/>
        <w:bottom w:val="none" w:sz="0" w:space="0" w:color="auto"/>
        <w:right w:val="none" w:sz="0" w:space="0" w:color="auto"/>
      </w:divBdr>
    </w:div>
    <w:div w:id="1176922155">
      <w:bodyDiv w:val="1"/>
      <w:marLeft w:val="0"/>
      <w:marRight w:val="0"/>
      <w:marTop w:val="0"/>
      <w:marBottom w:val="0"/>
      <w:divBdr>
        <w:top w:val="none" w:sz="0" w:space="0" w:color="auto"/>
        <w:left w:val="none" w:sz="0" w:space="0" w:color="auto"/>
        <w:bottom w:val="none" w:sz="0" w:space="0" w:color="auto"/>
        <w:right w:val="none" w:sz="0" w:space="0" w:color="auto"/>
      </w:divBdr>
    </w:div>
    <w:div w:id="1177037006">
      <w:bodyDiv w:val="1"/>
      <w:marLeft w:val="0"/>
      <w:marRight w:val="0"/>
      <w:marTop w:val="0"/>
      <w:marBottom w:val="0"/>
      <w:divBdr>
        <w:top w:val="none" w:sz="0" w:space="0" w:color="auto"/>
        <w:left w:val="none" w:sz="0" w:space="0" w:color="auto"/>
        <w:bottom w:val="none" w:sz="0" w:space="0" w:color="auto"/>
        <w:right w:val="none" w:sz="0" w:space="0" w:color="auto"/>
      </w:divBdr>
    </w:div>
    <w:div w:id="1177580340">
      <w:bodyDiv w:val="1"/>
      <w:marLeft w:val="0"/>
      <w:marRight w:val="0"/>
      <w:marTop w:val="0"/>
      <w:marBottom w:val="0"/>
      <w:divBdr>
        <w:top w:val="none" w:sz="0" w:space="0" w:color="auto"/>
        <w:left w:val="none" w:sz="0" w:space="0" w:color="auto"/>
        <w:bottom w:val="none" w:sz="0" w:space="0" w:color="auto"/>
        <w:right w:val="none" w:sz="0" w:space="0" w:color="auto"/>
      </w:divBdr>
    </w:div>
    <w:div w:id="1177841386">
      <w:bodyDiv w:val="1"/>
      <w:marLeft w:val="0"/>
      <w:marRight w:val="0"/>
      <w:marTop w:val="0"/>
      <w:marBottom w:val="0"/>
      <w:divBdr>
        <w:top w:val="none" w:sz="0" w:space="0" w:color="auto"/>
        <w:left w:val="none" w:sz="0" w:space="0" w:color="auto"/>
        <w:bottom w:val="none" w:sz="0" w:space="0" w:color="auto"/>
        <w:right w:val="none" w:sz="0" w:space="0" w:color="auto"/>
      </w:divBdr>
    </w:div>
    <w:div w:id="1177890136">
      <w:bodyDiv w:val="1"/>
      <w:marLeft w:val="0"/>
      <w:marRight w:val="0"/>
      <w:marTop w:val="0"/>
      <w:marBottom w:val="0"/>
      <w:divBdr>
        <w:top w:val="none" w:sz="0" w:space="0" w:color="auto"/>
        <w:left w:val="none" w:sz="0" w:space="0" w:color="auto"/>
        <w:bottom w:val="none" w:sz="0" w:space="0" w:color="auto"/>
        <w:right w:val="none" w:sz="0" w:space="0" w:color="auto"/>
      </w:divBdr>
    </w:div>
    <w:div w:id="1178155309">
      <w:bodyDiv w:val="1"/>
      <w:marLeft w:val="0"/>
      <w:marRight w:val="0"/>
      <w:marTop w:val="0"/>
      <w:marBottom w:val="0"/>
      <w:divBdr>
        <w:top w:val="none" w:sz="0" w:space="0" w:color="auto"/>
        <w:left w:val="none" w:sz="0" w:space="0" w:color="auto"/>
        <w:bottom w:val="none" w:sz="0" w:space="0" w:color="auto"/>
        <w:right w:val="none" w:sz="0" w:space="0" w:color="auto"/>
      </w:divBdr>
    </w:div>
    <w:div w:id="1178540120">
      <w:bodyDiv w:val="1"/>
      <w:marLeft w:val="0"/>
      <w:marRight w:val="0"/>
      <w:marTop w:val="0"/>
      <w:marBottom w:val="0"/>
      <w:divBdr>
        <w:top w:val="none" w:sz="0" w:space="0" w:color="auto"/>
        <w:left w:val="none" w:sz="0" w:space="0" w:color="auto"/>
        <w:bottom w:val="none" w:sz="0" w:space="0" w:color="auto"/>
        <w:right w:val="none" w:sz="0" w:space="0" w:color="auto"/>
      </w:divBdr>
    </w:div>
    <w:div w:id="1178688891">
      <w:bodyDiv w:val="1"/>
      <w:marLeft w:val="0"/>
      <w:marRight w:val="0"/>
      <w:marTop w:val="0"/>
      <w:marBottom w:val="0"/>
      <w:divBdr>
        <w:top w:val="none" w:sz="0" w:space="0" w:color="auto"/>
        <w:left w:val="none" w:sz="0" w:space="0" w:color="auto"/>
        <w:bottom w:val="none" w:sz="0" w:space="0" w:color="auto"/>
        <w:right w:val="none" w:sz="0" w:space="0" w:color="auto"/>
      </w:divBdr>
    </w:div>
    <w:div w:id="1178733002">
      <w:bodyDiv w:val="1"/>
      <w:marLeft w:val="0"/>
      <w:marRight w:val="0"/>
      <w:marTop w:val="0"/>
      <w:marBottom w:val="0"/>
      <w:divBdr>
        <w:top w:val="none" w:sz="0" w:space="0" w:color="auto"/>
        <w:left w:val="none" w:sz="0" w:space="0" w:color="auto"/>
        <w:bottom w:val="none" w:sz="0" w:space="0" w:color="auto"/>
        <w:right w:val="none" w:sz="0" w:space="0" w:color="auto"/>
      </w:divBdr>
    </w:div>
    <w:div w:id="1178809297">
      <w:bodyDiv w:val="1"/>
      <w:marLeft w:val="0"/>
      <w:marRight w:val="0"/>
      <w:marTop w:val="0"/>
      <w:marBottom w:val="0"/>
      <w:divBdr>
        <w:top w:val="none" w:sz="0" w:space="0" w:color="auto"/>
        <w:left w:val="none" w:sz="0" w:space="0" w:color="auto"/>
        <w:bottom w:val="none" w:sz="0" w:space="0" w:color="auto"/>
        <w:right w:val="none" w:sz="0" w:space="0" w:color="auto"/>
      </w:divBdr>
    </w:div>
    <w:div w:id="1178886560">
      <w:bodyDiv w:val="1"/>
      <w:marLeft w:val="0"/>
      <w:marRight w:val="0"/>
      <w:marTop w:val="0"/>
      <w:marBottom w:val="0"/>
      <w:divBdr>
        <w:top w:val="none" w:sz="0" w:space="0" w:color="auto"/>
        <w:left w:val="none" w:sz="0" w:space="0" w:color="auto"/>
        <w:bottom w:val="none" w:sz="0" w:space="0" w:color="auto"/>
        <w:right w:val="none" w:sz="0" w:space="0" w:color="auto"/>
      </w:divBdr>
    </w:div>
    <w:div w:id="1179007219">
      <w:bodyDiv w:val="1"/>
      <w:marLeft w:val="0"/>
      <w:marRight w:val="0"/>
      <w:marTop w:val="0"/>
      <w:marBottom w:val="0"/>
      <w:divBdr>
        <w:top w:val="none" w:sz="0" w:space="0" w:color="auto"/>
        <w:left w:val="none" w:sz="0" w:space="0" w:color="auto"/>
        <w:bottom w:val="none" w:sz="0" w:space="0" w:color="auto"/>
        <w:right w:val="none" w:sz="0" w:space="0" w:color="auto"/>
      </w:divBdr>
    </w:div>
    <w:div w:id="1179150577">
      <w:bodyDiv w:val="1"/>
      <w:marLeft w:val="0"/>
      <w:marRight w:val="0"/>
      <w:marTop w:val="0"/>
      <w:marBottom w:val="0"/>
      <w:divBdr>
        <w:top w:val="none" w:sz="0" w:space="0" w:color="auto"/>
        <w:left w:val="none" w:sz="0" w:space="0" w:color="auto"/>
        <w:bottom w:val="none" w:sz="0" w:space="0" w:color="auto"/>
        <w:right w:val="none" w:sz="0" w:space="0" w:color="auto"/>
      </w:divBdr>
    </w:div>
    <w:div w:id="1179151060">
      <w:bodyDiv w:val="1"/>
      <w:marLeft w:val="0"/>
      <w:marRight w:val="0"/>
      <w:marTop w:val="0"/>
      <w:marBottom w:val="0"/>
      <w:divBdr>
        <w:top w:val="none" w:sz="0" w:space="0" w:color="auto"/>
        <w:left w:val="none" w:sz="0" w:space="0" w:color="auto"/>
        <w:bottom w:val="none" w:sz="0" w:space="0" w:color="auto"/>
        <w:right w:val="none" w:sz="0" w:space="0" w:color="auto"/>
      </w:divBdr>
    </w:div>
    <w:div w:id="1179151687">
      <w:bodyDiv w:val="1"/>
      <w:marLeft w:val="0"/>
      <w:marRight w:val="0"/>
      <w:marTop w:val="0"/>
      <w:marBottom w:val="0"/>
      <w:divBdr>
        <w:top w:val="none" w:sz="0" w:space="0" w:color="auto"/>
        <w:left w:val="none" w:sz="0" w:space="0" w:color="auto"/>
        <w:bottom w:val="none" w:sz="0" w:space="0" w:color="auto"/>
        <w:right w:val="none" w:sz="0" w:space="0" w:color="auto"/>
      </w:divBdr>
    </w:div>
    <w:div w:id="1179196543">
      <w:bodyDiv w:val="1"/>
      <w:marLeft w:val="0"/>
      <w:marRight w:val="0"/>
      <w:marTop w:val="0"/>
      <w:marBottom w:val="0"/>
      <w:divBdr>
        <w:top w:val="none" w:sz="0" w:space="0" w:color="auto"/>
        <w:left w:val="none" w:sz="0" w:space="0" w:color="auto"/>
        <w:bottom w:val="none" w:sz="0" w:space="0" w:color="auto"/>
        <w:right w:val="none" w:sz="0" w:space="0" w:color="auto"/>
      </w:divBdr>
    </w:div>
    <w:div w:id="1179200663">
      <w:bodyDiv w:val="1"/>
      <w:marLeft w:val="0"/>
      <w:marRight w:val="0"/>
      <w:marTop w:val="0"/>
      <w:marBottom w:val="0"/>
      <w:divBdr>
        <w:top w:val="none" w:sz="0" w:space="0" w:color="auto"/>
        <w:left w:val="none" w:sz="0" w:space="0" w:color="auto"/>
        <w:bottom w:val="none" w:sz="0" w:space="0" w:color="auto"/>
        <w:right w:val="none" w:sz="0" w:space="0" w:color="auto"/>
      </w:divBdr>
    </w:div>
    <w:div w:id="1179347415">
      <w:bodyDiv w:val="1"/>
      <w:marLeft w:val="0"/>
      <w:marRight w:val="0"/>
      <w:marTop w:val="0"/>
      <w:marBottom w:val="0"/>
      <w:divBdr>
        <w:top w:val="none" w:sz="0" w:space="0" w:color="auto"/>
        <w:left w:val="none" w:sz="0" w:space="0" w:color="auto"/>
        <w:bottom w:val="none" w:sz="0" w:space="0" w:color="auto"/>
        <w:right w:val="none" w:sz="0" w:space="0" w:color="auto"/>
      </w:divBdr>
    </w:div>
    <w:div w:id="1179737252">
      <w:bodyDiv w:val="1"/>
      <w:marLeft w:val="0"/>
      <w:marRight w:val="0"/>
      <w:marTop w:val="0"/>
      <w:marBottom w:val="0"/>
      <w:divBdr>
        <w:top w:val="none" w:sz="0" w:space="0" w:color="auto"/>
        <w:left w:val="none" w:sz="0" w:space="0" w:color="auto"/>
        <w:bottom w:val="none" w:sz="0" w:space="0" w:color="auto"/>
        <w:right w:val="none" w:sz="0" w:space="0" w:color="auto"/>
      </w:divBdr>
    </w:div>
    <w:div w:id="1179779913">
      <w:bodyDiv w:val="1"/>
      <w:marLeft w:val="0"/>
      <w:marRight w:val="0"/>
      <w:marTop w:val="0"/>
      <w:marBottom w:val="0"/>
      <w:divBdr>
        <w:top w:val="none" w:sz="0" w:space="0" w:color="auto"/>
        <w:left w:val="none" w:sz="0" w:space="0" w:color="auto"/>
        <w:bottom w:val="none" w:sz="0" w:space="0" w:color="auto"/>
        <w:right w:val="none" w:sz="0" w:space="0" w:color="auto"/>
      </w:divBdr>
    </w:div>
    <w:div w:id="1179780529">
      <w:bodyDiv w:val="1"/>
      <w:marLeft w:val="0"/>
      <w:marRight w:val="0"/>
      <w:marTop w:val="0"/>
      <w:marBottom w:val="0"/>
      <w:divBdr>
        <w:top w:val="none" w:sz="0" w:space="0" w:color="auto"/>
        <w:left w:val="none" w:sz="0" w:space="0" w:color="auto"/>
        <w:bottom w:val="none" w:sz="0" w:space="0" w:color="auto"/>
        <w:right w:val="none" w:sz="0" w:space="0" w:color="auto"/>
      </w:divBdr>
    </w:div>
    <w:div w:id="1179782052">
      <w:bodyDiv w:val="1"/>
      <w:marLeft w:val="0"/>
      <w:marRight w:val="0"/>
      <w:marTop w:val="0"/>
      <w:marBottom w:val="0"/>
      <w:divBdr>
        <w:top w:val="none" w:sz="0" w:space="0" w:color="auto"/>
        <w:left w:val="none" w:sz="0" w:space="0" w:color="auto"/>
        <w:bottom w:val="none" w:sz="0" w:space="0" w:color="auto"/>
        <w:right w:val="none" w:sz="0" w:space="0" w:color="auto"/>
      </w:divBdr>
    </w:div>
    <w:div w:id="1179849795">
      <w:bodyDiv w:val="1"/>
      <w:marLeft w:val="0"/>
      <w:marRight w:val="0"/>
      <w:marTop w:val="0"/>
      <w:marBottom w:val="0"/>
      <w:divBdr>
        <w:top w:val="none" w:sz="0" w:space="0" w:color="auto"/>
        <w:left w:val="none" w:sz="0" w:space="0" w:color="auto"/>
        <w:bottom w:val="none" w:sz="0" w:space="0" w:color="auto"/>
        <w:right w:val="none" w:sz="0" w:space="0" w:color="auto"/>
      </w:divBdr>
    </w:div>
    <w:div w:id="1179855867">
      <w:bodyDiv w:val="1"/>
      <w:marLeft w:val="0"/>
      <w:marRight w:val="0"/>
      <w:marTop w:val="0"/>
      <w:marBottom w:val="0"/>
      <w:divBdr>
        <w:top w:val="none" w:sz="0" w:space="0" w:color="auto"/>
        <w:left w:val="none" w:sz="0" w:space="0" w:color="auto"/>
        <w:bottom w:val="none" w:sz="0" w:space="0" w:color="auto"/>
        <w:right w:val="none" w:sz="0" w:space="0" w:color="auto"/>
      </w:divBdr>
    </w:div>
    <w:div w:id="1179924933">
      <w:bodyDiv w:val="1"/>
      <w:marLeft w:val="0"/>
      <w:marRight w:val="0"/>
      <w:marTop w:val="0"/>
      <w:marBottom w:val="0"/>
      <w:divBdr>
        <w:top w:val="none" w:sz="0" w:space="0" w:color="auto"/>
        <w:left w:val="none" w:sz="0" w:space="0" w:color="auto"/>
        <w:bottom w:val="none" w:sz="0" w:space="0" w:color="auto"/>
        <w:right w:val="none" w:sz="0" w:space="0" w:color="auto"/>
      </w:divBdr>
    </w:div>
    <w:div w:id="1180046713">
      <w:bodyDiv w:val="1"/>
      <w:marLeft w:val="0"/>
      <w:marRight w:val="0"/>
      <w:marTop w:val="0"/>
      <w:marBottom w:val="0"/>
      <w:divBdr>
        <w:top w:val="none" w:sz="0" w:space="0" w:color="auto"/>
        <w:left w:val="none" w:sz="0" w:space="0" w:color="auto"/>
        <w:bottom w:val="none" w:sz="0" w:space="0" w:color="auto"/>
        <w:right w:val="none" w:sz="0" w:space="0" w:color="auto"/>
      </w:divBdr>
    </w:div>
    <w:div w:id="1180124964">
      <w:bodyDiv w:val="1"/>
      <w:marLeft w:val="0"/>
      <w:marRight w:val="0"/>
      <w:marTop w:val="0"/>
      <w:marBottom w:val="0"/>
      <w:divBdr>
        <w:top w:val="none" w:sz="0" w:space="0" w:color="auto"/>
        <w:left w:val="none" w:sz="0" w:space="0" w:color="auto"/>
        <w:bottom w:val="none" w:sz="0" w:space="0" w:color="auto"/>
        <w:right w:val="none" w:sz="0" w:space="0" w:color="auto"/>
      </w:divBdr>
    </w:div>
    <w:div w:id="1180126304">
      <w:bodyDiv w:val="1"/>
      <w:marLeft w:val="0"/>
      <w:marRight w:val="0"/>
      <w:marTop w:val="0"/>
      <w:marBottom w:val="0"/>
      <w:divBdr>
        <w:top w:val="none" w:sz="0" w:space="0" w:color="auto"/>
        <w:left w:val="none" w:sz="0" w:space="0" w:color="auto"/>
        <w:bottom w:val="none" w:sz="0" w:space="0" w:color="auto"/>
        <w:right w:val="none" w:sz="0" w:space="0" w:color="auto"/>
      </w:divBdr>
    </w:div>
    <w:div w:id="1180199174">
      <w:bodyDiv w:val="1"/>
      <w:marLeft w:val="0"/>
      <w:marRight w:val="0"/>
      <w:marTop w:val="0"/>
      <w:marBottom w:val="0"/>
      <w:divBdr>
        <w:top w:val="none" w:sz="0" w:space="0" w:color="auto"/>
        <w:left w:val="none" w:sz="0" w:space="0" w:color="auto"/>
        <w:bottom w:val="none" w:sz="0" w:space="0" w:color="auto"/>
        <w:right w:val="none" w:sz="0" w:space="0" w:color="auto"/>
      </w:divBdr>
    </w:div>
    <w:div w:id="1180239387">
      <w:bodyDiv w:val="1"/>
      <w:marLeft w:val="0"/>
      <w:marRight w:val="0"/>
      <w:marTop w:val="0"/>
      <w:marBottom w:val="0"/>
      <w:divBdr>
        <w:top w:val="none" w:sz="0" w:space="0" w:color="auto"/>
        <w:left w:val="none" w:sz="0" w:space="0" w:color="auto"/>
        <w:bottom w:val="none" w:sz="0" w:space="0" w:color="auto"/>
        <w:right w:val="none" w:sz="0" w:space="0" w:color="auto"/>
      </w:divBdr>
    </w:div>
    <w:div w:id="1180242916">
      <w:bodyDiv w:val="1"/>
      <w:marLeft w:val="0"/>
      <w:marRight w:val="0"/>
      <w:marTop w:val="0"/>
      <w:marBottom w:val="0"/>
      <w:divBdr>
        <w:top w:val="none" w:sz="0" w:space="0" w:color="auto"/>
        <w:left w:val="none" w:sz="0" w:space="0" w:color="auto"/>
        <w:bottom w:val="none" w:sz="0" w:space="0" w:color="auto"/>
        <w:right w:val="none" w:sz="0" w:space="0" w:color="auto"/>
      </w:divBdr>
    </w:div>
    <w:div w:id="1180316398">
      <w:bodyDiv w:val="1"/>
      <w:marLeft w:val="0"/>
      <w:marRight w:val="0"/>
      <w:marTop w:val="0"/>
      <w:marBottom w:val="0"/>
      <w:divBdr>
        <w:top w:val="none" w:sz="0" w:space="0" w:color="auto"/>
        <w:left w:val="none" w:sz="0" w:space="0" w:color="auto"/>
        <w:bottom w:val="none" w:sz="0" w:space="0" w:color="auto"/>
        <w:right w:val="none" w:sz="0" w:space="0" w:color="auto"/>
      </w:divBdr>
    </w:div>
    <w:div w:id="1180395350">
      <w:bodyDiv w:val="1"/>
      <w:marLeft w:val="0"/>
      <w:marRight w:val="0"/>
      <w:marTop w:val="0"/>
      <w:marBottom w:val="0"/>
      <w:divBdr>
        <w:top w:val="none" w:sz="0" w:space="0" w:color="auto"/>
        <w:left w:val="none" w:sz="0" w:space="0" w:color="auto"/>
        <w:bottom w:val="none" w:sz="0" w:space="0" w:color="auto"/>
        <w:right w:val="none" w:sz="0" w:space="0" w:color="auto"/>
      </w:divBdr>
    </w:div>
    <w:div w:id="1180655442">
      <w:bodyDiv w:val="1"/>
      <w:marLeft w:val="0"/>
      <w:marRight w:val="0"/>
      <w:marTop w:val="0"/>
      <w:marBottom w:val="0"/>
      <w:divBdr>
        <w:top w:val="none" w:sz="0" w:space="0" w:color="auto"/>
        <w:left w:val="none" w:sz="0" w:space="0" w:color="auto"/>
        <w:bottom w:val="none" w:sz="0" w:space="0" w:color="auto"/>
        <w:right w:val="none" w:sz="0" w:space="0" w:color="auto"/>
      </w:divBdr>
    </w:div>
    <w:div w:id="1180663570">
      <w:bodyDiv w:val="1"/>
      <w:marLeft w:val="0"/>
      <w:marRight w:val="0"/>
      <w:marTop w:val="0"/>
      <w:marBottom w:val="0"/>
      <w:divBdr>
        <w:top w:val="none" w:sz="0" w:space="0" w:color="auto"/>
        <w:left w:val="none" w:sz="0" w:space="0" w:color="auto"/>
        <w:bottom w:val="none" w:sz="0" w:space="0" w:color="auto"/>
        <w:right w:val="none" w:sz="0" w:space="0" w:color="auto"/>
      </w:divBdr>
    </w:div>
    <w:div w:id="1180702812">
      <w:bodyDiv w:val="1"/>
      <w:marLeft w:val="0"/>
      <w:marRight w:val="0"/>
      <w:marTop w:val="0"/>
      <w:marBottom w:val="0"/>
      <w:divBdr>
        <w:top w:val="none" w:sz="0" w:space="0" w:color="auto"/>
        <w:left w:val="none" w:sz="0" w:space="0" w:color="auto"/>
        <w:bottom w:val="none" w:sz="0" w:space="0" w:color="auto"/>
        <w:right w:val="none" w:sz="0" w:space="0" w:color="auto"/>
      </w:divBdr>
    </w:div>
    <w:div w:id="1180898288">
      <w:bodyDiv w:val="1"/>
      <w:marLeft w:val="0"/>
      <w:marRight w:val="0"/>
      <w:marTop w:val="0"/>
      <w:marBottom w:val="0"/>
      <w:divBdr>
        <w:top w:val="none" w:sz="0" w:space="0" w:color="auto"/>
        <w:left w:val="none" w:sz="0" w:space="0" w:color="auto"/>
        <w:bottom w:val="none" w:sz="0" w:space="0" w:color="auto"/>
        <w:right w:val="none" w:sz="0" w:space="0" w:color="auto"/>
      </w:divBdr>
    </w:div>
    <w:div w:id="1181234683">
      <w:bodyDiv w:val="1"/>
      <w:marLeft w:val="0"/>
      <w:marRight w:val="0"/>
      <w:marTop w:val="0"/>
      <w:marBottom w:val="0"/>
      <w:divBdr>
        <w:top w:val="none" w:sz="0" w:space="0" w:color="auto"/>
        <w:left w:val="none" w:sz="0" w:space="0" w:color="auto"/>
        <w:bottom w:val="none" w:sz="0" w:space="0" w:color="auto"/>
        <w:right w:val="none" w:sz="0" w:space="0" w:color="auto"/>
      </w:divBdr>
    </w:div>
    <w:div w:id="1181360644">
      <w:bodyDiv w:val="1"/>
      <w:marLeft w:val="0"/>
      <w:marRight w:val="0"/>
      <w:marTop w:val="0"/>
      <w:marBottom w:val="0"/>
      <w:divBdr>
        <w:top w:val="none" w:sz="0" w:space="0" w:color="auto"/>
        <w:left w:val="none" w:sz="0" w:space="0" w:color="auto"/>
        <w:bottom w:val="none" w:sz="0" w:space="0" w:color="auto"/>
        <w:right w:val="none" w:sz="0" w:space="0" w:color="auto"/>
      </w:divBdr>
    </w:div>
    <w:div w:id="1181503130">
      <w:bodyDiv w:val="1"/>
      <w:marLeft w:val="0"/>
      <w:marRight w:val="0"/>
      <w:marTop w:val="0"/>
      <w:marBottom w:val="0"/>
      <w:divBdr>
        <w:top w:val="none" w:sz="0" w:space="0" w:color="auto"/>
        <w:left w:val="none" w:sz="0" w:space="0" w:color="auto"/>
        <w:bottom w:val="none" w:sz="0" w:space="0" w:color="auto"/>
        <w:right w:val="none" w:sz="0" w:space="0" w:color="auto"/>
      </w:divBdr>
    </w:div>
    <w:div w:id="1181509934">
      <w:bodyDiv w:val="1"/>
      <w:marLeft w:val="0"/>
      <w:marRight w:val="0"/>
      <w:marTop w:val="0"/>
      <w:marBottom w:val="0"/>
      <w:divBdr>
        <w:top w:val="none" w:sz="0" w:space="0" w:color="auto"/>
        <w:left w:val="none" w:sz="0" w:space="0" w:color="auto"/>
        <w:bottom w:val="none" w:sz="0" w:space="0" w:color="auto"/>
        <w:right w:val="none" w:sz="0" w:space="0" w:color="auto"/>
      </w:divBdr>
    </w:div>
    <w:div w:id="1181699055">
      <w:bodyDiv w:val="1"/>
      <w:marLeft w:val="0"/>
      <w:marRight w:val="0"/>
      <w:marTop w:val="0"/>
      <w:marBottom w:val="0"/>
      <w:divBdr>
        <w:top w:val="none" w:sz="0" w:space="0" w:color="auto"/>
        <w:left w:val="none" w:sz="0" w:space="0" w:color="auto"/>
        <w:bottom w:val="none" w:sz="0" w:space="0" w:color="auto"/>
        <w:right w:val="none" w:sz="0" w:space="0" w:color="auto"/>
      </w:divBdr>
    </w:div>
    <w:div w:id="1181699452">
      <w:bodyDiv w:val="1"/>
      <w:marLeft w:val="0"/>
      <w:marRight w:val="0"/>
      <w:marTop w:val="0"/>
      <w:marBottom w:val="0"/>
      <w:divBdr>
        <w:top w:val="none" w:sz="0" w:space="0" w:color="auto"/>
        <w:left w:val="none" w:sz="0" w:space="0" w:color="auto"/>
        <w:bottom w:val="none" w:sz="0" w:space="0" w:color="auto"/>
        <w:right w:val="none" w:sz="0" w:space="0" w:color="auto"/>
      </w:divBdr>
    </w:div>
    <w:div w:id="1181747563">
      <w:bodyDiv w:val="1"/>
      <w:marLeft w:val="0"/>
      <w:marRight w:val="0"/>
      <w:marTop w:val="0"/>
      <w:marBottom w:val="0"/>
      <w:divBdr>
        <w:top w:val="none" w:sz="0" w:space="0" w:color="auto"/>
        <w:left w:val="none" w:sz="0" w:space="0" w:color="auto"/>
        <w:bottom w:val="none" w:sz="0" w:space="0" w:color="auto"/>
        <w:right w:val="none" w:sz="0" w:space="0" w:color="auto"/>
      </w:divBdr>
    </w:div>
    <w:div w:id="1181775992">
      <w:bodyDiv w:val="1"/>
      <w:marLeft w:val="0"/>
      <w:marRight w:val="0"/>
      <w:marTop w:val="0"/>
      <w:marBottom w:val="0"/>
      <w:divBdr>
        <w:top w:val="none" w:sz="0" w:space="0" w:color="auto"/>
        <w:left w:val="none" w:sz="0" w:space="0" w:color="auto"/>
        <w:bottom w:val="none" w:sz="0" w:space="0" w:color="auto"/>
        <w:right w:val="none" w:sz="0" w:space="0" w:color="auto"/>
      </w:divBdr>
    </w:div>
    <w:div w:id="1181966190">
      <w:bodyDiv w:val="1"/>
      <w:marLeft w:val="0"/>
      <w:marRight w:val="0"/>
      <w:marTop w:val="0"/>
      <w:marBottom w:val="0"/>
      <w:divBdr>
        <w:top w:val="none" w:sz="0" w:space="0" w:color="auto"/>
        <w:left w:val="none" w:sz="0" w:space="0" w:color="auto"/>
        <w:bottom w:val="none" w:sz="0" w:space="0" w:color="auto"/>
        <w:right w:val="none" w:sz="0" w:space="0" w:color="auto"/>
      </w:divBdr>
    </w:div>
    <w:div w:id="1181972320">
      <w:bodyDiv w:val="1"/>
      <w:marLeft w:val="0"/>
      <w:marRight w:val="0"/>
      <w:marTop w:val="0"/>
      <w:marBottom w:val="0"/>
      <w:divBdr>
        <w:top w:val="none" w:sz="0" w:space="0" w:color="auto"/>
        <w:left w:val="none" w:sz="0" w:space="0" w:color="auto"/>
        <w:bottom w:val="none" w:sz="0" w:space="0" w:color="auto"/>
        <w:right w:val="none" w:sz="0" w:space="0" w:color="auto"/>
      </w:divBdr>
    </w:div>
    <w:div w:id="1182011834">
      <w:bodyDiv w:val="1"/>
      <w:marLeft w:val="0"/>
      <w:marRight w:val="0"/>
      <w:marTop w:val="0"/>
      <w:marBottom w:val="0"/>
      <w:divBdr>
        <w:top w:val="none" w:sz="0" w:space="0" w:color="auto"/>
        <w:left w:val="none" w:sz="0" w:space="0" w:color="auto"/>
        <w:bottom w:val="none" w:sz="0" w:space="0" w:color="auto"/>
        <w:right w:val="none" w:sz="0" w:space="0" w:color="auto"/>
      </w:divBdr>
    </w:div>
    <w:div w:id="1182162041">
      <w:bodyDiv w:val="1"/>
      <w:marLeft w:val="0"/>
      <w:marRight w:val="0"/>
      <w:marTop w:val="0"/>
      <w:marBottom w:val="0"/>
      <w:divBdr>
        <w:top w:val="none" w:sz="0" w:space="0" w:color="auto"/>
        <w:left w:val="none" w:sz="0" w:space="0" w:color="auto"/>
        <w:bottom w:val="none" w:sz="0" w:space="0" w:color="auto"/>
        <w:right w:val="none" w:sz="0" w:space="0" w:color="auto"/>
      </w:divBdr>
    </w:div>
    <w:div w:id="1182164117">
      <w:bodyDiv w:val="1"/>
      <w:marLeft w:val="0"/>
      <w:marRight w:val="0"/>
      <w:marTop w:val="0"/>
      <w:marBottom w:val="0"/>
      <w:divBdr>
        <w:top w:val="none" w:sz="0" w:space="0" w:color="auto"/>
        <w:left w:val="none" w:sz="0" w:space="0" w:color="auto"/>
        <w:bottom w:val="none" w:sz="0" w:space="0" w:color="auto"/>
        <w:right w:val="none" w:sz="0" w:space="0" w:color="auto"/>
      </w:divBdr>
    </w:div>
    <w:div w:id="1182235942">
      <w:bodyDiv w:val="1"/>
      <w:marLeft w:val="0"/>
      <w:marRight w:val="0"/>
      <w:marTop w:val="0"/>
      <w:marBottom w:val="0"/>
      <w:divBdr>
        <w:top w:val="none" w:sz="0" w:space="0" w:color="auto"/>
        <w:left w:val="none" w:sz="0" w:space="0" w:color="auto"/>
        <w:bottom w:val="none" w:sz="0" w:space="0" w:color="auto"/>
        <w:right w:val="none" w:sz="0" w:space="0" w:color="auto"/>
      </w:divBdr>
    </w:div>
    <w:div w:id="1182473996">
      <w:bodyDiv w:val="1"/>
      <w:marLeft w:val="0"/>
      <w:marRight w:val="0"/>
      <w:marTop w:val="0"/>
      <w:marBottom w:val="0"/>
      <w:divBdr>
        <w:top w:val="none" w:sz="0" w:space="0" w:color="auto"/>
        <w:left w:val="none" w:sz="0" w:space="0" w:color="auto"/>
        <w:bottom w:val="none" w:sz="0" w:space="0" w:color="auto"/>
        <w:right w:val="none" w:sz="0" w:space="0" w:color="auto"/>
      </w:divBdr>
    </w:div>
    <w:div w:id="1182478782">
      <w:bodyDiv w:val="1"/>
      <w:marLeft w:val="0"/>
      <w:marRight w:val="0"/>
      <w:marTop w:val="0"/>
      <w:marBottom w:val="0"/>
      <w:divBdr>
        <w:top w:val="none" w:sz="0" w:space="0" w:color="auto"/>
        <w:left w:val="none" w:sz="0" w:space="0" w:color="auto"/>
        <w:bottom w:val="none" w:sz="0" w:space="0" w:color="auto"/>
        <w:right w:val="none" w:sz="0" w:space="0" w:color="auto"/>
      </w:divBdr>
    </w:div>
    <w:div w:id="1182550560">
      <w:bodyDiv w:val="1"/>
      <w:marLeft w:val="0"/>
      <w:marRight w:val="0"/>
      <w:marTop w:val="0"/>
      <w:marBottom w:val="0"/>
      <w:divBdr>
        <w:top w:val="none" w:sz="0" w:space="0" w:color="auto"/>
        <w:left w:val="none" w:sz="0" w:space="0" w:color="auto"/>
        <w:bottom w:val="none" w:sz="0" w:space="0" w:color="auto"/>
        <w:right w:val="none" w:sz="0" w:space="0" w:color="auto"/>
      </w:divBdr>
    </w:div>
    <w:div w:id="1182627343">
      <w:bodyDiv w:val="1"/>
      <w:marLeft w:val="0"/>
      <w:marRight w:val="0"/>
      <w:marTop w:val="0"/>
      <w:marBottom w:val="0"/>
      <w:divBdr>
        <w:top w:val="none" w:sz="0" w:space="0" w:color="auto"/>
        <w:left w:val="none" w:sz="0" w:space="0" w:color="auto"/>
        <w:bottom w:val="none" w:sz="0" w:space="0" w:color="auto"/>
        <w:right w:val="none" w:sz="0" w:space="0" w:color="auto"/>
      </w:divBdr>
    </w:div>
    <w:div w:id="1183015978">
      <w:bodyDiv w:val="1"/>
      <w:marLeft w:val="0"/>
      <w:marRight w:val="0"/>
      <w:marTop w:val="0"/>
      <w:marBottom w:val="0"/>
      <w:divBdr>
        <w:top w:val="none" w:sz="0" w:space="0" w:color="auto"/>
        <w:left w:val="none" w:sz="0" w:space="0" w:color="auto"/>
        <w:bottom w:val="none" w:sz="0" w:space="0" w:color="auto"/>
        <w:right w:val="none" w:sz="0" w:space="0" w:color="auto"/>
      </w:divBdr>
    </w:div>
    <w:div w:id="1183128321">
      <w:bodyDiv w:val="1"/>
      <w:marLeft w:val="0"/>
      <w:marRight w:val="0"/>
      <w:marTop w:val="0"/>
      <w:marBottom w:val="0"/>
      <w:divBdr>
        <w:top w:val="none" w:sz="0" w:space="0" w:color="auto"/>
        <w:left w:val="none" w:sz="0" w:space="0" w:color="auto"/>
        <w:bottom w:val="none" w:sz="0" w:space="0" w:color="auto"/>
        <w:right w:val="none" w:sz="0" w:space="0" w:color="auto"/>
      </w:divBdr>
    </w:div>
    <w:div w:id="1183206331">
      <w:bodyDiv w:val="1"/>
      <w:marLeft w:val="0"/>
      <w:marRight w:val="0"/>
      <w:marTop w:val="0"/>
      <w:marBottom w:val="0"/>
      <w:divBdr>
        <w:top w:val="none" w:sz="0" w:space="0" w:color="auto"/>
        <w:left w:val="none" w:sz="0" w:space="0" w:color="auto"/>
        <w:bottom w:val="none" w:sz="0" w:space="0" w:color="auto"/>
        <w:right w:val="none" w:sz="0" w:space="0" w:color="auto"/>
      </w:divBdr>
    </w:div>
    <w:div w:id="1183397240">
      <w:bodyDiv w:val="1"/>
      <w:marLeft w:val="0"/>
      <w:marRight w:val="0"/>
      <w:marTop w:val="0"/>
      <w:marBottom w:val="0"/>
      <w:divBdr>
        <w:top w:val="none" w:sz="0" w:space="0" w:color="auto"/>
        <w:left w:val="none" w:sz="0" w:space="0" w:color="auto"/>
        <w:bottom w:val="none" w:sz="0" w:space="0" w:color="auto"/>
        <w:right w:val="none" w:sz="0" w:space="0" w:color="auto"/>
      </w:divBdr>
    </w:div>
    <w:div w:id="1183593276">
      <w:bodyDiv w:val="1"/>
      <w:marLeft w:val="0"/>
      <w:marRight w:val="0"/>
      <w:marTop w:val="0"/>
      <w:marBottom w:val="0"/>
      <w:divBdr>
        <w:top w:val="none" w:sz="0" w:space="0" w:color="auto"/>
        <w:left w:val="none" w:sz="0" w:space="0" w:color="auto"/>
        <w:bottom w:val="none" w:sz="0" w:space="0" w:color="auto"/>
        <w:right w:val="none" w:sz="0" w:space="0" w:color="auto"/>
      </w:divBdr>
    </w:div>
    <w:div w:id="1183670202">
      <w:bodyDiv w:val="1"/>
      <w:marLeft w:val="0"/>
      <w:marRight w:val="0"/>
      <w:marTop w:val="0"/>
      <w:marBottom w:val="0"/>
      <w:divBdr>
        <w:top w:val="none" w:sz="0" w:space="0" w:color="auto"/>
        <w:left w:val="none" w:sz="0" w:space="0" w:color="auto"/>
        <w:bottom w:val="none" w:sz="0" w:space="0" w:color="auto"/>
        <w:right w:val="none" w:sz="0" w:space="0" w:color="auto"/>
      </w:divBdr>
    </w:div>
    <w:div w:id="1183859183">
      <w:bodyDiv w:val="1"/>
      <w:marLeft w:val="0"/>
      <w:marRight w:val="0"/>
      <w:marTop w:val="0"/>
      <w:marBottom w:val="0"/>
      <w:divBdr>
        <w:top w:val="none" w:sz="0" w:space="0" w:color="auto"/>
        <w:left w:val="none" w:sz="0" w:space="0" w:color="auto"/>
        <w:bottom w:val="none" w:sz="0" w:space="0" w:color="auto"/>
        <w:right w:val="none" w:sz="0" w:space="0" w:color="auto"/>
      </w:divBdr>
    </w:div>
    <w:div w:id="1184132920">
      <w:bodyDiv w:val="1"/>
      <w:marLeft w:val="0"/>
      <w:marRight w:val="0"/>
      <w:marTop w:val="0"/>
      <w:marBottom w:val="0"/>
      <w:divBdr>
        <w:top w:val="none" w:sz="0" w:space="0" w:color="auto"/>
        <w:left w:val="none" w:sz="0" w:space="0" w:color="auto"/>
        <w:bottom w:val="none" w:sz="0" w:space="0" w:color="auto"/>
        <w:right w:val="none" w:sz="0" w:space="0" w:color="auto"/>
      </w:divBdr>
    </w:div>
    <w:div w:id="1184175800">
      <w:bodyDiv w:val="1"/>
      <w:marLeft w:val="0"/>
      <w:marRight w:val="0"/>
      <w:marTop w:val="0"/>
      <w:marBottom w:val="0"/>
      <w:divBdr>
        <w:top w:val="none" w:sz="0" w:space="0" w:color="auto"/>
        <w:left w:val="none" w:sz="0" w:space="0" w:color="auto"/>
        <w:bottom w:val="none" w:sz="0" w:space="0" w:color="auto"/>
        <w:right w:val="none" w:sz="0" w:space="0" w:color="auto"/>
      </w:divBdr>
    </w:div>
    <w:div w:id="1184242235">
      <w:bodyDiv w:val="1"/>
      <w:marLeft w:val="0"/>
      <w:marRight w:val="0"/>
      <w:marTop w:val="0"/>
      <w:marBottom w:val="0"/>
      <w:divBdr>
        <w:top w:val="none" w:sz="0" w:space="0" w:color="auto"/>
        <w:left w:val="none" w:sz="0" w:space="0" w:color="auto"/>
        <w:bottom w:val="none" w:sz="0" w:space="0" w:color="auto"/>
        <w:right w:val="none" w:sz="0" w:space="0" w:color="auto"/>
      </w:divBdr>
    </w:div>
    <w:div w:id="1184368782">
      <w:bodyDiv w:val="1"/>
      <w:marLeft w:val="0"/>
      <w:marRight w:val="0"/>
      <w:marTop w:val="0"/>
      <w:marBottom w:val="0"/>
      <w:divBdr>
        <w:top w:val="none" w:sz="0" w:space="0" w:color="auto"/>
        <w:left w:val="none" w:sz="0" w:space="0" w:color="auto"/>
        <w:bottom w:val="none" w:sz="0" w:space="0" w:color="auto"/>
        <w:right w:val="none" w:sz="0" w:space="0" w:color="auto"/>
      </w:divBdr>
    </w:div>
    <w:div w:id="1184438548">
      <w:bodyDiv w:val="1"/>
      <w:marLeft w:val="0"/>
      <w:marRight w:val="0"/>
      <w:marTop w:val="0"/>
      <w:marBottom w:val="0"/>
      <w:divBdr>
        <w:top w:val="none" w:sz="0" w:space="0" w:color="auto"/>
        <w:left w:val="none" w:sz="0" w:space="0" w:color="auto"/>
        <w:bottom w:val="none" w:sz="0" w:space="0" w:color="auto"/>
        <w:right w:val="none" w:sz="0" w:space="0" w:color="auto"/>
      </w:divBdr>
    </w:div>
    <w:div w:id="1184782516">
      <w:bodyDiv w:val="1"/>
      <w:marLeft w:val="0"/>
      <w:marRight w:val="0"/>
      <w:marTop w:val="0"/>
      <w:marBottom w:val="0"/>
      <w:divBdr>
        <w:top w:val="none" w:sz="0" w:space="0" w:color="auto"/>
        <w:left w:val="none" w:sz="0" w:space="0" w:color="auto"/>
        <w:bottom w:val="none" w:sz="0" w:space="0" w:color="auto"/>
        <w:right w:val="none" w:sz="0" w:space="0" w:color="auto"/>
      </w:divBdr>
    </w:div>
    <w:div w:id="1184972647">
      <w:bodyDiv w:val="1"/>
      <w:marLeft w:val="0"/>
      <w:marRight w:val="0"/>
      <w:marTop w:val="0"/>
      <w:marBottom w:val="0"/>
      <w:divBdr>
        <w:top w:val="none" w:sz="0" w:space="0" w:color="auto"/>
        <w:left w:val="none" w:sz="0" w:space="0" w:color="auto"/>
        <w:bottom w:val="none" w:sz="0" w:space="0" w:color="auto"/>
        <w:right w:val="none" w:sz="0" w:space="0" w:color="auto"/>
      </w:divBdr>
    </w:div>
    <w:div w:id="1184974795">
      <w:bodyDiv w:val="1"/>
      <w:marLeft w:val="0"/>
      <w:marRight w:val="0"/>
      <w:marTop w:val="0"/>
      <w:marBottom w:val="0"/>
      <w:divBdr>
        <w:top w:val="none" w:sz="0" w:space="0" w:color="auto"/>
        <w:left w:val="none" w:sz="0" w:space="0" w:color="auto"/>
        <w:bottom w:val="none" w:sz="0" w:space="0" w:color="auto"/>
        <w:right w:val="none" w:sz="0" w:space="0" w:color="auto"/>
      </w:divBdr>
    </w:div>
    <w:div w:id="1185051831">
      <w:bodyDiv w:val="1"/>
      <w:marLeft w:val="0"/>
      <w:marRight w:val="0"/>
      <w:marTop w:val="0"/>
      <w:marBottom w:val="0"/>
      <w:divBdr>
        <w:top w:val="none" w:sz="0" w:space="0" w:color="auto"/>
        <w:left w:val="none" w:sz="0" w:space="0" w:color="auto"/>
        <w:bottom w:val="none" w:sz="0" w:space="0" w:color="auto"/>
        <w:right w:val="none" w:sz="0" w:space="0" w:color="auto"/>
      </w:divBdr>
    </w:div>
    <w:div w:id="1185632590">
      <w:bodyDiv w:val="1"/>
      <w:marLeft w:val="0"/>
      <w:marRight w:val="0"/>
      <w:marTop w:val="0"/>
      <w:marBottom w:val="0"/>
      <w:divBdr>
        <w:top w:val="none" w:sz="0" w:space="0" w:color="auto"/>
        <w:left w:val="none" w:sz="0" w:space="0" w:color="auto"/>
        <w:bottom w:val="none" w:sz="0" w:space="0" w:color="auto"/>
        <w:right w:val="none" w:sz="0" w:space="0" w:color="auto"/>
      </w:divBdr>
    </w:div>
    <w:div w:id="1185637521">
      <w:bodyDiv w:val="1"/>
      <w:marLeft w:val="0"/>
      <w:marRight w:val="0"/>
      <w:marTop w:val="0"/>
      <w:marBottom w:val="0"/>
      <w:divBdr>
        <w:top w:val="none" w:sz="0" w:space="0" w:color="auto"/>
        <w:left w:val="none" w:sz="0" w:space="0" w:color="auto"/>
        <w:bottom w:val="none" w:sz="0" w:space="0" w:color="auto"/>
        <w:right w:val="none" w:sz="0" w:space="0" w:color="auto"/>
      </w:divBdr>
    </w:div>
    <w:div w:id="1185900775">
      <w:bodyDiv w:val="1"/>
      <w:marLeft w:val="0"/>
      <w:marRight w:val="0"/>
      <w:marTop w:val="0"/>
      <w:marBottom w:val="0"/>
      <w:divBdr>
        <w:top w:val="none" w:sz="0" w:space="0" w:color="auto"/>
        <w:left w:val="none" w:sz="0" w:space="0" w:color="auto"/>
        <w:bottom w:val="none" w:sz="0" w:space="0" w:color="auto"/>
        <w:right w:val="none" w:sz="0" w:space="0" w:color="auto"/>
      </w:divBdr>
    </w:div>
    <w:div w:id="1186017255">
      <w:bodyDiv w:val="1"/>
      <w:marLeft w:val="0"/>
      <w:marRight w:val="0"/>
      <w:marTop w:val="0"/>
      <w:marBottom w:val="0"/>
      <w:divBdr>
        <w:top w:val="none" w:sz="0" w:space="0" w:color="auto"/>
        <w:left w:val="none" w:sz="0" w:space="0" w:color="auto"/>
        <w:bottom w:val="none" w:sz="0" w:space="0" w:color="auto"/>
        <w:right w:val="none" w:sz="0" w:space="0" w:color="auto"/>
      </w:divBdr>
    </w:div>
    <w:div w:id="1186137073">
      <w:bodyDiv w:val="1"/>
      <w:marLeft w:val="0"/>
      <w:marRight w:val="0"/>
      <w:marTop w:val="0"/>
      <w:marBottom w:val="0"/>
      <w:divBdr>
        <w:top w:val="none" w:sz="0" w:space="0" w:color="auto"/>
        <w:left w:val="none" w:sz="0" w:space="0" w:color="auto"/>
        <w:bottom w:val="none" w:sz="0" w:space="0" w:color="auto"/>
        <w:right w:val="none" w:sz="0" w:space="0" w:color="auto"/>
      </w:divBdr>
    </w:div>
    <w:div w:id="1186140047">
      <w:bodyDiv w:val="1"/>
      <w:marLeft w:val="0"/>
      <w:marRight w:val="0"/>
      <w:marTop w:val="0"/>
      <w:marBottom w:val="0"/>
      <w:divBdr>
        <w:top w:val="none" w:sz="0" w:space="0" w:color="auto"/>
        <w:left w:val="none" w:sz="0" w:space="0" w:color="auto"/>
        <w:bottom w:val="none" w:sz="0" w:space="0" w:color="auto"/>
        <w:right w:val="none" w:sz="0" w:space="0" w:color="auto"/>
      </w:divBdr>
    </w:div>
    <w:div w:id="1186208496">
      <w:bodyDiv w:val="1"/>
      <w:marLeft w:val="0"/>
      <w:marRight w:val="0"/>
      <w:marTop w:val="0"/>
      <w:marBottom w:val="0"/>
      <w:divBdr>
        <w:top w:val="none" w:sz="0" w:space="0" w:color="auto"/>
        <w:left w:val="none" w:sz="0" w:space="0" w:color="auto"/>
        <w:bottom w:val="none" w:sz="0" w:space="0" w:color="auto"/>
        <w:right w:val="none" w:sz="0" w:space="0" w:color="auto"/>
      </w:divBdr>
    </w:div>
    <w:div w:id="1186216342">
      <w:bodyDiv w:val="1"/>
      <w:marLeft w:val="0"/>
      <w:marRight w:val="0"/>
      <w:marTop w:val="0"/>
      <w:marBottom w:val="0"/>
      <w:divBdr>
        <w:top w:val="none" w:sz="0" w:space="0" w:color="auto"/>
        <w:left w:val="none" w:sz="0" w:space="0" w:color="auto"/>
        <w:bottom w:val="none" w:sz="0" w:space="0" w:color="auto"/>
        <w:right w:val="none" w:sz="0" w:space="0" w:color="auto"/>
      </w:divBdr>
    </w:div>
    <w:div w:id="1186217198">
      <w:bodyDiv w:val="1"/>
      <w:marLeft w:val="0"/>
      <w:marRight w:val="0"/>
      <w:marTop w:val="0"/>
      <w:marBottom w:val="0"/>
      <w:divBdr>
        <w:top w:val="none" w:sz="0" w:space="0" w:color="auto"/>
        <w:left w:val="none" w:sz="0" w:space="0" w:color="auto"/>
        <w:bottom w:val="none" w:sz="0" w:space="0" w:color="auto"/>
        <w:right w:val="none" w:sz="0" w:space="0" w:color="auto"/>
      </w:divBdr>
    </w:div>
    <w:div w:id="1186364678">
      <w:bodyDiv w:val="1"/>
      <w:marLeft w:val="0"/>
      <w:marRight w:val="0"/>
      <w:marTop w:val="0"/>
      <w:marBottom w:val="0"/>
      <w:divBdr>
        <w:top w:val="none" w:sz="0" w:space="0" w:color="auto"/>
        <w:left w:val="none" w:sz="0" w:space="0" w:color="auto"/>
        <w:bottom w:val="none" w:sz="0" w:space="0" w:color="auto"/>
        <w:right w:val="none" w:sz="0" w:space="0" w:color="auto"/>
      </w:divBdr>
    </w:div>
    <w:div w:id="1186749494">
      <w:bodyDiv w:val="1"/>
      <w:marLeft w:val="0"/>
      <w:marRight w:val="0"/>
      <w:marTop w:val="0"/>
      <w:marBottom w:val="0"/>
      <w:divBdr>
        <w:top w:val="none" w:sz="0" w:space="0" w:color="auto"/>
        <w:left w:val="none" w:sz="0" w:space="0" w:color="auto"/>
        <w:bottom w:val="none" w:sz="0" w:space="0" w:color="auto"/>
        <w:right w:val="none" w:sz="0" w:space="0" w:color="auto"/>
      </w:divBdr>
    </w:div>
    <w:div w:id="1186946912">
      <w:bodyDiv w:val="1"/>
      <w:marLeft w:val="0"/>
      <w:marRight w:val="0"/>
      <w:marTop w:val="0"/>
      <w:marBottom w:val="0"/>
      <w:divBdr>
        <w:top w:val="none" w:sz="0" w:space="0" w:color="auto"/>
        <w:left w:val="none" w:sz="0" w:space="0" w:color="auto"/>
        <w:bottom w:val="none" w:sz="0" w:space="0" w:color="auto"/>
        <w:right w:val="none" w:sz="0" w:space="0" w:color="auto"/>
      </w:divBdr>
    </w:div>
    <w:div w:id="1187134329">
      <w:bodyDiv w:val="1"/>
      <w:marLeft w:val="0"/>
      <w:marRight w:val="0"/>
      <w:marTop w:val="0"/>
      <w:marBottom w:val="0"/>
      <w:divBdr>
        <w:top w:val="none" w:sz="0" w:space="0" w:color="auto"/>
        <w:left w:val="none" w:sz="0" w:space="0" w:color="auto"/>
        <w:bottom w:val="none" w:sz="0" w:space="0" w:color="auto"/>
        <w:right w:val="none" w:sz="0" w:space="0" w:color="auto"/>
      </w:divBdr>
    </w:div>
    <w:div w:id="1187207075">
      <w:bodyDiv w:val="1"/>
      <w:marLeft w:val="0"/>
      <w:marRight w:val="0"/>
      <w:marTop w:val="0"/>
      <w:marBottom w:val="0"/>
      <w:divBdr>
        <w:top w:val="none" w:sz="0" w:space="0" w:color="auto"/>
        <w:left w:val="none" w:sz="0" w:space="0" w:color="auto"/>
        <w:bottom w:val="none" w:sz="0" w:space="0" w:color="auto"/>
        <w:right w:val="none" w:sz="0" w:space="0" w:color="auto"/>
      </w:divBdr>
    </w:div>
    <w:div w:id="1187325842">
      <w:bodyDiv w:val="1"/>
      <w:marLeft w:val="0"/>
      <w:marRight w:val="0"/>
      <w:marTop w:val="0"/>
      <w:marBottom w:val="0"/>
      <w:divBdr>
        <w:top w:val="none" w:sz="0" w:space="0" w:color="auto"/>
        <w:left w:val="none" w:sz="0" w:space="0" w:color="auto"/>
        <w:bottom w:val="none" w:sz="0" w:space="0" w:color="auto"/>
        <w:right w:val="none" w:sz="0" w:space="0" w:color="auto"/>
      </w:divBdr>
    </w:div>
    <w:div w:id="1187524655">
      <w:bodyDiv w:val="1"/>
      <w:marLeft w:val="0"/>
      <w:marRight w:val="0"/>
      <w:marTop w:val="0"/>
      <w:marBottom w:val="0"/>
      <w:divBdr>
        <w:top w:val="none" w:sz="0" w:space="0" w:color="auto"/>
        <w:left w:val="none" w:sz="0" w:space="0" w:color="auto"/>
        <w:bottom w:val="none" w:sz="0" w:space="0" w:color="auto"/>
        <w:right w:val="none" w:sz="0" w:space="0" w:color="auto"/>
      </w:divBdr>
    </w:div>
    <w:div w:id="1187595778">
      <w:bodyDiv w:val="1"/>
      <w:marLeft w:val="0"/>
      <w:marRight w:val="0"/>
      <w:marTop w:val="0"/>
      <w:marBottom w:val="0"/>
      <w:divBdr>
        <w:top w:val="none" w:sz="0" w:space="0" w:color="auto"/>
        <w:left w:val="none" w:sz="0" w:space="0" w:color="auto"/>
        <w:bottom w:val="none" w:sz="0" w:space="0" w:color="auto"/>
        <w:right w:val="none" w:sz="0" w:space="0" w:color="auto"/>
      </w:divBdr>
    </w:div>
    <w:div w:id="1187907604">
      <w:bodyDiv w:val="1"/>
      <w:marLeft w:val="0"/>
      <w:marRight w:val="0"/>
      <w:marTop w:val="0"/>
      <w:marBottom w:val="0"/>
      <w:divBdr>
        <w:top w:val="none" w:sz="0" w:space="0" w:color="auto"/>
        <w:left w:val="none" w:sz="0" w:space="0" w:color="auto"/>
        <w:bottom w:val="none" w:sz="0" w:space="0" w:color="auto"/>
        <w:right w:val="none" w:sz="0" w:space="0" w:color="auto"/>
      </w:divBdr>
    </w:div>
    <w:div w:id="1188133314">
      <w:bodyDiv w:val="1"/>
      <w:marLeft w:val="0"/>
      <w:marRight w:val="0"/>
      <w:marTop w:val="0"/>
      <w:marBottom w:val="0"/>
      <w:divBdr>
        <w:top w:val="none" w:sz="0" w:space="0" w:color="auto"/>
        <w:left w:val="none" w:sz="0" w:space="0" w:color="auto"/>
        <w:bottom w:val="none" w:sz="0" w:space="0" w:color="auto"/>
        <w:right w:val="none" w:sz="0" w:space="0" w:color="auto"/>
      </w:divBdr>
    </w:div>
    <w:div w:id="1188592839">
      <w:bodyDiv w:val="1"/>
      <w:marLeft w:val="0"/>
      <w:marRight w:val="0"/>
      <w:marTop w:val="0"/>
      <w:marBottom w:val="0"/>
      <w:divBdr>
        <w:top w:val="none" w:sz="0" w:space="0" w:color="auto"/>
        <w:left w:val="none" w:sz="0" w:space="0" w:color="auto"/>
        <w:bottom w:val="none" w:sz="0" w:space="0" w:color="auto"/>
        <w:right w:val="none" w:sz="0" w:space="0" w:color="auto"/>
      </w:divBdr>
    </w:div>
    <w:div w:id="1188762467">
      <w:bodyDiv w:val="1"/>
      <w:marLeft w:val="0"/>
      <w:marRight w:val="0"/>
      <w:marTop w:val="0"/>
      <w:marBottom w:val="0"/>
      <w:divBdr>
        <w:top w:val="none" w:sz="0" w:space="0" w:color="auto"/>
        <w:left w:val="none" w:sz="0" w:space="0" w:color="auto"/>
        <w:bottom w:val="none" w:sz="0" w:space="0" w:color="auto"/>
        <w:right w:val="none" w:sz="0" w:space="0" w:color="auto"/>
      </w:divBdr>
    </w:div>
    <w:div w:id="1188830542">
      <w:bodyDiv w:val="1"/>
      <w:marLeft w:val="0"/>
      <w:marRight w:val="0"/>
      <w:marTop w:val="0"/>
      <w:marBottom w:val="0"/>
      <w:divBdr>
        <w:top w:val="none" w:sz="0" w:space="0" w:color="auto"/>
        <w:left w:val="none" w:sz="0" w:space="0" w:color="auto"/>
        <w:bottom w:val="none" w:sz="0" w:space="0" w:color="auto"/>
        <w:right w:val="none" w:sz="0" w:space="0" w:color="auto"/>
      </w:divBdr>
    </w:div>
    <w:div w:id="1188832487">
      <w:bodyDiv w:val="1"/>
      <w:marLeft w:val="0"/>
      <w:marRight w:val="0"/>
      <w:marTop w:val="0"/>
      <w:marBottom w:val="0"/>
      <w:divBdr>
        <w:top w:val="none" w:sz="0" w:space="0" w:color="auto"/>
        <w:left w:val="none" w:sz="0" w:space="0" w:color="auto"/>
        <w:bottom w:val="none" w:sz="0" w:space="0" w:color="auto"/>
        <w:right w:val="none" w:sz="0" w:space="0" w:color="auto"/>
      </w:divBdr>
    </w:div>
    <w:div w:id="1188979581">
      <w:bodyDiv w:val="1"/>
      <w:marLeft w:val="0"/>
      <w:marRight w:val="0"/>
      <w:marTop w:val="0"/>
      <w:marBottom w:val="0"/>
      <w:divBdr>
        <w:top w:val="none" w:sz="0" w:space="0" w:color="auto"/>
        <w:left w:val="none" w:sz="0" w:space="0" w:color="auto"/>
        <w:bottom w:val="none" w:sz="0" w:space="0" w:color="auto"/>
        <w:right w:val="none" w:sz="0" w:space="0" w:color="auto"/>
      </w:divBdr>
    </w:div>
    <w:div w:id="1189029427">
      <w:bodyDiv w:val="1"/>
      <w:marLeft w:val="0"/>
      <w:marRight w:val="0"/>
      <w:marTop w:val="0"/>
      <w:marBottom w:val="0"/>
      <w:divBdr>
        <w:top w:val="none" w:sz="0" w:space="0" w:color="auto"/>
        <w:left w:val="none" w:sz="0" w:space="0" w:color="auto"/>
        <w:bottom w:val="none" w:sz="0" w:space="0" w:color="auto"/>
        <w:right w:val="none" w:sz="0" w:space="0" w:color="auto"/>
      </w:divBdr>
    </w:div>
    <w:div w:id="1189099746">
      <w:bodyDiv w:val="1"/>
      <w:marLeft w:val="0"/>
      <w:marRight w:val="0"/>
      <w:marTop w:val="0"/>
      <w:marBottom w:val="0"/>
      <w:divBdr>
        <w:top w:val="none" w:sz="0" w:space="0" w:color="auto"/>
        <w:left w:val="none" w:sz="0" w:space="0" w:color="auto"/>
        <w:bottom w:val="none" w:sz="0" w:space="0" w:color="auto"/>
        <w:right w:val="none" w:sz="0" w:space="0" w:color="auto"/>
      </w:divBdr>
    </w:div>
    <w:div w:id="1189489580">
      <w:bodyDiv w:val="1"/>
      <w:marLeft w:val="0"/>
      <w:marRight w:val="0"/>
      <w:marTop w:val="0"/>
      <w:marBottom w:val="0"/>
      <w:divBdr>
        <w:top w:val="none" w:sz="0" w:space="0" w:color="auto"/>
        <w:left w:val="none" w:sz="0" w:space="0" w:color="auto"/>
        <w:bottom w:val="none" w:sz="0" w:space="0" w:color="auto"/>
        <w:right w:val="none" w:sz="0" w:space="0" w:color="auto"/>
      </w:divBdr>
    </w:div>
    <w:div w:id="1189491529">
      <w:bodyDiv w:val="1"/>
      <w:marLeft w:val="0"/>
      <w:marRight w:val="0"/>
      <w:marTop w:val="0"/>
      <w:marBottom w:val="0"/>
      <w:divBdr>
        <w:top w:val="none" w:sz="0" w:space="0" w:color="auto"/>
        <w:left w:val="none" w:sz="0" w:space="0" w:color="auto"/>
        <w:bottom w:val="none" w:sz="0" w:space="0" w:color="auto"/>
        <w:right w:val="none" w:sz="0" w:space="0" w:color="auto"/>
      </w:divBdr>
    </w:div>
    <w:div w:id="1189752812">
      <w:bodyDiv w:val="1"/>
      <w:marLeft w:val="0"/>
      <w:marRight w:val="0"/>
      <w:marTop w:val="0"/>
      <w:marBottom w:val="0"/>
      <w:divBdr>
        <w:top w:val="none" w:sz="0" w:space="0" w:color="auto"/>
        <w:left w:val="none" w:sz="0" w:space="0" w:color="auto"/>
        <w:bottom w:val="none" w:sz="0" w:space="0" w:color="auto"/>
        <w:right w:val="none" w:sz="0" w:space="0" w:color="auto"/>
      </w:divBdr>
    </w:div>
    <w:div w:id="1189829625">
      <w:bodyDiv w:val="1"/>
      <w:marLeft w:val="0"/>
      <w:marRight w:val="0"/>
      <w:marTop w:val="0"/>
      <w:marBottom w:val="0"/>
      <w:divBdr>
        <w:top w:val="none" w:sz="0" w:space="0" w:color="auto"/>
        <w:left w:val="none" w:sz="0" w:space="0" w:color="auto"/>
        <w:bottom w:val="none" w:sz="0" w:space="0" w:color="auto"/>
        <w:right w:val="none" w:sz="0" w:space="0" w:color="auto"/>
      </w:divBdr>
    </w:div>
    <w:div w:id="1190098523">
      <w:bodyDiv w:val="1"/>
      <w:marLeft w:val="0"/>
      <w:marRight w:val="0"/>
      <w:marTop w:val="0"/>
      <w:marBottom w:val="0"/>
      <w:divBdr>
        <w:top w:val="none" w:sz="0" w:space="0" w:color="auto"/>
        <w:left w:val="none" w:sz="0" w:space="0" w:color="auto"/>
        <w:bottom w:val="none" w:sz="0" w:space="0" w:color="auto"/>
        <w:right w:val="none" w:sz="0" w:space="0" w:color="auto"/>
      </w:divBdr>
    </w:div>
    <w:div w:id="1190408468">
      <w:bodyDiv w:val="1"/>
      <w:marLeft w:val="0"/>
      <w:marRight w:val="0"/>
      <w:marTop w:val="0"/>
      <w:marBottom w:val="0"/>
      <w:divBdr>
        <w:top w:val="none" w:sz="0" w:space="0" w:color="auto"/>
        <w:left w:val="none" w:sz="0" w:space="0" w:color="auto"/>
        <w:bottom w:val="none" w:sz="0" w:space="0" w:color="auto"/>
        <w:right w:val="none" w:sz="0" w:space="0" w:color="auto"/>
      </w:divBdr>
    </w:div>
    <w:div w:id="1190680332">
      <w:bodyDiv w:val="1"/>
      <w:marLeft w:val="0"/>
      <w:marRight w:val="0"/>
      <w:marTop w:val="0"/>
      <w:marBottom w:val="0"/>
      <w:divBdr>
        <w:top w:val="none" w:sz="0" w:space="0" w:color="auto"/>
        <w:left w:val="none" w:sz="0" w:space="0" w:color="auto"/>
        <w:bottom w:val="none" w:sz="0" w:space="0" w:color="auto"/>
        <w:right w:val="none" w:sz="0" w:space="0" w:color="auto"/>
      </w:divBdr>
    </w:div>
    <w:div w:id="1190795249">
      <w:bodyDiv w:val="1"/>
      <w:marLeft w:val="0"/>
      <w:marRight w:val="0"/>
      <w:marTop w:val="0"/>
      <w:marBottom w:val="0"/>
      <w:divBdr>
        <w:top w:val="none" w:sz="0" w:space="0" w:color="auto"/>
        <w:left w:val="none" w:sz="0" w:space="0" w:color="auto"/>
        <w:bottom w:val="none" w:sz="0" w:space="0" w:color="auto"/>
        <w:right w:val="none" w:sz="0" w:space="0" w:color="auto"/>
      </w:divBdr>
    </w:div>
    <w:div w:id="1190800961">
      <w:bodyDiv w:val="1"/>
      <w:marLeft w:val="0"/>
      <w:marRight w:val="0"/>
      <w:marTop w:val="0"/>
      <w:marBottom w:val="0"/>
      <w:divBdr>
        <w:top w:val="none" w:sz="0" w:space="0" w:color="auto"/>
        <w:left w:val="none" w:sz="0" w:space="0" w:color="auto"/>
        <w:bottom w:val="none" w:sz="0" w:space="0" w:color="auto"/>
        <w:right w:val="none" w:sz="0" w:space="0" w:color="auto"/>
      </w:divBdr>
    </w:div>
    <w:div w:id="1190878345">
      <w:bodyDiv w:val="1"/>
      <w:marLeft w:val="0"/>
      <w:marRight w:val="0"/>
      <w:marTop w:val="0"/>
      <w:marBottom w:val="0"/>
      <w:divBdr>
        <w:top w:val="none" w:sz="0" w:space="0" w:color="auto"/>
        <w:left w:val="none" w:sz="0" w:space="0" w:color="auto"/>
        <w:bottom w:val="none" w:sz="0" w:space="0" w:color="auto"/>
        <w:right w:val="none" w:sz="0" w:space="0" w:color="auto"/>
      </w:divBdr>
    </w:div>
    <w:div w:id="1190991339">
      <w:bodyDiv w:val="1"/>
      <w:marLeft w:val="0"/>
      <w:marRight w:val="0"/>
      <w:marTop w:val="0"/>
      <w:marBottom w:val="0"/>
      <w:divBdr>
        <w:top w:val="none" w:sz="0" w:space="0" w:color="auto"/>
        <w:left w:val="none" w:sz="0" w:space="0" w:color="auto"/>
        <w:bottom w:val="none" w:sz="0" w:space="0" w:color="auto"/>
        <w:right w:val="none" w:sz="0" w:space="0" w:color="auto"/>
      </w:divBdr>
    </w:div>
    <w:div w:id="1191410340">
      <w:bodyDiv w:val="1"/>
      <w:marLeft w:val="0"/>
      <w:marRight w:val="0"/>
      <w:marTop w:val="0"/>
      <w:marBottom w:val="0"/>
      <w:divBdr>
        <w:top w:val="none" w:sz="0" w:space="0" w:color="auto"/>
        <w:left w:val="none" w:sz="0" w:space="0" w:color="auto"/>
        <w:bottom w:val="none" w:sz="0" w:space="0" w:color="auto"/>
        <w:right w:val="none" w:sz="0" w:space="0" w:color="auto"/>
      </w:divBdr>
    </w:div>
    <w:div w:id="1191456998">
      <w:bodyDiv w:val="1"/>
      <w:marLeft w:val="0"/>
      <w:marRight w:val="0"/>
      <w:marTop w:val="0"/>
      <w:marBottom w:val="0"/>
      <w:divBdr>
        <w:top w:val="none" w:sz="0" w:space="0" w:color="auto"/>
        <w:left w:val="none" w:sz="0" w:space="0" w:color="auto"/>
        <w:bottom w:val="none" w:sz="0" w:space="0" w:color="auto"/>
        <w:right w:val="none" w:sz="0" w:space="0" w:color="auto"/>
      </w:divBdr>
    </w:div>
    <w:div w:id="1191530956">
      <w:bodyDiv w:val="1"/>
      <w:marLeft w:val="0"/>
      <w:marRight w:val="0"/>
      <w:marTop w:val="0"/>
      <w:marBottom w:val="0"/>
      <w:divBdr>
        <w:top w:val="none" w:sz="0" w:space="0" w:color="auto"/>
        <w:left w:val="none" w:sz="0" w:space="0" w:color="auto"/>
        <w:bottom w:val="none" w:sz="0" w:space="0" w:color="auto"/>
        <w:right w:val="none" w:sz="0" w:space="0" w:color="auto"/>
      </w:divBdr>
    </w:div>
    <w:div w:id="1191795635">
      <w:bodyDiv w:val="1"/>
      <w:marLeft w:val="0"/>
      <w:marRight w:val="0"/>
      <w:marTop w:val="0"/>
      <w:marBottom w:val="0"/>
      <w:divBdr>
        <w:top w:val="none" w:sz="0" w:space="0" w:color="auto"/>
        <w:left w:val="none" w:sz="0" w:space="0" w:color="auto"/>
        <w:bottom w:val="none" w:sz="0" w:space="0" w:color="auto"/>
        <w:right w:val="none" w:sz="0" w:space="0" w:color="auto"/>
      </w:divBdr>
    </w:div>
    <w:div w:id="1192035779">
      <w:bodyDiv w:val="1"/>
      <w:marLeft w:val="0"/>
      <w:marRight w:val="0"/>
      <w:marTop w:val="0"/>
      <w:marBottom w:val="0"/>
      <w:divBdr>
        <w:top w:val="none" w:sz="0" w:space="0" w:color="auto"/>
        <w:left w:val="none" w:sz="0" w:space="0" w:color="auto"/>
        <w:bottom w:val="none" w:sz="0" w:space="0" w:color="auto"/>
        <w:right w:val="none" w:sz="0" w:space="0" w:color="auto"/>
      </w:divBdr>
    </w:div>
    <w:div w:id="1192183679">
      <w:bodyDiv w:val="1"/>
      <w:marLeft w:val="0"/>
      <w:marRight w:val="0"/>
      <w:marTop w:val="0"/>
      <w:marBottom w:val="0"/>
      <w:divBdr>
        <w:top w:val="none" w:sz="0" w:space="0" w:color="auto"/>
        <w:left w:val="none" w:sz="0" w:space="0" w:color="auto"/>
        <w:bottom w:val="none" w:sz="0" w:space="0" w:color="auto"/>
        <w:right w:val="none" w:sz="0" w:space="0" w:color="auto"/>
      </w:divBdr>
    </w:div>
    <w:div w:id="1192189457">
      <w:bodyDiv w:val="1"/>
      <w:marLeft w:val="0"/>
      <w:marRight w:val="0"/>
      <w:marTop w:val="0"/>
      <w:marBottom w:val="0"/>
      <w:divBdr>
        <w:top w:val="none" w:sz="0" w:space="0" w:color="auto"/>
        <w:left w:val="none" w:sz="0" w:space="0" w:color="auto"/>
        <w:bottom w:val="none" w:sz="0" w:space="0" w:color="auto"/>
        <w:right w:val="none" w:sz="0" w:space="0" w:color="auto"/>
      </w:divBdr>
    </w:div>
    <w:div w:id="1192299972">
      <w:bodyDiv w:val="1"/>
      <w:marLeft w:val="0"/>
      <w:marRight w:val="0"/>
      <w:marTop w:val="0"/>
      <w:marBottom w:val="0"/>
      <w:divBdr>
        <w:top w:val="none" w:sz="0" w:space="0" w:color="auto"/>
        <w:left w:val="none" w:sz="0" w:space="0" w:color="auto"/>
        <w:bottom w:val="none" w:sz="0" w:space="0" w:color="auto"/>
        <w:right w:val="none" w:sz="0" w:space="0" w:color="auto"/>
      </w:divBdr>
    </w:div>
    <w:div w:id="1192301094">
      <w:bodyDiv w:val="1"/>
      <w:marLeft w:val="0"/>
      <w:marRight w:val="0"/>
      <w:marTop w:val="0"/>
      <w:marBottom w:val="0"/>
      <w:divBdr>
        <w:top w:val="none" w:sz="0" w:space="0" w:color="auto"/>
        <w:left w:val="none" w:sz="0" w:space="0" w:color="auto"/>
        <w:bottom w:val="none" w:sz="0" w:space="0" w:color="auto"/>
        <w:right w:val="none" w:sz="0" w:space="0" w:color="auto"/>
      </w:divBdr>
    </w:div>
    <w:div w:id="1192307114">
      <w:bodyDiv w:val="1"/>
      <w:marLeft w:val="0"/>
      <w:marRight w:val="0"/>
      <w:marTop w:val="0"/>
      <w:marBottom w:val="0"/>
      <w:divBdr>
        <w:top w:val="none" w:sz="0" w:space="0" w:color="auto"/>
        <w:left w:val="none" w:sz="0" w:space="0" w:color="auto"/>
        <w:bottom w:val="none" w:sz="0" w:space="0" w:color="auto"/>
        <w:right w:val="none" w:sz="0" w:space="0" w:color="auto"/>
      </w:divBdr>
    </w:div>
    <w:div w:id="1192308027">
      <w:bodyDiv w:val="1"/>
      <w:marLeft w:val="0"/>
      <w:marRight w:val="0"/>
      <w:marTop w:val="0"/>
      <w:marBottom w:val="0"/>
      <w:divBdr>
        <w:top w:val="none" w:sz="0" w:space="0" w:color="auto"/>
        <w:left w:val="none" w:sz="0" w:space="0" w:color="auto"/>
        <w:bottom w:val="none" w:sz="0" w:space="0" w:color="auto"/>
        <w:right w:val="none" w:sz="0" w:space="0" w:color="auto"/>
      </w:divBdr>
    </w:div>
    <w:div w:id="1192382034">
      <w:bodyDiv w:val="1"/>
      <w:marLeft w:val="0"/>
      <w:marRight w:val="0"/>
      <w:marTop w:val="0"/>
      <w:marBottom w:val="0"/>
      <w:divBdr>
        <w:top w:val="none" w:sz="0" w:space="0" w:color="auto"/>
        <w:left w:val="none" w:sz="0" w:space="0" w:color="auto"/>
        <w:bottom w:val="none" w:sz="0" w:space="0" w:color="auto"/>
        <w:right w:val="none" w:sz="0" w:space="0" w:color="auto"/>
      </w:divBdr>
    </w:div>
    <w:div w:id="1192382080">
      <w:bodyDiv w:val="1"/>
      <w:marLeft w:val="0"/>
      <w:marRight w:val="0"/>
      <w:marTop w:val="0"/>
      <w:marBottom w:val="0"/>
      <w:divBdr>
        <w:top w:val="none" w:sz="0" w:space="0" w:color="auto"/>
        <w:left w:val="none" w:sz="0" w:space="0" w:color="auto"/>
        <w:bottom w:val="none" w:sz="0" w:space="0" w:color="auto"/>
        <w:right w:val="none" w:sz="0" w:space="0" w:color="auto"/>
      </w:divBdr>
    </w:div>
    <w:div w:id="1192570868">
      <w:bodyDiv w:val="1"/>
      <w:marLeft w:val="0"/>
      <w:marRight w:val="0"/>
      <w:marTop w:val="0"/>
      <w:marBottom w:val="0"/>
      <w:divBdr>
        <w:top w:val="none" w:sz="0" w:space="0" w:color="auto"/>
        <w:left w:val="none" w:sz="0" w:space="0" w:color="auto"/>
        <w:bottom w:val="none" w:sz="0" w:space="0" w:color="auto"/>
        <w:right w:val="none" w:sz="0" w:space="0" w:color="auto"/>
      </w:divBdr>
    </w:div>
    <w:div w:id="1192766281">
      <w:bodyDiv w:val="1"/>
      <w:marLeft w:val="0"/>
      <w:marRight w:val="0"/>
      <w:marTop w:val="0"/>
      <w:marBottom w:val="0"/>
      <w:divBdr>
        <w:top w:val="none" w:sz="0" w:space="0" w:color="auto"/>
        <w:left w:val="none" w:sz="0" w:space="0" w:color="auto"/>
        <w:bottom w:val="none" w:sz="0" w:space="0" w:color="auto"/>
        <w:right w:val="none" w:sz="0" w:space="0" w:color="auto"/>
      </w:divBdr>
    </w:div>
    <w:div w:id="1192842159">
      <w:bodyDiv w:val="1"/>
      <w:marLeft w:val="0"/>
      <w:marRight w:val="0"/>
      <w:marTop w:val="0"/>
      <w:marBottom w:val="0"/>
      <w:divBdr>
        <w:top w:val="none" w:sz="0" w:space="0" w:color="auto"/>
        <w:left w:val="none" w:sz="0" w:space="0" w:color="auto"/>
        <w:bottom w:val="none" w:sz="0" w:space="0" w:color="auto"/>
        <w:right w:val="none" w:sz="0" w:space="0" w:color="auto"/>
      </w:divBdr>
    </w:div>
    <w:div w:id="1192843565">
      <w:bodyDiv w:val="1"/>
      <w:marLeft w:val="0"/>
      <w:marRight w:val="0"/>
      <w:marTop w:val="0"/>
      <w:marBottom w:val="0"/>
      <w:divBdr>
        <w:top w:val="none" w:sz="0" w:space="0" w:color="auto"/>
        <w:left w:val="none" w:sz="0" w:space="0" w:color="auto"/>
        <w:bottom w:val="none" w:sz="0" w:space="0" w:color="auto"/>
        <w:right w:val="none" w:sz="0" w:space="0" w:color="auto"/>
      </w:divBdr>
    </w:div>
    <w:div w:id="1192844665">
      <w:bodyDiv w:val="1"/>
      <w:marLeft w:val="0"/>
      <w:marRight w:val="0"/>
      <w:marTop w:val="0"/>
      <w:marBottom w:val="0"/>
      <w:divBdr>
        <w:top w:val="none" w:sz="0" w:space="0" w:color="auto"/>
        <w:left w:val="none" w:sz="0" w:space="0" w:color="auto"/>
        <w:bottom w:val="none" w:sz="0" w:space="0" w:color="auto"/>
        <w:right w:val="none" w:sz="0" w:space="0" w:color="auto"/>
      </w:divBdr>
    </w:div>
    <w:div w:id="1192912681">
      <w:bodyDiv w:val="1"/>
      <w:marLeft w:val="0"/>
      <w:marRight w:val="0"/>
      <w:marTop w:val="0"/>
      <w:marBottom w:val="0"/>
      <w:divBdr>
        <w:top w:val="none" w:sz="0" w:space="0" w:color="auto"/>
        <w:left w:val="none" w:sz="0" w:space="0" w:color="auto"/>
        <w:bottom w:val="none" w:sz="0" w:space="0" w:color="auto"/>
        <w:right w:val="none" w:sz="0" w:space="0" w:color="auto"/>
      </w:divBdr>
    </w:div>
    <w:div w:id="1192915241">
      <w:bodyDiv w:val="1"/>
      <w:marLeft w:val="0"/>
      <w:marRight w:val="0"/>
      <w:marTop w:val="0"/>
      <w:marBottom w:val="0"/>
      <w:divBdr>
        <w:top w:val="none" w:sz="0" w:space="0" w:color="auto"/>
        <w:left w:val="none" w:sz="0" w:space="0" w:color="auto"/>
        <w:bottom w:val="none" w:sz="0" w:space="0" w:color="auto"/>
        <w:right w:val="none" w:sz="0" w:space="0" w:color="auto"/>
      </w:divBdr>
    </w:div>
    <w:div w:id="1193148787">
      <w:bodyDiv w:val="1"/>
      <w:marLeft w:val="0"/>
      <w:marRight w:val="0"/>
      <w:marTop w:val="0"/>
      <w:marBottom w:val="0"/>
      <w:divBdr>
        <w:top w:val="none" w:sz="0" w:space="0" w:color="auto"/>
        <w:left w:val="none" w:sz="0" w:space="0" w:color="auto"/>
        <w:bottom w:val="none" w:sz="0" w:space="0" w:color="auto"/>
        <w:right w:val="none" w:sz="0" w:space="0" w:color="auto"/>
      </w:divBdr>
    </w:div>
    <w:div w:id="1193375577">
      <w:bodyDiv w:val="1"/>
      <w:marLeft w:val="0"/>
      <w:marRight w:val="0"/>
      <w:marTop w:val="0"/>
      <w:marBottom w:val="0"/>
      <w:divBdr>
        <w:top w:val="none" w:sz="0" w:space="0" w:color="auto"/>
        <w:left w:val="none" w:sz="0" w:space="0" w:color="auto"/>
        <w:bottom w:val="none" w:sz="0" w:space="0" w:color="auto"/>
        <w:right w:val="none" w:sz="0" w:space="0" w:color="auto"/>
      </w:divBdr>
    </w:div>
    <w:div w:id="1193421685">
      <w:bodyDiv w:val="1"/>
      <w:marLeft w:val="0"/>
      <w:marRight w:val="0"/>
      <w:marTop w:val="0"/>
      <w:marBottom w:val="0"/>
      <w:divBdr>
        <w:top w:val="none" w:sz="0" w:space="0" w:color="auto"/>
        <w:left w:val="none" w:sz="0" w:space="0" w:color="auto"/>
        <w:bottom w:val="none" w:sz="0" w:space="0" w:color="auto"/>
        <w:right w:val="none" w:sz="0" w:space="0" w:color="auto"/>
      </w:divBdr>
    </w:div>
    <w:div w:id="1193610339">
      <w:bodyDiv w:val="1"/>
      <w:marLeft w:val="0"/>
      <w:marRight w:val="0"/>
      <w:marTop w:val="0"/>
      <w:marBottom w:val="0"/>
      <w:divBdr>
        <w:top w:val="none" w:sz="0" w:space="0" w:color="auto"/>
        <w:left w:val="none" w:sz="0" w:space="0" w:color="auto"/>
        <w:bottom w:val="none" w:sz="0" w:space="0" w:color="auto"/>
        <w:right w:val="none" w:sz="0" w:space="0" w:color="auto"/>
      </w:divBdr>
    </w:div>
    <w:div w:id="1193691296">
      <w:bodyDiv w:val="1"/>
      <w:marLeft w:val="0"/>
      <w:marRight w:val="0"/>
      <w:marTop w:val="0"/>
      <w:marBottom w:val="0"/>
      <w:divBdr>
        <w:top w:val="none" w:sz="0" w:space="0" w:color="auto"/>
        <w:left w:val="none" w:sz="0" w:space="0" w:color="auto"/>
        <w:bottom w:val="none" w:sz="0" w:space="0" w:color="auto"/>
        <w:right w:val="none" w:sz="0" w:space="0" w:color="auto"/>
      </w:divBdr>
    </w:div>
    <w:div w:id="1193957561">
      <w:bodyDiv w:val="1"/>
      <w:marLeft w:val="0"/>
      <w:marRight w:val="0"/>
      <w:marTop w:val="0"/>
      <w:marBottom w:val="0"/>
      <w:divBdr>
        <w:top w:val="none" w:sz="0" w:space="0" w:color="auto"/>
        <w:left w:val="none" w:sz="0" w:space="0" w:color="auto"/>
        <w:bottom w:val="none" w:sz="0" w:space="0" w:color="auto"/>
        <w:right w:val="none" w:sz="0" w:space="0" w:color="auto"/>
      </w:divBdr>
    </w:div>
    <w:div w:id="1194154507">
      <w:bodyDiv w:val="1"/>
      <w:marLeft w:val="0"/>
      <w:marRight w:val="0"/>
      <w:marTop w:val="0"/>
      <w:marBottom w:val="0"/>
      <w:divBdr>
        <w:top w:val="none" w:sz="0" w:space="0" w:color="auto"/>
        <w:left w:val="none" w:sz="0" w:space="0" w:color="auto"/>
        <w:bottom w:val="none" w:sz="0" w:space="0" w:color="auto"/>
        <w:right w:val="none" w:sz="0" w:space="0" w:color="auto"/>
      </w:divBdr>
    </w:div>
    <w:div w:id="1194268105">
      <w:bodyDiv w:val="1"/>
      <w:marLeft w:val="0"/>
      <w:marRight w:val="0"/>
      <w:marTop w:val="0"/>
      <w:marBottom w:val="0"/>
      <w:divBdr>
        <w:top w:val="none" w:sz="0" w:space="0" w:color="auto"/>
        <w:left w:val="none" w:sz="0" w:space="0" w:color="auto"/>
        <w:bottom w:val="none" w:sz="0" w:space="0" w:color="auto"/>
        <w:right w:val="none" w:sz="0" w:space="0" w:color="auto"/>
      </w:divBdr>
    </w:div>
    <w:div w:id="1194616530">
      <w:bodyDiv w:val="1"/>
      <w:marLeft w:val="0"/>
      <w:marRight w:val="0"/>
      <w:marTop w:val="0"/>
      <w:marBottom w:val="0"/>
      <w:divBdr>
        <w:top w:val="none" w:sz="0" w:space="0" w:color="auto"/>
        <w:left w:val="none" w:sz="0" w:space="0" w:color="auto"/>
        <w:bottom w:val="none" w:sz="0" w:space="0" w:color="auto"/>
        <w:right w:val="none" w:sz="0" w:space="0" w:color="auto"/>
      </w:divBdr>
    </w:div>
    <w:div w:id="1194687408">
      <w:bodyDiv w:val="1"/>
      <w:marLeft w:val="0"/>
      <w:marRight w:val="0"/>
      <w:marTop w:val="0"/>
      <w:marBottom w:val="0"/>
      <w:divBdr>
        <w:top w:val="none" w:sz="0" w:space="0" w:color="auto"/>
        <w:left w:val="none" w:sz="0" w:space="0" w:color="auto"/>
        <w:bottom w:val="none" w:sz="0" w:space="0" w:color="auto"/>
        <w:right w:val="none" w:sz="0" w:space="0" w:color="auto"/>
      </w:divBdr>
    </w:div>
    <w:div w:id="1194730692">
      <w:bodyDiv w:val="1"/>
      <w:marLeft w:val="0"/>
      <w:marRight w:val="0"/>
      <w:marTop w:val="0"/>
      <w:marBottom w:val="0"/>
      <w:divBdr>
        <w:top w:val="none" w:sz="0" w:space="0" w:color="auto"/>
        <w:left w:val="none" w:sz="0" w:space="0" w:color="auto"/>
        <w:bottom w:val="none" w:sz="0" w:space="0" w:color="auto"/>
        <w:right w:val="none" w:sz="0" w:space="0" w:color="auto"/>
      </w:divBdr>
    </w:div>
    <w:div w:id="1194879678">
      <w:bodyDiv w:val="1"/>
      <w:marLeft w:val="0"/>
      <w:marRight w:val="0"/>
      <w:marTop w:val="0"/>
      <w:marBottom w:val="0"/>
      <w:divBdr>
        <w:top w:val="none" w:sz="0" w:space="0" w:color="auto"/>
        <w:left w:val="none" w:sz="0" w:space="0" w:color="auto"/>
        <w:bottom w:val="none" w:sz="0" w:space="0" w:color="auto"/>
        <w:right w:val="none" w:sz="0" w:space="0" w:color="auto"/>
      </w:divBdr>
    </w:div>
    <w:div w:id="1195387617">
      <w:bodyDiv w:val="1"/>
      <w:marLeft w:val="0"/>
      <w:marRight w:val="0"/>
      <w:marTop w:val="0"/>
      <w:marBottom w:val="0"/>
      <w:divBdr>
        <w:top w:val="none" w:sz="0" w:space="0" w:color="auto"/>
        <w:left w:val="none" w:sz="0" w:space="0" w:color="auto"/>
        <w:bottom w:val="none" w:sz="0" w:space="0" w:color="auto"/>
        <w:right w:val="none" w:sz="0" w:space="0" w:color="auto"/>
      </w:divBdr>
    </w:div>
    <w:div w:id="1195532362">
      <w:bodyDiv w:val="1"/>
      <w:marLeft w:val="0"/>
      <w:marRight w:val="0"/>
      <w:marTop w:val="0"/>
      <w:marBottom w:val="0"/>
      <w:divBdr>
        <w:top w:val="none" w:sz="0" w:space="0" w:color="auto"/>
        <w:left w:val="none" w:sz="0" w:space="0" w:color="auto"/>
        <w:bottom w:val="none" w:sz="0" w:space="0" w:color="auto"/>
        <w:right w:val="none" w:sz="0" w:space="0" w:color="auto"/>
      </w:divBdr>
    </w:div>
    <w:div w:id="1195582405">
      <w:bodyDiv w:val="1"/>
      <w:marLeft w:val="0"/>
      <w:marRight w:val="0"/>
      <w:marTop w:val="0"/>
      <w:marBottom w:val="0"/>
      <w:divBdr>
        <w:top w:val="none" w:sz="0" w:space="0" w:color="auto"/>
        <w:left w:val="none" w:sz="0" w:space="0" w:color="auto"/>
        <w:bottom w:val="none" w:sz="0" w:space="0" w:color="auto"/>
        <w:right w:val="none" w:sz="0" w:space="0" w:color="auto"/>
      </w:divBdr>
    </w:div>
    <w:div w:id="1195659698">
      <w:bodyDiv w:val="1"/>
      <w:marLeft w:val="0"/>
      <w:marRight w:val="0"/>
      <w:marTop w:val="0"/>
      <w:marBottom w:val="0"/>
      <w:divBdr>
        <w:top w:val="none" w:sz="0" w:space="0" w:color="auto"/>
        <w:left w:val="none" w:sz="0" w:space="0" w:color="auto"/>
        <w:bottom w:val="none" w:sz="0" w:space="0" w:color="auto"/>
        <w:right w:val="none" w:sz="0" w:space="0" w:color="auto"/>
      </w:divBdr>
    </w:div>
    <w:div w:id="1195734554">
      <w:bodyDiv w:val="1"/>
      <w:marLeft w:val="0"/>
      <w:marRight w:val="0"/>
      <w:marTop w:val="0"/>
      <w:marBottom w:val="0"/>
      <w:divBdr>
        <w:top w:val="none" w:sz="0" w:space="0" w:color="auto"/>
        <w:left w:val="none" w:sz="0" w:space="0" w:color="auto"/>
        <w:bottom w:val="none" w:sz="0" w:space="0" w:color="auto"/>
        <w:right w:val="none" w:sz="0" w:space="0" w:color="auto"/>
      </w:divBdr>
    </w:div>
    <w:div w:id="1195801716">
      <w:bodyDiv w:val="1"/>
      <w:marLeft w:val="0"/>
      <w:marRight w:val="0"/>
      <w:marTop w:val="0"/>
      <w:marBottom w:val="0"/>
      <w:divBdr>
        <w:top w:val="none" w:sz="0" w:space="0" w:color="auto"/>
        <w:left w:val="none" w:sz="0" w:space="0" w:color="auto"/>
        <w:bottom w:val="none" w:sz="0" w:space="0" w:color="auto"/>
        <w:right w:val="none" w:sz="0" w:space="0" w:color="auto"/>
      </w:divBdr>
    </w:div>
    <w:div w:id="1195970275">
      <w:bodyDiv w:val="1"/>
      <w:marLeft w:val="0"/>
      <w:marRight w:val="0"/>
      <w:marTop w:val="0"/>
      <w:marBottom w:val="0"/>
      <w:divBdr>
        <w:top w:val="none" w:sz="0" w:space="0" w:color="auto"/>
        <w:left w:val="none" w:sz="0" w:space="0" w:color="auto"/>
        <w:bottom w:val="none" w:sz="0" w:space="0" w:color="auto"/>
        <w:right w:val="none" w:sz="0" w:space="0" w:color="auto"/>
      </w:divBdr>
    </w:div>
    <w:div w:id="1195997980">
      <w:bodyDiv w:val="1"/>
      <w:marLeft w:val="0"/>
      <w:marRight w:val="0"/>
      <w:marTop w:val="0"/>
      <w:marBottom w:val="0"/>
      <w:divBdr>
        <w:top w:val="none" w:sz="0" w:space="0" w:color="auto"/>
        <w:left w:val="none" w:sz="0" w:space="0" w:color="auto"/>
        <w:bottom w:val="none" w:sz="0" w:space="0" w:color="auto"/>
        <w:right w:val="none" w:sz="0" w:space="0" w:color="auto"/>
      </w:divBdr>
    </w:div>
    <w:div w:id="1196115552">
      <w:bodyDiv w:val="1"/>
      <w:marLeft w:val="0"/>
      <w:marRight w:val="0"/>
      <w:marTop w:val="0"/>
      <w:marBottom w:val="0"/>
      <w:divBdr>
        <w:top w:val="none" w:sz="0" w:space="0" w:color="auto"/>
        <w:left w:val="none" w:sz="0" w:space="0" w:color="auto"/>
        <w:bottom w:val="none" w:sz="0" w:space="0" w:color="auto"/>
        <w:right w:val="none" w:sz="0" w:space="0" w:color="auto"/>
      </w:divBdr>
    </w:div>
    <w:div w:id="1196388223">
      <w:bodyDiv w:val="1"/>
      <w:marLeft w:val="0"/>
      <w:marRight w:val="0"/>
      <w:marTop w:val="0"/>
      <w:marBottom w:val="0"/>
      <w:divBdr>
        <w:top w:val="none" w:sz="0" w:space="0" w:color="auto"/>
        <w:left w:val="none" w:sz="0" w:space="0" w:color="auto"/>
        <w:bottom w:val="none" w:sz="0" w:space="0" w:color="auto"/>
        <w:right w:val="none" w:sz="0" w:space="0" w:color="auto"/>
      </w:divBdr>
    </w:div>
    <w:div w:id="1196503375">
      <w:bodyDiv w:val="1"/>
      <w:marLeft w:val="0"/>
      <w:marRight w:val="0"/>
      <w:marTop w:val="0"/>
      <w:marBottom w:val="0"/>
      <w:divBdr>
        <w:top w:val="none" w:sz="0" w:space="0" w:color="auto"/>
        <w:left w:val="none" w:sz="0" w:space="0" w:color="auto"/>
        <w:bottom w:val="none" w:sz="0" w:space="0" w:color="auto"/>
        <w:right w:val="none" w:sz="0" w:space="0" w:color="auto"/>
      </w:divBdr>
    </w:div>
    <w:div w:id="1196768554">
      <w:bodyDiv w:val="1"/>
      <w:marLeft w:val="0"/>
      <w:marRight w:val="0"/>
      <w:marTop w:val="0"/>
      <w:marBottom w:val="0"/>
      <w:divBdr>
        <w:top w:val="none" w:sz="0" w:space="0" w:color="auto"/>
        <w:left w:val="none" w:sz="0" w:space="0" w:color="auto"/>
        <w:bottom w:val="none" w:sz="0" w:space="0" w:color="auto"/>
        <w:right w:val="none" w:sz="0" w:space="0" w:color="auto"/>
      </w:divBdr>
    </w:div>
    <w:div w:id="1196894010">
      <w:bodyDiv w:val="1"/>
      <w:marLeft w:val="0"/>
      <w:marRight w:val="0"/>
      <w:marTop w:val="0"/>
      <w:marBottom w:val="0"/>
      <w:divBdr>
        <w:top w:val="none" w:sz="0" w:space="0" w:color="auto"/>
        <w:left w:val="none" w:sz="0" w:space="0" w:color="auto"/>
        <w:bottom w:val="none" w:sz="0" w:space="0" w:color="auto"/>
        <w:right w:val="none" w:sz="0" w:space="0" w:color="auto"/>
      </w:divBdr>
    </w:div>
    <w:div w:id="1196962737">
      <w:bodyDiv w:val="1"/>
      <w:marLeft w:val="0"/>
      <w:marRight w:val="0"/>
      <w:marTop w:val="0"/>
      <w:marBottom w:val="0"/>
      <w:divBdr>
        <w:top w:val="none" w:sz="0" w:space="0" w:color="auto"/>
        <w:left w:val="none" w:sz="0" w:space="0" w:color="auto"/>
        <w:bottom w:val="none" w:sz="0" w:space="0" w:color="auto"/>
        <w:right w:val="none" w:sz="0" w:space="0" w:color="auto"/>
      </w:divBdr>
    </w:div>
    <w:div w:id="1196963386">
      <w:bodyDiv w:val="1"/>
      <w:marLeft w:val="0"/>
      <w:marRight w:val="0"/>
      <w:marTop w:val="0"/>
      <w:marBottom w:val="0"/>
      <w:divBdr>
        <w:top w:val="none" w:sz="0" w:space="0" w:color="auto"/>
        <w:left w:val="none" w:sz="0" w:space="0" w:color="auto"/>
        <w:bottom w:val="none" w:sz="0" w:space="0" w:color="auto"/>
        <w:right w:val="none" w:sz="0" w:space="0" w:color="auto"/>
      </w:divBdr>
    </w:div>
    <w:div w:id="1197625405">
      <w:bodyDiv w:val="1"/>
      <w:marLeft w:val="0"/>
      <w:marRight w:val="0"/>
      <w:marTop w:val="0"/>
      <w:marBottom w:val="0"/>
      <w:divBdr>
        <w:top w:val="none" w:sz="0" w:space="0" w:color="auto"/>
        <w:left w:val="none" w:sz="0" w:space="0" w:color="auto"/>
        <w:bottom w:val="none" w:sz="0" w:space="0" w:color="auto"/>
        <w:right w:val="none" w:sz="0" w:space="0" w:color="auto"/>
      </w:divBdr>
    </w:div>
    <w:div w:id="1197892140">
      <w:bodyDiv w:val="1"/>
      <w:marLeft w:val="0"/>
      <w:marRight w:val="0"/>
      <w:marTop w:val="0"/>
      <w:marBottom w:val="0"/>
      <w:divBdr>
        <w:top w:val="none" w:sz="0" w:space="0" w:color="auto"/>
        <w:left w:val="none" w:sz="0" w:space="0" w:color="auto"/>
        <w:bottom w:val="none" w:sz="0" w:space="0" w:color="auto"/>
        <w:right w:val="none" w:sz="0" w:space="0" w:color="auto"/>
      </w:divBdr>
    </w:div>
    <w:div w:id="1198003784">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67521">
      <w:bodyDiv w:val="1"/>
      <w:marLeft w:val="0"/>
      <w:marRight w:val="0"/>
      <w:marTop w:val="0"/>
      <w:marBottom w:val="0"/>
      <w:divBdr>
        <w:top w:val="none" w:sz="0" w:space="0" w:color="auto"/>
        <w:left w:val="none" w:sz="0" w:space="0" w:color="auto"/>
        <w:bottom w:val="none" w:sz="0" w:space="0" w:color="auto"/>
        <w:right w:val="none" w:sz="0" w:space="0" w:color="auto"/>
      </w:divBdr>
    </w:div>
    <w:div w:id="1198659052">
      <w:bodyDiv w:val="1"/>
      <w:marLeft w:val="0"/>
      <w:marRight w:val="0"/>
      <w:marTop w:val="0"/>
      <w:marBottom w:val="0"/>
      <w:divBdr>
        <w:top w:val="none" w:sz="0" w:space="0" w:color="auto"/>
        <w:left w:val="none" w:sz="0" w:space="0" w:color="auto"/>
        <w:bottom w:val="none" w:sz="0" w:space="0" w:color="auto"/>
        <w:right w:val="none" w:sz="0" w:space="0" w:color="auto"/>
      </w:divBdr>
    </w:div>
    <w:div w:id="1199126122">
      <w:bodyDiv w:val="1"/>
      <w:marLeft w:val="0"/>
      <w:marRight w:val="0"/>
      <w:marTop w:val="0"/>
      <w:marBottom w:val="0"/>
      <w:divBdr>
        <w:top w:val="none" w:sz="0" w:space="0" w:color="auto"/>
        <w:left w:val="none" w:sz="0" w:space="0" w:color="auto"/>
        <w:bottom w:val="none" w:sz="0" w:space="0" w:color="auto"/>
        <w:right w:val="none" w:sz="0" w:space="0" w:color="auto"/>
      </w:divBdr>
    </w:div>
    <w:div w:id="1199388662">
      <w:bodyDiv w:val="1"/>
      <w:marLeft w:val="0"/>
      <w:marRight w:val="0"/>
      <w:marTop w:val="0"/>
      <w:marBottom w:val="0"/>
      <w:divBdr>
        <w:top w:val="none" w:sz="0" w:space="0" w:color="auto"/>
        <w:left w:val="none" w:sz="0" w:space="0" w:color="auto"/>
        <w:bottom w:val="none" w:sz="0" w:space="0" w:color="auto"/>
        <w:right w:val="none" w:sz="0" w:space="0" w:color="auto"/>
      </w:divBdr>
    </w:div>
    <w:div w:id="1199392994">
      <w:bodyDiv w:val="1"/>
      <w:marLeft w:val="0"/>
      <w:marRight w:val="0"/>
      <w:marTop w:val="0"/>
      <w:marBottom w:val="0"/>
      <w:divBdr>
        <w:top w:val="none" w:sz="0" w:space="0" w:color="auto"/>
        <w:left w:val="none" w:sz="0" w:space="0" w:color="auto"/>
        <w:bottom w:val="none" w:sz="0" w:space="0" w:color="auto"/>
        <w:right w:val="none" w:sz="0" w:space="0" w:color="auto"/>
      </w:divBdr>
    </w:div>
    <w:div w:id="1199509715">
      <w:bodyDiv w:val="1"/>
      <w:marLeft w:val="0"/>
      <w:marRight w:val="0"/>
      <w:marTop w:val="0"/>
      <w:marBottom w:val="0"/>
      <w:divBdr>
        <w:top w:val="none" w:sz="0" w:space="0" w:color="auto"/>
        <w:left w:val="none" w:sz="0" w:space="0" w:color="auto"/>
        <w:bottom w:val="none" w:sz="0" w:space="0" w:color="auto"/>
        <w:right w:val="none" w:sz="0" w:space="0" w:color="auto"/>
      </w:divBdr>
    </w:div>
    <w:div w:id="1199583964">
      <w:bodyDiv w:val="1"/>
      <w:marLeft w:val="0"/>
      <w:marRight w:val="0"/>
      <w:marTop w:val="0"/>
      <w:marBottom w:val="0"/>
      <w:divBdr>
        <w:top w:val="none" w:sz="0" w:space="0" w:color="auto"/>
        <w:left w:val="none" w:sz="0" w:space="0" w:color="auto"/>
        <w:bottom w:val="none" w:sz="0" w:space="0" w:color="auto"/>
        <w:right w:val="none" w:sz="0" w:space="0" w:color="auto"/>
      </w:divBdr>
    </w:div>
    <w:div w:id="1200245780">
      <w:bodyDiv w:val="1"/>
      <w:marLeft w:val="0"/>
      <w:marRight w:val="0"/>
      <w:marTop w:val="0"/>
      <w:marBottom w:val="0"/>
      <w:divBdr>
        <w:top w:val="none" w:sz="0" w:space="0" w:color="auto"/>
        <w:left w:val="none" w:sz="0" w:space="0" w:color="auto"/>
        <w:bottom w:val="none" w:sz="0" w:space="0" w:color="auto"/>
        <w:right w:val="none" w:sz="0" w:space="0" w:color="auto"/>
      </w:divBdr>
    </w:div>
    <w:div w:id="1200246653">
      <w:bodyDiv w:val="1"/>
      <w:marLeft w:val="0"/>
      <w:marRight w:val="0"/>
      <w:marTop w:val="0"/>
      <w:marBottom w:val="0"/>
      <w:divBdr>
        <w:top w:val="none" w:sz="0" w:space="0" w:color="auto"/>
        <w:left w:val="none" w:sz="0" w:space="0" w:color="auto"/>
        <w:bottom w:val="none" w:sz="0" w:space="0" w:color="auto"/>
        <w:right w:val="none" w:sz="0" w:space="0" w:color="auto"/>
      </w:divBdr>
    </w:div>
    <w:div w:id="1200781705">
      <w:bodyDiv w:val="1"/>
      <w:marLeft w:val="0"/>
      <w:marRight w:val="0"/>
      <w:marTop w:val="0"/>
      <w:marBottom w:val="0"/>
      <w:divBdr>
        <w:top w:val="none" w:sz="0" w:space="0" w:color="auto"/>
        <w:left w:val="none" w:sz="0" w:space="0" w:color="auto"/>
        <w:bottom w:val="none" w:sz="0" w:space="0" w:color="auto"/>
        <w:right w:val="none" w:sz="0" w:space="0" w:color="auto"/>
      </w:divBdr>
    </w:div>
    <w:div w:id="1200971423">
      <w:bodyDiv w:val="1"/>
      <w:marLeft w:val="0"/>
      <w:marRight w:val="0"/>
      <w:marTop w:val="0"/>
      <w:marBottom w:val="0"/>
      <w:divBdr>
        <w:top w:val="none" w:sz="0" w:space="0" w:color="auto"/>
        <w:left w:val="none" w:sz="0" w:space="0" w:color="auto"/>
        <w:bottom w:val="none" w:sz="0" w:space="0" w:color="auto"/>
        <w:right w:val="none" w:sz="0" w:space="0" w:color="auto"/>
      </w:divBdr>
    </w:div>
    <w:div w:id="1200971947">
      <w:bodyDiv w:val="1"/>
      <w:marLeft w:val="0"/>
      <w:marRight w:val="0"/>
      <w:marTop w:val="0"/>
      <w:marBottom w:val="0"/>
      <w:divBdr>
        <w:top w:val="none" w:sz="0" w:space="0" w:color="auto"/>
        <w:left w:val="none" w:sz="0" w:space="0" w:color="auto"/>
        <w:bottom w:val="none" w:sz="0" w:space="0" w:color="auto"/>
        <w:right w:val="none" w:sz="0" w:space="0" w:color="auto"/>
      </w:divBdr>
    </w:div>
    <w:div w:id="1201015965">
      <w:bodyDiv w:val="1"/>
      <w:marLeft w:val="0"/>
      <w:marRight w:val="0"/>
      <w:marTop w:val="0"/>
      <w:marBottom w:val="0"/>
      <w:divBdr>
        <w:top w:val="none" w:sz="0" w:space="0" w:color="auto"/>
        <w:left w:val="none" w:sz="0" w:space="0" w:color="auto"/>
        <w:bottom w:val="none" w:sz="0" w:space="0" w:color="auto"/>
        <w:right w:val="none" w:sz="0" w:space="0" w:color="auto"/>
      </w:divBdr>
    </w:div>
    <w:div w:id="1201093026">
      <w:bodyDiv w:val="1"/>
      <w:marLeft w:val="0"/>
      <w:marRight w:val="0"/>
      <w:marTop w:val="0"/>
      <w:marBottom w:val="0"/>
      <w:divBdr>
        <w:top w:val="none" w:sz="0" w:space="0" w:color="auto"/>
        <w:left w:val="none" w:sz="0" w:space="0" w:color="auto"/>
        <w:bottom w:val="none" w:sz="0" w:space="0" w:color="auto"/>
        <w:right w:val="none" w:sz="0" w:space="0" w:color="auto"/>
      </w:divBdr>
    </w:div>
    <w:div w:id="1201240449">
      <w:bodyDiv w:val="1"/>
      <w:marLeft w:val="0"/>
      <w:marRight w:val="0"/>
      <w:marTop w:val="0"/>
      <w:marBottom w:val="0"/>
      <w:divBdr>
        <w:top w:val="none" w:sz="0" w:space="0" w:color="auto"/>
        <w:left w:val="none" w:sz="0" w:space="0" w:color="auto"/>
        <w:bottom w:val="none" w:sz="0" w:space="0" w:color="auto"/>
        <w:right w:val="none" w:sz="0" w:space="0" w:color="auto"/>
      </w:divBdr>
    </w:div>
    <w:div w:id="1201285719">
      <w:bodyDiv w:val="1"/>
      <w:marLeft w:val="0"/>
      <w:marRight w:val="0"/>
      <w:marTop w:val="0"/>
      <w:marBottom w:val="0"/>
      <w:divBdr>
        <w:top w:val="none" w:sz="0" w:space="0" w:color="auto"/>
        <w:left w:val="none" w:sz="0" w:space="0" w:color="auto"/>
        <w:bottom w:val="none" w:sz="0" w:space="0" w:color="auto"/>
        <w:right w:val="none" w:sz="0" w:space="0" w:color="auto"/>
      </w:divBdr>
    </w:div>
    <w:div w:id="1201359025">
      <w:bodyDiv w:val="1"/>
      <w:marLeft w:val="0"/>
      <w:marRight w:val="0"/>
      <w:marTop w:val="0"/>
      <w:marBottom w:val="0"/>
      <w:divBdr>
        <w:top w:val="none" w:sz="0" w:space="0" w:color="auto"/>
        <w:left w:val="none" w:sz="0" w:space="0" w:color="auto"/>
        <w:bottom w:val="none" w:sz="0" w:space="0" w:color="auto"/>
        <w:right w:val="none" w:sz="0" w:space="0" w:color="auto"/>
      </w:divBdr>
    </w:div>
    <w:div w:id="1201741839">
      <w:bodyDiv w:val="1"/>
      <w:marLeft w:val="0"/>
      <w:marRight w:val="0"/>
      <w:marTop w:val="0"/>
      <w:marBottom w:val="0"/>
      <w:divBdr>
        <w:top w:val="none" w:sz="0" w:space="0" w:color="auto"/>
        <w:left w:val="none" w:sz="0" w:space="0" w:color="auto"/>
        <w:bottom w:val="none" w:sz="0" w:space="0" w:color="auto"/>
        <w:right w:val="none" w:sz="0" w:space="0" w:color="auto"/>
      </w:divBdr>
    </w:div>
    <w:div w:id="1201896980">
      <w:bodyDiv w:val="1"/>
      <w:marLeft w:val="0"/>
      <w:marRight w:val="0"/>
      <w:marTop w:val="0"/>
      <w:marBottom w:val="0"/>
      <w:divBdr>
        <w:top w:val="none" w:sz="0" w:space="0" w:color="auto"/>
        <w:left w:val="none" w:sz="0" w:space="0" w:color="auto"/>
        <w:bottom w:val="none" w:sz="0" w:space="0" w:color="auto"/>
        <w:right w:val="none" w:sz="0" w:space="0" w:color="auto"/>
      </w:divBdr>
    </w:div>
    <w:div w:id="1202085219">
      <w:bodyDiv w:val="1"/>
      <w:marLeft w:val="0"/>
      <w:marRight w:val="0"/>
      <w:marTop w:val="0"/>
      <w:marBottom w:val="0"/>
      <w:divBdr>
        <w:top w:val="none" w:sz="0" w:space="0" w:color="auto"/>
        <w:left w:val="none" w:sz="0" w:space="0" w:color="auto"/>
        <w:bottom w:val="none" w:sz="0" w:space="0" w:color="auto"/>
        <w:right w:val="none" w:sz="0" w:space="0" w:color="auto"/>
      </w:divBdr>
    </w:div>
    <w:div w:id="1202131236">
      <w:bodyDiv w:val="1"/>
      <w:marLeft w:val="0"/>
      <w:marRight w:val="0"/>
      <w:marTop w:val="0"/>
      <w:marBottom w:val="0"/>
      <w:divBdr>
        <w:top w:val="none" w:sz="0" w:space="0" w:color="auto"/>
        <w:left w:val="none" w:sz="0" w:space="0" w:color="auto"/>
        <w:bottom w:val="none" w:sz="0" w:space="0" w:color="auto"/>
        <w:right w:val="none" w:sz="0" w:space="0" w:color="auto"/>
      </w:divBdr>
    </w:div>
    <w:div w:id="1202206507">
      <w:bodyDiv w:val="1"/>
      <w:marLeft w:val="0"/>
      <w:marRight w:val="0"/>
      <w:marTop w:val="0"/>
      <w:marBottom w:val="0"/>
      <w:divBdr>
        <w:top w:val="none" w:sz="0" w:space="0" w:color="auto"/>
        <w:left w:val="none" w:sz="0" w:space="0" w:color="auto"/>
        <w:bottom w:val="none" w:sz="0" w:space="0" w:color="auto"/>
        <w:right w:val="none" w:sz="0" w:space="0" w:color="auto"/>
      </w:divBdr>
    </w:div>
    <w:div w:id="1202477299">
      <w:bodyDiv w:val="1"/>
      <w:marLeft w:val="0"/>
      <w:marRight w:val="0"/>
      <w:marTop w:val="0"/>
      <w:marBottom w:val="0"/>
      <w:divBdr>
        <w:top w:val="none" w:sz="0" w:space="0" w:color="auto"/>
        <w:left w:val="none" w:sz="0" w:space="0" w:color="auto"/>
        <w:bottom w:val="none" w:sz="0" w:space="0" w:color="auto"/>
        <w:right w:val="none" w:sz="0" w:space="0" w:color="auto"/>
      </w:divBdr>
    </w:div>
    <w:div w:id="1202478450">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42635">
      <w:bodyDiv w:val="1"/>
      <w:marLeft w:val="0"/>
      <w:marRight w:val="0"/>
      <w:marTop w:val="0"/>
      <w:marBottom w:val="0"/>
      <w:divBdr>
        <w:top w:val="none" w:sz="0" w:space="0" w:color="auto"/>
        <w:left w:val="none" w:sz="0" w:space="0" w:color="auto"/>
        <w:bottom w:val="none" w:sz="0" w:space="0" w:color="auto"/>
        <w:right w:val="none" w:sz="0" w:space="0" w:color="auto"/>
      </w:divBdr>
    </w:div>
    <w:div w:id="1202862183">
      <w:bodyDiv w:val="1"/>
      <w:marLeft w:val="0"/>
      <w:marRight w:val="0"/>
      <w:marTop w:val="0"/>
      <w:marBottom w:val="0"/>
      <w:divBdr>
        <w:top w:val="none" w:sz="0" w:space="0" w:color="auto"/>
        <w:left w:val="none" w:sz="0" w:space="0" w:color="auto"/>
        <w:bottom w:val="none" w:sz="0" w:space="0" w:color="auto"/>
        <w:right w:val="none" w:sz="0" w:space="0" w:color="auto"/>
      </w:divBdr>
    </w:div>
    <w:div w:id="1202863049">
      <w:bodyDiv w:val="1"/>
      <w:marLeft w:val="0"/>
      <w:marRight w:val="0"/>
      <w:marTop w:val="0"/>
      <w:marBottom w:val="0"/>
      <w:divBdr>
        <w:top w:val="none" w:sz="0" w:space="0" w:color="auto"/>
        <w:left w:val="none" w:sz="0" w:space="0" w:color="auto"/>
        <w:bottom w:val="none" w:sz="0" w:space="0" w:color="auto"/>
        <w:right w:val="none" w:sz="0" w:space="0" w:color="auto"/>
      </w:divBdr>
    </w:div>
    <w:div w:id="1203128917">
      <w:bodyDiv w:val="1"/>
      <w:marLeft w:val="0"/>
      <w:marRight w:val="0"/>
      <w:marTop w:val="0"/>
      <w:marBottom w:val="0"/>
      <w:divBdr>
        <w:top w:val="none" w:sz="0" w:space="0" w:color="auto"/>
        <w:left w:val="none" w:sz="0" w:space="0" w:color="auto"/>
        <w:bottom w:val="none" w:sz="0" w:space="0" w:color="auto"/>
        <w:right w:val="none" w:sz="0" w:space="0" w:color="auto"/>
      </w:divBdr>
    </w:div>
    <w:div w:id="1203320607">
      <w:bodyDiv w:val="1"/>
      <w:marLeft w:val="0"/>
      <w:marRight w:val="0"/>
      <w:marTop w:val="0"/>
      <w:marBottom w:val="0"/>
      <w:divBdr>
        <w:top w:val="none" w:sz="0" w:space="0" w:color="auto"/>
        <w:left w:val="none" w:sz="0" w:space="0" w:color="auto"/>
        <w:bottom w:val="none" w:sz="0" w:space="0" w:color="auto"/>
        <w:right w:val="none" w:sz="0" w:space="0" w:color="auto"/>
      </w:divBdr>
    </w:div>
    <w:div w:id="1203324976">
      <w:bodyDiv w:val="1"/>
      <w:marLeft w:val="0"/>
      <w:marRight w:val="0"/>
      <w:marTop w:val="0"/>
      <w:marBottom w:val="0"/>
      <w:divBdr>
        <w:top w:val="none" w:sz="0" w:space="0" w:color="auto"/>
        <w:left w:val="none" w:sz="0" w:space="0" w:color="auto"/>
        <w:bottom w:val="none" w:sz="0" w:space="0" w:color="auto"/>
        <w:right w:val="none" w:sz="0" w:space="0" w:color="auto"/>
      </w:divBdr>
    </w:div>
    <w:div w:id="1203519217">
      <w:bodyDiv w:val="1"/>
      <w:marLeft w:val="0"/>
      <w:marRight w:val="0"/>
      <w:marTop w:val="0"/>
      <w:marBottom w:val="0"/>
      <w:divBdr>
        <w:top w:val="none" w:sz="0" w:space="0" w:color="auto"/>
        <w:left w:val="none" w:sz="0" w:space="0" w:color="auto"/>
        <w:bottom w:val="none" w:sz="0" w:space="0" w:color="auto"/>
        <w:right w:val="none" w:sz="0" w:space="0" w:color="auto"/>
      </w:divBdr>
    </w:div>
    <w:div w:id="1203980802">
      <w:bodyDiv w:val="1"/>
      <w:marLeft w:val="0"/>
      <w:marRight w:val="0"/>
      <w:marTop w:val="0"/>
      <w:marBottom w:val="0"/>
      <w:divBdr>
        <w:top w:val="none" w:sz="0" w:space="0" w:color="auto"/>
        <w:left w:val="none" w:sz="0" w:space="0" w:color="auto"/>
        <w:bottom w:val="none" w:sz="0" w:space="0" w:color="auto"/>
        <w:right w:val="none" w:sz="0" w:space="0" w:color="auto"/>
      </w:divBdr>
    </w:div>
    <w:div w:id="1204102995">
      <w:bodyDiv w:val="1"/>
      <w:marLeft w:val="0"/>
      <w:marRight w:val="0"/>
      <w:marTop w:val="0"/>
      <w:marBottom w:val="0"/>
      <w:divBdr>
        <w:top w:val="none" w:sz="0" w:space="0" w:color="auto"/>
        <w:left w:val="none" w:sz="0" w:space="0" w:color="auto"/>
        <w:bottom w:val="none" w:sz="0" w:space="0" w:color="auto"/>
        <w:right w:val="none" w:sz="0" w:space="0" w:color="auto"/>
      </w:divBdr>
    </w:div>
    <w:div w:id="1204173113">
      <w:bodyDiv w:val="1"/>
      <w:marLeft w:val="0"/>
      <w:marRight w:val="0"/>
      <w:marTop w:val="0"/>
      <w:marBottom w:val="0"/>
      <w:divBdr>
        <w:top w:val="none" w:sz="0" w:space="0" w:color="auto"/>
        <w:left w:val="none" w:sz="0" w:space="0" w:color="auto"/>
        <w:bottom w:val="none" w:sz="0" w:space="0" w:color="auto"/>
        <w:right w:val="none" w:sz="0" w:space="0" w:color="auto"/>
      </w:divBdr>
    </w:div>
    <w:div w:id="1204441613">
      <w:bodyDiv w:val="1"/>
      <w:marLeft w:val="0"/>
      <w:marRight w:val="0"/>
      <w:marTop w:val="0"/>
      <w:marBottom w:val="0"/>
      <w:divBdr>
        <w:top w:val="none" w:sz="0" w:space="0" w:color="auto"/>
        <w:left w:val="none" w:sz="0" w:space="0" w:color="auto"/>
        <w:bottom w:val="none" w:sz="0" w:space="0" w:color="auto"/>
        <w:right w:val="none" w:sz="0" w:space="0" w:color="auto"/>
      </w:divBdr>
    </w:div>
    <w:div w:id="1204442400">
      <w:bodyDiv w:val="1"/>
      <w:marLeft w:val="0"/>
      <w:marRight w:val="0"/>
      <w:marTop w:val="0"/>
      <w:marBottom w:val="0"/>
      <w:divBdr>
        <w:top w:val="none" w:sz="0" w:space="0" w:color="auto"/>
        <w:left w:val="none" w:sz="0" w:space="0" w:color="auto"/>
        <w:bottom w:val="none" w:sz="0" w:space="0" w:color="auto"/>
        <w:right w:val="none" w:sz="0" w:space="0" w:color="auto"/>
      </w:divBdr>
    </w:div>
    <w:div w:id="1204638513">
      <w:bodyDiv w:val="1"/>
      <w:marLeft w:val="0"/>
      <w:marRight w:val="0"/>
      <w:marTop w:val="0"/>
      <w:marBottom w:val="0"/>
      <w:divBdr>
        <w:top w:val="none" w:sz="0" w:space="0" w:color="auto"/>
        <w:left w:val="none" w:sz="0" w:space="0" w:color="auto"/>
        <w:bottom w:val="none" w:sz="0" w:space="0" w:color="auto"/>
        <w:right w:val="none" w:sz="0" w:space="0" w:color="auto"/>
      </w:divBdr>
    </w:div>
    <w:div w:id="1204976229">
      <w:bodyDiv w:val="1"/>
      <w:marLeft w:val="0"/>
      <w:marRight w:val="0"/>
      <w:marTop w:val="0"/>
      <w:marBottom w:val="0"/>
      <w:divBdr>
        <w:top w:val="none" w:sz="0" w:space="0" w:color="auto"/>
        <w:left w:val="none" w:sz="0" w:space="0" w:color="auto"/>
        <w:bottom w:val="none" w:sz="0" w:space="0" w:color="auto"/>
        <w:right w:val="none" w:sz="0" w:space="0" w:color="auto"/>
      </w:divBdr>
    </w:div>
    <w:div w:id="1204977345">
      <w:bodyDiv w:val="1"/>
      <w:marLeft w:val="0"/>
      <w:marRight w:val="0"/>
      <w:marTop w:val="0"/>
      <w:marBottom w:val="0"/>
      <w:divBdr>
        <w:top w:val="none" w:sz="0" w:space="0" w:color="auto"/>
        <w:left w:val="none" w:sz="0" w:space="0" w:color="auto"/>
        <w:bottom w:val="none" w:sz="0" w:space="0" w:color="auto"/>
        <w:right w:val="none" w:sz="0" w:space="0" w:color="auto"/>
      </w:divBdr>
    </w:div>
    <w:div w:id="1205092889">
      <w:bodyDiv w:val="1"/>
      <w:marLeft w:val="0"/>
      <w:marRight w:val="0"/>
      <w:marTop w:val="0"/>
      <w:marBottom w:val="0"/>
      <w:divBdr>
        <w:top w:val="none" w:sz="0" w:space="0" w:color="auto"/>
        <w:left w:val="none" w:sz="0" w:space="0" w:color="auto"/>
        <w:bottom w:val="none" w:sz="0" w:space="0" w:color="auto"/>
        <w:right w:val="none" w:sz="0" w:space="0" w:color="auto"/>
      </w:divBdr>
    </w:div>
    <w:div w:id="1205294745">
      <w:bodyDiv w:val="1"/>
      <w:marLeft w:val="0"/>
      <w:marRight w:val="0"/>
      <w:marTop w:val="0"/>
      <w:marBottom w:val="0"/>
      <w:divBdr>
        <w:top w:val="none" w:sz="0" w:space="0" w:color="auto"/>
        <w:left w:val="none" w:sz="0" w:space="0" w:color="auto"/>
        <w:bottom w:val="none" w:sz="0" w:space="0" w:color="auto"/>
        <w:right w:val="none" w:sz="0" w:space="0" w:color="auto"/>
      </w:divBdr>
    </w:div>
    <w:div w:id="1205408784">
      <w:bodyDiv w:val="1"/>
      <w:marLeft w:val="0"/>
      <w:marRight w:val="0"/>
      <w:marTop w:val="0"/>
      <w:marBottom w:val="0"/>
      <w:divBdr>
        <w:top w:val="none" w:sz="0" w:space="0" w:color="auto"/>
        <w:left w:val="none" w:sz="0" w:space="0" w:color="auto"/>
        <w:bottom w:val="none" w:sz="0" w:space="0" w:color="auto"/>
        <w:right w:val="none" w:sz="0" w:space="0" w:color="auto"/>
      </w:divBdr>
    </w:div>
    <w:div w:id="1205484173">
      <w:bodyDiv w:val="1"/>
      <w:marLeft w:val="0"/>
      <w:marRight w:val="0"/>
      <w:marTop w:val="0"/>
      <w:marBottom w:val="0"/>
      <w:divBdr>
        <w:top w:val="none" w:sz="0" w:space="0" w:color="auto"/>
        <w:left w:val="none" w:sz="0" w:space="0" w:color="auto"/>
        <w:bottom w:val="none" w:sz="0" w:space="0" w:color="auto"/>
        <w:right w:val="none" w:sz="0" w:space="0" w:color="auto"/>
      </w:divBdr>
    </w:div>
    <w:div w:id="1205673027">
      <w:bodyDiv w:val="1"/>
      <w:marLeft w:val="0"/>
      <w:marRight w:val="0"/>
      <w:marTop w:val="0"/>
      <w:marBottom w:val="0"/>
      <w:divBdr>
        <w:top w:val="none" w:sz="0" w:space="0" w:color="auto"/>
        <w:left w:val="none" w:sz="0" w:space="0" w:color="auto"/>
        <w:bottom w:val="none" w:sz="0" w:space="0" w:color="auto"/>
        <w:right w:val="none" w:sz="0" w:space="0" w:color="auto"/>
      </w:divBdr>
    </w:div>
    <w:div w:id="1205947023">
      <w:bodyDiv w:val="1"/>
      <w:marLeft w:val="0"/>
      <w:marRight w:val="0"/>
      <w:marTop w:val="0"/>
      <w:marBottom w:val="0"/>
      <w:divBdr>
        <w:top w:val="none" w:sz="0" w:space="0" w:color="auto"/>
        <w:left w:val="none" w:sz="0" w:space="0" w:color="auto"/>
        <w:bottom w:val="none" w:sz="0" w:space="0" w:color="auto"/>
        <w:right w:val="none" w:sz="0" w:space="0" w:color="auto"/>
      </w:divBdr>
    </w:div>
    <w:div w:id="1206063391">
      <w:bodyDiv w:val="1"/>
      <w:marLeft w:val="0"/>
      <w:marRight w:val="0"/>
      <w:marTop w:val="0"/>
      <w:marBottom w:val="0"/>
      <w:divBdr>
        <w:top w:val="none" w:sz="0" w:space="0" w:color="auto"/>
        <w:left w:val="none" w:sz="0" w:space="0" w:color="auto"/>
        <w:bottom w:val="none" w:sz="0" w:space="0" w:color="auto"/>
        <w:right w:val="none" w:sz="0" w:space="0" w:color="auto"/>
      </w:divBdr>
    </w:div>
    <w:div w:id="1206523519">
      <w:bodyDiv w:val="1"/>
      <w:marLeft w:val="0"/>
      <w:marRight w:val="0"/>
      <w:marTop w:val="0"/>
      <w:marBottom w:val="0"/>
      <w:divBdr>
        <w:top w:val="none" w:sz="0" w:space="0" w:color="auto"/>
        <w:left w:val="none" w:sz="0" w:space="0" w:color="auto"/>
        <w:bottom w:val="none" w:sz="0" w:space="0" w:color="auto"/>
        <w:right w:val="none" w:sz="0" w:space="0" w:color="auto"/>
      </w:divBdr>
    </w:div>
    <w:div w:id="1206680689">
      <w:bodyDiv w:val="1"/>
      <w:marLeft w:val="0"/>
      <w:marRight w:val="0"/>
      <w:marTop w:val="0"/>
      <w:marBottom w:val="0"/>
      <w:divBdr>
        <w:top w:val="none" w:sz="0" w:space="0" w:color="auto"/>
        <w:left w:val="none" w:sz="0" w:space="0" w:color="auto"/>
        <w:bottom w:val="none" w:sz="0" w:space="0" w:color="auto"/>
        <w:right w:val="none" w:sz="0" w:space="0" w:color="auto"/>
      </w:divBdr>
    </w:div>
    <w:div w:id="1206915563">
      <w:bodyDiv w:val="1"/>
      <w:marLeft w:val="0"/>
      <w:marRight w:val="0"/>
      <w:marTop w:val="0"/>
      <w:marBottom w:val="0"/>
      <w:divBdr>
        <w:top w:val="none" w:sz="0" w:space="0" w:color="auto"/>
        <w:left w:val="none" w:sz="0" w:space="0" w:color="auto"/>
        <w:bottom w:val="none" w:sz="0" w:space="0" w:color="auto"/>
        <w:right w:val="none" w:sz="0" w:space="0" w:color="auto"/>
      </w:divBdr>
    </w:div>
    <w:div w:id="1207179166">
      <w:bodyDiv w:val="1"/>
      <w:marLeft w:val="0"/>
      <w:marRight w:val="0"/>
      <w:marTop w:val="0"/>
      <w:marBottom w:val="0"/>
      <w:divBdr>
        <w:top w:val="none" w:sz="0" w:space="0" w:color="auto"/>
        <w:left w:val="none" w:sz="0" w:space="0" w:color="auto"/>
        <w:bottom w:val="none" w:sz="0" w:space="0" w:color="auto"/>
        <w:right w:val="none" w:sz="0" w:space="0" w:color="auto"/>
      </w:divBdr>
    </w:div>
    <w:div w:id="1207258017">
      <w:bodyDiv w:val="1"/>
      <w:marLeft w:val="0"/>
      <w:marRight w:val="0"/>
      <w:marTop w:val="0"/>
      <w:marBottom w:val="0"/>
      <w:divBdr>
        <w:top w:val="none" w:sz="0" w:space="0" w:color="auto"/>
        <w:left w:val="none" w:sz="0" w:space="0" w:color="auto"/>
        <w:bottom w:val="none" w:sz="0" w:space="0" w:color="auto"/>
        <w:right w:val="none" w:sz="0" w:space="0" w:color="auto"/>
      </w:divBdr>
    </w:div>
    <w:div w:id="1207329004">
      <w:bodyDiv w:val="1"/>
      <w:marLeft w:val="0"/>
      <w:marRight w:val="0"/>
      <w:marTop w:val="0"/>
      <w:marBottom w:val="0"/>
      <w:divBdr>
        <w:top w:val="none" w:sz="0" w:space="0" w:color="auto"/>
        <w:left w:val="none" w:sz="0" w:space="0" w:color="auto"/>
        <w:bottom w:val="none" w:sz="0" w:space="0" w:color="auto"/>
        <w:right w:val="none" w:sz="0" w:space="0" w:color="auto"/>
      </w:divBdr>
    </w:div>
    <w:div w:id="1207332807">
      <w:bodyDiv w:val="1"/>
      <w:marLeft w:val="0"/>
      <w:marRight w:val="0"/>
      <w:marTop w:val="0"/>
      <w:marBottom w:val="0"/>
      <w:divBdr>
        <w:top w:val="none" w:sz="0" w:space="0" w:color="auto"/>
        <w:left w:val="none" w:sz="0" w:space="0" w:color="auto"/>
        <w:bottom w:val="none" w:sz="0" w:space="0" w:color="auto"/>
        <w:right w:val="none" w:sz="0" w:space="0" w:color="auto"/>
      </w:divBdr>
    </w:div>
    <w:div w:id="1207597739">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208490385">
      <w:bodyDiv w:val="1"/>
      <w:marLeft w:val="0"/>
      <w:marRight w:val="0"/>
      <w:marTop w:val="0"/>
      <w:marBottom w:val="0"/>
      <w:divBdr>
        <w:top w:val="none" w:sz="0" w:space="0" w:color="auto"/>
        <w:left w:val="none" w:sz="0" w:space="0" w:color="auto"/>
        <w:bottom w:val="none" w:sz="0" w:space="0" w:color="auto"/>
        <w:right w:val="none" w:sz="0" w:space="0" w:color="auto"/>
      </w:divBdr>
    </w:div>
    <w:div w:id="1208563006">
      <w:bodyDiv w:val="1"/>
      <w:marLeft w:val="0"/>
      <w:marRight w:val="0"/>
      <w:marTop w:val="0"/>
      <w:marBottom w:val="0"/>
      <w:divBdr>
        <w:top w:val="none" w:sz="0" w:space="0" w:color="auto"/>
        <w:left w:val="none" w:sz="0" w:space="0" w:color="auto"/>
        <w:bottom w:val="none" w:sz="0" w:space="0" w:color="auto"/>
        <w:right w:val="none" w:sz="0" w:space="0" w:color="auto"/>
      </w:divBdr>
    </w:div>
    <w:div w:id="1208567397">
      <w:bodyDiv w:val="1"/>
      <w:marLeft w:val="0"/>
      <w:marRight w:val="0"/>
      <w:marTop w:val="0"/>
      <w:marBottom w:val="0"/>
      <w:divBdr>
        <w:top w:val="none" w:sz="0" w:space="0" w:color="auto"/>
        <w:left w:val="none" w:sz="0" w:space="0" w:color="auto"/>
        <w:bottom w:val="none" w:sz="0" w:space="0" w:color="auto"/>
        <w:right w:val="none" w:sz="0" w:space="0" w:color="auto"/>
      </w:divBdr>
    </w:div>
    <w:div w:id="1208758915">
      <w:bodyDiv w:val="1"/>
      <w:marLeft w:val="0"/>
      <w:marRight w:val="0"/>
      <w:marTop w:val="0"/>
      <w:marBottom w:val="0"/>
      <w:divBdr>
        <w:top w:val="none" w:sz="0" w:space="0" w:color="auto"/>
        <w:left w:val="none" w:sz="0" w:space="0" w:color="auto"/>
        <w:bottom w:val="none" w:sz="0" w:space="0" w:color="auto"/>
        <w:right w:val="none" w:sz="0" w:space="0" w:color="auto"/>
      </w:divBdr>
    </w:div>
    <w:div w:id="1208949962">
      <w:bodyDiv w:val="1"/>
      <w:marLeft w:val="0"/>
      <w:marRight w:val="0"/>
      <w:marTop w:val="0"/>
      <w:marBottom w:val="0"/>
      <w:divBdr>
        <w:top w:val="none" w:sz="0" w:space="0" w:color="auto"/>
        <w:left w:val="none" w:sz="0" w:space="0" w:color="auto"/>
        <w:bottom w:val="none" w:sz="0" w:space="0" w:color="auto"/>
        <w:right w:val="none" w:sz="0" w:space="0" w:color="auto"/>
      </w:divBdr>
    </w:div>
    <w:div w:id="1209026155">
      <w:bodyDiv w:val="1"/>
      <w:marLeft w:val="0"/>
      <w:marRight w:val="0"/>
      <w:marTop w:val="0"/>
      <w:marBottom w:val="0"/>
      <w:divBdr>
        <w:top w:val="none" w:sz="0" w:space="0" w:color="auto"/>
        <w:left w:val="none" w:sz="0" w:space="0" w:color="auto"/>
        <w:bottom w:val="none" w:sz="0" w:space="0" w:color="auto"/>
        <w:right w:val="none" w:sz="0" w:space="0" w:color="auto"/>
      </w:divBdr>
    </w:div>
    <w:div w:id="1209104294">
      <w:bodyDiv w:val="1"/>
      <w:marLeft w:val="0"/>
      <w:marRight w:val="0"/>
      <w:marTop w:val="0"/>
      <w:marBottom w:val="0"/>
      <w:divBdr>
        <w:top w:val="none" w:sz="0" w:space="0" w:color="auto"/>
        <w:left w:val="none" w:sz="0" w:space="0" w:color="auto"/>
        <w:bottom w:val="none" w:sz="0" w:space="0" w:color="auto"/>
        <w:right w:val="none" w:sz="0" w:space="0" w:color="auto"/>
      </w:divBdr>
    </w:div>
    <w:div w:id="1209106019">
      <w:bodyDiv w:val="1"/>
      <w:marLeft w:val="0"/>
      <w:marRight w:val="0"/>
      <w:marTop w:val="0"/>
      <w:marBottom w:val="0"/>
      <w:divBdr>
        <w:top w:val="none" w:sz="0" w:space="0" w:color="auto"/>
        <w:left w:val="none" w:sz="0" w:space="0" w:color="auto"/>
        <w:bottom w:val="none" w:sz="0" w:space="0" w:color="auto"/>
        <w:right w:val="none" w:sz="0" w:space="0" w:color="auto"/>
      </w:divBdr>
    </w:div>
    <w:div w:id="1209149212">
      <w:bodyDiv w:val="1"/>
      <w:marLeft w:val="0"/>
      <w:marRight w:val="0"/>
      <w:marTop w:val="0"/>
      <w:marBottom w:val="0"/>
      <w:divBdr>
        <w:top w:val="none" w:sz="0" w:space="0" w:color="auto"/>
        <w:left w:val="none" w:sz="0" w:space="0" w:color="auto"/>
        <w:bottom w:val="none" w:sz="0" w:space="0" w:color="auto"/>
        <w:right w:val="none" w:sz="0" w:space="0" w:color="auto"/>
      </w:divBdr>
    </w:div>
    <w:div w:id="1209220450">
      <w:bodyDiv w:val="1"/>
      <w:marLeft w:val="0"/>
      <w:marRight w:val="0"/>
      <w:marTop w:val="0"/>
      <w:marBottom w:val="0"/>
      <w:divBdr>
        <w:top w:val="none" w:sz="0" w:space="0" w:color="auto"/>
        <w:left w:val="none" w:sz="0" w:space="0" w:color="auto"/>
        <w:bottom w:val="none" w:sz="0" w:space="0" w:color="auto"/>
        <w:right w:val="none" w:sz="0" w:space="0" w:color="auto"/>
      </w:divBdr>
    </w:div>
    <w:div w:id="1209295636">
      <w:bodyDiv w:val="1"/>
      <w:marLeft w:val="0"/>
      <w:marRight w:val="0"/>
      <w:marTop w:val="0"/>
      <w:marBottom w:val="0"/>
      <w:divBdr>
        <w:top w:val="none" w:sz="0" w:space="0" w:color="auto"/>
        <w:left w:val="none" w:sz="0" w:space="0" w:color="auto"/>
        <w:bottom w:val="none" w:sz="0" w:space="0" w:color="auto"/>
        <w:right w:val="none" w:sz="0" w:space="0" w:color="auto"/>
      </w:divBdr>
    </w:div>
    <w:div w:id="1209411215">
      <w:bodyDiv w:val="1"/>
      <w:marLeft w:val="0"/>
      <w:marRight w:val="0"/>
      <w:marTop w:val="0"/>
      <w:marBottom w:val="0"/>
      <w:divBdr>
        <w:top w:val="none" w:sz="0" w:space="0" w:color="auto"/>
        <w:left w:val="none" w:sz="0" w:space="0" w:color="auto"/>
        <w:bottom w:val="none" w:sz="0" w:space="0" w:color="auto"/>
        <w:right w:val="none" w:sz="0" w:space="0" w:color="auto"/>
      </w:divBdr>
    </w:div>
    <w:div w:id="1209873389">
      <w:bodyDiv w:val="1"/>
      <w:marLeft w:val="0"/>
      <w:marRight w:val="0"/>
      <w:marTop w:val="0"/>
      <w:marBottom w:val="0"/>
      <w:divBdr>
        <w:top w:val="none" w:sz="0" w:space="0" w:color="auto"/>
        <w:left w:val="none" w:sz="0" w:space="0" w:color="auto"/>
        <w:bottom w:val="none" w:sz="0" w:space="0" w:color="auto"/>
        <w:right w:val="none" w:sz="0" w:space="0" w:color="auto"/>
      </w:divBdr>
    </w:div>
    <w:div w:id="1209994800">
      <w:bodyDiv w:val="1"/>
      <w:marLeft w:val="0"/>
      <w:marRight w:val="0"/>
      <w:marTop w:val="0"/>
      <w:marBottom w:val="0"/>
      <w:divBdr>
        <w:top w:val="none" w:sz="0" w:space="0" w:color="auto"/>
        <w:left w:val="none" w:sz="0" w:space="0" w:color="auto"/>
        <w:bottom w:val="none" w:sz="0" w:space="0" w:color="auto"/>
        <w:right w:val="none" w:sz="0" w:space="0" w:color="auto"/>
      </w:divBdr>
    </w:div>
    <w:div w:id="1210148450">
      <w:bodyDiv w:val="1"/>
      <w:marLeft w:val="0"/>
      <w:marRight w:val="0"/>
      <w:marTop w:val="0"/>
      <w:marBottom w:val="0"/>
      <w:divBdr>
        <w:top w:val="none" w:sz="0" w:space="0" w:color="auto"/>
        <w:left w:val="none" w:sz="0" w:space="0" w:color="auto"/>
        <w:bottom w:val="none" w:sz="0" w:space="0" w:color="auto"/>
        <w:right w:val="none" w:sz="0" w:space="0" w:color="auto"/>
      </w:divBdr>
    </w:div>
    <w:div w:id="1210344409">
      <w:bodyDiv w:val="1"/>
      <w:marLeft w:val="0"/>
      <w:marRight w:val="0"/>
      <w:marTop w:val="0"/>
      <w:marBottom w:val="0"/>
      <w:divBdr>
        <w:top w:val="none" w:sz="0" w:space="0" w:color="auto"/>
        <w:left w:val="none" w:sz="0" w:space="0" w:color="auto"/>
        <w:bottom w:val="none" w:sz="0" w:space="0" w:color="auto"/>
        <w:right w:val="none" w:sz="0" w:space="0" w:color="auto"/>
      </w:divBdr>
    </w:div>
    <w:div w:id="1210655336">
      <w:bodyDiv w:val="1"/>
      <w:marLeft w:val="0"/>
      <w:marRight w:val="0"/>
      <w:marTop w:val="0"/>
      <w:marBottom w:val="0"/>
      <w:divBdr>
        <w:top w:val="none" w:sz="0" w:space="0" w:color="auto"/>
        <w:left w:val="none" w:sz="0" w:space="0" w:color="auto"/>
        <w:bottom w:val="none" w:sz="0" w:space="0" w:color="auto"/>
        <w:right w:val="none" w:sz="0" w:space="0" w:color="auto"/>
      </w:divBdr>
    </w:div>
    <w:div w:id="1210844288">
      <w:bodyDiv w:val="1"/>
      <w:marLeft w:val="0"/>
      <w:marRight w:val="0"/>
      <w:marTop w:val="0"/>
      <w:marBottom w:val="0"/>
      <w:divBdr>
        <w:top w:val="none" w:sz="0" w:space="0" w:color="auto"/>
        <w:left w:val="none" w:sz="0" w:space="0" w:color="auto"/>
        <w:bottom w:val="none" w:sz="0" w:space="0" w:color="auto"/>
        <w:right w:val="none" w:sz="0" w:space="0" w:color="auto"/>
      </w:divBdr>
    </w:div>
    <w:div w:id="1210917986">
      <w:bodyDiv w:val="1"/>
      <w:marLeft w:val="0"/>
      <w:marRight w:val="0"/>
      <w:marTop w:val="0"/>
      <w:marBottom w:val="0"/>
      <w:divBdr>
        <w:top w:val="none" w:sz="0" w:space="0" w:color="auto"/>
        <w:left w:val="none" w:sz="0" w:space="0" w:color="auto"/>
        <w:bottom w:val="none" w:sz="0" w:space="0" w:color="auto"/>
        <w:right w:val="none" w:sz="0" w:space="0" w:color="auto"/>
      </w:divBdr>
    </w:div>
    <w:div w:id="1210920129">
      <w:bodyDiv w:val="1"/>
      <w:marLeft w:val="0"/>
      <w:marRight w:val="0"/>
      <w:marTop w:val="0"/>
      <w:marBottom w:val="0"/>
      <w:divBdr>
        <w:top w:val="none" w:sz="0" w:space="0" w:color="auto"/>
        <w:left w:val="none" w:sz="0" w:space="0" w:color="auto"/>
        <w:bottom w:val="none" w:sz="0" w:space="0" w:color="auto"/>
        <w:right w:val="none" w:sz="0" w:space="0" w:color="auto"/>
      </w:divBdr>
    </w:div>
    <w:div w:id="1210999498">
      <w:bodyDiv w:val="1"/>
      <w:marLeft w:val="0"/>
      <w:marRight w:val="0"/>
      <w:marTop w:val="0"/>
      <w:marBottom w:val="0"/>
      <w:divBdr>
        <w:top w:val="none" w:sz="0" w:space="0" w:color="auto"/>
        <w:left w:val="none" w:sz="0" w:space="0" w:color="auto"/>
        <w:bottom w:val="none" w:sz="0" w:space="0" w:color="auto"/>
        <w:right w:val="none" w:sz="0" w:space="0" w:color="auto"/>
      </w:divBdr>
    </w:div>
    <w:div w:id="1211115189">
      <w:bodyDiv w:val="1"/>
      <w:marLeft w:val="0"/>
      <w:marRight w:val="0"/>
      <w:marTop w:val="0"/>
      <w:marBottom w:val="0"/>
      <w:divBdr>
        <w:top w:val="none" w:sz="0" w:space="0" w:color="auto"/>
        <w:left w:val="none" w:sz="0" w:space="0" w:color="auto"/>
        <w:bottom w:val="none" w:sz="0" w:space="0" w:color="auto"/>
        <w:right w:val="none" w:sz="0" w:space="0" w:color="auto"/>
      </w:divBdr>
    </w:div>
    <w:div w:id="1211258677">
      <w:bodyDiv w:val="1"/>
      <w:marLeft w:val="0"/>
      <w:marRight w:val="0"/>
      <w:marTop w:val="0"/>
      <w:marBottom w:val="0"/>
      <w:divBdr>
        <w:top w:val="none" w:sz="0" w:space="0" w:color="auto"/>
        <w:left w:val="none" w:sz="0" w:space="0" w:color="auto"/>
        <w:bottom w:val="none" w:sz="0" w:space="0" w:color="auto"/>
        <w:right w:val="none" w:sz="0" w:space="0" w:color="auto"/>
      </w:divBdr>
    </w:div>
    <w:div w:id="1211382289">
      <w:bodyDiv w:val="1"/>
      <w:marLeft w:val="0"/>
      <w:marRight w:val="0"/>
      <w:marTop w:val="0"/>
      <w:marBottom w:val="0"/>
      <w:divBdr>
        <w:top w:val="none" w:sz="0" w:space="0" w:color="auto"/>
        <w:left w:val="none" w:sz="0" w:space="0" w:color="auto"/>
        <w:bottom w:val="none" w:sz="0" w:space="0" w:color="auto"/>
        <w:right w:val="none" w:sz="0" w:space="0" w:color="auto"/>
      </w:divBdr>
    </w:div>
    <w:div w:id="1211383493">
      <w:bodyDiv w:val="1"/>
      <w:marLeft w:val="0"/>
      <w:marRight w:val="0"/>
      <w:marTop w:val="0"/>
      <w:marBottom w:val="0"/>
      <w:divBdr>
        <w:top w:val="none" w:sz="0" w:space="0" w:color="auto"/>
        <w:left w:val="none" w:sz="0" w:space="0" w:color="auto"/>
        <w:bottom w:val="none" w:sz="0" w:space="0" w:color="auto"/>
        <w:right w:val="none" w:sz="0" w:space="0" w:color="auto"/>
      </w:divBdr>
    </w:div>
    <w:div w:id="1211579405">
      <w:bodyDiv w:val="1"/>
      <w:marLeft w:val="0"/>
      <w:marRight w:val="0"/>
      <w:marTop w:val="0"/>
      <w:marBottom w:val="0"/>
      <w:divBdr>
        <w:top w:val="none" w:sz="0" w:space="0" w:color="auto"/>
        <w:left w:val="none" w:sz="0" w:space="0" w:color="auto"/>
        <w:bottom w:val="none" w:sz="0" w:space="0" w:color="auto"/>
        <w:right w:val="none" w:sz="0" w:space="0" w:color="auto"/>
      </w:divBdr>
    </w:div>
    <w:div w:id="1211765315">
      <w:bodyDiv w:val="1"/>
      <w:marLeft w:val="0"/>
      <w:marRight w:val="0"/>
      <w:marTop w:val="0"/>
      <w:marBottom w:val="0"/>
      <w:divBdr>
        <w:top w:val="none" w:sz="0" w:space="0" w:color="auto"/>
        <w:left w:val="none" w:sz="0" w:space="0" w:color="auto"/>
        <w:bottom w:val="none" w:sz="0" w:space="0" w:color="auto"/>
        <w:right w:val="none" w:sz="0" w:space="0" w:color="auto"/>
      </w:divBdr>
    </w:div>
    <w:div w:id="1211766798">
      <w:bodyDiv w:val="1"/>
      <w:marLeft w:val="0"/>
      <w:marRight w:val="0"/>
      <w:marTop w:val="0"/>
      <w:marBottom w:val="0"/>
      <w:divBdr>
        <w:top w:val="none" w:sz="0" w:space="0" w:color="auto"/>
        <w:left w:val="none" w:sz="0" w:space="0" w:color="auto"/>
        <w:bottom w:val="none" w:sz="0" w:space="0" w:color="auto"/>
        <w:right w:val="none" w:sz="0" w:space="0" w:color="auto"/>
      </w:divBdr>
    </w:div>
    <w:div w:id="1212109245">
      <w:bodyDiv w:val="1"/>
      <w:marLeft w:val="0"/>
      <w:marRight w:val="0"/>
      <w:marTop w:val="0"/>
      <w:marBottom w:val="0"/>
      <w:divBdr>
        <w:top w:val="none" w:sz="0" w:space="0" w:color="auto"/>
        <w:left w:val="none" w:sz="0" w:space="0" w:color="auto"/>
        <w:bottom w:val="none" w:sz="0" w:space="0" w:color="auto"/>
        <w:right w:val="none" w:sz="0" w:space="0" w:color="auto"/>
      </w:divBdr>
    </w:div>
    <w:div w:id="1212302732">
      <w:bodyDiv w:val="1"/>
      <w:marLeft w:val="0"/>
      <w:marRight w:val="0"/>
      <w:marTop w:val="0"/>
      <w:marBottom w:val="0"/>
      <w:divBdr>
        <w:top w:val="none" w:sz="0" w:space="0" w:color="auto"/>
        <w:left w:val="none" w:sz="0" w:space="0" w:color="auto"/>
        <w:bottom w:val="none" w:sz="0" w:space="0" w:color="auto"/>
        <w:right w:val="none" w:sz="0" w:space="0" w:color="auto"/>
      </w:divBdr>
    </w:div>
    <w:div w:id="1212498427">
      <w:bodyDiv w:val="1"/>
      <w:marLeft w:val="0"/>
      <w:marRight w:val="0"/>
      <w:marTop w:val="0"/>
      <w:marBottom w:val="0"/>
      <w:divBdr>
        <w:top w:val="none" w:sz="0" w:space="0" w:color="auto"/>
        <w:left w:val="none" w:sz="0" w:space="0" w:color="auto"/>
        <w:bottom w:val="none" w:sz="0" w:space="0" w:color="auto"/>
        <w:right w:val="none" w:sz="0" w:space="0" w:color="auto"/>
      </w:divBdr>
    </w:div>
    <w:div w:id="1212840504">
      <w:bodyDiv w:val="1"/>
      <w:marLeft w:val="0"/>
      <w:marRight w:val="0"/>
      <w:marTop w:val="0"/>
      <w:marBottom w:val="0"/>
      <w:divBdr>
        <w:top w:val="none" w:sz="0" w:space="0" w:color="auto"/>
        <w:left w:val="none" w:sz="0" w:space="0" w:color="auto"/>
        <w:bottom w:val="none" w:sz="0" w:space="0" w:color="auto"/>
        <w:right w:val="none" w:sz="0" w:space="0" w:color="auto"/>
      </w:divBdr>
    </w:div>
    <w:div w:id="1212880696">
      <w:bodyDiv w:val="1"/>
      <w:marLeft w:val="0"/>
      <w:marRight w:val="0"/>
      <w:marTop w:val="0"/>
      <w:marBottom w:val="0"/>
      <w:divBdr>
        <w:top w:val="none" w:sz="0" w:space="0" w:color="auto"/>
        <w:left w:val="none" w:sz="0" w:space="0" w:color="auto"/>
        <w:bottom w:val="none" w:sz="0" w:space="0" w:color="auto"/>
        <w:right w:val="none" w:sz="0" w:space="0" w:color="auto"/>
      </w:divBdr>
    </w:div>
    <w:div w:id="1212889087">
      <w:bodyDiv w:val="1"/>
      <w:marLeft w:val="0"/>
      <w:marRight w:val="0"/>
      <w:marTop w:val="0"/>
      <w:marBottom w:val="0"/>
      <w:divBdr>
        <w:top w:val="none" w:sz="0" w:space="0" w:color="auto"/>
        <w:left w:val="none" w:sz="0" w:space="0" w:color="auto"/>
        <w:bottom w:val="none" w:sz="0" w:space="0" w:color="auto"/>
        <w:right w:val="none" w:sz="0" w:space="0" w:color="auto"/>
      </w:divBdr>
    </w:div>
    <w:div w:id="1213031271">
      <w:bodyDiv w:val="1"/>
      <w:marLeft w:val="0"/>
      <w:marRight w:val="0"/>
      <w:marTop w:val="0"/>
      <w:marBottom w:val="0"/>
      <w:divBdr>
        <w:top w:val="none" w:sz="0" w:space="0" w:color="auto"/>
        <w:left w:val="none" w:sz="0" w:space="0" w:color="auto"/>
        <w:bottom w:val="none" w:sz="0" w:space="0" w:color="auto"/>
        <w:right w:val="none" w:sz="0" w:space="0" w:color="auto"/>
      </w:divBdr>
    </w:div>
    <w:div w:id="1213032829">
      <w:bodyDiv w:val="1"/>
      <w:marLeft w:val="0"/>
      <w:marRight w:val="0"/>
      <w:marTop w:val="0"/>
      <w:marBottom w:val="0"/>
      <w:divBdr>
        <w:top w:val="none" w:sz="0" w:space="0" w:color="auto"/>
        <w:left w:val="none" w:sz="0" w:space="0" w:color="auto"/>
        <w:bottom w:val="none" w:sz="0" w:space="0" w:color="auto"/>
        <w:right w:val="none" w:sz="0" w:space="0" w:color="auto"/>
      </w:divBdr>
    </w:div>
    <w:div w:id="1213035621">
      <w:bodyDiv w:val="1"/>
      <w:marLeft w:val="0"/>
      <w:marRight w:val="0"/>
      <w:marTop w:val="0"/>
      <w:marBottom w:val="0"/>
      <w:divBdr>
        <w:top w:val="none" w:sz="0" w:space="0" w:color="auto"/>
        <w:left w:val="none" w:sz="0" w:space="0" w:color="auto"/>
        <w:bottom w:val="none" w:sz="0" w:space="0" w:color="auto"/>
        <w:right w:val="none" w:sz="0" w:space="0" w:color="auto"/>
      </w:divBdr>
    </w:div>
    <w:div w:id="1213038075">
      <w:bodyDiv w:val="1"/>
      <w:marLeft w:val="0"/>
      <w:marRight w:val="0"/>
      <w:marTop w:val="0"/>
      <w:marBottom w:val="0"/>
      <w:divBdr>
        <w:top w:val="none" w:sz="0" w:space="0" w:color="auto"/>
        <w:left w:val="none" w:sz="0" w:space="0" w:color="auto"/>
        <w:bottom w:val="none" w:sz="0" w:space="0" w:color="auto"/>
        <w:right w:val="none" w:sz="0" w:space="0" w:color="auto"/>
      </w:divBdr>
    </w:div>
    <w:div w:id="1213080426">
      <w:bodyDiv w:val="1"/>
      <w:marLeft w:val="0"/>
      <w:marRight w:val="0"/>
      <w:marTop w:val="0"/>
      <w:marBottom w:val="0"/>
      <w:divBdr>
        <w:top w:val="none" w:sz="0" w:space="0" w:color="auto"/>
        <w:left w:val="none" w:sz="0" w:space="0" w:color="auto"/>
        <w:bottom w:val="none" w:sz="0" w:space="0" w:color="auto"/>
        <w:right w:val="none" w:sz="0" w:space="0" w:color="auto"/>
      </w:divBdr>
    </w:div>
    <w:div w:id="1213081858">
      <w:bodyDiv w:val="1"/>
      <w:marLeft w:val="0"/>
      <w:marRight w:val="0"/>
      <w:marTop w:val="0"/>
      <w:marBottom w:val="0"/>
      <w:divBdr>
        <w:top w:val="none" w:sz="0" w:space="0" w:color="auto"/>
        <w:left w:val="none" w:sz="0" w:space="0" w:color="auto"/>
        <w:bottom w:val="none" w:sz="0" w:space="0" w:color="auto"/>
        <w:right w:val="none" w:sz="0" w:space="0" w:color="auto"/>
      </w:divBdr>
    </w:div>
    <w:div w:id="1213151580">
      <w:bodyDiv w:val="1"/>
      <w:marLeft w:val="0"/>
      <w:marRight w:val="0"/>
      <w:marTop w:val="0"/>
      <w:marBottom w:val="0"/>
      <w:divBdr>
        <w:top w:val="none" w:sz="0" w:space="0" w:color="auto"/>
        <w:left w:val="none" w:sz="0" w:space="0" w:color="auto"/>
        <w:bottom w:val="none" w:sz="0" w:space="0" w:color="auto"/>
        <w:right w:val="none" w:sz="0" w:space="0" w:color="auto"/>
      </w:divBdr>
    </w:div>
    <w:div w:id="1213272589">
      <w:bodyDiv w:val="1"/>
      <w:marLeft w:val="0"/>
      <w:marRight w:val="0"/>
      <w:marTop w:val="0"/>
      <w:marBottom w:val="0"/>
      <w:divBdr>
        <w:top w:val="none" w:sz="0" w:space="0" w:color="auto"/>
        <w:left w:val="none" w:sz="0" w:space="0" w:color="auto"/>
        <w:bottom w:val="none" w:sz="0" w:space="0" w:color="auto"/>
        <w:right w:val="none" w:sz="0" w:space="0" w:color="auto"/>
      </w:divBdr>
    </w:div>
    <w:div w:id="1213274497">
      <w:bodyDiv w:val="1"/>
      <w:marLeft w:val="0"/>
      <w:marRight w:val="0"/>
      <w:marTop w:val="0"/>
      <w:marBottom w:val="0"/>
      <w:divBdr>
        <w:top w:val="none" w:sz="0" w:space="0" w:color="auto"/>
        <w:left w:val="none" w:sz="0" w:space="0" w:color="auto"/>
        <w:bottom w:val="none" w:sz="0" w:space="0" w:color="auto"/>
        <w:right w:val="none" w:sz="0" w:space="0" w:color="auto"/>
      </w:divBdr>
    </w:div>
    <w:div w:id="1213494399">
      <w:bodyDiv w:val="1"/>
      <w:marLeft w:val="0"/>
      <w:marRight w:val="0"/>
      <w:marTop w:val="0"/>
      <w:marBottom w:val="0"/>
      <w:divBdr>
        <w:top w:val="none" w:sz="0" w:space="0" w:color="auto"/>
        <w:left w:val="none" w:sz="0" w:space="0" w:color="auto"/>
        <w:bottom w:val="none" w:sz="0" w:space="0" w:color="auto"/>
        <w:right w:val="none" w:sz="0" w:space="0" w:color="auto"/>
      </w:divBdr>
    </w:div>
    <w:div w:id="1213731865">
      <w:bodyDiv w:val="1"/>
      <w:marLeft w:val="0"/>
      <w:marRight w:val="0"/>
      <w:marTop w:val="0"/>
      <w:marBottom w:val="0"/>
      <w:divBdr>
        <w:top w:val="none" w:sz="0" w:space="0" w:color="auto"/>
        <w:left w:val="none" w:sz="0" w:space="0" w:color="auto"/>
        <w:bottom w:val="none" w:sz="0" w:space="0" w:color="auto"/>
        <w:right w:val="none" w:sz="0" w:space="0" w:color="auto"/>
      </w:divBdr>
    </w:div>
    <w:div w:id="1213811726">
      <w:bodyDiv w:val="1"/>
      <w:marLeft w:val="0"/>
      <w:marRight w:val="0"/>
      <w:marTop w:val="0"/>
      <w:marBottom w:val="0"/>
      <w:divBdr>
        <w:top w:val="none" w:sz="0" w:space="0" w:color="auto"/>
        <w:left w:val="none" w:sz="0" w:space="0" w:color="auto"/>
        <w:bottom w:val="none" w:sz="0" w:space="0" w:color="auto"/>
        <w:right w:val="none" w:sz="0" w:space="0" w:color="auto"/>
      </w:divBdr>
    </w:div>
    <w:div w:id="1213956048">
      <w:bodyDiv w:val="1"/>
      <w:marLeft w:val="0"/>
      <w:marRight w:val="0"/>
      <w:marTop w:val="0"/>
      <w:marBottom w:val="0"/>
      <w:divBdr>
        <w:top w:val="none" w:sz="0" w:space="0" w:color="auto"/>
        <w:left w:val="none" w:sz="0" w:space="0" w:color="auto"/>
        <w:bottom w:val="none" w:sz="0" w:space="0" w:color="auto"/>
        <w:right w:val="none" w:sz="0" w:space="0" w:color="auto"/>
      </w:divBdr>
    </w:div>
    <w:div w:id="1214273667">
      <w:bodyDiv w:val="1"/>
      <w:marLeft w:val="0"/>
      <w:marRight w:val="0"/>
      <w:marTop w:val="0"/>
      <w:marBottom w:val="0"/>
      <w:divBdr>
        <w:top w:val="none" w:sz="0" w:space="0" w:color="auto"/>
        <w:left w:val="none" w:sz="0" w:space="0" w:color="auto"/>
        <w:bottom w:val="none" w:sz="0" w:space="0" w:color="auto"/>
        <w:right w:val="none" w:sz="0" w:space="0" w:color="auto"/>
      </w:divBdr>
    </w:div>
    <w:div w:id="1214538410">
      <w:bodyDiv w:val="1"/>
      <w:marLeft w:val="0"/>
      <w:marRight w:val="0"/>
      <w:marTop w:val="0"/>
      <w:marBottom w:val="0"/>
      <w:divBdr>
        <w:top w:val="none" w:sz="0" w:space="0" w:color="auto"/>
        <w:left w:val="none" w:sz="0" w:space="0" w:color="auto"/>
        <w:bottom w:val="none" w:sz="0" w:space="0" w:color="auto"/>
        <w:right w:val="none" w:sz="0" w:space="0" w:color="auto"/>
      </w:divBdr>
    </w:div>
    <w:div w:id="1214539595">
      <w:bodyDiv w:val="1"/>
      <w:marLeft w:val="0"/>
      <w:marRight w:val="0"/>
      <w:marTop w:val="0"/>
      <w:marBottom w:val="0"/>
      <w:divBdr>
        <w:top w:val="none" w:sz="0" w:space="0" w:color="auto"/>
        <w:left w:val="none" w:sz="0" w:space="0" w:color="auto"/>
        <w:bottom w:val="none" w:sz="0" w:space="0" w:color="auto"/>
        <w:right w:val="none" w:sz="0" w:space="0" w:color="auto"/>
      </w:divBdr>
    </w:div>
    <w:div w:id="1214587005">
      <w:bodyDiv w:val="1"/>
      <w:marLeft w:val="0"/>
      <w:marRight w:val="0"/>
      <w:marTop w:val="0"/>
      <w:marBottom w:val="0"/>
      <w:divBdr>
        <w:top w:val="none" w:sz="0" w:space="0" w:color="auto"/>
        <w:left w:val="none" w:sz="0" w:space="0" w:color="auto"/>
        <w:bottom w:val="none" w:sz="0" w:space="0" w:color="auto"/>
        <w:right w:val="none" w:sz="0" w:space="0" w:color="auto"/>
      </w:divBdr>
    </w:div>
    <w:div w:id="1214653530">
      <w:bodyDiv w:val="1"/>
      <w:marLeft w:val="0"/>
      <w:marRight w:val="0"/>
      <w:marTop w:val="0"/>
      <w:marBottom w:val="0"/>
      <w:divBdr>
        <w:top w:val="none" w:sz="0" w:space="0" w:color="auto"/>
        <w:left w:val="none" w:sz="0" w:space="0" w:color="auto"/>
        <w:bottom w:val="none" w:sz="0" w:space="0" w:color="auto"/>
        <w:right w:val="none" w:sz="0" w:space="0" w:color="auto"/>
      </w:divBdr>
    </w:div>
    <w:div w:id="1214808025">
      <w:bodyDiv w:val="1"/>
      <w:marLeft w:val="0"/>
      <w:marRight w:val="0"/>
      <w:marTop w:val="0"/>
      <w:marBottom w:val="0"/>
      <w:divBdr>
        <w:top w:val="none" w:sz="0" w:space="0" w:color="auto"/>
        <w:left w:val="none" w:sz="0" w:space="0" w:color="auto"/>
        <w:bottom w:val="none" w:sz="0" w:space="0" w:color="auto"/>
        <w:right w:val="none" w:sz="0" w:space="0" w:color="auto"/>
      </w:divBdr>
    </w:div>
    <w:div w:id="1214926234">
      <w:bodyDiv w:val="1"/>
      <w:marLeft w:val="0"/>
      <w:marRight w:val="0"/>
      <w:marTop w:val="0"/>
      <w:marBottom w:val="0"/>
      <w:divBdr>
        <w:top w:val="none" w:sz="0" w:space="0" w:color="auto"/>
        <w:left w:val="none" w:sz="0" w:space="0" w:color="auto"/>
        <w:bottom w:val="none" w:sz="0" w:space="0" w:color="auto"/>
        <w:right w:val="none" w:sz="0" w:space="0" w:color="auto"/>
      </w:divBdr>
    </w:div>
    <w:div w:id="1214929667">
      <w:bodyDiv w:val="1"/>
      <w:marLeft w:val="0"/>
      <w:marRight w:val="0"/>
      <w:marTop w:val="0"/>
      <w:marBottom w:val="0"/>
      <w:divBdr>
        <w:top w:val="none" w:sz="0" w:space="0" w:color="auto"/>
        <w:left w:val="none" w:sz="0" w:space="0" w:color="auto"/>
        <w:bottom w:val="none" w:sz="0" w:space="0" w:color="auto"/>
        <w:right w:val="none" w:sz="0" w:space="0" w:color="auto"/>
      </w:divBdr>
    </w:div>
    <w:div w:id="1215045075">
      <w:bodyDiv w:val="1"/>
      <w:marLeft w:val="0"/>
      <w:marRight w:val="0"/>
      <w:marTop w:val="0"/>
      <w:marBottom w:val="0"/>
      <w:divBdr>
        <w:top w:val="none" w:sz="0" w:space="0" w:color="auto"/>
        <w:left w:val="none" w:sz="0" w:space="0" w:color="auto"/>
        <w:bottom w:val="none" w:sz="0" w:space="0" w:color="auto"/>
        <w:right w:val="none" w:sz="0" w:space="0" w:color="auto"/>
      </w:divBdr>
    </w:div>
    <w:div w:id="1215581593">
      <w:bodyDiv w:val="1"/>
      <w:marLeft w:val="0"/>
      <w:marRight w:val="0"/>
      <w:marTop w:val="0"/>
      <w:marBottom w:val="0"/>
      <w:divBdr>
        <w:top w:val="none" w:sz="0" w:space="0" w:color="auto"/>
        <w:left w:val="none" w:sz="0" w:space="0" w:color="auto"/>
        <w:bottom w:val="none" w:sz="0" w:space="0" w:color="auto"/>
        <w:right w:val="none" w:sz="0" w:space="0" w:color="auto"/>
      </w:divBdr>
    </w:div>
    <w:div w:id="1215582108">
      <w:bodyDiv w:val="1"/>
      <w:marLeft w:val="0"/>
      <w:marRight w:val="0"/>
      <w:marTop w:val="0"/>
      <w:marBottom w:val="0"/>
      <w:divBdr>
        <w:top w:val="none" w:sz="0" w:space="0" w:color="auto"/>
        <w:left w:val="none" w:sz="0" w:space="0" w:color="auto"/>
        <w:bottom w:val="none" w:sz="0" w:space="0" w:color="auto"/>
        <w:right w:val="none" w:sz="0" w:space="0" w:color="auto"/>
      </w:divBdr>
    </w:div>
    <w:div w:id="1215656599">
      <w:bodyDiv w:val="1"/>
      <w:marLeft w:val="0"/>
      <w:marRight w:val="0"/>
      <w:marTop w:val="0"/>
      <w:marBottom w:val="0"/>
      <w:divBdr>
        <w:top w:val="none" w:sz="0" w:space="0" w:color="auto"/>
        <w:left w:val="none" w:sz="0" w:space="0" w:color="auto"/>
        <w:bottom w:val="none" w:sz="0" w:space="0" w:color="auto"/>
        <w:right w:val="none" w:sz="0" w:space="0" w:color="auto"/>
      </w:divBdr>
    </w:div>
    <w:div w:id="1215851928">
      <w:bodyDiv w:val="1"/>
      <w:marLeft w:val="0"/>
      <w:marRight w:val="0"/>
      <w:marTop w:val="0"/>
      <w:marBottom w:val="0"/>
      <w:divBdr>
        <w:top w:val="none" w:sz="0" w:space="0" w:color="auto"/>
        <w:left w:val="none" w:sz="0" w:space="0" w:color="auto"/>
        <w:bottom w:val="none" w:sz="0" w:space="0" w:color="auto"/>
        <w:right w:val="none" w:sz="0" w:space="0" w:color="auto"/>
      </w:divBdr>
    </w:div>
    <w:div w:id="1216310829">
      <w:bodyDiv w:val="1"/>
      <w:marLeft w:val="0"/>
      <w:marRight w:val="0"/>
      <w:marTop w:val="0"/>
      <w:marBottom w:val="0"/>
      <w:divBdr>
        <w:top w:val="none" w:sz="0" w:space="0" w:color="auto"/>
        <w:left w:val="none" w:sz="0" w:space="0" w:color="auto"/>
        <w:bottom w:val="none" w:sz="0" w:space="0" w:color="auto"/>
        <w:right w:val="none" w:sz="0" w:space="0" w:color="auto"/>
      </w:divBdr>
    </w:div>
    <w:div w:id="1216314743">
      <w:bodyDiv w:val="1"/>
      <w:marLeft w:val="0"/>
      <w:marRight w:val="0"/>
      <w:marTop w:val="0"/>
      <w:marBottom w:val="0"/>
      <w:divBdr>
        <w:top w:val="none" w:sz="0" w:space="0" w:color="auto"/>
        <w:left w:val="none" w:sz="0" w:space="0" w:color="auto"/>
        <w:bottom w:val="none" w:sz="0" w:space="0" w:color="auto"/>
        <w:right w:val="none" w:sz="0" w:space="0" w:color="auto"/>
      </w:divBdr>
    </w:div>
    <w:div w:id="1216357302">
      <w:bodyDiv w:val="1"/>
      <w:marLeft w:val="0"/>
      <w:marRight w:val="0"/>
      <w:marTop w:val="0"/>
      <w:marBottom w:val="0"/>
      <w:divBdr>
        <w:top w:val="none" w:sz="0" w:space="0" w:color="auto"/>
        <w:left w:val="none" w:sz="0" w:space="0" w:color="auto"/>
        <w:bottom w:val="none" w:sz="0" w:space="0" w:color="auto"/>
        <w:right w:val="none" w:sz="0" w:space="0" w:color="auto"/>
      </w:divBdr>
    </w:div>
    <w:div w:id="1216507305">
      <w:bodyDiv w:val="1"/>
      <w:marLeft w:val="0"/>
      <w:marRight w:val="0"/>
      <w:marTop w:val="0"/>
      <w:marBottom w:val="0"/>
      <w:divBdr>
        <w:top w:val="none" w:sz="0" w:space="0" w:color="auto"/>
        <w:left w:val="none" w:sz="0" w:space="0" w:color="auto"/>
        <w:bottom w:val="none" w:sz="0" w:space="0" w:color="auto"/>
        <w:right w:val="none" w:sz="0" w:space="0" w:color="auto"/>
      </w:divBdr>
    </w:div>
    <w:div w:id="1216544931">
      <w:bodyDiv w:val="1"/>
      <w:marLeft w:val="0"/>
      <w:marRight w:val="0"/>
      <w:marTop w:val="0"/>
      <w:marBottom w:val="0"/>
      <w:divBdr>
        <w:top w:val="none" w:sz="0" w:space="0" w:color="auto"/>
        <w:left w:val="none" w:sz="0" w:space="0" w:color="auto"/>
        <w:bottom w:val="none" w:sz="0" w:space="0" w:color="auto"/>
        <w:right w:val="none" w:sz="0" w:space="0" w:color="auto"/>
      </w:divBdr>
    </w:div>
    <w:div w:id="1216551304">
      <w:bodyDiv w:val="1"/>
      <w:marLeft w:val="0"/>
      <w:marRight w:val="0"/>
      <w:marTop w:val="0"/>
      <w:marBottom w:val="0"/>
      <w:divBdr>
        <w:top w:val="none" w:sz="0" w:space="0" w:color="auto"/>
        <w:left w:val="none" w:sz="0" w:space="0" w:color="auto"/>
        <w:bottom w:val="none" w:sz="0" w:space="0" w:color="auto"/>
        <w:right w:val="none" w:sz="0" w:space="0" w:color="auto"/>
      </w:divBdr>
    </w:div>
    <w:div w:id="1217158020">
      <w:bodyDiv w:val="1"/>
      <w:marLeft w:val="0"/>
      <w:marRight w:val="0"/>
      <w:marTop w:val="0"/>
      <w:marBottom w:val="0"/>
      <w:divBdr>
        <w:top w:val="none" w:sz="0" w:space="0" w:color="auto"/>
        <w:left w:val="none" w:sz="0" w:space="0" w:color="auto"/>
        <w:bottom w:val="none" w:sz="0" w:space="0" w:color="auto"/>
        <w:right w:val="none" w:sz="0" w:space="0" w:color="auto"/>
      </w:divBdr>
    </w:div>
    <w:div w:id="1217161412">
      <w:bodyDiv w:val="1"/>
      <w:marLeft w:val="0"/>
      <w:marRight w:val="0"/>
      <w:marTop w:val="0"/>
      <w:marBottom w:val="0"/>
      <w:divBdr>
        <w:top w:val="none" w:sz="0" w:space="0" w:color="auto"/>
        <w:left w:val="none" w:sz="0" w:space="0" w:color="auto"/>
        <w:bottom w:val="none" w:sz="0" w:space="0" w:color="auto"/>
        <w:right w:val="none" w:sz="0" w:space="0" w:color="auto"/>
      </w:divBdr>
    </w:div>
    <w:div w:id="1217231651">
      <w:bodyDiv w:val="1"/>
      <w:marLeft w:val="0"/>
      <w:marRight w:val="0"/>
      <w:marTop w:val="0"/>
      <w:marBottom w:val="0"/>
      <w:divBdr>
        <w:top w:val="none" w:sz="0" w:space="0" w:color="auto"/>
        <w:left w:val="none" w:sz="0" w:space="0" w:color="auto"/>
        <w:bottom w:val="none" w:sz="0" w:space="0" w:color="auto"/>
        <w:right w:val="none" w:sz="0" w:space="0" w:color="auto"/>
      </w:divBdr>
    </w:div>
    <w:div w:id="1217473317">
      <w:bodyDiv w:val="1"/>
      <w:marLeft w:val="0"/>
      <w:marRight w:val="0"/>
      <w:marTop w:val="0"/>
      <w:marBottom w:val="0"/>
      <w:divBdr>
        <w:top w:val="none" w:sz="0" w:space="0" w:color="auto"/>
        <w:left w:val="none" w:sz="0" w:space="0" w:color="auto"/>
        <w:bottom w:val="none" w:sz="0" w:space="0" w:color="auto"/>
        <w:right w:val="none" w:sz="0" w:space="0" w:color="auto"/>
      </w:divBdr>
    </w:div>
    <w:div w:id="1217621994">
      <w:bodyDiv w:val="1"/>
      <w:marLeft w:val="0"/>
      <w:marRight w:val="0"/>
      <w:marTop w:val="0"/>
      <w:marBottom w:val="0"/>
      <w:divBdr>
        <w:top w:val="none" w:sz="0" w:space="0" w:color="auto"/>
        <w:left w:val="none" w:sz="0" w:space="0" w:color="auto"/>
        <w:bottom w:val="none" w:sz="0" w:space="0" w:color="auto"/>
        <w:right w:val="none" w:sz="0" w:space="0" w:color="auto"/>
      </w:divBdr>
    </w:div>
    <w:div w:id="1217740052">
      <w:bodyDiv w:val="1"/>
      <w:marLeft w:val="0"/>
      <w:marRight w:val="0"/>
      <w:marTop w:val="0"/>
      <w:marBottom w:val="0"/>
      <w:divBdr>
        <w:top w:val="none" w:sz="0" w:space="0" w:color="auto"/>
        <w:left w:val="none" w:sz="0" w:space="0" w:color="auto"/>
        <w:bottom w:val="none" w:sz="0" w:space="0" w:color="auto"/>
        <w:right w:val="none" w:sz="0" w:space="0" w:color="auto"/>
      </w:divBdr>
    </w:div>
    <w:div w:id="1217742546">
      <w:bodyDiv w:val="1"/>
      <w:marLeft w:val="0"/>
      <w:marRight w:val="0"/>
      <w:marTop w:val="0"/>
      <w:marBottom w:val="0"/>
      <w:divBdr>
        <w:top w:val="none" w:sz="0" w:space="0" w:color="auto"/>
        <w:left w:val="none" w:sz="0" w:space="0" w:color="auto"/>
        <w:bottom w:val="none" w:sz="0" w:space="0" w:color="auto"/>
        <w:right w:val="none" w:sz="0" w:space="0" w:color="auto"/>
      </w:divBdr>
    </w:div>
    <w:div w:id="1217818293">
      <w:bodyDiv w:val="1"/>
      <w:marLeft w:val="0"/>
      <w:marRight w:val="0"/>
      <w:marTop w:val="0"/>
      <w:marBottom w:val="0"/>
      <w:divBdr>
        <w:top w:val="none" w:sz="0" w:space="0" w:color="auto"/>
        <w:left w:val="none" w:sz="0" w:space="0" w:color="auto"/>
        <w:bottom w:val="none" w:sz="0" w:space="0" w:color="auto"/>
        <w:right w:val="none" w:sz="0" w:space="0" w:color="auto"/>
      </w:divBdr>
    </w:div>
    <w:div w:id="1218319253">
      <w:bodyDiv w:val="1"/>
      <w:marLeft w:val="0"/>
      <w:marRight w:val="0"/>
      <w:marTop w:val="0"/>
      <w:marBottom w:val="0"/>
      <w:divBdr>
        <w:top w:val="none" w:sz="0" w:space="0" w:color="auto"/>
        <w:left w:val="none" w:sz="0" w:space="0" w:color="auto"/>
        <w:bottom w:val="none" w:sz="0" w:space="0" w:color="auto"/>
        <w:right w:val="none" w:sz="0" w:space="0" w:color="auto"/>
      </w:divBdr>
    </w:div>
    <w:div w:id="1218466598">
      <w:bodyDiv w:val="1"/>
      <w:marLeft w:val="0"/>
      <w:marRight w:val="0"/>
      <w:marTop w:val="0"/>
      <w:marBottom w:val="0"/>
      <w:divBdr>
        <w:top w:val="none" w:sz="0" w:space="0" w:color="auto"/>
        <w:left w:val="none" w:sz="0" w:space="0" w:color="auto"/>
        <w:bottom w:val="none" w:sz="0" w:space="0" w:color="auto"/>
        <w:right w:val="none" w:sz="0" w:space="0" w:color="auto"/>
      </w:divBdr>
    </w:div>
    <w:div w:id="1218472123">
      <w:bodyDiv w:val="1"/>
      <w:marLeft w:val="0"/>
      <w:marRight w:val="0"/>
      <w:marTop w:val="0"/>
      <w:marBottom w:val="0"/>
      <w:divBdr>
        <w:top w:val="none" w:sz="0" w:space="0" w:color="auto"/>
        <w:left w:val="none" w:sz="0" w:space="0" w:color="auto"/>
        <w:bottom w:val="none" w:sz="0" w:space="0" w:color="auto"/>
        <w:right w:val="none" w:sz="0" w:space="0" w:color="auto"/>
      </w:divBdr>
    </w:div>
    <w:div w:id="1218512145">
      <w:bodyDiv w:val="1"/>
      <w:marLeft w:val="0"/>
      <w:marRight w:val="0"/>
      <w:marTop w:val="0"/>
      <w:marBottom w:val="0"/>
      <w:divBdr>
        <w:top w:val="none" w:sz="0" w:space="0" w:color="auto"/>
        <w:left w:val="none" w:sz="0" w:space="0" w:color="auto"/>
        <w:bottom w:val="none" w:sz="0" w:space="0" w:color="auto"/>
        <w:right w:val="none" w:sz="0" w:space="0" w:color="auto"/>
      </w:divBdr>
    </w:div>
    <w:div w:id="1218514748">
      <w:bodyDiv w:val="1"/>
      <w:marLeft w:val="0"/>
      <w:marRight w:val="0"/>
      <w:marTop w:val="0"/>
      <w:marBottom w:val="0"/>
      <w:divBdr>
        <w:top w:val="none" w:sz="0" w:space="0" w:color="auto"/>
        <w:left w:val="none" w:sz="0" w:space="0" w:color="auto"/>
        <w:bottom w:val="none" w:sz="0" w:space="0" w:color="auto"/>
        <w:right w:val="none" w:sz="0" w:space="0" w:color="auto"/>
      </w:divBdr>
    </w:div>
    <w:div w:id="1218518440">
      <w:bodyDiv w:val="1"/>
      <w:marLeft w:val="0"/>
      <w:marRight w:val="0"/>
      <w:marTop w:val="0"/>
      <w:marBottom w:val="0"/>
      <w:divBdr>
        <w:top w:val="none" w:sz="0" w:space="0" w:color="auto"/>
        <w:left w:val="none" w:sz="0" w:space="0" w:color="auto"/>
        <w:bottom w:val="none" w:sz="0" w:space="0" w:color="auto"/>
        <w:right w:val="none" w:sz="0" w:space="0" w:color="auto"/>
      </w:divBdr>
    </w:div>
    <w:div w:id="1218543308">
      <w:bodyDiv w:val="1"/>
      <w:marLeft w:val="0"/>
      <w:marRight w:val="0"/>
      <w:marTop w:val="0"/>
      <w:marBottom w:val="0"/>
      <w:divBdr>
        <w:top w:val="none" w:sz="0" w:space="0" w:color="auto"/>
        <w:left w:val="none" w:sz="0" w:space="0" w:color="auto"/>
        <w:bottom w:val="none" w:sz="0" w:space="0" w:color="auto"/>
        <w:right w:val="none" w:sz="0" w:space="0" w:color="auto"/>
      </w:divBdr>
    </w:div>
    <w:div w:id="1218709051">
      <w:bodyDiv w:val="1"/>
      <w:marLeft w:val="0"/>
      <w:marRight w:val="0"/>
      <w:marTop w:val="0"/>
      <w:marBottom w:val="0"/>
      <w:divBdr>
        <w:top w:val="none" w:sz="0" w:space="0" w:color="auto"/>
        <w:left w:val="none" w:sz="0" w:space="0" w:color="auto"/>
        <w:bottom w:val="none" w:sz="0" w:space="0" w:color="auto"/>
        <w:right w:val="none" w:sz="0" w:space="0" w:color="auto"/>
      </w:divBdr>
    </w:div>
    <w:div w:id="1218780222">
      <w:bodyDiv w:val="1"/>
      <w:marLeft w:val="0"/>
      <w:marRight w:val="0"/>
      <w:marTop w:val="0"/>
      <w:marBottom w:val="0"/>
      <w:divBdr>
        <w:top w:val="none" w:sz="0" w:space="0" w:color="auto"/>
        <w:left w:val="none" w:sz="0" w:space="0" w:color="auto"/>
        <w:bottom w:val="none" w:sz="0" w:space="0" w:color="auto"/>
        <w:right w:val="none" w:sz="0" w:space="0" w:color="auto"/>
      </w:divBdr>
    </w:div>
    <w:div w:id="1218787035">
      <w:bodyDiv w:val="1"/>
      <w:marLeft w:val="0"/>
      <w:marRight w:val="0"/>
      <w:marTop w:val="0"/>
      <w:marBottom w:val="0"/>
      <w:divBdr>
        <w:top w:val="none" w:sz="0" w:space="0" w:color="auto"/>
        <w:left w:val="none" w:sz="0" w:space="0" w:color="auto"/>
        <w:bottom w:val="none" w:sz="0" w:space="0" w:color="auto"/>
        <w:right w:val="none" w:sz="0" w:space="0" w:color="auto"/>
      </w:divBdr>
    </w:div>
    <w:div w:id="1219126120">
      <w:bodyDiv w:val="1"/>
      <w:marLeft w:val="0"/>
      <w:marRight w:val="0"/>
      <w:marTop w:val="0"/>
      <w:marBottom w:val="0"/>
      <w:divBdr>
        <w:top w:val="none" w:sz="0" w:space="0" w:color="auto"/>
        <w:left w:val="none" w:sz="0" w:space="0" w:color="auto"/>
        <w:bottom w:val="none" w:sz="0" w:space="0" w:color="auto"/>
        <w:right w:val="none" w:sz="0" w:space="0" w:color="auto"/>
      </w:divBdr>
    </w:div>
    <w:div w:id="1219130731">
      <w:bodyDiv w:val="1"/>
      <w:marLeft w:val="0"/>
      <w:marRight w:val="0"/>
      <w:marTop w:val="0"/>
      <w:marBottom w:val="0"/>
      <w:divBdr>
        <w:top w:val="none" w:sz="0" w:space="0" w:color="auto"/>
        <w:left w:val="none" w:sz="0" w:space="0" w:color="auto"/>
        <w:bottom w:val="none" w:sz="0" w:space="0" w:color="auto"/>
        <w:right w:val="none" w:sz="0" w:space="0" w:color="auto"/>
      </w:divBdr>
    </w:div>
    <w:div w:id="1219395434">
      <w:bodyDiv w:val="1"/>
      <w:marLeft w:val="0"/>
      <w:marRight w:val="0"/>
      <w:marTop w:val="0"/>
      <w:marBottom w:val="0"/>
      <w:divBdr>
        <w:top w:val="none" w:sz="0" w:space="0" w:color="auto"/>
        <w:left w:val="none" w:sz="0" w:space="0" w:color="auto"/>
        <w:bottom w:val="none" w:sz="0" w:space="0" w:color="auto"/>
        <w:right w:val="none" w:sz="0" w:space="0" w:color="auto"/>
      </w:divBdr>
    </w:div>
    <w:div w:id="1219976145">
      <w:bodyDiv w:val="1"/>
      <w:marLeft w:val="0"/>
      <w:marRight w:val="0"/>
      <w:marTop w:val="0"/>
      <w:marBottom w:val="0"/>
      <w:divBdr>
        <w:top w:val="none" w:sz="0" w:space="0" w:color="auto"/>
        <w:left w:val="none" w:sz="0" w:space="0" w:color="auto"/>
        <w:bottom w:val="none" w:sz="0" w:space="0" w:color="auto"/>
        <w:right w:val="none" w:sz="0" w:space="0" w:color="auto"/>
      </w:divBdr>
    </w:div>
    <w:div w:id="1220093199">
      <w:bodyDiv w:val="1"/>
      <w:marLeft w:val="0"/>
      <w:marRight w:val="0"/>
      <w:marTop w:val="0"/>
      <w:marBottom w:val="0"/>
      <w:divBdr>
        <w:top w:val="none" w:sz="0" w:space="0" w:color="auto"/>
        <w:left w:val="none" w:sz="0" w:space="0" w:color="auto"/>
        <w:bottom w:val="none" w:sz="0" w:space="0" w:color="auto"/>
        <w:right w:val="none" w:sz="0" w:space="0" w:color="auto"/>
      </w:divBdr>
    </w:div>
    <w:div w:id="1220243836">
      <w:bodyDiv w:val="1"/>
      <w:marLeft w:val="0"/>
      <w:marRight w:val="0"/>
      <w:marTop w:val="0"/>
      <w:marBottom w:val="0"/>
      <w:divBdr>
        <w:top w:val="none" w:sz="0" w:space="0" w:color="auto"/>
        <w:left w:val="none" w:sz="0" w:space="0" w:color="auto"/>
        <w:bottom w:val="none" w:sz="0" w:space="0" w:color="auto"/>
        <w:right w:val="none" w:sz="0" w:space="0" w:color="auto"/>
      </w:divBdr>
    </w:div>
    <w:div w:id="1220288510">
      <w:bodyDiv w:val="1"/>
      <w:marLeft w:val="0"/>
      <w:marRight w:val="0"/>
      <w:marTop w:val="0"/>
      <w:marBottom w:val="0"/>
      <w:divBdr>
        <w:top w:val="none" w:sz="0" w:space="0" w:color="auto"/>
        <w:left w:val="none" w:sz="0" w:space="0" w:color="auto"/>
        <w:bottom w:val="none" w:sz="0" w:space="0" w:color="auto"/>
        <w:right w:val="none" w:sz="0" w:space="0" w:color="auto"/>
      </w:divBdr>
    </w:div>
    <w:div w:id="1220633872">
      <w:bodyDiv w:val="1"/>
      <w:marLeft w:val="0"/>
      <w:marRight w:val="0"/>
      <w:marTop w:val="0"/>
      <w:marBottom w:val="0"/>
      <w:divBdr>
        <w:top w:val="none" w:sz="0" w:space="0" w:color="auto"/>
        <w:left w:val="none" w:sz="0" w:space="0" w:color="auto"/>
        <w:bottom w:val="none" w:sz="0" w:space="0" w:color="auto"/>
        <w:right w:val="none" w:sz="0" w:space="0" w:color="auto"/>
      </w:divBdr>
    </w:div>
    <w:div w:id="1220704864">
      <w:bodyDiv w:val="1"/>
      <w:marLeft w:val="0"/>
      <w:marRight w:val="0"/>
      <w:marTop w:val="0"/>
      <w:marBottom w:val="0"/>
      <w:divBdr>
        <w:top w:val="none" w:sz="0" w:space="0" w:color="auto"/>
        <w:left w:val="none" w:sz="0" w:space="0" w:color="auto"/>
        <w:bottom w:val="none" w:sz="0" w:space="0" w:color="auto"/>
        <w:right w:val="none" w:sz="0" w:space="0" w:color="auto"/>
      </w:divBdr>
    </w:div>
    <w:div w:id="1220901624">
      <w:bodyDiv w:val="1"/>
      <w:marLeft w:val="0"/>
      <w:marRight w:val="0"/>
      <w:marTop w:val="0"/>
      <w:marBottom w:val="0"/>
      <w:divBdr>
        <w:top w:val="none" w:sz="0" w:space="0" w:color="auto"/>
        <w:left w:val="none" w:sz="0" w:space="0" w:color="auto"/>
        <w:bottom w:val="none" w:sz="0" w:space="0" w:color="auto"/>
        <w:right w:val="none" w:sz="0" w:space="0" w:color="auto"/>
      </w:divBdr>
    </w:div>
    <w:div w:id="1221553113">
      <w:bodyDiv w:val="1"/>
      <w:marLeft w:val="0"/>
      <w:marRight w:val="0"/>
      <w:marTop w:val="0"/>
      <w:marBottom w:val="0"/>
      <w:divBdr>
        <w:top w:val="none" w:sz="0" w:space="0" w:color="auto"/>
        <w:left w:val="none" w:sz="0" w:space="0" w:color="auto"/>
        <w:bottom w:val="none" w:sz="0" w:space="0" w:color="auto"/>
        <w:right w:val="none" w:sz="0" w:space="0" w:color="auto"/>
      </w:divBdr>
    </w:div>
    <w:div w:id="1221598634">
      <w:bodyDiv w:val="1"/>
      <w:marLeft w:val="0"/>
      <w:marRight w:val="0"/>
      <w:marTop w:val="0"/>
      <w:marBottom w:val="0"/>
      <w:divBdr>
        <w:top w:val="none" w:sz="0" w:space="0" w:color="auto"/>
        <w:left w:val="none" w:sz="0" w:space="0" w:color="auto"/>
        <w:bottom w:val="none" w:sz="0" w:space="0" w:color="auto"/>
        <w:right w:val="none" w:sz="0" w:space="0" w:color="auto"/>
      </w:divBdr>
    </w:div>
    <w:div w:id="1221866119">
      <w:bodyDiv w:val="1"/>
      <w:marLeft w:val="0"/>
      <w:marRight w:val="0"/>
      <w:marTop w:val="0"/>
      <w:marBottom w:val="0"/>
      <w:divBdr>
        <w:top w:val="none" w:sz="0" w:space="0" w:color="auto"/>
        <w:left w:val="none" w:sz="0" w:space="0" w:color="auto"/>
        <w:bottom w:val="none" w:sz="0" w:space="0" w:color="auto"/>
        <w:right w:val="none" w:sz="0" w:space="0" w:color="auto"/>
      </w:divBdr>
    </w:div>
    <w:div w:id="1222132548">
      <w:bodyDiv w:val="1"/>
      <w:marLeft w:val="0"/>
      <w:marRight w:val="0"/>
      <w:marTop w:val="0"/>
      <w:marBottom w:val="0"/>
      <w:divBdr>
        <w:top w:val="none" w:sz="0" w:space="0" w:color="auto"/>
        <w:left w:val="none" w:sz="0" w:space="0" w:color="auto"/>
        <w:bottom w:val="none" w:sz="0" w:space="0" w:color="auto"/>
        <w:right w:val="none" w:sz="0" w:space="0" w:color="auto"/>
      </w:divBdr>
    </w:div>
    <w:div w:id="1222132867">
      <w:bodyDiv w:val="1"/>
      <w:marLeft w:val="0"/>
      <w:marRight w:val="0"/>
      <w:marTop w:val="0"/>
      <w:marBottom w:val="0"/>
      <w:divBdr>
        <w:top w:val="none" w:sz="0" w:space="0" w:color="auto"/>
        <w:left w:val="none" w:sz="0" w:space="0" w:color="auto"/>
        <w:bottom w:val="none" w:sz="0" w:space="0" w:color="auto"/>
        <w:right w:val="none" w:sz="0" w:space="0" w:color="auto"/>
      </w:divBdr>
    </w:div>
    <w:div w:id="1222788819">
      <w:bodyDiv w:val="1"/>
      <w:marLeft w:val="0"/>
      <w:marRight w:val="0"/>
      <w:marTop w:val="0"/>
      <w:marBottom w:val="0"/>
      <w:divBdr>
        <w:top w:val="none" w:sz="0" w:space="0" w:color="auto"/>
        <w:left w:val="none" w:sz="0" w:space="0" w:color="auto"/>
        <w:bottom w:val="none" w:sz="0" w:space="0" w:color="auto"/>
        <w:right w:val="none" w:sz="0" w:space="0" w:color="auto"/>
      </w:divBdr>
    </w:div>
    <w:div w:id="1222791579">
      <w:bodyDiv w:val="1"/>
      <w:marLeft w:val="0"/>
      <w:marRight w:val="0"/>
      <w:marTop w:val="0"/>
      <w:marBottom w:val="0"/>
      <w:divBdr>
        <w:top w:val="none" w:sz="0" w:space="0" w:color="auto"/>
        <w:left w:val="none" w:sz="0" w:space="0" w:color="auto"/>
        <w:bottom w:val="none" w:sz="0" w:space="0" w:color="auto"/>
        <w:right w:val="none" w:sz="0" w:space="0" w:color="auto"/>
      </w:divBdr>
    </w:div>
    <w:div w:id="1222863948">
      <w:bodyDiv w:val="1"/>
      <w:marLeft w:val="0"/>
      <w:marRight w:val="0"/>
      <w:marTop w:val="0"/>
      <w:marBottom w:val="0"/>
      <w:divBdr>
        <w:top w:val="none" w:sz="0" w:space="0" w:color="auto"/>
        <w:left w:val="none" w:sz="0" w:space="0" w:color="auto"/>
        <w:bottom w:val="none" w:sz="0" w:space="0" w:color="auto"/>
        <w:right w:val="none" w:sz="0" w:space="0" w:color="auto"/>
      </w:divBdr>
    </w:div>
    <w:div w:id="1222866364">
      <w:bodyDiv w:val="1"/>
      <w:marLeft w:val="0"/>
      <w:marRight w:val="0"/>
      <w:marTop w:val="0"/>
      <w:marBottom w:val="0"/>
      <w:divBdr>
        <w:top w:val="none" w:sz="0" w:space="0" w:color="auto"/>
        <w:left w:val="none" w:sz="0" w:space="0" w:color="auto"/>
        <w:bottom w:val="none" w:sz="0" w:space="0" w:color="auto"/>
        <w:right w:val="none" w:sz="0" w:space="0" w:color="auto"/>
      </w:divBdr>
    </w:div>
    <w:div w:id="1222987345">
      <w:bodyDiv w:val="1"/>
      <w:marLeft w:val="0"/>
      <w:marRight w:val="0"/>
      <w:marTop w:val="0"/>
      <w:marBottom w:val="0"/>
      <w:divBdr>
        <w:top w:val="none" w:sz="0" w:space="0" w:color="auto"/>
        <w:left w:val="none" w:sz="0" w:space="0" w:color="auto"/>
        <w:bottom w:val="none" w:sz="0" w:space="0" w:color="auto"/>
        <w:right w:val="none" w:sz="0" w:space="0" w:color="auto"/>
      </w:divBdr>
    </w:div>
    <w:div w:id="1223100824">
      <w:bodyDiv w:val="1"/>
      <w:marLeft w:val="0"/>
      <w:marRight w:val="0"/>
      <w:marTop w:val="0"/>
      <w:marBottom w:val="0"/>
      <w:divBdr>
        <w:top w:val="none" w:sz="0" w:space="0" w:color="auto"/>
        <w:left w:val="none" w:sz="0" w:space="0" w:color="auto"/>
        <w:bottom w:val="none" w:sz="0" w:space="0" w:color="auto"/>
        <w:right w:val="none" w:sz="0" w:space="0" w:color="auto"/>
      </w:divBdr>
    </w:div>
    <w:div w:id="1223324448">
      <w:bodyDiv w:val="1"/>
      <w:marLeft w:val="0"/>
      <w:marRight w:val="0"/>
      <w:marTop w:val="0"/>
      <w:marBottom w:val="0"/>
      <w:divBdr>
        <w:top w:val="none" w:sz="0" w:space="0" w:color="auto"/>
        <w:left w:val="none" w:sz="0" w:space="0" w:color="auto"/>
        <w:bottom w:val="none" w:sz="0" w:space="0" w:color="auto"/>
        <w:right w:val="none" w:sz="0" w:space="0" w:color="auto"/>
      </w:divBdr>
    </w:div>
    <w:div w:id="1224218715">
      <w:bodyDiv w:val="1"/>
      <w:marLeft w:val="0"/>
      <w:marRight w:val="0"/>
      <w:marTop w:val="0"/>
      <w:marBottom w:val="0"/>
      <w:divBdr>
        <w:top w:val="none" w:sz="0" w:space="0" w:color="auto"/>
        <w:left w:val="none" w:sz="0" w:space="0" w:color="auto"/>
        <w:bottom w:val="none" w:sz="0" w:space="0" w:color="auto"/>
        <w:right w:val="none" w:sz="0" w:space="0" w:color="auto"/>
      </w:divBdr>
    </w:div>
    <w:div w:id="1224220493">
      <w:bodyDiv w:val="1"/>
      <w:marLeft w:val="0"/>
      <w:marRight w:val="0"/>
      <w:marTop w:val="0"/>
      <w:marBottom w:val="0"/>
      <w:divBdr>
        <w:top w:val="none" w:sz="0" w:space="0" w:color="auto"/>
        <w:left w:val="none" w:sz="0" w:space="0" w:color="auto"/>
        <w:bottom w:val="none" w:sz="0" w:space="0" w:color="auto"/>
        <w:right w:val="none" w:sz="0" w:space="0" w:color="auto"/>
      </w:divBdr>
    </w:div>
    <w:div w:id="1224365137">
      <w:bodyDiv w:val="1"/>
      <w:marLeft w:val="0"/>
      <w:marRight w:val="0"/>
      <w:marTop w:val="0"/>
      <w:marBottom w:val="0"/>
      <w:divBdr>
        <w:top w:val="none" w:sz="0" w:space="0" w:color="auto"/>
        <w:left w:val="none" w:sz="0" w:space="0" w:color="auto"/>
        <w:bottom w:val="none" w:sz="0" w:space="0" w:color="auto"/>
        <w:right w:val="none" w:sz="0" w:space="0" w:color="auto"/>
      </w:divBdr>
    </w:div>
    <w:div w:id="1224635926">
      <w:bodyDiv w:val="1"/>
      <w:marLeft w:val="0"/>
      <w:marRight w:val="0"/>
      <w:marTop w:val="0"/>
      <w:marBottom w:val="0"/>
      <w:divBdr>
        <w:top w:val="none" w:sz="0" w:space="0" w:color="auto"/>
        <w:left w:val="none" w:sz="0" w:space="0" w:color="auto"/>
        <w:bottom w:val="none" w:sz="0" w:space="0" w:color="auto"/>
        <w:right w:val="none" w:sz="0" w:space="0" w:color="auto"/>
      </w:divBdr>
    </w:div>
    <w:div w:id="1224684718">
      <w:bodyDiv w:val="1"/>
      <w:marLeft w:val="0"/>
      <w:marRight w:val="0"/>
      <w:marTop w:val="0"/>
      <w:marBottom w:val="0"/>
      <w:divBdr>
        <w:top w:val="none" w:sz="0" w:space="0" w:color="auto"/>
        <w:left w:val="none" w:sz="0" w:space="0" w:color="auto"/>
        <w:bottom w:val="none" w:sz="0" w:space="0" w:color="auto"/>
        <w:right w:val="none" w:sz="0" w:space="0" w:color="auto"/>
      </w:divBdr>
    </w:div>
    <w:div w:id="1224831902">
      <w:bodyDiv w:val="1"/>
      <w:marLeft w:val="0"/>
      <w:marRight w:val="0"/>
      <w:marTop w:val="0"/>
      <w:marBottom w:val="0"/>
      <w:divBdr>
        <w:top w:val="none" w:sz="0" w:space="0" w:color="auto"/>
        <w:left w:val="none" w:sz="0" w:space="0" w:color="auto"/>
        <w:bottom w:val="none" w:sz="0" w:space="0" w:color="auto"/>
        <w:right w:val="none" w:sz="0" w:space="0" w:color="auto"/>
      </w:divBdr>
    </w:div>
    <w:div w:id="1224944697">
      <w:bodyDiv w:val="1"/>
      <w:marLeft w:val="0"/>
      <w:marRight w:val="0"/>
      <w:marTop w:val="0"/>
      <w:marBottom w:val="0"/>
      <w:divBdr>
        <w:top w:val="none" w:sz="0" w:space="0" w:color="auto"/>
        <w:left w:val="none" w:sz="0" w:space="0" w:color="auto"/>
        <w:bottom w:val="none" w:sz="0" w:space="0" w:color="auto"/>
        <w:right w:val="none" w:sz="0" w:space="0" w:color="auto"/>
      </w:divBdr>
    </w:div>
    <w:div w:id="1224944708">
      <w:bodyDiv w:val="1"/>
      <w:marLeft w:val="0"/>
      <w:marRight w:val="0"/>
      <w:marTop w:val="0"/>
      <w:marBottom w:val="0"/>
      <w:divBdr>
        <w:top w:val="none" w:sz="0" w:space="0" w:color="auto"/>
        <w:left w:val="none" w:sz="0" w:space="0" w:color="auto"/>
        <w:bottom w:val="none" w:sz="0" w:space="0" w:color="auto"/>
        <w:right w:val="none" w:sz="0" w:space="0" w:color="auto"/>
      </w:divBdr>
    </w:div>
    <w:div w:id="1225289267">
      <w:bodyDiv w:val="1"/>
      <w:marLeft w:val="0"/>
      <w:marRight w:val="0"/>
      <w:marTop w:val="0"/>
      <w:marBottom w:val="0"/>
      <w:divBdr>
        <w:top w:val="none" w:sz="0" w:space="0" w:color="auto"/>
        <w:left w:val="none" w:sz="0" w:space="0" w:color="auto"/>
        <w:bottom w:val="none" w:sz="0" w:space="0" w:color="auto"/>
        <w:right w:val="none" w:sz="0" w:space="0" w:color="auto"/>
      </w:divBdr>
    </w:div>
    <w:div w:id="1225335393">
      <w:bodyDiv w:val="1"/>
      <w:marLeft w:val="0"/>
      <w:marRight w:val="0"/>
      <w:marTop w:val="0"/>
      <w:marBottom w:val="0"/>
      <w:divBdr>
        <w:top w:val="none" w:sz="0" w:space="0" w:color="auto"/>
        <w:left w:val="none" w:sz="0" w:space="0" w:color="auto"/>
        <w:bottom w:val="none" w:sz="0" w:space="0" w:color="auto"/>
        <w:right w:val="none" w:sz="0" w:space="0" w:color="auto"/>
      </w:divBdr>
    </w:div>
    <w:div w:id="1225532083">
      <w:bodyDiv w:val="1"/>
      <w:marLeft w:val="0"/>
      <w:marRight w:val="0"/>
      <w:marTop w:val="0"/>
      <w:marBottom w:val="0"/>
      <w:divBdr>
        <w:top w:val="none" w:sz="0" w:space="0" w:color="auto"/>
        <w:left w:val="none" w:sz="0" w:space="0" w:color="auto"/>
        <w:bottom w:val="none" w:sz="0" w:space="0" w:color="auto"/>
        <w:right w:val="none" w:sz="0" w:space="0" w:color="auto"/>
      </w:divBdr>
    </w:div>
    <w:div w:id="1225870458">
      <w:bodyDiv w:val="1"/>
      <w:marLeft w:val="0"/>
      <w:marRight w:val="0"/>
      <w:marTop w:val="0"/>
      <w:marBottom w:val="0"/>
      <w:divBdr>
        <w:top w:val="none" w:sz="0" w:space="0" w:color="auto"/>
        <w:left w:val="none" w:sz="0" w:space="0" w:color="auto"/>
        <w:bottom w:val="none" w:sz="0" w:space="0" w:color="auto"/>
        <w:right w:val="none" w:sz="0" w:space="0" w:color="auto"/>
      </w:divBdr>
    </w:div>
    <w:div w:id="1225946834">
      <w:bodyDiv w:val="1"/>
      <w:marLeft w:val="0"/>
      <w:marRight w:val="0"/>
      <w:marTop w:val="0"/>
      <w:marBottom w:val="0"/>
      <w:divBdr>
        <w:top w:val="none" w:sz="0" w:space="0" w:color="auto"/>
        <w:left w:val="none" w:sz="0" w:space="0" w:color="auto"/>
        <w:bottom w:val="none" w:sz="0" w:space="0" w:color="auto"/>
        <w:right w:val="none" w:sz="0" w:space="0" w:color="auto"/>
      </w:divBdr>
    </w:div>
    <w:div w:id="1226064619">
      <w:bodyDiv w:val="1"/>
      <w:marLeft w:val="0"/>
      <w:marRight w:val="0"/>
      <w:marTop w:val="0"/>
      <w:marBottom w:val="0"/>
      <w:divBdr>
        <w:top w:val="none" w:sz="0" w:space="0" w:color="auto"/>
        <w:left w:val="none" w:sz="0" w:space="0" w:color="auto"/>
        <w:bottom w:val="none" w:sz="0" w:space="0" w:color="auto"/>
        <w:right w:val="none" w:sz="0" w:space="0" w:color="auto"/>
      </w:divBdr>
    </w:div>
    <w:div w:id="1226719223">
      <w:bodyDiv w:val="1"/>
      <w:marLeft w:val="0"/>
      <w:marRight w:val="0"/>
      <w:marTop w:val="0"/>
      <w:marBottom w:val="0"/>
      <w:divBdr>
        <w:top w:val="none" w:sz="0" w:space="0" w:color="auto"/>
        <w:left w:val="none" w:sz="0" w:space="0" w:color="auto"/>
        <w:bottom w:val="none" w:sz="0" w:space="0" w:color="auto"/>
        <w:right w:val="none" w:sz="0" w:space="0" w:color="auto"/>
      </w:divBdr>
    </w:div>
    <w:div w:id="1226721135">
      <w:bodyDiv w:val="1"/>
      <w:marLeft w:val="0"/>
      <w:marRight w:val="0"/>
      <w:marTop w:val="0"/>
      <w:marBottom w:val="0"/>
      <w:divBdr>
        <w:top w:val="none" w:sz="0" w:space="0" w:color="auto"/>
        <w:left w:val="none" w:sz="0" w:space="0" w:color="auto"/>
        <w:bottom w:val="none" w:sz="0" w:space="0" w:color="auto"/>
        <w:right w:val="none" w:sz="0" w:space="0" w:color="auto"/>
      </w:divBdr>
    </w:div>
    <w:div w:id="1226844043">
      <w:bodyDiv w:val="1"/>
      <w:marLeft w:val="0"/>
      <w:marRight w:val="0"/>
      <w:marTop w:val="0"/>
      <w:marBottom w:val="0"/>
      <w:divBdr>
        <w:top w:val="none" w:sz="0" w:space="0" w:color="auto"/>
        <w:left w:val="none" w:sz="0" w:space="0" w:color="auto"/>
        <w:bottom w:val="none" w:sz="0" w:space="0" w:color="auto"/>
        <w:right w:val="none" w:sz="0" w:space="0" w:color="auto"/>
      </w:divBdr>
    </w:div>
    <w:div w:id="1226916012">
      <w:bodyDiv w:val="1"/>
      <w:marLeft w:val="0"/>
      <w:marRight w:val="0"/>
      <w:marTop w:val="0"/>
      <w:marBottom w:val="0"/>
      <w:divBdr>
        <w:top w:val="none" w:sz="0" w:space="0" w:color="auto"/>
        <w:left w:val="none" w:sz="0" w:space="0" w:color="auto"/>
        <w:bottom w:val="none" w:sz="0" w:space="0" w:color="auto"/>
        <w:right w:val="none" w:sz="0" w:space="0" w:color="auto"/>
      </w:divBdr>
    </w:div>
    <w:div w:id="1227062472">
      <w:bodyDiv w:val="1"/>
      <w:marLeft w:val="0"/>
      <w:marRight w:val="0"/>
      <w:marTop w:val="0"/>
      <w:marBottom w:val="0"/>
      <w:divBdr>
        <w:top w:val="none" w:sz="0" w:space="0" w:color="auto"/>
        <w:left w:val="none" w:sz="0" w:space="0" w:color="auto"/>
        <w:bottom w:val="none" w:sz="0" w:space="0" w:color="auto"/>
        <w:right w:val="none" w:sz="0" w:space="0" w:color="auto"/>
      </w:divBdr>
    </w:div>
    <w:div w:id="1227110385">
      <w:bodyDiv w:val="1"/>
      <w:marLeft w:val="0"/>
      <w:marRight w:val="0"/>
      <w:marTop w:val="0"/>
      <w:marBottom w:val="0"/>
      <w:divBdr>
        <w:top w:val="none" w:sz="0" w:space="0" w:color="auto"/>
        <w:left w:val="none" w:sz="0" w:space="0" w:color="auto"/>
        <w:bottom w:val="none" w:sz="0" w:space="0" w:color="auto"/>
        <w:right w:val="none" w:sz="0" w:space="0" w:color="auto"/>
      </w:divBdr>
    </w:div>
    <w:div w:id="1227187381">
      <w:bodyDiv w:val="1"/>
      <w:marLeft w:val="0"/>
      <w:marRight w:val="0"/>
      <w:marTop w:val="0"/>
      <w:marBottom w:val="0"/>
      <w:divBdr>
        <w:top w:val="none" w:sz="0" w:space="0" w:color="auto"/>
        <w:left w:val="none" w:sz="0" w:space="0" w:color="auto"/>
        <w:bottom w:val="none" w:sz="0" w:space="0" w:color="auto"/>
        <w:right w:val="none" w:sz="0" w:space="0" w:color="auto"/>
      </w:divBdr>
    </w:div>
    <w:div w:id="1227456271">
      <w:bodyDiv w:val="1"/>
      <w:marLeft w:val="0"/>
      <w:marRight w:val="0"/>
      <w:marTop w:val="0"/>
      <w:marBottom w:val="0"/>
      <w:divBdr>
        <w:top w:val="none" w:sz="0" w:space="0" w:color="auto"/>
        <w:left w:val="none" w:sz="0" w:space="0" w:color="auto"/>
        <w:bottom w:val="none" w:sz="0" w:space="0" w:color="auto"/>
        <w:right w:val="none" w:sz="0" w:space="0" w:color="auto"/>
      </w:divBdr>
    </w:div>
    <w:div w:id="1227649545">
      <w:bodyDiv w:val="1"/>
      <w:marLeft w:val="0"/>
      <w:marRight w:val="0"/>
      <w:marTop w:val="0"/>
      <w:marBottom w:val="0"/>
      <w:divBdr>
        <w:top w:val="none" w:sz="0" w:space="0" w:color="auto"/>
        <w:left w:val="none" w:sz="0" w:space="0" w:color="auto"/>
        <w:bottom w:val="none" w:sz="0" w:space="0" w:color="auto"/>
        <w:right w:val="none" w:sz="0" w:space="0" w:color="auto"/>
      </w:divBdr>
    </w:div>
    <w:div w:id="1227718234">
      <w:bodyDiv w:val="1"/>
      <w:marLeft w:val="0"/>
      <w:marRight w:val="0"/>
      <w:marTop w:val="0"/>
      <w:marBottom w:val="0"/>
      <w:divBdr>
        <w:top w:val="none" w:sz="0" w:space="0" w:color="auto"/>
        <w:left w:val="none" w:sz="0" w:space="0" w:color="auto"/>
        <w:bottom w:val="none" w:sz="0" w:space="0" w:color="auto"/>
        <w:right w:val="none" w:sz="0" w:space="0" w:color="auto"/>
      </w:divBdr>
    </w:div>
    <w:div w:id="1227838290">
      <w:bodyDiv w:val="1"/>
      <w:marLeft w:val="0"/>
      <w:marRight w:val="0"/>
      <w:marTop w:val="0"/>
      <w:marBottom w:val="0"/>
      <w:divBdr>
        <w:top w:val="none" w:sz="0" w:space="0" w:color="auto"/>
        <w:left w:val="none" w:sz="0" w:space="0" w:color="auto"/>
        <w:bottom w:val="none" w:sz="0" w:space="0" w:color="auto"/>
        <w:right w:val="none" w:sz="0" w:space="0" w:color="auto"/>
      </w:divBdr>
    </w:div>
    <w:div w:id="1227839525">
      <w:bodyDiv w:val="1"/>
      <w:marLeft w:val="0"/>
      <w:marRight w:val="0"/>
      <w:marTop w:val="0"/>
      <w:marBottom w:val="0"/>
      <w:divBdr>
        <w:top w:val="none" w:sz="0" w:space="0" w:color="auto"/>
        <w:left w:val="none" w:sz="0" w:space="0" w:color="auto"/>
        <w:bottom w:val="none" w:sz="0" w:space="0" w:color="auto"/>
        <w:right w:val="none" w:sz="0" w:space="0" w:color="auto"/>
      </w:divBdr>
    </w:div>
    <w:div w:id="1228303265">
      <w:bodyDiv w:val="1"/>
      <w:marLeft w:val="0"/>
      <w:marRight w:val="0"/>
      <w:marTop w:val="0"/>
      <w:marBottom w:val="0"/>
      <w:divBdr>
        <w:top w:val="none" w:sz="0" w:space="0" w:color="auto"/>
        <w:left w:val="none" w:sz="0" w:space="0" w:color="auto"/>
        <w:bottom w:val="none" w:sz="0" w:space="0" w:color="auto"/>
        <w:right w:val="none" w:sz="0" w:space="0" w:color="auto"/>
      </w:divBdr>
    </w:div>
    <w:div w:id="1228372560">
      <w:bodyDiv w:val="1"/>
      <w:marLeft w:val="0"/>
      <w:marRight w:val="0"/>
      <w:marTop w:val="0"/>
      <w:marBottom w:val="0"/>
      <w:divBdr>
        <w:top w:val="none" w:sz="0" w:space="0" w:color="auto"/>
        <w:left w:val="none" w:sz="0" w:space="0" w:color="auto"/>
        <w:bottom w:val="none" w:sz="0" w:space="0" w:color="auto"/>
        <w:right w:val="none" w:sz="0" w:space="0" w:color="auto"/>
      </w:divBdr>
    </w:div>
    <w:div w:id="1228414597">
      <w:bodyDiv w:val="1"/>
      <w:marLeft w:val="0"/>
      <w:marRight w:val="0"/>
      <w:marTop w:val="0"/>
      <w:marBottom w:val="0"/>
      <w:divBdr>
        <w:top w:val="none" w:sz="0" w:space="0" w:color="auto"/>
        <w:left w:val="none" w:sz="0" w:space="0" w:color="auto"/>
        <w:bottom w:val="none" w:sz="0" w:space="0" w:color="auto"/>
        <w:right w:val="none" w:sz="0" w:space="0" w:color="auto"/>
      </w:divBdr>
    </w:div>
    <w:div w:id="1228420520">
      <w:bodyDiv w:val="1"/>
      <w:marLeft w:val="0"/>
      <w:marRight w:val="0"/>
      <w:marTop w:val="0"/>
      <w:marBottom w:val="0"/>
      <w:divBdr>
        <w:top w:val="none" w:sz="0" w:space="0" w:color="auto"/>
        <w:left w:val="none" w:sz="0" w:space="0" w:color="auto"/>
        <w:bottom w:val="none" w:sz="0" w:space="0" w:color="auto"/>
        <w:right w:val="none" w:sz="0" w:space="0" w:color="auto"/>
      </w:divBdr>
    </w:div>
    <w:div w:id="1228685109">
      <w:bodyDiv w:val="1"/>
      <w:marLeft w:val="0"/>
      <w:marRight w:val="0"/>
      <w:marTop w:val="0"/>
      <w:marBottom w:val="0"/>
      <w:divBdr>
        <w:top w:val="none" w:sz="0" w:space="0" w:color="auto"/>
        <w:left w:val="none" w:sz="0" w:space="0" w:color="auto"/>
        <w:bottom w:val="none" w:sz="0" w:space="0" w:color="auto"/>
        <w:right w:val="none" w:sz="0" w:space="0" w:color="auto"/>
      </w:divBdr>
    </w:div>
    <w:div w:id="1228958961">
      <w:bodyDiv w:val="1"/>
      <w:marLeft w:val="0"/>
      <w:marRight w:val="0"/>
      <w:marTop w:val="0"/>
      <w:marBottom w:val="0"/>
      <w:divBdr>
        <w:top w:val="none" w:sz="0" w:space="0" w:color="auto"/>
        <w:left w:val="none" w:sz="0" w:space="0" w:color="auto"/>
        <w:bottom w:val="none" w:sz="0" w:space="0" w:color="auto"/>
        <w:right w:val="none" w:sz="0" w:space="0" w:color="auto"/>
      </w:divBdr>
    </w:div>
    <w:div w:id="1228960120">
      <w:bodyDiv w:val="1"/>
      <w:marLeft w:val="0"/>
      <w:marRight w:val="0"/>
      <w:marTop w:val="0"/>
      <w:marBottom w:val="0"/>
      <w:divBdr>
        <w:top w:val="none" w:sz="0" w:space="0" w:color="auto"/>
        <w:left w:val="none" w:sz="0" w:space="0" w:color="auto"/>
        <w:bottom w:val="none" w:sz="0" w:space="0" w:color="auto"/>
        <w:right w:val="none" w:sz="0" w:space="0" w:color="auto"/>
      </w:divBdr>
    </w:div>
    <w:div w:id="1229029046">
      <w:bodyDiv w:val="1"/>
      <w:marLeft w:val="0"/>
      <w:marRight w:val="0"/>
      <w:marTop w:val="0"/>
      <w:marBottom w:val="0"/>
      <w:divBdr>
        <w:top w:val="none" w:sz="0" w:space="0" w:color="auto"/>
        <w:left w:val="none" w:sz="0" w:space="0" w:color="auto"/>
        <w:bottom w:val="none" w:sz="0" w:space="0" w:color="auto"/>
        <w:right w:val="none" w:sz="0" w:space="0" w:color="auto"/>
      </w:divBdr>
    </w:div>
    <w:div w:id="1229534528">
      <w:bodyDiv w:val="1"/>
      <w:marLeft w:val="0"/>
      <w:marRight w:val="0"/>
      <w:marTop w:val="0"/>
      <w:marBottom w:val="0"/>
      <w:divBdr>
        <w:top w:val="none" w:sz="0" w:space="0" w:color="auto"/>
        <w:left w:val="none" w:sz="0" w:space="0" w:color="auto"/>
        <w:bottom w:val="none" w:sz="0" w:space="0" w:color="auto"/>
        <w:right w:val="none" w:sz="0" w:space="0" w:color="auto"/>
      </w:divBdr>
    </w:div>
    <w:div w:id="1229652262">
      <w:bodyDiv w:val="1"/>
      <w:marLeft w:val="0"/>
      <w:marRight w:val="0"/>
      <w:marTop w:val="0"/>
      <w:marBottom w:val="0"/>
      <w:divBdr>
        <w:top w:val="none" w:sz="0" w:space="0" w:color="auto"/>
        <w:left w:val="none" w:sz="0" w:space="0" w:color="auto"/>
        <w:bottom w:val="none" w:sz="0" w:space="0" w:color="auto"/>
        <w:right w:val="none" w:sz="0" w:space="0" w:color="auto"/>
      </w:divBdr>
    </w:div>
    <w:div w:id="1229730266">
      <w:bodyDiv w:val="1"/>
      <w:marLeft w:val="0"/>
      <w:marRight w:val="0"/>
      <w:marTop w:val="0"/>
      <w:marBottom w:val="0"/>
      <w:divBdr>
        <w:top w:val="none" w:sz="0" w:space="0" w:color="auto"/>
        <w:left w:val="none" w:sz="0" w:space="0" w:color="auto"/>
        <w:bottom w:val="none" w:sz="0" w:space="0" w:color="auto"/>
        <w:right w:val="none" w:sz="0" w:space="0" w:color="auto"/>
      </w:divBdr>
    </w:div>
    <w:div w:id="1229801994">
      <w:bodyDiv w:val="1"/>
      <w:marLeft w:val="0"/>
      <w:marRight w:val="0"/>
      <w:marTop w:val="0"/>
      <w:marBottom w:val="0"/>
      <w:divBdr>
        <w:top w:val="none" w:sz="0" w:space="0" w:color="auto"/>
        <w:left w:val="none" w:sz="0" w:space="0" w:color="auto"/>
        <w:bottom w:val="none" w:sz="0" w:space="0" w:color="auto"/>
        <w:right w:val="none" w:sz="0" w:space="0" w:color="auto"/>
      </w:divBdr>
    </w:div>
    <w:div w:id="1229921481">
      <w:bodyDiv w:val="1"/>
      <w:marLeft w:val="0"/>
      <w:marRight w:val="0"/>
      <w:marTop w:val="0"/>
      <w:marBottom w:val="0"/>
      <w:divBdr>
        <w:top w:val="none" w:sz="0" w:space="0" w:color="auto"/>
        <w:left w:val="none" w:sz="0" w:space="0" w:color="auto"/>
        <w:bottom w:val="none" w:sz="0" w:space="0" w:color="auto"/>
        <w:right w:val="none" w:sz="0" w:space="0" w:color="auto"/>
      </w:divBdr>
    </w:div>
    <w:div w:id="1229997543">
      <w:bodyDiv w:val="1"/>
      <w:marLeft w:val="0"/>
      <w:marRight w:val="0"/>
      <w:marTop w:val="0"/>
      <w:marBottom w:val="0"/>
      <w:divBdr>
        <w:top w:val="none" w:sz="0" w:space="0" w:color="auto"/>
        <w:left w:val="none" w:sz="0" w:space="0" w:color="auto"/>
        <w:bottom w:val="none" w:sz="0" w:space="0" w:color="auto"/>
        <w:right w:val="none" w:sz="0" w:space="0" w:color="auto"/>
      </w:divBdr>
    </w:div>
    <w:div w:id="1230074401">
      <w:bodyDiv w:val="1"/>
      <w:marLeft w:val="0"/>
      <w:marRight w:val="0"/>
      <w:marTop w:val="0"/>
      <w:marBottom w:val="0"/>
      <w:divBdr>
        <w:top w:val="none" w:sz="0" w:space="0" w:color="auto"/>
        <w:left w:val="none" w:sz="0" w:space="0" w:color="auto"/>
        <w:bottom w:val="none" w:sz="0" w:space="0" w:color="auto"/>
        <w:right w:val="none" w:sz="0" w:space="0" w:color="auto"/>
      </w:divBdr>
    </w:div>
    <w:div w:id="1230190034">
      <w:bodyDiv w:val="1"/>
      <w:marLeft w:val="0"/>
      <w:marRight w:val="0"/>
      <w:marTop w:val="0"/>
      <w:marBottom w:val="0"/>
      <w:divBdr>
        <w:top w:val="none" w:sz="0" w:space="0" w:color="auto"/>
        <w:left w:val="none" w:sz="0" w:space="0" w:color="auto"/>
        <w:bottom w:val="none" w:sz="0" w:space="0" w:color="auto"/>
        <w:right w:val="none" w:sz="0" w:space="0" w:color="auto"/>
      </w:divBdr>
    </w:div>
    <w:div w:id="1230387958">
      <w:bodyDiv w:val="1"/>
      <w:marLeft w:val="0"/>
      <w:marRight w:val="0"/>
      <w:marTop w:val="0"/>
      <w:marBottom w:val="0"/>
      <w:divBdr>
        <w:top w:val="none" w:sz="0" w:space="0" w:color="auto"/>
        <w:left w:val="none" w:sz="0" w:space="0" w:color="auto"/>
        <w:bottom w:val="none" w:sz="0" w:space="0" w:color="auto"/>
        <w:right w:val="none" w:sz="0" w:space="0" w:color="auto"/>
      </w:divBdr>
    </w:div>
    <w:div w:id="1230459169">
      <w:bodyDiv w:val="1"/>
      <w:marLeft w:val="0"/>
      <w:marRight w:val="0"/>
      <w:marTop w:val="0"/>
      <w:marBottom w:val="0"/>
      <w:divBdr>
        <w:top w:val="none" w:sz="0" w:space="0" w:color="auto"/>
        <w:left w:val="none" w:sz="0" w:space="0" w:color="auto"/>
        <w:bottom w:val="none" w:sz="0" w:space="0" w:color="auto"/>
        <w:right w:val="none" w:sz="0" w:space="0" w:color="auto"/>
      </w:divBdr>
    </w:div>
    <w:div w:id="1230579380">
      <w:bodyDiv w:val="1"/>
      <w:marLeft w:val="0"/>
      <w:marRight w:val="0"/>
      <w:marTop w:val="0"/>
      <w:marBottom w:val="0"/>
      <w:divBdr>
        <w:top w:val="none" w:sz="0" w:space="0" w:color="auto"/>
        <w:left w:val="none" w:sz="0" w:space="0" w:color="auto"/>
        <w:bottom w:val="none" w:sz="0" w:space="0" w:color="auto"/>
        <w:right w:val="none" w:sz="0" w:space="0" w:color="auto"/>
      </w:divBdr>
    </w:div>
    <w:div w:id="1231114005">
      <w:bodyDiv w:val="1"/>
      <w:marLeft w:val="0"/>
      <w:marRight w:val="0"/>
      <w:marTop w:val="0"/>
      <w:marBottom w:val="0"/>
      <w:divBdr>
        <w:top w:val="none" w:sz="0" w:space="0" w:color="auto"/>
        <w:left w:val="none" w:sz="0" w:space="0" w:color="auto"/>
        <w:bottom w:val="none" w:sz="0" w:space="0" w:color="auto"/>
        <w:right w:val="none" w:sz="0" w:space="0" w:color="auto"/>
      </w:divBdr>
    </w:div>
    <w:div w:id="1231115983">
      <w:bodyDiv w:val="1"/>
      <w:marLeft w:val="0"/>
      <w:marRight w:val="0"/>
      <w:marTop w:val="0"/>
      <w:marBottom w:val="0"/>
      <w:divBdr>
        <w:top w:val="none" w:sz="0" w:space="0" w:color="auto"/>
        <w:left w:val="none" w:sz="0" w:space="0" w:color="auto"/>
        <w:bottom w:val="none" w:sz="0" w:space="0" w:color="auto"/>
        <w:right w:val="none" w:sz="0" w:space="0" w:color="auto"/>
      </w:divBdr>
    </w:div>
    <w:div w:id="1231118404">
      <w:bodyDiv w:val="1"/>
      <w:marLeft w:val="0"/>
      <w:marRight w:val="0"/>
      <w:marTop w:val="0"/>
      <w:marBottom w:val="0"/>
      <w:divBdr>
        <w:top w:val="none" w:sz="0" w:space="0" w:color="auto"/>
        <w:left w:val="none" w:sz="0" w:space="0" w:color="auto"/>
        <w:bottom w:val="none" w:sz="0" w:space="0" w:color="auto"/>
        <w:right w:val="none" w:sz="0" w:space="0" w:color="auto"/>
      </w:divBdr>
    </w:div>
    <w:div w:id="1231385486">
      <w:bodyDiv w:val="1"/>
      <w:marLeft w:val="0"/>
      <w:marRight w:val="0"/>
      <w:marTop w:val="0"/>
      <w:marBottom w:val="0"/>
      <w:divBdr>
        <w:top w:val="none" w:sz="0" w:space="0" w:color="auto"/>
        <w:left w:val="none" w:sz="0" w:space="0" w:color="auto"/>
        <w:bottom w:val="none" w:sz="0" w:space="0" w:color="auto"/>
        <w:right w:val="none" w:sz="0" w:space="0" w:color="auto"/>
      </w:divBdr>
    </w:div>
    <w:div w:id="1231765887">
      <w:bodyDiv w:val="1"/>
      <w:marLeft w:val="0"/>
      <w:marRight w:val="0"/>
      <w:marTop w:val="0"/>
      <w:marBottom w:val="0"/>
      <w:divBdr>
        <w:top w:val="none" w:sz="0" w:space="0" w:color="auto"/>
        <w:left w:val="none" w:sz="0" w:space="0" w:color="auto"/>
        <w:bottom w:val="none" w:sz="0" w:space="0" w:color="auto"/>
        <w:right w:val="none" w:sz="0" w:space="0" w:color="auto"/>
      </w:divBdr>
    </w:div>
    <w:div w:id="1231774625">
      <w:bodyDiv w:val="1"/>
      <w:marLeft w:val="0"/>
      <w:marRight w:val="0"/>
      <w:marTop w:val="0"/>
      <w:marBottom w:val="0"/>
      <w:divBdr>
        <w:top w:val="none" w:sz="0" w:space="0" w:color="auto"/>
        <w:left w:val="none" w:sz="0" w:space="0" w:color="auto"/>
        <w:bottom w:val="none" w:sz="0" w:space="0" w:color="auto"/>
        <w:right w:val="none" w:sz="0" w:space="0" w:color="auto"/>
      </w:divBdr>
    </w:div>
    <w:div w:id="1232035245">
      <w:bodyDiv w:val="1"/>
      <w:marLeft w:val="0"/>
      <w:marRight w:val="0"/>
      <w:marTop w:val="0"/>
      <w:marBottom w:val="0"/>
      <w:divBdr>
        <w:top w:val="none" w:sz="0" w:space="0" w:color="auto"/>
        <w:left w:val="none" w:sz="0" w:space="0" w:color="auto"/>
        <w:bottom w:val="none" w:sz="0" w:space="0" w:color="auto"/>
        <w:right w:val="none" w:sz="0" w:space="0" w:color="auto"/>
      </w:divBdr>
    </w:div>
    <w:div w:id="1232230865">
      <w:bodyDiv w:val="1"/>
      <w:marLeft w:val="0"/>
      <w:marRight w:val="0"/>
      <w:marTop w:val="0"/>
      <w:marBottom w:val="0"/>
      <w:divBdr>
        <w:top w:val="none" w:sz="0" w:space="0" w:color="auto"/>
        <w:left w:val="none" w:sz="0" w:space="0" w:color="auto"/>
        <w:bottom w:val="none" w:sz="0" w:space="0" w:color="auto"/>
        <w:right w:val="none" w:sz="0" w:space="0" w:color="auto"/>
      </w:divBdr>
    </w:div>
    <w:div w:id="1232278510">
      <w:bodyDiv w:val="1"/>
      <w:marLeft w:val="0"/>
      <w:marRight w:val="0"/>
      <w:marTop w:val="0"/>
      <w:marBottom w:val="0"/>
      <w:divBdr>
        <w:top w:val="none" w:sz="0" w:space="0" w:color="auto"/>
        <w:left w:val="none" w:sz="0" w:space="0" w:color="auto"/>
        <w:bottom w:val="none" w:sz="0" w:space="0" w:color="auto"/>
        <w:right w:val="none" w:sz="0" w:space="0" w:color="auto"/>
      </w:divBdr>
    </w:div>
    <w:div w:id="1232350339">
      <w:bodyDiv w:val="1"/>
      <w:marLeft w:val="0"/>
      <w:marRight w:val="0"/>
      <w:marTop w:val="0"/>
      <w:marBottom w:val="0"/>
      <w:divBdr>
        <w:top w:val="none" w:sz="0" w:space="0" w:color="auto"/>
        <w:left w:val="none" w:sz="0" w:space="0" w:color="auto"/>
        <w:bottom w:val="none" w:sz="0" w:space="0" w:color="auto"/>
        <w:right w:val="none" w:sz="0" w:space="0" w:color="auto"/>
      </w:divBdr>
    </w:div>
    <w:div w:id="1232426664">
      <w:bodyDiv w:val="1"/>
      <w:marLeft w:val="0"/>
      <w:marRight w:val="0"/>
      <w:marTop w:val="0"/>
      <w:marBottom w:val="0"/>
      <w:divBdr>
        <w:top w:val="none" w:sz="0" w:space="0" w:color="auto"/>
        <w:left w:val="none" w:sz="0" w:space="0" w:color="auto"/>
        <w:bottom w:val="none" w:sz="0" w:space="0" w:color="auto"/>
        <w:right w:val="none" w:sz="0" w:space="0" w:color="auto"/>
      </w:divBdr>
    </w:div>
    <w:div w:id="1232543173">
      <w:bodyDiv w:val="1"/>
      <w:marLeft w:val="0"/>
      <w:marRight w:val="0"/>
      <w:marTop w:val="0"/>
      <w:marBottom w:val="0"/>
      <w:divBdr>
        <w:top w:val="none" w:sz="0" w:space="0" w:color="auto"/>
        <w:left w:val="none" w:sz="0" w:space="0" w:color="auto"/>
        <w:bottom w:val="none" w:sz="0" w:space="0" w:color="auto"/>
        <w:right w:val="none" w:sz="0" w:space="0" w:color="auto"/>
      </w:divBdr>
    </w:div>
    <w:div w:id="1232620259">
      <w:bodyDiv w:val="1"/>
      <w:marLeft w:val="0"/>
      <w:marRight w:val="0"/>
      <w:marTop w:val="0"/>
      <w:marBottom w:val="0"/>
      <w:divBdr>
        <w:top w:val="none" w:sz="0" w:space="0" w:color="auto"/>
        <w:left w:val="none" w:sz="0" w:space="0" w:color="auto"/>
        <w:bottom w:val="none" w:sz="0" w:space="0" w:color="auto"/>
        <w:right w:val="none" w:sz="0" w:space="0" w:color="auto"/>
      </w:divBdr>
    </w:div>
    <w:div w:id="1233157733">
      <w:bodyDiv w:val="1"/>
      <w:marLeft w:val="0"/>
      <w:marRight w:val="0"/>
      <w:marTop w:val="0"/>
      <w:marBottom w:val="0"/>
      <w:divBdr>
        <w:top w:val="none" w:sz="0" w:space="0" w:color="auto"/>
        <w:left w:val="none" w:sz="0" w:space="0" w:color="auto"/>
        <w:bottom w:val="none" w:sz="0" w:space="0" w:color="auto"/>
        <w:right w:val="none" w:sz="0" w:space="0" w:color="auto"/>
      </w:divBdr>
    </w:div>
    <w:div w:id="1233269933">
      <w:bodyDiv w:val="1"/>
      <w:marLeft w:val="0"/>
      <w:marRight w:val="0"/>
      <w:marTop w:val="0"/>
      <w:marBottom w:val="0"/>
      <w:divBdr>
        <w:top w:val="none" w:sz="0" w:space="0" w:color="auto"/>
        <w:left w:val="none" w:sz="0" w:space="0" w:color="auto"/>
        <w:bottom w:val="none" w:sz="0" w:space="0" w:color="auto"/>
        <w:right w:val="none" w:sz="0" w:space="0" w:color="auto"/>
      </w:divBdr>
    </w:div>
    <w:div w:id="1233272168">
      <w:bodyDiv w:val="1"/>
      <w:marLeft w:val="0"/>
      <w:marRight w:val="0"/>
      <w:marTop w:val="0"/>
      <w:marBottom w:val="0"/>
      <w:divBdr>
        <w:top w:val="none" w:sz="0" w:space="0" w:color="auto"/>
        <w:left w:val="none" w:sz="0" w:space="0" w:color="auto"/>
        <w:bottom w:val="none" w:sz="0" w:space="0" w:color="auto"/>
        <w:right w:val="none" w:sz="0" w:space="0" w:color="auto"/>
      </w:divBdr>
    </w:div>
    <w:div w:id="1233351482">
      <w:bodyDiv w:val="1"/>
      <w:marLeft w:val="0"/>
      <w:marRight w:val="0"/>
      <w:marTop w:val="0"/>
      <w:marBottom w:val="0"/>
      <w:divBdr>
        <w:top w:val="none" w:sz="0" w:space="0" w:color="auto"/>
        <w:left w:val="none" w:sz="0" w:space="0" w:color="auto"/>
        <w:bottom w:val="none" w:sz="0" w:space="0" w:color="auto"/>
        <w:right w:val="none" w:sz="0" w:space="0" w:color="auto"/>
      </w:divBdr>
    </w:div>
    <w:div w:id="1233353234">
      <w:bodyDiv w:val="1"/>
      <w:marLeft w:val="0"/>
      <w:marRight w:val="0"/>
      <w:marTop w:val="0"/>
      <w:marBottom w:val="0"/>
      <w:divBdr>
        <w:top w:val="none" w:sz="0" w:space="0" w:color="auto"/>
        <w:left w:val="none" w:sz="0" w:space="0" w:color="auto"/>
        <w:bottom w:val="none" w:sz="0" w:space="0" w:color="auto"/>
        <w:right w:val="none" w:sz="0" w:space="0" w:color="auto"/>
      </w:divBdr>
    </w:div>
    <w:div w:id="1233465290">
      <w:bodyDiv w:val="1"/>
      <w:marLeft w:val="0"/>
      <w:marRight w:val="0"/>
      <w:marTop w:val="0"/>
      <w:marBottom w:val="0"/>
      <w:divBdr>
        <w:top w:val="none" w:sz="0" w:space="0" w:color="auto"/>
        <w:left w:val="none" w:sz="0" w:space="0" w:color="auto"/>
        <w:bottom w:val="none" w:sz="0" w:space="0" w:color="auto"/>
        <w:right w:val="none" w:sz="0" w:space="0" w:color="auto"/>
      </w:divBdr>
    </w:div>
    <w:div w:id="1233587193">
      <w:bodyDiv w:val="1"/>
      <w:marLeft w:val="0"/>
      <w:marRight w:val="0"/>
      <w:marTop w:val="0"/>
      <w:marBottom w:val="0"/>
      <w:divBdr>
        <w:top w:val="none" w:sz="0" w:space="0" w:color="auto"/>
        <w:left w:val="none" w:sz="0" w:space="0" w:color="auto"/>
        <w:bottom w:val="none" w:sz="0" w:space="0" w:color="auto"/>
        <w:right w:val="none" w:sz="0" w:space="0" w:color="auto"/>
      </w:divBdr>
    </w:div>
    <w:div w:id="1233731638">
      <w:bodyDiv w:val="1"/>
      <w:marLeft w:val="0"/>
      <w:marRight w:val="0"/>
      <w:marTop w:val="0"/>
      <w:marBottom w:val="0"/>
      <w:divBdr>
        <w:top w:val="none" w:sz="0" w:space="0" w:color="auto"/>
        <w:left w:val="none" w:sz="0" w:space="0" w:color="auto"/>
        <w:bottom w:val="none" w:sz="0" w:space="0" w:color="auto"/>
        <w:right w:val="none" w:sz="0" w:space="0" w:color="auto"/>
      </w:divBdr>
    </w:div>
    <w:div w:id="1233927126">
      <w:bodyDiv w:val="1"/>
      <w:marLeft w:val="0"/>
      <w:marRight w:val="0"/>
      <w:marTop w:val="0"/>
      <w:marBottom w:val="0"/>
      <w:divBdr>
        <w:top w:val="none" w:sz="0" w:space="0" w:color="auto"/>
        <w:left w:val="none" w:sz="0" w:space="0" w:color="auto"/>
        <w:bottom w:val="none" w:sz="0" w:space="0" w:color="auto"/>
        <w:right w:val="none" w:sz="0" w:space="0" w:color="auto"/>
      </w:divBdr>
    </w:div>
    <w:div w:id="1234437407">
      <w:bodyDiv w:val="1"/>
      <w:marLeft w:val="0"/>
      <w:marRight w:val="0"/>
      <w:marTop w:val="0"/>
      <w:marBottom w:val="0"/>
      <w:divBdr>
        <w:top w:val="none" w:sz="0" w:space="0" w:color="auto"/>
        <w:left w:val="none" w:sz="0" w:space="0" w:color="auto"/>
        <w:bottom w:val="none" w:sz="0" w:space="0" w:color="auto"/>
        <w:right w:val="none" w:sz="0" w:space="0" w:color="auto"/>
      </w:divBdr>
    </w:div>
    <w:div w:id="1234437947">
      <w:bodyDiv w:val="1"/>
      <w:marLeft w:val="0"/>
      <w:marRight w:val="0"/>
      <w:marTop w:val="0"/>
      <w:marBottom w:val="0"/>
      <w:divBdr>
        <w:top w:val="none" w:sz="0" w:space="0" w:color="auto"/>
        <w:left w:val="none" w:sz="0" w:space="0" w:color="auto"/>
        <w:bottom w:val="none" w:sz="0" w:space="0" w:color="auto"/>
        <w:right w:val="none" w:sz="0" w:space="0" w:color="auto"/>
      </w:divBdr>
    </w:div>
    <w:div w:id="1234579714">
      <w:bodyDiv w:val="1"/>
      <w:marLeft w:val="0"/>
      <w:marRight w:val="0"/>
      <w:marTop w:val="0"/>
      <w:marBottom w:val="0"/>
      <w:divBdr>
        <w:top w:val="none" w:sz="0" w:space="0" w:color="auto"/>
        <w:left w:val="none" w:sz="0" w:space="0" w:color="auto"/>
        <w:bottom w:val="none" w:sz="0" w:space="0" w:color="auto"/>
        <w:right w:val="none" w:sz="0" w:space="0" w:color="auto"/>
      </w:divBdr>
    </w:div>
    <w:div w:id="1234582302">
      <w:bodyDiv w:val="1"/>
      <w:marLeft w:val="0"/>
      <w:marRight w:val="0"/>
      <w:marTop w:val="0"/>
      <w:marBottom w:val="0"/>
      <w:divBdr>
        <w:top w:val="none" w:sz="0" w:space="0" w:color="auto"/>
        <w:left w:val="none" w:sz="0" w:space="0" w:color="auto"/>
        <w:bottom w:val="none" w:sz="0" w:space="0" w:color="auto"/>
        <w:right w:val="none" w:sz="0" w:space="0" w:color="auto"/>
      </w:divBdr>
    </w:div>
    <w:div w:id="1234777583">
      <w:bodyDiv w:val="1"/>
      <w:marLeft w:val="0"/>
      <w:marRight w:val="0"/>
      <w:marTop w:val="0"/>
      <w:marBottom w:val="0"/>
      <w:divBdr>
        <w:top w:val="none" w:sz="0" w:space="0" w:color="auto"/>
        <w:left w:val="none" w:sz="0" w:space="0" w:color="auto"/>
        <w:bottom w:val="none" w:sz="0" w:space="0" w:color="auto"/>
        <w:right w:val="none" w:sz="0" w:space="0" w:color="auto"/>
      </w:divBdr>
    </w:div>
    <w:div w:id="1234894889">
      <w:bodyDiv w:val="1"/>
      <w:marLeft w:val="0"/>
      <w:marRight w:val="0"/>
      <w:marTop w:val="0"/>
      <w:marBottom w:val="0"/>
      <w:divBdr>
        <w:top w:val="none" w:sz="0" w:space="0" w:color="auto"/>
        <w:left w:val="none" w:sz="0" w:space="0" w:color="auto"/>
        <w:bottom w:val="none" w:sz="0" w:space="0" w:color="auto"/>
        <w:right w:val="none" w:sz="0" w:space="0" w:color="auto"/>
      </w:divBdr>
    </w:div>
    <w:div w:id="1234969337">
      <w:bodyDiv w:val="1"/>
      <w:marLeft w:val="0"/>
      <w:marRight w:val="0"/>
      <w:marTop w:val="0"/>
      <w:marBottom w:val="0"/>
      <w:divBdr>
        <w:top w:val="none" w:sz="0" w:space="0" w:color="auto"/>
        <w:left w:val="none" w:sz="0" w:space="0" w:color="auto"/>
        <w:bottom w:val="none" w:sz="0" w:space="0" w:color="auto"/>
        <w:right w:val="none" w:sz="0" w:space="0" w:color="auto"/>
      </w:divBdr>
    </w:div>
    <w:div w:id="1235042254">
      <w:bodyDiv w:val="1"/>
      <w:marLeft w:val="0"/>
      <w:marRight w:val="0"/>
      <w:marTop w:val="0"/>
      <w:marBottom w:val="0"/>
      <w:divBdr>
        <w:top w:val="none" w:sz="0" w:space="0" w:color="auto"/>
        <w:left w:val="none" w:sz="0" w:space="0" w:color="auto"/>
        <w:bottom w:val="none" w:sz="0" w:space="0" w:color="auto"/>
        <w:right w:val="none" w:sz="0" w:space="0" w:color="auto"/>
      </w:divBdr>
    </w:div>
    <w:div w:id="1235043670">
      <w:bodyDiv w:val="1"/>
      <w:marLeft w:val="0"/>
      <w:marRight w:val="0"/>
      <w:marTop w:val="0"/>
      <w:marBottom w:val="0"/>
      <w:divBdr>
        <w:top w:val="none" w:sz="0" w:space="0" w:color="auto"/>
        <w:left w:val="none" w:sz="0" w:space="0" w:color="auto"/>
        <w:bottom w:val="none" w:sz="0" w:space="0" w:color="auto"/>
        <w:right w:val="none" w:sz="0" w:space="0" w:color="auto"/>
      </w:divBdr>
    </w:div>
    <w:div w:id="1235050942">
      <w:bodyDiv w:val="1"/>
      <w:marLeft w:val="0"/>
      <w:marRight w:val="0"/>
      <w:marTop w:val="0"/>
      <w:marBottom w:val="0"/>
      <w:divBdr>
        <w:top w:val="none" w:sz="0" w:space="0" w:color="auto"/>
        <w:left w:val="none" w:sz="0" w:space="0" w:color="auto"/>
        <w:bottom w:val="none" w:sz="0" w:space="0" w:color="auto"/>
        <w:right w:val="none" w:sz="0" w:space="0" w:color="auto"/>
      </w:divBdr>
    </w:div>
    <w:div w:id="1235117658">
      <w:bodyDiv w:val="1"/>
      <w:marLeft w:val="0"/>
      <w:marRight w:val="0"/>
      <w:marTop w:val="0"/>
      <w:marBottom w:val="0"/>
      <w:divBdr>
        <w:top w:val="none" w:sz="0" w:space="0" w:color="auto"/>
        <w:left w:val="none" w:sz="0" w:space="0" w:color="auto"/>
        <w:bottom w:val="none" w:sz="0" w:space="0" w:color="auto"/>
        <w:right w:val="none" w:sz="0" w:space="0" w:color="auto"/>
      </w:divBdr>
    </w:div>
    <w:div w:id="1235550461">
      <w:bodyDiv w:val="1"/>
      <w:marLeft w:val="0"/>
      <w:marRight w:val="0"/>
      <w:marTop w:val="0"/>
      <w:marBottom w:val="0"/>
      <w:divBdr>
        <w:top w:val="none" w:sz="0" w:space="0" w:color="auto"/>
        <w:left w:val="none" w:sz="0" w:space="0" w:color="auto"/>
        <w:bottom w:val="none" w:sz="0" w:space="0" w:color="auto"/>
        <w:right w:val="none" w:sz="0" w:space="0" w:color="auto"/>
      </w:divBdr>
    </w:div>
    <w:div w:id="1235627320">
      <w:bodyDiv w:val="1"/>
      <w:marLeft w:val="0"/>
      <w:marRight w:val="0"/>
      <w:marTop w:val="0"/>
      <w:marBottom w:val="0"/>
      <w:divBdr>
        <w:top w:val="none" w:sz="0" w:space="0" w:color="auto"/>
        <w:left w:val="none" w:sz="0" w:space="0" w:color="auto"/>
        <w:bottom w:val="none" w:sz="0" w:space="0" w:color="auto"/>
        <w:right w:val="none" w:sz="0" w:space="0" w:color="auto"/>
      </w:divBdr>
    </w:div>
    <w:div w:id="1236205845">
      <w:bodyDiv w:val="1"/>
      <w:marLeft w:val="0"/>
      <w:marRight w:val="0"/>
      <w:marTop w:val="0"/>
      <w:marBottom w:val="0"/>
      <w:divBdr>
        <w:top w:val="none" w:sz="0" w:space="0" w:color="auto"/>
        <w:left w:val="none" w:sz="0" w:space="0" w:color="auto"/>
        <w:bottom w:val="none" w:sz="0" w:space="0" w:color="auto"/>
        <w:right w:val="none" w:sz="0" w:space="0" w:color="auto"/>
      </w:divBdr>
    </w:div>
    <w:div w:id="1236352961">
      <w:bodyDiv w:val="1"/>
      <w:marLeft w:val="0"/>
      <w:marRight w:val="0"/>
      <w:marTop w:val="0"/>
      <w:marBottom w:val="0"/>
      <w:divBdr>
        <w:top w:val="none" w:sz="0" w:space="0" w:color="auto"/>
        <w:left w:val="none" w:sz="0" w:space="0" w:color="auto"/>
        <w:bottom w:val="none" w:sz="0" w:space="0" w:color="auto"/>
        <w:right w:val="none" w:sz="0" w:space="0" w:color="auto"/>
      </w:divBdr>
    </w:div>
    <w:div w:id="1236359507">
      <w:bodyDiv w:val="1"/>
      <w:marLeft w:val="0"/>
      <w:marRight w:val="0"/>
      <w:marTop w:val="0"/>
      <w:marBottom w:val="0"/>
      <w:divBdr>
        <w:top w:val="none" w:sz="0" w:space="0" w:color="auto"/>
        <w:left w:val="none" w:sz="0" w:space="0" w:color="auto"/>
        <w:bottom w:val="none" w:sz="0" w:space="0" w:color="auto"/>
        <w:right w:val="none" w:sz="0" w:space="0" w:color="auto"/>
      </w:divBdr>
    </w:div>
    <w:div w:id="1236472033">
      <w:bodyDiv w:val="1"/>
      <w:marLeft w:val="0"/>
      <w:marRight w:val="0"/>
      <w:marTop w:val="0"/>
      <w:marBottom w:val="0"/>
      <w:divBdr>
        <w:top w:val="none" w:sz="0" w:space="0" w:color="auto"/>
        <w:left w:val="none" w:sz="0" w:space="0" w:color="auto"/>
        <w:bottom w:val="none" w:sz="0" w:space="0" w:color="auto"/>
        <w:right w:val="none" w:sz="0" w:space="0" w:color="auto"/>
      </w:divBdr>
    </w:div>
    <w:div w:id="1236627985">
      <w:bodyDiv w:val="1"/>
      <w:marLeft w:val="0"/>
      <w:marRight w:val="0"/>
      <w:marTop w:val="0"/>
      <w:marBottom w:val="0"/>
      <w:divBdr>
        <w:top w:val="none" w:sz="0" w:space="0" w:color="auto"/>
        <w:left w:val="none" w:sz="0" w:space="0" w:color="auto"/>
        <w:bottom w:val="none" w:sz="0" w:space="0" w:color="auto"/>
        <w:right w:val="none" w:sz="0" w:space="0" w:color="auto"/>
      </w:divBdr>
    </w:div>
    <w:div w:id="1236742952">
      <w:bodyDiv w:val="1"/>
      <w:marLeft w:val="0"/>
      <w:marRight w:val="0"/>
      <w:marTop w:val="0"/>
      <w:marBottom w:val="0"/>
      <w:divBdr>
        <w:top w:val="none" w:sz="0" w:space="0" w:color="auto"/>
        <w:left w:val="none" w:sz="0" w:space="0" w:color="auto"/>
        <w:bottom w:val="none" w:sz="0" w:space="0" w:color="auto"/>
        <w:right w:val="none" w:sz="0" w:space="0" w:color="auto"/>
      </w:divBdr>
    </w:div>
    <w:div w:id="1236747565">
      <w:bodyDiv w:val="1"/>
      <w:marLeft w:val="0"/>
      <w:marRight w:val="0"/>
      <w:marTop w:val="0"/>
      <w:marBottom w:val="0"/>
      <w:divBdr>
        <w:top w:val="none" w:sz="0" w:space="0" w:color="auto"/>
        <w:left w:val="none" w:sz="0" w:space="0" w:color="auto"/>
        <w:bottom w:val="none" w:sz="0" w:space="0" w:color="auto"/>
        <w:right w:val="none" w:sz="0" w:space="0" w:color="auto"/>
      </w:divBdr>
    </w:div>
    <w:div w:id="1236863120">
      <w:bodyDiv w:val="1"/>
      <w:marLeft w:val="0"/>
      <w:marRight w:val="0"/>
      <w:marTop w:val="0"/>
      <w:marBottom w:val="0"/>
      <w:divBdr>
        <w:top w:val="none" w:sz="0" w:space="0" w:color="auto"/>
        <w:left w:val="none" w:sz="0" w:space="0" w:color="auto"/>
        <w:bottom w:val="none" w:sz="0" w:space="0" w:color="auto"/>
        <w:right w:val="none" w:sz="0" w:space="0" w:color="auto"/>
      </w:divBdr>
    </w:div>
    <w:div w:id="1236932775">
      <w:bodyDiv w:val="1"/>
      <w:marLeft w:val="0"/>
      <w:marRight w:val="0"/>
      <w:marTop w:val="0"/>
      <w:marBottom w:val="0"/>
      <w:divBdr>
        <w:top w:val="none" w:sz="0" w:space="0" w:color="auto"/>
        <w:left w:val="none" w:sz="0" w:space="0" w:color="auto"/>
        <w:bottom w:val="none" w:sz="0" w:space="0" w:color="auto"/>
        <w:right w:val="none" w:sz="0" w:space="0" w:color="auto"/>
      </w:divBdr>
    </w:div>
    <w:div w:id="1236935719">
      <w:bodyDiv w:val="1"/>
      <w:marLeft w:val="0"/>
      <w:marRight w:val="0"/>
      <w:marTop w:val="0"/>
      <w:marBottom w:val="0"/>
      <w:divBdr>
        <w:top w:val="none" w:sz="0" w:space="0" w:color="auto"/>
        <w:left w:val="none" w:sz="0" w:space="0" w:color="auto"/>
        <w:bottom w:val="none" w:sz="0" w:space="0" w:color="auto"/>
        <w:right w:val="none" w:sz="0" w:space="0" w:color="auto"/>
      </w:divBdr>
    </w:div>
    <w:div w:id="1237206421">
      <w:bodyDiv w:val="1"/>
      <w:marLeft w:val="0"/>
      <w:marRight w:val="0"/>
      <w:marTop w:val="0"/>
      <w:marBottom w:val="0"/>
      <w:divBdr>
        <w:top w:val="none" w:sz="0" w:space="0" w:color="auto"/>
        <w:left w:val="none" w:sz="0" w:space="0" w:color="auto"/>
        <w:bottom w:val="none" w:sz="0" w:space="0" w:color="auto"/>
        <w:right w:val="none" w:sz="0" w:space="0" w:color="auto"/>
      </w:divBdr>
    </w:div>
    <w:div w:id="1237285322">
      <w:bodyDiv w:val="1"/>
      <w:marLeft w:val="0"/>
      <w:marRight w:val="0"/>
      <w:marTop w:val="0"/>
      <w:marBottom w:val="0"/>
      <w:divBdr>
        <w:top w:val="none" w:sz="0" w:space="0" w:color="auto"/>
        <w:left w:val="none" w:sz="0" w:space="0" w:color="auto"/>
        <w:bottom w:val="none" w:sz="0" w:space="0" w:color="auto"/>
        <w:right w:val="none" w:sz="0" w:space="0" w:color="auto"/>
      </w:divBdr>
    </w:div>
    <w:div w:id="1237325477">
      <w:bodyDiv w:val="1"/>
      <w:marLeft w:val="0"/>
      <w:marRight w:val="0"/>
      <w:marTop w:val="0"/>
      <w:marBottom w:val="0"/>
      <w:divBdr>
        <w:top w:val="none" w:sz="0" w:space="0" w:color="auto"/>
        <w:left w:val="none" w:sz="0" w:space="0" w:color="auto"/>
        <w:bottom w:val="none" w:sz="0" w:space="0" w:color="auto"/>
        <w:right w:val="none" w:sz="0" w:space="0" w:color="auto"/>
      </w:divBdr>
    </w:div>
    <w:div w:id="1237546928">
      <w:bodyDiv w:val="1"/>
      <w:marLeft w:val="0"/>
      <w:marRight w:val="0"/>
      <w:marTop w:val="0"/>
      <w:marBottom w:val="0"/>
      <w:divBdr>
        <w:top w:val="none" w:sz="0" w:space="0" w:color="auto"/>
        <w:left w:val="none" w:sz="0" w:space="0" w:color="auto"/>
        <w:bottom w:val="none" w:sz="0" w:space="0" w:color="auto"/>
        <w:right w:val="none" w:sz="0" w:space="0" w:color="auto"/>
      </w:divBdr>
    </w:div>
    <w:div w:id="1237666142">
      <w:bodyDiv w:val="1"/>
      <w:marLeft w:val="0"/>
      <w:marRight w:val="0"/>
      <w:marTop w:val="0"/>
      <w:marBottom w:val="0"/>
      <w:divBdr>
        <w:top w:val="none" w:sz="0" w:space="0" w:color="auto"/>
        <w:left w:val="none" w:sz="0" w:space="0" w:color="auto"/>
        <w:bottom w:val="none" w:sz="0" w:space="0" w:color="auto"/>
        <w:right w:val="none" w:sz="0" w:space="0" w:color="auto"/>
      </w:divBdr>
    </w:div>
    <w:div w:id="1237936588">
      <w:bodyDiv w:val="1"/>
      <w:marLeft w:val="0"/>
      <w:marRight w:val="0"/>
      <w:marTop w:val="0"/>
      <w:marBottom w:val="0"/>
      <w:divBdr>
        <w:top w:val="none" w:sz="0" w:space="0" w:color="auto"/>
        <w:left w:val="none" w:sz="0" w:space="0" w:color="auto"/>
        <w:bottom w:val="none" w:sz="0" w:space="0" w:color="auto"/>
        <w:right w:val="none" w:sz="0" w:space="0" w:color="auto"/>
      </w:divBdr>
    </w:div>
    <w:div w:id="1238049607">
      <w:bodyDiv w:val="1"/>
      <w:marLeft w:val="0"/>
      <w:marRight w:val="0"/>
      <w:marTop w:val="0"/>
      <w:marBottom w:val="0"/>
      <w:divBdr>
        <w:top w:val="none" w:sz="0" w:space="0" w:color="auto"/>
        <w:left w:val="none" w:sz="0" w:space="0" w:color="auto"/>
        <w:bottom w:val="none" w:sz="0" w:space="0" w:color="auto"/>
        <w:right w:val="none" w:sz="0" w:space="0" w:color="auto"/>
      </w:divBdr>
    </w:div>
    <w:div w:id="1238443472">
      <w:bodyDiv w:val="1"/>
      <w:marLeft w:val="0"/>
      <w:marRight w:val="0"/>
      <w:marTop w:val="0"/>
      <w:marBottom w:val="0"/>
      <w:divBdr>
        <w:top w:val="none" w:sz="0" w:space="0" w:color="auto"/>
        <w:left w:val="none" w:sz="0" w:space="0" w:color="auto"/>
        <w:bottom w:val="none" w:sz="0" w:space="0" w:color="auto"/>
        <w:right w:val="none" w:sz="0" w:space="0" w:color="auto"/>
      </w:divBdr>
    </w:div>
    <w:div w:id="1238445540">
      <w:bodyDiv w:val="1"/>
      <w:marLeft w:val="0"/>
      <w:marRight w:val="0"/>
      <w:marTop w:val="0"/>
      <w:marBottom w:val="0"/>
      <w:divBdr>
        <w:top w:val="none" w:sz="0" w:space="0" w:color="auto"/>
        <w:left w:val="none" w:sz="0" w:space="0" w:color="auto"/>
        <w:bottom w:val="none" w:sz="0" w:space="0" w:color="auto"/>
        <w:right w:val="none" w:sz="0" w:space="0" w:color="auto"/>
      </w:divBdr>
    </w:div>
    <w:div w:id="1238592225">
      <w:bodyDiv w:val="1"/>
      <w:marLeft w:val="0"/>
      <w:marRight w:val="0"/>
      <w:marTop w:val="0"/>
      <w:marBottom w:val="0"/>
      <w:divBdr>
        <w:top w:val="none" w:sz="0" w:space="0" w:color="auto"/>
        <w:left w:val="none" w:sz="0" w:space="0" w:color="auto"/>
        <w:bottom w:val="none" w:sz="0" w:space="0" w:color="auto"/>
        <w:right w:val="none" w:sz="0" w:space="0" w:color="auto"/>
      </w:divBdr>
    </w:div>
    <w:div w:id="1238592251">
      <w:bodyDiv w:val="1"/>
      <w:marLeft w:val="0"/>
      <w:marRight w:val="0"/>
      <w:marTop w:val="0"/>
      <w:marBottom w:val="0"/>
      <w:divBdr>
        <w:top w:val="none" w:sz="0" w:space="0" w:color="auto"/>
        <w:left w:val="none" w:sz="0" w:space="0" w:color="auto"/>
        <w:bottom w:val="none" w:sz="0" w:space="0" w:color="auto"/>
        <w:right w:val="none" w:sz="0" w:space="0" w:color="auto"/>
      </w:divBdr>
    </w:div>
    <w:div w:id="1238633231">
      <w:bodyDiv w:val="1"/>
      <w:marLeft w:val="0"/>
      <w:marRight w:val="0"/>
      <w:marTop w:val="0"/>
      <w:marBottom w:val="0"/>
      <w:divBdr>
        <w:top w:val="none" w:sz="0" w:space="0" w:color="auto"/>
        <w:left w:val="none" w:sz="0" w:space="0" w:color="auto"/>
        <w:bottom w:val="none" w:sz="0" w:space="0" w:color="auto"/>
        <w:right w:val="none" w:sz="0" w:space="0" w:color="auto"/>
      </w:divBdr>
    </w:div>
    <w:div w:id="1238712140">
      <w:bodyDiv w:val="1"/>
      <w:marLeft w:val="0"/>
      <w:marRight w:val="0"/>
      <w:marTop w:val="0"/>
      <w:marBottom w:val="0"/>
      <w:divBdr>
        <w:top w:val="none" w:sz="0" w:space="0" w:color="auto"/>
        <w:left w:val="none" w:sz="0" w:space="0" w:color="auto"/>
        <w:bottom w:val="none" w:sz="0" w:space="0" w:color="auto"/>
        <w:right w:val="none" w:sz="0" w:space="0" w:color="auto"/>
      </w:divBdr>
    </w:div>
    <w:div w:id="1238899350">
      <w:bodyDiv w:val="1"/>
      <w:marLeft w:val="0"/>
      <w:marRight w:val="0"/>
      <w:marTop w:val="0"/>
      <w:marBottom w:val="0"/>
      <w:divBdr>
        <w:top w:val="none" w:sz="0" w:space="0" w:color="auto"/>
        <w:left w:val="none" w:sz="0" w:space="0" w:color="auto"/>
        <w:bottom w:val="none" w:sz="0" w:space="0" w:color="auto"/>
        <w:right w:val="none" w:sz="0" w:space="0" w:color="auto"/>
      </w:divBdr>
    </w:div>
    <w:div w:id="1238906037">
      <w:bodyDiv w:val="1"/>
      <w:marLeft w:val="0"/>
      <w:marRight w:val="0"/>
      <w:marTop w:val="0"/>
      <w:marBottom w:val="0"/>
      <w:divBdr>
        <w:top w:val="none" w:sz="0" w:space="0" w:color="auto"/>
        <w:left w:val="none" w:sz="0" w:space="0" w:color="auto"/>
        <w:bottom w:val="none" w:sz="0" w:space="0" w:color="auto"/>
        <w:right w:val="none" w:sz="0" w:space="0" w:color="auto"/>
      </w:divBdr>
    </w:div>
    <w:div w:id="1239242168">
      <w:bodyDiv w:val="1"/>
      <w:marLeft w:val="0"/>
      <w:marRight w:val="0"/>
      <w:marTop w:val="0"/>
      <w:marBottom w:val="0"/>
      <w:divBdr>
        <w:top w:val="none" w:sz="0" w:space="0" w:color="auto"/>
        <w:left w:val="none" w:sz="0" w:space="0" w:color="auto"/>
        <w:bottom w:val="none" w:sz="0" w:space="0" w:color="auto"/>
        <w:right w:val="none" w:sz="0" w:space="0" w:color="auto"/>
      </w:divBdr>
    </w:div>
    <w:div w:id="1239286084">
      <w:bodyDiv w:val="1"/>
      <w:marLeft w:val="0"/>
      <w:marRight w:val="0"/>
      <w:marTop w:val="0"/>
      <w:marBottom w:val="0"/>
      <w:divBdr>
        <w:top w:val="none" w:sz="0" w:space="0" w:color="auto"/>
        <w:left w:val="none" w:sz="0" w:space="0" w:color="auto"/>
        <w:bottom w:val="none" w:sz="0" w:space="0" w:color="auto"/>
        <w:right w:val="none" w:sz="0" w:space="0" w:color="auto"/>
      </w:divBdr>
    </w:div>
    <w:div w:id="1239367039">
      <w:bodyDiv w:val="1"/>
      <w:marLeft w:val="0"/>
      <w:marRight w:val="0"/>
      <w:marTop w:val="0"/>
      <w:marBottom w:val="0"/>
      <w:divBdr>
        <w:top w:val="none" w:sz="0" w:space="0" w:color="auto"/>
        <w:left w:val="none" w:sz="0" w:space="0" w:color="auto"/>
        <w:bottom w:val="none" w:sz="0" w:space="0" w:color="auto"/>
        <w:right w:val="none" w:sz="0" w:space="0" w:color="auto"/>
      </w:divBdr>
    </w:div>
    <w:div w:id="1239637803">
      <w:bodyDiv w:val="1"/>
      <w:marLeft w:val="0"/>
      <w:marRight w:val="0"/>
      <w:marTop w:val="0"/>
      <w:marBottom w:val="0"/>
      <w:divBdr>
        <w:top w:val="none" w:sz="0" w:space="0" w:color="auto"/>
        <w:left w:val="none" w:sz="0" w:space="0" w:color="auto"/>
        <w:bottom w:val="none" w:sz="0" w:space="0" w:color="auto"/>
        <w:right w:val="none" w:sz="0" w:space="0" w:color="auto"/>
      </w:divBdr>
    </w:div>
    <w:div w:id="1239751812">
      <w:bodyDiv w:val="1"/>
      <w:marLeft w:val="0"/>
      <w:marRight w:val="0"/>
      <w:marTop w:val="0"/>
      <w:marBottom w:val="0"/>
      <w:divBdr>
        <w:top w:val="none" w:sz="0" w:space="0" w:color="auto"/>
        <w:left w:val="none" w:sz="0" w:space="0" w:color="auto"/>
        <w:bottom w:val="none" w:sz="0" w:space="0" w:color="auto"/>
        <w:right w:val="none" w:sz="0" w:space="0" w:color="auto"/>
      </w:divBdr>
    </w:div>
    <w:div w:id="1239751875">
      <w:bodyDiv w:val="1"/>
      <w:marLeft w:val="0"/>
      <w:marRight w:val="0"/>
      <w:marTop w:val="0"/>
      <w:marBottom w:val="0"/>
      <w:divBdr>
        <w:top w:val="none" w:sz="0" w:space="0" w:color="auto"/>
        <w:left w:val="none" w:sz="0" w:space="0" w:color="auto"/>
        <w:bottom w:val="none" w:sz="0" w:space="0" w:color="auto"/>
        <w:right w:val="none" w:sz="0" w:space="0" w:color="auto"/>
      </w:divBdr>
    </w:div>
    <w:div w:id="1239949509">
      <w:bodyDiv w:val="1"/>
      <w:marLeft w:val="0"/>
      <w:marRight w:val="0"/>
      <w:marTop w:val="0"/>
      <w:marBottom w:val="0"/>
      <w:divBdr>
        <w:top w:val="none" w:sz="0" w:space="0" w:color="auto"/>
        <w:left w:val="none" w:sz="0" w:space="0" w:color="auto"/>
        <w:bottom w:val="none" w:sz="0" w:space="0" w:color="auto"/>
        <w:right w:val="none" w:sz="0" w:space="0" w:color="auto"/>
      </w:divBdr>
    </w:div>
    <w:div w:id="1240167587">
      <w:bodyDiv w:val="1"/>
      <w:marLeft w:val="0"/>
      <w:marRight w:val="0"/>
      <w:marTop w:val="0"/>
      <w:marBottom w:val="0"/>
      <w:divBdr>
        <w:top w:val="none" w:sz="0" w:space="0" w:color="auto"/>
        <w:left w:val="none" w:sz="0" w:space="0" w:color="auto"/>
        <w:bottom w:val="none" w:sz="0" w:space="0" w:color="auto"/>
        <w:right w:val="none" w:sz="0" w:space="0" w:color="auto"/>
      </w:divBdr>
    </w:div>
    <w:div w:id="1241016970">
      <w:bodyDiv w:val="1"/>
      <w:marLeft w:val="0"/>
      <w:marRight w:val="0"/>
      <w:marTop w:val="0"/>
      <w:marBottom w:val="0"/>
      <w:divBdr>
        <w:top w:val="none" w:sz="0" w:space="0" w:color="auto"/>
        <w:left w:val="none" w:sz="0" w:space="0" w:color="auto"/>
        <w:bottom w:val="none" w:sz="0" w:space="0" w:color="auto"/>
        <w:right w:val="none" w:sz="0" w:space="0" w:color="auto"/>
      </w:divBdr>
    </w:div>
    <w:div w:id="1241213498">
      <w:bodyDiv w:val="1"/>
      <w:marLeft w:val="0"/>
      <w:marRight w:val="0"/>
      <w:marTop w:val="0"/>
      <w:marBottom w:val="0"/>
      <w:divBdr>
        <w:top w:val="none" w:sz="0" w:space="0" w:color="auto"/>
        <w:left w:val="none" w:sz="0" w:space="0" w:color="auto"/>
        <w:bottom w:val="none" w:sz="0" w:space="0" w:color="auto"/>
        <w:right w:val="none" w:sz="0" w:space="0" w:color="auto"/>
      </w:divBdr>
    </w:div>
    <w:div w:id="1241258243">
      <w:bodyDiv w:val="1"/>
      <w:marLeft w:val="0"/>
      <w:marRight w:val="0"/>
      <w:marTop w:val="0"/>
      <w:marBottom w:val="0"/>
      <w:divBdr>
        <w:top w:val="none" w:sz="0" w:space="0" w:color="auto"/>
        <w:left w:val="none" w:sz="0" w:space="0" w:color="auto"/>
        <w:bottom w:val="none" w:sz="0" w:space="0" w:color="auto"/>
        <w:right w:val="none" w:sz="0" w:space="0" w:color="auto"/>
      </w:divBdr>
    </w:div>
    <w:div w:id="1241259040">
      <w:bodyDiv w:val="1"/>
      <w:marLeft w:val="0"/>
      <w:marRight w:val="0"/>
      <w:marTop w:val="0"/>
      <w:marBottom w:val="0"/>
      <w:divBdr>
        <w:top w:val="none" w:sz="0" w:space="0" w:color="auto"/>
        <w:left w:val="none" w:sz="0" w:space="0" w:color="auto"/>
        <w:bottom w:val="none" w:sz="0" w:space="0" w:color="auto"/>
        <w:right w:val="none" w:sz="0" w:space="0" w:color="auto"/>
      </w:divBdr>
    </w:div>
    <w:div w:id="1241404191">
      <w:bodyDiv w:val="1"/>
      <w:marLeft w:val="0"/>
      <w:marRight w:val="0"/>
      <w:marTop w:val="0"/>
      <w:marBottom w:val="0"/>
      <w:divBdr>
        <w:top w:val="none" w:sz="0" w:space="0" w:color="auto"/>
        <w:left w:val="none" w:sz="0" w:space="0" w:color="auto"/>
        <w:bottom w:val="none" w:sz="0" w:space="0" w:color="auto"/>
        <w:right w:val="none" w:sz="0" w:space="0" w:color="auto"/>
      </w:divBdr>
    </w:div>
    <w:div w:id="1241521215">
      <w:bodyDiv w:val="1"/>
      <w:marLeft w:val="0"/>
      <w:marRight w:val="0"/>
      <w:marTop w:val="0"/>
      <w:marBottom w:val="0"/>
      <w:divBdr>
        <w:top w:val="none" w:sz="0" w:space="0" w:color="auto"/>
        <w:left w:val="none" w:sz="0" w:space="0" w:color="auto"/>
        <w:bottom w:val="none" w:sz="0" w:space="0" w:color="auto"/>
        <w:right w:val="none" w:sz="0" w:space="0" w:color="auto"/>
      </w:divBdr>
    </w:div>
    <w:div w:id="1241601075">
      <w:bodyDiv w:val="1"/>
      <w:marLeft w:val="0"/>
      <w:marRight w:val="0"/>
      <w:marTop w:val="0"/>
      <w:marBottom w:val="0"/>
      <w:divBdr>
        <w:top w:val="none" w:sz="0" w:space="0" w:color="auto"/>
        <w:left w:val="none" w:sz="0" w:space="0" w:color="auto"/>
        <w:bottom w:val="none" w:sz="0" w:space="0" w:color="auto"/>
        <w:right w:val="none" w:sz="0" w:space="0" w:color="auto"/>
      </w:divBdr>
    </w:div>
    <w:div w:id="1241645058">
      <w:bodyDiv w:val="1"/>
      <w:marLeft w:val="0"/>
      <w:marRight w:val="0"/>
      <w:marTop w:val="0"/>
      <w:marBottom w:val="0"/>
      <w:divBdr>
        <w:top w:val="none" w:sz="0" w:space="0" w:color="auto"/>
        <w:left w:val="none" w:sz="0" w:space="0" w:color="auto"/>
        <w:bottom w:val="none" w:sz="0" w:space="0" w:color="auto"/>
        <w:right w:val="none" w:sz="0" w:space="0" w:color="auto"/>
      </w:divBdr>
    </w:div>
    <w:div w:id="1241788921">
      <w:bodyDiv w:val="1"/>
      <w:marLeft w:val="0"/>
      <w:marRight w:val="0"/>
      <w:marTop w:val="0"/>
      <w:marBottom w:val="0"/>
      <w:divBdr>
        <w:top w:val="none" w:sz="0" w:space="0" w:color="auto"/>
        <w:left w:val="none" w:sz="0" w:space="0" w:color="auto"/>
        <w:bottom w:val="none" w:sz="0" w:space="0" w:color="auto"/>
        <w:right w:val="none" w:sz="0" w:space="0" w:color="auto"/>
      </w:divBdr>
    </w:div>
    <w:div w:id="1241872453">
      <w:bodyDiv w:val="1"/>
      <w:marLeft w:val="0"/>
      <w:marRight w:val="0"/>
      <w:marTop w:val="0"/>
      <w:marBottom w:val="0"/>
      <w:divBdr>
        <w:top w:val="none" w:sz="0" w:space="0" w:color="auto"/>
        <w:left w:val="none" w:sz="0" w:space="0" w:color="auto"/>
        <w:bottom w:val="none" w:sz="0" w:space="0" w:color="auto"/>
        <w:right w:val="none" w:sz="0" w:space="0" w:color="auto"/>
      </w:divBdr>
    </w:div>
    <w:div w:id="1242062334">
      <w:bodyDiv w:val="1"/>
      <w:marLeft w:val="0"/>
      <w:marRight w:val="0"/>
      <w:marTop w:val="0"/>
      <w:marBottom w:val="0"/>
      <w:divBdr>
        <w:top w:val="none" w:sz="0" w:space="0" w:color="auto"/>
        <w:left w:val="none" w:sz="0" w:space="0" w:color="auto"/>
        <w:bottom w:val="none" w:sz="0" w:space="0" w:color="auto"/>
        <w:right w:val="none" w:sz="0" w:space="0" w:color="auto"/>
      </w:divBdr>
    </w:div>
    <w:div w:id="1242105539">
      <w:bodyDiv w:val="1"/>
      <w:marLeft w:val="0"/>
      <w:marRight w:val="0"/>
      <w:marTop w:val="0"/>
      <w:marBottom w:val="0"/>
      <w:divBdr>
        <w:top w:val="none" w:sz="0" w:space="0" w:color="auto"/>
        <w:left w:val="none" w:sz="0" w:space="0" w:color="auto"/>
        <w:bottom w:val="none" w:sz="0" w:space="0" w:color="auto"/>
        <w:right w:val="none" w:sz="0" w:space="0" w:color="auto"/>
      </w:divBdr>
    </w:div>
    <w:div w:id="1242174695">
      <w:bodyDiv w:val="1"/>
      <w:marLeft w:val="0"/>
      <w:marRight w:val="0"/>
      <w:marTop w:val="0"/>
      <w:marBottom w:val="0"/>
      <w:divBdr>
        <w:top w:val="none" w:sz="0" w:space="0" w:color="auto"/>
        <w:left w:val="none" w:sz="0" w:space="0" w:color="auto"/>
        <w:bottom w:val="none" w:sz="0" w:space="0" w:color="auto"/>
        <w:right w:val="none" w:sz="0" w:space="0" w:color="auto"/>
      </w:divBdr>
    </w:div>
    <w:div w:id="1242333031">
      <w:bodyDiv w:val="1"/>
      <w:marLeft w:val="0"/>
      <w:marRight w:val="0"/>
      <w:marTop w:val="0"/>
      <w:marBottom w:val="0"/>
      <w:divBdr>
        <w:top w:val="none" w:sz="0" w:space="0" w:color="auto"/>
        <w:left w:val="none" w:sz="0" w:space="0" w:color="auto"/>
        <w:bottom w:val="none" w:sz="0" w:space="0" w:color="auto"/>
        <w:right w:val="none" w:sz="0" w:space="0" w:color="auto"/>
      </w:divBdr>
    </w:div>
    <w:div w:id="1242643779">
      <w:bodyDiv w:val="1"/>
      <w:marLeft w:val="0"/>
      <w:marRight w:val="0"/>
      <w:marTop w:val="0"/>
      <w:marBottom w:val="0"/>
      <w:divBdr>
        <w:top w:val="none" w:sz="0" w:space="0" w:color="auto"/>
        <w:left w:val="none" w:sz="0" w:space="0" w:color="auto"/>
        <w:bottom w:val="none" w:sz="0" w:space="0" w:color="auto"/>
        <w:right w:val="none" w:sz="0" w:space="0" w:color="auto"/>
      </w:divBdr>
    </w:div>
    <w:div w:id="1242905246">
      <w:bodyDiv w:val="1"/>
      <w:marLeft w:val="0"/>
      <w:marRight w:val="0"/>
      <w:marTop w:val="0"/>
      <w:marBottom w:val="0"/>
      <w:divBdr>
        <w:top w:val="none" w:sz="0" w:space="0" w:color="auto"/>
        <w:left w:val="none" w:sz="0" w:space="0" w:color="auto"/>
        <w:bottom w:val="none" w:sz="0" w:space="0" w:color="auto"/>
        <w:right w:val="none" w:sz="0" w:space="0" w:color="auto"/>
      </w:divBdr>
    </w:div>
    <w:div w:id="1242982394">
      <w:bodyDiv w:val="1"/>
      <w:marLeft w:val="0"/>
      <w:marRight w:val="0"/>
      <w:marTop w:val="0"/>
      <w:marBottom w:val="0"/>
      <w:divBdr>
        <w:top w:val="none" w:sz="0" w:space="0" w:color="auto"/>
        <w:left w:val="none" w:sz="0" w:space="0" w:color="auto"/>
        <w:bottom w:val="none" w:sz="0" w:space="0" w:color="auto"/>
        <w:right w:val="none" w:sz="0" w:space="0" w:color="auto"/>
      </w:divBdr>
    </w:div>
    <w:div w:id="1243030554">
      <w:bodyDiv w:val="1"/>
      <w:marLeft w:val="0"/>
      <w:marRight w:val="0"/>
      <w:marTop w:val="0"/>
      <w:marBottom w:val="0"/>
      <w:divBdr>
        <w:top w:val="none" w:sz="0" w:space="0" w:color="auto"/>
        <w:left w:val="none" w:sz="0" w:space="0" w:color="auto"/>
        <w:bottom w:val="none" w:sz="0" w:space="0" w:color="auto"/>
        <w:right w:val="none" w:sz="0" w:space="0" w:color="auto"/>
      </w:divBdr>
    </w:div>
    <w:div w:id="1243177820">
      <w:bodyDiv w:val="1"/>
      <w:marLeft w:val="0"/>
      <w:marRight w:val="0"/>
      <w:marTop w:val="0"/>
      <w:marBottom w:val="0"/>
      <w:divBdr>
        <w:top w:val="none" w:sz="0" w:space="0" w:color="auto"/>
        <w:left w:val="none" w:sz="0" w:space="0" w:color="auto"/>
        <w:bottom w:val="none" w:sz="0" w:space="0" w:color="auto"/>
        <w:right w:val="none" w:sz="0" w:space="0" w:color="auto"/>
      </w:divBdr>
    </w:div>
    <w:div w:id="1243223280">
      <w:bodyDiv w:val="1"/>
      <w:marLeft w:val="0"/>
      <w:marRight w:val="0"/>
      <w:marTop w:val="0"/>
      <w:marBottom w:val="0"/>
      <w:divBdr>
        <w:top w:val="none" w:sz="0" w:space="0" w:color="auto"/>
        <w:left w:val="none" w:sz="0" w:space="0" w:color="auto"/>
        <w:bottom w:val="none" w:sz="0" w:space="0" w:color="auto"/>
        <w:right w:val="none" w:sz="0" w:space="0" w:color="auto"/>
      </w:divBdr>
    </w:div>
    <w:div w:id="1243444826">
      <w:bodyDiv w:val="1"/>
      <w:marLeft w:val="0"/>
      <w:marRight w:val="0"/>
      <w:marTop w:val="0"/>
      <w:marBottom w:val="0"/>
      <w:divBdr>
        <w:top w:val="none" w:sz="0" w:space="0" w:color="auto"/>
        <w:left w:val="none" w:sz="0" w:space="0" w:color="auto"/>
        <w:bottom w:val="none" w:sz="0" w:space="0" w:color="auto"/>
        <w:right w:val="none" w:sz="0" w:space="0" w:color="auto"/>
      </w:divBdr>
    </w:div>
    <w:div w:id="1243492215">
      <w:bodyDiv w:val="1"/>
      <w:marLeft w:val="0"/>
      <w:marRight w:val="0"/>
      <w:marTop w:val="0"/>
      <w:marBottom w:val="0"/>
      <w:divBdr>
        <w:top w:val="none" w:sz="0" w:space="0" w:color="auto"/>
        <w:left w:val="none" w:sz="0" w:space="0" w:color="auto"/>
        <w:bottom w:val="none" w:sz="0" w:space="0" w:color="auto"/>
        <w:right w:val="none" w:sz="0" w:space="0" w:color="auto"/>
      </w:divBdr>
    </w:div>
    <w:div w:id="1243494501">
      <w:bodyDiv w:val="1"/>
      <w:marLeft w:val="0"/>
      <w:marRight w:val="0"/>
      <w:marTop w:val="0"/>
      <w:marBottom w:val="0"/>
      <w:divBdr>
        <w:top w:val="none" w:sz="0" w:space="0" w:color="auto"/>
        <w:left w:val="none" w:sz="0" w:space="0" w:color="auto"/>
        <w:bottom w:val="none" w:sz="0" w:space="0" w:color="auto"/>
        <w:right w:val="none" w:sz="0" w:space="0" w:color="auto"/>
      </w:divBdr>
    </w:div>
    <w:div w:id="1243642262">
      <w:bodyDiv w:val="1"/>
      <w:marLeft w:val="0"/>
      <w:marRight w:val="0"/>
      <w:marTop w:val="0"/>
      <w:marBottom w:val="0"/>
      <w:divBdr>
        <w:top w:val="none" w:sz="0" w:space="0" w:color="auto"/>
        <w:left w:val="none" w:sz="0" w:space="0" w:color="auto"/>
        <w:bottom w:val="none" w:sz="0" w:space="0" w:color="auto"/>
        <w:right w:val="none" w:sz="0" w:space="0" w:color="auto"/>
      </w:divBdr>
    </w:div>
    <w:div w:id="1243756723">
      <w:bodyDiv w:val="1"/>
      <w:marLeft w:val="0"/>
      <w:marRight w:val="0"/>
      <w:marTop w:val="0"/>
      <w:marBottom w:val="0"/>
      <w:divBdr>
        <w:top w:val="none" w:sz="0" w:space="0" w:color="auto"/>
        <w:left w:val="none" w:sz="0" w:space="0" w:color="auto"/>
        <w:bottom w:val="none" w:sz="0" w:space="0" w:color="auto"/>
        <w:right w:val="none" w:sz="0" w:space="0" w:color="auto"/>
      </w:divBdr>
    </w:div>
    <w:div w:id="1243760040">
      <w:bodyDiv w:val="1"/>
      <w:marLeft w:val="0"/>
      <w:marRight w:val="0"/>
      <w:marTop w:val="0"/>
      <w:marBottom w:val="0"/>
      <w:divBdr>
        <w:top w:val="none" w:sz="0" w:space="0" w:color="auto"/>
        <w:left w:val="none" w:sz="0" w:space="0" w:color="auto"/>
        <w:bottom w:val="none" w:sz="0" w:space="0" w:color="auto"/>
        <w:right w:val="none" w:sz="0" w:space="0" w:color="auto"/>
      </w:divBdr>
    </w:div>
    <w:div w:id="1243830007">
      <w:bodyDiv w:val="1"/>
      <w:marLeft w:val="0"/>
      <w:marRight w:val="0"/>
      <w:marTop w:val="0"/>
      <w:marBottom w:val="0"/>
      <w:divBdr>
        <w:top w:val="none" w:sz="0" w:space="0" w:color="auto"/>
        <w:left w:val="none" w:sz="0" w:space="0" w:color="auto"/>
        <w:bottom w:val="none" w:sz="0" w:space="0" w:color="auto"/>
        <w:right w:val="none" w:sz="0" w:space="0" w:color="auto"/>
      </w:divBdr>
    </w:div>
    <w:div w:id="1243951144">
      <w:bodyDiv w:val="1"/>
      <w:marLeft w:val="0"/>
      <w:marRight w:val="0"/>
      <w:marTop w:val="0"/>
      <w:marBottom w:val="0"/>
      <w:divBdr>
        <w:top w:val="none" w:sz="0" w:space="0" w:color="auto"/>
        <w:left w:val="none" w:sz="0" w:space="0" w:color="auto"/>
        <w:bottom w:val="none" w:sz="0" w:space="0" w:color="auto"/>
        <w:right w:val="none" w:sz="0" w:space="0" w:color="auto"/>
      </w:divBdr>
    </w:div>
    <w:div w:id="1244297298">
      <w:bodyDiv w:val="1"/>
      <w:marLeft w:val="0"/>
      <w:marRight w:val="0"/>
      <w:marTop w:val="0"/>
      <w:marBottom w:val="0"/>
      <w:divBdr>
        <w:top w:val="none" w:sz="0" w:space="0" w:color="auto"/>
        <w:left w:val="none" w:sz="0" w:space="0" w:color="auto"/>
        <w:bottom w:val="none" w:sz="0" w:space="0" w:color="auto"/>
        <w:right w:val="none" w:sz="0" w:space="0" w:color="auto"/>
      </w:divBdr>
    </w:div>
    <w:div w:id="1244413189">
      <w:bodyDiv w:val="1"/>
      <w:marLeft w:val="0"/>
      <w:marRight w:val="0"/>
      <w:marTop w:val="0"/>
      <w:marBottom w:val="0"/>
      <w:divBdr>
        <w:top w:val="none" w:sz="0" w:space="0" w:color="auto"/>
        <w:left w:val="none" w:sz="0" w:space="0" w:color="auto"/>
        <w:bottom w:val="none" w:sz="0" w:space="0" w:color="auto"/>
        <w:right w:val="none" w:sz="0" w:space="0" w:color="auto"/>
      </w:divBdr>
    </w:div>
    <w:div w:id="1244530965">
      <w:bodyDiv w:val="1"/>
      <w:marLeft w:val="0"/>
      <w:marRight w:val="0"/>
      <w:marTop w:val="0"/>
      <w:marBottom w:val="0"/>
      <w:divBdr>
        <w:top w:val="none" w:sz="0" w:space="0" w:color="auto"/>
        <w:left w:val="none" w:sz="0" w:space="0" w:color="auto"/>
        <w:bottom w:val="none" w:sz="0" w:space="0" w:color="auto"/>
        <w:right w:val="none" w:sz="0" w:space="0" w:color="auto"/>
      </w:divBdr>
    </w:div>
    <w:div w:id="1244684212">
      <w:bodyDiv w:val="1"/>
      <w:marLeft w:val="0"/>
      <w:marRight w:val="0"/>
      <w:marTop w:val="0"/>
      <w:marBottom w:val="0"/>
      <w:divBdr>
        <w:top w:val="none" w:sz="0" w:space="0" w:color="auto"/>
        <w:left w:val="none" w:sz="0" w:space="0" w:color="auto"/>
        <w:bottom w:val="none" w:sz="0" w:space="0" w:color="auto"/>
        <w:right w:val="none" w:sz="0" w:space="0" w:color="auto"/>
      </w:divBdr>
    </w:div>
    <w:div w:id="1245145029">
      <w:bodyDiv w:val="1"/>
      <w:marLeft w:val="0"/>
      <w:marRight w:val="0"/>
      <w:marTop w:val="0"/>
      <w:marBottom w:val="0"/>
      <w:divBdr>
        <w:top w:val="none" w:sz="0" w:space="0" w:color="auto"/>
        <w:left w:val="none" w:sz="0" w:space="0" w:color="auto"/>
        <w:bottom w:val="none" w:sz="0" w:space="0" w:color="auto"/>
        <w:right w:val="none" w:sz="0" w:space="0" w:color="auto"/>
      </w:divBdr>
    </w:div>
    <w:div w:id="1245341751">
      <w:bodyDiv w:val="1"/>
      <w:marLeft w:val="0"/>
      <w:marRight w:val="0"/>
      <w:marTop w:val="0"/>
      <w:marBottom w:val="0"/>
      <w:divBdr>
        <w:top w:val="none" w:sz="0" w:space="0" w:color="auto"/>
        <w:left w:val="none" w:sz="0" w:space="0" w:color="auto"/>
        <w:bottom w:val="none" w:sz="0" w:space="0" w:color="auto"/>
        <w:right w:val="none" w:sz="0" w:space="0" w:color="auto"/>
      </w:divBdr>
    </w:div>
    <w:div w:id="1245994667">
      <w:bodyDiv w:val="1"/>
      <w:marLeft w:val="0"/>
      <w:marRight w:val="0"/>
      <w:marTop w:val="0"/>
      <w:marBottom w:val="0"/>
      <w:divBdr>
        <w:top w:val="none" w:sz="0" w:space="0" w:color="auto"/>
        <w:left w:val="none" w:sz="0" w:space="0" w:color="auto"/>
        <w:bottom w:val="none" w:sz="0" w:space="0" w:color="auto"/>
        <w:right w:val="none" w:sz="0" w:space="0" w:color="auto"/>
      </w:divBdr>
    </w:div>
    <w:div w:id="1246649876">
      <w:bodyDiv w:val="1"/>
      <w:marLeft w:val="0"/>
      <w:marRight w:val="0"/>
      <w:marTop w:val="0"/>
      <w:marBottom w:val="0"/>
      <w:divBdr>
        <w:top w:val="none" w:sz="0" w:space="0" w:color="auto"/>
        <w:left w:val="none" w:sz="0" w:space="0" w:color="auto"/>
        <w:bottom w:val="none" w:sz="0" w:space="0" w:color="auto"/>
        <w:right w:val="none" w:sz="0" w:space="0" w:color="auto"/>
      </w:divBdr>
    </w:div>
    <w:div w:id="1246763816">
      <w:bodyDiv w:val="1"/>
      <w:marLeft w:val="0"/>
      <w:marRight w:val="0"/>
      <w:marTop w:val="0"/>
      <w:marBottom w:val="0"/>
      <w:divBdr>
        <w:top w:val="none" w:sz="0" w:space="0" w:color="auto"/>
        <w:left w:val="none" w:sz="0" w:space="0" w:color="auto"/>
        <w:bottom w:val="none" w:sz="0" w:space="0" w:color="auto"/>
        <w:right w:val="none" w:sz="0" w:space="0" w:color="auto"/>
      </w:divBdr>
    </w:div>
    <w:div w:id="1246960109">
      <w:bodyDiv w:val="1"/>
      <w:marLeft w:val="0"/>
      <w:marRight w:val="0"/>
      <w:marTop w:val="0"/>
      <w:marBottom w:val="0"/>
      <w:divBdr>
        <w:top w:val="none" w:sz="0" w:space="0" w:color="auto"/>
        <w:left w:val="none" w:sz="0" w:space="0" w:color="auto"/>
        <w:bottom w:val="none" w:sz="0" w:space="0" w:color="auto"/>
        <w:right w:val="none" w:sz="0" w:space="0" w:color="auto"/>
      </w:divBdr>
    </w:div>
    <w:div w:id="1247031550">
      <w:bodyDiv w:val="1"/>
      <w:marLeft w:val="0"/>
      <w:marRight w:val="0"/>
      <w:marTop w:val="0"/>
      <w:marBottom w:val="0"/>
      <w:divBdr>
        <w:top w:val="none" w:sz="0" w:space="0" w:color="auto"/>
        <w:left w:val="none" w:sz="0" w:space="0" w:color="auto"/>
        <w:bottom w:val="none" w:sz="0" w:space="0" w:color="auto"/>
        <w:right w:val="none" w:sz="0" w:space="0" w:color="auto"/>
      </w:divBdr>
    </w:div>
    <w:div w:id="1247031941">
      <w:bodyDiv w:val="1"/>
      <w:marLeft w:val="0"/>
      <w:marRight w:val="0"/>
      <w:marTop w:val="0"/>
      <w:marBottom w:val="0"/>
      <w:divBdr>
        <w:top w:val="none" w:sz="0" w:space="0" w:color="auto"/>
        <w:left w:val="none" w:sz="0" w:space="0" w:color="auto"/>
        <w:bottom w:val="none" w:sz="0" w:space="0" w:color="auto"/>
        <w:right w:val="none" w:sz="0" w:space="0" w:color="auto"/>
      </w:divBdr>
    </w:div>
    <w:div w:id="1248150129">
      <w:bodyDiv w:val="1"/>
      <w:marLeft w:val="0"/>
      <w:marRight w:val="0"/>
      <w:marTop w:val="0"/>
      <w:marBottom w:val="0"/>
      <w:divBdr>
        <w:top w:val="none" w:sz="0" w:space="0" w:color="auto"/>
        <w:left w:val="none" w:sz="0" w:space="0" w:color="auto"/>
        <w:bottom w:val="none" w:sz="0" w:space="0" w:color="auto"/>
        <w:right w:val="none" w:sz="0" w:space="0" w:color="auto"/>
      </w:divBdr>
    </w:div>
    <w:div w:id="1248226423">
      <w:bodyDiv w:val="1"/>
      <w:marLeft w:val="0"/>
      <w:marRight w:val="0"/>
      <w:marTop w:val="0"/>
      <w:marBottom w:val="0"/>
      <w:divBdr>
        <w:top w:val="none" w:sz="0" w:space="0" w:color="auto"/>
        <w:left w:val="none" w:sz="0" w:space="0" w:color="auto"/>
        <w:bottom w:val="none" w:sz="0" w:space="0" w:color="auto"/>
        <w:right w:val="none" w:sz="0" w:space="0" w:color="auto"/>
      </w:divBdr>
    </w:div>
    <w:div w:id="1248269201">
      <w:bodyDiv w:val="1"/>
      <w:marLeft w:val="0"/>
      <w:marRight w:val="0"/>
      <w:marTop w:val="0"/>
      <w:marBottom w:val="0"/>
      <w:divBdr>
        <w:top w:val="none" w:sz="0" w:space="0" w:color="auto"/>
        <w:left w:val="none" w:sz="0" w:space="0" w:color="auto"/>
        <w:bottom w:val="none" w:sz="0" w:space="0" w:color="auto"/>
        <w:right w:val="none" w:sz="0" w:space="0" w:color="auto"/>
      </w:divBdr>
    </w:div>
    <w:div w:id="1248536677">
      <w:bodyDiv w:val="1"/>
      <w:marLeft w:val="0"/>
      <w:marRight w:val="0"/>
      <w:marTop w:val="0"/>
      <w:marBottom w:val="0"/>
      <w:divBdr>
        <w:top w:val="none" w:sz="0" w:space="0" w:color="auto"/>
        <w:left w:val="none" w:sz="0" w:space="0" w:color="auto"/>
        <w:bottom w:val="none" w:sz="0" w:space="0" w:color="auto"/>
        <w:right w:val="none" w:sz="0" w:space="0" w:color="auto"/>
      </w:divBdr>
    </w:div>
    <w:div w:id="1248726921">
      <w:bodyDiv w:val="1"/>
      <w:marLeft w:val="0"/>
      <w:marRight w:val="0"/>
      <w:marTop w:val="0"/>
      <w:marBottom w:val="0"/>
      <w:divBdr>
        <w:top w:val="none" w:sz="0" w:space="0" w:color="auto"/>
        <w:left w:val="none" w:sz="0" w:space="0" w:color="auto"/>
        <w:bottom w:val="none" w:sz="0" w:space="0" w:color="auto"/>
        <w:right w:val="none" w:sz="0" w:space="0" w:color="auto"/>
      </w:divBdr>
    </w:div>
    <w:div w:id="1248812023">
      <w:bodyDiv w:val="1"/>
      <w:marLeft w:val="0"/>
      <w:marRight w:val="0"/>
      <w:marTop w:val="0"/>
      <w:marBottom w:val="0"/>
      <w:divBdr>
        <w:top w:val="none" w:sz="0" w:space="0" w:color="auto"/>
        <w:left w:val="none" w:sz="0" w:space="0" w:color="auto"/>
        <w:bottom w:val="none" w:sz="0" w:space="0" w:color="auto"/>
        <w:right w:val="none" w:sz="0" w:space="0" w:color="auto"/>
      </w:divBdr>
    </w:div>
    <w:div w:id="1249077230">
      <w:bodyDiv w:val="1"/>
      <w:marLeft w:val="0"/>
      <w:marRight w:val="0"/>
      <w:marTop w:val="0"/>
      <w:marBottom w:val="0"/>
      <w:divBdr>
        <w:top w:val="none" w:sz="0" w:space="0" w:color="auto"/>
        <w:left w:val="none" w:sz="0" w:space="0" w:color="auto"/>
        <w:bottom w:val="none" w:sz="0" w:space="0" w:color="auto"/>
        <w:right w:val="none" w:sz="0" w:space="0" w:color="auto"/>
      </w:divBdr>
    </w:div>
    <w:div w:id="1249078803">
      <w:bodyDiv w:val="1"/>
      <w:marLeft w:val="0"/>
      <w:marRight w:val="0"/>
      <w:marTop w:val="0"/>
      <w:marBottom w:val="0"/>
      <w:divBdr>
        <w:top w:val="none" w:sz="0" w:space="0" w:color="auto"/>
        <w:left w:val="none" w:sz="0" w:space="0" w:color="auto"/>
        <w:bottom w:val="none" w:sz="0" w:space="0" w:color="auto"/>
        <w:right w:val="none" w:sz="0" w:space="0" w:color="auto"/>
      </w:divBdr>
    </w:div>
    <w:div w:id="1249116472">
      <w:bodyDiv w:val="1"/>
      <w:marLeft w:val="0"/>
      <w:marRight w:val="0"/>
      <w:marTop w:val="0"/>
      <w:marBottom w:val="0"/>
      <w:divBdr>
        <w:top w:val="none" w:sz="0" w:space="0" w:color="auto"/>
        <w:left w:val="none" w:sz="0" w:space="0" w:color="auto"/>
        <w:bottom w:val="none" w:sz="0" w:space="0" w:color="auto"/>
        <w:right w:val="none" w:sz="0" w:space="0" w:color="auto"/>
      </w:divBdr>
    </w:div>
    <w:div w:id="1249118406">
      <w:bodyDiv w:val="1"/>
      <w:marLeft w:val="0"/>
      <w:marRight w:val="0"/>
      <w:marTop w:val="0"/>
      <w:marBottom w:val="0"/>
      <w:divBdr>
        <w:top w:val="none" w:sz="0" w:space="0" w:color="auto"/>
        <w:left w:val="none" w:sz="0" w:space="0" w:color="auto"/>
        <w:bottom w:val="none" w:sz="0" w:space="0" w:color="auto"/>
        <w:right w:val="none" w:sz="0" w:space="0" w:color="auto"/>
      </w:divBdr>
    </w:div>
    <w:div w:id="1249271723">
      <w:bodyDiv w:val="1"/>
      <w:marLeft w:val="0"/>
      <w:marRight w:val="0"/>
      <w:marTop w:val="0"/>
      <w:marBottom w:val="0"/>
      <w:divBdr>
        <w:top w:val="none" w:sz="0" w:space="0" w:color="auto"/>
        <w:left w:val="none" w:sz="0" w:space="0" w:color="auto"/>
        <w:bottom w:val="none" w:sz="0" w:space="0" w:color="auto"/>
        <w:right w:val="none" w:sz="0" w:space="0" w:color="auto"/>
      </w:divBdr>
    </w:div>
    <w:div w:id="1249777689">
      <w:bodyDiv w:val="1"/>
      <w:marLeft w:val="0"/>
      <w:marRight w:val="0"/>
      <w:marTop w:val="0"/>
      <w:marBottom w:val="0"/>
      <w:divBdr>
        <w:top w:val="none" w:sz="0" w:space="0" w:color="auto"/>
        <w:left w:val="none" w:sz="0" w:space="0" w:color="auto"/>
        <w:bottom w:val="none" w:sz="0" w:space="0" w:color="auto"/>
        <w:right w:val="none" w:sz="0" w:space="0" w:color="auto"/>
      </w:divBdr>
    </w:div>
    <w:div w:id="1249848480">
      <w:bodyDiv w:val="1"/>
      <w:marLeft w:val="0"/>
      <w:marRight w:val="0"/>
      <w:marTop w:val="0"/>
      <w:marBottom w:val="0"/>
      <w:divBdr>
        <w:top w:val="none" w:sz="0" w:space="0" w:color="auto"/>
        <w:left w:val="none" w:sz="0" w:space="0" w:color="auto"/>
        <w:bottom w:val="none" w:sz="0" w:space="0" w:color="auto"/>
        <w:right w:val="none" w:sz="0" w:space="0" w:color="auto"/>
      </w:divBdr>
    </w:div>
    <w:div w:id="1249852533">
      <w:bodyDiv w:val="1"/>
      <w:marLeft w:val="0"/>
      <w:marRight w:val="0"/>
      <w:marTop w:val="0"/>
      <w:marBottom w:val="0"/>
      <w:divBdr>
        <w:top w:val="none" w:sz="0" w:space="0" w:color="auto"/>
        <w:left w:val="none" w:sz="0" w:space="0" w:color="auto"/>
        <w:bottom w:val="none" w:sz="0" w:space="0" w:color="auto"/>
        <w:right w:val="none" w:sz="0" w:space="0" w:color="auto"/>
      </w:divBdr>
    </w:div>
    <w:div w:id="1250191820">
      <w:bodyDiv w:val="1"/>
      <w:marLeft w:val="0"/>
      <w:marRight w:val="0"/>
      <w:marTop w:val="0"/>
      <w:marBottom w:val="0"/>
      <w:divBdr>
        <w:top w:val="none" w:sz="0" w:space="0" w:color="auto"/>
        <w:left w:val="none" w:sz="0" w:space="0" w:color="auto"/>
        <w:bottom w:val="none" w:sz="0" w:space="0" w:color="auto"/>
        <w:right w:val="none" w:sz="0" w:space="0" w:color="auto"/>
      </w:divBdr>
    </w:div>
    <w:div w:id="1250577328">
      <w:bodyDiv w:val="1"/>
      <w:marLeft w:val="0"/>
      <w:marRight w:val="0"/>
      <w:marTop w:val="0"/>
      <w:marBottom w:val="0"/>
      <w:divBdr>
        <w:top w:val="none" w:sz="0" w:space="0" w:color="auto"/>
        <w:left w:val="none" w:sz="0" w:space="0" w:color="auto"/>
        <w:bottom w:val="none" w:sz="0" w:space="0" w:color="auto"/>
        <w:right w:val="none" w:sz="0" w:space="0" w:color="auto"/>
      </w:divBdr>
    </w:div>
    <w:div w:id="1250579622">
      <w:bodyDiv w:val="1"/>
      <w:marLeft w:val="0"/>
      <w:marRight w:val="0"/>
      <w:marTop w:val="0"/>
      <w:marBottom w:val="0"/>
      <w:divBdr>
        <w:top w:val="none" w:sz="0" w:space="0" w:color="auto"/>
        <w:left w:val="none" w:sz="0" w:space="0" w:color="auto"/>
        <w:bottom w:val="none" w:sz="0" w:space="0" w:color="auto"/>
        <w:right w:val="none" w:sz="0" w:space="0" w:color="auto"/>
      </w:divBdr>
    </w:div>
    <w:div w:id="1251159419">
      <w:bodyDiv w:val="1"/>
      <w:marLeft w:val="0"/>
      <w:marRight w:val="0"/>
      <w:marTop w:val="0"/>
      <w:marBottom w:val="0"/>
      <w:divBdr>
        <w:top w:val="none" w:sz="0" w:space="0" w:color="auto"/>
        <w:left w:val="none" w:sz="0" w:space="0" w:color="auto"/>
        <w:bottom w:val="none" w:sz="0" w:space="0" w:color="auto"/>
        <w:right w:val="none" w:sz="0" w:space="0" w:color="auto"/>
      </w:divBdr>
    </w:div>
    <w:div w:id="1251694200">
      <w:bodyDiv w:val="1"/>
      <w:marLeft w:val="0"/>
      <w:marRight w:val="0"/>
      <w:marTop w:val="0"/>
      <w:marBottom w:val="0"/>
      <w:divBdr>
        <w:top w:val="none" w:sz="0" w:space="0" w:color="auto"/>
        <w:left w:val="none" w:sz="0" w:space="0" w:color="auto"/>
        <w:bottom w:val="none" w:sz="0" w:space="0" w:color="auto"/>
        <w:right w:val="none" w:sz="0" w:space="0" w:color="auto"/>
      </w:divBdr>
    </w:div>
    <w:div w:id="1251738644">
      <w:bodyDiv w:val="1"/>
      <w:marLeft w:val="0"/>
      <w:marRight w:val="0"/>
      <w:marTop w:val="0"/>
      <w:marBottom w:val="0"/>
      <w:divBdr>
        <w:top w:val="none" w:sz="0" w:space="0" w:color="auto"/>
        <w:left w:val="none" w:sz="0" w:space="0" w:color="auto"/>
        <w:bottom w:val="none" w:sz="0" w:space="0" w:color="auto"/>
        <w:right w:val="none" w:sz="0" w:space="0" w:color="auto"/>
      </w:divBdr>
    </w:div>
    <w:div w:id="1251739237">
      <w:bodyDiv w:val="1"/>
      <w:marLeft w:val="0"/>
      <w:marRight w:val="0"/>
      <w:marTop w:val="0"/>
      <w:marBottom w:val="0"/>
      <w:divBdr>
        <w:top w:val="none" w:sz="0" w:space="0" w:color="auto"/>
        <w:left w:val="none" w:sz="0" w:space="0" w:color="auto"/>
        <w:bottom w:val="none" w:sz="0" w:space="0" w:color="auto"/>
        <w:right w:val="none" w:sz="0" w:space="0" w:color="auto"/>
      </w:divBdr>
    </w:div>
    <w:div w:id="1251935009">
      <w:bodyDiv w:val="1"/>
      <w:marLeft w:val="0"/>
      <w:marRight w:val="0"/>
      <w:marTop w:val="0"/>
      <w:marBottom w:val="0"/>
      <w:divBdr>
        <w:top w:val="none" w:sz="0" w:space="0" w:color="auto"/>
        <w:left w:val="none" w:sz="0" w:space="0" w:color="auto"/>
        <w:bottom w:val="none" w:sz="0" w:space="0" w:color="auto"/>
        <w:right w:val="none" w:sz="0" w:space="0" w:color="auto"/>
      </w:divBdr>
    </w:div>
    <w:div w:id="1252004980">
      <w:bodyDiv w:val="1"/>
      <w:marLeft w:val="0"/>
      <w:marRight w:val="0"/>
      <w:marTop w:val="0"/>
      <w:marBottom w:val="0"/>
      <w:divBdr>
        <w:top w:val="none" w:sz="0" w:space="0" w:color="auto"/>
        <w:left w:val="none" w:sz="0" w:space="0" w:color="auto"/>
        <w:bottom w:val="none" w:sz="0" w:space="0" w:color="auto"/>
        <w:right w:val="none" w:sz="0" w:space="0" w:color="auto"/>
      </w:divBdr>
    </w:div>
    <w:div w:id="1252200866">
      <w:bodyDiv w:val="1"/>
      <w:marLeft w:val="0"/>
      <w:marRight w:val="0"/>
      <w:marTop w:val="0"/>
      <w:marBottom w:val="0"/>
      <w:divBdr>
        <w:top w:val="none" w:sz="0" w:space="0" w:color="auto"/>
        <w:left w:val="none" w:sz="0" w:space="0" w:color="auto"/>
        <w:bottom w:val="none" w:sz="0" w:space="0" w:color="auto"/>
        <w:right w:val="none" w:sz="0" w:space="0" w:color="auto"/>
      </w:divBdr>
    </w:div>
    <w:div w:id="1252353856">
      <w:bodyDiv w:val="1"/>
      <w:marLeft w:val="0"/>
      <w:marRight w:val="0"/>
      <w:marTop w:val="0"/>
      <w:marBottom w:val="0"/>
      <w:divBdr>
        <w:top w:val="none" w:sz="0" w:space="0" w:color="auto"/>
        <w:left w:val="none" w:sz="0" w:space="0" w:color="auto"/>
        <w:bottom w:val="none" w:sz="0" w:space="0" w:color="auto"/>
        <w:right w:val="none" w:sz="0" w:space="0" w:color="auto"/>
      </w:divBdr>
    </w:div>
    <w:div w:id="1252393281">
      <w:bodyDiv w:val="1"/>
      <w:marLeft w:val="0"/>
      <w:marRight w:val="0"/>
      <w:marTop w:val="0"/>
      <w:marBottom w:val="0"/>
      <w:divBdr>
        <w:top w:val="none" w:sz="0" w:space="0" w:color="auto"/>
        <w:left w:val="none" w:sz="0" w:space="0" w:color="auto"/>
        <w:bottom w:val="none" w:sz="0" w:space="0" w:color="auto"/>
        <w:right w:val="none" w:sz="0" w:space="0" w:color="auto"/>
      </w:divBdr>
    </w:div>
    <w:div w:id="1252545967">
      <w:bodyDiv w:val="1"/>
      <w:marLeft w:val="0"/>
      <w:marRight w:val="0"/>
      <w:marTop w:val="0"/>
      <w:marBottom w:val="0"/>
      <w:divBdr>
        <w:top w:val="none" w:sz="0" w:space="0" w:color="auto"/>
        <w:left w:val="none" w:sz="0" w:space="0" w:color="auto"/>
        <w:bottom w:val="none" w:sz="0" w:space="0" w:color="auto"/>
        <w:right w:val="none" w:sz="0" w:space="0" w:color="auto"/>
      </w:divBdr>
    </w:div>
    <w:div w:id="1253005495">
      <w:bodyDiv w:val="1"/>
      <w:marLeft w:val="0"/>
      <w:marRight w:val="0"/>
      <w:marTop w:val="0"/>
      <w:marBottom w:val="0"/>
      <w:divBdr>
        <w:top w:val="none" w:sz="0" w:space="0" w:color="auto"/>
        <w:left w:val="none" w:sz="0" w:space="0" w:color="auto"/>
        <w:bottom w:val="none" w:sz="0" w:space="0" w:color="auto"/>
        <w:right w:val="none" w:sz="0" w:space="0" w:color="auto"/>
      </w:divBdr>
    </w:div>
    <w:div w:id="1253125260">
      <w:bodyDiv w:val="1"/>
      <w:marLeft w:val="0"/>
      <w:marRight w:val="0"/>
      <w:marTop w:val="0"/>
      <w:marBottom w:val="0"/>
      <w:divBdr>
        <w:top w:val="none" w:sz="0" w:space="0" w:color="auto"/>
        <w:left w:val="none" w:sz="0" w:space="0" w:color="auto"/>
        <w:bottom w:val="none" w:sz="0" w:space="0" w:color="auto"/>
        <w:right w:val="none" w:sz="0" w:space="0" w:color="auto"/>
      </w:divBdr>
    </w:div>
    <w:div w:id="1253510257">
      <w:bodyDiv w:val="1"/>
      <w:marLeft w:val="0"/>
      <w:marRight w:val="0"/>
      <w:marTop w:val="0"/>
      <w:marBottom w:val="0"/>
      <w:divBdr>
        <w:top w:val="none" w:sz="0" w:space="0" w:color="auto"/>
        <w:left w:val="none" w:sz="0" w:space="0" w:color="auto"/>
        <w:bottom w:val="none" w:sz="0" w:space="0" w:color="auto"/>
        <w:right w:val="none" w:sz="0" w:space="0" w:color="auto"/>
      </w:divBdr>
    </w:div>
    <w:div w:id="1253780312">
      <w:bodyDiv w:val="1"/>
      <w:marLeft w:val="0"/>
      <w:marRight w:val="0"/>
      <w:marTop w:val="0"/>
      <w:marBottom w:val="0"/>
      <w:divBdr>
        <w:top w:val="none" w:sz="0" w:space="0" w:color="auto"/>
        <w:left w:val="none" w:sz="0" w:space="0" w:color="auto"/>
        <w:bottom w:val="none" w:sz="0" w:space="0" w:color="auto"/>
        <w:right w:val="none" w:sz="0" w:space="0" w:color="auto"/>
      </w:divBdr>
    </w:div>
    <w:div w:id="1254047820">
      <w:bodyDiv w:val="1"/>
      <w:marLeft w:val="0"/>
      <w:marRight w:val="0"/>
      <w:marTop w:val="0"/>
      <w:marBottom w:val="0"/>
      <w:divBdr>
        <w:top w:val="none" w:sz="0" w:space="0" w:color="auto"/>
        <w:left w:val="none" w:sz="0" w:space="0" w:color="auto"/>
        <w:bottom w:val="none" w:sz="0" w:space="0" w:color="auto"/>
        <w:right w:val="none" w:sz="0" w:space="0" w:color="auto"/>
      </w:divBdr>
    </w:div>
    <w:div w:id="1254322511">
      <w:bodyDiv w:val="1"/>
      <w:marLeft w:val="0"/>
      <w:marRight w:val="0"/>
      <w:marTop w:val="0"/>
      <w:marBottom w:val="0"/>
      <w:divBdr>
        <w:top w:val="none" w:sz="0" w:space="0" w:color="auto"/>
        <w:left w:val="none" w:sz="0" w:space="0" w:color="auto"/>
        <w:bottom w:val="none" w:sz="0" w:space="0" w:color="auto"/>
        <w:right w:val="none" w:sz="0" w:space="0" w:color="auto"/>
      </w:divBdr>
    </w:div>
    <w:div w:id="1254432019">
      <w:bodyDiv w:val="1"/>
      <w:marLeft w:val="0"/>
      <w:marRight w:val="0"/>
      <w:marTop w:val="0"/>
      <w:marBottom w:val="0"/>
      <w:divBdr>
        <w:top w:val="none" w:sz="0" w:space="0" w:color="auto"/>
        <w:left w:val="none" w:sz="0" w:space="0" w:color="auto"/>
        <w:bottom w:val="none" w:sz="0" w:space="0" w:color="auto"/>
        <w:right w:val="none" w:sz="0" w:space="0" w:color="auto"/>
      </w:divBdr>
    </w:div>
    <w:div w:id="1254436189">
      <w:bodyDiv w:val="1"/>
      <w:marLeft w:val="0"/>
      <w:marRight w:val="0"/>
      <w:marTop w:val="0"/>
      <w:marBottom w:val="0"/>
      <w:divBdr>
        <w:top w:val="none" w:sz="0" w:space="0" w:color="auto"/>
        <w:left w:val="none" w:sz="0" w:space="0" w:color="auto"/>
        <w:bottom w:val="none" w:sz="0" w:space="0" w:color="auto"/>
        <w:right w:val="none" w:sz="0" w:space="0" w:color="auto"/>
      </w:divBdr>
    </w:div>
    <w:div w:id="1254437393">
      <w:bodyDiv w:val="1"/>
      <w:marLeft w:val="0"/>
      <w:marRight w:val="0"/>
      <w:marTop w:val="0"/>
      <w:marBottom w:val="0"/>
      <w:divBdr>
        <w:top w:val="none" w:sz="0" w:space="0" w:color="auto"/>
        <w:left w:val="none" w:sz="0" w:space="0" w:color="auto"/>
        <w:bottom w:val="none" w:sz="0" w:space="0" w:color="auto"/>
        <w:right w:val="none" w:sz="0" w:space="0" w:color="auto"/>
      </w:divBdr>
    </w:div>
    <w:div w:id="1254825363">
      <w:bodyDiv w:val="1"/>
      <w:marLeft w:val="0"/>
      <w:marRight w:val="0"/>
      <w:marTop w:val="0"/>
      <w:marBottom w:val="0"/>
      <w:divBdr>
        <w:top w:val="none" w:sz="0" w:space="0" w:color="auto"/>
        <w:left w:val="none" w:sz="0" w:space="0" w:color="auto"/>
        <w:bottom w:val="none" w:sz="0" w:space="0" w:color="auto"/>
        <w:right w:val="none" w:sz="0" w:space="0" w:color="auto"/>
      </w:divBdr>
    </w:div>
    <w:div w:id="1254972199">
      <w:bodyDiv w:val="1"/>
      <w:marLeft w:val="0"/>
      <w:marRight w:val="0"/>
      <w:marTop w:val="0"/>
      <w:marBottom w:val="0"/>
      <w:divBdr>
        <w:top w:val="none" w:sz="0" w:space="0" w:color="auto"/>
        <w:left w:val="none" w:sz="0" w:space="0" w:color="auto"/>
        <w:bottom w:val="none" w:sz="0" w:space="0" w:color="auto"/>
        <w:right w:val="none" w:sz="0" w:space="0" w:color="auto"/>
      </w:divBdr>
    </w:div>
    <w:div w:id="1255044934">
      <w:bodyDiv w:val="1"/>
      <w:marLeft w:val="0"/>
      <w:marRight w:val="0"/>
      <w:marTop w:val="0"/>
      <w:marBottom w:val="0"/>
      <w:divBdr>
        <w:top w:val="none" w:sz="0" w:space="0" w:color="auto"/>
        <w:left w:val="none" w:sz="0" w:space="0" w:color="auto"/>
        <w:bottom w:val="none" w:sz="0" w:space="0" w:color="auto"/>
        <w:right w:val="none" w:sz="0" w:space="0" w:color="auto"/>
      </w:divBdr>
    </w:div>
    <w:div w:id="1255087308">
      <w:bodyDiv w:val="1"/>
      <w:marLeft w:val="0"/>
      <w:marRight w:val="0"/>
      <w:marTop w:val="0"/>
      <w:marBottom w:val="0"/>
      <w:divBdr>
        <w:top w:val="none" w:sz="0" w:space="0" w:color="auto"/>
        <w:left w:val="none" w:sz="0" w:space="0" w:color="auto"/>
        <w:bottom w:val="none" w:sz="0" w:space="0" w:color="auto"/>
        <w:right w:val="none" w:sz="0" w:space="0" w:color="auto"/>
      </w:divBdr>
    </w:div>
    <w:div w:id="1255087837">
      <w:bodyDiv w:val="1"/>
      <w:marLeft w:val="0"/>
      <w:marRight w:val="0"/>
      <w:marTop w:val="0"/>
      <w:marBottom w:val="0"/>
      <w:divBdr>
        <w:top w:val="none" w:sz="0" w:space="0" w:color="auto"/>
        <w:left w:val="none" w:sz="0" w:space="0" w:color="auto"/>
        <w:bottom w:val="none" w:sz="0" w:space="0" w:color="auto"/>
        <w:right w:val="none" w:sz="0" w:space="0" w:color="auto"/>
      </w:divBdr>
    </w:div>
    <w:div w:id="1255282973">
      <w:bodyDiv w:val="1"/>
      <w:marLeft w:val="0"/>
      <w:marRight w:val="0"/>
      <w:marTop w:val="0"/>
      <w:marBottom w:val="0"/>
      <w:divBdr>
        <w:top w:val="none" w:sz="0" w:space="0" w:color="auto"/>
        <w:left w:val="none" w:sz="0" w:space="0" w:color="auto"/>
        <w:bottom w:val="none" w:sz="0" w:space="0" w:color="auto"/>
        <w:right w:val="none" w:sz="0" w:space="0" w:color="auto"/>
      </w:divBdr>
    </w:div>
    <w:div w:id="1255284913">
      <w:bodyDiv w:val="1"/>
      <w:marLeft w:val="0"/>
      <w:marRight w:val="0"/>
      <w:marTop w:val="0"/>
      <w:marBottom w:val="0"/>
      <w:divBdr>
        <w:top w:val="none" w:sz="0" w:space="0" w:color="auto"/>
        <w:left w:val="none" w:sz="0" w:space="0" w:color="auto"/>
        <w:bottom w:val="none" w:sz="0" w:space="0" w:color="auto"/>
        <w:right w:val="none" w:sz="0" w:space="0" w:color="auto"/>
      </w:divBdr>
    </w:div>
    <w:div w:id="1255435926">
      <w:bodyDiv w:val="1"/>
      <w:marLeft w:val="0"/>
      <w:marRight w:val="0"/>
      <w:marTop w:val="0"/>
      <w:marBottom w:val="0"/>
      <w:divBdr>
        <w:top w:val="none" w:sz="0" w:space="0" w:color="auto"/>
        <w:left w:val="none" w:sz="0" w:space="0" w:color="auto"/>
        <w:bottom w:val="none" w:sz="0" w:space="0" w:color="auto"/>
        <w:right w:val="none" w:sz="0" w:space="0" w:color="auto"/>
      </w:divBdr>
    </w:div>
    <w:div w:id="1255436791">
      <w:bodyDiv w:val="1"/>
      <w:marLeft w:val="0"/>
      <w:marRight w:val="0"/>
      <w:marTop w:val="0"/>
      <w:marBottom w:val="0"/>
      <w:divBdr>
        <w:top w:val="none" w:sz="0" w:space="0" w:color="auto"/>
        <w:left w:val="none" w:sz="0" w:space="0" w:color="auto"/>
        <w:bottom w:val="none" w:sz="0" w:space="0" w:color="auto"/>
        <w:right w:val="none" w:sz="0" w:space="0" w:color="auto"/>
      </w:divBdr>
    </w:div>
    <w:div w:id="1255473939">
      <w:bodyDiv w:val="1"/>
      <w:marLeft w:val="0"/>
      <w:marRight w:val="0"/>
      <w:marTop w:val="0"/>
      <w:marBottom w:val="0"/>
      <w:divBdr>
        <w:top w:val="none" w:sz="0" w:space="0" w:color="auto"/>
        <w:left w:val="none" w:sz="0" w:space="0" w:color="auto"/>
        <w:bottom w:val="none" w:sz="0" w:space="0" w:color="auto"/>
        <w:right w:val="none" w:sz="0" w:space="0" w:color="auto"/>
      </w:divBdr>
    </w:div>
    <w:div w:id="1255478338">
      <w:bodyDiv w:val="1"/>
      <w:marLeft w:val="0"/>
      <w:marRight w:val="0"/>
      <w:marTop w:val="0"/>
      <w:marBottom w:val="0"/>
      <w:divBdr>
        <w:top w:val="none" w:sz="0" w:space="0" w:color="auto"/>
        <w:left w:val="none" w:sz="0" w:space="0" w:color="auto"/>
        <w:bottom w:val="none" w:sz="0" w:space="0" w:color="auto"/>
        <w:right w:val="none" w:sz="0" w:space="0" w:color="auto"/>
      </w:divBdr>
    </w:div>
    <w:div w:id="1255745159">
      <w:bodyDiv w:val="1"/>
      <w:marLeft w:val="0"/>
      <w:marRight w:val="0"/>
      <w:marTop w:val="0"/>
      <w:marBottom w:val="0"/>
      <w:divBdr>
        <w:top w:val="none" w:sz="0" w:space="0" w:color="auto"/>
        <w:left w:val="none" w:sz="0" w:space="0" w:color="auto"/>
        <w:bottom w:val="none" w:sz="0" w:space="0" w:color="auto"/>
        <w:right w:val="none" w:sz="0" w:space="0" w:color="auto"/>
      </w:divBdr>
    </w:div>
    <w:div w:id="1255745690">
      <w:bodyDiv w:val="1"/>
      <w:marLeft w:val="0"/>
      <w:marRight w:val="0"/>
      <w:marTop w:val="0"/>
      <w:marBottom w:val="0"/>
      <w:divBdr>
        <w:top w:val="none" w:sz="0" w:space="0" w:color="auto"/>
        <w:left w:val="none" w:sz="0" w:space="0" w:color="auto"/>
        <w:bottom w:val="none" w:sz="0" w:space="0" w:color="auto"/>
        <w:right w:val="none" w:sz="0" w:space="0" w:color="auto"/>
      </w:divBdr>
    </w:div>
    <w:div w:id="1255747583">
      <w:bodyDiv w:val="1"/>
      <w:marLeft w:val="0"/>
      <w:marRight w:val="0"/>
      <w:marTop w:val="0"/>
      <w:marBottom w:val="0"/>
      <w:divBdr>
        <w:top w:val="none" w:sz="0" w:space="0" w:color="auto"/>
        <w:left w:val="none" w:sz="0" w:space="0" w:color="auto"/>
        <w:bottom w:val="none" w:sz="0" w:space="0" w:color="auto"/>
        <w:right w:val="none" w:sz="0" w:space="0" w:color="auto"/>
      </w:divBdr>
    </w:div>
    <w:div w:id="1255894991">
      <w:bodyDiv w:val="1"/>
      <w:marLeft w:val="0"/>
      <w:marRight w:val="0"/>
      <w:marTop w:val="0"/>
      <w:marBottom w:val="0"/>
      <w:divBdr>
        <w:top w:val="none" w:sz="0" w:space="0" w:color="auto"/>
        <w:left w:val="none" w:sz="0" w:space="0" w:color="auto"/>
        <w:bottom w:val="none" w:sz="0" w:space="0" w:color="auto"/>
        <w:right w:val="none" w:sz="0" w:space="0" w:color="auto"/>
      </w:divBdr>
    </w:div>
    <w:div w:id="1255898453">
      <w:bodyDiv w:val="1"/>
      <w:marLeft w:val="0"/>
      <w:marRight w:val="0"/>
      <w:marTop w:val="0"/>
      <w:marBottom w:val="0"/>
      <w:divBdr>
        <w:top w:val="none" w:sz="0" w:space="0" w:color="auto"/>
        <w:left w:val="none" w:sz="0" w:space="0" w:color="auto"/>
        <w:bottom w:val="none" w:sz="0" w:space="0" w:color="auto"/>
        <w:right w:val="none" w:sz="0" w:space="0" w:color="auto"/>
      </w:divBdr>
    </w:div>
    <w:div w:id="1256204385">
      <w:bodyDiv w:val="1"/>
      <w:marLeft w:val="0"/>
      <w:marRight w:val="0"/>
      <w:marTop w:val="0"/>
      <w:marBottom w:val="0"/>
      <w:divBdr>
        <w:top w:val="none" w:sz="0" w:space="0" w:color="auto"/>
        <w:left w:val="none" w:sz="0" w:space="0" w:color="auto"/>
        <w:bottom w:val="none" w:sz="0" w:space="0" w:color="auto"/>
        <w:right w:val="none" w:sz="0" w:space="0" w:color="auto"/>
      </w:divBdr>
    </w:div>
    <w:div w:id="1256330049">
      <w:bodyDiv w:val="1"/>
      <w:marLeft w:val="0"/>
      <w:marRight w:val="0"/>
      <w:marTop w:val="0"/>
      <w:marBottom w:val="0"/>
      <w:divBdr>
        <w:top w:val="none" w:sz="0" w:space="0" w:color="auto"/>
        <w:left w:val="none" w:sz="0" w:space="0" w:color="auto"/>
        <w:bottom w:val="none" w:sz="0" w:space="0" w:color="auto"/>
        <w:right w:val="none" w:sz="0" w:space="0" w:color="auto"/>
      </w:divBdr>
    </w:div>
    <w:div w:id="1256398766">
      <w:bodyDiv w:val="1"/>
      <w:marLeft w:val="0"/>
      <w:marRight w:val="0"/>
      <w:marTop w:val="0"/>
      <w:marBottom w:val="0"/>
      <w:divBdr>
        <w:top w:val="none" w:sz="0" w:space="0" w:color="auto"/>
        <w:left w:val="none" w:sz="0" w:space="0" w:color="auto"/>
        <w:bottom w:val="none" w:sz="0" w:space="0" w:color="auto"/>
        <w:right w:val="none" w:sz="0" w:space="0" w:color="auto"/>
      </w:divBdr>
    </w:div>
    <w:div w:id="1256750164">
      <w:bodyDiv w:val="1"/>
      <w:marLeft w:val="0"/>
      <w:marRight w:val="0"/>
      <w:marTop w:val="0"/>
      <w:marBottom w:val="0"/>
      <w:divBdr>
        <w:top w:val="none" w:sz="0" w:space="0" w:color="auto"/>
        <w:left w:val="none" w:sz="0" w:space="0" w:color="auto"/>
        <w:bottom w:val="none" w:sz="0" w:space="0" w:color="auto"/>
        <w:right w:val="none" w:sz="0" w:space="0" w:color="auto"/>
      </w:divBdr>
    </w:div>
    <w:div w:id="1257397178">
      <w:bodyDiv w:val="1"/>
      <w:marLeft w:val="0"/>
      <w:marRight w:val="0"/>
      <w:marTop w:val="0"/>
      <w:marBottom w:val="0"/>
      <w:divBdr>
        <w:top w:val="none" w:sz="0" w:space="0" w:color="auto"/>
        <w:left w:val="none" w:sz="0" w:space="0" w:color="auto"/>
        <w:bottom w:val="none" w:sz="0" w:space="0" w:color="auto"/>
        <w:right w:val="none" w:sz="0" w:space="0" w:color="auto"/>
      </w:divBdr>
    </w:div>
    <w:div w:id="1257639093">
      <w:bodyDiv w:val="1"/>
      <w:marLeft w:val="0"/>
      <w:marRight w:val="0"/>
      <w:marTop w:val="0"/>
      <w:marBottom w:val="0"/>
      <w:divBdr>
        <w:top w:val="none" w:sz="0" w:space="0" w:color="auto"/>
        <w:left w:val="none" w:sz="0" w:space="0" w:color="auto"/>
        <w:bottom w:val="none" w:sz="0" w:space="0" w:color="auto"/>
        <w:right w:val="none" w:sz="0" w:space="0" w:color="auto"/>
      </w:divBdr>
    </w:div>
    <w:div w:id="1257640179">
      <w:bodyDiv w:val="1"/>
      <w:marLeft w:val="0"/>
      <w:marRight w:val="0"/>
      <w:marTop w:val="0"/>
      <w:marBottom w:val="0"/>
      <w:divBdr>
        <w:top w:val="none" w:sz="0" w:space="0" w:color="auto"/>
        <w:left w:val="none" w:sz="0" w:space="0" w:color="auto"/>
        <w:bottom w:val="none" w:sz="0" w:space="0" w:color="auto"/>
        <w:right w:val="none" w:sz="0" w:space="0" w:color="auto"/>
      </w:divBdr>
    </w:div>
    <w:div w:id="1257982246">
      <w:bodyDiv w:val="1"/>
      <w:marLeft w:val="0"/>
      <w:marRight w:val="0"/>
      <w:marTop w:val="0"/>
      <w:marBottom w:val="0"/>
      <w:divBdr>
        <w:top w:val="none" w:sz="0" w:space="0" w:color="auto"/>
        <w:left w:val="none" w:sz="0" w:space="0" w:color="auto"/>
        <w:bottom w:val="none" w:sz="0" w:space="0" w:color="auto"/>
        <w:right w:val="none" w:sz="0" w:space="0" w:color="auto"/>
      </w:divBdr>
    </w:div>
    <w:div w:id="1258096488">
      <w:bodyDiv w:val="1"/>
      <w:marLeft w:val="0"/>
      <w:marRight w:val="0"/>
      <w:marTop w:val="0"/>
      <w:marBottom w:val="0"/>
      <w:divBdr>
        <w:top w:val="none" w:sz="0" w:space="0" w:color="auto"/>
        <w:left w:val="none" w:sz="0" w:space="0" w:color="auto"/>
        <w:bottom w:val="none" w:sz="0" w:space="0" w:color="auto"/>
        <w:right w:val="none" w:sz="0" w:space="0" w:color="auto"/>
      </w:divBdr>
    </w:div>
    <w:div w:id="1258296454">
      <w:bodyDiv w:val="1"/>
      <w:marLeft w:val="0"/>
      <w:marRight w:val="0"/>
      <w:marTop w:val="0"/>
      <w:marBottom w:val="0"/>
      <w:divBdr>
        <w:top w:val="none" w:sz="0" w:space="0" w:color="auto"/>
        <w:left w:val="none" w:sz="0" w:space="0" w:color="auto"/>
        <w:bottom w:val="none" w:sz="0" w:space="0" w:color="auto"/>
        <w:right w:val="none" w:sz="0" w:space="0" w:color="auto"/>
      </w:divBdr>
    </w:div>
    <w:div w:id="1258634512">
      <w:bodyDiv w:val="1"/>
      <w:marLeft w:val="0"/>
      <w:marRight w:val="0"/>
      <w:marTop w:val="0"/>
      <w:marBottom w:val="0"/>
      <w:divBdr>
        <w:top w:val="none" w:sz="0" w:space="0" w:color="auto"/>
        <w:left w:val="none" w:sz="0" w:space="0" w:color="auto"/>
        <w:bottom w:val="none" w:sz="0" w:space="0" w:color="auto"/>
        <w:right w:val="none" w:sz="0" w:space="0" w:color="auto"/>
      </w:divBdr>
    </w:div>
    <w:div w:id="1258638726">
      <w:bodyDiv w:val="1"/>
      <w:marLeft w:val="0"/>
      <w:marRight w:val="0"/>
      <w:marTop w:val="0"/>
      <w:marBottom w:val="0"/>
      <w:divBdr>
        <w:top w:val="none" w:sz="0" w:space="0" w:color="auto"/>
        <w:left w:val="none" w:sz="0" w:space="0" w:color="auto"/>
        <w:bottom w:val="none" w:sz="0" w:space="0" w:color="auto"/>
        <w:right w:val="none" w:sz="0" w:space="0" w:color="auto"/>
      </w:divBdr>
    </w:div>
    <w:div w:id="1259022589">
      <w:bodyDiv w:val="1"/>
      <w:marLeft w:val="0"/>
      <w:marRight w:val="0"/>
      <w:marTop w:val="0"/>
      <w:marBottom w:val="0"/>
      <w:divBdr>
        <w:top w:val="none" w:sz="0" w:space="0" w:color="auto"/>
        <w:left w:val="none" w:sz="0" w:space="0" w:color="auto"/>
        <w:bottom w:val="none" w:sz="0" w:space="0" w:color="auto"/>
        <w:right w:val="none" w:sz="0" w:space="0" w:color="auto"/>
      </w:divBdr>
    </w:div>
    <w:div w:id="1259605718">
      <w:bodyDiv w:val="1"/>
      <w:marLeft w:val="0"/>
      <w:marRight w:val="0"/>
      <w:marTop w:val="0"/>
      <w:marBottom w:val="0"/>
      <w:divBdr>
        <w:top w:val="none" w:sz="0" w:space="0" w:color="auto"/>
        <w:left w:val="none" w:sz="0" w:space="0" w:color="auto"/>
        <w:bottom w:val="none" w:sz="0" w:space="0" w:color="auto"/>
        <w:right w:val="none" w:sz="0" w:space="0" w:color="auto"/>
      </w:divBdr>
    </w:div>
    <w:div w:id="1259943406">
      <w:bodyDiv w:val="1"/>
      <w:marLeft w:val="0"/>
      <w:marRight w:val="0"/>
      <w:marTop w:val="0"/>
      <w:marBottom w:val="0"/>
      <w:divBdr>
        <w:top w:val="none" w:sz="0" w:space="0" w:color="auto"/>
        <w:left w:val="none" w:sz="0" w:space="0" w:color="auto"/>
        <w:bottom w:val="none" w:sz="0" w:space="0" w:color="auto"/>
        <w:right w:val="none" w:sz="0" w:space="0" w:color="auto"/>
      </w:divBdr>
    </w:div>
    <w:div w:id="1259945421">
      <w:bodyDiv w:val="1"/>
      <w:marLeft w:val="0"/>
      <w:marRight w:val="0"/>
      <w:marTop w:val="0"/>
      <w:marBottom w:val="0"/>
      <w:divBdr>
        <w:top w:val="none" w:sz="0" w:space="0" w:color="auto"/>
        <w:left w:val="none" w:sz="0" w:space="0" w:color="auto"/>
        <w:bottom w:val="none" w:sz="0" w:space="0" w:color="auto"/>
        <w:right w:val="none" w:sz="0" w:space="0" w:color="auto"/>
      </w:divBdr>
    </w:div>
    <w:div w:id="1260135356">
      <w:bodyDiv w:val="1"/>
      <w:marLeft w:val="0"/>
      <w:marRight w:val="0"/>
      <w:marTop w:val="0"/>
      <w:marBottom w:val="0"/>
      <w:divBdr>
        <w:top w:val="none" w:sz="0" w:space="0" w:color="auto"/>
        <w:left w:val="none" w:sz="0" w:space="0" w:color="auto"/>
        <w:bottom w:val="none" w:sz="0" w:space="0" w:color="auto"/>
        <w:right w:val="none" w:sz="0" w:space="0" w:color="auto"/>
      </w:divBdr>
    </w:div>
    <w:div w:id="1260331823">
      <w:bodyDiv w:val="1"/>
      <w:marLeft w:val="0"/>
      <w:marRight w:val="0"/>
      <w:marTop w:val="0"/>
      <w:marBottom w:val="0"/>
      <w:divBdr>
        <w:top w:val="none" w:sz="0" w:space="0" w:color="auto"/>
        <w:left w:val="none" w:sz="0" w:space="0" w:color="auto"/>
        <w:bottom w:val="none" w:sz="0" w:space="0" w:color="auto"/>
        <w:right w:val="none" w:sz="0" w:space="0" w:color="auto"/>
      </w:divBdr>
    </w:div>
    <w:div w:id="1260337863">
      <w:bodyDiv w:val="1"/>
      <w:marLeft w:val="0"/>
      <w:marRight w:val="0"/>
      <w:marTop w:val="0"/>
      <w:marBottom w:val="0"/>
      <w:divBdr>
        <w:top w:val="none" w:sz="0" w:space="0" w:color="auto"/>
        <w:left w:val="none" w:sz="0" w:space="0" w:color="auto"/>
        <w:bottom w:val="none" w:sz="0" w:space="0" w:color="auto"/>
        <w:right w:val="none" w:sz="0" w:space="0" w:color="auto"/>
      </w:divBdr>
    </w:div>
    <w:div w:id="1260411980">
      <w:bodyDiv w:val="1"/>
      <w:marLeft w:val="0"/>
      <w:marRight w:val="0"/>
      <w:marTop w:val="0"/>
      <w:marBottom w:val="0"/>
      <w:divBdr>
        <w:top w:val="none" w:sz="0" w:space="0" w:color="auto"/>
        <w:left w:val="none" w:sz="0" w:space="0" w:color="auto"/>
        <w:bottom w:val="none" w:sz="0" w:space="0" w:color="auto"/>
        <w:right w:val="none" w:sz="0" w:space="0" w:color="auto"/>
      </w:divBdr>
    </w:div>
    <w:div w:id="1260599142">
      <w:bodyDiv w:val="1"/>
      <w:marLeft w:val="0"/>
      <w:marRight w:val="0"/>
      <w:marTop w:val="0"/>
      <w:marBottom w:val="0"/>
      <w:divBdr>
        <w:top w:val="none" w:sz="0" w:space="0" w:color="auto"/>
        <w:left w:val="none" w:sz="0" w:space="0" w:color="auto"/>
        <w:bottom w:val="none" w:sz="0" w:space="0" w:color="auto"/>
        <w:right w:val="none" w:sz="0" w:space="0" w:color="auto"/>
      </w:divBdr>
    </w:div>
    <w:div w:id="1260604411">
      <w:bodyDiv w:val="1"/>
      <w:marLeft w:val="0"/>
      <w:marRight w:val="0"/>
      <w:marTop w:val="0"/>
      <w:marBottom w:val="0"/>
      <w:divBdr>
        <w:top w:val="none" w:sz="0" w:space="0" w:color="auto"/>
        <w:left w:val="none" w:sz="0" w:space="0" w:color="auto"/>
        <w:bottom w:val="none" w:sz="0" w:space="0" w:color="auto"/>
        <w:right w:val="none" w:sz="0" w:space="0" w:color="auto"/>
      </w:divBdr>
    </w:div>
    <w:div w:id="1260673469">
      <w:bodyDiv w:val="1"/>
      <w:marLeft w:val="0"/>
      <w:marRight w:val="0"/>
      <w:marTop w:val="0"/>
      <w:marBottom w:val="0"/>
      <w:divBdr>
        <w:top w:val="none" w:sz="0" w:space="0" w:color="auto"/>
        <w:left w:val="none" w:sz="0" w:space="0" w:color="auto"/>
        <w:bottom w:val="none" w:sz="0" w:space="0" w:color="auto"/>
        <w:right w:val="none" w:sz="0" w:space="0" w:color="auto"/>
      </w:divBdr>
    </w:div>
    <w:div w:id="1260681735">
      <w:bodyDiv w:val="1"/>
      <w:marLeft w:val="0"/>
      <w:marRight w:val="0"/>
      <w:marTop w:val="0"/>
      <w:marBottom w:val="0"/>
      <w:divBdr>
        <w:top w:val="none" w:sz="0" w:space="0" w:color="auto"/>
        <w:left w:val="none" w:sz="0" w:space="0" w:color="auto"/>
        <w:bottom w:val="none" w:sz="0" w:space="0" w:color="auto"/>
        <w:right w:val="none" w:sz="0" w:space="0" w:color="auto"/>
      </w:divBdr>
    </w:div>
    <w:div w:id="1260798909">
      <w:bodyDiv w:val="1"/>
      <w:marLeft w:val="0"/>
      <w:marRight w:val="0"/>
      <w:marTop w:val="0"/>
      <w:marBottom w:val="0"/>
      <w:divBdr>
        <w:top w:val="none" w:sz="0" w:space="0" w:color="auto"/>
        <w:left w:val="none" w:sz="0" w:space="0" w:color="auto"/>
        <w:bottom w:val="none" w:sz="0" w:space="0" w:color="auto"/>
        <w:right w:val="none" w:sz="0" w:space="0" w:color="auto"/>
      </w:divBdr>
    </w:div>
    <w:div w:id="1260872248">
      <w:bodyDiv w:val="1"/>
      <w:marLeft w:val="0"/>
      <w:marRight w:val="0"/>
      <w:marTop w:val="0"/>
      <w:marBottom w:val="0"/>
      <w:divBdr>
        <w:top w:val="none" w:sz="0" w:space="0" w:color="auto"/>
        <w:left w:val="none" w:sz="0" w:space="0" w:color="auto"/>
        <w:bottom w:val="none" w:sz="0" w:space="0" w:color="auto"/>
        <w:right w:val="none" w:sz="0" w:space="0" w:color="auto"/>
      </w:divBdr>
    </w:div>
    <w:div w:id="1260944393">
      <w:bodyDiv w:val="1"/>
      <w:marLeft w:val="0"/>
      <w:marRight w:val="0"/>
      <w:marTop w:val="0"/>
      <w:marBottom w:val="0"/>
      <w:divBdr>
        <w:top w:val="none" w:sz="0" w:space="0" w:color="auto"/>
        <w:left w:val="none" w:sz="0" w:space="0" w:color="auto"/>
        <w:bottom w:val="none" w:sz="0" w:space="0" w:color="auto"/>
        <w:right w:val="none" w:sz="0" w:space="0" w:color="auto"/>
      </w:divBdr>
    </w:div>
    <w:div w:id="1261064025">
      <w:bodyDiv w:val="1"/>
      <w:marLeft w:val="0"/>
      <w:marRight w:val="0"/>
      <w:marTop w:val="0"/>
      <w:marBottom w:val="0"/>
      <w:divBdr>
        <w:top w:val="none" w:sz="0" w:space="0" w:color="auto"/>
        <w:left w:val="none" w:sz="0" w:space="0" w:color="auto"/>
        <w:bottom w:val="none" w:sz="0" w:space="0" w:color="auto"/>
        <w:right w:val="none" w:sz="0" w:space="0" w:color="auto"/>
      </w:divBdr>
    </w:div>
    <w:div w:id="1261067843">
      <w:bodyDiv w:val="1"/>
      <w:marLeft w:val="0"/>
      <w:marRight w:val="0"/>
      <w:marTop w:val="0"/>
      <w:marBottom w:val="0"/>
      <w:divBdr>
        <w:top w:val="none" w:sz="0" w:space="0" w:color="auto"/>
        <w:left w:val="none" w:sz="0" w:space="0" w:color="auto"/>
        <w:bottom w:val="none" w:sz="0" w:space="0" w:color="auto"/>
        <w:right w:val="none" w:sz="0" w:space="0" w:color="auto"/>
      </w:divBdr>
    </w:div>
    <w:div w:id="1261337439">
      <w:bodyDiv w:val="1"/>
      <w:marLeft w:val="0"/>
      <w:marRight w:val="0"/>
      <w:marTop w:val="0"/>
      <w:marBottom w:val="0"/>
      <w:divBdr>
        <w:top w:val="none" w:sz="0" w:space="0" w:color="auto"/>
        <w:left w:val="none" w:sz="0" w:space="0" w:color="auto"/>
        <w:bottom w:val="none" w:sz="0" w:space="0" w:color="auto"/>
        <w:right w:val="none" w:sz="0" w:space="0" w:color="auto"/>
      </w:divBdr>
    </w:div>
    <w:div w:id="1262034165">
      <w:bodyDiv w:val="1"/>
      <w:marLeft w:val="0"/>
      <w:marRight w:val="0"/>
      <w:marTop w:val="0"/>
      <w:marBottom w:val="0"/>
      <w:divBdr>
        <w:top w:val="none" w:sz="0" w:space="0" w:color="auto"/>
        <w:left w:val="none" w:sz="0" w:space="0" w:color="auto"/>
        <w:bottom w:val="none" w:sz="0" w:space="0" w:color="auto"/>
        <w:right w:val="none" w:sz="0" w:space="0" w:color="auto"/>
      </w:divBdr>
    </w:div>
    <w:div w:id="1262104280">
      <w:bodyDiv w:val="1"/>
      <w:marLeft w:val="0"/>
      <w:marRight w:val="0"/>
      <w:marTop w:val="0"/>
      <w:marBottom w:val="0"/>
      <w:divBdr>
        <w:top w:val="none" w:sz="0" w:space="0" w:color="auto"/>
        <w:left w:val="none" w:sz="0" w:space="0" w:color="auto"/>
        <w:bottom w:val="none" w:sz="0" w:space="0" w:color="auto"/>
        <w:right w:val="none" w:sz="0" w:space="0" w:color="auto"/>
      </w:divBdr>
    </w:div>
    <w:div w:id="1262109006">
      <w:bodyDiv w:val="1"/>
      <w:marLeft w:val="0"/>
      <w:marRight w:val="0"/>
      <w:marTop w:val="0"/>
      <w:marBottom w:val="0"/>
      <w:divBdr>
        <w:top w:val="none" w:sz="0" w:space="0" w:color="auto"/>
        <w:left w:val="none" w:sz="0" w:space="0" w:color="auto"/>
        <w:bottom w:val="none" w:sz="0" w:space="0" w:color="auto"/>
        <w:right w:val="none" w:sz="0" w:space="0" w:color="auto"/>
      </w:divBdr>
    </w:div>
    <w:div w:id="1262181867">
      <w:bodyDiv w:val="1"/>
      <w:marLeft w:val="0"/>
      <w:marRight w:val="0"/>
      <w:marTop w:val="0"/>
      <w:marBottom w:val="0"/>
      <w:divBdr>
        <w:top w:val="none" w:sz="0" w:space="0" w:color="auto"/>
        <w:left w:val="none" w:sz="0" w:space="0" w:color="auto"/>
        <w:bottom w:val="none" w:sz="0" w:space="0" w:color="auto"/>
        <w:right w:val="none" w:sz="0" w:space="0" w:color="auto"/>
      </w:divBdr>
    </w:div>
    <w:div w:id="1262494458">
      <w:bodyDiv w:val="1"/>
      <w:marLeft w:val="0"/>
      <w:marRight w:val="0"/>
      <w:marTop w:val="0"/>
      <w:marBottom w:val="0"/>
      <w:divBdr>
        <w:top w:val="none" w:sz="0" w:space="0" w:color="auto"/>
        <w:left w:val="none" w:sz="0" w:space="0" w:color="auto"/>
        <w:bottom w:val="none" w:sz="0" w:space="0" w:color="auto"/>
        <w:right w:val="none" w:sz="0" w:space="0" w:color="auto"/>
      </w:divBdr>
    </w:div>
    <w:div w:id="1262572134">
      <w:bodyDiv w:val="1"/>
      <w:marLeft w:val="0"/>
      <w:marRight w:val="0"/>
      <w:marTop w:val="0"/>
      <w:marBottom w:val="0"/>
      <w:divBdr>
        <w:top w:val="none" w:sz="0" w:space="0" w:color="auto"/>
        <w:left w:val="none" w:sz="0" w:space="0" w:color="auto"/>
        <w:bottom w:val="none" w:sz="0" w:space="0" w:color="auto"/>
        <w:right w:val="none" w:sz="0" w:space="0" w:color="auto"/>
      </w:divBdr>
    </w:div>
    <w:div w:id="1262688979">
      <w:bodyDiv w:val="1"/>
      <w:marLeft w:val="0"/>
      <w:marRight w:val="0"/>
      <w:marTop w:val="0"/>
      <w:marBottom w:val="0"/>
      <w:divBdr>
        <w:top w:val="none" w:sz="0" w:space="0" w:color="auto"/>
        <w:left w:val="none" w:sz="0" w:space="0" w:color="auto"/>
        <w:bottom w:val="none" w:sz="0" w:space="0" w:color="auto"/>
        <w:right w:val="none" w:sz="0" w:space="0" w:color="auto"/>
      </w:divBdr>
    </w:div>
    <w:div w:id="1262690076">
      <w:bodyDiv w:val="1"/>
      <w:marLeft w:val="0"/>
      <w:marRight w:val="0"/>
      <w:marTop w:val="0"/>
      <w:marBottom w:val="0"/>
      <w:divBdr>
        <w:top w:val="none" w:sz="0" w:space="0" w:color="auto"/>
        <w:left w:val="none" w:sz="0" w:space="0" w:color="auto"/>
        <w:bottom w:val="none" w:sz="0" w:space="0" w:color="auto"/>
        <w:right w:val="none" w:sz="0" w:space="0" w:color="auto"/>
      </w:divBdr>
    </w:div>
    <w:div w:id="1262760046">
      <w:bodyDiv w:val="1"/>
      <w:marLeft w:val="0"/>
      <w:marRight w:val="0"/>
      <w:marTop w:val="0"/>
      <w:marBottom w:val="0"/>
      <w:divBdr>
        <w:top w:val="none" w:sz="0" w:space="0" w:color="auto"/>
        <w:left w:val="none" w:sz="0" w:space="0" w:color="auto"/>
        <w:bottom w:val="none" w:sz="0" w:space="0" w:color="auto"/>
        <w:right w:val="none" w:sz="0" w:space="0" w:color="auto"/>
      </w:divBdr>
    </w:div>
    <w:div w:id="1262880993">
      <w:bodyDiv w:val="1"/>
      <w:marLeft w:val="0"/>
      <w:marRight w:val="0"/>
      <w:marTop w:val="0"/>
      <w:marBottom w:val="0"/>
      <w:divBdr>
        <w:top w:val="none" w:sz="0" w:space="0" w:color="auto"/>
        <w:left w:val="none" w:sz="0" w:space="0" w:color="auto"/>
        <w:bottom w:val="none" w:sz="0" w:space="0" w:color="auto"/>
        <w:right w:val="none" w:sz="0" w:space="0" w:color="auto"/>
      </w:divBdr>
    </w:div>
    <w:div w:id="1262883862">
      <w:bodyDiv w:val="1"/>
      <w:marLeft w:val="0"/>
      <w:marRight w:val="0"/>
      <w:marTop w:val="0"/>
      <w:marBottom w:val="0"/>
      <w:divBdr>
        <w:top w:val="none" w:sz="0" w:space="0" w:color="auto"/>
        <w:left w:val="none" w:sz="0" w:space="0" w:color="auto"/>
        <w:bottom w:val="none" w:sz="0" w:space="0" w:color="auto"/>
        <w:right w:val="none" w:sz="0" w:space="0" w:color="auto"/>
      </w:divBdr>
    </w:div>
    <w:div w:id="1263106611">
      <w:bodyDiv w:val="1"/>
      <w:marLeft w:val="0"/>
      <w:marRight w:val="0"/>
      <w:marTop w:val="0"/>
      <w:marBottom w:val="0"/>
      <w:divBdr>
        <w:top w:val="none" w:sz="0" w:space="0" w:color="auto"/>
        <w:left w:val="none" w:sz="0" w:space="0" w:color="auto"/>
        <w:bottom w:val="none" w:sz="0" w:space="0" w:color="auto"/>
        <w:right w:val="none" w:sz="0" w:space="0" w:color="auto"/>
      </w:divBdr>
    </w:div>
    <w:div w:id="1263106628">
      <w:bodyDiv w:val="1"/>
      <w:marLeft w:val="0"/>
      <w:marRight w:val="0"/>
      <w:marTop w:val="0"/>
      <w:marBottom w:val="0"/>
      <w:divBdr>
        <w:top w:val="none" w:sz="0" w:space="0" w:color="auto"/>
        <w:left w:val="none" w:sz="0" w:space="0" w:color="auto"/>
        <w:bottom w:val="none" w:sz="0" w:space="0" w:color="auto"/>
        <w:right w:val="none" w:sz="0" w:space="0" w:color="auto"/>
      </w:divBdr>
    </w:div>
    <w:div w:id="1263296251">
      <w:bodyDiv w:val="1"/>
      <w:marLeft w:val="0"/>
      <w:marRight w:val="0"/>
      <w:marTop w:val="0"/>
      <w:marBottom w:val="0"/>
      <w:divBdr>
        <w:top w:val="none" w:sz="0" w:space="0" w:color="auto"/>
        <w:left w:val="none" w:sz="0" w:space="0" w:color="auto"/>
        <w:bottom w:val="none" w:sz="0" w:space="0" w:color="auto"/>
        <w:right w:val="none" w:sz="0" w:space="0" w:color="auto"/>
      </w:divBdr>
    </w:div>
    <w:div w:id="1263296701">
      <w:bodyDiv w:val="1"/>
      <w:marLeft w:val="0"/>
      <w:marRight w:val="0"/>
      <w:marTop w:val="0"/>
      <w:marBottom w:val="0"/>
      <w:divBdr>
        <w:top w:val="none" w:sz="0" w:space="0" w:color="auto"/>
        <w:left w:val="none" w:sz="0" w:space="0" w:color="auto"/>
        <w:bottom w:val="none" w:sz="0" w:space="0" w:color="auto"/>
        <w:right w:val="none" w:sz="0" w:space="0" w:color="auto"/>
      </w:divBdr>
    </w:div>
    <w:div w:id="1263338249">
      <w:bodyDiv w:val="1"/>
      <w:marLeft w:val="0"/>
      <w:marRight w:val="0"/>
      <w:marTop w:val="0"/>
      <w:marBottom w:val="0"/>
      <w:divBdr>
        <w:top w:val="none" w:sz="0" w:space="0" w:color="auto"/>
        <w:left w:val="none" w:sz="0" w:space="0" w:color="auto"/>
        <w:bottom w:val="none" w:sz="0" w:space="0" w:color="auto"/>
        <w:right w:val="none" w:sz="0" w:space="0" w:color="auto"/>
      </w:divBdr>
    </w:div>
    <w:div w:id="1263370107">
      <w:bodyDiv w:val="1"/>
      <w:marLeft w:val="0"/>
      <w:marRight w:val="0"/>
      <w:marTop w:val="0"/>
      <w:marBottom w:val="0"/>
      <w:divBdr>
        <w:top w:val="none" w:sz="0" w:space="0" w:color="auto"/>
        <w:left w:val="none" w:sz="0" w:space="0" w:color="auto"/>
        <w:bottom w:val="none" w:sz="0" w:space="0" w:color="auto"/>
        <w:right w:val="none" w:sz="0" w:space="0" w:color="auto"/>
      </w:divBdr>
    </w:div>
    <w:div w:id="1263494463">
      <w:bodyDiv w:val="1"/>
      <w:marLeft w:val="0"/>
      <w:marRight w:val="0"/>
      <w:marTop w:val="0"/>
      <w:marBottom w:val="0"/>
      <w:divBdr>
        <w:top w:val="none" w:sz="0" w:space="0" w:color="auto"/>
        <w:left w:val="none" w:sz="0" w:space="0" w:color="auto"/>
        <w:bottom w:val="none" w:sz="0" w:space="0" w:color="auto"/>
        <w:right w:val="none" w:sz="0" w:space="0" w:color="auto"/>
      </w:divBdr>
    </w:div>
    <w:div w:id="1263495049">
      <w:bodyDiv w:val="1"/>
      <w:marLeft w:val="0"/>
      <w:marRight w:val="0"/>
      <w:marTop w:val="0"/>
      <w:marBottom w:val="0"/>
      <w:divBdr>
        <w:top w:val="none" w:sz="0" w:space="0" w:color="auto"/>
        <w:left w:val="none" w:sz="0" w:space="0" w:color="auto"/>
        <w:bottom w:val="none" w:sz="0" w:space="0" w:color="auto"/>
        <w:right w:val="none" w:sz="0" w:space="0" w:color="auto"/>
      </w:divBdr>
    </w:div>
    <w:div w:id="1263999165">
      <w:bodyDiv w:val="1"/>
      <w:marLeft w:val="0"/>
      <w:marRight w:val="0"/>
      <w:marTop w:val="0"/>
      <w:marBottom w:val="0"/>
      <w:divBdr>
        <w:top w:val="none" w:sz="0" w:space="0" w:color="auto"/>
        <w:left w:val="none" w:sz="0" w:space="0" w:color="auto"/>
        <w:bottom w:val="none" w:sz="0" w:space="0" w:color="auto"/>
        <w:right w:val="none" w:sz="0" w:space="0" w:color="auto"/>
      </w:divBdr>
    </w:div>
    <w:div w:id="1264145572">
      <w:bodyDiv w:val="1"/>
      <w:marLeft w:val="0"/>
      <w:marRight w:val="0"/>
      <w:marTop w:val="0"/>
      <w:marBottom w:val="0"/>
      <w:divBdr>
        <w:top w:val="none" w:sz="0" w:space="0" w:color="auto"/>
        <w:left w:val="none" w:sz="0" w:space="0" w:color="auto"/>
        <w:bottom w:val="none" w:sz="0" w:space="0" w:color="auto"/>
        <w:right w:val="none" w:sz="0" w:space="0" w:color="auto"/>
      </w:divBdr>
    </w:div>
    <w:div w:id="1264414728">
      <w:bodyDiv w:val="1"/>
      <w:marLeft w:val="0"/>
      <w:marRight w:val="0"/>
      <w:marTop w:val="0"/>
      <w:marBottom w:val="0"/>
      <w:divBdr>
        <w:top w:val="none" w:sz="0" w:space="0" w:color="auto"/>
        <w:left w:val="none" w:sz="0" w:space="0" w:color="auto"/>
        <w:bottom w:val="none" w:sz="0" w:space="0" w:color="auto"/>
        <w:right w:val="none" w:sz="0" w:space="0" w:color="auto"/>
      </w:divBdr>
    </w:div>
    <w:div w:id="1264455863">
      <w:bodyDiv w:val="1"/>
      <w:marLeft w:val="0"/>
      <w:marRight w:val="0"/>
      <w:marTop w:val="0"/>
      <w:marBottom w:val="0"/>
      <w:divBdr>
        <w:top w:val="none" w:sz="0" w:space="0" w:color="auto"/>
        <w:left w:val="none" w:sz="0" w:space="0" w:color="auto"/>
        <w:bottom w:val="none" w:sz="0" w:space="0" w:color="auto"/>
        <w:right w:val="none" w:sz="0" w:space="0" w:color="auto"/>
      </w:divBdr>
    </w:div>
    <w:div w:id="1264611230">
      <w:bodyDiv w:val="1"/>
      <w:marLeft w:val="0"/>
      <w:marRight w:val="0"/>
      <w:marTop w:val="0"/>
      <w:marBottom w:val="0"/>
      <w:divBdr>
        <w:top w:val="none" w:sz="0" w:space="0" w:color="auto"/>
        <w:left w:val="none" w:sz="0" w:space="0" w:color="auto"/>
        <w:bottom w:val="none" w:sz="0" w:space="0" w:color="auto"/>
        <w:right w:val="none" w:sz="0" w:space="0" w:color="auto"/>
      </w:divBdr>
    </w:div>
    <w:div w:id="1264613495">
      <w:bodyDiv w:val="1"/>
      <w:marLeft w:val="0"/>
      <w:marRight w:val="0"/>
      <w:marTop w:val="0"/>
      <w:marBottom w:val="0"/>
      <w:divBdr>
        <w:top w:val="none" w:sz="0" w:space="0" w:color="auto"/>
        <w:left w:val="none" w:sz="0" w:space="0" w:color="auto"/>
        <w:bottom w:val="none" w:sz="0" w:space="0" w:color="auto"/>
        <w:right w:val="none" w:sz="0" w:space="0" w:color="auto"/>
      </w:divBdr>
    </w:div>
    <w:div w:id="1264656314">
      <w:bodyDiv w:val="1"/>
      <w:marLeft w:val="0"/>
      <w:marRight w:val="0"/>
      <w:marTop w:val="0"/>
      <w:marBottom w:val="0"/>
      <w:divBdr>
        <w:top w:val="none" w:sz="0" w:space="0" w:color="auto"/>
        <w:left w:val="none" w:sz="0" w:space="0" w:color="auto"/>
        <w:bottom w:val="none" w:sz="0" w:space="0" w:color="auto"/>
        <w:right w:val="none" w:sz="0" w:space="0" w:color="auto"/>
      </w:divBdr>
    </w:div>
    <w:div w:id="1264804652">
      <w:bodyDiv w:val="1"/>
      <w:marLeft w:val="0"/>
      <w:marRight w:val="0"/>
      <w:marTop w:val="0"/>
      <w:marBottom w:val="0"/>
      <w:divBdr>
        <w:top w:val="none" w:sz="0" w:space="0" w:color="auto"/>
        <w:left w:val="none" w:sz="0" w:space="0" w:color="auto"/>
        <w:bottom w:val="none" w:sz="0" w:space="0" w:color="auto"/>
        <w:right w:val="none" w:sz="0" w:space="0" w:color="auto"/>
      </w:divBdr>
    </w:div>
    <w:div w:id="1264922840">
      <w:bodyDiv w:val="1"/>
      <w:marLeft w:val="0"/>
      <w:marRight w:val="0"/>
      <w:marTop w:val="0"/>
      <w:marBottom w:val="0"/>
      <w:divBdr>
        <w:top w:val="none" w:sz="0" w:space="0" w:color="auto"/>
        <w:left w:val="none" w:sz="0" w:space="0" w:color="auto"/>
        <w:bottom w:val="none" w:sz="0" w:space="0" w:color="auto"/>
        <w:right w:val="none" w:sz="0" w:space="0" w:color="auto"/>
      </w:divBdr>
    </w:div>
    <w:div w:id="1264995691">
      <w:bodyDiv w:val="1"/>
      <w:marLeft w:val="0"/>
      <w:marRight w:val="0"/>
      <w:marTop w:val="0"/>
      <w:marBottom w:val="0"/>
      <w:divBdr>
        <w:top w:val="none" w:sz="0" w:space="0" w:color="auto"/>
        <w:left w:val="none" w:sz="0" w:space="0" w:color="auto"/>
        <w:bottom w:val="none" w:sz="0" w:space="0" w:color="auto"/>
        <w:right w:val="none" w:sz="0" w:space="0" w:color="auto"/>
      </w:divBdr>
    </w:div>
    <w:div w:id="1265307803">
      <w:bodyDiv w:val="1"/>
      <w:marLeft w:val="0"/>
      <w:marRight w:val="0"/>
      <w:marTop w:val="0"/>
      <w:marBottom w:val="0"/>
      <w:divBdr>
        <w:top w:val="none" w:sz="0" w:space="0" w:color="auto"/>
        <w:left w:val="none" w:sz="0" w:space="0" w:color="auto"/>
        <w:bottom w:val="none" w:sz="0" w:space="0" w:color="auto"/>
        <w:right w:val="none" w:sz="0" w:space="0" w:color="auto"/>
      </w:divBdr>
    </w:div>
    <w:div w:id="1265578056">
      <w:bodyDiv w:val="1"/>
      <w:marLeft w:val="0"/>
      <w:marRight w:val="0"/>
      <w:marTop w:val="0"/>
      <w:marBottom w:val="0"/>
      <w:divBdr>
        <w:top w:val="none" w:sz="0" w:space="0" w:color="auto"/>
        <w:left w:val="none" w:sz="0" w:space="0" w:color="auto"/>
        <w:bottom w:val="none" w:sz="0" w:space="0" w:color="auto"/>
        <w:right w:val="none" w:sz="0" w:space="0" w:color="auto"/>
      </w:divBdr>
    </w:div>
    <w:div w:id="1265650302">
      <w:bodyDiv w:val="1"/>
      <w:marLeft w:val="0"/>
      <w:marRight w:val="0"/>
      <w:marTop w:val="0"/>
      <w:marBottom w:val="0"/>
      <w:divBdr>
        <w:top w:val="none" w:sz="0" w:space="0" w:color="auto"/>
        <w:left w:val="none" w:sz="0" w:space="0" w:color="auto"/>
        <w:bottom w:val="none" w:sz="0" w:space="0" w:color="auto"/>
        <w:right w:val="none" w:sz="0" w:space="0" w:color="auto"/>
      </w:divBdr>
    </w:div>
    <w:div w:id="1265840332">
      <w:bodyDiv w:val="1"/>
      <w:marLeft w:val="0"/>
      <w:marRight w:val="0"/>
      <w:marTop w:val="0"/>
      <w:marBottom w:val="0"/>
      <w:divBdr>
        <w:top w:val="none" w:sz="0" w:space="0" w:color="auto"/>
        <w:left w:val="none" w:sz="0" w:space="0" w:color="auto"/>
        <w:bottom w:val="none" w:sz="0" w:space="0" w:color="auto"/>
        <w:right w:val="none" w:sz="0" w:space="0" w:color="auto"/>
      </w:divBdr>
    </w:div>
    <w:div w:id="1265841353">
      <w:bodyDiv w:val="1"/>
      <w:marLeft w:val="0"/>
      <w:marRight w:val="0"/>
      <w:marTop w:val="0"/>
      <w:marBottom w:val="0"/>
      <w:divBdr>
        <w:top w:val="none" w:sz="0" w:space="0" w:color="auto"/>
        <w:left w:val="none" w:sz="0" w:space="0" w:color="auto"/>
        <w:bottom w:val="none" w:sz="0" w:space="0" w:color="auto"/>
        <w:right w:val="none" w:sz="0" w:space="0" w:color="auto"/>
      </w:divBdr>
    </w:div>
    <w:div w:id="1265990565">
      <w:bodyDiv w:val="1"/>
      <w:marLeft w:val="0"/>
      <w:marRight w:val="0"/>
      <w:marTop w:val="0"/>
      <w:marBottom w:val="0"/>
      <w:divBdr>
        <w:top w:val="none" w:sz="0" w:space="0" w:color="auto"/>
        <w:left w:val="none" w:sz="0" w:space="0" w:color="auto"/>
        <w:bottom w:val="none" w:sz="0" w:space="0" w:color="auto"/>
        <w:right w:val="none" w:sz="0" w:space="0" w:color="auto"/>
      </w:divBdr>
    </w:div>
    <w:div w:id="1266227580">
      <w:bodyDiv w:val="1"/>
      <w:marLeft w:val="0"/>
      <w:marRight w:val="0"/>
      <w:marTop w:val="0"/>
      <w:marBottom w:val="0"/>
      <w:divBdr>
        <w:top w:val="none" w:sz="0" w:space="0" w:color="auto"/>
        <w:left w:val="none" w:sz="0" w:space="0" w:color="auto"/>
        <w:bottom w:val="none" w:sz="0" w:space="0" w:color="auto"/>
        <w:right w:val="none" w:sz="0" w:space="0" w:color="auto"/>
      </w:divBdr>
    </w:div>
    <w:div w:id="1266621913">
      <w:bodyDiv w:val="1"/>
      <w:marLeft w:val="0"/>
      <w:marRight w:val="0"/>
      <w:marTop w:val="0"/>
      <w:marBottom w:val="0"/>
      <w:divBdr>
        <w:top w:val="none" w:sz="0" w:space="0" w:color="auto"/>
        <w:left w:val="none" w:sz="0" w:space="0" w:color="auto"/>
        <w:bottom w:val="none" w:sz="0" w:space="0" w:color="auto"/>
        <w:right w:val="none" w:sz="0" w:space="0" w:color="auto"/>
      </w:divBdr>
    </w:div>
    <w:div w:id="1266958271">
      <w:bodyDiv w:val="1"/>
      <w:marLeft w:val="0"/>
      <w:marRight w:val="0"/>
      <w:marTop w:val="0"/>
      <w:marBottom w:val="0"/>
      <w:divBdr>
        <w:top w:val="none" w:sz="0" w:space="0" w:color="auto"/>
        <w:left w:val="none" w:sz="0" w:space="0" w:color="auto"/>
        <w:bottom w:val="none" w:sz="0" w:space="0" w:color="auto"/>
        <w:right w:val="none" w:sz="0" w:space="0" w:color="auto"/>
      </w:divBdr>
    </w:div>
    <w:div w:id="1266960741">
      <w:bodyDiv w:val="1"/>
      <w:marLeft w:val="0"/>
      <w:marRight w:val="0"/>
      <w:marTop w:val="0"/>
      <w:marBottom w:val="0"/>
      <w:divBdr>
        <w:top w:val="none" w:sz="0" w:space="0" w:color="auto"/>
        <w:left w:val="none" w:sz="0" w:space="0" w:color="auto"/>
        <w:bottom w:val="none" w:sz="0" w:space="0" w:color="auto"/>
        <w:right w:val="none" w:sz="0" w:space="0" w:color="auto"/>
      </w:divBdr>
    </w:div>
    <w:div w:id="1267158380">
      <w:bodyDiv w:val="1"/>
      <w:marLeft w:val="0"/>
      <w:marRight w:val="0"/>
      <w:marTop w:val="0"/>
      <w:marBottom w:val="0"/>
      <w:divBdr>
        <w:top w:val="none" w:sz="0" w:space="0" w:color="auto"/>
        <w:left w:val="none" w:sz="0" w:space="0" w:color="auto"/>
        <w:bottom w:val="none" w:sz="0" w:space="0" w:color="auto"/>
        <w:right w:val="none" w:sz="0" w:space="0" w:color="auto"/>
      </w:divBdr>
    </w:div>
    <w:div w:id="1267231087">
      <w:bodyDiv w:val="1"/>
      <w:marLeft w:val="0"/>
      <w:marRight w:val="0"/>
      <w:marTop w:val="0"/>
      <w:marBottom w:val="0"/>
      <w:divBdr>
        <w:top w:val="none" w:sz="0" w:space="0" w:color="auto"/>
        <w:left w:val="none" w:sz="0" w:space="0" w:color="auto"/>
        <w:bottom w:val="none" w:sz="0" w:space="0" w:color="auto"/>
        <w:right w:val="none" w:sz="0" w:space="0" w:color="auto"/>
      </w:divBdr>
    </w:div>
    <w:div w:id="1267693773">
      <w:bodyDiv w:val="1"/>
      <w:marLeft w:val="0"/>
      <w:marRight w:val="0"/>
      <w:marTop w:val="0"/>
      <w:marBottom w:val="0"/>
      <w:divBdr>
        <w:top w:val="none" w:sz="0" w:space="0" w:color="auto"/>
        <w:left w:val="none" w:sz="0" w:space="0" w:color="auto"/>
        <w:bottom w:val="none" w:sz="0" w:space="0" w:color="auto"/>
        <w:right w:val="none" w:sz="0" w:space="0" w:color="auto"/>
      </w:divBdr>
    </w:div>
    <w:div w:id="1268123901">
      <w:bodyDiv w:val="1"/>
      <w:marLeft w:val="0"/>
      <w:marRight w:val="0"/>
      <w:marTop w:val="0"/>
      <w:marBottom w:val="0"/>
      <w:divBdr>
        <w:top w:val="none" w:sz="0" w:space="0" w:color="auto"/>
        <w:left w:val="none" w:sz="0" w:space="0" w:color="auto"/>
        <w:bottom w:val="none" w:sz="0" w:space="0" w:color="auto"/>
        <w:right w:val="none" w:sz="0" w:space="0" w:color="auto"/>
      </w:divBdr>
    </w:div>
    <w:div w:id="1268151179">
      <w:bodyDiv w:val="1"/>
      <w:marLeft w:val="0"/>
      <w:marRight w:val="0"/>
      <w:marTop w:val="0"/>
      <w:marBottom w:val="0"/>
      <w:divBdr>
        <w:top w:val="none" w:sz="0" w:space="0" w:color="auto"/>
        <w:left w:val="none" w:sz="0" w:space="0" w:color="auto"/>
        <w:bottom w:val="none" w:sz="0" w:space="0" w:color="auto"/>
        <w:right w:val="none" w:sz="0" w:space="0" w:color="auto"/>
      </w:divBdr>
    </w:div>
    <w:div w:id="1268151860">
      <w:bodyDiv w:val="1"/>
      <w:marLeft w:val="0"/>
      <w:marRight w:val="0"/>
      <w:marTop w:val="0"/>
      <w:marBottom w:val="0"/>
      <w:divBdr>
        <w:top w:val="none" w:sz="0" w:space="0" w:color="auto"/>
        <w:left w:val="none" w:sz="0" w:space="0" w:color="auto"/>
        <w:bottom w:val="none" w:sz="0" w:space="0" w:color="auto"/>
        <w:right w:val="none" w:sz="0" w:space="0" w:color="auto"/>
      </w:divBdr>
    </w:div>
    <w:div w:id="1268389771">
      <w:bodyDiv w:val="1"/>
      <w:marLeft w:val="0"/>
      <w:marRight w:val="0"/>
      <w:marTop w:val="0"/>
      <w:marBottom w:val="0"/>
      <w:divBdr>
        <w:top w:val="none" w:sz="0" w:space="0" w:color="auto"/>
        <w:left w:val="none" w:sz="0" w:space="0" w:color="auto"/>
        <w:bottom w:val="none" w:sz="0" w:space="0" w:color="auto"/>
        <w:right w:val="none" w:sz="0" w:space="0" w:color="auto"/>
      </w:divBdr>
    </w:div>
    <w:div w:id="1268582395">
      <w:bodyDiv w:val="1"/>
      <w:marLeft w:val="0"/>
      <w:marRight w:val="0"/>
      <w:marTop w:val="0"/>
      <w:marBottom w:val="0"/>
      <w:divBdr>
        <w:top w:val="none" w:sz="0" w:space="0" w:color="auto"/>
        <w:left w:val="none" w:sz="0" w:space="0" w:color="auto"/>
        <w:bottom w:val="none" w:sz="0" w:space="0" w:color="auto"/>
        <w:right w:val="none" w:sz="0" w:space="0" w:color="auto"/>
      </w:divBdr>
    </w:div>
    <w:div w:id="1268924718">
      <w:bodyDiv w:val="1"/>
      <w:marLeft w:val="0"/>
      <w:marRight w:val="0"/>
      <w:marTop w:val="0"/>
      <w:marBottom w:val="0"/>
      <w:divBdr>
        <w:top w:val="none" w:sz="0" w:space="0" w:color="auto"/>
        <w:left w:val="none" w:sz="0" w:space="0" w:color="auto"/>
        <w:bottom w:val="none" w:sz="0" w:space="0" w:color="auto"/>
        <w:right w:val="none" w:sz="0" w:space="0" w:color="auto"/>
      </w:divBdr>
    </w:div>
    <w:div w:id="1269005196">
      <w:bodyDiv w:val="1"/>
      <w:marLeft w:val="0"/>
      <w:marRight w:val="0"/>
      <w:marTop w:val="0"/>
      <w:marBottom w:val="0"/>
      <w:divBdr>
        <w:top w:val="none" w:sz="0" w:space="0" w:color="auto"/>
        <w:left w:val="none" w:sz="0" w:space="0" w:color="auto"/>
        <w:bottom w:val="none" w:sz="0" w:space="0" w:color="auto"/>
        <w:right w:val="none" w:sz="0" w:space="0" w:color="auto"/>
      </w:divBdr>
    </w:div>
    <w:div w:id="1269118394">
      <w:bodyDiv w:val="1"/>
      <w:marLeft w:val="0"/>
      <w:marRight w:val="0"/>
      <w:marTop w:val="0"/>
      <w:marBottom w:val="0"/>
      <w:divBdr>
        <w:top w:val="none" w:sz="0" w:space="0" w:color="auto"/>
        <w:left w:val="none" w:sz="0" w:space="0" w:color="auto"/>
        <w:bottom w:val="none" w:sz="0" w:space="0" w:color="auto"/>
        <w:right w:val="none" w:sz="0" w:space="0" w:color="auto"/>
      </w:divBdr>
    </w:div>
    <w:div w:id="1269192847">
      <w:bodyDiv w:val="1"/>
      <w:marLeft w:val="0"/>
      <w:marRight w:val="0"/>
      <w:marTop w:val="0"/>
      <w:marBottom w:val="0"/>
      <w:divBdr>
        <w:top w:val="none" w:sz="0" w:space="0" w:color="auto"/>
        <w:left w:val="none" w:sz="0" w:space="0" w:color="auto"/>
        <w:bottom w:val="none" w:sz="0" w:space="0" w:color="auto"/>
        <w:right w:val="none" w:sz="0" w:space="0" w:color="auto"/>
      </w:divBdr>
    </w:div>
    <w:div w:id="1269317317">
      <w:bodyDiv w:val="1"/>
      <w:marLeft w:val="0"/>
      <w:marRight w:val="0"/>
      <w:marTop w:val="0"/>
      <w:marBottom w:val="0"/>
      <w:divBdr>
        <w:top w:val="none" w:sz="0" w:space="0" w:color="auto"/>
        <w:left w:val="none" w:sz="0" w:space="0" w:color="auto"/>
        <w:bottom w:val="none" w:sz="0" w:space="0" w:color="auto"/>
        <w:right w:val="none" w:sz="0" w:space="0" w:color="auto"/>
      </w:divBdr>
    </w:div>
    <w:div w:id="1269318608">
      <w:bodyDiv w:val="1"/>
      <w:marLeft w:val="0"/>
      <w:marRight w:val="0"/>
      <w:marTop w:val="0"/>
      <w:marBottom w:val="0"/>
      <w:divBdr>
        <w:top w:val="none" w:sz="0" w:space="0" w:color="auto"/>
        <w:left w:val="none" w:sz="0" w:space="0" w:color="auto"/>
        <w:bottom w:val="none" w:sz="0" w:space="0" w:color="auto"/>
        <w:right w:val="none" w:sz="0" w:space="0" w:color="auto"/>
      </w:divBdr>
    </w:div>
    <w:div w:id="1269386348">
      <w:bodyDiv w:val="1"/>
      <w:marLeft w:val="0"/>
      <w:marRight w:val="0"/>
      <w:marTop w:val="0"/>
      <w:marBottom w:val="0"/>
      <w:divBdr>
        <w:top w:val="none" w:sz="0" w:space="0" w:color="auto"/>
        <w:left w:val="none" w:sz="0" w:space="0" w:color="auto"/>
        <w:bottom w:val="none" w:sz="0" w:space="0" w:color="auto"/>
        <w:right w:val="none" w:sz="0" w:space="0" w:color="auto"/>
      </w:divBdr>
    </w:div>
    <w:div w:id="1269387320">
      <w:bodyDiv w:val="1"/>
      <w:marLeft w:val="0"/>
      <w:marRight w:val="0"/>
      <w:marTop w:val="0"/>
      <w:marBottom w:val="0"/>
      <w:divBdr>
        <w:top w:val="none" w:sz="0" w:space="0" w:color="auto"/>
        <w:left w:val="none" w:sz="0" w:space="0" w:color="auto"/>
        <w:bottom w:val="none" w:sz="0" w:space="0" w:color="auto"/>
        <w:right w:val="none" w:sz="0" w:space="0" w:color="auto"/>
      </w:divBdr>
    </w:div>
    <w:div w:id="1269390222">
      <w:bodyDiv w:val="1"/>
      <w:marLeft w:val="0"/>
      <w:marRight w:val="0"/>
      <w:marTop w:val="0"/>
      <w:marBottom w:val="0"/>
      <w:divBdr>
        <w:top w:val="none" w:sz="0" w:space="0" w:color="auto"/>
        <w:left w:val="none" w:sz="0" w:space="0" w:color="auto"/>
        <w:bottom w:val="none" w:sz="0" w:space="0" w:color="auto"/>
        <w:right w:val="none" w:sz="0" w:space="0" w:color="auto"/>
      </w:divBdr>
    </w:div>
    <w:div w:id="1269392780">
      <w:bodyDiv w:val="1"/>
      <w:marLeft w:val="0"/>
      <w:marRight w:val="0"/>
      <w:marTop w:val="0"/>
      <w:marBottom w:val="0"/>
      <w:divBdr>
        <w:top w:val="none" w:sz="0" w:space="0" w:color="auto"/>
        <w:left w:val="none" w:sz="0" w:space="0" w:color="auto"/>
        <w:bottom w:val="none" w:sz="0" w:space="0" w:color="auto"/>
        <w:right w:val="none" w:sz="0" w:space="0" w:color="auto"/>
      </w:divBdr>
    </w:div>
    <w:div w:id="1269701008">
      <w:bodyDiv w:val="1"/>
      <w:marLeft w:val="0"/>
      <w:marRight w:val="0"/>
      <w:marTop w:val="0"/>
      <w:marBottom w:val="0"/>
      <w:divBdr>
        <w:top w:val="none" w:sz="0" w:space="0" w:color="auto"/>
        <w:left w:val="none" w:sz="0" w:space="0" w:color="auto"/>
        <w:bottom w:val="none" w:sz="0" w:space="0" w:color="auto"/>
        <w:right w:val="none" w:sz="0" w:space="0" w:color="auto"/>
      </w:divBdr>
    </w:div>
    <w:div w:id="1269775704">
      <w:bodyDiv w:val="1"/>
      <w:marLeft w:val="0"/>
      <w:marRight w:val="0"/>
      <w:marTop w:val="0"/>
      <w:marBottom w:val="0"/>
      <w:divBdr>
        <w:top w:val="none" w:sz="0" w:space="0" w:color="auto"/>
        <w:left w:val="none" w:sz="0" w:space="0" w:color="auto"/>
        <w:bottom w:val="none" w:sz="0" w:space="0" w:color="auto"/>
        <w:right w:val="none" w:sz="0" w:space="0" w:color="auto"/>
      </w:divBdr>
    </w:div>
    <w:div w:id="1269849939">
      <w:bodyDiv w:val="1"/>
      <w:marLeft w:val="0"/>
      <w:marRight w:val="0"/>
      <w:marTop w:val="0"/>
      <w:marBottom w:val="0"/>
      <w:divBdr>
        <w:top w:val="none" w:sz="0" w:space="0" w:color="auto"/>
        <w:left w:val="none" w:sz="0" w:space="0" w:color="auto"/>
        <w:bottom w:val="none" w:sz="0" w:space="0" w:color="auto"/>
        <w:right w:val="none" w:sz="0" w:space="0" w:color="auto"/>
      </w:divBdr>
    </w:div>
    <w:div w:id="1269894184">
      <w:bodyDiv w:val="1"/>
      <w:marLeft w:val="0"/>
      <w:marRight w:val="0"/>
      <w:marTop w:val="0"/>
      <w:marBottom w:val="0"/>
      <w:divBdr>
        <w:top w:val="none" w:sz="0" w:space="0" w:color="auto"/>
        <w:left w:val="none" w:sz="0" w:space="0" w:color="auto"/>
        <w:bottom w:val="none" w:sz="0" w:space="0" w:color="auto"/>
        <w:right w:val="none" w:sz="0" w:space="0" w:color="auto"/>
      </w:divBdr>
    </w:div>
    <w:div w:id="1270897162">
      <w:bodyDiv w:val="1"/>
      <w:marLeft w:val="0"/>
      <w:marRight w:val="0"/>
      <w:marTop w:val="0"/>
      <w:marBottom w:val="0"/>
      <w:divBdr>
        <w:top w:val="none" w:sz="0" w:space="0" w:color="auto"/>
        <w:left w:val="none" w:sz="0" w:space="0" w:color="auto"/>
        <w:bottom w:val="none" w:sz="0" w:space="0" w:color="auto"/>
        <w:right w:val="none" w:sz="0" w:space="0" w:color="auto"/>
      </w:divBdr>
    </w:div>
    <w:div w:id="1271084480">
      <w:bodyDiv w:val="1"/>
      <w:marLeft w:val="0"/>
      <w:marRight w:val="0"/>
      <w:marTop w:val="0"/>
      <w:marBottom w:val="0"/>
      <w:divBdr>
        <w:top w:val="none" w:sz="0" w:space="0" w:color="auto"/>
        <w:left w:val="none" w:sz="0" w:space="0" w:color="auto"/>
        <w:bottom w:val="none" w:sz="0" w:space="0" w:color="auto"/>
        <w:right w:val="none" w:sz="0" w:space="0" w:color="auto"/>
      </w:divBdr>
    </w:div>
    <w:div w:id="1271398871">
      <w:bodyDiv w:val="1"/>
      <w:marLeft w:val="0"/>
      <w:marRight w:val="0"/>
      <w:marTop w:val="0"/>
      <w:marBottom w:val="0"/>
      <w:divBdr>
        <w:top w:val="none" w:sz="0" w:space="0" w:color="auto"/>
        <w:left w:val="none" w:sz="0" w:space="0" w:color="auto"/>
        <w:bottom w:val="none" w:sz="0" w:space="0" w:color="auto"/>
        <w:right w:val="none" w:sz="0" w:space="0" w:color="auto"/>
      </w:divBdr>
    </w:div>
    <w:div w:id="1271401900">
      <w:bodyDiv w:val="1"/>
      <w:marLeft w:val="0"/>
      <w:marRight w:val="0"/>
      <w:marTop w:val="0"/>
      <w:marBottom w:val="0"/>
      <w:divBdr>
        <w:top w:val="none" w:sz="0" w:space="0" w:color="auto"/>
        <w:left w:val="none" w:sz="0" w:space="0" w:color="auto"/>
        <w:bottom w:val="none" w:sz="0" w:space="0" w:color="auto"/>
        <w:right w:val="none" w:sz="0" w:space="0" w:color="auto"/>
      </w:divBdr>
    </w:div>
    <w:div w:id="1271548465">
      <w:bodyDiv w:val="1"/>
      <w:marLeft w:val="0"/>
      <w:marRight w:val="0"/>
      <w:marTop w:val="0"/>
      <w:marBottom w:val="0"/>
      <w:divBdr>
        <w:top w:val="none" w:sz="0" w:space="0" w:color="auto"/>
        <w:left w:val="none" w:sz="0" w:space="0" w:color="auto"/>
        <w:bottom w:val="none" w:sz="0" w:space="0" w:color="auto"/>
        <w:right w:val="none" w:sz="0" w:space="0" w:color="auto"/>
      </w:divBdr>
    </w:div>
    <w:div w:id="1271744092">
      <w:bodyDiv w:val="1"/>
      <w:marLeft w:val="0"/>
      <w:marRight w:val="0"/>
      <w:marTop w:val="0"/>
      <w:marBottom w:val="0"/>
      <w:divBdr>
        <w:top w:val="none" w:sz="0" w:space="0" w:color="auto"/>
        <w:left w:val="none" w:sz="0" w:space="0" w:color="auto"/>
        <w:bottom w:val="none" w:sz="0" w:space="0" w:color="auto"/>
        <w:right w:val="none" w:sz="0" w:space="0" w:color="auto"/>
      </w:divBdr>
    </w:div>
    <w:div w:id="1272126526">
      <w:bodyDiv w:val="1"/>
      <w:marLeft w:val="0"/>
      <w:marRight w:val="0"/>
      <w:marTop w:val="0"/>
      <w:marBottom w:val="0"/>
      <w:divBdr>
        <w:top w:val="none" w:sz="0" w:space="0" w:color="auto"/>
        <w:left w:val="none" w:sz="0" w:space="0" w:color="auto"/>
        <w:bottom w:val="none" w:sz="0" w:space="0" w:color="auto"/>
        <w:right w:val="none" w:sz="0" w:space="0" w:color="auto"/>
      </w:divBdr>
    </w:div>
    <w:div w:id="1272129419">
      <w:bodyDiv w:val="1"/>
      <w:marLeft w:val="0"/>
      <w:marRight w:val="0"/>
      <w:marTop w:val="0"/>
      <w:marBottom w:val="0"/>
      <w:divBdr>
        <w:top w:val="none" w:sz="0" w:space="0" w:color="auto"/>
        <w:left w:val="none" w:sz="0" w:space="0" w:color="auto"/>
        <w:bottom w:val="none" w:sz="0" w:space="0" w:color="auto"/>
        <w:right w:val="none" w:sz="0" w:space="0" w:color="auto"/>
      </w:divBdr>
    </w:div>
    <w:div w:id="1272206828">
      <w:bodyDiv w:val="1"/>
      <w:marLeft w:val="0"/>
      <w:marRight w:val="0"/>
      <w:marTop w:val="0"/>
      <w:marBottom w:val="0"/>
      <w:divBdr>
        <w:top w:val="none" w:sz="0" w:space="0" w:color="auto"/>
        <w:left w:val="none" w:sz="0" w:space="0" w:color="auto"/>
        <w:bottom w:val="none" w:sz="0" w:space="0" w:color="auto"/>
        <w:right w:val="none" w:sz="0" w:space="0" w:color="auto"/>
      </w:divBdr>
    </w:div>
    <w:div w:id="1272396686">
      <w:bodyDiv w:val="1"/>
      <w:marLeft w:val="0"/>
      <w:marRight w:val="0"/>
      <w:marTop w:val="0"/>
      <w:marBottom w:val="0"/>
      <w:divBdr>
        <w:top w:val="none" w:sz="0" w:space="0" w:color="auto"/>
        <w:left w:val="none" w:sz="0" w:space="0" w:color="auto"/>
        <w:bottom w:val="none" w:sz="0" w:space="0" w:color="auto"/>
        <w:right w:val="none" w:sz="0" w:space="0" w:color="auto"/>
      </w:divBdr>
    </w:div>
    <w:div w:id="1272473463">
      <w:bodyDiv w:val="1"/>
      <w:marLeft w:val="0"/>
      <w:marRight w:val="0"/>
      <w:marTop w:val="0"/>
      <w:marBottom w:val="0"/>
      <w:divBdr>
        <w:top w:val="none" w:sz="0" w:space="0" w:color="auto"/>
        <w:left w:val="none" w:sz="0" w:space="0" w:color="auto"/>
        <w:bottom w:val="none" w:sz="0" w:space="0" w:color="auto"/>
        <w:right w:val="none" w:sz="0" w:space="0" w:color="auto"/>
      </w:divBdr>
    </w:div>
    <w:div w:id="1272518013">
      <w:bodyDiv w:val="1"/>
      <w:marLeft w:val="0"/>
      <w:marRight w:val="0"/>
      <w:marTop w:val="0"/>
      <w:marBottom w:val="0"/>
      <w:divBdr>
        <w:top w:val="none" w:sz="0" w:space="0" w:color="auto"/>
        <w:left w:val="none" w:sz="0" w:space="0" w:color="auto"/>
        <w:bottom w:val="none" w:sz="0" w:space="0" w:color="auto"/>
        <w:right w:val="none" w:sz="0" w:space="0" w:color="auto"/>
      </w:divBdr>
    </w:div>
    <w:div w:id="1272666520">
      <w:bodyDiv w:val="1"/>
      <w:marLeft w:val="0"/>
      <w:marRight w:val="0"/>
      <w:marTop w:val="0"/>
      <w:marBottom w:val="0"/>
      <w:divBdr>
        <w:top w:val="none" w:sz="0" w:space="0" w:color="auto"/>
        <w:left w:val="none" w:sz="0" w:space="0" w:color="auto"/>
        <w:bottom w:val="none" w:sz="0" w:space="0" w:color="auto"/>
        <w:right w:val="none" w:sz="0" w:space="0" w:color="auto"/>
      </w:divBdr>
    </w:div>
    <w:div w:id="1272783364">
      <w:bodyDiv w:val="1"/>
      <w:marLeft w:val="0"/>
      <w:marRight w:val="0"/>
      <w:marTop w:val="0"/>
      <w:marBottom w:val="0"/>
      <w:divBdr>
        <w:top w:val="none" w:sz="0" w:space="0" w:color="auto"/>
        <w:left w:val="none" w:sz="0" w:space="0" w:color="auto"/>
        <w:bottom w:val="none" w:sz="0" w:space="0" w:color="auto"/>
        <w:right w:val="none" w:sz="0" w:space="0" w:color="auto"/>
      </w:divBdr>
    </w:div>
    <w:div w:id="1272787056">
      <w:bodyDiv w:val="1"/>
      <w:marLeft w:val="0"/>
      <w:marRight w:val="0"/>
      <w:marTop w:val="0"/>
      <w:marBottom w:val="0"/>
      <w:divBdr>
        <w:top w:val="none" w:sz="0" w:space="0" w:color="auto"/>
        <w:left w:val="none" w:sz="0" w:space="0" w:color="auto"/>
        <w:bottom w:val="none" w:sz="0" w:space="0" w:color="auto"/>
        <w:right w:val="none" w:sz="0" w:space="0" w:color="auto"/>
      </w:divBdr>
    </w:div>
    <w:div w:id="1272862063">
      <w:bodyDiv w:val="1"/>
      <w:marLeft w:val="0"/>
      <w:marRight w:val="0"/>
      <w:marTop w:val="0"/>
      <w:marBottom w:val="0"/>
      <w:divBdr>
        <w:top w:val="none" w:sz="0" w:space="0" w:color="auto"/>
        <w:left w:val="none" w:sz="0" w:space="0" w:color="auto"/>
        <w:bottom w:val="none" w:sz="0" w:space="0" w:color="auto"/>
        <w:right w:val="none" w:sz="0" w:space="0" w:color="auto"/>
      </w:divBdr>
    </w:div>
    <w:div w:id="1273172146">
      <w:bodyDiv w:val="1"/>
      <w:marLeft w:val="0"/>
      <w:marRight w:val="0"/>
      <w:marTop w:val="0"/>
      <w:marBottom w:val="0"/>
      <w:divBdr>
        <w:top w:val="none" w:sz="0" w:space="0" w:color="auto"/>
        <w:left w:val="none" w:sz="0" w:space="0" w:color="auto"/>
        <w:bottom w:val="none" w:sz="0" w:space="0" w:color="auto"/>
        <w:right w:val="none" w:sz="0" w:space="0" w:color="auto"/>
      </w:divBdr>
    </w:div>
    <w:div w:id="1273200028">
      <w:bodyDiv w:val="1"/>
      <w:marLeft w:val="0"/>
      <w:marRight w:val="0"/>
      <w:marTop w:val="0"/>
      <w:marBottom w:val="0"/>
      <w:divBdr>
        <w:top w:val="none" w:sz="0" w:space="0" w:color="auto"/>
        <w:left w:val="none" w:sz="0" w:space="0" w:color="auto"/>
        <w:bottom w:val="none" w:sz="0" w:space="0" w:color="auto"/>
        <w:right w:val="none" w:sz="0" w:space="0" w:color="auto"/>
      </w:divBdr>
    </w:div>
    <w:div w:id="1273247618">
      <w:bodyDiv w:val="1"/>
      <w:marLeft w:val="0"/>
      <w:marRight w:val="0"/>
      <w:marTop w:val="0"/>
      <w:marBottom w:val="0"/>
      <w:divBdr>
        <w:top w:val="none" w:sz="0" w:space="0" w:color="auto"/>
        <w:left w:val="none" w:sz="0" w:space="0" w:color="auto"/>
        <w:bottom w:val="none" w:sz="0" w:space="0" w:color="auto"/>
        <w:right w:val="none" w:sz="0" w:space="0" w:color="auto"/>
      </w:divBdr>
    </w:div>
    <w:div w:id="1273365717">
      <w:bodyDiv w:val="1"/>
      <w:marLeft w:val="0"/>
      <w:marRight w:val="0"/>
      <w:marTop w:val="0"/>
      <w:marBottom w:val="0"/>
      <w:divBdr>
        <w:top w:val="none" w:sz="0" w:space="0" w:color="auto"/>
        <w:left w:val="none" w:sz="0" w:space="0" w:color="auto"/>
        <w:bottom w:val="none" w:sz="0" w:space="0" w:color="auto"/>
        <w:right w:val="none" w:sz="0" w:space="0" w:color="auto"/>
      </w:divBdr>
    </w:div>
    <w:div w:id="1273367738">
      <w:bodyDiv w:val="1"/>
      <w:marLeft w:val="0"/>
      <w:marRight w:val="0"/>
      <w:marTop w:val="0"/>
      <w:marBottom w:val="0"/>
      <w:divBdr>
        <w:top w:val="none" w:sz="0" w:space="0" w:color="auto"/>
        <w:left w:val="none" w:sz="0" w:space="0" w:color="auto"/>
        <w:bottom w:val="none" w:sz="0" w:space="0" w:color="auto"/>
        <w:right w:val="none" w:sz="0" w:space="0" w:color="auto"/>
      </w:divBdr>
    </w:div>
    <w:div w:id="1273514003">
      <w:bodyDiv w:val="1"/>
      <w:marLeft w:val="0"/>
      <w:marRight w:val="0"/>
      <w:marTop w:val="0"/>
      <w:marBottom w:val="0"/>
      <w:divBdr>
        <w:top w:val="none" w:sz="0" w:space="0" w:color="auto"/>
        <w:left w:val="none" w:sz="0" w:space="0" w:color="auto"/>
        <w:bottom w:val="none" w:sz="0" w:space="0" w:color="auto"/>
        <w:right w:val="none" w:sz="0" w:space="0" w:color="auto"/>
      </w:divBdr>
    </w:div>
    <w:div w:id="1273710391">
      <w:bodyDiv w:val="1"/>
      <w:marLeft w:val="0"/>
      <w:marRight w:val="0"/>
      <w:marTop w:val="0"/>
      <w:marBottom w:val="0"/>
      <w:divBdr>
        <w:top w:val="none" w:sz="0" w:space="0" w:color="auto"/>
        <w:left w:val="none" w:sz="0" w:space="0" w:color="auto"/>
        <w:bottom w:val="none" w:sz="0" w:space="0" w:color="auto"/>
        <w:right w:val="none" w:sz="0" w:space="0" w:color="auto"/>
      </w:divBdr>
    </w:div>
    <w:div w:id="1273712137">
      <w:bodyDiv w:val="1"/>
      <w:marLeft w:val="0"/>
      <w:marRight w:val="0"/>
      <w:marTop w:val="0"/>
      <w:marBottom w:val="0"/>
      <w:divBdr>
        <w:top w:val="none" w:sz="0" w:space="0" w:color="auto"/>
        <w:left w:val="none" w:sz="0" w:space="0" w:color="auto"/>
        <w:bottom w:val="none" w:sz="0" w:space="0" w:color="auto"/>
        <w:right w:val="none" w:sz="0" w:space="0" w:color="auto"/>
      </w:divBdr>
    </w:div>
    <w:div w:id="1273826010">
      <w:bodyDiv w:val="1"/>
      <w:marLeft w:val="0"/>
      <w:marRight w:val="0"/>
      <w:marTop w:val="0"/>
      <w:marBottom w:val="0"/>
      <w:divBdr>
        <w:top w:val="none" w:sz="0" w:space="0" w:color="auto"/>
        <w:left w:val="none" w:sz="0" w:space="0" w:color="auto"/>
        <w:bottom w:val="none" w:sz="0" w:space="0" w:color="auto"/>
        <w:right w:val="none" w:sz="0" w:space="0" w:color="auto"/>
      </w:divBdr>
    </w:div>
    <w:div w:id="1273853607">
      <w:bodyDiv w:val="1"/>
      <w:marLeft w:val="0"/>
      <w:marRight w:val="0"/>
      <w:marTop w:val="0"/>
      <w:marBottom w:val="0"/>
      <w:divBdr>
        <w:top w:val="none" w:sz="0" w:space="0" w:color="auto"/>
        <w:left w:val="none" w:sz="0" w:space="0" w:color="auto"/>
        <w:bottom w:val="none" w:sz="0" w:space="0" w:color="auto"/>
        <w:right w:val="none" w:sz="0" w:space="0" w:color="auto"/>
      </w:divBdr>
    </w:div>
    <w:div w:id="1274048058">
      <w:bodyDiv w:val="1"/>
      <w:marLeft w:val="0"/>
      <w:marRight w:val="0"/>
      <w:marTop w:val="0"/>
      <w:marBottom w:val="0"/>
      <w:divBdr>
        <w:top w:val="none" w:sz="0" w:space="0" w:color="auto"/>
        <w:left w:val="none" w:sz="0" w:space="0" w:color="auto"/>
        <w:bottom w:val="none" w:sz="0" w:space="0" w:color="auto"/>
        <w:right w:val="none" w:sz="0" w:space="0" w:color="auto"/>
      </w:divBdr>
    </w:div>
    <w:div w:id="1274049657">
      <w:bodyDiv w:val="1"/>
      <w:marLeft w:val="0"/>
      <w:marRight w:val="0"/>
      <w:marTop w:val="0"/>
      <w:marBottom w:val="0"/>
      <w:divBdr>
        <w:top w:val="none" w:sz="0" w:space="0" w:color="auto"/>
        <w:left w:val="none" w:sz="0" w:space="0" w:color="auto"/>
        <w:bottom w:val="none" w:sz="0" w:space="0" w:color="auto"/>
        <w:right w:val="none" w:sz="0" w:space="0" w:color="auto"/>
      </w:divBdr>
    </w:div>
    <w:div w:id="1274247713">
      <w:bodyDiv w:val="1"/>
      <w:marLeft w:val="0"/>
      <w:marRight w:val="0"/>
      <w:marTop w:val="0"/>
      <w:marBottom w:val="0"/>
      <w:divBdr>
        <w:top w:val="none" w:sz="0" w:space="0" w:color="auto"/>
        <w:left w:val="none" w:sz="0" w:space="0" w:color="auto"/>
        <w:bottom w:val="none" w:sz="0" w:space="0" w:color="auto"/>
        <w:right w:val="none" w:sz="0" w:space="0" w:color="auto"/>
      </w:divBdr>
    </w:div>
    <w:div w:id="1274363044">
      <w:bodyDiv w:val="1"/>
      <w:marLeft w:val="0"/>
      <w:marRight w:val="0"/>
      <w:marTop w:val="0"/>
      <w:marBottom w:val="0"/>
      <w:divBdr>
        <w:top w:val="none" w:sz="0" w:space="0" w:color="auto"/>
        <w:left w:val="none" w:sz="0" w:space="0" w:color="auto"/>
        <w:bottom w:val="none" w:sz="0" w:space="0" w:color="auto"/>
        <w:right w:val="none" w:sz="0" w:space="0" w:color="auto"/>
      </w:divBdr>
    </w:div>
    <w:div w:id="1274364457">
      <w:bodyDiv w:val="1"/>
      <w:marLeft w:val="0"/>
      <w:marRight w:val="0"/>
      <w:marTop w:val="0"/>
      <w:marBottom w:val="0"/>
      <w:divBdr>
        <w:top w:val="none" w:sz="0" w:space="0" w:color="auto"/>
        <w:left w:val="none" w:sz="0" w:space="0" w:color="auto"/>
        <w:bottom w:val="none" w:sz="0" w:space="0" w:color="auto"/>
        <w:right w:val="none" w:sz="0" w:space="0" w:color="auto"/>
      </w:divBdr>
    </w:div>
    <w:div w:id="1275331296">
      <w:bodyDiv w:val="1"/>
      <w:marLeft w:val="0"/>
      <w:marRight w:val="0"/>
      <w:marTop w:val="0"/>
      <w:marBottom w:val="0"/>
      <w:divBdr>
        <w:top w:val="none" w:sz="0" w:space="0" w:color="auto"/>
        <w:left w:val="none" w:sz="0" w:space="0" w:color="auto"/>
        <w:bottom w:val="none" w:sz="0" w:space="0" w:color="auto"/>
        <w:right w:val="none" w:sz="0" w:space="0" w:color="auto"/>
      </w:divBdr>
    </w:div>
    <w:div w:id="1275748888">
      <w:bodyDiv w:val="1"/>
      <w:marLeft w:val="0"/>
      <w:marRight w:val="0"/>
      <w:marTop w:val="0"/>
      <w:marBottom w:val="0"/>
      <w:divBdr>
        <w:top w:val="none" w:sz="0" w:space="0" w:color="auto"/>
        <w:left w:val="none" w:sz="0" w:space="0" w:color="auto"/>
        <w:bottom w:val="none" w:sz="0" w:space="0" w:color="auto"/>
        <w:right w:val="none" w:sz="0" w:space="0" w:color="auto"/>
      </w:divBdr>
    </w:div>
    <w:div w:id="1275939807">
      <w:bodyDiv w:val="1"/>
      <w:marLeft w:val="0"/>
      <w:marRight w:val="0"/>
      <w:marTop w:val="0"/>
      <w:marBottom w:val="0"/>
      <w:divBdr>
        <w:top w:val="none" w:sz="0" w:space="0" w:color="auto"/>
        <w:left w:val="none" w:sz="0" w:space="0" w:color="auto"/>
        <w:bottom w:val="none" w:sz="0" w:space="0" w:color="auto"/>
        <w:right w:val="none" w:sz="0" w:space="0" w:color="auto"/>
      </w:divBdr>
    </w:div>
    <w:div w:id="1276135332">
      <w:bodyDiv w:val="1"/>
      <w:marLeft w:val="0"/>
      <w:marRight w:val="0"/>
      <w:marTop w:val="0"/>
      <w:marBottom w:val="0"/>
      <w:divBdr>
        <w:top w:val="none" w:sz="0" w:space="0" w:color="auto"/>
        <w:left w:val="none" w:sz="0" w:space="0" w:color="auto"/>
        <w:bottom w:val="none" w:sz="0" w:space="0" w:color="auto"/>
        <w:right w:val="none" w:sz="0" w:space="0" w:color="auto"/>
      </w:divBdr>
    </w:div>
    <w:div w:id="1276209260">
      <w:bodyDiv w:val="1"/>
      <w:marLeft w:val="0"/>
      <w:marRight w:val="0"/>
      <w:marTop w:val="0"/>
      <w:marBottom w:val="0"/>
      <w:divBdr>
        <w:top w:val="none" w:sz="0" w:space="0" w:color="auto"/>
        <w:left w:val="none" w:sz="0" w:space="0" w:color="auto"/>
        <w:bottom w:val="none" w:sz="0" w:space="0" w:color="auto"/>
        <w:right w:val="none" w:sz="0" w:space="0" w:color="auto"/>
      </w:divBdr>
    </w:div>
    <w:div w:id="1276211707">
      <w:bodyDiv w:val="1"/>
      <w:marLeft w:val="0"/>
      <w:marRight w:val="0"/>
      <w:marTop w:val="0"/>
      <w:marBottom w:val="0"/>
      <w:divBdr>
        <w:top w:val="none" w:sz="0" w:space="0" w:color="auto"/>
        <w:left w:val="none" w:sz="0" w:space="0" w:color="auto"/>
        <w:bottom w:val="none" w:sz="0" w:space="0" w:color="auto"/>
        <w:right w:val="none" w:sz="0" w:space="0" w:color="auto"/>
      </w:divBdr>
    </w:div>
    <w:div w:id="1276212568">
      <w:bodyDiv w:val="1"/>
      <w:marLeft w:val="0"/>
      <w:marRight w:val="0"/>
      <w:marTop w:val="0"/>
      <w:marBottom w:val="0"/>
      <w:divBdr>
        <w:top w:val="none" w:sz="0" w:space="0" w:color="auto"/>
        <w:left w:val="none" w:sz="0" w:space="0" w:color="auto"/>
        <w:bottom w:val="none" w:sz="0" w:space="0" w:color="auto"/>
        <w:right w:val="none" w:sz="0" w:space="0" w:color="auto"/>
      </w:divBdr>
    </w:div>
    <w:div w:id="1276521614">
      <w:bodyDiv w:val="1"/>
      <w:marLeft w:val="0"/>
      <w:marRight w:val="0"/>
      <w:marTop w:val="0"/>
      <w:marBottom w:val="0"/>
      <w:divBdr>
        <w:top w:val="none" w:sz="0" w:space="0" w:color="auto"/>
        <w:left w:val="none" w:sz="0" w:space="0" w:color="auto"/>
        <w:bottom w:val="none" w:sz="0" w:space="0" w:color="auto"/>
        <w:right w:val="none" w:sz="0" w:space="0" w:color="auto"/>
      </w:divBdr>
    </w:div>
    <w:div w:id="1276525232">
      <w:bodyDiv w:val="1"/>
      <w:marLeft w:val="0"/>
      <w:marRight w:val="0"/>
      <w:marTop w:val="0"/>
      <w:marBottom w:val="0"/>
      <w:divBdr>
        <w:top w:val="none" w:sz="0" w:space="0" w:color="auto"/>
        <w:left w:val="none" w:sz="0" w:space="0" w:color="auto"/>
        <w:bottom w:val="none" w:sz="0" w:space="0" w:color="auto"/>
        <w:right w:val="none" w:sz="0" w:space="0" w:color="auto"/>
      </w:divBdr>
    </w:div>
    <w:div w:id="1276793970">
      <w:bodyDiv w:val="1"/>
      <w:marLeft w:val="0"/>
      <w:marRight w:val="0"/>
      <w:marTop w:val="0"/>
      <w:marBottom w:val="0"/>
      <w:divBdr>
        <w:top w:val="none" w:sz="0" w:space="0" w:color="auto"/>
        <w:left w:val="none" w:sz="0" w:space="0" w:color="auto"/>
        <w:bottom w:val="none" w:sz="0" w:space="0" w:color="auto"/>
        <w:right w:val="none" w:sz="0" w:space="0" w:color="auto"/>
      </w:divBdr>
    </w:div>
    <w:div w:id="1276912003">
      <w:bodyDiv w:val="1"/>
      <w:marLeft w:val="0"/>
      <w:marRight w:val="0"/>
      <w:marTop w:val="0"/>
      <w:marBottom w:val="0"/>
      <w:divBdr>
        <w:top w:val="none" w:sz="0" w:space="0" w:color="auto"/>
        <w:left w:val="none" w:sz="0" w:space="0" w:color="auto"/>
        <w:bottom w:val="none" w:sz="0" w:space="0" w:color="auto"/>
        <w:right w:val="none" w:sz="0" w:space="0" w:color="auto"/>
      </w:divBdr>
    </w:div>
    <w:div w:id="1276985169">
      <w:bodyDiv w:val="1"/>
      <w:marLeft w:val="0"/>
      <w:marRight w:val="0"/>
      <w:marTop w:val="0"/>
      <w:marBottom w:val="0"/>
      <w:divBdr>
        <w:top w:val="none" w:sz="0" w:space="0" w:color="auto"/>
        <w:left w:val="none" w:sz="0" w:space="0" w:color="auto"/>
        <w:bottom w:val="none" w:sz="0" w:space="0" w:color="auto"/>
        <w:right w:val="none" w:sz="0" w:space="0" w:color="auto"/>
      </w:divBdr>
    </w:div>
    <w:div w:id="1277100988">
      <w:bodyDiv w:val="1"/>
      <w:marLeft w:val="0"/>
      <w:marRight w:val="0"/>
      <w:marTop w:val="0"/>
      <w:marBottom w:val="0"/>
      <w:divBdr>
        <w:top w:val="none" w:sz="0" w:space="0" w:color="auto"/>
        <w:left w:val="none" w:sz="0" w:space="0" w:color="auto"/>
        <w:bottom w:val="none" w:sz="0" w:space="0" w:color="auto"/>
        <w:right w:val="none" w:sz="0" w:space="0" w:color="auto"/>
      </w:divBdr>
    </w:div>
    <w:div w:id="1277103461">
      <w:bodyDiv w:val="1"/>
      <w:marLeft w:val="0"/>
      <w:marRight w:val="0"/>
      <w:marTop w:val="0"/>
      <w:marBottom w:val="0"/>
      <w:divBdr>
        <w:top w:val="none" w:sz="0" w:space="0" w:color="auto"/>
        <w:left w:val="none" w:sz="0" w:space="0" w:color="auto"/>
        <w:bottom w:val="none" w:sz="0" w:space="0" w:color="auto"/>
        <w:right w:val="none" w:sz="0" w:space="0" w:color="auto"/>
      </w:divBdr>
    </w:div>
    <w:div w:id="1277179924">
      <w:bodyDiv w:val="1"/>
      <w:marLeft w:val="0"/>
      <w:marRight w:val="0"/>
      <w:marTop w:val="0"/>
      <w:marBottom w:val="0"/>
      <w:divBdr>
        <w:top w:val="none" w:sz="0" w:space="0" w:color="auto"/>
        <w:left w:val="none" w:sz="0" w:space="0" w:color="auto"/>
        <w:bottom w:val="none" w:sz="0" w:space="0" w:color="auto"/>
        <w:right w:val="none" w:sz="0" w:space="0" w:color="auto"/>
      </w:divBdr>
    </w:div>
    <w:div w:id="1277254935">
      <w:bodyDiv w:val="1"/>
      <w:marLeft w:val="0"/>
      <w:marRight w:val="0"/>
      <w:marTop w:val="0"/>
      <w:marBottom w:val="0"/>
      <w:divBdr>
        <w:top w:val="none" w:sz="0" w:space="0" w:color="auto"/>
        <w:left w:val="none" w:sz="0" w:space="0" w:color="auto"/>
        <w:bottom w:val="none" w:sz="0" w:space="0" w:color="auto"/>
        <w:right w:val="none" w:sz="0" w:space="0" w:color="auto"/>
      </w:divBdr>
    </w:div>
    <w:div w:id="1277370423">
      <w:bodyDiv w:val="1"/>
      <w:marLeft w:val="0"/>
      <w:marRight w:val="0"/>
      <w:marTop w:val="0"/>
      <w:marBottom w:val="0"/>
      <w:divBdr>
        <w:top w:val="none" w:sz="0" w:space="0" w:color="auto"/>
        <w:left w:val="none" w:sz="0" w:space="0" w:color="auto"/>
        <w:bottom w:val="none" w:sz="0" w:space="0" w:color="auto"/>
        <w:right w:val="none" w:sz="0" w:space="0" w:color="auto"/>
      </w:divBdr>
    </w:div>
    <w:div w:id="1277371559">
      <w:bodyDiv w:val="1"/>
      <w:marLeft w:val="0"/>
      <w:marRight w:val="0"/>
      <w:marTop w:val="0"/>
      <w:marBottom w:val="0"/>
      <w:divBdr>
        <w:top w:val="none" w:sz="0" w:space="0" w:color="auto"/>
        <w:left w:val="none" w:sz="0" w:space="0" w:color="auto"/>
        <w:bottom w:val="none" w:sz="0" w:space="0" w:color="auto"/>
        <w:right w:val="none" w:sz="0" w:space="0" w:color="auto"/>
      </w:divBdr>
    </w:div>
    <w:div w:id="1277441337">
      <w:bodyDiv w:val="1"/>
      <w:marLeft w:val="0"/>
      <w:marRight w:val="0"/>
      <w:marTop w:val="0"/>
      <w:marBottom w:val="0"/>
      <w:divBdr>
        <w:top w:val="none" w:sz="0" w:space="0" w:color="auto"/>
        <w:left w:val="none" w:sz="0" w:space="0" w:color="auto"/>
        <w:bottom w:val="none" w:sz="0" w:space="0" w:color="auto"/>
        <w:right w:val="none" w:sz="0" w:space="0" w:color="auto"/>
      </w:divBdr>
    </w:div>
    <w:div w:id="1277441615">
      <w:bodyDiv w:val="1"/>
      <w:marLeft w:val="0"/>
      <w:marRight w:val="0"/>
      <w:marTop w:val="0"/>
      <w:marBottom w:val="0"/>
      <w:divBdr>
        <w:top w:val="none" w:sz="0" w:space="0" w:color="auto"/>
        <w:left w:val="none" w:sz="0" w:space="0" w:color="auto"/>
        <w:bottom w:val="none" w:sz="0" w:space="0" w:color="auto"/>
        <w:right w:val="none" w:sz="0" w:space="0" w:color="auto"/>
      </w:divBdr>
    </w:div>
    <w:div w:id="1277761661">
      <w:bodyDiv w:val="1"/>
      <w:marLeft w:val="0"/>
      <w:marRight w:val="0"/>
      <w:marTop w:val="0"/>
      <w:marBottom w:val="0"/>
      <w:divBdr>
        <w:top w:val="none" w:sz="0" w:space="0" w:color="auto"/>
        <w:left w:val="none" w:sz="0" w:space="0" w:color="auto"/>
        <w:bottom w:val="none" w:sz="0" w:space="0" w:color="auto"/>
        <w:right w:val="none" w:sz="0" w:space="0" w:color="auto"/>
      </w:divBdr>
    </w:div>
    <w:div w:id="1277979391">
      <w:bodyDiv w:val="1"/>
      <w:marLeft w:val="0"/>
      <w:marRight w:val="0"/>
      <w:marTop w:val="0"/>
      <w:marBottom w:val="0"/>
      <w:divBdr>
        <w:top w:val="none" w:sz="0" w:space="0" w:color="auto"/>
        <w:left w:val="none" w:sz="0" w:space="0" w:color="auto"/>
        <w:bottom w:val="none" w:sz="0" w:space="0" w:color="auto"/>
        <w:right w:val="none" w:sz="0" w:space="0" w:color="auto"/>
      </w:divBdr>
    </w:div>
    <w:div w:id="1278371548">
      <w:bodyDiv w:val="1"/>
      <w:marLeft w:val="0"/>
      <w:marRight w:val="0"/>
      <w:marTop w:val="0"/>
      <w:marBottom w:val="0"/>
      <w:divBdr>
        <w:top w:val="none" w:sz="0" w:space="0" w:color="auto"/>
        <w:left w:val="none" w:sz="0" w:space="0" w:color="auto"/>
        <w:bottom w:val="none" w:sz="0" w:space="0" w:color="auto"/>
        <w:right w:val="none" w:sz="0" w:space="0" w:color="auto"/>
      </w:divBdr>
    </w:div>
    <w:div w:id="1278482885">
      <w:bodyDiv w:val="1"/>
      <w:marLeft w:val="0"/>
      <w:marRight w:val="0"/>
      <w:marTop w:val="0"/>
      <w:marBottom w:val="0"/>
      <w:divBdr>
        <w:top w:val="none" w:sz="0" w:space="0" w:color="auto"/>
        <w:left w:val="none" w:sz="0" w:space="0" w:color="auto"/>
        <w:bottom w:val="none" w:sz="0" w:space="0" w:color="auto"/>
        <w:right w:val="none" w:sz="0" w:space="0" w:color="auto"/>
      </w:divBdr>
    </w:div>
    <w:div w:id="1278634829">
      <w:bodyDiv w:val="1"/>
      <w:marLeft w:val="0"/>
      <w:marRight w:val="0"/>
      <w:marTop w:val="0"/>
      <w:marBottom w:val="0"/>
      <w:divBdr>
        <w:top w:val="none" w:sz="0" w:space="0" w:color="auto"/>
        <w:left w:val="none" w:sz="0" w:space="0" w:color="auto"/>
        <w:bottom w:val="none" w:sz="0" w:space="0" w:color="auto"/>
        <w:right w:val="none" w:sz="0" w:space="0" w:color="auto"/>
      </w:divBdr>
    </w:div>
    <w:div w:id="1278635361">
      <w:bodyDiv w:val="1"/>
      <w:marLeft w:val="0"/>
      <w:marRight w:val="0"/>
      <w:marTop w:val="0"/>
      <w:marBottom w:val="0"/>
      <w:divBdr>
        <w:top w:val="none" w:sz="0" w:space="0" w:color="auto"/>
        <w:left w:val="none" w:sz="0" w:space="0" w:color="auto"/>
        <w:bottom w:val="none" w:sz="0" w:space="0" w:color="auto"/>
        <w:right w:val="none" w:sz="0" w:space="0" w:color="auto"/>
      </w:divBdr>
    </w:div>
    <w:div w:id="1278753252">
      <w:bodyDiv w:val="1"/>
      <w:marLeft w:val="0"/>
      <w:marRight w:val="0"/>
      <w:marTop w:val="0"/>
      <w:marBottom w:val="0"/>
      <w:divBdr>
        <w:top w:val="none" w:sz="0" w:space="0" w:color="auto"/>
        <w:left w:val="none" w:sz="0" w:space="0" w:color="auto"/>
        <w:bottom w:val="none" w:sz="0" w:space="0" w:color="auto"/>
        <w:right w:val="none" w:sz="0" w:space="0" w:color="auto"/>
      </w:divBdr>
    </w:div>
    <w:div w:id="1278826858">
      <w:bodyDiv w:val="1"/>
      <w:marLeft w:val="0"/>
      <w:marRight w:val="0"/>
      <w:marTop w:val="0"/>
      <w:marBottom w:val="0"/>
      <w:divBdr>
        <w:top w:val="none" w:sz="0" w:space="0" w:color="auto"/>
        <w:left w:val="none" w:sz="0" w:space="0" w:color="auto"/>
        <w:bottom w:val="none" w:sz="0" w:space="0" w:color="auto"/>
        <w:right w:val="none" w:sz="0" w:space="0" w:color="auto"/>
      </w:divBdr>
    </w:div>
    <w:div w:id="1278871190">
      <w:bodyDiv w:val="1"/>
      <w:marLeft w:val="0"/>
      <w:marRight w:val="0"/>
      <w:marTop w:val="0"/>
      <w:marBottom w:val="0"/>
      <w:divBdr>
        <w:top w:val="none" w:sz="0" w:space="0" w:color="auto"/>
        <w:left w:val="none" w:sz="0" w:space="0" w:color="auto"/>
        <w:bottom w:val="none" w:sz="0" w:space="0" w:color="auto"/>
        <w:right w:val="none" w:sz="0" w:space="0" w:color="auto"/>
      </w:divBdr>
    </w:div>
    <w:div w:id="1278952156">
      <w:bodyDiv w:val="1"/>
      <w:marLeft w:val="0"/>
      <w:marRight w:val="0"/>
      <w:marTop w:val="0"/>
      <w:marBottom w:val="0"/>
      <w:divBdr>
        <w:top w:val="none" w:sz="0" w:space="0" w:color="auto"/>
        <w:left w:val="none" w:sz="0" w:space="0" w:color="auto"/>
        <w:bottom w:val="none" w:sz="0" w:space="0" w:color="auto"/>
        <w:right w:val="none" w:sz="0" w:space="0" w:color="auto"/>
      </w:divBdr>
    </w:div>
    <w:div w:id="1279095534">
      <w:bodyDiv w:val="1"/>
      <w:marLeft w:val="0"/>
      <w:marRight w:val="0"/>
      <w:marTop w:val="0"/>
      <w:marBottom w:val="0"/>
      <w:divBdr>
        <w:top w:val="none" w:sz="0" w:space="0" w:color="auto"/>
        <w:left w:val="none" w:sz="0" w:space="0" w:color="auto"/>
        <w:bottom w:val="none" w:sz="0" w:space="0" w:color="auto"/>
        <w:right w:val="none" w:sz="0" w:space="0" w:color="auto"/>
      </w:divBdr>
    </w:div>
    <w:div w:id="1279293539">
      <w:bodyDiv w:val="1"/>
      <w:marLeft w:val="0"/>
      <w:marRight w:val="0"/>
      <w:marTop w:val="0"/>
      <w:marBottom w:val="0"/>
      <w:divBdr>
        <w:top w:val="none" w:sz="0" w:space="0" w:color="auto"/>
        <w:left w:val="none" w:sz="0" w:space="0" w:color="auto"/>
        <w:bottom w:val="none" w:sz="0" w:space="0" w:color="auto"/>
        <w:right w:val="none" w:sz="0" w:space="0" w:color="auto"/>
      </w:divBdr>
    </w:div>
    <w:div w:id="1279414092">
      <w:bodyDiv w:val="1"/>
      <w:marLeft w:val="0"/>
      <w:marRight w:val="0"/>
      <w:marTop w:val="0"/>
      <w:marBottom w:val="0"/>
      <w:divBdr>
        <w:top w:val="none" w:sz="0" w:space="0" w:color="auto"/>
        <w:left w:val="none" w:sz="0" w:space="0" w:color="auto"/>
        <w:bottom w:val="none" w:sz="0" w:space="0" w:color="auto"/>
        <w:right w:val="none" w:sz="0" w:space="0" w:color="auto"/>
      </w:divBdr>
    </w:div>
    <w:div w:id="1279726068">
      <w:bodyDiv w:val="1"/>
      <w:marLeft w:val="0"/>
      <w:marRight w:val="0"/>
      <w:marTop w:val="0"/>
      <w:marBottom w:val="0"/>
      <w:divBdr>
        <w:top w:val="none" w:sz="0" w:space="0" w:color="auto"/>
        <w:left w:val="none" w:sz="0" w:space="0" w:color="auto"/>
        <w:bottom w:val="none" w:sz="0" w:space="0" w:color="auto"/>
        <w:right w:val="none" w:sz="0" w:space="0" w:color="auto"/>
      </w:divBdr>
    </w:div>
    <w:div w:id="1279800714">
      <w:bodyDiv w:val="1"/>
      <w:marLeft w:val="0"/>
      <w:marRight w:val="0"/>
      <w:marTop w:val="0"/>
      <w:marBottom w:val="0"/>
      <w:divBdr>
        <w:top w:val="none" w:sz="0" w:space="0" w:color="auto"/>
        <w:left w:val="none" w:sz="0" w:space="0" w:color="auto"/>
        <w:bottom w:val="none" w:sz="0" w:space="0" w:color="auto"/>
        <w:right w:val="none" w:sz="0" w:space="0" w:color="auto"/>
      </w:divBdr>
    </w:div>
    <w:div w:id="1279868963">
      <w:bodyDiv w:val="1"/>
      <w:marLeft w:val="0"/>
      <w:marRight w:val="0"/>
      <w:marTop w:val="0"/>
      <w:marBottom w:val="0"/>
      <w:divBdr>
        <w:top w:val="none" w:sz="0" w:space="0" w:color="auto"/>
        <w:left w:val="none" w:sz="0" w:space="0" w:color="auto"/>
        <w:bottom w:val="none" w:sz="0" w:space="0" w:color="auto"/>
        <w:right w:val="none" w:sz="0" w:space="0" w:color="auto"/>
      </w:divBdr>
    </w:div>
    <w:div w:id="1280187431">
      <w:bodyDiv w:val="1"/>
      <w:marLeft w:val="0"/>
      <w:marRight w:val="0"/>
      <w:marTop w:val="0"/>
      <w:marBottom w:val="0"/>
      <w:divBdr>
        <w:top w:val="none" w:sz="0" w:space="0" w:color="auto"/>
        <w:left w:val="none" w:sz="0" w:space="0" w:color="auto"/>
        <w:bottom w:val="none" w:sz="0" w:space="0" w:color="auto"/>
        <w:right w:val="none" w:sz="0" w:space="0" w:color="auto"/>
      </w:divBdr>
    </w:div>
    <w:div w:id="1280606162">
      <w:bodyDiv w:val="1"/>
      <w:marLeft w:val="0"/>
      <w:marRight w:val="0"/>
      <w:marTop w:val="0"/>
      <w:marBottom w:val="0"/>
      <w:divBdr>
        <w:top w:val="none" w:sz="0" w:space="0" w:color="auto"/>
        <w:left w:val="none" w:sz="0" w:space="0" w:color="auto"/>
        <w:bottom w:val="none" w:sz="0" w:space="0" w:color="auto"/>
        <w:right w:val="none" w:sz="0" w:space="0" w:color="auto"/>
      </w:divBdr>
    </w:div>
    <w:div w:id="1281183205">
      <w:bodyDiv w:val="1"/>
      <w:marLeft w:val="0"/>
      <w:marRight w:val="0"/>
      <w:marTop w:val="0"/>
      <w:marBottom w:val="0"/>
      <w:divBdr>
        <w:top w:val="none" w:sz="0" w:space="0" w:color="auto"/>
        <w:left w:val="none" w:sz="0" w:space="0" w:color="auto"/>
        <w:bottom w:val="none" w:sz="0" w:space="0" w:color="auto"/>
        <w:right w:val="none" w:sz="0" w:space="0" w:color="auto"/>
      </w:divBdr>
    </w:div>
    <w:div w:id="1281378856">
      <w:bodyDiv w:val="1"/>
      <w:marLeft w:val="0"/>
      <w:marRight w:val="0"/>
      <w:marTop w:val="0"/>
      <w:marBottom w:val="0"/>
      <w:divBdr>
        <w:top w:val="none" w:sz="0" w:space="0" w:color="auto"/>
        <w:left w:val="none" w:sz="0" w:space="0" w:color="auto"/>
        <w:bottom w:val="none" w:sz="0" w:space="0" w:color="auto"/>
        <w:right w:val="none" w:sz="0" w:space="0" w:color="auto"/>
      </w:divBdr>
    </w:div>
    <w:div w:id="1281451131">
      <w:bodyDiv w:val="1"/>
      <w:marLeft w:val="0"/>
      <w:marRight w:val="0"/>
      <w:marTop w:val="0"/>
      <w:marBottom w:val="0"/>
      <w:divBdr>
        <w:top w:val="none" w:sz="0" w:space="0" w:color="auto"/>
        <w:left w:val="none" w:sz="0" w:space="0" w:color="auto"/>
        <w:bottom w:val="none" w:sz="0" w:space="0" w:color="auto"/>
        <w:right w:val="none" w:sz="0" w:space="0" w:color="auto"/>
      </w:divBdr>
    </w:div>
    <w:div w:id="1281497802">
      <w:bodyDiv w:val="1"/>
      <w:marLeft w:val="0"/>
      <w:marRight w:val="0"/>
      <w:marTop w:val="0"/>
      <w:marBottom w:val="0"/>
      <w:divBdr>
        <w:top w:val="none" w:sz="0" w:space="0" w:color="auto"/>
        <w:left w:val="none" w:sz="0" w:space="0" w:color="auto"/>
        <w:bottom w:val="none" w:sz="0" w:space="0" w:color="auto"/>
        <w:right w:val="none" w:sz="0" w:space="0" w:color="auto"/>
      </w:divBdr>
    </w:div>
    <w:div w:id="1281838077">
      <w:bodyDiv w:val="1"/>
      <w:marLeft w:val="0"/>
      <w:marRight w:val="0"/>
      <w:marTop w:val="0"/>
      <w:marBottom w:val="0"/>
      <w:divBdr>
        <w:top w:val="none" w:sz="0" w:space="0" w:color="auto"/>
        <w:left w:val="none" w:sz="0" w:space="0" w:color="auto"/>
        <w:bottom w:val="none" w:sz="0" w:space="0" w:color="auto"/>
        <w:right w:val="none" w:sz="0" w:space="0" w:color="auto"/>
      </w:divBdr>
    </w:div>
    <w:div w:id="1281839978">
      <w:bodyDiv w:val="1"/>
      <w:marLeft w:val="0"/>
      <w:marRight w:val="0"/>
      <w:marTop w:val="0"/>
      <w:marBottom w:val="0"/>
      <w:divBdr>
        <w:top w:val="none" w:sz="0" w:space="0" w:color="auto"/>
        <w:left w:val="none" w:sz="0" w:space="0" w:color="auto"/>
        <w:bottom w:val="none" w:sz="0" w:space="0" w:color="auto"/>
        <w:right w:val="none" w:sz="0" w:space="0" w:color="auto"/>
      </w:divBdr>
    </w:div>
    <w:div w:id="1282033343">
      <w:bodyDiv w:val="1"/>
      <w:marLeft w:val="0"/>
      <w:marRight w:val="0"/>
      <w:marTop w:val="0"/>
      <w:marBottom w:val="0"/>
      <w:divBdr>
        <w:top w:val="none" w:sz="0" w:space="0" w:color="auto"/>
        <w:left w:val="none" w:sz="0" w:space="0" w:color="auto"/>
        <w:bottom w:val="none" w:sz="0" w:space="0" w:color="auto"/>
        <w:right w:val="none" w:sz="0" w:space="0" w:color="auto"/>
      </w:divBdr>
    </w:div>
    <w:div w:id="1282223810">
      <w:bodyDiv w:val="1"/>
      <w:marLeft w:val="0"/>
      <w:marRight w:val="0"/>
      <w:marTop w:val="0"/>
      <w:marBottom w:val="0"/>
      <w:divBdr>
        <w:top w:val="none" w:sz="0" w:space="0" w:color="auto"/>
        <w:left w:val="none" w:sz="0" w:space="0" w:color="auto"/>
        <w:bottom w:val="none" w:sz="0" w:space="0" w:color="auto"/>
        <w:right w:val="none" w:sz="0" w:space="0" w:color="auto"/>
      </w:divBdr>
    </w:div>
    <w:div w:id="1282302128">
      <w:bodyDiv w:val="1"/>
      <w:marLeft w:val="0"/>
      <w:marRight w:val="0"/>
      <w:marTop w:val="0"/>
      <w:marBottom w:val="0"/>
      <w:divBdr>
        <w:top w:val="none" w:sz="0" w:space="0" w:color="auto"/>
        <w:left w:val="none" w:sz="0" w:space="0" w:color="auto"/>
        <w:bottom w:val="none" w:sz="0" w:space="0" w:color="auto"/>
        <w:right w:val="none" w:sz="0" w:space="0" w:color="auto"/>
      </w:divBdr>
    </w:div>
    <w:div w:id="1282415391">
      <w:bodyDiv w:val="1"/>
      <w:marLeft w:val="0"/>
      <w:marRight w:val="0"/>
      <w:marTop w:val="0"/>
      <w:marBottom w:val="0"/>
      <w:divBdr>
        <w:top w:val="none" w:sz="0" w:space="0" w:color="auto"/>
        <w:left w:val="none" w:sz="0" w:space="0" w:color="auto"/>
        <w:bottom w:val="none" w:sz="0" w:space="0" w:color="auto"/>
        <w:right w:val="none" w:sz="0" w:space="0" w:color="auto"/>
      </w:divBdr>
    </w:div>
    <w:div w:id="1282494276">
      <w:bodyDiv w:val="1"/>
      <w:marLeft w:val="0"/>
      <w:marRight w:val="0"/>
      <w:marTop w:val="0"/>
      <w:marBottom w:val="0"/>
      <w:divBdr>
        <w:top w:val="none" w:sz="0" w:space="0" w:color="auto"/>
        <w:left w:val="none" w:sz="0" w:space="0" w:color="auto"/>
        <w:bottom w:val="none" w:sz="0" w:space="0" w:color="auto"/>
        <w:right w:val="none" w:sz="0" w:space="0" w:color="auto"/>
      </w:divBdr>
    </w:div>
    <w:div w:id="1282540013">
      <w:bodyDiv w:val="1"/>
      <w:marLeft w:val="0"/>
      <w:marRight w:val="0"/>
      <w:marTop w:val="0"/>
      <w:marBottom w:val="0"/>
      <w:divBdr>
        <w:top w:val="none" w:sz="0" w:space="0" w:color="auto"/>
        <w:left w:val="none" w:sz="0" w:space="0" w:color="auto"/>
        <w:bottom w:val="none" w:sz="0" w:space="0" w:color="auto"/>
        <w:right w:val="none" w:sz="0" w:space="0" w:color="auto"/>
      </w:divBdr>
    </w:div>
    <w:div w:id="1282565845">
      <w:bodyDiv w:val="1"/>
      <w:marLeft w:val="0"/>
      <w:marRight w:val="0"/>
      <w:marTop w:val="0"/>
      <w:marBottom w:val="0"/>
      <w:divBdr>
        <w:top w:val="none" w:sz="0" w:space="0" w:color="auto"/>
        <w:left w:val="none" w:sz="0" w:space="0" w:color="auto"/>
        <w:bottom w:val="none" w:sz="0" w:space="0" w:color="auto"/>
        <w:right w:val="none" w:sz="0" w:space="0" w:color="auto"/>
      </w:divBdr>
    </w:div>
    <w:div w:id="1282690416">
      <w:bodyDiv w:val="1"/>
      <w:marLeft w:val="0"/>
      <w:marRight w:val="0"/>
      <w:marTop w:val="0"/>
      <w:marBottom w:val="0"/>
      <w:divBdr>
        <w:top w:val="none" w:sz="0" w:space="0" w:color="auto"/>
        <w:left w:val="none" w:sz="0" w:space="0" w:color="auto"/>
        <w:bottom w:val="none" w:sz="0" w:space="0" w:color="auto"/>
        <w:right w:val="none" w:sz="0" w:space="0" w:color="auto"/>
      </w:divBdr>
    </w:div>
    <w:div w:id="1283071426">
      <w:bodyDiv w:val="1"/>
      <w:marLeft w:val="0"/>
      <w:marRight w:val="0"/>
      <w:marTop w:val="0"/>
      <w:marBottom w:val="0"/>
      <w:divBdr>
        <w:top w:val="none" w:sz="0" w:space="0" w:color="auto"/>
        <w:left w:val="none" w:sz="0" w:space="0" w:color="auto"/>
        <w:bottom w:val="none" w:sz="0" w:space="0" w:color="auto"/>
        <w:right w:val="none" w:sz="0" w:space="0" w:color="auto"/>
      </w:divBdr>
    </w:div>
    <w:div w:id="1283150989">
      <w:bodyDiv w:val="1"/>
      <w:marLeft w:val="0"/>
      <w:marRight w:val="0"/>
      <w:marTop w:val="0"/>
      <w:marBottom w:val="0"/>
      <w:divBdr>
        <w:top w:val="none" w:sz="0" w:space="0" w:color="auto"/>
        <w:left w:val="none" w:sz="0" w:space="0" w:color="auto"/>
        <w:bottom w:val="none" w:sz="0" w:space="0" w:color="auto"/>
        <w:right w:val="none" w:sz="0" w:space="0" w:color="auto"/>
      </w:divBdr>
    </w:div>
    <w:div w:id="1283340911">
      <w:bodyDiv w:val="1"/>
      <w:marLeft w:val="0"/>
      <w:marRight w:val="0"/>
      <w:marTop w:val="0"/>
      <w:marBottom w:val="0"/>
      <w:divBdr>
        <w:top w:val="none" w:sz="0" w:space="0" w:color="auto"/>
        <w:left w:val="none" w:sz="0" w:space="0" w:color="auto"/>
        <w:bottom w:val="none" w:sz="0" w:space="0" w:color="auto"/>
        <w:right w:val="none" w:sz="0" w:space="0" w:color="auto"/>
      </w:divBdr>
    </w:div>
    <w:div w:id="1284112415">
      <w:bodyDiv w:val="1"/>
      <w:marLeft w:val="0"/>
      <w:marRight w:val="0"/>
      <w:marTop w:val="0"/>
      <w:marBottom w:val="0"/>
      <w:divBdr>
        <w:top w:val="none" w:sz="0" w:space="0" w:color="auto"/>
        <w:left w:val="none" w:sz="0" w:space="0" w:color="auto"/>
        <w:bottom w:val="none" w:sz="0" w:space="0" w:color="auto"/>
        <w:right w:val="none" w:sz="0" w:space="0" w:color="auto"/>
      </w:divBdr>
    </w:div>
    <w:div w:id="1284189308">
      <w:bodyDiv w:val="1"/>
      <w:marLeft w:val="0"/>
      <w:marRight w:val="0"/>
      <w:marTop w:val="0"/>
      <w:marBottom w:val="0"/>
      <w:divBdr>
        <w:top w:val="none" w:sz="0" w:space="0" w:color="auto"/>
        <w:left w:val="none" w:sz="0" w:space="0" w:color="auto"/>
        <w:bottom w:val="none" w:sz="0" w:space="0" w:color="auto"/>
        <w:right w:val="none" w:sz="0" w:space="0" w:color="auto"/>
      </w:divBdr>
    </w:div>
    <w:div w:id="1284386038">
      <w:bodyDiv w:val="1"/>
      <w:marLeft w:val="0"/>
      <w:marRight w:val="0"/>
      <w:marTop w:val="0"/>
      <w:marBottom w:val="0"/>
      <w:divBdr>
        <w:top w:val="none" w:sz="0" w:space="0" w:color="auto"/>
        <w:left w:val="none" w:sz="0" w:space="0" w:color="auto"/>
        <w:bottom w:val="none" w:sz="0" w:space="0" w:color="auto"/>
        <w:right w:val="none" w:sz="0" w:space="0" w:color="auto"/>
      </w:divBdr>
    </w:div>
    <w:div w:id="1284532612">
      <w:bodyDiv w:val="1"/>
      <w:marLeft w:val="0"/>
      <w:marRight w:val="0"/>
      <w:marTop w:val="0"/>
      <w:marBottom w:val="0"/>
      <w:divBdr>
        <w:top w:val="none" w:sz="0" w:space="0" w:color="auto"/>
        <w:left w:val="none" w:sz="0" w:space="0" w:color="auto"/>
        <w:bottom w:val="none" w:sz="0" w:space="0" w:color="auto"/>
        <w:right w:val="none" w:sz="0" w:space="0" w:color="auto"/>
      </w:divBdr>
    </w:div>
    <w:div w:id="1284576561">
      <w:bodyDiv w:val="1"/>
      <w:marLeft w:val="0"/>
      <w:marRight w:val="0"/>
      <w:marTop w:val="0"/>
      <w:marBottom w:val="0"/>
      <w:divBdr>
        <w:top w:val="none" w:sz="0" w:space="0" w:color="auto"/>
        <w:left w:val="none" w:sz="0" w:space="0" w:color="auto"/>
        <w:bottom w:val="none" w:sz="0" w:space="0" w:color="auto"/>
        <w:right w:val="none" w:sz="0" w:space="0" w:color="auto"/>
      </w:divBdr>
    </w:div>
    <w:div w:id="1284729910">
      <w:bodyDiv w:val="1"/>
      <w:marLeft w:val="0"/>
      <w:marRight w:val="0"/>
      <w:marTop w:val="0"/>
      <w:marBottom w:val="0"/>
      <w:divBdr>
        <w:top w:val="none" w:sz="0" w:space="0" w:color="auto"/>
        <w:left w:val="none" w:sz="0" w:space="0" w:color="auto"/>
        <w:bottom w:val="none" w:sz="0" w:space="0" w:color="auto"/>
        <w:right w:val="none" w:sz="0" w:space="0" w:color="auto"/>
      </w:divBdr>
    </w:div>
    <w:div w:id="1284769028">
      <w:bodyDiv w:val="1"/>
      <w:marLeft w:val="0"/>
      <w:marRight w:val="0"/>
      <w:marTop w:val="0"/>
      <w:marBottom w:val="0"/>
      <w:divBdr>
        <w:top w:val="none" w:sz="0" w:space="0" w:color="auto"/>
        <w:left w:val="none" w:sz="0" w:space="0" w:color="auto"/>
        <w:bottom w:val="none" w:sz="0" w:space="0" w:color="auto"/>
        <w:right w:val="none" w:sz="0" w:space="0" w:color="auto"/>
      </w:divBdr>
    </w:div>
    <w:div w:id="1284843881">
      <w:bodyDiv w:val="1"/>
      <w:marLeft w:val="0"/>
      <w:marRight w:val="0"/>
      <w:marTop w:val="0"/>
      <w:marBottom w:val="0"/>
      <w:divBdr>
        <w:top w:val="none" w:sz="0" w:space="0" w:color="auto"/>
        <w:left w:val="none" w:sz="0" w:space="0" w:color="auto"/>
        <w:bottom w:val="none" w:sz="0" w:space="0" w:color="auto"/>
        <w:right w:val="none" w:sz="0" w:space="0" w:color="auto"/>
      </w:divBdr>
    </w:div>
    <w:div w:id="1285691465">
      <w:bodyDiv w:val="1"/>
      <w:marLeft w:val="0"/>
      <w:marRight w:val="0"/>
      <w:marTop w:val="0"/>
      <w:marBottom w:val="0"/>
      <w:divBdr>
        <w:top w:val="none" w:sz="0" w:space="0" w:color="auto"/>
        <w:left w:val="none" w:sz="0" w:space="0" w:color="auto"/>
        <w:bottom w:val="none" w:sz="0" w:space="0" w:color="auto"/>
        <w:right w:val="none" w:sz="0" w:space="0" w:color="auto"/>
      </w:divBdr>
    </w:div>
    <w:div w:id="1285767284">
      <w:bodyDiv w:val="1"/>
      <w:marLeft w:val="0"/>
      <w:marRight w:val="0"/>
      <w:marTop w:val="0"/>
      <w:marBottom w:val="0"/>
      <w:divBdr>
        <w:top w:val="none" w:sz="0" w:space="0" w:color="auto"/>
        <w:left w:val="none" w:sz="0" w:space="0" w:color="auto"/>
        <w:bottom w:val="none" w:sz="0" w:space="0" w:color="auto"/>
        <w:right w:val="none" w:sz="0" w:space="0" w:color="auto"/>
      </w:divBdr>
    </w:div>
    <w:div w:id="1285769764">
      <w:bodyDiv w:val="1"/>
      <w:marLeft w:val="0"/>
      <w:marRight w:val="0"/>
      <w:marTop w:val="0"/>
      <w:marBottom w:val="0"/>
      <w:divBdr>
        <w:top w:val="none" w:sz="0" w:space="0" w:color="auto"/>
        <w:left w:val="none" w:sz="0" w:space="0" w:color="auto"/>
        <w:bottom w:val="none" w:sz="0" w:space="0" w:color="auto"/>
        <w:right w:val="none" w:sz="0" w:space="0" w:color="auto"/>
      </w:divBdr>
    </w:div>
    <w:div w:id="1286043483">
      <w:bodyDiv w:val="1"/>
      <w:marLeft w:val="0"/>
      <w:marRight w:val="0"/>
      <w:marTop w:val="0"/>
      <w:marBottom w:val="0"/>
      <w:divBdr>
        <w:top w:val="none" w:sz="0" w:space="0" w:color="auto"/>
        <w:left w:val="none" w:sz="0" w:space="0" w:color="auto"/>
        <w:bottom w:val="none" w:sz="0" w:space="0" w:color="auto"/>
        <w:right w:val="none" w:sz="0" w:space="0" w:color="auto"/>
      </w:divBdr>
    </w:div>
    <w:div w:id="1286081504">
      <w:bodyDiv w:val="1"/>
      <w:marLeft w:val="0"/>
      <w:marRight w:val="0"/>
      <w:marTop w:val="0"/>
      <w:marBottom w:val="0"/>
      <w:divBdr>
        <w:top w:val="none" w:sz="0" w:space="0" w:color="auto"/>
        <w:left w:val="none" w:sz="0" w:space="0" w:color="auto"/>
        <w:bottom w:val="none" w:sz="0" w:space="0" w:color="auto"/>
        <w:right w:val="none" w:sz="0" w:space="0" w:color="auto"/>
      </w:divBdr>
    </w:div>
    <w:div w:id="1286086719">
      <w:bodyDiv w:val="1"/>
      <w:marLeft w:val="0"/>
      <w:marRight w:val="0"/>
      <w:marTop w:val="0"/>
      <w:marBottom w:val="0"/>
      <w:divBdr>
        <w:top w:val="none" w:sz="0" w:space="0" w:color="auto"/>
        <w:left w:val="none" w:sz="0" w:space="0" w:color="auto"/>
        <w:bottom w:val="none" w:sz="0" w:space="0" w:color="auto"/>
        <w:right w:val="none" w:sz="0" w:space="0" w:color="auto"/>
      </w:divBdr>
    </w:div>
    <w:div w:id="1286156240">
      <w:bodyDiv w:val="1"/>
      <w:marLeft w:val="0"/>
      <w:marRight w:val="0"/>
      <w:marTop w:val="0"/>
      <w:marBottom w:val="0"/>
      <w:divBdr>
        <w:top w:val="none" w:sz="0" w:space="0" w:color="auto"/>
        <w:left w:val="none" w:sz="0" w:space="0" w:color="auto"/>
        <w:bottom w:val="none" w:sz="0" w:space="0" w:color="auto"/>
        <w:right w:val="none" w:sz="0" w:space="0" w:color="auto"/>
      </w:divBdr>
    </w:div>
    <w:div w:id="1286617372">
      <w:bodyDiv w:val="1"/>
      <w:marLeft w:val="0"/>
      <w:marRight w:val="0"/>
      <w:marTop w:val="0"/>
      <w:marBottom w:val="0"/>
      <w:divBdr>
        <w:top w:val="none" w:sz="0" w:space="0" w:color="auto"/>
        <w:left w:val="none" w:sz="0" w:space="0" w:color="auto"/>
        <w:bottom w:val="none" w:sz="0" w:space="0" w:color="auto"/>
        <w:right w:val="none" w:sz="0" w:space="0" w:color="auto"/>
      </w:divBdr>
    </w:div>
    <w:div w:id="1286885753">
      <w:bodyDiv w:val="1"/>
      <w:marLeft w:val="0"/>
      <w:marRight w:val="0"/>
      <w:marTop w:val="0"/>
      <w:marBottom w:val="0"/>
      <w:divBdr>
        <w:top w:val="none" w:sz="0" w:space="0" w:color="auto"/>
        <w:left w:val="none" w:sz="0" w:space="0" w:color="auto"/>
        <w:bottom w:val="none" w:sz="0" w:space="0" w:color="auto"/>
        <w:right w:val="none" w:sz="0" w:space="0" w:color="auto"/>
      </w:divBdr>
    </w:div>
    <w:div w:id="1286932476">
      <w:bodyDiv w:val="1"/>
      <w:marLeft w:val="0"/>
      <w:marRight w:val="0"/>
      <w:marTop w:val="0"/>
      <w:marBottom w:val="0"/>
      <w:divBdr>
        <w:top w:val="none" w:sz="0" w:space="0" w:color="auto"/>
        <w:left w:val="none" w:sz="0" w:space="0" w:color="auto"/>
        <w:bottom w:val="none" w:sz="0" w:space="0" w:color="auto"/>
        <w:right w:val="none" w:sz="0" w:space="0" w:color="auto"/>
      </w:divBdr>
    </w:div>
    <w:div w:id="1287081473">
      <w:bodyDiv w:val="1"/>
      <w:marLeft w:val="0"/>
      <w:marRight w:val="0"/>
      <w:marTop w:val="0"/>
      <w:marBottom w:val="0"/>
      <w:divBdr>
        <w:top w:val="none" w:sz="0" w:space="0" w:color="auto"/>
        <w:left w:val="none" w:sz="0" w:space="0" w:color="auto"/>
        <w:bottom w:val="none" w:sz="0" w:space="0" w:color="auto"/>
        <w:right w:val="none" w:sz="0" w:space="0" w:color="auto"/>
      </w:divBdr>
    </w:div>
    <w:div w:id="1287086263">
      <w:bodyDiv w:val="1"/>
      <w:marLeft w:val="0"/>
      <w:marRight w:val="0"/>
      <w:marTop w:val="0"/>
      <w:marBottom w:val="0"/>
      <w:divBdr>
        <w:top w:val="none" w:sz="0" w:space="0" w:color="auto"/>
        <w:left w:val="none" w:sz="0" w:space="0" w:color="auto"/>
        <w:bottom w:val="none" w:sz="0" w:space="0" w:color="auto"/>
        <w:right w:val="none" w:sz="0" w:space="0" w:color="auto"/>
      </w:divBdr>
    </w:div>
    <w:div w:id="1287127929">
      <w:bodyDiv w:val="1"/>
      <w:marLeft w:val="0"/>
      <w:marRight w:val="0"/>
      <w:marTop w:val="0"/>
      <w:marBottom w:val="0"/>
      <w:divBdr>
        <w:top w:val="none" w:sz="0" w:space="0" w:color="auto"/>
        <w:left w:val="none" w:sz="0" w:space="0" w:color="auto"/>
        <w:bottom w:val="none" w:sz="0" w:space="0" w:color="auto"/>
        <w:right w:val="none" w:sz="0" w:space="0" w:color="auto"/>
      </w:divBdr>
    </w:div>
    <w:div w:id="1287203560">
      <w:bodyDiv w:val="1"/>
      <w:marLeft w:val="0"/>
      <w:marRight w:val="0"/>
      <w:marTop w:val="0"/>
      <w:marBottom w:val="0"/>
      <w:divBdr>
        <w:top w:val="none" w:sz="0" w:space="0" w:color="auto"/>
        <w:left w:val="none" w:sz="0" w:space="0" w:color="auto"/>
        <w:bottom w:val="none" w:sz="0" w:space="0" w:color="auto"/>
        <w:right w:val="none" w:sz="0" w:space="0" w:color="auto"/>
      </w:divBdr>
    </w:div>
    <w:div w:id="1287346395">
      <w:bodyDiv w:val="1"/>
      <w:marLeft w:val="0"/>
      <w:marRight w:val="0"/>
      <w:marTop w:val="0"/>
      <w:marBottom w:val="0"/>
      <w:divBdr>
        <w:top w:val="none" w:sz="0" w:space="0" w:color="auto"/>
        <w:left w:val="none" w:sz="0" w:space="0" w:color="auto"/>
        <w:bottom w:val="none" w:sz="0" w:space="0" w:color="auto"/>
        <w:right w:val="none" w:sz="0" w:space="0" w:color="auto"/>
      </w:divBdr>
    </w:div>
    <w:div w:id="1287547565">
      <w:bodyDiv w:val="1"/>
      <w:marLeft w:val="0"/>
      <w:marRight w:val="0"/>
      <w:marTop w:val="0"/>
      <w:marBottom w:val="0"/>
      <w:divBdr>
        <w:top w:val="none" w:sz="0" w:space="0" w:color="auto"/>
        <w:left w:val="none" w:sz="0" w:space="0" w:color="auto"/>
        <w:bottom w:val="none" w:sz="0" w:space="0" w:color="auto"/>
        <w:right w:val="none" w:sz="0" w:space="0" w:color="auto"/>
      </w:divBdr>
    </w:div>
    <w:div w:id="1287665455">
      <w:bodyDiv w:val="1"/>
      <w:marLeft w:val="0"/>
      <w:marRight w:val="0"/>
      <w:marTop w:val="0"/>
      <w:marBottom w:val="0"/>
      <w:divBdr>
        <w:top w:val="none" w:sz="0" w:space="0" w:color="auto"/>
        <w:left w:val="none" w:sz="0" w:space="0" w:color="auto"/>
        <w:bottom w:val="none" w:sz="0" w:space="0" w:color="auto"/>
        <w:right w:val="none" w:sz="0" w:space="0" w:color="auto"/>
      </w:divBdr>
    </w:div>
    <w:div w:id="1288580382">
      <w:bodyDiv w:val="1"/>
      <w:marLeft w:val="0"/>
      <w:marRight w:val="0"/>
      <w:marTop w:val="0"/>
      <w:marBottom w:val="0"/>
      <w:divBdr>
        <w:top w:val="none" w:sz="0" w:space="0" w:color="auto"/>
        <w:left w:val="none" w:sz="0" w:space="0" w:color="auto"/>
        <w:bottom w:val="none" w:sz="0" w:space="0" w:color="auto"/>
        <w:right w:val="none" w:sz="0" w:space="0" w:color="auto"/>
      </w:divBdr>
    </w:div>
    <w:div w:id="1288974909">
      <w:bodyDiv w:val="1"/>
      <w:marLeft w:val="0"/>
      <w:marRight w:val="0"/>
      <w:marTop w:val="0"/>
      <w:marBottom w:val="0"/>
      <w:divBdr>
        <w:top w:val="none" w:sz="0" w:space="0" w:color="auto"/>
        <w:left w:val="none" w:sz="0" w:space="0" w:color="auto"/>
        <w:bottom w:val="none" w:sz="0" w:space="0" w:color="auto"/>
        <w:right w:val="none" w:sz="0" w:space="0" w:color="auto"/>
      </w:divBdr>
    </w:div>
    <w:div w:id="1289244954">
      <w:bodyDiv w:val="1"/>
      <w:marLeft w:val="0"/>
      <w:marRight w:val="0"/>
      <w:marTop w:val="0"/>
      <w:marBottom w:val="0"/>
      <w:divBdr>
        <w:top w:val="none" w:sz="0" w:space="0" w:color="auto"/>
        <w:left w:val="none" w:sz="0" w:space="0" w:color="auto"/>
        <w:bottom w:val="none" w:sz="0" w:space="0" w:color="auto"/>
        <w:right w:val="none" w:sz="0" w:space="0" w:color="auto"/>
      </w:divBdr>
    </w:div>
    <w:div w:id="1289505214">
      <w:bodyDiv w:val="1"/>
      <w:marLeft w:val="0"/>
      <w:marRight w:val="0"/>
      <w:marTop w:val="0"/>
      <w:marBottom w:val="0"/>
      <w:divBdr>
        <w:top w:val="none" w:sz="0" w:space="0" w:color="auto"/>
        <w:left w:val="none" w:sz="0" w:space="0" w:color="auto"/>
        <w:bottom w:val="none" w:sz="0" w:space="0" w:color="auto"/>
        <w:right w:val="none" w:sz="0" w:space="0" w:color="auto"/>
      </w:divBdr>
    </w:div>
    <w:div w:id="1289555234">
      <w:bodyDiv w:val="1"/>
      <w:marLeft w:val="0"/>
      <w:marRight w:val="0"/>
      <w:marTop w:val="0"/>
      <w:marBottom w:val="0"/>
      <w:divBdr>
        <w:top w:val="none" w:sz="0" w:space="0" w:color="auto"/>
        <w:left w:val="none" w:sz="0" w:space="0" w:color="auto"/>
        <w:bottom w:val="none" w:sz="0" w:space="0" w:color="auto"/>
        <w:right w:val="none" w:sz="0" w:space="0" w:color="auto"/>
      </w:divBdr>
    </w:div>
    <w:div w:id="1289579995">
      <w:bodyDiv w:val="1"/>
      <w:marLeft w:val="0"/>
      <w:marRight w:val="0"/>
      <w:marTop w:val="0"/>
      <w:marBottom w:val="0"/>
      <w:divBdr>
        <w:top w:val="none" w:sz="0" w:space="0" w:color="auto"/>
        <w:left w:val="none" w:sz="0" w:space="0" w:color="auto"/>
        <w:bottom w:val="none" w:sz="0" w:space="0" w:color="auto"/>
        <w:right w:val="none" w:sz="0" w:space="0" w:color="auto"/>
      </w:divBdr>
    </w:div>
    <w:div w:id="1289704480">
      <w:bodyDiv w:val="1"/>
      <w:marLeft w:val="0"/>
      <w:marRight w:val="0"/>
      <w:marTop w:val="0"/>
      <w:marBottom w:val="0"/>
      <w:divBdr>
        <w:top w:val="none" w:sz="0" w:space="0" w:color="auto"/>
        <w:left w:val="none" w:sz="0" w:space="0" w:color="auto"/>
        <w:bottom w:val="none" w:sz="0" w:space="0" w:color="auto"/>
        <w:right w:val="none" w:sz="0" w:space="0" w:color="auto"/>
      </w:divBdr>
    </w:div>
    <w:div w:id="1289816577">
      <w:bodyDiv w:val="1"/>
      <w:marLeft w:val="0"/>
      <w:marRight w:val="0"/>
      <w:marTop w:val="0"/>
      <w:marBottom w:val="0"/>
      <w:divBdr>
        <w:top w:val="none" w:sz="0" w:space="0" w:color="auto"/>
        <w:left w:val="none" w:sz="0" w:space="0" w:color="auto"/>
        <w:bottom w:val="none" w:sz="0" w:space="0" w:color="auto"/>
        <w:right w:val="none" w:sz="0" w:space="0" w:color="auto"/>
      </w:divBdr>
    </w:div>
    <w:div w:id="1289818215">
      <w:bodyDiv w:val="1"/>
      <w:marLeft w:val="0"/>
      <w:marRight w:val="0"/>
      <w:marTop w:val="0"/>
      <w:marBottom w:val="0"/>
      <w:divBdr>
        <w:top w:val="none" w:sz="0" w:space="0" w:color="auto"/>
        <w:left w:val="none" w:sz="0" w:space="0" w:color="auto"/>
        <w:bottom w:val="none" w:sz="0" w:space="0" w:color="auto"/>
        <w:right w:val="none" w:sz="0" w:space="0" w:color="auto"/>
      </w:divBdr>
    </w:div>
    <w:div w:id="1289972003">
      <w:bodyDiv w:val="1"/>
      <w:marLeft w:val="0"/>
      <w:marRight w:val="0"/>
      <w:marTop w:val="0"/>
      <w:marBottom w:val="0"/>
      <w:divBdr>
        <w:top w:val="none" w:sz="0" w:space="0" w:color="auto"/>
        <w:left w:val="none" w:sz="0" w:space="0" w:color="auto"/>
        <w:bottom w:val="none" w:sz="0" w:space="0" w:color="auto"/>
        <w:right w:val="none" w:sz="0" w:space="0" w:color="auto"/>
      </w:divBdr>
    </w:div>
    <w:div w:id="1290013919">
      <w:bodyDiv w:val="1"/>
      <w:marLeft w:val="0"/>
      <w:marRight w:val="0"/>
      <w:marTop w:val="0"/>
      <w:marBottom w:val="0"/>
      <w:divBdr>
        <w:top w:val="none" w:sz="0" w:space="0" w:color="auto"/>
        <w:left w:val="none" w:sz="0" w:space="0" w:color="auto"/>
        <w:bottom w:val="none" w:sz="0" w:space="0" w:color="auto"/>
        <w:right w:val="none" w:sz="0" w:space="0" w:color="auto"/>
      </w:divBdr>
    </w:div>
    <w:div w:id="1290015863">
      <w:bodyDiv w:val="1"/>
      <w:marLeft w:val="0"/>
      <w:marRight w:val="0"/>
      <w:marTop w:val="0"/>
      <w:marBottom w:val="0"/>
      <w:divBdr>
        <w:top w:val="none" w:sz="0" w:space="0" w:color="auto"/>
        <w:left w:val="none" w:sz="0" w:space="0" w:color="auto"/>
        <w:bottom w:val="none" w:sz="0" w:space="0" w:color="auto"/>
        <w:right w:val="none" w:sz="0" w:space="0" w:color="auto"/>
      </w:divBdr>
    </w:div>
    <w:div w:id="1290283388">
      <w:bodyDiv w:val="1"/>
      <w:marLeft w:val="0"/>
      <w:marRight w:val="0"/>
      <w:marTop w:val="0"/>
      <w:marBottom w:val="0"/>
      <w:divBdr>
        <w:top w:val="none" w:sz="0" w:space="0" w:color="auto"/>
        <w:left w:val="none" w:sz="0" w:space="0" w:color="auto"/>
        <w:bottom w:val="none" w:sz="0" w:space="0" w:color="auto"/>
        <w:right w:val="none" w:sz="0" w:space="0" w:color="auto"/>
      </w:divBdr>
    </w:div>
    <w:div w:id="1290361056">
      <w:bodyDiv w:val="1"/>
      <w:marLeft w:val="0"/>
      <w:marRight w:val="0"/>
      <w:marTop w:val="0"/>
      <w:marBottom w:val="0"/>
      <w:divBdr>
        <w:top w:val="none" w:sz="0" w:space="0" w:color="auto"/>
        <w:left w:val="none" w:sz="0" w:space="0" w:color="auto"/>
        <w:bottom w:val="none" w:sz="0" w:space="0" w:color="auto"/>
        <w:right w:val="none" w:sz="0" w:space="0" w:color="auto"/>
      </w:divBdr>
    </w:div>
    <w:div w:id="1290436083">
      <w:bodyDiv w:val="1"/>
      <w:marLeft w:val="0"/>
      <w:marRight w:val="0"/>
      <w:marTop w:val="0"/>
      <w:marBottom w:val="0"/>
      <w:divBdr>
        <w:top w:val="none" w:sz="0" w:space="0" w:color="auto"/>
        <w:left w:val="none" w:sz="0" w:space="0" w:color="auto"/>
        <w:bottom w:val="none" w:sz="0" w:space="0" w:color="auto"/>
        <w:right w:val="none" w:sz="0" w:space="0" w:color="auto"/>
      </w:divBdr>
    </w:div>
    <w:div w:id="1290666795">
      <w:bodyDiv w:val="1"/>
      <w:marLeft w:val="0"/>
      <w:marRight w:val="0"/>
      <w:marTop w:val="0"/>
      <w:marBottom w:val="0"/>
      <w:divBdr>
        <w:top w:val="none" w:sz="0" w:space="0" w:color="auto"/>
        <w:left w:val="none" w:sz="0" w:space="0" w:color="auto"/>
        <w:bottom w:val="none" w:sz="0" w:space="0" w:color="auto"/>
        <w:right w:val="none" w:sz="0" w:space="0" w:color="auto"/>
      </w:divBdr>
    </w:div>
    <w:div w:id="1290818419">
      <w:bodyDiv w:val="1"/>
      <w:marLeft w:val="0"/>
      <w:marRight w:val="0"/>
      <w:marTop w:val="0"/>
      <w:marBottom w:val="0"/>
      <w:divBdr>
        <w:top w:val="none" w:sz="0" w:space="0" w:color="auto"/>
        <w:left w:val="none" w:sz="0" w:space="0" w:color="auto"/>
        <w:bottom w:val="none" w:sz="0" w:space="0" w:color="auto"/>
        <w:right w:val="none" w:sz="0" w:space="0" w:color="auto"/>
      </w:divBdr>
    </w:div>
    <w:div w:id="1291087129">
      <w:bodyDiv w:val="1"/>
      <w:marLeft w:val="0"/>
      <w:marRight w:val="0"/>
      <w:marTop w:val="0"/>
      <w:marBottom w:val="0"/>
      <w:divBdr>
        <w:top w:val="none" w:sz="0" w:space="0" w:color="auto"/>
        <w:left w:val="none" w:sz="0" w:space="0" w:color="auto"/>
        <w:bottom w:val="none" w:sz="0" w:space="0" w:color="auto"/>
        <w:right w:val="none" w:sz="0" w:space="0" w:color="auto"/>
      </w:divBdr>
    </w:div>
    <w:div w:id="1291279448">
      <w:bodyDiv w:val="1"/>
      <w:marLeft w:val="0"/>
      <w:marRight w:val="0"/>
      <w:marTop w:val="0"/>
      <w:marBottom w:val="0"/>
      <w:divBdr>
        <w:top w:val="none" w:sz="0" w:space="0" w:color="auto"/>
        <w:left w:val="none" w:sz="0" w:space="0" w:color="auto"/>
        <w:bottom w:val="none" w:sz="0" w:space="0" w:color="auto"/>
        <w:right w:val="none" w:sz="0" w:space="0" w:color="auto"/>
      </w:divBdr>
    </w:div>
    <w:div w:id="1291400058">
      <w:bodyDiv w:val="1"/>
      <w:marLeft w:val="0"/>
      <w:marRight w:val="0"/>
      <w:marTop w:val="0"/>
      <w:marBottom w:val="0"/>
      <w:divBdr>
        <w:top w:val="none" w:sz="0" w:space="0" w:color="auto"/>
        <w:left w:val="none" w:sz="0" w:space="0" w:color="auto"/>
        <w:bottom w:val="none" w:sz="0" w:space="0" w:color="auto"/>
        <w:right w:val="none" w:sz="0" w:space="0" w:color="auto"/>
      </w:divBdr>
    </w:div>
    <w:div w:id="1291402642">
      <w:bodyDiv w:val="1"/>
      <w:marLeft w:val="0"/>
      <w:marRight w:val="0"/>
      <w:marTop w:val="0"/>
      <w:marBottom w:val="0"/>
      <w:divBdr>
        <w:top w:val="none" w:sz="0" w:space="0" w:color="auto"/>
        <w:left w:val="none" w:sz="0" w:space="0" w:color="auto"/>
        <w:bottom w:val="none" w:sz="0" w:space="0" w:color="auto"/>
        <w:right w:val="none" w:sz="0" w:space="0" w:color="auto"/>
      </w:divBdr>
    </w:div>
    <w:div w:id="1291475495">
      <w:bodyDiv w:val="1"/>
      <w:marLeft w:val="0"/>
      <w:marRight w:val="0"/>
      <w:marTop w:val="0"/>
      <w:marBottom w:val="0"/>
      <w:divBdr>
        <w:top w:val="none" w:sz="0" w:space="0" w:color="auto"/>
        <w:left w:val="none" w:sz="0" w:space="0" w:color="auto"/>
        <w:bottom w:val="none" w:sz="0" w:space="0" w:color="auto"/>
        <w:right w:val="none" w:sz="0" w:space="0" w:color="auto"/>
      </w:divBdr>
    </w:div>
    <w:div w:id="1291519280">
      <w:bodyDiv w:val="1"/>
      <w:marLeft w:val="0"/>
      <w:marRight w:val="0"/>
      <w:marTop w:val="0"/>
      <w:marBottom w:val="0"/>
      <w:divBdr>
        <w:top w:val="none" w:sz="0" w:space="0" w:color="auto"/>
        <w:left w:val="none" w:sz="0" w:space="0" w:color="auto"/>
        <w:bottom w:val="none" w:sz="0" w:space="0" w:color="auto"/>
        <w:right w:val="none" w:sz="0" w:space="0" w:color="auto"/>
      </w:divBdr>
    </w:div>
    <w:div w:id="1291593246">
      <w:bodyDiv w:val="1"/>
      <w:marLeft w:val="0"/>
      <w:marRight w:val="0"/>
      <w:marTop w:val="0"/>
      <w:marBottom w:val="0"/>
      <w:divBdr>
        <w:top w:val="none" w:sz="0" w:space="0" w:color="auto"/>
        <w:left w:val="none" w:sz="0" w:space="0" w:color="auto"/>
        <w:bottom w:val="none" w:sz="0" w:space="0" w:color="auto"/>
        <w:right w:val="none" w:sz="0" w:space="0" w:color="auto"/>
      </w:divBdr>
    </w:div>
    <w:div w:id="1291665755">
      <w:bodyDiv w:val="1"/>
      <w:marLeft w:val="0"/>
      <w:marRight w:val="0"/>
      <w:marTop w:val="0"/>
      <w:marBottom w:val="0"/>
      <w:divBdr>
        <w:top w:val="none" w:sz="0" w:space="0" w:color="auto"/>
        <w:left w:val="none" w:sz="0" w:space="0" w:color="auto"/>
        <w:bottom w:val="none" w:sz="0" w:space="0" w:color="auto"/>
        <w:right w:val="none" w:sz="0" w:space="0" w:color="auto"/>
      </w:divBdr>
    </w:div>
    <w:div w:id="1291742255">
      <w:bodyDiv w:val="1"/>
      <w:marLeft w:val="0"/>
      <w:marRight w:val="0"/>
      <w:marTop w:val="0"/>
      <w:marBottom w:val="0"/>
      <w:divBdr>
        <w:top w:val="none" w:sz="0" w:space="0" w:color="auto"/>
        <w:left w:val="none" w:sz="0" w:space="0" w:color="auto"/>
        <w:bottom w:val="none" w:sz="0" w:space="0" w:color="auto"/>
        <w:right w:val="none" w:sz="0" w:space="0" w:color="auto"/>
      </w:divBdr>
    </w:div>
    <w:div w:id="1291791065">
      <w:bodyDiv w:val="1"/>
      <w:marLeft w:val="0"/>
      <w:marRight w:val="0"/>
      <w:marTop w:val="0"/>
      <w:marBottom w:val="0"/>
      <w:divBdr>
        <w:top w:val="none" w:sz="0" w:space="0" w:color="auto"/>
        <w:left w:val="none" w:sz="0" w:space="0" w:color="auto"/>
        <w:bottom w:val="none" w:sz="0" w:space="0" w:color="auto"/>
        <w:right w:val="none" w:sz="0" w:space="0" w:color="auto"/>
      </w:divBdr>
    </w:div>
    <w:div w:id="1291938751">
      <w:bodyDiv w:val="1"/>
      <w:marLeft w:val="0"/>
      <w:marRight w:val="0"/>
      <w:marTop w:val="0"/>
      <w:marBottom w:val="0"/>
      <w:divBdr>
        <w:top w:val="none" w:sz="0" w:space="0" w:color="auto"/>
        <w:left w:val="none" w:sz="0" w:space="0" w:color="auto"/>
        <w:bottom w:val="none" w:sz="0" w:space="0" w:color="auto"/>
        <w:right w:val="none" w:sz="0" w:space="0" w:color="auto"/>
      </w:divBdr>
    </w:div>
    <w:div w:id="1292127210">
      <w:bodyDiv w:val="1"/>
      <w:marLeft w:val="0"/>
      <w:marRight w:val="0"/>
      <w:marTop w:val="0"/>
      <w:marBottom w:val="0"/>
      <w:divBdr>
        <w:top w:val="none" w:sz="0" w:space="0" w:color="auto"/>
        <w:left w:val="none" w:sz="0" w:space="0" w:color="auto"/>
        <w:bottom w:val="none" w:sz="0" w:space="0" w:color="auto"/>
        <w:right w:val="none" w:sz="0" w:space="0" w:color="auto"/>
      </w:divBdr>
    </w:div>
    <w:div w:id="1292321075">
      <w:bodyDiv w:val="1"/>
      <w:marLeft w:val="0"/>
      <w:marRight w:val="0"/>
      <w:marTop w:val="0"/>
      <w:marBottom w:val="0"/>
      <w:divBdr>
        <w:top w:val="none" w:sz="0" w:space="0" w:color="auto"/>
        <w:left w:val="none" w:sz="0" w:space="0" w:color="auto"/>
        <w:bottom w:val="none" w:sz="0" w:space="0" w:color="auto"/>
        <w:right w:val="none" w:sz="0" w:space="0" w:color="auto"/>
      </w:divBdr>
    </w:div>
    <w:div w:id="1292323559">
      <w:bodyDiv w:val="1"/>
      <w:marLeft w:val="0"/>
      <w:marRight w:val="0"/>
      <w:marTop w:val="0"/>
      <w:marBottom w:val="0"/>
      <w:divBdr>
        <w:top w:val="none" w:sz="0" w:space="0" w:color="auto"/>
        <w:left w:val="none" w:sz="0" w:space="0" w:color="auto"/>
        <w:bottom w:val="none" w:sz="0" w:space="0" w:color="auto"/>
        <w:right w:val="none" w:sz="0" w:space="0" w:color="auto"/>
      </w:divBdr>
    </w:div>
    <w:div w:id="1292513890">
      <w:bodyDiv w:val="1"/>
      <w:marLeft w:val="0"/>
      <w:marRight w:val="0"/>
      <w:marTop w:val="0"/>
      <w:marBottom w:val="0"/>
      <w:divBdr>
        <w:top w:val="none" w:sz="0" w:space="0" w:color="auto"/>
        <w:left w:val="none" w:sz="0" w:space="0" w:color="auto"/>
        <w:bottom w:val="none" w:sz="0" w:space="0" w:color="auto"/>
        <w:right w:val="none" w:sz="0" w:space="0" w:color="auto"/>
      </w:divBdr>
    </w:div>
    <w:div w:id="1292514476">
      <w:bodyDiv w:val="1"/>
      <w:marLeft w:val="0"/>
      <w:marRight w:val="0"/>
      <w:marTop w:val="0"/>
      <w:marBottom w:val="0"/>
      <w:divBdr>
        <w:top w:val="none" w:sz="0" w:space="0" w:color="auto"/>
        <w:left w:val="none" w:sz="0" w:space="0" w:color="auto"/>
        <w:bottom w:val="none" w:sz="0" w:space="0" w:color="auto"/>
        <w:right w:val="none" w:sz="0" w:space="0" w:color="auto"/>
      </w:divBdr>
    </w:div>
    <w:div w:id="1292517549">
      <w:bodyDiv w:val="1"/>
      <w:marLeft w:val="0"/>
      <w:marRight w:val="0"/>
      <w:marTop w:val="0"/>
      <w:marBottom w:val="0"/>
      <w:divBdr>
        <w:top w:val="none" w:sz="0" w:space="0" w:color="auto"/>
        <w:left w:val="none" w:sz="0" w:space="0" w:color="auto"/>
        <w:bottom w:val="none" w:sz="0" w:space="0" w:color="auto"/>
        <w:right w:val="none" w:sz="0" w:space="0" w:color="auto"/>
      </w:divBdr>
    </w:div>
    <w:div w:id="1292829018">
      <w:bodyDiv w:val="1"/>
      <w:marLeft w:val="0"/>
      <w:marRight w:val="0"/>
      <w:marTop w:val="0"/>
      <w:marBottom w:val="0"/>
      <w:divBdr>
        <w:top w:val="none" w:sz="0" w:space="0" w:color="auto"/>
        <w:left w:val="none" w:sz="0" w:space="0" w:color="auto"/>
        <w:bottom w:val="none" w:sz="0" w:space="0" w:color="auto"/>
        <w:right w:val="none" w:sz="0" w:space="0" w:color="auto"/>
      </w:divBdr>
    </w:div>
    <w:div w:id="1292832476">
      <w:bodyDiv w:val="1"/>
      <w:marLeft w:val="0"/>
      <w:marRight w:val="0"/>
      <w:marTop w:val="0"/>
      <w:marBottom w:val="0"/>
      <w:divBdr>
        <w:top w:val="none" w:sz="0" w:space="0" w:color="auto"/>
        <w:left w:val="none" w:sz="0" w:space="0" w:color="auto"/>
        <w:bottom w:val="none" w:sz="0" w:space="0" w:color="auto"/>
        <w:right w:val="none" w:sz="0" w:space="0" w:color="auto"/>
      </w:divBdr>
    </w:div>
    <w:div w:id="1292905880">
      <w:bodyDiv w:val="1"/>
      <w:marLeft w:val="0"/>
      <w:marRight w:val="0"/>
      <w:marTop w:val="0"/>
      <w:marBottom w:val="0"/>
      <w:divBdr>
        <w:top w:val="none" w:sz="0" w:space="0" w:color="auto"/>
        <w:left w:val="none" w:sz="0" w:space="0" w:color="auto"/>
        <w:bottom w:val="none" w:sz="0" w:space="0" w:color="auto"/>
        <w:right w:val="none" w:sz="0" w:space="0" w:color="auto"/>
      </w:divBdr>
    </w:div>
    <w:div w:id="1293099948">
      <w:bodyDiv w:val="1"/>
      <w:marLeft w:val="0"/>
      <w:marRight w:val="0"/>
      <w:marTop w:val="0"/>
      <w:marBottom w:val="0"/>
      <w:divBdr>
        <w:top w:val="none" w:sz="0" w:space="0" w:color="auto"/>
        <w:left w:val="none" w:sz="0" w:space="0" w:color="auto"/>
        <w:bottom w:val="none" w:sz="0" w:space="0" w:color="auto"/>
        <w:right w:val="none" w:sz="0" w:space="0" w:color="auto"/>
      </w:divBdr>
    </w:div>
    <w:div w:id="1293170414">
      <w:bodyDiv w:val="1"/>
      <w:marLeft w:val="0"/>
      <w:marRight w:val="0"/>
      <w:marTop w:val="0"/>
      <w:marBottom w:val="0"/>
      <w:divBdr>
        <w:top w:val="none" w:sz="0" w:space="0" w:color="auto"/>
        <w:left w:val="none" w:sz="0" w:space="0" w:color="auto"/>
        <w:bottom w:val="none" w:sz="0" w:space="0" w:color="auto"/>
        <w:right w:val="none" w:sz="0" w:space="0" w:color="auto"/>
      </w:divBdr>
    </w:div>
    <w:div w:id="1293250063">
      <w:bodyDiv w:val="1"/>
      <w:marLeft w:val="0"/>
      <w:marRight w:val="0"/>
      <w:marTop w:val="0"/>
      <w:marBottom w:val="0"/>
      <w:divBdr>
        <w:top w:val="none" w:sz="0" w:space="0" w:color="auto"/>
        <w:left w:val="none" w:sz="0" w:space="0" w:color="auto"/>
        <w:bottom w:val="none" w:sz="0" w:space="0" w:color="auto"/>
        <w:right w:val="none" w:sz="0" w:space="0" w:color="auto"/>
      </w:divBdr>
    </w:div>
    <w:div w:id="1293251317">
      <w:bodyDiv w:val="1"/>
      <w:marLeft w:val="0"/>
      <w:marRight w:val="0"/>
      <w:marTop w:val="0"/>
      <w:marBottom w:val="0"/>
      <w:divBdr>
        <w:top w:val="none" w:sz="0" w:space="0" w:color="auto"/>
        <w:left w:val="none" w:sz="0" w:space="0" w:color="auto"/>
        <w:bottom w:val="none" w:sz="0" w:space="0" w:color="auto"/>
        <w:right w:val="none" w:sz="0" w:space="0" w:color="auto"/>
      </w:divBdr>
    </w:div>
    <w:div w:id="1293319558">
      <w:bodyDiv w:val="1"/>
      <w:marLeft w:val="0"/>
      <w:marRight w:val="0"/>
      <w:marTop w:val="0"/>
      <w:marBottom w:val="0"/>
      <w:divBdr>
        <w:top w:val="none" w:sz="0" w:space="0" w:color="auto"/>
        <w:left w:val="none" w:sz="0" w:space="0" w:color="auto"/>
        <w:bottom w:val="none" w:sz="0" w:space="0" w:color="auto"/>
        <w:right w:val="none" w:sz="0" w:space="0" w:color="auto"/>
      </w:divBdr>
    </w:div>
    <w:div w:id="1293559512">
      <w:bodyDiv w:val="1"/>
      <w:marLeft w:val="0"/>
      <w:marRight w:val="0"/>
      <w:marTop w:val="0"/>
      <w:marBottom w:val="0"/>
      <w:divBdr>
        <w:top w:val="none" w:sz="0" w:space="0" w:color="auto"/>
        <w:left w:val="none" w:sz="0" w:space="0" w:color="auto"/>
        <w:bottom w:val="none" w:sz="0" w:space="0" w:color="auto"/>
        <w:right w:val="none" w:sz="0" w:space="0" w:color="auto"/>
      </w:divBdr>
    </w:div>
    <w:div w:id="1293634224">
      <w:bodyDiv w:val="1"/>
      <w:marLeft w:val="0"/>
      <w:marRight w:val="0"/>
      <w:marTop w:val="0"/>
      <w:marBottom w:val="0"/>
      <w:divBdr>
        <w:top w:val="none" w:sz="0" w:space="0" w:color="auto"/>
        <w:left w:val="none" w:sz="0" w:space="0" w:color="auto"/>
        <w:bottom w:val="none" w:sz="0" w:space="0" w:color="auto"/>
        <w:right w:val="none" w:sz="0" w:space="0" w:color="auto"/>
      </w:divBdr>
    </w:div>
    <w:div w:id="1293708336">
      <w:bodyDiv w:val="1"/>
      <w:marLeft w:val="0"/>
      <w:marRight w:val="0"/>
      <w:marTop w:val="0"/>
      <w:marBottom w:val="0"/>
      <w:divBdr>
        <w:top w:val="none" w:sz="0" w:space="0" w:color="auto"/>
        <w:left w:val="none" w:sz="0" w:space="0" w:color="auto"/>
        <w:bottom w:val="none" w:sz="0" w:space="0" w:color="auto"/>
        <w:right w:val="none" w:sz="0" w:space="0" w:color="auto"/>
      </w:divBdr>
    </w:div>
    <w:div w:id="1293709224">
      <w:bodyDiv w:val="1"/>
      <w:marLeft w:val="0"/>
      <w:marRight w:val="0"/>
      <w:marTop w:val="0"/>
      <w:marBottom w:val="0"/>
      <w:divBdr>
        <w:top w:val="none" w:sz="0" w:space="0" w:color="auto"/>
        <w:left w:val="none" w:sz="0" w:space="0" w:color="auto"/>
        <w:bottom w:val="none" w:sz="0" w:space="0" w:color="auto"/>
        <w:right w:val="none" w:sz="0" w:space="0" w:color="auto"/>
      </w:divBdr>
    </w:div>
    <w:div w:id="1293748329">
      <w:bodyDiv w:val="1"/>
      <w:marLeft w:val="0"/>
      <w:marRight w:val="0"/>
      <w:marTop w:val="0"/>
      <w:marBottom w:val="0"/>
      <w:divBdr>
        <w:top w:val="none" w:sz="0" w:space="0" w:color="auto"/>
        <w:left w:val="none" w:sz="0" w:space="0" w:color="auto"/>
        <w:bottom w:val="none" w:sz="0" w:space="0" w:color="auto"/>
        <w:right w:val="none" w:sz="0" w:space="0" w:color="auto"/>
      </w:divBdr>
    </w:div>
    <w:div w:id="1293903805">
      <w:bodyDiv w:val="1"/>
      <w:marLeft w:val="0"/>
      <w:marRight w:val="0"/>
      <w:marTop w:val="0"/>
      <w:marBottom w:val="0"/>
      <w:divBdr>
        <w:top w:val="none" w:sz="0" w:space="0" w:color="auto"/>
        <w:left w:val="none" w:sz="0" w:space="0" w:color="auto"/>
        <w:bottom w:val="none" w:sz="0" w:space="0" w:color="auto"/>
        <w:right w:val="none" w:sz="0" w:space="0" w:color="auto"/>
      </w:divBdr>
    </w:div>
    <w:div w:id="1294168729">
      <w:bodyDiv w:val="1"/>
      <w:marLeft w:val="0"/>
      <w:marRight w:val="0"/>
      <w:marTop w:val="0"/>
      <w:marBottom w:val="0"/>
      <w:divBdr>
        <w:top w:val="none" w:sz="0" w:space="0" w:color="auto"/>
        <w:left w:val="none" w:sz="0" w:space="0" w:color="auto"/>
        <w:bottom w:val="none" w:sz="0" w:space="0" w:color="auto"/>
        <w:right w:val="none" w:sz="0" w:space="0" w:color="auto"/>
      </w:divBdr>
    </w:div>
    <w:div w:id="1294366447">
      <w:bodyDiv w:val="1"/>
      <w:marLeft w:val="0"/>
      <w:marRight w:val="0"/>
      <w:marTop w:val="0"/>
      <w:marBottom w:val="0"/>
      <w:divBdr>
        <w:top w:val="none" w:sz="0" w:space="0" w:color="auto"/>
        <w:left w:val="none" w:sz="0" w:space="0" w:color="auto"/>
        <w:bottom w:val="none" w:sz="0" w:space="0" w:color="auto"/>
        <w:right w:val="none" w:sz="0" w:space="0" w:color="auto"/>
      </w:divBdr>
    </w:div>
    <w:div w:id="1294601243">
      <w:bodyDiv w:val="1"/>
      <w:marLeft w:val="0"/>
      <w:marRight w:val="0"/>
      <w:marTop w:val="0"/>
      <w:marBottom w:val="0"/>
      <w:divBdr>
        <w:top w:val="none" w:sz="0" w:space="0" w:color="auto"/>
        <w:left w:val="none" w:sz="0" w:space="0" w:color="auto"/>
        <w:bottom w:val="none" w:sz="0" w:space="0" w:color="auto"/>
        <w:right w:val="none" w:sz="0" w:space="0" w:color="auto"/>
      </w:divBdr>
    </w:div>
    <w:div w:id="1294755688">
      <w:bodyDiv w:val="1"/>
      <w:marLeft w:val="0"/>
      <w:marRight w:val="0"/>
      <w:marTop w:val="0"/>
      <w:marBottom w:val="0"/>
      <w:divBdr>
        <w:top w:val="none" w:sz="0" w:space="0" w:color="auto"/>
        <w:left w:val="none" w:sz="0" w:space="0" w:color="auto"/>
        <w:bottom w:val="none" w:sz="0" w:space="0" w:color="auto"/>
        <w:right w:val="none" w:sz="0" w:space="0" w:color="auto"/>
      </w:divBdr>
    </w:div>
    <w:div w:id="1295283946">
      <w:bodyDiv w:val="1"/>
      <w:marLeft w:val="0"/>
      <w:marRight w:val="0"/>
      <w:marTop w:val="0"/>
      <w:marBottom w:val="0"/>
      <w:divBdr>
        <w:top w:val="none" w:sz="0" w:space="0" w:color="auto"/>
        <w:left w:val="none" w:sz="0" w:space="0" w:color="auto"/>
        <w:bottom w:val="none" w:sz="0" w:space="0" w:color="auto"/>
        <w:right w:val="none" w:sz="0" w:space="0" w:color="auto"/>
      </w:divBdr>
    </w:div>
    <w:div w:id="1295407088">
      <w:bodyDiv w:val="1"/>
      <w:marLeft w:val="0"/>
      <w:marRight w:val="0"/>
      <w:marTop w:val="0"/>
      <w:marBottom w:val="0"/>
      <w:divBdr>
        <w:top w:val="none" w:sz="0" w:space="0" w:color="auto"/>
        <w:left w:val="none" w:sz="0" w:space="0" w:color="auto"/>
        <w:bottom w:val="none" w:sz="0" w:space="0" w:color="auto"/>
        <w:right w:val="none" w:sz="0" w:space="0" w:color="auto"/>
      </w:divBdr>
    </w:div>
    <w:div w:id="1295909428">
      <w:bodyDiv w:val="1"/>
      <w:marLeft w:val="0"/>
      <w:marRight w:val="0"/>
      <w:marTop w:val="0"/>
      <w:marBottom w:val="0"/>
      <w:divBdr>
        <w:top w:val="none" w:sz="0" w:space="0" w:color="auto"/>
        <w:left w:val="none" w:sz="0" w:space="0" w:color="auto"/>
        <w:bottom w:val="none" w:sz="0" w:space="0" w:color="auto"/>
        <w:right w:val="none" w:sz="0" w:space="0" w:color="auto"/>
      </w:divBdr>
    </w:div>
    <w:div w:id="1295939671">
      <w:bodyDiv w:val="1"/>
      <w:marLeft w:val="0"/>
      <w:marRight w:val="0"/>
      <w:marTop w:val="0"/>
      <w:marBottom w:val="0"/>
      <w:divBdr>
        <w:top w:val="none" w:sz="0" w:space="0" w:color="auto"/>
        <w:left w:val="none" w:sz="0" w:space="0" w:color="auto"/>
        <w:bottom w:val="none" w:sz="0" w:space="0" w:color="auto"/>
        <w:right w:val="none" w:sz="0" w:space="0" w:color="auto"/>
      </w:divBdr>
    </w:div>
    <w:div w:id="1295940472">
      <w:bodyDiv w:val="1"/>
      <w:marLeft w:val="0"/>
      <w:marRight w:val="0"/>
      <w:marTop w:val="0"/>
      <w:marBottom w:val="0"/>
      <w:divBdr>
        <w:top w:val="none" w:sz="0" w:space="0" w:color="auto"/>
        <w:left w:val="none" w:sz="0" w:space="0" w:color="auto"/>
        <w:bottom w:val="none" w:sz="0" w:space="0" w:color="auto"/>
        <w:right w:val="none" w:sz="0" w:space="0" w:color="auto"/>
      </w:divBdr>
    </w:div>
    <w:div w:id="1296374014">
      <w:bodyDiv w:val="1"/>
      <w:marLeft w:val="0"/>
      <w:marRight w:val="0"/>
      <w:marTop w:val="0"/>
      <w:marBottom w:val="0"/>
      <w:divBdr>
        <w:top w:val="none" w:sz="0" w:space="0" w:color="auto"/>
        <w:left w:val="none" w:sz="0" w:space="0" w:color="auto"/>
        <w:bottom w:val="none" w:sz="0" w:space="0" w:color="auto"/>
        <w:right w:val="none" w:sz="0" w:space="0" w:color="auto"/>
      </w:divBdr>
    </w:div>
    <w:div w:id="1296525851">
      <w:bodyDiv w:val="1"/>
      <w:marLeft w:val="0"/>
      <w:marRight w:val="0"/>
      <w:marTop w:val="0"/>
      <w:marBottom w:val="0"/>
      <w:divBdr>
        <w:top w:val="none" w:sz="0" w:space="0" w:color="auto"/>
        <w:left w:val="none" w:sz="0" w:space="0" w:color="auto"/>
        <w:bottom w:val="none" w:sz="0" w:space="0" w:color="auto"/>
        <w:right w:val="none" w:sz="0" w:space="0" w:color="auto"/>
      </w:divBdr>
    </w:div>
    <w:div w:id="1296569921">
      <w:bodyDiv w:val="1"/>
      <w:marLeft w:val="0"/>
      <w:marRight w:val="0"/>
      <w:marTop w:val="0"/>
      <w:marBottom w:val="0"/>
      <w:divBdr>
        <w:top w:val="none" w:sz="0" w:space="0" w:color="auto"/>
        <w:left w:val="none" w:sz="0" w:space="0" w:color="auto"/>
        <w:bottom w:val="none" w:sz="0" w:space="0" w:color="auto"/>
        <w:right w:val="none" w:sz="0" w:space="0" w:color="auto"/>
      </w:divBdr>
    </w:div>
    <w:div w:id="1296717526">
      <w:bodyDiv w:val="1"/>
      <w:marLeft w:val="0"/>
      <w:marRight w:val="0"/>
      <w:marTop w:val="0"/>
      <w:marBottom w:val="0"/>
      <w:divBdr>
        <w:top w:val="none" w:sz="0" w:space="0" w:color="auto"/>
        <w:left w:val="none" w:sz="0" w:space="0" w:color="auto"/>
        <w:bottom w:val="none" w:sz="0" w:space="0" w:color="auto"/>
        <w:right w:val="none" w:sz="0" w:space="0" w:color="auto"/>
      </w:divBdr>
    </w:div>
    <w:div w:id="1296913136">
      <w:bodyDiv w:val="1"/>
      <w:marLeft w:val="0"/>
      <w:marRight w:val="0"/>
      <w:marTop w:val="0"/>
      <w:marBottom w:val="0"/>
      <w:divBdr>
        <w:top w:val="none" w:sz="0" w:space="0" w:color="auto"/>
        <w:left w:val="none" w:sz="0" w:space="0" w:color="auto"/>
        <w:bottom w:val="none" w:sz="0" w:space="0" w:color="auto"/>
        <w:right w:val="none" w:sz="0" w:space="0" w:color="auto"/>
      </w:divBdr>
    </w:div>
    <w:div w:id="1297026949">
      <w:bodyDiv w:val="1"/>
      <w:marLeft w:val="0"/>
      <w:marRight w:val="0"/>
      <w:marTop w:val="0"/>
      <w:marBottom w:val="0"/>
      <w:divBdr>
        <w:top w:val="none" w:sz="0" w:space="0" w:color="auto"/>
        <w:left w:val="none" w:sz="0" w:space="0" w:color="auto"/>
        <w:bottom w:val="none" w:sz="0" w:space="0" w:color="auto"/>
        <w:right w:val="none" w:sz="0" w:space="0" w:color="auto"/>
      </w:divBdr>
    </w:div>
    <w:div w:id="1297220572">
      <w:bodyDiv w:val="1"/>
      <w:marLeft w:val="0"/>
      <w:marRight w:val="0"/>
      <w:marTop w:val="0"/>
      <w:marBottom w:val="0"/>
      <w:divBdr>
        <w:top w:val="none" w:sz="0" w:space="0" w:color="auto"/>
        <w:left w:val="none" w:sz="0" w:space="0" w:color="auto"/>
        <w:bottom w:val="none" w:sz="0" w:space="0" w:color="auto"/>
        <w:right w:val="none" w:sz="0" w:space="0" w:color="auto"/>
      </w:divBdr>
    </w:div>
    <w:div w:id="1297221615">
      <w:bodyDiv w:val="1"/>
      <w:marLeft w:val="0"/>
      <w:marRight w:val="0"/>
      <w:marTop w:val="0"/>
      <w:marBottom w:val="0"/>
      <w:divBdr>
        <w:top w:val="none" w:sz="0" w:space="0" w:color="auto"/>
        <w:left w:val="none" w:sz="0" w:space="0" w:color="auto"/>
        <w:bottom w:val="none" w:sz="0" w:space="0" w:color="auto"/>
        <w:right w:val="none" w:sz="0" w:space="0" w:color="auto"/>
      </w:divBdr>
    </w:div>
    <w:div w:id="1297295113">
      <w:bodyDiv w:val="1"/>
      <w:marLeft w:val="0"/>
      <w:marRight w:val="0"/>
      <w:marTop w:val="0"/>
      <w:marBottom w:val="0"/>
      <w:divBdr>
        <w:top w:val="none" w:sz="0" w:space="0" w:color="auto"/>
        <w:left w:val="none" w:sz="0" w:space="0" w:color="auto"/>
        <w:bottom w:val="none" w:sz="0" w:space="0" w:color="auto"/>
        <w:right w:val="none" w:sz="0" w:space="0" w:color="auto"/>
      </w:divBdr>
    </w:div>
    <w:div w:id="1297829661">
      <w:bodyDiv w:val="1"/>
      <w:marLeft w:val="0"/>
      <w:marRight w:val="0"/>
      <w:marTop w:val="0"/>
      <w:marBottom w:val="0"/>
      <w:divBdr>
        <w:top w:val="none" w:sz="0" w:space="0" w:color="auto"/>
        <w:left w:val="none" w:sz="0" w:space="0" w:color="auto"/>
        <w:bottom w:val="none" w:sz="0" w:space="0" w:color="auto"/>
        <w:right w:val="none" w:sz="0" w:space="0" w:color="auto"/>
      </w:divBdr>
    </w:div>
    <w:div w:id="1298292428">
      <w:bodyDiv w:val="1"/>
      <w:marLeft w:val="0"/>
      <w:marRight w:val="0"/>
      <w:marTop w:val="0"/>
      <w:marBottom w:val="0"/>
      <w:divBdr>
        <w:top w:val="none" w:sz="0" w:space="0" w:color="auto"/>
        <w:left w:val="none" w:sz="0" w:space="0" w:color="auto"/>
        <w:bottom w:val="none" w:sz="0" w:space="0" w:color="auto"/>
        <w:right w:val="none" w:sz="0" w:space="0" w:color="auto"/>
      </w:divBdr>
    </w:div>
    <w:div w:id="1298295003">
      <w:bodyDiv w:val="1"/>
      <w:marLeft w:val="0"/>
      <w:marRight w:val="0"/>
      <w:marTop w:val="0"/>
      <w:marBottom w:val="0"/>
      <w:divBdr>
        <w:top w:val="none" w:sz="0" w:space="0" w:color="auto"/>
        <w:left w:val="none" w:sz="0" w:space="0" w:color="auto"/>
        <w:bottom w:val="none" w:sz="0" w:space="0" w:color="auto"/>
        <w:right w:val="none" w:sz="0" w:space="0" w:color="auto"/>
      </w:divBdr>
    </w:div>
    <w:div w:id="1298486482">
      <w:bodyDiv w:val="1"/>
      <w:marLeft w:val="0"/>
      <w:marRight w:val="0"/>
      <w:marTop w:val="0"/>
      <w:marBottom w:val="0"/>
      <w:divBdr>
        <w:top w:val="none" w:sz="0" w:space="0" w:color="auto"/>
        <w:left w:val="none" w:sz="0" w:space="0" w:color="auto"/>
        <w:bottom w:val="none" w:sz="0" w:space="0" w:color="auto"/>
        <w:right w:val="none" w:sz="0" w:space="0" w:color="auto"/>
      </w:divBdr>
    </w:div>
    <w:div w:id="1298604598">
      <w:bodyDiv w:val="1"/>
      <w:marLeft w:val="0"/>
      <w:marRight w:val="0"/>
      <w:marTop w:val="0"/>
      <w:marBottom w:val="0"/>
      <w:divBdr>
        <w:top w:val="none" w:sz="0" w:space="0" w:color="auto"/>
        <w:left w:val="none" w:sz="0" w:space="0" w:color="auto"/>
        <w:bottom w:val="none" w:sz="0" w:space="0" w:color="auto"/>
        <w:right w:val="none" w:sz="0" w:space="0" w:color="auto"/>
      </w:divBdr>
    </w:div>
    <w:div w:id="1299072615">
      <w:bodyDiv w:val="1"/>
      <w:marLeft w:val="0"/>
      <w:marRight w:val="0"/>
      <w:marTop w:val="0"/>
      <w:marBottom w:val="0"/>
      <w:divBdr>
        <w:top w:val="none" w:sz="0" w:space="0" w:color="auto"/>
        <w:left w:val="none" w:sz="0" w:space="0" w:color="auto"/>
        <w:bottom w:val="none" w:sz="0" w:space="0" w:color="auto"/>
        <w:right w:val="none" w:sz="0" w:space="0" w:color="auto"/>
      </w:divBdr>
    </w:div>
    <w:div w:id="1299146432">
      <w:bodyDiv w:val="1"/>
      <w:marLeft w:val="0"/>
      <w:marRight w:val="0"/>
      <w:marTop w:val="0"/>
      <w:marBottom w:val="0"/>
      <w:divBdr>
        <w:top w:val="none" w:sz="0" w:space="0" w:color="auto"/>
        <w:left w:val="none" w:sz="0" w:space="0" w:color="auto"/>
        <w:bottom w:val="none" w:sz="0" w:space="0" w:color="auto"/>
        <w:right w:val="none" w:sz="0" w:space="0" w:color="auto"/>
      </w:divBdr>
    </w:div>
    <w:div w:id="1299147299">
      <w:bodyDiv w:val="1"/>
      <w:marLeft w:val="0"/>
      <w:marRight w:val="0"/>
      <w:marTop w:val="0"/>
      <w:marBottom w:val="0"/>
      <w:divBdr>
        <w:top w:val="none" w:sz="0" w:space="0" w:color="auto"/>
        <w:left w:val="none" w:sz="0" w:space="0" w:color="auto"/>
        <w:bottom w:val="none" w:sz="0" w:space="0" w:color="auto"/>
        <w:right w:val="none" w:sz="0" w:space="0" w:color="auto"/>
      </w:divBdr>
    </w:div>
    <w:div w:id="1299148213">
      <w:bodyDiv w:val="1"/>
      <w:marLeft w:val="0"/>
      <w:marRight w:val="0"/>
      <w:marTop w:val="0"/>
      <w:marBottom w:val="0"/>
      <w:divBdr>
        <w:top w:val="none" w:sz="0" w:space="0" w:color="auto"/>
        <w:left w:val="none" w:sz="0" w:space="0" w:color="auto"/>
        <w:bottom w:val="none" w:sz="0" w:space="0" w:color="auto"/>
        <w:right w:val="none" w:sz="0" w:space="0" w:color="auto"/>
      </w:divBdr>
    </w:div>
    <w:div w:id="1299383159">
      <w:bodyDiv w:val="1"/>
      <w:marLeft w:val="0"/>
      <w:marRight w:val="0"/>
      <w:marTop w:val="0"/>
      <w:marBottom w:val="0"/>
      <w:divBdr>
        <w:top w:val="none" w:sz="0" w:space="0" w:color="auto"/>
        <w:left w:val="none" w:sz="0" w:space="0" w:color="auto"/>
        <w:bottom w:val="none" w:sz="0" w:space="0" w:color="auto"/>
        <w:right w:val="none" w:sz="0" w:space="0" w:color="auto"/>
      </w:divBdr>
    </w:div>
    <w:div w:id="1299799719">
      <w:bodyDiv w:val="1"/>
      <w:marLeft w:val="0"/>
      <w:marRight w:val="0"/>
      <w:marTop w:val="0"/>
      <w:marBottom w:val="0"/>
      <w:divBdr>
        <w:top w:val="none" w:sz="0" w:space="0" w:color="auto"/>
        <w:left w:val="none" w:sz="0" w:space="0" w:color="auto"/>
        <w:bottom w:val="none" w:sz="0" w:space="0" w:color="auto"/>
        <w:right w:val="none" w:sz="0" w:space="0" w:color="auto"/>
      </w:divBdr>
    </w:div>
    <w:div w:id="1299919338">
      <w:bodyDiv w:val="1"/>
      <w:marLeft w:val="0"/>
      <w:marRight w:val="0"/>
      <w:marTop w:val="0"/>
      <w:marBottom w:val="0"/>
      <w:divBdr>
        <w:top w:val="none" w:sz="0" w:space="0" w:color="auto"/>
        <w:left w:val="none" w:sz="0" w:space="0" w:color="auto"/>
        <w:bottom w:val="none" w:sz="0" w:space="0" w:color="auto"/>
        <w:right w:val="none" w:sz="0" w:space="0" w:color="auto"/>
      </w:divBdr>
    </w:div>
    <w:div w:id="1299997170">
      <w:bodyDiv w:val="1"/>
      <w:marLeft w:val="0"/>
      <w:marRight w:val="0"/>
      <w:marTop w:val="0"/>
      <w:marBottom w:val="0"/>
      <w:divBdr>
        <w:top w:val="none" w:sz="0" w:space="0" w:color="auto"/>
        <w:left w:val="none" w:sz="0" w:space="0" w:color="auto"/>
        <w:bottom w:val="none" w:sz="0" w:space="0" w:color="auto"/>
        <w:right w:val="none" w:sz="0" w:space="0" w:color="auto"/>
      </w:divBdr>
    </w:div>
    <w:div w:id="1300762311">
      <w:bodyDiv w:val="1"/>
      <w:marLeft w:val="0"/>
      <w:marRight w:val="0"/>
      <w:marTop w:val="0"/>
      <w:marBottom w:val="0"/>
      <w:divBdr>
        <w:top w:val="none" w:sz="0" w:space="0" w:color="auto"/>
        <w:left w:val="none" w:sz="0" w:space="0" w:color="auto"/>
        <w:bottom w:val="none" w:sz="0" w:space="0" w:color="auto"/>
        <w:right w:val="none" w:sz="0" w:space="0" w:color="auto"/>
      </w:divBdr>
    </w:div>
    <w:div w:id="1301039330">
      <w:bodyDiv w:val="1"/>
      <w:marLeft w:val="0"/>
      <w:marRight w:val="0"/>
      <w:marTop w:val="0"/>
      <w:marBottom w:val="0"/>
      <w:divBdr>
        <w:top w:val="none" w:sz="0" w:space="0" w:color="auto"/>
        <w:left w:val="none" w:sz="0" w:space="0" w:color="auto"/>
        <w:bottom w:val="none" w:sz="0" w:space="0" w:color="auto"/>
        <w:right w:val="none" w:sz="0" w:space="0" w:color="auto"/>
      </w:divBdr>
    </w:div>
    <w:div w:id="1301108555">
      <w:bodyDiv w:val="1"/>
      <w:marLeft w:val="0"/>
      <w:marRight w:val="0"/>
      <w:marTop w:val="0"/>
      <w:marBottom w:val="0"/>
      <w:divBdr>
        <w:top w:val="none" w:sz="0" w:space="0" w:color="auto"/>
        <w:left w:val="none" w:sz="0" w:space="0" w:color="auto"/>
        <w:bottom w:val="none" w:sz="0" w:space="0" w:color="auto"/>
        <w:right w:val="none" w:sz="0" w:space="0" w:color="auto"/>
      </w:divBdr>
    </w:div>
    <w:div w:id="1301181415">
      <w:bodyDiv w:val="1"/>
      <w:marLeft w:val="0"/>
      <w:marRight w:val="0"/>
      <w:marTop w:val="0"/>
      <w:marBottom w:val="0"/>
      <w:divBdr>
        <w:top w:val="none" w:sz="0" w:space="0" w:color="auto"/>
        <w:left w:val="none" w:sz="0" w:space="0" w:color="auto"/>
        <w:bottom w:val="none" w:sz="0" w:space="0" w:color="auto"/>
        <w:right w:val="none" w:sz="0" w:space="0" w:color="auto"/>
      </w:divBdr>
    </w:div>
    <w:div w:id="1301613050">
      <w:bodyDiv w:val="1"/>
      <w:marLeft w:val="0"/>
      <w:marRight w:val="0"/>
      <w:marTop w:val="0"/>
      <w:marBottom w:val="0"/>
      <w:divBdr>
        <w:top w:val="none" w:sz="0" w:space="0" w:color="auto"/>
        <w:left w:val="none" w:sz="0" w:space="0" w:color="auto"/>
        <w:bottom w:val="none" w:sz="0" w:space="0" w:color="auto"/>
        <w:right w:val="none" w:sz="0" w:space="0" w:color="auto"/>
      </w:divBdr>
    </w:div>
    <w:div w:id="1301767126">
      <w:bodyDiv w:val="1"/>
      <w:marLeft w:val="0"/>
      <w:marRight w:val="0"/>
      <w:marTop w:val="0"/>
      <w:marBottom w:val="0"/>
      <w:divBdr>
        <w:top w:val="none" w:sz="0" w:space="0" w:color="auto"/>
        <w:left w:val="none" w:sz="0" w:space="0" w:color="auto"/>
        <w:bottom w:val="none" w:sz="0" w:space="0" w:color="auto"/>
        <w:right w:val="none" w:sz="0" w:space="0" w:color="auto"/>
      </w:divBdr>
    </w:div>
    <w:div w:id="1301770116">
      <w:bodyDiv w:val="1"/>
      <w:marLeft w:val="0"/>
      <w:marRight w:val="0"/>
      <w:marTop w:val="0"/>
      <w:marBottom w:val="0"/>
      <w:divBdr>
        <w:top w:val="none" w:sz="0" w:space="0" w:color="auto"/>
        <w:left w:val="none" w:sz="0" w:space="0" w:color="auto"/>
        <w:bottom w:val="none" w:sz="0" w:space="0" w:color="auto"/>
        <w:right w:val="none" w:sz="0" w:space="0" w:color="auto"/>
      </w:divBdr>
    </w:div>
    <w:div w:id="1302151891">
      <w:bodyDiv w:val="1"/>
      <w:marLeft w:val="0"/>
      <w:marRight w:val="0"/>
      <w:marTop w:val="0"/>
      <w:marBottom w:val="0"/>
      <w:divBdr>
        <w:top w:val="none" w:sz="0" w:space="0" w:color="auto"/>
        <w:left w:val="none" w:sz="0" w:space="0" w:color="auto"/>
        <w:bottom w:val="none" w:sz="0" w:space="0" w:color="auto"/>
        <w:right w:val="none" w:sz="0" w:space="0" w:color="auto"/>
      </w:divBdr>
    </w:div>
    <w:div w:id="1302154479">
      <w:bodyDiv w:val="1"/>
      <w:marLeft w:val="0"/>
      <w:marRight w:val="0"/>
      <w:marTop w:val="0"/>
      <w:marBottom w:val="0"/>
      <w:divBdr>
        <w:top w:val="none" w:sz="0" w:space="0" w:color="auto"/>
        <w:left w:val="none" w:sz="0" w:space="0" w:color="auto"/>
        <w:bottom w:val="none" w:sz="0" w:space="0" w:color="auto"/>
        <w:right w:val="none" w:sz="0" w:space="0" w:color="auto"/>
      </w:divBdr>
    </w:div>
    <w:div w:id="1302266591">
      <w:bodyDiv w:val="1"/>
      <w:marLeft w:val="0"/>
      <w:marRight w:val="0"/>
      <w:marTop w:val="0"/>
      <w:marBottom w:val="0"/>
      <w:divBdr>
        <w:top w:val="none" w:sz="0" w:space="0" w:color="auto"/>
        <w:left w:val="none" w:sz="0" w:space="0" w:color="auto"/>
        <w:bottom w:val="none" w:sz="0" w:space="0" w:color="auto"/>
        <w:right w:val="none" w:sz="0" w:space="0" w:color="auto"/>
      </w:divBdr>
    </w:div>
    <w:div w:id="1302270601">
      <w:bodyDiv w:val="1"/>
      <w:marLeft w:val="0"/>
      <w:marRight w:val="0"/>
      <w:marTop w:val="0"/>
      <w:marBottom w:val="0"/>
      <w:divBdr>
        <w:top w:val="none" w:sz="0" w:space="0" w:color="auto"/>
        <w:left w:val="none" w:sz="0" w:space="0" w:color="auto"/>
        <w:bottom w:val="none" w:sz="0" w:space="0" w:color="auto"/>
        <w:right w:val="none" w:sz="0" w:space="0" w:color="auto"/>
      </w:divBdr>
    </w:div>
    <w:div w:id="1302424912">
      <w:bodyDiv w:val="1"/>
      <w:marLeft w:val="0"/>
      <w:marRight w:val="0"/>
      <w:marTop w:val="0"/>
      <w:marBottom w:val="0"/>
      <w:divBdr>
        <w:top w:val="none" w:sz="0" w:space="0" w:color="auto"/>
        <w:left w:val="none" w:sz="0" w:space="0" w:color="auto"/>
        <w:bottom w:val="none" w:sz="0" w:space="0" w:color="auto"/>
        <w:right w:val="none" w:sz="0" w:space="0" w:color="auto"/>
      </w:divBdr>
    </w:div>
    <w:div w:id="1302613195">
      <w:bodyDiv w:val="1"/>
      <w:marLeft w:val="0"/>
      <w:marRight w:val="0"/>
      <w:marTop w:val="0"/>
      <w:marBottom w:val="0"/>
      <w:divBdr>
        <w:top w:val="none" w:sz="0" w:space="0" w:color="auto"/>
        <w:left w:val="none" w:sz="0" w:space="0" w:color="auto"/>
        <w:bottom w:val="none" w:sz="0" w:space="0" w:color="auto"/>
        <w:right w:val="none" w:sz="0" w:space="0" w:color="auto"/>
      </w:divBdr>
    </w:div>
    <w:div w:id="1302734886">
      <w:bodyDiv w:val="1"/>
      <w:marLeft w:val="0"/>
      <w:marRight w:val="0"/>
      <w:marTop w:val="0"/>
      <w:marBottom w:val="0"/>
      <w:divBdr>
        <w:top w:val="none" w:sz="0" w:space="0" w:color="auto"/>
        <w:left w:val="none" w:sz="0" w:space="0" w:color="auto"/>
        <w:bottom w:val="none" w:sz="0" w:space="0" w:color="auto"/>
        <w:right w:val="none" w:sz="0" w:space="0" w:color="auto"/>
      </w:divBdr>
    </w:div>
    <w:div w:id="1302922074">
      <w:bodyDiv w:val="1"/>
      <w:marLeft w:val="0"/>
      <w:marRight w:val="0"/>
      <w:marTop w:val="0"/>
      <w:marBottom w:val="0"/>
      <w:divBdr>
        <w:top w:val="none" w:sz="0" w:space="0" w:color="auto"/>
        <w:left w:val="none" w:sz="0" w:space="0" w:color="auto"/>
        <w:bottom w:val="none" w:sz="0" w:space="0" w:color="auto"/>
        <w:right w:val="none" w:sz="0" w:space="0" w:color="auto"/>
      </w:divBdr>
    </w:div>
    <w:div w:id="1303123879">
      <w:bodyDiv w:val="1"/>
      <w:marLeft w:val="0"/>
      <w:marRight w:val="0"/>
      <w:marTop w:val="0"/>
      <w:marBottom w:val="0"/>
      <w:divBdr>
        <w:top w:val="none" w:sz="0" w:space="0" w:color="auto"/>
        <w:left w:val="none" w:sz="0" w:space="0" w:color="auto"/>
        <w:bottom w:val="none" w:sz="0" w:space="0" w:color="auto"/>
        <w:right w:val="none" w:sz="0" w:space="0" w:color="auto"/>
      </w:divBdr>
    </w:div>
    <w:div w:id="1303190824">
      <w:bodyDiv w:val="1"/>
      <w:marLeft w:val="0"/>
      <w:marRight w:val="0"/>
      <w:marTop w:val="0"/>
      <w:marBottom w:val="0"/>
      <w:divBdr>
        <w:top w:val="none" w:sz="0" w:space="0" w:color="auto"/>
        <w:left w:val="none" w:sz="0" w:space="0" w:color="auto"/>
        <w:bottom w:val="none" w:sz="0" w:space="0" w:color="auto"/>
        <w:right w:val="none" w:sz="0" w:space="0" w:color="auto"/>
      </w:divBdr>
    </w:div>
    <w:div w:id="1303193644">
      <w:bodyDiv w:val="1"/>
      <w:marLeft w:val="0"/>
      <w:marRight w:val="0"/>
      <w:marTop w:val="0"/>
      <w:marBottom w:val="0"/>
      <w:divBdr>
        <w:top w:val="none" w:sz="0" w:space="0" w:color="auto"/>
        <w:left w:val="none" w:sz="0" w:space="0" w:color="auto"/>
        <w:bottom w:val="none" w:sz="0" w:space="0" w:color="auto"/>
        <w:right w:val="none" w:sz="0" w:space="0" w:color="auto"/>
      </w:divBdr>
    </w:div>
    <w:div w:id="1303342709">
      <w:bodyDiv w:val="1"/>
      <w:marLeft w:val="0"/>
      <w:marRight w:val="0"/>
      <w:marTop w:val="0"/>
      <w:marBottom w:val="0"/>
      <w:divBdr>
        <w:top w:val="none" w:sz="0" w:space="0" w:color="auto"/>
        <w:left w:val="none" w:sz="0" w:space="0" w:color="auto"/>
        <w:bottom w:val="none" w:sz="0" w:space="0" w:color="auto"/>
        <w:right w:val="none" w:sz="0" w:space="0" w:color="auto"/>
      </w:divBdr>
    </w:div>
    <w:div w:id="1303343890">
      <w:bodyDiv w:val="1"/>
      <w:marLeft w:val="0"/>
      <w:marRight w:val="0"/>
      <w:marTop w:val="0"/>
      <w:marBottom w:val="0"/>
      <w:divBdr>
        <w:top w:val="none" w:sz="0" w:space="0" w:color="auto"/>
        <w:left w:val="none" w:sz="0" w:space="0" w:color="auto"/>
        <w:bottom w:val="none" w:sz="0" w:space="0" w:color="auto"/>
        <w:right w:val="none" w:sz="0" w:space="0" w:color="auto"/>
      </w:divBdr>
    </w:div>
    <w:div w:id="1303579724">
      <w:bodyDiv w:val="1"/>
      <w:marLeft w:val="0"/>
      <w:marRight w:val="0"/>
      <w:marTop w:val="0"/>
      <w:marBottom w:val="0"/>
      <w:divBdr>
        <w:top w:val="none" w:sz="0" w:space="0" w:color="auto"/>
        <w:left w:val="none" w:sz="0" w:space="0" w:color="auto"/>
        <w:bottom w:val="none" w:sz="0" w:space="0" w:color="auto"/>
        <w:right w:val="none" w:sz="0" w:space="0" w:color="auto"/>
      </w:divBdr>
    </w:div>
    <w:div w:id="1303582704">
      <w:bodyDiv w:val="1"/>
      <w:marLeft w:val="0"/>
      <w:marRight w:val="0"/>
      <w:marTop w:val="0"/>
      <w:marBottom w:val="0"/>
      <w:divBdr>
        <w:top w:val="none" w:sz="0" w:space="0" w:color="auto"/>
        <w:left w:val="none" w:sz="0" w:space="0" w:color="auto"/>
        <w:bottom w:val="none" w:sz="0" w:space="0" w:color="auto"/>
        <w:right w:val="none" w:sz="0" w:space="0" w:color="auto"/>
      </w:divBdr>
    </w:div>
    <w:div w:id="1303583026">
      <w:bodyDiv w:val="1"/>
      <w:marLeft w:val="0"/>
      <w:marRight w:val="0"/>
      <w:marTop w:val="0"/>
      <w:marBottom w:val="0"/>
      <w:divBdr>
        <w:top w:val="none" w:sz="0" w:space="0" w:color="auto"/>
        <w:left w:val="none" w:sz="0" w:space="0" w:color="auto"/>
        <w:bottom w:val="none" w:sz="0" w:space="0" w:color="auto"/>
        <w:right w:val="none" w:sz="0" w:space="0" w:color="auto"/>
      </w:divBdr>
    </w:div>
    <w:div w:id="1303584367">
      <w:bodyDiv w:val="1"/>
      <w:marLeft w:val="0"/>
      <w:marRight w:val="0"/>
      <w:marTop w:val="0"/>
      <w:marBottom w:val="0"/>
      <w:divBdr>
        <w:top w:val="none" w:sz="0" w:space="0" w:color="auto"/>
        <w:left w:val="none" w:sz="0" w:space="0" w:color="auto"/>
        <w:bottom w:val="none" w:sz="0" w:space="0" w:color="auto"/>
        <w:right w:val="none" w:sz="0" w:space="0" w:color="auto"/>
      </w:divBdr>
    </w:div>
    <w:div w:id="1303585016">
      <w:bodyDiv w:val="1"/>
      <w:marLeft w:val="0"/>
      <w:marRight w:val="0"/>
      <w:marTop w:val="0"/>
      <w:marBottom w:val="0"/>
      <w:divBdr>
        <w:top w:val="none" w:sz="0" w:space="0" w:color="auto"/>
        <w:left w:val="none" w:sz="0" w:space="0" w:color="auto"/>
        <w:bottom w:val="none" w:sz="0" w:space="0" w:color="auto"/>
        <w:right w:val="none" w:sz="0" w:space="0" w:color="auto"/>
      </w:divBdr>
    </w:div>
    <w:div w:id="1303585223">
      <w:bodyDiv w:val="1"/>
      <w:marLeft w:val="0"/>
      <w:marRight w:val="0"/>
      <w:marTop w:val="0"/>
      <w:marBottom w:val="0"/>
      <w:divBdr>
        <w:top w:val="none" w:sz="0" w:space="0" w:color="auto"/>
        <w:left w:val="none" w:sz="0" w:space="0" w:color="auto"/>
        <w:bottom w:val="none" w:sz="0" w:space="0" w:color="auto"/>
        <w:right w:val="none" w:sz="0" w:space="0" w:color="auto"/>
      </w:divBdr>
    </w:div>
    <w:div w:id="1303660227">
      <w:bodyDiv w:val="1"/>
      <w:marLeft w:val="0"/>
      <w:marRight w:val="0"/>
      <w:marTop w:val="0"/>
      <w:marBottom w:val="0"/>
      <w:divBdr>
        <w:top w:val="none" w:sz="0" w:space="0" w:color="auto"/>
        <w:left w:val="none" w:sz="0" w:space="0" w:color="auto"/>
        <w:bottom w:val="none" w:sz="0" w:space="0" w:color="auto"/>
        <w:right w:val="none" w:sz="0" w:space="0" w:color="auto"/>
      </w:divBdr>
    </w:div>
    <w:div w:id="1303849187">
      <w:bodyDiv w:val="1"/>
      <w:marLeft w:val="0"/>
      <w:marRight w:val="0"/>
      <w:marTop w:val="0"/>
      <w:marBottom w:val="0"/>
      <w:divBdr>
        <w:top w:val="none" w:sz="0" w:space="0" w:color="auto"/>
        <w:left w:val="none" w:sz="0" w:space="0" w:color="auto"/>
        <w:bottom w:val="none" w:sz="0" w:space="0" w:color="auto"/>
        <w:right w:val="none" w:sz="0" w:space="0" w:color="auto"/>
      </w:divBdr>
    </w:div>
    <w:div w:id="1303923830">
      <w:bodyDiv w:val="1"/>
      <w:marLeft w:val="0"/>
      <w:marRight w:val="0"/>
      <w:marTop w:val="0"/>
      <w:marBottom w:val="0"/>
      <w:divBdr>
        <w:top w:val="none" w:sz="0" w:space="0" w:color="auto"/>
        <w:left w:val="none" w:sz="0" w:space="0" w:color="auto"/>
        <w:bottom w:val="none" w:sz="0" w:space="0" w:color="auto"/>
        <w:right w:val="none" w:sz="0" w:space="0" w:color="auto"/>
      </w:divBdr>
    </w:div>
    <w:div w:id="1304195890">
      <w:bodyDiv w:val="1"/>
      <w:marLeft w:val="0"/>
      <w:marRight w:val="0"/>
      <w:marTop w:val="0"/>
      <w:marBottom w:val="0"/>
      <w:divBdr>
        <w:top w:val="none" w:sz="0" w:space="0" w:color="auto"/>
        <w:left w:val="none" w:sz="0" w:space="0" w:color="auto"/>
        <w:bottom w:val="none" w:sz="0" w:space="0" w:color="auto"/>
        <w:right w:val="none" w:sz="0" w:space="0" w:color="auto"/>
      </w:divBdr>
    </w:div>
    <w:div w:id="1304308415">
      <w:bodyDiv w:val="1"/>
      <w:marLeft w:val="0"/>
      <w:marRight w:val="0"/>
      <w:marTop w:val="0"/>
      <w:marBottom w:val="0"/>
      <w:divBdr>
        <w:top w:val="none" w:sz="0" w:space="0" w:color="auto"/>
        <w:left w:val="none" w:sz="0" w:space="0" w:color="auto"/>
        <w:bottom w:val="none" w:sz="0" w:space="0" w:color="auto"/>
        <w:right w:val="none" w:sz="0" w:space="0" w:color="auto"/>
      </w:divBdr>
    </w:div>
    <w:div w:id="1304389314">
      <w:bodyDiv w:val="1"/>
      <w:marLeft w:val="0"/>
      <w:marRight w:val="0"/>
      <w:marTop w:val="0"/>
      <w:marBottom w:val="0"/>
      <w:divBdr>
        <w:top w:val="none" w:sz="0" w:space="0" w:color="auto"/>
        <w:left w:val="none" w:sz="0" w:space="0" w:color="auto"/>
        <w:bottom w:val="none" w:sz="0" w:space="0" w:color="auto"/>
        <w:right w:val="none" w:sz="0" w:space="0" w:color="auto"/>
      </w:divBdr>
    </w:div>
    <w:div w:id="1304503411">
      <w:bodyDiv w:val="1"/>
      <w:marLeft w:val="0"/>
      <w:marRight w:val="0"/>
      <w:marTop w:val="0"/>
      <w:marBottom w:val="0"/>
      <w:divBdr>
        <w:top w:val="none" w:sz="0" w:space="0" w:color="auto"/>
        <w:left w:val="none" w:sz="0" w:space="0" w:color="auto"/>
        <w:bottom w:val="none" w:sz="0" w:space="0" w:color="auto"/>
        <w:right w:val="none" w:sz="0" w:space="0" w:color="auto"/>
      </w:divBdr>
    </w:div>
    <w:div w:id="1304506242">
      <w:bodyDiv w:val="1"/>
      <w:marLeft w:val="0"/>
      <w:marRight w:val="0"/>
      <w:marTop w:val="0"/>
      <w:marBottom w:val="0"/>
      <w:divBdr>
        <w:top w:val="none" w:sz="0" w:space="0" w:color="auto"/>
        <w:left w:val="none" w:sz="0" w:space="0" w:color="auto"/>
        <w:bottom w:val="none" w:sz="0" w:space="0" w:color="auto"/>
        <w:right w:val="none" w:sz="0" w:space="0" w:color="auto"/>
      </w:divBdr>
    </w:div>
    <w:div w:id="1304509781">
      <w:bodyDiv w:val="1"/>
      <w:marLeft w:val="0"/>
      <w:marRight w:val="0"/>
      <w:marTop w:val="0"/>
      <w:marBottom w:val="0"/>
      <w:divBdr>
        <w:top w:val="none" w:sz="0" w:space="0" w:color="auto"/>
        <w:left w:val="none" w:sz="0" w:space="0" w:color="auto"/>
        <w:bottom w:val="none" w:sz="0" w:space="0" w:color="auto"/>
        <w:right w:val="none" w:sz="0" w:space="0" w:color="auto"/>
      </w:divBdr>
    </w:div>
    <w:div w:id="1304580684">
      <w:bodyDiv w:val="1"/>
      <w:marLeft w:val="0"/>
      <w:marRight w:val="0"/>
      <w:marTop w:val="0"/>
      <w:marBottom w:val="0"/>
      <w:divBdr>
        <w:top w:val="none" w:sz="0" w:space="0" w:color="auto"/>
        <w:left w:val="none" w:sz="0" w:space="0" w:color="auto"/>
        <w:bottom w:val="none" w:sz="0" w:space="0" w:color="auto"/>
        <w:right w:val="none" w:sz="0" w:space="0" w:color="auto"/>
      </w:divBdr>
    </w:div>
    <w:div w:id="1304584851">
      <w:bodyDiv w:val="1"/>
      <w:marLeft w:val="0"/>
      <w:marRight w:val="0"/>
      <w:marTop w:val="0"/>
      <w:marBottom w:val="0"/>
      <w:divBdr>
        <w:top w:val="none" w:sz="0" w:space="0" w:color="auto"/>
        <w:left w:val="none" w:sz="0" w:space="0" w:color="auto"/>
        <w:bottom w:val="none" w:sz="0" w:space="0" w:color="auto"/>
        <w:right w:val="none" w:sz="0" w:space="0" w:color="auto"/>
      </w:divBdr>
    </w:div>
    <w:div w:id="1304772369">
      <w:bodyDiv w:val="1"/>
      <w:marLeft w:val="0"/>
      <w:marRight w:val="0"/>
      <w:marTop w:val="0"/>
      <w:marBottom w:val="0"/>
      <w:divBdr>
        <w:top w:val="none" w:sz="0" w:space="0" w:color="auto"/>
        <w:left w:val="none" w:sz="0" w:space="0" w:color="auto"/>
        <w:bottom w:val="none" w:sz="0" w:space="0" w:color="auto"/>
        <w:right w:val="none" w:sz="0" w:space="0" w:color="auto"/>
      </w:divBdr>
    </w:div>
    <w:div w:id="1304845863">
      <w:bodyDiv w:val="1"/>
      <w:marLeft w:val="0"/>
      <w:marRight w:val="0"/>
      <w:marTop w:val="0"/>
      <w:marBottom w:val="0"/>
      <w:divBdr>
        <w:top w:val="none" w:sz="0" w:space="0" w:color="auto"/>
        <w:left w:val="none" w:sz="0" w:space="0" w:color="auto"/>
        <w:bottom w:val="none" w:sz="0" w:space="0" w:color="auto"/>
        <w:right w:val="none" w:sz="0" w:space="0" w:color="auto"/>
      </w:divBdr>
    </w:div>
    <w:div w:id="1305041714">
      <w:bodyDiv w:val="1"/>
      <w:marLeft w:val="0"/>
      <w:marRight w:val="0"/>
      <w:marTop w:val="0"/>
      <w:marBottom w:val="0"/>
      <w:divBdr>
        <w:top w:val="none" w:sz="0" w:space="0" w:color="auto"/>
        <w:left w:val="none" w:sz="0" w:space="0" w:color="auto"/>
        <w:bottom w:val="none" w:sz="0" w:space="0" w:color="auto"/>
        <w:right w:val="none" w:sz="0" w:space="0" w:color="auto"/>
      </w:divBdr>
    </w:div>
    <w:div w:id="1305236300">
      <w:bodyDiv w:val="1"/>
      <w:marLeft w:val="0"/>
      <w:marRight w:val="0"/>
      <w:marTop w:val="0"/>
      <w:marBottom w:val="0"/>
      <w:divBdr>
        <w:top w:val="none" w:sz="0" w:space="0" w:color="auto"/>
        <w:left w:val="none" w:sz="0" w:space="0" w:color="auto"/>
        <w:bottom w:val="none" w:sz="0" w:space="0" w:color="auto"/>
        <w:right w:val="none" w:sz="0" w:space="0" w:color="auto"/>
      </w:divBdr>
    </w:div>
    <w:div w:id="1305236990">
      <w:bodyDiv w:val="1"/>
      <w:marLeft w:val="0"/>
      <w:marRight w:val="0"/>
      <w:marTop w:val="0"/>
      <w:marBottom w:val="0"/>
      <w:divBdr>
        <w:top w:val="none" w:sz="0" w:space="0" w:color="auto"/>
        <w:left w:val="none" w:sz="0" w:space="0" w:color="auto"/>
        <w:bottom w:val="none" w:sz="0" w:space="0" w:color="auto"/>
        <w:right w:val="none" w:sz="0" w:space="0" w:color="auto"/>
      </w:divBdr>
    </w:div>
    <w:div w:id="1305281920">
      <w:bodyDiv w:val="1"/>
      <w:marLeft w:val="0"/>
      <w:marRight w:val="0"/>
      <w:marTop w:val="0"/>
      <w:marBottom w:val="0"/>
      <w:divBdr>
        <w:top w:val="none" w:sz="0" w:space="0" w:color="auto"/>
        <w:left w:val="none" w:sz="0" w:space="0" w:color="auto"/>
        <w:bottom w:val="none" w:sz="0" w:space="0" w:color="auto"/>
        <w:right w:val="none" w:sz="0" w:space="0" w:color="auto"/>
      </w:divBdr>
    </w:div>
    <w:div w:id="1305311684">
      <w:bodyDiv w:val="1"/>
      <w:marLeft w:val="0"/>
      <w:marRight w:val="0"/>
      <w:marTop w:val="0"/>
      <w:marBottom w:val="0"/>
      <w:divBdr>
        <w:top w:val="none" w:sz="0" w:space="0" w:color="auto"/>
        <w:left w:val="none" w:sz="0" w:space="0" w:color="auto"/>
        <w:bottom w:val="none" w:sz="0" w:space="0" w:color="auto"/>
        <w:right w:val="none" w:sz="0" w:space="0" w:color="auto"/>
      </w:divBdr>
    </w:div>
    <w:div w:id="1305430353">
      <w:bodyDiv w:val="1"/>
      <w:marLeft w:val="0"/>
      <w:marRight w:val="0"/>
      <w:marTop w:val="0"/>
      <w:marBottom w:val="0"/>
      <w:divBdr>
        <w:top w:val="none" w:sz="0" w:space="0" w:color="auto"/>
        <w:left w:val="none" w:sz="0" w:space="0" w:color="auto"/>
        <w:bottom w:val="none" w:sz="0" w:space="0" w:color="auto"/>
        <w:right w:val="none" w:sz="0" w:space="0" w:color="auto"/>
      </w:divBdr>
    </w:div>
    <w:div w:id="1305506308">
      <w:bodyDiv w:val="1"/>
      <w:marLeft w:val="0"/>
      <w:marRight w:val="0"/>
      <w:marTop w:val="0"/>
      <w:marBottom w:val="0"/>
      <w:divBdr>
        <w:top w:val="none" w:sz="0" w:space="0" w:color="auto"/>
        <w:left w:val="none" w:sz="0" w:space="0" w:color="auto"/>
        <w:bottom w:val="none" w:sz="0" w:space="0" w:color="auto"/>
        <w:right w:val="none" w:sz="0" w:space="0" w:color="auto"/>
      </w:divBdr>
    </w:div>
    <w:div w:id="1305699740">
      <w:bodyDiv w:val="1"/>
      <w:marLeft w:val="0"/>
      <w:marRight w:val="0"/>
      <w:marTop w:val="0"/>
      <w:marBottom w:val="0"/>
      <w:divBdr>
        <w:top w:val="none" w:sz="0" w:space="0" w:color="auto"/>
        <w:left w:val="none" w:sz="0" w:space="0" w:color="auto"/>
        <w:bottom w:val="none" w:sz="0" w:space="0" w:color="auto"/>
        <w:right w:val="none" w:sz="0" w:space="0" w:color="auto"/>
      </w:divBdr>
    </w:div>
    <w:div w:id="1305702353">
      <w:bodyDiv w:val="1"/>
      <w:marLeft w:val="0"/>
      <w:marRight w:val="0"/>
      <w:marTop w:val="0"/>
      <w:marBottom w:val="0"/>
      <w:divBdr>
        <w:top w:val="none" w:sz="0" w:space="0" w:color="auto"/>
        <w:left w:val="none" w:sz="0" w:space="0" w:color="auto"/>
        <w:bottom w:val="none" w:sz="0" w:space="0" w:color="auto"/>
        <w:right w:val="none" w:sz="0" w:space="0" w:color="auto"/>
      </w:divBdr>
    </w:div>
    <w:div w:id="1305768245">
      <w:bodyDiv w:val="1"/>
      <w:marLeft w:val="0"/>
      <w:marRight w:val="0"/>
      <w:marTop w:val="0"/>
      <w:marBottom w:val="0"/>
      <w:divBdr>
        <w:top w:val="none" w:sz="0" w:space="0" w:color="auto"/>
        <w:left w:val="none" w:sz="0" w:space="0" w:color="auto"/>
        <w:bottom w:val="none" w:sz="0" w:space="0" w:color="auto"/>
        <w:right w:val="none" w:sz="0" w:space="0" w:color="auto"/>
      </w:divBdr>
    </w:div>
    <w:div w:id="1306086773">
      <w:bodyDiv w:val="1"/>
      <w:marLeft w:val="0"/>
      <w:marRight w:val="0"/>
      <w:marTop w:val="0"/>
      <w:marBottom w:val="0"/>
      <w:divBdr>
        <w:top w:val="none" w:sz="0" w:space="0" w:color="auto"/>
        <w:left w:val="none" w:sz="0" w:space="0" w:color="auto"/>
        <w:bottom w:val="none" w:sz="0" w:space="0" w:color="auto"/>
        <w:right w:val="none" w:sz="0" w:space="0" w:color="auto"/>
      </w:divBdr>
    </w:div>
    <w:div w:id="1306204003">
      <w:bodyDiv w:val="1"/>
      <w:marLeft w:val="0"/>
      <w:marRight w:val="0"/>
      <w:marTop w:val="0"/>
      <w:marBottom w:val="0"/>
      <w:divBdr>
        <w:top w:val="none" w:sz="0" w:space="0" w:color="auto"/>
        <w:left w:val="none" w:sz="0" w:space="0" w:color="auto"/>
        <w:bottom w:val="none" w:sz="0" w:space="0" w:color="auto"/>
        <w:right w:val="none" w:sz="0" w:space="0" w:color="auto"/>
      </w:divBdr>
    </w:div>
    <w:div w:id="1306272952">
      <w:bodyDiv w:val="1"/>
      <w:marLeft w:val="0"/>
      <w:marRight w:val="0"/>
      <w:marTop w:val="0"/>
      <w:marBottom w:val="0"/>
      <w:divBdr>
        <w:top w:val="none" w:sz="0" w:space="0" w:color="auto"/>
        <w:left w:val="none" w:sz="0" w:space="0" w:color="auto"/>
        <w:bottom w:val="none" w:sz="0" w:space="0" w:color="auto"/>
        <w:right w:val="none" w:sz="0" w:space="0" w:color="auto"/>
      </w:divBdr>
    </w:div>
    <w:div w:id="1306550406">
      <w:bodyDiv w:val="1"/>
      <w:marLeft w:val="0"/>
      <w:marRight w:val="0"/>
      <w:marTop w:val="0"/>
      <w:marBottom w:val="0"/>
      <w:divBdr>
        <w:top w:val="none" w:sz="0" w:space="0" w:color="auto"/>
        <w:left w:val="none" w:sz="0" w:space="0" w:color="auto"/>
        <w:bottom w:val="none" w:sz="0" w:space="0" w:color="auto"/>
        <w:right w:val="none" w:sz="0" w:space="0" w:color="auto"/>
      </w:divBdr>
    </w:div>
    <w:div w:id="1306738981">
      <w:bodyDiv w:val="1"/>
      <w:marLeft w:val="0"/>
      <w:marRight w:val="0"/>
      <w:marTop w:val="0"/>
      <w:marBottom w:val="0"/>
      <w:divBdr>
        <w:top w:val="none" w:sz="0" w:space="0" w:color="auto"/>
        <w:left w:val="none" w:sz="0" w:space="0" w:color="auto"/>
        <w:bottom w:val="none" w:sz="0" w:space="0" w:color="auto"/>
        <w:right w:val="none" w:sz="0" w:space="0" w:color="auto"/>
      </w:divBdr>
    </w:div>
    <w:div w:id="1306861721">
      <w:bodyDiv w:val="1"/>
      <w:marLeft w:val="0"/>
      <w:marRight w:val="0"/>
      <w:marTop w:val="0"/>
      <w:marBottom w:val="0"/>
      <w:divBdr>
        <w:top w:val="none" w:sz="0" w:space="0" w:color="auto"/>
        <w:left w:val="none" w:sz="0" w:space="0" w:color="auto"/>
        <w:bottom w:val="none" w:sz="0" w:space="0" w:color="auto"/>
        <w:right w:val="none" w:sz="0" w:space="0" w:color="auto"/>
      </w:divBdr>
    </w:div>
    <w:div w:id="1307197734">
      <w:bodyDiv w:val="1"/>
      <w:marLeft w:val="0"/>
      <w:marRight w:val="0"/>
      <w:marTop w:val="0"/>
      <w:marBottom w:val="0"/>
      <w:divBdr>
        <w:top w:val="none" w:sz="0" w:space="0" w:color="auto"/>
        <w:left w:val="none" w:sz="0" w:space="0" w:color="auto"/>
        <w:bottom w:val="none" w:sz="0" w:space="0" w:color="auto"/>
        <w:right w:val="none" w:sz="0" w:space="0" w:color="auto"/>
      </w:divBdr>
    </w:div>
    <w:div w:id="1307902462">
      <w:bodyDiv w:val="1"/>
      <w:marLeft w:val="0"/>
      <w:marRight w:val="0"/>
      <w:marTop w:val="0"/>
      <w:marBottom w:val="0"/>
      <w:divBdr>
        <w:top w:val="none" w:sz="0" w:space="0" w:color="auto"/>
        <w:left w:val="none" w:sz="0" w:space="0" w:color="auto"/>
        <w:bottom w:val="none" w:sz="0" w:space="0" w:color="auto"/>
        <w:right w:val="none" w:sz="0" w:space="0" w:color="auto"/>
      </w:divBdr>
    </w:div>
    <w:div w:id="1308122517">
      <w:bodyDiv w:val="1"/>
      <w:marLeft w:val="0"/>
      <w:marRight w:val="0"/>
      <w:marTop w:val="0"/>
      <w:marBottom w:val="0"/>
      <w:divBdr>
        <w:top w:val="none" w:sz="0" w:space="0" w:color="auto"/>
        <w:left w:val="none" w:sz="0" w:space="0" w:color="auto"/>
        <w:bottom w:val="none" w:sz="0" w:space="0" w:color="auto"/>
        <w:right w:val="none" w:sz="0" w:space="0" w:color="auto"/>
      </w:divBdr>
    </w:div>
    <w:div w:id="1308172314">
      <w:bodyDiv w:val="1"/>
      <w:marLeft w:val="0"/>
      <w:marRight w:val="0"/>
      <w:marTop w:val="0"/>
      <w:marBottom w:val="0"/>
      <w:divBdr>
        <w:top w:val="none" w:sz="0" w:space="0" w:color="auto"/>
        <w:left w:val="none" w:sz="0" w:space="0" w:color="auto"/>
        <w:bottom w:val="none" w:sz="0" w:space="0" w:color="auto"/>
        <w:right w:val="none" w:sz="0" w:space="0" w:color="auto"/>
      </w:divBdr>
    </w:div>
    <w:div w:id="1308436980">
      <w:bodyDiv w:val="1"/>
      <w:marLeft w:val="0"/>
      <w:marRight w:val="0"/>
      <w:marTop w:val="0"/>
      <w:marBottom w:val="0"/>
      <w:divBdr>
        <w:top w:val="none" w:sz="0" w:space="0" w:color="auto"/>
        <w:left w:val="none" w:sz="0" w:space="0" w:color="auto"/>
        <w:bottom w:val="none" w:sz="0" w:space="0" w:color="auto"/>
        <w:right w:val="none" w:sz="0" w:space="0" w:color="auto"/>
      </w:divBdr>
    </w:div>
    <w:div w:id="1308438098">
      <w:bodyDiv w:val="1"/>
      <w:marLeft w:val="0"/>
      <w:marRight w:val="0"/>
      <w:marTop w:val="0"/>
      <w:marBottom w:val="0"/>
      <w:divBdr>
        <w:top w:val="none" w:sz="0" w:space="0" w:color="auto"/>
        <w:left w:val="none" w:sz="0" w:space="0" w:color="auto"/>
        <w:bottom w:val="none" w:sz="0" w:space="0" w:color="auto"/>
        <w:right w:val="none" w:sz="0" w:space="0" w:color="auto"/>
      </w:divBdr>
    </w:div>
    <w:div w:id="1308583706">
      <w:bodyDiv w:val="1"/>
      <w:marLeft w:val="0"/>
      <w:marRight w:val="0"/>
      <w:marTop w:val="0"/>
      <w:marBottom w:val="0"/>
      <w:divBdr>
        <w:top w:val="none" w:sz="0" w:space="0" w:color="auto"/>
        <w:left w:val="none" w:sz="0" w:space="0" w:color="auto"/>
        <w:bottom w:val="none" w:sz="0" w:space="0" w:color="auto"/>
        <w:right w:val="none" w:sz="0" w:space="0" w:color="auto"/>
      </w:divBdr>
    </w:div>
    <w:div w:id="1308628269">
      <w:bodyDiv w:val="1"/>
      <w:marLeft w:val="0"/>
      <w:marRight w:val="0"/>
      <w:marTop w:val="0"/>
      <w:marBottom w:val="0"/>
      <w:divBdr>
        <w:top w:val="none" w:sz="0" w:space="0" w:color="auto"/>
        <w:left w:val="none" w:sz="0" w:space="0" w:color="auto"/>
        <w:bottom w:val="none" w:sz="0" w:space="0" w:color="auto"/>
        <w:right w:val="none" w:sz="0" w:space="0" w:color="auto"/>
      </w:divBdr>
    </w:div>
    <w:div w:id="1308632091">
      <w:bodyDiv w:val="1"/>
      <w:marLeft w:val="0"/>
      <w:marRight w:val="0"/>
      <w:marTop w:val="0"/>
      <w:marBottom w:val="0"/>
      <w:divBdr>
        <w:top w:val="none" w:sz="0" w:space="0" w:color="auto"/>
        <w:left w:val="none" w:sz="0" w:space="0" w:color="auto"/>
        <w:bottom w:val="none" w:sz="0" w:space="0" w:color="auto"/>
        <w:right w:val="none" w:sz="0" w:space="0" w:color="auto"/>
      </w:divBdr>
    </w:div>
    <w:div w:id="1308706321">
      <w:bodyDiv w:val="1"/>
      <w:marLeft w:val="0"/>
      <w:marRight w:val="0"/>
      <w:marTop w:val="0"/>
      <w:marBottom w:val="0"/>
      <w:divBdr>
        <w:top w:val="none" w:sz="0" w:space="0" w:color="auto"/>
        <w:left w:val="none" w:sz="0" w:space="0" w:color="auto"/>
        <w:bottom w:val="none" w:sz="0" w:space="0" w:color="auto"/>
        <w:right w:val="none" w:sz="0" w:space="0" w:color="auto"/>
      </w:divBdr>
    </w:div>
    <w:div w:id="1308894524">
      <w:bodyDiv w:val="1"/>
      <w:marLeft w:val="0"/>
      <w:marRight w:val="0"/>
      <w:marTop w:val="0"/>
      <w:marBottom w:val="0"/>
      <w:divBdr>
        <w:top w:val="none" w:sz="0" w:space="0" w:color="auto"/>
        <w:left w:val="none" w:sz="0" w:space="0" w:color="auto"/>
        <w:bottom w:val="none" w:sz="0" w:space="0" w:color="auto"/>
        <w:right w:val="none" w:sz="0" w:space="0" w:color="auto"/>
      </w:divBdr>
    </w:div>
    <w:div w:id="1308978516">
      <w:bodyDiv w:val="1"/>
      <w:marLeft w:val="0"/>
      <w:marRight w:val="0"/>
      <w:marTop w:val="0"/>
      <w:marBottom w:val="0"/>
      <w:divBdr>
        <w:top w:val="none" w:sz="0" w:space="0" w:color="auto"/>
        <w:left w:val="none" w:sz="0" w:space="0" w:color="auto"/>
        <w:bottom w:val="none" w:sz="0" w:space="0" w:color="auto"/>
        <w:right w:val="none" w:sz="0" w:space="0" w:color="auto"/>
      </w:divBdr>
    </w:div>
    <w:div w:id="1309045211">
      <w:bodyDiv w:val="1"/>
      <w:marLeft w:val="0"/>
      <w:marRight w:val="0"/>
      <w:marTop w:val="0"/>
      <w:marBottom w:val="0"/>
      <w:divBdr>
        <w:top w:val="none" w:sz="0" w:space="0" w:color="auto"/>
        <w:left w:val="none" w:sz="0" w:space="0" w:color="auto"/>
        <w:bottom w:val="none" w:sz="0" w:space="0" w:color="auto"/>
        <w:right w:val="none" w:sz="0" w:space="0" w:color="auto"/>
      </w:divBdr>
    </w:div>
    <w:div w:id="1309364511">
      <w:bodyDiv w:val="1"/>
      <w:marLeft w:val="0"/>
      <w:marRight w:val="0"/>
      <w:marTop w:val="0"/>
      <w:marBottom w:val="0"/>
      <w:divBdr>
        <w:top w:val="none" w:sz="0" w:space="0" w:color="auto"/>
        <w:left w:val="none" w:sz="0" w:space="0" w:color="auto"/>
        <w:bottom w:val="none" w:sz="0" w:space="0" w:color="auto"/>
        <w:right w:val="none" w:sz="0" w:space="0" w:color="auto"/>
      </w:divBdr>
    </w:div>
    <w:div w:id="1309437344">
      <w:bodyDiv w:val="1"/>
      <w:marLeft w:val="0"/>
      <w:marRight w:val="0"/>
      <w:marTop w:val="0"/>
      <w:marBottom w:val="0"/>
      <w:divBdr>
        <w:top w:val="none" w:sz="0" w:space="0" w:color="auto"/>
        <w:left w:val="none" w:sz="0" w:space="0" w:color="auto"/>
        <w:bottom w:val="none" w:sz="0" w:space="0" w:color="auto"/>
        <w:right w:val="none" w:sz="0" w:space="0" w:color="auto"/>
      </w:divBdr>
    </w:div>
    <w:div w:id="1309476068">
      <w:bodyDiv w:val="1"/>
      <w:marLeft w:val="0"/>
      <w:marRight w:val="0"/>
      <w:marTop w:val="0"/>
      <w:marBottom w:val="0"/>
      <w:divBdr>
        <w:top w:val="none" w:sz="0" w:space="0" w:color="auto"/>
        <w:left w:val="none" w:sz="0" w:space="0" w:color="auto"/>
        <w:bottom w:val="none" w:sz="0" w:space="0" w:color="auto"/>
        <w:right w:val="none" w:sz="0" w:space="0" w:color="auto"/>
      </w:divBdr>
    </w:div>
    <w:div w:id="1309557168">
      <w:bodyDiv w:val="1"/>
      <w:marLeft w:val="0"/>
      <w:marRight w:val="0"/>
      <w:marTop w:val="0"/>
      <w:marBottom w:val="0"/>
      <w:divBdr>
        <w:top w:val="none" w:sz="0" w:space="0" w:color="auto"/>
        <w:left w:val="none" w:sz="0" w:space="0" w:color="auto"/>
        <w:bottom w:val="none" w:sz="0" w:space="0" w:color="auto"/>
        <w:right w:val="none" w:sz="0" w:space="0" w:color="auto"/>
      </w:divBdr>
    </w:div>
    <w:div w:id="1310094542">
      <w:bodyDiv w:val="1"/>
      <w:marLeft w:val="0"/>
      <w:marRight w:val="0"/>
      <w:marTop w:val="0"/>
      <w:marBottom w:val="0"/>
      <w:divBdr>
        <w:top w:val="none" w:sz="0" w:space="0" w:color="auto"/>
        <w:left w:val="none" w:sz="0" w:space="0" w:color="auto"/>
        <w:bottom w:val="none" w:sz="0" w:space="0" w:color="auto"/>
        <w:right w:val="none" w:sz="0" w:space="0" w:color="auto"/>
      </w:divBdr>
    </w:div>
    <w:div w:id="1310327967">
      <w:bodyDiv w:val="1"/>
      <w:marLeft w:val="0"/>
      <w:marRight w:val="0"/>
      <w:marTop w:val="0"/>
      <w:marBottom w:val="0"/>
      <w:divBdr>
        <w:top w:val="none" w:sz="0" w:space="0" w:color="auto"/>
        <w:left w:val="none" w:sz="0" w:space="0" w:color="auto"/>
        <w:bottom w:val="none" w:sz="0" w:space="0" w:color="auto"/>
        <w:right w:val="none" w:sz="0" w:space="0" w:color="auto"/>
      </w:divBdr>
    </w:div>
    <w:div w:id="1310401850">
      <w:bodyDiv w:val="1"/>
      <w:marLeft w:val="0"/>
      <w:marRight w:val="0"/>
      <w:marTop w:val="0"/>
      <w:marBottom w:val="0"/>
      <w:divBdr>
        <w:top w:val="none" w:sz="0" w:space="0" w:color="auto"/>
        <w:left w:val="none" w:sz="0" w:space="0" w:color="auto"/>
        <w:bottom w:val="none" w:sz="0" w:space="0" w:color="auto"/>
        <w:right w:val="none" w:sz="0" w:space="0" w:color="auto"/>
      </w:divBdr>
    </w:div>
    <w:div w:id="1310473890">
      <w:bodyDiv w:val="1"/>
      <w:marLeft w:val="0"/>
      <w:marRight w:val="0"/>
      <w:marTop w:val="0"/>
      <w:marBottom w:val="0"/>
      <w:divBdr>
        <w:top w:val="none" w:sz="0" w:space="0" w:color="auto"/>
        <w:left w:val="none" w:sz="0" w:space="0" w:color="auto"/>
        <w:bottom w:val="none" w:sz="0" w:space="0" w:color="auto"/>
        <w:right w:val="none" w:sz="0" w:space="0" w:color="auto"/>
      </w:divBdr>
    </w:div>
    <w:div w:id="1310749906">
      <w:bodyDiv w:val="1"/>
      <w:marLeft w:val="0"/>
      <w:marRight w:val="0"/>
      <w:marTop w:val="0"/>
      <w:marBottom w:val="0"/>
      <w:divBdr>
        <w:top w:val="none" w:sz="0" w:space="0" w:color="auto"/>
        <w:left w:val="none" w:sz="0" w:space="0" w:color="auto"/>
        <w:bottom w:val="none" w:sz="0" w:space="0" w:color="auto"/>
        <w:right w:val="none" w:sz="0" w:space="0" w:color="auto"/>
      </w:divBdr>
    </w:div>
    <w:div w:id="1311055424">
      <w:bodyDiv w:val="1"/>
      <w:marLeft w:val="0"/>
      <w:marRight w:val="0"/>
      <w:marTop w:val="0"/>
      <w:marBottom w:val="0"/>
      <w:divBdr>
        <w:top w:val="none" w:sz="0" w:space="0" w:color="auto"/>
        <w:left w:val="none" w:sz="0" w:space="0" w:color="auto"/>
        <w:bottom w:val="none" w:sz="0" w:space="0" w:color="auto"/>
        <w:right w:val="none" w:sz="0" w:space="0" w:color="auto"/>
      </w:divBdr>
    </w:div>
    <w:div w:id="1311131414">
      <w:bodyDiv w:val="1"/>
      <w:marLeft w:val="0"/>
      <w:marRight w:val="0"/>
      <w:marTop w:val="0"/>
      <w:marBottom w:val="0"/>
      <w:divBdr>
        <w:top w:val="none" w:sz="0" w:space="0" w:color="auto"/>
        <w:left w:val="none" w:sz="0" w:space="0" w:color="auto"/>
        <w:bottom w:val="none" w:sz="0" w:space="0" w:color="auto"/>
        <w:right w:val="none" w:sz="0" w:space="0" w:color="auto"/>
      </w:divBdr>
    </w:div>
    <w:div w:id="1311861807">
      <w:bodyDiv w:val="1"/>
      <w:marLeft w:val="0"/>
      <w:marRight w:val="0"/>
      <w:marTop w:val="0"/>
      <w:marBottom w:val="0"/>
      <w:divBdr>
        <w:top w:val="none" w:sz="0" w:space="0" w:color="auto"/>
        <w:left w:val="none" w:sz="0" w:space="0" w:color="auto"/>
        <w:bottom w:val="none" w:sz="0" w:space="0" w:color="auto"/>
        <w:right w:val="none" w:sz="0" w:space="0" w:color="auto"/>
      </w:divBdr>
    </w:div>
    <w:div w:id="1312171191">
      <w:bodyDiv w:val="1"/>
      <w:marLeft w:val="0"/>
      <w:marRight w:val="0"/>
      <w:marTop w:val="0"/>
      <w:marBottom w:val="0"/>
      <w:divBdr>
        <w:top w:val="none" w:sz="0" w:space="0" w:color="auto"/>
        <w:left w:val="none" w:sz="0" w:space="0" w:color="auto"/>
        <w:bottom w:val="none" w:sz="0" w:space="0" w:color="auto"/>
        <w:right w:val="none" w:sz="0" w:space="0" w:color="auto"/>
      </w:divBdr>
    </w:div>
    <w:div w:id="1312440506">
      <w:bodyDiv w:val="1"/>
      <w:marLeft w:val="0"/>
      <w:marRight w:val="0"/>
      <w:marTop w:val="0"/>
      <w:marBottom w:val="0"/>
      <w:divBdr>
        <w:top w:val="none" w:sz="0" w:space="0" w:color="auto"/>
        <w:left w:val="none" w:sz="0" w:space="0" w:color="auto"/>
        <w:bottom w:val="none" w:sz="0" w:space="0" w:color="auto"/>
        <w:right w:val="none" w:sz="0" w:space="0" w:color="auto"/>
      </w:divBdr>
    </w:div>
    <w:div w:id="1312566412">
      <w:bodyDiv w:val="1"/>
      <w:marLeft w:val="0"/>
      <w:marRight w:val="0"/>
      <w:marTop w:val="0"/>
      <w:marBottom w:val="0"/>
      <w:divBdr>
        <w:top w:val="none" w:sz="0" w:space="0" w:color="auto"/>
        <w:left w:val="none" w:sz="0" w:space="0" w:color="auto"/>
        <w:bottom w:val="none" w:sz="0" w:space="0" w:color="auto"/>
        <w:right w:val="none" w:sz="0" w:space="0" w:color="auto"/>
      </w:divBdr>
    </w:div>
    <w:div w:id="1312635029">
      <w:bodyDiv w:val="1"/>
      <w:marLeft w:val="0"/>
      <w:marRight w:val="0"/>
      <w:marTop w:val="0"/>
      <w:marBottom w:val="0"/>
      <w:divBdr>
        <w:top w:val="none" w:sz="0" w:space="0" w:color="auto"/>
        <w:left w:val="none" w:sz="0" w:space="0" w:color="auto"/>
        <w:bottom w:val="none" w:sz="0" w:space="0" w:color="auto"/>
        <w:right w:val="none" w:sz="0" w:space="0" w:color="auto"/>
      </w:divBdr>
    </w:div>
    <w:div w:id="1312636868">
      <w:bodyDiv w:val="1"/>
      <w:marLeft w:val="0"/>
      <w:marRight w:val="0"/>
      <w:marTop w:val="0"/>
      <w:marBottom w:val="0"/>
      <w:divBdr>
        <w:top w:val="none" w:sz="0" w:space="0" w:color="auto"/>
        <w:left w:val="none" w:sz="0" w:space="0" w:color="auto"/>
        <w:bottom w:val="none" w:sz="0" w:space="0" w:color="auto"/>
        <w:right w:val="none" w:sz="0" w:space="0" w:color="auto"/>
      </w:divBdr>
    </w:div>
    <w:div w:id="1312717021">
      <w:bodyDiv w:val="1"/>
      <w:marLeft w:val="0"/>
      <w:marRight w:val="0"/>
      <w:marTop w:val="0"/>
      <w:marBottom w:val="0"/>
      <w:divBdr>
        <w:top w:val="none" w:sz="0" w:space="0" w:color="auto"/>
        <w:left w:val="none" w:sz="0" w:space="0" w:color="auto"/>
        <w:bottom w:val="none" w:sz="0" w:space="0" w:color="auto"/>
        <w:right w:val="none" w:sz="0" w:space="0" w:color="auto"/>
      </w:divBdr>
    </w:div>
    <w:div w:id="1313026366">
      <w:bodyDiv w:val="1"/>
      <w:marLeft w:val="0"/>
      <w:marRight w:val="0"/>
      <w:marTop w:val="0"/>
      <w:marBottom w:val="0"/>
      <w:divBdr>
        <w:top w:val="none" w:sz="0" w:space="0" w:color="auto"/>
        <w:left w:val="none" w:sz="0" w:space="0" w:color="auto"/>
        <w:bottom w:val="none" w:sz="0" w:space="0" w:color="auto"/>
        <w:right w:val="none" w:sz="0" w:space="0" w:color="auto"/>
      </w:divBdr>
    </w:div>
    <w:div w:id="1313366804">
      <w:bodyDiv w:val="1"/>
      <w:marLeft w:val="0"/>
      <w:marRight w:val="0"/>
      <w:marTop w:val="0"/>
      <w:marBottom w:val="0"/>
      <w:divBdr>
        <w:top w:val="none" w:sz="0" w:space="0" w:color="auto"/>
        <w:left w:val="none" w:sz="0" w:space="0" w:color="auto"/>
        <w:bottom w:val="none" w:sz="0" w:space="0" w:color="auto"/>
        <w:right w:val="none" w:sz="0" w:space="0" w:color="auto"/>
      </w:divBdr>
    </w:div>
    <w:div w:id="1313411196">
      <w:bodyDiv w:val="1"/>
      <w:marLeft w:val="0"/>
      <w:marRight w:val="0"/>
      <w:marTop w:val="0"/>
      <w:marBottom w:val="0"/>
      <w:divBdr>
        <w:top w:val="none" w:sz="0" w:space="0" w:color="auto"/>
        <w:left w:val="none" w:sz="0" w:space="0" w:color="auto"/>
        <w:bottom w:val="none" w:sz="0" w:space="0" w:color="auto"/>
        <w:right w:val="none" w:sz="0" w:space="0" w:color="auto"/>
      </w:divBdr>
    </w:div>
    <w:div w:id="1313827470">
      <w:bodyDiv w:val="1"/>
      <w:marLeft w:val="0"/>
      <w:marRight w:val="0"/>
      <w:marTop w:val="0"/>
      <w:marBottom w:val="0"/>
      <w:divBdr>
        <w:top w:val="none" w:sz="0" w:space="0" w:color="auto"/>
        <w:left w:val="none" w:sz="0" w:space="0" w:color="auto"/>
        <w:bottom w:val="none" w:sz="0" w:space="0" w:color="auto"/>
        <w:right w:val="none" w:sz="0" w:space="0" w:color="auto"/>
      </w:divBdr>
    </w:div>
    <w:div w:id="1313874653">
      <w:bodyDiv w:val="1"/>
      <w:marLeft w:val="0"/>
      <w:marRight w:val="0"/>
      <w:marTop w:val="0"/>
      <w:marBottom w:val="0"/>
      <w:divBdr>
        <w:top w:val="none" w:sz="0" w:space="0" w:color="auto"/>
        <w:left w:val="none" w:sz="0" w:space="0" w:color="auto"/>
        <w:bottom w:val="none" w:sz="0" w:space="0" w:color="auto"/>
        <w:right w:val="none" w:sz="0" w:space="0" w:color="auto"/>
      </w:divBdr>
    </w:div>
    <w:div w:id="1314215349">
      <w:bodyDiv w:val="1"/>
      <w:marLeft w:val="0"/>
      <w:marRight w:val="0"/>
      <w:marTop w:val="0"/>
      <w:marBottom w:val="0"/>
      <w:divBdr>
        <w:top w:val="none" w:sz="0" w:space="0" w:color="auto"/>
        <w:left w:val="none" w:sz="0" w:space="0" w:color="auto"/>
        <w:bottom w:val="none" w:sz="0" w:space="0" w:color="auto"/>
        <w:right w:val="none" w:sz="0" w:space="0" w:color="auto"/>
      </w:divBdr>
    </w:div>
    <w:div w:id="1314262730">
      <w:bodyDiv w:val="1"/>
      <w:marLeft w:val="0"/>
      <w:marRight w:val="0"/>
      <w:marTop w:val="0"/>
      <w:marBottom w:val="0"/>
      <w:divBdr>
        <w:top w:val="none" w:sz="0" w:space="0" w:color="auto"/>
        <w:left w:val="none" w:sz="0" w:space="0" w:color="auto"/>
        <w:bottom w:val="none" w:sz="0" w:space="0" w:color="auto"/>
        <w:right w:val="none" w:sz="0" w:space="0" w:color="auto"/>
      </w:divBdr>
    </w:div>
    <w:div w:id="1314286872">
      <w:bodyDiv w:val="1"/>
      <w:marLeft w:val="0"/>
      <w:marRight w:val="0"/>
      <w:marTop w:val="0"/>
      <w:marBottom w:val="0"/>
      <w:divBdr>
        <w:top w:val="none" w:sz="0" w:space="0" w:color="auto"/>
        <w:left w:val="none" w:sz="0" w:space="0" w:color="auto"/>
        <w:bottom w:val="none" w:sz="0" w:space="0" w:color="auto"/>
        <w:right w:val="none" w:sz="0" w:space="0" w:color="auto"/>
      </w:divBdr>
    </w:div>
    <w:div w:id="1314529226">
      <w:bodyDiv w:val="1"/>
      <w:marLeft w:val="0"/>
      <w:marRight w:val="0"/>
      <w:marTop w:val="0"/>
      <w:marBottom w:val="0"/>
      <w:divBdr>
        <w:top w:val="none" w:sz="0" w:space="0" w:color="auto"/>
        <w:left w:val="none" w:sz="0" w:space="0" w:color="auto"/>
        <w:bottom w:val="none" w:sz="0" w:space="0" w:color="auto"/>
        <w:right w:val="none" w:sz="0" w:space="0" w:color="auto"/>
      </w:divBdr>
    </w:div>
    <w:div w:id="1314598255">
      <w:bodyDiv w:val="1"/>
      <w:marLeft w:val="0"/>
      <w:marRight w:val="0"/>
      <w:marTop w:val="0"/>
      <w:marBottom w:val="0"/>
      <w:divBdr>
        <w:top w:val="none" w:sz="0" w:space="0" w:color="auto"/>
        <w:left w:val="none" w:sz="0" w:space="0" w:color="auto"/>
        <w:bottom w:val="none" w:sz="0" w:space="0" w:color="auto"/>
        <w:right w:val="none" w:sz="0" w:space="0" w:color="auto"/>
      </w:divBdr>
    </w:div>
    <w:div w:id="1314681883">
      <w:bodyDiv w:val="1"/>
      <w:marLeft w:val="0"/>
      <w:marRight w:val="0"/>
      <w:marTop w:val="0"/>
      <w:marBottom w:val="0"/>
      <w:divBdr>
        <w:top w:val="none" w:sz="0" w:space="0" w:color="auto"/>
        <w:left w:val="none" w:sz="0" w:space="0" w:color="auto"/>
        <w:bottom w:val="none" w:sz="0" w:space="0" w:color="auto"/>
        <w:right w:val="none" w:sz="0" w:space="0" w:color="auto"/>
      </w:divBdr>
    </w:div>
    <w:div w:id="1314720888">
      <w:bodyDiv w:val="1"/>
      <w:marLeft w:val="0"/>
      <w:marRight w:val="0"/>
      <w:marTop w:val="0"/>
      <w:marBottom w:val="0"/>
      <w:divBdr>
        <w:top w:val="none" w:sz="0" w:space="0" w:color="auto"/>
        <w:left w:val="none" w:sz="0" w:space="0" w:color="auto"/>
        <w:bottom w:val="none" w:sz="0" w:space="0" w:color="auto"/>
        <w:right w:val="none" w:sz="0" w:space="0" w:color="auto"/>
      </w:divBdr>
    </w:div>
    <w:div w:id="1314876069">
      <w:bodyDiv w:val="1"/>
      <w:marLeft w:val="0"/>
      <w:marRight w:val="0"/>
      <w:marTop w:val="0"/>
      <w:marBottom w:val="0"/>
      <w:divBdr>
        <w:top w:val="none" w:sz="0" w:space="0" w:color="auto"/>
        <w:left w:val="none" w:sz="0" w:space="0" w:color="auto"/>
        <w:bottom w:val="none" w:sz="0" w:space="0" w:color="auto"/>
        <w:right w:val="none" w:sz="0" w:space="0" w:color="auto"/>
      </w:divBdr>
    </w:div>
    <w:div w:id="1315060049">
      <w:bodyDiv w:val="1"/>
      <w:marLeft w:val="0"/>
      <w:marRight w:val="0"/>
      <w:marTop w:val="0"/>
      <w:marBottom w:val="0"/>
      <w:divBdr>
        <w:top w:val="none" w:sz="0" w:space="0" w:color="auto"/>
        <w:left w:val="none" w:sz="0" w:space="0" w:color="auto"/>
        <w:bottom w:val="none" w:sz="0" w:space="0" w:color="auto"/>
        <w:right w:val="none" w:sz="0" w:space="0" w:color="auto"/>
      </w:divBdr>
    </w:div>
    <w:div w:id="1316378198">
      <w:bodyDiv w:val="1"/>
      <w:marLeft w:val="0"/>
      <w:marRight w:val="0"/>
      <w:marTop w:val="0"/>
      <w:marBottom w:val="0"/>
      <w:divBdr>
        <w:top w:val="none" w:sz="0" w:space="0" w:color="auto"/>
        <w:left w:val="none" w:sz="0" w:space="0" w:color="auto"/>
        <w:bottom w:val="none" w:sz="0" w:space="0" w:color="auto"/>
        <w:right w:val="none" w:sz="0" w:space="0" w:color="auto"/>
      </w:divBdr>
    </w:div>
    <w:div w:id="1316489122">
      <w:bodyDiv w:val="1"/>
      <w:marLeft w:val="0"/>
      <w:marRight w:val="0"/>
      <w:marTop w:val="0"/>
      <w:marBottom w:val="0"/>
      <w:divBdr>
        <w:top w:val="none" w:sz="0" w:space="0" w:color="auto"/>
        <w:left w:val="none" w:sz="0" w:space="0" w:color="auto"/>
        <w:bottom w:val="none" w:sz="0" w:space="0" w:color="auto"/>
        <w:right w:val="none" w:sz="0" w:space="0" w:color="auto"/>
      </w:divBdr>
    </w:div>
    <w:div w:id="1316493070">
      <w:bodyDiv w:val="1"/>
      <w:marLeft w:val="0"/>
      <w:marRight w:val="0"/>
      <w:marTop w:val="0"/>
      <w:marBottom w:val="0"/>
      <w:divBdr>
        <w:top w:val="none" w:sz="0" w:space="0" w:color="auto"/>
        <w:left w:val="none" w:sz="0" w:space="0" w:color="auto"/>
        <w:bottom w:val="none" w:sz="0" w:space="0" w:color="auto"/>
        <w:right w:val="none" w:sz="0" w:space="0" w:color="auto"/>
      </w:divBdr>
    </w:div>
    <w:div w:id="1316647632">
      <w:bodyDiv w:val="1"/>
      <w:marLeft w:val="0"/>
      <w:marRight w:val="0"/>
      <w:marTop w:val="0"/>
      <w:marBottom w:val="0"/>
      <w:divBdr>
        <w:top w:val="none" w:sz="0" w:space="0" w:color="auto"/>
        <w:left w:val="none" w:sz="0" w:space="0" w:color="auto"/>
        <w:bottom w:val="none" w:sz="0" w:space="0" w:color="auto"/>
        <w:right w:val="none" w:sz="0" w:space="0" w:color="auto"/>
      </w:divBdr>
    </w:div>
    <w:div w:id="1316648350">
      <w:bodyDiv w:val="1"/>
      <w:marLeft w:val="0"/>
      <w:marRight w:val="0"/>
      <w:marTop w:val="0"/>
      <w:marBottom w:val="0"/>
      <w:divBdr>
        <w:top w:val="none" w:sz="0" w:space="0" w:color="auto"/>
        <w:left w:val="none" w:sz="0" w:space="0" w:color="auto"/>
        <w:bottom w:val="none" w:sz="0" w:space="0" w:color="auto"/>
        <w:right w:val="none" w:sz="0" w:space="0" w:color="auto"/>
      </w:divBdr>
    </w:div>
    <w:div w:id="1316762580">
      <w:bodyDiv w:val="1"/>
      <w:marLeft w:val="0"/>
      <w:marRight w:val="0"/>
      <w:marTop w:val="0"/>
      <w:marBottom w:val="0"/>
      <w:divBdr>
        <w:top w:val="none" w:sz="0" w:space="0" w:color="auto"/>
        <w:left w:val="none" w:sz="0" w:space="0" w:color="auto"/>
        <w:bottom w:val="none" w:sz="0" w:space="0" w:color="auto"/>
        <w:right w:val="none" w:sz="0" w:space="0" w:color="auto"/>
      </w:divBdr>
    </w:div>
    <w:div w:id="1317145924">
      <w:bodyDiv w:val="1"/>
      <w:marLeft w:val="0"/>
      <w:marRight w:val="0"/>
      <w:marTop w:val="0"/>
      <w:marBottom w:val="0"/>
      <w:divBdr>
        <w:top w:val="none" w:sz="0" w:space="0" w:color="auto"/>
        <w:left w:val="none" w:sz="0" w:space="0" w:color="auto"/>
        <w:bottom w:val="none" w:sz="0" w:space="0" w:color="auto"/>
        <w:right w:val="none" w:sz="0" w:space="0" w:color="auto"/>
      </w:divBdr>
    </w:div>
    <w:div w:id="1317608510">
      <w:bodyDiv w:val="1"/>
      <w:marLeft w:val="0"/>
      <w:marRight w:val="0"/>
      <w:marTop w:val="0"/>
      <w:marBottom w:val="0"/>
      <w:divBdr>
        <w:top w:val="none" w:sz="0" w:space="0" w:color="auto"/>
        <w:left w:val="none" w:sz="0" w:space="0" w:color="auto"/>
        <w:bottom w:val="none" w:sz="0" w:space="0" w:color="auto"/>
        <w:right w:val="none" w:sz="0" w:space="0" w:color="auto"/>
      </w:divBdr>
    </w:div>
    <w:div w:id="1317609132">
      <w:bodyDiv w:val="1"/>
      <w:marLeft w:val="0"/>
      <w:marRight w:val="0"/>
      <w:marTop w:val="0"/>
      <w:marBottom w:val="0"/>
      <w:divBdr>
        <w:top w:val="none" w:sz="0" w:space="0" w:color="auto"/>
        <w:left w:val="none" w:sz="0" w:space="0" w:color="auto"/>
        <w:bottom w:val="none" w:sz="0" w:space="0" w:color="auto"/>
        <w:right w:val="none" w:sz="0" w:space="0" w:color="auto"/>
      </w:divBdr>
    </w:div>
    <w:div w:id="1317758197">
      <w:bodyDiv w:val="1"/>
      <w:marLeft w:val="0"/>
      <w:marRight w:val="0"/>
      <w:marTop w:val="0"/>
      <w:marBottom w:val="0"/>
      <w:divBdr>
        <w:top w:val="none" w:sz="0" w:space="0" w:color="auto"/>
        <w:left w:val="none" w:sz="0" w:space="0" w:color="auto"/>
        <w:bottom w:val="none" w:sz="0" w:space="0" w:color="auto"/>
        <w:right w:val="none" w:sz="0" w:space="0" w:color="auto"/>
      </w:divBdr>
    </w:div>
    <w:div w:id="1317758285">
      <w:bodyDiv w:val="1"/>
      <w:marLeft w:val="0"/>
      <w:marRight w:val="0"/>
      <w:marTop w:val="0"/>
      <w:marBottom w:val="0"/>
      <w:divBdr>
        <w:top w:val="none" w:sz="0" w:space="0" w:color="auto"/>
        <w:left w:val="none" w:sz="0" w:space="0" w:color="auto"/>
        <w:bottom w:val="none" w:sz="0" w:space="0" w:color="auto"/>
        <w:right w:val="none" w:sz="0" w:space="0" w:color="auto"/>
      </w:divBdr>
    </w:div>
    <w:div w:id="1317807501">
      <w:bodyDiv w:val="1"/>
      <w:marLeft w:val="0"/>
      <w:marRight w:val="0"/>
      <w:marTop w:val="0"/>
      <w:marBottom w:val="0"/>
      <w:divBdr>
        <w:top w:val="none" w:sz="0" w:space="0" w:color="auto"/>
        <w:left w:val="none" w:sz="0" w:space="0" w:color="auto"/>
        <w:bottom w:val="none" w:sz="0" w:space="0" w:color="auto"/>
        <w:right w:val="none" w:sz="0" w:space="0" w:color="auto"/>
      </w:divBdr>
    </w:div>
    <w:div w:id="1317997189">
      <w:bodyDiv w:val="1"/>
      <w:marLeft w:val="0"/>
      <w:marRight w:val="0"/>
      <w:marTop w:val="0"/>
      <w:marBottom w:val="0"/>
      <w:divBdr>
        <w:top w:val="none" w:sz="0" w:space="0" w:color="auto"/>
        <w:left w:val="none" w:sz="0" w:space="0" w:color="auto"/>
        <w:bottom w:val="none" w:sz="0" w:space="0" w:color="auto"/>
        <w:right w:val="none" w:sz="0" w:space="0" w:color="auto"/>
      </w:divBdr>
    </w:div>
    <w:div w:id="1318460614">
      <w:bodyDiv w:val="1"/>
      <w:marLeft w:val="0"/>
      <w:marRight w:val="0"/>
      <w:marTop w:val="0"/>
      <w:marBottom w:val="0"/>
      <w:divBdr>
        <w:top w:val="none" w:sz="0" w:space="0" w:color="auto"/>
        <w:left w:val="none" w:sz="0" w:space="0" w:color="auto"/>
        <w:bottom w:val="none" w:sz="0" w:space="0" w:color="auto"/>
        <w:right w:val="none" w:sz="0" w:space="0" w:color="auto"/>
      </w:divBdr>
    </w:div>
    <w:div w:id="1318460722">
      <w:bodyDiv w:val="1"/>
      <w:marLeft w:val="0"/>
      <w:marRight w:val="0"/>
      <w:marTop w:val="0"/>
      <w:marBottom w:val="0"/>
      <w:divBdr>
        <w:top w:val="none" w:sz="0" w:space="0" w:color="auto"/>
        <w:left w:val="none" w:sz="0" w:space="0" w:color="auto"/>
        <w:bottom w:val="none" w:sz="0" w:space="0" w:color="auto"/>
        <w:right w:val="none" w:sz="0" w:space="0" w:color="auto"/>
      </w:divBdr>
    </w:div>
    <w:div w:id="1318848363">
      <w:bodyDiv w:val="1"/>
      <w:marLeft w:val="0"/>
      <w:marRight w:val="0"/>
      <w:marTop w:val="0"/>
      <w:marBottom w:val="0"/>
      <w:divBdr>
        <w:top w:val="none" w:sz="0" w:space="0" w:color="auto"/>
        <w:left w:val="none" w:sz="0" w:space="0" w:color="auto"/>
        <w:bottom w:val="none" w:sz="0" w:space="0" w:color="auto"/>
        <w:right w:val="none" w:sz="0" w:space="0" w:color="auto"/>
      </w:divBdr>
    </w:div>
    <w:div w:id="1318995057">
      <w:bodyDiv w:val="1"/>
      <w:marLeft w:val="0"/>
      <w:marRight w:val="0"/>
      <w:marTop w:val="0"/>
      <w:marBottom w:val="0"/>
      <w:divBdr>
        <w:top w:val="none" w:sz="0" w:space="0" w:color="auto"/>
        <w:left w:val="none" w:sz="0" w:space="0" w:color="auto"/>
        <w:bottom w:val="none" w:sz="0" w:space="0" w:color="auto"/>
        <w:right w:val="none" w:sz="0" w:space="0" w:color="auto"/>
      </w:divBdr>
    </w:div>
    <w:div w:id="1319191726">
      <w:bodyDiv w:val="1"/>
      <w:marLeft w:val="0"/>
      <w:marRight w:val="0"/>
      <w:marTop w:val="0"/>
      <w:marBottom w:val="0"/>
      <w:divBdr>
        <w:top w:val="none" w:sz="0" w:space="0" w:color="auto"/>
        <w:left w:val="none" w:sz="0" w:space="0" w:color="auto"/>
        <w:bottom w:val="none" w:sz="0" w:space="0" w:color="auto"/>
        <w:right w:val="none" w:sz="0" w:space="0" w:color="auto"/>
      </w:divBdr>
    </w:div>
    <w:div w:id="1319261212">
      <w:bodyDiv w:val="1"/>
      <w:marLeft w:val="0"/>
      <w:marRight w:val="0"/>
      <w:marTop w:val="0"/>
      <w:marBottom w:val="0"/>
      <w:divBdr>
        <w:top w:val="none" w:sz="0" w:space="0" w:color="auto"/>
        <w:left w:val="none" w:sz="0" w:space="0" w:color="auto"/>
        <w:bottom w:val="none" w:sz="0" w:space="0" w:color="auto"/>
        <w:right w:val="none" w:sz="0" w:space="0" w:color="auto"/>
      </w:divBdr>
    </w:div>
    <w:div w:id="1319262323">
      <w:bodyDiv w:val="1"/>
      <w:marLeft w:val="0"/>
      <w:marRight w:val="0"/>
      <w:marTop w:val="0"/>
      <w:marBottom w:val="0"/>
      <w:divBdr>
        <w:top w:val="none" w:sz="0" w:space="0" w:color="auto"/>
        <w:left w:val="none" w:sz="0" w:space="0" w:color="auto"/>
        <w:bottom w:val="none" w:sz="0" w:space="0" w:color="auto"/>
        <w:right w:val="none" w:sz="0" w:space="0" w:color="auto"/>
      </w:divBdr>
    </w:div>
    <w:div w:id="1319774080">
      <w:bodyDiv w:val="1"/>
      <w:marLeft w:val="0"/>
      <w:marRight w:val="0"/>
      <w:marTop w:val="0"/>
      <w:marBottom w:val="0"/>
      <w:divBdr>
        <w:top w:val="none" w:sz="0" w:space="0" w:color="auto"/>
        <w:left w:val="none" w:sz="0" w:space="0" w:color="auto"/>
        <w:bottom w:val="none" w:sz="0" w:space="0" w:color="auto"/>
        <w:right w:val="none" w:sz="0" w:space="0" w:color="auto"/>
      </w:divBdr>
    </w:div>
    <w:div w:id="1320386180">
      <w:bodyDiv w:val="1"/>
      <w:marLeft w:val="0"/>
      <w:marRight w:val="0"/>
      <w:marTop w:val="0"/>
      <w:marBottom w:val="0"/>
      <w:divBdr>
        <w:top w:val="none" w:sz="0" w:space="0" w:color="auto"/>
        <w:left w:val="none" w:sz="0" w:space="0" w:color="auto"/>
        <w:bottom w:val="none" w:sz="0" w:space="0" w:color="auto"/>
        <w:right w:val="none" w:sz="0" w:space="0" w:color="auto"/>
      </w:divBdr>
    </w:div>
    <w:div w:id="1320770897">
      <w:bodyDiv w:val="1"/>
      <w:marLeft w:val="0"/>
      <w:marRight w:val="0"/>
      <w:marTop w:val="0"/>
      <w:marBottom w:val="0"/>
      <w:divBdr>
        <w:top w:val="none" w:sz="0" w:space="0" w:color="auto"/>
        <w:left w:val="none" w:sz="0" w:space="0" w:color="auto"/>
        <w:bottom w:val="none" w:sz="0" w:space="0" w:color="auto"/>
        <w:right w:val="none" w:sz="0" w:space="0" w:color="auto"/>
      </w:divBdr>
    </w:div>
    <w:div w:id="1320882190">
      <w:bodyDiv w:val="1"/>
      <w:marLeft w:val="0"/>
      <w:marRight w:val="0"/>
      <w:marTop w:val="0"/>
      <w:marBottom w:val="0"/>
      <w:divBdr>
        <w:top w:val="none" w:sz="0" w:space="0" w:color="auto"/>
        <w:left w:val="none" w:sz="0" w:space="0" w:color="auto"/>
        <w:bottom w:val="none" w:sz="0" w:space="0" w:color="auto"/>
        <w:right w:val="none" w:sz="0" w:space="0" w:color="auto"/>
      </w:divBdr>
    </w:div>
    <w:div w:id="1321272678">
      <w:bodyDiv w:val="1"/>
      <w:marLeft w:val="0"/>
      <w:marRight w:val="0"/>
      <w:marTop w:val="0"/>
      <w:marBottom w:val="0"/>
      <w:divBdr>
        <w:top w:val="none" w:sz="0" w:space="0" w:color="auto"/>
        <w:left w:val="none" w:sz="0" w:space="0" w:color="auto"/>
        <w:bottom w:val="none" w:sz="0" w:space="0" w:color="auto"/>
        <w:right w:val="none" w:sz="0" w:space="0" w:color="auto"/>
      </w:divBdr>
    </w:div>
    <w:div w:id="1321274613">
      <w:bodyDiv w:val="1"/>
      <w:marLeft w:val="0"/>
      <w:marRight w:val="0"/>
      <w:marTop w:val="0"/>
      <w:marBottom w:val="0"/>
      <w:divBdr>
        <w:top w:val="none" w:sz="0" w:space="0" w:color="auto"/>
        <w:left w:val="none" w:sz="0" w:space="0" w:color="auto"/>
        <w:bottom w:val="none" w:sz="0" w:space="0" w:color="auto"/>
        <w:right w:val="none" w:sz="0" w:space="0" w:color="auto"/>
      </w:divBdr>
    </w:div>
    <w:div w:id="1321496760">
      <w:bodyDiv w:val="1"/>
      <w:marLeft w:val="0"/>
      <w:marRight w:val="0"/>
      <w:marTop w:val="0"/>
      <w:marBottom w:val="0"/>
      <w:divBdr>
        <w:top w:val="none" w:sz="0" w:space="0" w:color="auto"/>
        <w:left w:val="none" w:sz="0" w:space="0" w:color="auto"/>
        <w:bottom w:val="none" w:sz="0" w:space="0" w:color="auto"/>
        <w:right w:val="none" w:sz="0" w:space="0" w:color="auto"/>
      </w:divBdr>
    </w:div>
    <w:div w:id="1321497683">
      <w:bodyDiv w:val="1"/>
      <w:marLeft w:val="0"/>
      <w:marRight w:val="0"/>
      <w:marTop w:val="0"/>
      <w:marBottom w:val="0"/>
      <w:divBdr>
        <w:top w:val="none" w:sz="0" w:space="0" w:color="auto"/>
        <w:left w:val="none" w:sz="0" w:space="0" w:color="auto"/>
        <w:bottom w:val="none" w:sz="0" w:space="0" w:color="auto"/>
        <w:right w:val="none" w:sz="0" w:space="0" w:color="auto"/>
      </w:divBdr>
    </w:div>
    <w:div w:id="1321806556">
      <w:bodyDiv w:val="1"/>
      <w:marLeft w:val="0"/>
      <w:marRight w:val="0"/>
      <w:marTop w:val="0"/>
      <w:marBottom w:val="0"/>
      <w:divBdr>
        <w:top w:val="none" w:sz="0" w:space="0" w:color="auto"/>
        <w:left w:val="none" w:sz="0" w:space="0" w:color="auto"/>
        <w:bottom w:val="none" w:sz="0" w:space="0" w:color="auto"/>
        <w:right w:val="none" w:sz="0" w:space="0" w:color="auto"/>
      </w:divBdr>
    </w:div>
    <w:div w:id="1322083885">
      <w:bodyDiv w:val="1"/>
      <w:marLeft w:val="0"/>
      <w:marRight w:val="0"/>
      <w:marTop w:val="0"/>
      <w:marBottom w:val="0"/>
      <w:divBdr>
        <w:top w:val="none" w:sz="0" w:space="0" w:color="auto"/>
        <w:left w:val="none" w:sz="0" w:space="0" w:color="auto"/>
        <w:bottom w:val="none" w:sz="0" w:space="0" w:color="auto"/>
        <w:right w:val="none" w:sz="0" w:space="0" w:color="auto"/>
      </w:divBdr>
    </w:div>
    <w:div w:id="1322270276">
      <w:bodyDiv w:val="1"/>
      <w:marLeft w:val="0"/>
      <w:marRight w:val="0"/>
      <w:marTop w:val="0"/>
      <w:marBottom w:val="0"/>
      <w:divBdr>
        <w:top w:val="none" w:sz="0" w:space="0" w:color="auto"/>
        <w:left w:val="none" w:sz="0" w:space="0" w:color="auto"/>
        <w:bottom w:val="none" w:sz="0" w:space="0" w:color="auto"/>
        <w:right w:val="none" w:sz="0" w:space="0" w:color="auto"/>
      </w:divBdr>
    </w:div>
    <w:div w:id="1322346856">
      <w:bodyDiv w:val="1"/>
      <w:marLeft w:val="0"/>
      <w:marRight w:val="0"/>
      <w:marTop w:val="0"/>
      <w:marBottom w:val="0"/>
      <w:divBdr>
        <w:top w:val="none" w:sz="0" w:space="0" w:color="auto"/>
        <w:left w:val="none" w:sz="0" w:space="0" w:color="auto"/>
        <w:bottom w:val="none" w:sz="0" w:space="0" w:color="auto"/>
        <w:right w:val="none" w:sz="0" w:space="0" w:color="auto"/>
      </w:divBdr>
    </w:div>
    <w:div w:id="1322462757">
      <w:bodyDiv w:val="1"/>
      <w:marLeft w:val="0"/>
      <w:marRight w:val="0"/>
      <w:marTop w:val="0"/>
      <w:marBottom w:val="0"/>
      <w:divBdr>
        <w:top w:val="none" w:sz="0" w:space="0" w:color="auto"/>
        <w:left w:val="none" w:sz="0" w:space="0" w:color="auto"/>
        <w:bottom w:val="none" w:sz="0" w:space="0" w:color="auto"/>
        <w:right w:val="none" w:sz="0" w:space="0" w:color="auto"/>
      </w:divBdr>
    </w:div>
    <w:div w:id="1322660713">
      <w:bodyDiv w:val="1"/>
      <w:marLeft w:val="0"/>
      <w:marRight w:val="0"/>
      <w:marTop w:val="0"/>
      <w:marBottom w:val="0"/>
      <w:divBdr>
        <w:top w:val="none" w:sz="0" w:space="0" w:color="auto"/>
        <w:left w:val="none" w:sz="0" w:space="0" w:color="auto"/>
        <w:bottom w:val="none" w:sz="0" w:space="0" w:color="auto"/>
        <w:right w:val="none" w:sz="0" w:space="0" w:color="auto"/>
      </w:divBdr>
    </w:div>
    <w:div w:id="1322733659">
      <w:bodyDiv w:val="1"/>
      <w:marLeft w:val="0"/>
      <w:marRight w:val="0"/>
      <w:marTop w:val="0"/>
      <w:marBottom w:val="0"/>
      <w:divBdr>
        <w:top w:val="none" w:sz="0" w:space="0" w:color="auto"/>
        <w:left w:val="none" w:sz="0" w:space="0" w:color="auto"/>
        <w:bottom w:val="none" w:sz="0" w:space="0" w:color="auto"/>
        <w:right w:val="none" w:sz="0" w:space="0" w:color="auto"/>
      </w:divBdr>
    </w:div>
    <w:div w:id="1322778665">
      <w:bodyDiv w:val="1"/>
      <w:marLeft w:val="0"/>
      <w:marRight w:val="0"/>
      <w:marTop w:val="0"/>
      <w:marBottom w:val="0"/>
      <w:divBdr>
        <w:top w:val="none" w:sz="0" w:space="0" w:color="auto"/>
        <w:left w:val="none" w:sz="0" w:space="0" w:color="auto"/>
        <w:bottom w:val="none" w:sz="0" w:space="0" w:color="auto"/>
        <w:right w:val="none" w:sz="0" w:space="0" w:color="auto"/>
      </w:divBdr>
    </w:div>
    <w:div w:id="1322849211">
      <w:bodyDiv w:val="1"/>
      <w:marLeft w:val="0"/>
      <w:marRight w:val="0"/>
      <w:marTop w:val="0"/>
      <w:marBottom w:val="0"/>
      <w:divBdr>
        <w:top w:val="none" w:sz="0" w:space="0" w:color="auto"/>
        <w:left w:val="none" w:sz="0" w:space="0" w:color="auto"/>
        <w:bottom w:val="none" w:sz="0" w:space="0" w:color="auto"/>
        <w:right w:val="none" w:sz="0" w:space="0" w:color="auto"/>
      </w:divBdr>
    </w:div>
    <w:div w:id="1322852280">
      <w:bodyDiv w:val="1"/>
      <w:marLeft w:val="0"/>
      <w:marRight w:val="0"/>
      <w:marTop w:val="0"/>
      <w:marBottom w:val="0"/>
      <w:divBdr>
        <w:top w:val="none" w:sz="0" w:space="0" w:color="auto"/>
        <w:left w:val="none" w:sz="0" w:space="0" w:color="auto"/>
        <w:bottom w:val="none" w:sz="0" w:space="0" w:color="auto"/>
        <w:right w:val="none" w:sz="0" w:space="0" w:color="auto"/>
      </w:divBdr>
    </w:div>
    <w:div w:id="1322854162">
      <w:bodyDiv w:val="1"/>
      <w:marLeft w:val="0"/>
      <w:marRight w:val="0"/>
      <w:marTop w:val="0"/>
      <w:marBottom w:val="0"/>
      <w:divBdr>
        <w:top w:val="none" w:sz="0" w:space="0" w:color="auto"/>
        <w:left w:val="none" w:sz="0" w:space="0" w:color="auto"/>
        <w:bottom w:val="none" w:sz="0" w:space="0" w:color="auto"/>
        <w:right w:val="none" w:sz="0" w:space="0" w:color="auto"/>
      </w:divBdr>
    </w:div>
    <w:div w:id="1323003591">
      <w:bodyDiv w:val="1"/>
      <w:marLeft w:val="0"/>
      <w:marRight w:val="0"/>
      <w:marTop w:val="0"/>
      <w:marBottom w:val="0"/>
      <w:divBdr>
        <w:top w:val="none" w:sz="0" w:space="0" w:color="auto"/>
        <w:left w:val="none" w:sz="0" w:space="0" w:color="auto"/>
        <w:bottom w:val="none" w:sz="0" w:space="0" w:color="auto"/>
        <w:right w:val="none" w:sz="0" w:space="0" w:color="auto"/>
      </w:divBdr>
    </w:div>
    <w:div w:id="1323195405">
      <w:bodyDiv w:val="1"/>
      <w:marLeft w:val="0"/>
      <w:marRight w:val="0"/>
      <w:marTop w:val="0"/>
      <w:marBottom w:val="0"/>
      <w:divBdr>
        <w:top w:val="none" w:sz="0" w:space="0" w:color="auto"/>
        <w:left w:val="none" w:sz="0" w:space="0" w:color="auto"/>
        <w:bottom w:val="none" w:sz="0" w:space="0" w:color="auto"/>
        <w:right w:val="none" w:sz="0" w:space="0" w:color="auto"/>
      </w:divBdr>
    </w:div>
    <w:div w:id="1323242621">
      <w:bodyDiv w:val="1"/>
      <w:marLeft w:val="0"/>
      <w:marRight w:val="0"/>
      <w:marTop w:val="0"/>
      <w:marBottom w:val="0"/>
      <w:divBdr>
        <w:top w:val="none" w:sz="0" w:space="0" w:color="auto"/>
        <w:left w:val="none" w:sz="0" w:space="0" w:color="auto"/>
        <w:bottom w:val="none" w:sz="0" w:space="0" w:color="auto"/>
        <w:right w:val="none" w:sz="0" w:space="0" w:color="auto"/>
      </w:divBdr>
    </w:div>
    <w:div w:id="1323586839">
      <w:bodyDiv w:val="1"/>
      <w:marLeft w:val="0"/>
      <w:marRight w:val="0"/>
      <w:marTop w:val="0"/>
      <w:marBottom w:val="0"/>
      <w:divBdr>
        <w:top w:val="none" w:sz="0" w:space="0" w:color="auto"/>
        <w:left w:val="none" w:sz="0" w:space="0" w:color="auto"/>
        <w:bottom w:val="none" w:sz="0" w:space="0" w:color="auto"/>
        <w:right w:val="none" w:sz="0" w:space="0" w:color="auto"/>
      </w:divBdr>
    </w:div>
    <w:div w:id="1323587437">
      <w:bodyDiv w:val="1"/>
      <w:marLeft w:val="0"/>
      <w:marRight w:val="0"/>
      <w:marTop w:val="0"/>
      <w:marBottom w:val="0"/>
      <w:divBdr>
        <w:top w:val="none" w:sz="0" w:space="0" w:color="auto"/>
        <w:left w:val="none" w:sz="0" w:space="0" w:color="auto"/>
        <w:bottom w:val="none" w:sz="0" w:space="0" w:color="auto"/>
        <w:right w:val="none" w:sz="0" w:space="0" w:color="auto"/>
      </w:divBdr>
    </w:div>
    <w:div w:id="1323774973">
      <w:bodyDiv w:val="1"/>
      <w:marLeft w:val="0"/>
      <w:marRight w:val="0"/>
      <w:marTop w:val="0"/>
      <w:marBottom w:val="0"/>
      <w:divBdr>
        <w:top w:val="none" w:sz="0" w:space="0" w:color="auto"/>
        <w:left w:val="none" w:sz="0" w:space="0" w:color="auto"/>
        <w:bottom w:val="none" w:sz="0" w:space="0" w:color="auto"/>
        <w:right w:val="none" w:sz="0" w:space="0" w:color="auto"/>
      </w:divBdr>
    </w:div>
    <w:div w:id="1323966808">
      <w:bodyDiv w:val="1"/>
      <w:marLeft w:val="0"/>
      <w:marRight w:val="0"/>
      <w:marTop w:val="0"/>
      <w:marBottom w:val="0"/>
      <w:divBdr>
        <w:top w:val="none" w:sz="0" w:space="0" w:color="auto"/>
        <w:left w:val="none" w:sz="0" w:space="0" w:color="auto"/>
        <w:bottom w:val="none" w:sz="0" w:space="0" w:color="auto"/>
        <w:right w:val="none" w:sz="0" w:space="0" w:color="auto"/>
      </w:divBdr>
    </w:div>
    <w:div w:id="1324360880">
      <w:bodyDiv w:val="1"/>
      <w:marLeft w:val="0"/>
      <w:marRight w:val="0"/>
      <w:marTop w:val="0"/>
      <w:marBottom w:val="0"/>
      <w:divBdr>
        <w:top w:val="none" w:sz="0" w:space="0" w:color="auto"/>
        <w:left w:val="none" w:sz="0" w:space="0" w:color="auto"/>
        <w:bottom w:val="none" w:sz="0" w:space="0" w:color="auto"/>
        <w:right w:val="none" w:sz="0" w:space="0" w:color="auto"/>
      </w:divBdr>
    </w:div>
    <w:div w:id="1324550677">
      <w:bodyDiv w:val="1"/>
      <w:marLeft w:val="0"/>
      <w:marRight w:val="0"/>
      <w:marTop w:val="0"/>
      <w:marBottom w:val="0"/>
      <w:divBdr>
        <w:top w:val="none" w:sz="0" w:space="0" w:color="auto"/>
        <w:left w:val="none" w:sz="0" w:space="0" w:color="auto"/>
        <w:bottom w:val="none" w:sz="0" w:space="0" w:color="auto"/>
        <w:right w:val="none" w:sz="0" w:space="0" w:color="auto"/>
      </w:divBdr>
    </w:div>
    <w:div w:id="1324695939">
      <w:bodyDiv w:val="1"/>
      <w:marLeft w:val="0"/>
      <w:marRight w:val="0"/>
      <w:marTop w:val="0"/>
      <w:marBottom w:val="0"/>
      <w:divBdr>
        <w:top w:val="none" w:sz="0" w:space="0" w:color="auto"/>
        <w:left w:val="none" w:sz="0" w:space="0" w:color="auto"/>
        <w:bottom w:val="none" w:sz="0" w:space="0" w:color="auto"/>
        <w:right w:val="none" w:sz="0" w:space="0" w:color="auto"/>
      </w:divBdr>
    </w:div>
    <w:div w:id="1324816070">
      <w:bodyDiv w:val="1"/>
      <w:marLeft w:val="0"/>
      <w:marRight w:val="0"/>
      <w:marTop w:val="0"/>
      <w:marBottom w:val="0"/>
      <w:divBdr>
        <w:top w:val="none" w:sz="0" w:space="0" w:color="auto"/>
        <w:left w:val="none" w:sz="0" w:space="0" w:color="auto"/>
        <w:bottom w:val="none" w:sz="0" w:space="0" w:color="auto"/>
        <w:right w:val="none" w:sz="0" w:space="0" w:color="auto"/>
      </w:divBdr>
    </w:div>
    <w:div w:id="1324816613">
      <w:bodyDiv w:val="1"/>
      <w:marLeft w:val="0"/>
      <w:marRight w:val="0"/>
      <w:marTop w:val="0"/>
      <w:marBottom w:val="0"/>
      <w:divBdr>
        <w:top w:val="none" w:sz="0" w:space="0" w:color="auto"/>
        <w:left w:val="none" w:sz="0" w:space="0" w:color="auto"/>
        <w:bottom w:val="none" w:sz="0" w:space="0" w:color="auto"/>
        <w:right w:val="none" w:sz="0" w:space="0" w:color="auto"/>
      </w:divBdr>
    </w:div>
    <w:div w:id="1324820136">
      <w:bodyDiv w:val="1"/>
      <w:marLeft w:val="0"/>
      <w:marRight w:val="0"/>
      <w:marTop w:val="0"/>
      <w:marBottom w:val="0"/>
      <w:divBdr>
        <w:top w:val="none" w:sz="0" w:space="0" w:color="auto"/>
        <w:left w:val="none" w:sz="0" w:space="0" w:color="auto"/>
        <w:bottom w:val="none" w:sz="0" w:space="0" w:color="auto"/>
        <w:right w:val="none" w:sz="0" w:space="0" w:color="auto"/>
      </w:divBdr>
    </w:div>
    <w:div w:id="1324893788">
      <w:bodyDiv w:val="1"/>
      <w:marLeft w:val="0"/>
      <w:marRight w:val="0"/>
      <w:marTop w:val="0"/>
      <w:marBottom w:val="0"/>
      <w:divBdr>
        <w:top w:val="none" w:sz="0" w:space="0" w:color="auto"/>
        <w:left w:val="none" w:sz="0" w:space="0" w:color="auto"/>
        <w:bottom w:val="none" w:sz="0" w:space="0" w:color="auto"/>
        <w:right w:val="none" w:sz="0" w:space="0" w:color="auto"/>
      </w:divBdr>
    </w:div>
    <w:div w:id="1325087237">
      <w:bodyDiv w:val="1"/>
      <w:marLeft w:val="0"/>
      <w:marRight w:val="0"/>
      <w:marTop w:val="0"/>
      <w:marBottom w:val="0"/>
      <w:divBdr>
        <w:top w:val="none" w:sz="0" w:space="0" w:color="auto"/>
        <w:left w:val="none" w:sz="0" w:space="0" w:color="auto"/>
        <w:bottom w:val="none" w:sz="0" w:space="0" w:color="auto"/>
        <w:right w:val="none" w:sz="0" w:space="0" w:color="auto"/>
      </w:divBdr>
    </w:div>
    <w:div w:id="1325087832">
      <w:bodyDiv w:val="1"/>
      <w:marLeft w:val="0"/>
      <w:marRight w:val="0"/>
      <w:marTop w:val="0"/>
      <w:marBottom w:val="0"/>
      <w:divBdr>
        <w:top w:val="none" w:sz="0" w:space="0" w:color="auto"/>
        <w:left w:val="none" w:sz="0" w:space="0" w:color="auto"/>
        <w:bottom w:val="none" w:sz="0" w:space="0" w:color="auto"/>
        <w:right w:val="none" w:sz="0" w:space="0" w:color="auto"/>
      </w:divBdr>
    </w:div>
    <w:div w:id="1325208483">
      <w:bodyDiv w:val="1"/>
      <w:marLeft w:val="0"/>
      <w:marRight w:val="0"/>
      <w:marTop w:val="0"/>
      <w:marBottom w:val="0"/>
      <w:divBdr>
        <w:top w:val="none" w:sz="0" w:space="0" w:color="auto"/>
        <w:left w:val="none" w:sz="0" w:space="0" w:color="auto"/>
        <w:bottom w:val="none" w:sz="0" w:space="0" w:color="auto"/>
        <w:right w:val="none" w:sz="0" w:space="0" w:color="auto"/>
      </w:divBdr>
    </w:div>
    <w:div w:id="1325550952">
      <w:bodyDiv w:val="1"/>
      <w:marLeft w:val="0"/>
      <w:marRight w:val="0"/>
      <w:marTop w:val="0"/>
      <w:marBottom w:val="0"/>
      <w:divBdr>
        <w:top w:val="none" w:sz="0" w:space="0" w:color="auto"/>
        <w:left w:val="none" w:sz="0" w:space="0" w:color="auto"/>
        <w:bottom w:val="none" w:sz="0" w:space="0" w:color="auto"/>
        <w:right w:val="none" w:sz="0" w:space="0" w:color="auto"/>
      </w:divBdr>
    </w:div>
    <w:div w:id="1325743986">
      <w:bodyDiv w:val="1"/>
      <w:marLeft w:val="0"/>
      <w:marRight w:val="0"/>
      <w:marTop w:val="0"/>
      <w:marBottom w:val="0"/>
      <w:divBdr>
        <w:top w:val="none" w:sz="0" w:space="0" w:color="auto"/>
        <w:left w:val="none" w:sz="0" w:space="0" w:color="auto"/>
        <w:bottom w:val="none" w:sz="0" w:space="0" w:color="auto"/>
        <w:right w:val="none" w:sz="0" w:space="0" w:color="auto"/>
      </w:divBdr>
    </w:div>
    <w:div w:id="1325814838">
      <w:bodyDiv w:val="1"/>
      <w:marLeft w:val="0"/>
      <w:marRight w:val="0"/>
      <w:marTop w:val="0"/>
      <w:marBottom w:val="0"/>
      <w:divBdr>
        <w:top w:val="none" w:sz="0" w:space="0" w:color="auto"/>
        <w:left w:val="none" w:sz="0" w:space="0" w:color="auto"/>
        <w:bottom w:val="none" w:sz="0" w:space="0" w:color="auto"/>
        <w:right w:val="none" w:sz="0" w:space="0" w:color="auto"/>
      </w:divBdr>
    </w:div>
    <w:div w:id="1325859986">
      <w:bodyDiv w:val="1"/>
      <w:marLeft w:val="0"/>
      <w:marRight w:val="0"/>
      <w:marTop w:val="0"/>
      <w:marBottom w:val="0"/>
      <w:divBdr>
        <w:top w:val="none" w:sz="0" w:space="0" w:color="auto"/>
        <w:left w:val="none" w:sz="0" w:space="0" w:color="auto"/>
        <w:bottom w:val="none" w:sz="0" w:space="0" w:color="auto"/>
        <w:right w:val="none" w:sz="0" w:space="0" w:color="auto"/>
      </w:divBdr>
    </w:div>
    <w:div w:id="1326008885">
      <w:bodyDiv w:val="1"/>
      <w:marLeft w:val="0"/>
      <w:marRight w:val="0"/>
      <w:marTop w:val="0"/>
      <w:marBottom w:val="0"/>
      <w:divBdr>
        <w:top w:val="none" w:sz="0" w:space="0" w:color="auto"/>
        <w:left w:val="none" w:sz="0" w:space="0" w:color="auto"/>
        <w:bottom w:val="none" w:sz="0" w:space="0" w:color="auto"/>
        <w:right w:val="none" w:sz="0" w:space="0" w:color="auto"/>
      </w:divBdr>
    </w:div>
    <w:div w:id="1326129421">
      <w:bodyDiv w:val="1"/>
      <w:marLeft w:val="0"/>
      <w:marRight w:val="0"/>
      <w:marTop w:val="0"/>
      <w:marBottom w:val="0"/>
      <w:divBdr>
        <w:top w:val="none" w:sz="0" w:space="0" w:color="auto"/>
        <w:left w:val="none" w:sz="0" w:space="0" w:color="auto"/>
        <w:bottom w:val="none" w:sz="0" w:space="0" w:color="auto"/>
        <w:right w:val="none" w:sz="0" w:space="0" w:color="auto"/>
      </w:divBdr>
    </w:div>
    <w:div w:id="1326204057">
      <w:bodyDiv w:val="1"/>
      <w:marLeft w:val="0"/>
      <w:marRight w:val="0"/>
      <w:marTop w:val="0"/>
      <w:marBottom w:val="0"/>
      <w:divBdr>
        <w:top w:val="none" w:sz="0" w:space="0" w:color="auto"/>
        <w:left w:val="none" w:sz="0" w:space="0" w:color="auto"/>
        <w:bottom w:val="none" w:sz="0" w:space="0" w:color="auto"/>
        <w:right w:val="none" w:sz="0" w:space="0" w:color="auto"/>
      </w:divBdr>
    </w:div>
    <w:div w:id="1326469420">
      <w:bodyDiv w:val="1"/>
      <w:marLeft w:val="0"/>
      <w:marRight w:val="0"/>
      <w:marTop w:val="0"/>
      <w:marBottom w:val="0"/>
      <w:divBdr>
        <w:top w:val="none" w:sz="0" w:space="0" w:color="auto"/>
        <w:left w:val="none" w:sz="0" w:space="0" w:color="auto"/>
        <w:bottom w:val="none" w:sz="0" w:space="0" w:color="auto"/>
        <w:right w:val="none" w:sz="0" w:space="0" w:color="auto"/>
      </w:divBdr>
    </w:div>
    <w:div w:id="1326544370">
      <w:bodyDiv w:val="1"/>
      <w:marLeft w:val="0"/>
      <w:marRight w:val="0"/>
      <w:marTop w:val="0"/>
      <w:marBottom w:val="0"/>
      <w:divBdr>
        <w:top w:val="none" w:sz="0" w:space="0" w:color="auto"/>
        <w:left w:val="none" w:sz="0" w:space="0" w:color="auto"/>
        <w:bottom w:val="none" w:sz="0" w:space="0" w:color="auto"/>
        <w:right w:val="none" w:sz="0" w:space="0" w:color="auto"/>
      </w:divBdr>
    </w:div>
    <w:div w:id="1326587289">
      <w:bodyDiv w:val="1"/>
      <w:marLeft w:val="0"/>
      <w:marRight w:val="0"/>
      <w:marTop w:val="0"/>
      <w:marBottom w:val="0"/>
      <w:divBdr>
        <w:top w:val="none" w:sz="0" w:space="0" w:color="auto"/>
        <w:left w:val="none" w:sz="0" w:space="0" w:color="auto"/>
        <w:bottom w:val="none" w:sz="0" w:space="0" w:color="auto"/>
        <w:right w:val="none" w:sz="0" w:space="0" w:color="auto"/>
      </w:divBdr>
    </w:div>
    <w:div w:id="1326779551">
      <w:bodyDiv w:val="1"/>
      <w:marLeft w:val="0"/>
      <w:marRight w:val="0"/>
      <w:marTop w:val="0"/>
      <w:marBottom w:val="0"/>
      <w:divBdr>
        <w:top w:val="none" w:sz="0" w:space="0" w:color="auto"/>
        <w:left w:val="none" w:sz="0" w:space="0" w:color="auto"/>
        <w:bottom w:val="none" w:sz="0" w:space="0" w:color="auto"/>
        <w:right w:val="none" w:sz="0" w:space="0" w:color="auto"/>
      </w:divBdr>
    </w:div>
    <w:div w:id="1326788063">
      <w:bodyDiv w:val="1"/>
      <w:marLeft w:val="0"/>
      <w:marRight w:val="0"/>
      <w:marTop w:val="0"/>
      <w:marBottom w:val="0"/>
      <w:divBdr>
        <w:top w:val="none" w:sz="0" w:space="0" w:color="auto"/>
        <w:left w:val="none" w:sz="0" w:space="0" w:color="auto"/>
        <w:bottom w:val="none" w:sz="0" w:space="0" w:color="auto"/>
        <w:right w:val="none" w:sz="0" w:space="0" w:color="auto"/>
      </w:divBdr>
    </w:div>
    <w:div w:id="1326975911">
      <w:bodyDiv w:val="1"/>
      <w:marLeft w:val="0"/>
      <w:marRight w:val="0"/>
      <w:marTop w:val="0"/>
      <w:marBottom w:val="0"/>
      <w:divBdr>
        <w:top w:val="none" w:sz="0" w:space="0" w:color="auto"/>
        <w:left w:val="none" w:sz="0" w:space="0" w:color="auto"/>
        <w:bottom w:val="none" w:sz="0" w:space="0" w:color="auto"/>
        <w:right w:val="none" w:sz="0" w:space="0" w:color="auto"/>
      </w:divBdr>
    </w:div>
    <w:div w:id="1327321543">
      <w:bodyDiv w:val="1"/>
      <w:marLeft w:val="0"/>
      <w:marRight w:val="0"/>
      <w:marTop w:val="0"/>
      <w:marBottom w:val="0"/>
      <w:divBdr>
        <w:top w:val="none" w:sz="0" w:space="0" w:color="auto"/>
        <w:left w:val="none" w:sz="0" w:space="0" w:color="auto"/>
        <w:bottom w:val="none" w:sz="0" w:space="0" w:color="auto"/>
        <w:right w:val="none" w:sz="0" w:space="0" w:color="auto"/>
      </w:divBdr>
    </w:div>
    <w:div w:id="1327325291">
      <w:bodyDiv w:val="1"/>
      <w:marLeft w:val="0"/>
      <w:marRight w:val="0"/>
      <w:marTop w:val="0"/>
      <w:marBottom w:val="0"/>
      <w:divBdr>
        <w:top w:val="none" w:sz="0" w:space="0" w:color="auto"/>
        <w:left w:val="none" w:sz="0" w:space="0" w:color="auto"/>
        <w:bottom w:val="none" w:sz="0" w:space="0" w:color="auto"/>
        <w:right w:val="none" w:sz="0" w:space="0" w:color="auto"/>
      </w:divBdr>
    </w:div>
    <w:div w:id="1327515231">
      <w:bodyDiv w:val="1"/>
      <w:marLeft w:val="0"/>
      <w:marRight w:val="0"/>
      <w:marTop w:val="0"/>
      <w:marBottom w:val="0"/>
      <w:divBdr>
        <w:top w:val="none" w:sz="0" w:space="0" w:color="auto"/>
        <w:left w:val="none" w:sz="0" w:space="0" w:color="auto"/>
        <w:bottom w:val="none" w:sz="0" w:space="0" w:color="auto"/>
        <w:right w:val="none" w:sz="0" w:space="0" w:color="auto"/>
      </w:divBdr>
    </w:div>
    <w:div w:id="1327783532">
      <w:bodyDiv w:val="1"/>
      <w:marLeft w:val="0"/>
      <w:marRight w:val="0"/>
      <w:marTop w:val="0"/>
      <w:marBottom w:val="0"/>
      <w:divBdr>
        <w:top w:val="none" w:sz="0" w:space="0" w:color="auto"/>
        <w:left w:val="none" w:sz="0" w:space="0" w:color="auto"/>
        <w:bottom w:val="none" w:sz="0" w:space="0" w:color="auto"/>
        <w:right w:val="none" w:sz="0" w:space="0" w:color="auto"/>
      </w:divBdr>
    </w:div>
    <w:div w:id="1327897292">
      <w:bodyDiv w:val="1"/>
      <w:marLeft w:val="0"/>
      <w:marRight w:val="0"/>
      <w:marTop w:val="0"/>
      <w:marBottom w:val="0"/>
      <w:divBdr>
        <w:top w:val="none" w:sz="0" w:space="0" w:color="auto"/>
        <w:left w:val="none" w:sz="0" w:space="0" w:color="auto"/>
        <w:bottom w:val="none" w:sz="0" w:space="0" w:color="auto"/>
        <w:right w:val="none" w:sz="0" w:space="0" w:color="auto"/>
      </w:divBdr>
    </w:div>
    <w:div w:id="1327901950">
      <w:bodyDiv w:val="1"/>
      <w:marLeft w:val="0"/>
      <w:marRight w:val="0"/>
      <w:marTop w:val="0"/>
      <w:marBottom w:val="0"/>
      <w:divBdr>
        <w:top w:val="none" w:sz="0" w:space="0" w:color="auto"/>
        <w:left w:val="none" w:sz="0" w:space="0" w:color="auto"/>
        <w:bottom w:val="none" w:sz="0" w:space="0" w:color="auto"/>
        <w:right w:val="none" w:sz="0" w:space="0" w:color="auto"/>
      </w:divBdr>
    </w:div>
    <w:div w:id="1328364525">
      <w:bodyDiv w:val="1"/>
      <w:marLeft w:val="0"/>
      <w:marRight w:val="0"/>
      <w:marTop w:val="0"/>
      <w:marBottom w:val="0"/>
      <w:divBdr>
        <w:top w:val="none" w:sz="0" w:space="0" w:color="auto"/>
        <w:left w:val="none" w:sz="0" w:space="0" w:color="auto"/>
        <w:bottom w:val="none" w:sz="0" w:space="0" w:color="auto"/>
        <w:right w:val="none" w:sz="0" w:space="0" w:color="auto"/>
      </w:divBdr>
    </w:div>
    <w:div w:id="1328510543">
      <w:bodyDiv w:val="1"/>
      <w:marLeft w:val="0"/>
      <w:marRight w:val="0"/>
      <w:marTop w:val="0"/>
      <w:marBottom w:val="0"/>
      <w:divBdr>
        <w:top w:val="none" w:sz="0" w:space="0" w:color="auto"/>
        <w:left w:val="none" w:sz="0" w:space="0" w:color="auto"/>
        <w:bottom w:val="none" w:sz="0" w:space="0" w:color="auto"/>
        <w:right w:val="none" w:sz="0" w:space="0" w:color="auto"/>
      </w:divBdr>
    </w:div>
    <w:div w:id="1328628794">
      <w:bodyDiv w:val="1"/>
      <w:marLeft w:val="0"/>
      <w:marRight w:val="0"/>
      <w:marTop w:val="0"/>
      <w:marBottom w:val="0"/>
      <w:divBdr>
        <w:top w:val="none" w:sz="0" w:space="0" w:color="auto"/>
        <w:left w:val="none" w:sz="0" w:space="0" w:color="auto"/>
        <w:bottom w:val="none" w:sz="0" w:space="0" w:color="auto"/>
        <w:right w:val="none" w:sz="0" w:space="0" w:color="auto"/>
      </w:divBdr>
    </w:div>
    <w:div w:id="1328704952">
      <w:bodyDiv w:val="1"/>
      <w:marLeft w:val="0"/>
      <w:marRight w:val="0"/>
      <w:marTop w:val="0"/>
      <w:marBottom w:val="0"/>
      <w:divBdr>
        <w:top w:val="none" w:sz="0" w:space="0" w:color="auto"/>
        <w:left w:val="none" w:sz="0" w:space="0" w:color="auto"/>
        <w:bottom w:val="none" w:sz="0" w:space="0" w:color="auto"/>
        <w:right w:val="none" w:sz="0" w:space="0" w:color="auto"/>
      </w:divBdr>
    </w:div>
    <w:div w:id="1328754192">
      <w:bodyDiv w:val="1"/>
      <w:marLeft w:val="0"/>
      <w:marRight w:val="0"/>
      <w:marTop w:val="0"/>
      <w:marBottom w:val="0"/>
      <w:divBdr>
        <w:top w:val="none" w:sz="0" w:space="0" w:color="auto"/>
        <w:left w:val="none" w:sz="0" w:space="0" w:color="auto"/>
        <w:bottom w:val="none" w:sz="0" w:space="0" w:color="auto"/>
        <w:right w:val="none" w:sz="0" w:space="0" w:color="auto"/>
      </w:divBdr>
    </w:div>
    <w:div w:id="1328946023">
      <w:bodyDiv w:val="1"/>
      <w:marLeft w:val="0"/>
      <w:marRight w:val="0"/>
      <w:marTop w:val="0"/>
      <w:marBottom w:val="0"/>
      <w:divBdr>
        <w:top w:val="none" w:sz="0" w:space="0" w:color="auto"/>
        <w:left w:val="none" w:sz="0" w:space="0" w:color="auto"/>
        <w:bottom w:val="none" w:sz="0" w:space="0" w:color="auto"/>
        <w:right w:val="none" w:sz="0" w:space="0" w:color="auto"/>
      </w:divBdr>
    </w:div>
    <w:div w:id="1328946747">
      <w:bodyDiv w:val="1"/>
      <w:marLeft w:val="0"/>
      <w:marRight w:val="0"/>
      <w:marTop w:val="0"/>
      <w:marBottom w:val="0"/>
      <w:divBdr>
        <w:top w:val="none" w:sz="0" w:space="0" w:color="auto"/>
        <w:left w:val="none" w:sz="0" w:space="0" w:color="auto"/>
        <w:bottom w:val="none" w:sz="0" w:space="0" w:color="auto"/>
        <w:right w:val="none" w:sz="0" w:space="0" w:color="auto"/>
      </w:divBdr>
    </w:div>
    <w:div w:id="1329017207">
      <w:bodyDiv w:val="1"/>
      <w:marLeft w:val="0"/>
      <w:marRight w:val="0"/>
      <w:marTop w:val="0"/>
      <w:marBottom w:val="0"/>
      <w:divBdr>
        <w:top w:val="none" w:sz="0" w:space="0" w:color="auto"/>
        <w:left w:val="none" w:sz="0" w:space="0" w:color="auto"/>
        <w:bottom w:val="none" w:sz="0" w:space="0" w:color="auto"/>
        <w:right w:val="none" w:sz="0" w:space="0" w:color="auto"/>
      </w:divBdr>
    </w:div>
    <w:div w:id="1329286623">
      <w:bodyDiv w:val="1"/>
      <w:marLeft w:val="0"/>
      <w:marRight w:val="0"/>
      <w:marTop w:val="0"/>
      <w:marBottom w:val="0"/>
      <w:divBdr>
        <w:top w:val="none" w:sz="0" w:space="0" w:color="auto"/>
        <w:left w:val="none" w:sz="0" w:space="0" w:color="auto"/>
        <w:bottom w:val="none" w:sz="0" w:space="0" w:color="auto"/>
        <w:right w:val="none" w:sz="0" w:space="0" w:color="auto"/>
      </w:divBdr>
    </w:div>
    <w:div w:id="1329475814">
      <w:bodyDiv w:val="1"/>
      <w:marLeft w:val="0"/>
      <w:marRight w:val="0"/>
      <w:marTop w:val="0"/>
      <w:marBottom w:val="0"/>
      <w:divBdr>
        <w:top w:val="none" w:sz="0" w:space="0" w:color="auto"/>
        <w:left w:val="none" w:sz="0" w:space="0" w:color="auto"/>
        <w:bottom w:val="none" w:sz="0" w:space="0" w:color="auto"/>
        <w:right w:val="none" w:sz="0" w:space="0" w:color="auto"/>
      </w:divBdr>
    </w:div>
    <w:div w:id="1329823269">
      <w:bodyDiv w:val="1"/>
      <w:marLeft w:val="0"/>
      <w:marRight w:val="0"/>
      <w:marTop w:val="0"/>
      <w:marBottom w:val="0"/>
      <w:divBdr>
        <w:top w:val="none" w:sz="0" w:space="0" w:color="auto"/>
        <w:left w:val="none" w:sz="0" w:space="0" w:color="auto"/>
        <w:bottom w:val="none" w:sz="0" w:space="0" w:color="auto"/>
        <w:right w:val="none" w:sz="0" w:space="0" w:color="auto"/>
      </w:divBdr>
    </w:div>
    <w:div w:id="1330063194">
      <w:bodyDiv w:val="1"/>
      <w:marLeft w:val="0"/>
      <w:marRight w:val="0"/>
      <w:marTop w:val="0"/>
      <w:marBottom w:val="0"/>
      <w:divBdr>
        <w:top w:val="none" w:sz="0" w:space="0" w:color="auto"/>
        <w:left w:val="none" w:sz="0" w:space="0" w:color="auto"/>
        <w:bottom w:val="none" w:sz="0" w:space="0" w:color="auto"/>
        <w:right w:val="none" w:sz="0" w:space="0" w:color="auto"/>
      </w:divBdr>
    </w:div>
    <w:div w:id="1330257195">
      <w:bodyDiv w:val="1"/>
      <w:marLeft w:val="0"/>
      <w:marRight w:val="0"/>
      <w:marTop w:val="0"/>
      <w:marBottom w:val="0"/>
      <w:divBdr>
        <w:top w:val="none" w:sz="0" w:space="0" w:color="auto"/>
        <w:left w:val="none" w:sz="0" w:space="0" w:color="auto"/>
        <w:bottom w:val="none" w:sz="0" w:space="0" w:color="auto"/>
        <w:right w:val="none" w:sz="0" w:space="0" w:color="auto"/>
      </w:divBdr>
    </w:div>
    <w:div w:id="1330257911">
      <w:bodyDiv w:val="1"/>
      <w:marLeft w:val="0"/>
      <w:marRight w:val="0"/>
      <w:marTop w:val="0"/>
      <w:marBottom w:val="0"/>
      <w:divBdr>
        <w:top w:val="none" w:sz="0" w:space="0" w:color="auto"/>
        <w:left w:val="none" w:sz="0" w:space="0" w:color="auto"/>
        <w:bottom w:val="none" w:sz="0" w:space="0" w:color="auto"/>
        <w:right w:val="none" w:sz="0" w:space="0" w:color="auto"/>
      </w:divBdr>
    </w:div>
    <w:div w:id="1330327709">
      <w:bodyDiv w:val="1"/>
      <w:marLeft w:val="0"/>
      <w:marRight w:val="0"/>
      <w:marTop w:val="0"/>
      <w:marBottom w:val="0"/>
      <w:divBdr>
        <w:top w:val="none" w:sz="0" w:space="0" w:color="auto"/>
        <w:left w:val="none" w:sz="0" w:space="0" w:color="auto"/>
        <w:bottom w:val="none" w:sz="0" w:space="0" w:color="auto"/>
        <w:right w:val="none" w:sz="0" w:space="0" w:color="auto"/>
      </w:divBdr>
    </w:div>
    <w:div w:id="1330399896">
      <w:bodyDiv w:val="1"/>
      <w:marLeft w:val="0"/>
      <w:marRight w:val="0"/>
      <w:marTop w:val="0"/>
      <w:marBottom w:val="0"/>
      <w:divBdr>
        <w:top w:val="none" w:sz="0" w:space="0" w:color="auto"/>
        <w:left w:val="none" w:sz="0" w:space="0" w:color="auto"/>
        <w:bottom w:val="none" w:sz="0" w:space="0" w:color="auto"/>
        <w:right w:val="none" w:sz="0" w:space="0" w:color="auto"/>
      </w:divBdr>
    </w:div>
    <w:div w:id="1330518176">
      <w:bodyDiv w:val="1"/>
      <w:marLeft w:val="0"/>
      <w:marRight w:val="0"/>
      <w:marTop w:val="0"/>
      <w:marBottom w:val="0"/>
      <w:divBdr>
        <w:top w:val="none" w:sz="0" w:space="0" w:color="auto"/>
        <w:left w:val="none" w:sz="0" w:space="0" w:color="auto"/>
        <w:bottom w:val="none" w:sz="0" w:space="0" w:color="auto"/>
        <w:right w:val="none" w:sz="0" w:space="0" w:color="auto"/>
      </w:divBdr>
    </w:div>
    <w:div w:id="1330523626">
      <w:bodyDiv w:val="1"/>
      <w:marLeft w:val="0"/>
      <w:marRight w:val="0"/>
      <w:marTop w:val="0"/>
      <w:marBottom w:val="0"/>
      <w:divBdr>
        <w:top w:val="none" w:sz="0" w:space="0" w:color="auto"/>
        <w:left w:val="none" w:sz="0" w:space="0" w:color="auto"/>
        <w:bottom w:val="none" w:sz="0" w:space="0" w:color="auto"/>
        <w:right w:val="none" w:sz="0" w:space="0" w:color="auto"/>
      </w:divBdr>
    </w:div>
    <w:div w:id="1330793504">
      <w:bodyDiv w:val="1"/>
      <w:marLeft w:val="0"/>
      <w:marRight w:val="0"/>
      <w:marTop w:val="0"/>
      <w:marBottom w:val="0"/>
      <w:divBdr>
        <w:top w:val="none" w:sz="0" w:space="0" w:color="auto"/>
        <w:left w:val="none" w:sz="0" w:space="0" w:color="auto"/>
        <w:bottom w:val="none" w:sz="0" w:space="0" w:color="auto"/>
        <w:right w:val="none" w:sz="0" w:space="0" w:color="auto"/>
      </w:divBdr>
    </w:div>
    <w:div w:id="1330795963">
      <w:bodyDiv w:val="1"/>
      <w:marLeft w:val="0"/>
      <w:marRight w:val="0"/>
      <w:marTop w:val="0"/>
      <w:marBottom w:val="0"/>
      <w:divBdr>
        <w:top w:val="none" w:sz="0" w:space="0" w:color="auto"/>
        <w:left w:val="none" w:sz="0" w:space="0" w:color="auto"/>
        <w:bottom w:val="none" w:sz="0" w:space="0" w:color="auto"/>
        <w:right w:val="none" w:sz="0" w:space="0" w:color="auto"/>
      </w:divBdr>
    </w:div>
    <w:div w:id="1330910734">
      <w:bodyDiv w:val="1"/>
      <w:marLeft w:val="0"/>
      <w:marRight w:val="0"/>
      <w:marTop w:val="0"/>
      <w:marBottom w:val="0"/>
      <w:divBdr>
        <w:top w:val="none" w:sz="0" w:space="0" w:color="auto"/>
        <w:left w:val="none" w:sz="0" w:space="0" w:color="auto"/>
        <w:bottom w:val="none" w:sz="0" w:space="0" w:color="auto"/>
        <w:right w:val="none" w:sz="0" w:space="0" w:color="auto"/>
      </w:divBdr>
    </w:div>
    <w:div w:id="1331569227">
      <w:bodyDiv w:val="1"/>
      <w:marLeft w:val="0"/>
      <w:marRight w:val="0"/>
      <w:marTop w:val="0"/>
      <w:marBottom w:val="0"/>
      <w:divBdr>
        <w:top w:val="none" w:sz="0" w:space="0" w:color="auto"/>
        <w:left w:val="none" w:sz="0" w:space="0" w:color="auto"/>
        <w:bottom w:val="none" w:sz="0" w:space="0" w:color="auto"/>
        <w:right w:val="none" w:sz="0" w:space="0" w:color="auto"/>
      </w:divBdr>
    </w:div>
    <w:div w:id="1331912563">
      <w:bodyDiv w:val="1"/>
      <w:marLeft w:val="0"/>
      <w:marRight w:val="0"/>
      <w:marTop w:val="0"/>
      <w:marBottom w:val="0"/>
      <w:divBdr>
        <w:top w:val="none" w:sz="0" w:space="0" w:color="auto"/>
        <w:left w:val="none" w:sz="0" w:space="0" w:color="auto"/>
        <w:bottom w:val="none" w:sz="0" w:space="0" w:color="auto"/>
        <w:right w:val="none" w:sz="0" w:space="0" w:color="auto"/>
      </w:divBdr>
    </w:div>
    <w:div w:id="1332296590">
      <w:bodyDiv w:val="1"/>
      <w:marLeft w:val="0"/>
      <w:marRight w:val="0"/>
      <w:marTop w:val="0"/>
      <w:marBottom w:val="0"/>
      <w:divBdr>
        <w:top w:val="none" w:sz="0" w:space="0" w:color="auto"/>
        <w:left w:val="none" w:sz="0" w:space="0" w:color="auto"/>
        <w:bottom w:val="none" w:sz="0" w:space="0" w:color="auto"/>
        <w:right w:val="none" w:sz="0" w:space="0" w:color="auto"/>
      </w:divBdr>
    </w:div>
    <w:div w:id="1332565417">
      <w:bodyDiv w:val="1"/>
      <w:marLeft w:val="0"/>
      <w:marRight w:val="0"/>
      <w:marTop w:val="0"/>
      <w:marBottom w:val="0"/>
      <w:divBdr>
        <w:top w:val="none" w:sz="0" w:space="0" w:color="auto"/>
        <w:left w:val="none" w:sz="0" w:space="0" w:color="auto"/>
        <w:bottom w:val="none" w:sz="0" w:space="0" w:color="auto"/>
        <w:right w:val="none" w:sz="0" w:space="0" w:color="auto"/>
      </w:divBdr>
    </w:div>
    <w:div w:id="1332878044">
      <w:bodyDiv w:val="1"/>
      <w:marLeft w:val="0"/>
      <w:marRight w:val="0"/>
      <w:marTop w:val="0"/>
      <w:marBottom w:val="0"/>
      <w:divBdr>
        <w:top w:val="none" w:sz="0" w:space="0" w:color="auto"/>
        <w:left w:val="none" w:sz="0" w:space="0" w:color="auto"/>
        <w:bottom w:val="none" w:sz="0" w:space="0" w:color="auto"/>
        <w:right w:val="none" w:sz="0" w:space="0" w:color="auto"/>
      </w:divBdr>
    </w:div>
    <w:div w:id="1332947876">
      <w:bodyDiv w:val="1"/>
      <w:marLeft w:val="0"/>
      <w:marRight w:val="0"/>
      <w:marTop w:val="0"/>
      <w:marBottom w:val="0"/>
      <w:divBdr>
        <w:top w:val="none" w:sz="0" w:space="0" w:color="auto"/>
        <w:left w:val="none" w:sz="0" w:space="0" w:color="auto"/>
        <w:bottom w:val="none" w:sz="0" w:space="0" w:color="auto"/>
        <w:right w:val="none" w:sz="0" w:space="0" w:color="auto"/>
      </w:divBdr>
    </w:div>
    <w:div w:id="1333020752">
      <w:bodyDiv w:val="1"/>
      <w:marLeft w:val="0"/>
      <w:marRight w:val="0"/>
      <w:marTop w:val="0"/>
      <w:marBottom w:val="0"/>
      <w:divBdr>
        <w:top w:val="none" w:sz="0" w:space="0" w:color="auto"/>
        <w:left w:val="none" w:sz="0" w:space="0" w:color="auto"/>
        <w:bottom w:val="none" w:sz="0" w:space="0" w:color="auto"/>
        <w:right w:val="none" w:sz="0" w:space="0" w:color="auto"/>
      </w:divBdr>
    </w:div>
    <w:div w:id="1333096676">
      <w:bodyDiv w:val="1"/>
      <w:marLeft w:val="0"/>
      <w:marRight w:val="0"/>
      <w:marTop w:val="0"/>
      <w:marBottom w:val="0"/>
      <w:divBdr>
        <w:top w:val="none" w:sz="0" w:space="0" w:color="auto"/>
        <w:left w:val="none" w:sz="0" w:space="0" w:color="auto"/>
        <w:bottom w:val="none" w:sz="0" w:space="0" w:color="auto"/>
        <w:right w:val="none" w:sz="0" w:space="0" w:color="auto"/>
      </w:divBdr>
    </w:div>
    <w:div w:id="1333100250">
      <w:bodyDiv w:val="1"/>
      <w:marLeft w:val="0"/>
      <w:marRight w:val="0"/>
      <w:marTop w:val="0"/>
      <w:marBottom w:val="0"/>
      <w:divBdr>
        <w:top w:val="none" w:sz="0" w:space="0" w:color="auto"/>
        <w:left w:val="none" w:sz="0" w:space="0" w:color="auto"/>
        <w:bottom w:val="none" w:sz="0" w:space="0" w:color="auto"/>
        <w:right w:val="none" w:sz="0" w:space="0" w:color="auto"/>
      </w:divBdr>
    </w:div>
    <w:div w:id="1333142679">
      <w:bodyDiv w:val="1"/>
      <w:marLeft w:val="0"/>
      <w:marRight w:val="0"/>
      <w:marTop w:val="0"/>
      <w:marBottom w:val="0"/>
      <w:divBdr>
        <w:top w:val="none" w:sz="0" w:space="0" w:color="auto"/>
        <w:left w:val="none" w:sz="0" w:space="0" w:color="auto"/>
        <w:bottom w:val="none" w:sz="0" w:space="0" w:color="auto"/>
        <w:right w:val="none" w:sz="0" w:space="0" w:color="auto"/>
      </w:divBdr>
    </w:div>
    <w:div w:id="1333335987">
      <w:bodyDiv w:val="1"/>
      <w:marLeft w:val="0"/>
      <w:marRight w:val="0"/>
      <w:marTop w:val="0"/>
      <w:marBottom w:val="0"/>
      <w:divBdr>
        <w:top w:val="none" w:sz="0" w:space="0" w:color="auto"/>
        <w:left w:val="none" w:sz="0" w:space="0" w:color="auto"/>
        <w:bottom w:val="none" w:sz="0" w:space="0" w:color="auto"/>
        <w:right w:val="none" w:sz="0" w:space="0" w:color="auto"/>
      </w:divBdr>
    </w:div>
    <w:div w:id="1333795695">
      <w:bodyDiv w:val="1"/>
      <w:marLeft w:val="0"/>
      <w:marRight w:val="0"/>
      <w:marTop w:val="0"/>
      <w:marBottom w:val="0"/>
      <w:divBdr>
        <w:top w:val="none" w:sz="0" w:space="0" w:color="auto"/>
        <w:left w:val="none" w:sz="0" w:space="0" w:color="auto"/>
        <w:bottom w:val="none" w:sz="0" w:space="0" w:color="auto"/>
        <w:right w:val="none" w:sz="0" w:space="0" w:color="auto"/>
      </w:divBdr>
    </w:div>
    <w:div w:id="1334334779">
      <w:bodyDiv w:val="1"/>
      <w:marLeft w:val="0"/>
      <w:marRight w:val="0"/>
      <w:marTop w:val="0"/>
      <w:marBottom w:val="0"/>
      <w:divBdr>
        <w:top w:val="none" w:sz="0" w:space="0" w:color="auto"/>
        <w:left w:val="none" w:sz="0" w:space="0" w:color="auto"/>
        <w:bottom w:val="none" w:sz="0" w:space="0" w:color="auto"/>
        <w:right w:val="none" w:sz="0" w:space="0" w:color="auto"/>
      </w:divBdr>
    </w:div>
    <w:div w:id="1334644024">
      <w:bodyDiv w:val="1"/>
      <w:marLeft w:val="0"/>
      <w:marRight w:val="0"/>
      <w:marTop w:val="0"/>
      <w:marBottom w:val="0"/>
      <w:divBdr>
        <w:top w:val="none" w:sz="0" w:space="0" w:color="auto"/>
        <w:left w:val="none" w:sz="0" w:space="0" w:color="auto"/>
        <w:bottom w:val="none" w:sz="0" w:space="0" w:color="auto"/>
        <w:right w:val="none" w:sz="0" w:space="0" w:color="auto"/>
      </w:divBdr>
    </w:div>
    <w:div w:id="1335063049">
      <w:bodyDiv w:val="1"/>
      <w:marLeft w:val="0"/>
      <w:marRight w:val="0"/>
      <w:marTop w:val="0"/>
      <w:marBottom w:val="0"/>
      <w:divBdr>
        <w:top w:val="none" w:sz="0" w:space="0" w:color="auto"/>
        <w:left w:val="none" w:sz="0" w:space="0" w:color="auto"/>
        <w:bottom w:val="none" w:sz="0" w:space="0" w:color="auto"/>
        <w:right w:val="none" w:sz="0" w:space="0" w:color="auto"/>
      </w:divBdr>
    </w:div>
    <w:div w:id="1335380070">
      <w:bodyDiv w:val="1"/>
      <w:marLeft w:val="0"/>
      <w:marRight w:val="0"/>
      <w:marTop w:val="0"/>
      <w:marBottom w:val="0"/>
      <w:divBdr>
        <w:top w:val="none" w:sz="0" w:space="0" w:color="auto"/>
        <w:left w:val="none" w:sz="0" w:space="0" w:color="auto"/>
        <w:bottom w:val="none" w:sz="0" w:space="0" w:color="auto"/>
        <w:right w:val="none" w:sz="0" w:space="0" w:color="auto"/>
      </w:divBdr>
    </w:div>
    <w:div w:id="1335494498">
      <w:bodyDiv w:val="1"/>
      <w:marLeft w:val="0"/>
      <w:marRight w:val="0"/>
      <w:marTop w:val="0"/>
      <w:marBottom w:val="0"/>
      <w:divBdr>
        <w:top w:val="none" w:sz="0" w:space="0" w:color="auto"/>
        <w:left w:val="none" w:sz="0" w:space="0" w:color="auto"/>
        <w:bottom w:val="none" w:sz="0" w:space="0" w:color="auto"/>
        <w:right w:val="none" w:sz="0" w:space="0" w:color="auto"/>
      </w:divBdr>
    </w:div>
    <w:div w:id="1335648207">
      <w:bodyDiv w:val="1"/>
      <w:marLeft w:val="0"/>
      <w:marRight w:val="0"/>
      <w:marTop w:val="0"/>
      <w:marBottom w:val="0"/>
      <w:divBdr>
        <w:top w:val="none" w:sz="0" w:space="0" w:color="auto"/>
        <w:left w:val="none" w:sz="0" w:space="0" w:color="auto"/>
        <w:bottom w:val="none" w:sz="0" w:space="0" w:color="auto"/>
        <w:right w:val="none" w:sz="0" w:space="0" w:color="auto"/>
      </w:divBdr>
    </w:div>
    <w:div w:id="1335764301">
      <w:bodyDiv w:val="1"/>
      <w:marLeft w:val="0"/>
      <w:marRight w:val="0"/>
      <w:marTop w:val="0"/>
      <w:marBottom w:val="0"/>
      <w:divBdr>
        <w:top w:val="none" w:sz="0" w:space="0" w:color="auto"/>
        <w:left w:val="none" w:sz="0" w:space="0" w:color="auto"/>
        <w:bottom w:val="none" w:sz="0" w:space="0" w:color="auto"/>
        <w:right w:val="none" w:sz="0" w:space="0" w:color="auto"/>
      </w:divBdr>
    </w:div>
    <w:div w:id="1336108075">
      <w:bodyDiv w:val="1"/>
      <w:marLeft w:val="0"/>
      <w:marRight w:val="0"/>
      <w:marTop w:val="0"/>
      <w:marBottom w:val="0"/>
      <w:divBdr>
        <w:top w:val="none" w:sz="0" w:space="0" w:color="auto"/>
        <w:left w:val="none" w:sz="0" w:space="0" w:color="auto"/>
        <w:bottom w:val="none" w:sz="0" w:space="0" w:color="auto"/>
        <w:right w:val="none" w:sz="0" w:space="0" w:color="auto"/>
      </w:divBdr>
    </w:div>
    <w:div w:id="1336110126">
      <w:bodyDiv w:val="1"/>
      <w:marLeft w:val="0"/>
      <w:marRight w:val="0"/>
      <w:marTop w:val="0"/>
      <w:marBottom w:val="0"/>
      <w:divBdr>
        <w:top w:val="none" w:sz="0" w:space="0" w:color="auto"/>
        <w:left w:val="none" w:sz="0" w:space="0" w:color="auto"/>
        <w:bottom w:val="none" w:sz="0" w:space="0" w:color="auto"/>
        <w:right w:val="none" w:sz="0" w:space="0" w:color="auto"/>
      </w:divBdr>
    </w:div>
    <w:div w:id="1336300853">
      <w:bodyDiv w:val="1"/>
      <w:marLeft w:val="0"/>
      <w:marRight w:val="0"/>
      <w:marTop w:val="0"/>
      <w:marBottom w:val="0"/>
      <w:divBdr>
        <w:top w:val="none" w:sz="0" w:space="0" w:color="auto"/>
        <w:left w:val="none" w:sz="0" w:space="0" w:color="auto"/>
        <w:bottom w:val="none" w:sz="0" w:space="0" w:color="auto"/>
        <w:right w:val="none" w:sz="0" w:space="0" w:color="auto"/>
      </w:divBdr>
    </w:div>
    <w:div w:id="1336302495">
      <w:bodyDiv w:val="1"/>
      <w:marLeft w:val="0"/>
      <w:marRight w:val="0"/>
      <w:marTop w:val="0"/>
      <w:marBottom w:val="0"/>
      <w:divBdr>
        <w:top w:val="none" w:sz="0" w:space="0" w:color="auto"/>
        <w:left w:val="none" w:sz="0" w:space="0" w:color="auto"/>
        <w:bottom w:val="none" w:sz="0" w:space="0" w:color="auto"/>
        <w:right w:val="none" w:sz="0" w:space="0" w:color="auto"/>
      </w:divBdr>
    </w:div>
    <w:div w:id="1336878628">
      <w:bodyDiv w:val="1"/>
      <w:marLeft w:val="0"/>
      <w:marRight w:val="0"/>
      <w:marTop w:val="0"/>
      <w:marBottom w:val="0"/>
      <w:divBdr>
        <w:top w:val="none" w:sz="0" w:space="0" w:color="auto"/>
        <w:left w:val="none" w:sz="0" w:space="0" w:color="auto"/>
        <w:bottom w:val="none" w:sz="0" w:space="0" w:color="auto"/>
        <w:right w:val="none" w:sz="0" w:space="0" w:color="auto"/>
      </w:divBdr>
    </w:div>
    <w:div w:id="1336879782">
      <w:bodyDiv w:val="1"/>
      <w:marLeft w:val="0"/>
      <w:marRight w:val="0"/>
      <w:marTop w:val="0"/>
      <w:marBottom w:val="0"/>
      <w:divBdr>
        <w:top w:val="none" w:sz="0" w:space="0" w:color="auto"/>
        <w:left w:val="none" w:sz="0" w:space="0" w:color="auto"/>
        <w:bottom w:val="none" w:sz="0" w:space="0" w:color="auto"/>
        <w:right w:val="none" w:sz="0" w:space="0" w:color="auto"/>
      </w:divBdr>
    </w:div>
    <w:div w:id="1336881735">
      <w:bodyDiv w:val="1"/>
      <w:marLeft w:val="0"/>
      <w:marRight w:val="0"/>
      <w:marTop w:val="0"/>
      <w:marBottom w:val="0"/>
      <w:divBdr>
        <w:top w:val="none" w:sz="0" w:space="0" w:color="auto"/>
        <w:left w:val="none" w:sz="0" w:space="0" w:color="auto"/>
        <w:bottom w:val="none" w:sz="0" w:space="0" w:color="auto"/>
        <w:right w:val="none" w:sz="0" w:space="0" w:color="auto"/>
      </w:divBdr>
    </w:div>
    <w:div w:id="1337075649">
      <w:bodyDiv w:val="1"/>
      <w:marLeft w:val="0"/>
      <w:marRight w:val="0"/>
      <w:marTop w:val="0"/>
      <w:marBottom w:val="0"/>
      <w:divBdr>
        <w:top w:val="none" w:sz="0" w:space="0" w:color="auto"/>
        <w:left w:val="none" w:sz="0" w:space="0" w:color="auto"/>
        <w:bottom w:val="none" w:sz="0" w:space="0" w:color="auto"/>
        <w:right w:val="none" w:sz="0" w:space="0" w:color="auto"/>
      </w:divBdr>
    </w:div>
    <w:div w:id="1337079928">
      <w:bodyDiv w:val="1"/>
      <w:marLeft w:val="0"/>
      <w:marRight w:val="0"/>
      <w:marTop w:val="0"/>
      <w:marBottom w:val="0"/>
      <w:divBdr>
        <w:top w:val="none" w:sz="0" w:space="0" w:color="auto"/>
        <w:left w:val="none" w:sz="0" w:space="0" w:color="auto"/>
        <w:bottom w:val="none" w:sz="0" w:space="0" w:color="auto"/>
        <w:right w:val="none" w:sz="0" w:space="0" w:color="auto"/>
      </w:divBdr>
    </w:div>
    <w:div w:id="1337145973">
      <w:bodyDiv w:val="1"/>
      <w:marLeft w:val="0"/>
      <w:marRight w:val="0"/>
      <w:marTop w:val="0"/>
      <w:marBottom w:val="0"/>
      <w:divBdr>
        <w:top w:val="none" w:sz="0" w:space="0" w:color="auto"/>
        <w:left w:val="none" w:sz="0" w:space="0" w:color="auto"/>
        <w:bottom w:val="none" w:sz="0" w:space="0" w:color="auto"/>
        <w:right w:val="none" w:sz="0" w:space="0" w:color="auto"/>
      </w:divBdr>
    </w:div>
    <w:div w:id="1337222046">
      <w:bodyDiv w:val="1"/>
      <w:marLeft w:val="0"/>
      <w:marRight w:val="0"/>
      <w:marTop w:val="0"/>
      <w:marBottom w:val="0"/>
      <w:divBdr>
        <w:top w:val="none" w:sz="0" w:space="0" w:color="auto"/>
        <w:left w:val="none" w:sz="0" w:space="0" w:color="auto"/>
        <w:bottom w:val="none" w:sz="0" w:space="0" w:color="auto"/>
        <w:right w:val="none" w:sz="0" w:space="0" w:color="auto"/>
      </w:divBdr>
    </w:div>
    <w:div w:id="1337224936">
      <w:bodyDiv w:val="1"/>
      <w:marLeft w:val="0"/>
      <w:marRight w:val="0"/>
      <w:marTop w:val="0"/>
      <w:marBottom w:val="0"/>
      <w:divBdr>
        <w:top w:val="none" w:sz="0" w:space="0" w:color="auto"/>
        <w:left w:val="none" w:sz="0" w:space="0" w:color="auto"/>
        <w:bottom w:val="none" w:sz="0" w:space="0" w:color="auto"/>
        <w:right w:val="none" w:sz="0" w:space="0" w:color="auto"/>
      </w:divBdr>
    </w:div>
    <w:div w:id="1337227168">
      <w:bodyDiv w:val="1"/>
      <w:marLeft w:val="0"/>
      <w:marRight w:val="0"/>
      <w:marTop w:val="0"/>
      <w:marBottom w:val="0"/>
      <w:divBdr>
        <w:top w:val="none" w:sz="0" w:space="0" w:color="auto"/>
        <w:left w:val="none" w:sz="0" w:space="0" w:color="auto"/>
        <w:bottom w:val="none" w:sz="0" w:space="0" w:color="auto"/>
        <w:right w:val="none" w:sz="0" w:space="0" w:color="auto"/>
      </w:divBdr>
    </w:div>
    <w:div w:id="1337263611">
      <w:bodyDiv w:val="1"/>
      <w:marLeft w:val="0"/>
      <w:marRight w:val="0"/>
      <w:marTop w:val="0"/>
      <w:marBottom w:val="0"/>
      <w:divBdr>
        <w:top w:val="none" w:sz="0" w:space="0" w:color="auto"/>
        <w:left w:val="none" w:sz="0" w:space="0" w:color="auto"/>
        <w:bottom w:val="none" w:sz="0" w:space="0" w:color="auto"/>
        <w:right w:val="none" w:sz="0" w:space="0" w:color="auto"/>
      </w:divBdr>
    </w:div>
    <w:div w:id="1337489939">
      <w:bodyDiv w:val="1"/>
      <w:marLeft w:val="0"/>
      <w:marRight w:val="0"/>
      <w:marTop w:val="0"/>
      <w:marBottom w:val="0"/>
      <w:divBdr>
        <w:top w:val="none" w:sz="0" w:space="0" w:color="auto"/>
        <w:left w:val="none" w:sz="0" w:space="0" w:color="auto"/>
        <w:bottom w:val="none" w:sz="0" w:space="0" w:color="auto"/>
        <w:right w:val="none" w:sz="0" w:space="0" w:color="auto"/>
      </w:divBdr>
    </w:div>
    <w:div w:id="1337611850">
      <w:bodyDiv w:val="1"/>
      <w:marLeft w:val="0"/>
      <w:marRight w:val="0"/>
      <w:marTop w:val="0"/>
      <w:marBottom w:val="0"/>
      <w:divBdr>
        <w:top w:val="none" w:sz="0" w:space="0" w:color="auto"/>
        <w:left w:val="none" w:sz="0" w:space="0" w:color="auto"/>
        <w:bottom w:val="none" w:sz="0" w:space="0" w:color="auto"/>
        <w:right w:val="none" w:sz="0" w:space="0" w:color="auto"/>
      </w:divBdr>
    </w:div>
    <w:div w:id="1338385824">
      <w:bodyDiv w:val="1"/>
      <w:marLeft w:val="0"/>
      <w:marRight w:val="0"/>
      <w:marTop w:val="0"/>
      <w:marBottom w:val="0"/>
      <w:divBdr>
        <w:top w:val="none" w:sz="0" w:space="0" w:color="auto"/>
        <w:left w:val="none" w:sz="0" w:space="0" w:color="auto"/>
        <w:bottom w:val="none" w:sz="0" w:space="0" w:color="auto"/>
        <w:right w:val="none" w:sz="0" w:space="0" w:color="auto"/>
      </w:divBdr>
    </w:div>
    <w:div w:id="1338457333">
      <w:bodyDiv w:val="1"/>
      <w:marLeft w:val="0"/>
      <w:marRight w:val="0"/>
      <w:marTop w:val="0"/>
      <w:marBottom w:val="0"/>
      <w:divBdr>
        <w:top w:val="none" w:sz="0" w:space="0" w:color="auto"/>
        <w:left w:val="none" w:sz="0" w:space="0" w:color="auto"/>
        <w:bottom w:val="none" w:sz="0" w:space="0" w:color="auto"/>
        <w:right w:val="none" w:sz="0" w:space="0" w:color="auto"/>
      </w:divBdr>
    </w:div>
    <w:div w:id="1338655424">
      <w:bodyDiv w:val="1"/>
      <w:marLeft w:val="0"/>
      <w:marRight w:val="0"/>
      <w:marTop w:val="0"/>
      <w:marBottom w:val="0"/>
      <w:divBdr>
        <w:top w:val="none" w:sz="0" w:space="0" w:color="auto"/>
        <w:left w:val="none" w:sz="0" w:space="0" w:color="auto"/>
        <w:bottom w:val="none" w:sz="0" w:space="0" w:color="auto"/>
        <w:right w:val="none" w:sz="0" w:space="0" w:color="auto"/>
      </w:divBdr>
    </w:div>
    <w:div w:id="1339234020">
      <w:bodyDiv w:val="1"/>
      <w:marLeft w:val="0"/>
      <w:marRight w:val="0"/>
      <w:marTop w:val="0"/>
      <w:marBottom w:val="0"/>
      <w:divBdr>
        <w:top w:val="none" w:sz="0" w:space="0" w:color="auto"/>
        <w:left w:val="none" w:sz="0" w:space="0" w:color="auto"/>
        <w:bottom w:val="none" w:sz="0" w:space="0" w:color="auto"/>
        <w:right w:val="none" w:sz="0" w:space="0" w:color="auto"/>
      </w:divBdr>
    </w:div>
    <w:div w:id="1339383266">
      <w:bodyDiv w:val="1"/>
      <w:marLeft w:val="0"/>
      <w:marRight w:val="0"/>
      <w:marTop w:val="0"/>
      <w:marBottom w:val="0"/>
      <w:divBdr>
        <w:top w:val="none" w:sz="0" w:space="0" w:color="auto"/>
        <w:left w:val="none" w:sz="0" w:space="0" w:color="auto"/>
        <w:bottom w:val="none" w:sz="0" w:space="0" w:color="auto"/>
        <w:right w:val="none" w:sz="0" w:space="0" w:color="auto"/>
      </w:divBdr>
    </w:div>
    <w:div w:id="1339430650">
      <w:bodyDiv w:val="1"/>
      <w:marLeft w:val="0"/>
      <w:marRight w:val="0"/>
      <w:marTop w:val="0"/>
      <w:marBottom w:val="0"/>
      <w:divBdr>
        <w:top w:val="none" w:sz="0" w:space="0" w:color="auto"/>
        <w:left w:val="none" w:sz="0" w:space="0" w:color="auto"/>
        <w:bottom w:val="none" w:sz="0" w:space="0" w:color="auto"/>
        <w:right w:val="none" w:sz="0" w:space="0" w:color="auto"/>
      </w:divBdr>
    </w:div>
    <w:div w:id="1339498044">
      <w:bodyDiv w:val="1"/>
      <w:marLeft w:val="0"/>
      <w:marRight w:val="0"/>
      <w:marTop w:val="0"/>
      <w:marBottom w:val="0"/>
      <w:divBdr>
        <w:top w:val="none" w:sz="0" w:space="0" w:color="auto"/>
        <w:left w:val="none" w:sz="0" w:space="0" w:color="auto"/>
        <w:bottom w:val="none" w:sz="0" w:space="0" w:color="auto"/>
        <w:right w:val="none" w:sz="0" w:space="0" w:color="auto"/>
      </w:divBdr>
    </w:div>
    <w:div w:id="1339844224">
      <w:bodyDiv w:val="1"/>
      <w:marLeft w:val="0"/>
      <w:marRight w:val="0"/>
      <w:marTop w:val="0"/>
      <w:marBottom w:val="0"/>
      <w:divBdr>
        <w:top w:val="none" w:sz="0" w:space="0" w:color="auto"/>
        <w:left w:val="none" w:sz="0" w:space="0" w:color="auto"/>
        <w:bottom w:val="none" w:sz="0" w:space="0" w:color="auto"/>
        <w:right w:val="none" w:sz="0" w:space="0" w:color="auto"/>
      </w:divBdr>
    </w:div>
    <w:div w:id="1339961315">
      <w:bodyDiv w:val="1"/>
      <w:marLeft w:val="0"/>
      <w:marRight w:val="0"/>
      <w:marTop w:val="0"/>
      <w:marBottom w:val="0"/>
      <w:divBdr>
        <w:top w:val="none" w:sz="0" w:space="0" w:color="auto"/>
        <w:left w:val="none" w:sz="0" w:space="0" w:color="auto"/>
        <w:bottom w:val="none" w:sz="0" w:space="0" w:color="auto"/>
        <w:right w:val="none" w:sz="0" w:space="0" w:color="auto"/>
      </w:divBdr>
    </w:div>
    <w:div w:id="1340044502">
      <w:bodyDiv w:val="1"/>
      <w:marLeft w:val="0"/>
      <w:marRight w:val="0"/>
      <w:marTop w:val="0"/>
      <w:marBottom w:val="0"/>
      <w:divBdr>
        <w:top w:val="none" w:sz="0" w:space="0" w:color="auto"/>
        <w:left w:val="none" w:sz="0" w:space="0" w:color="auto"/>
        <w:bottom w:val="none" w:sz="0" w:space="0" w:color="auto"/>
        <w:right w:val="none" w:sz="0" w:space="0" w:color="auto"/>
      </w:divBdr>
    </w:div>
    <w:div w:id="1340155269">
      <w:bodyDiv w:val="1"/>
      <w:marLeft w:val="0"/>
      <w:marRight w:val="0"/>
      <w:marTop w:val="0"/>
      <w:marBottom w:val="0"/>
      <w:divBdr>
        <w:top w:val="none" w:sz="0" w:space="0" w:color="auto"/>
        <w:left w:val="none" w:sz="0" w:space="0" w:color="auto"/>
        <w:bottom w:val="none" w:sz="0" w:space="0" w:color="auto"/>
        <w:right w:val="none" w:sz="0" w:space="0" w:color="auto"/>
      </w:divBdr>
    </w:div>
    <w:div w:id="1340348430">
      <w:bodyDiv w:val="1"/>
      <w:marLeft w:val="0"/>
      <w:marRight w:val="0"/>
      <w:marTop w:val="0"/>
      <w:marBottom w:val="0"/>
      <w:divBdr>
        <w:top w:val="none" w:sz="0" w:space="0" w:color="auto"/>
        <w:left w:val="none" w:sz="0" w:space="0" w:color="auto"/>
        <w:bottom w:val="none" w:sz="0" w:space="0" w:color="auto"/>
        <w:right w:val="none" w:sz="0" w:space="0" w:color="auto"/>
      </w:divBdr>
    </w:div>
    <w:div w:id="1340422754">
      <w:bodyDiv w:val="1"/>
      <w:marLeft w:val="0"/>
      <w:marRight w:val="0"/>
      <w:marTop w:val="0"/>
      <w:marBottom w:val="0"/>
      <w:divBdr>
        <w:top w:val="none" w:sz="0" w:space="0" w:color="auto"/>
        <w:left w:val="none" w:sz="0" w:space="0" w:color="auto"/>
        <w:bottom w:val="none" w:sz="0" w:space="0" w:color="auto"/>
        <w:right w:val="none" w:sz="0" w:space="0" w:color="auto"/>
      </w:divBdr>
    </w:div>
    <w:div w:id="1340501335">
      <w:bodyDiv w:val="1"/>
      <w:marLeft w:val="0"/>
      <w:marRight w:val="0"/>
      <w:marTop w:val="0"/>
      <w:marBottom w:val="0"/>
      <w:divBdr>
        <w:top w:val="none" w:sz="0" w:space="0" w:color="auto"/>
        <w:left w:val="none" w:sz="0" w:space="0" w:color="auto"/>
        <w:bottom w:val="none" w:sz="0" w:space="0" w:color="auto"/>
        <w:right w:val="none" w:sz="0" w:space="0" w:color="auto"/>
      </w:divBdr>
    </w:div>
    <w:div w:id="1340546472">
      <w:bodyDiv w:val="1"/>
      <w:marLeft w:val="0"/>
      <w:marRight w:val="0"/>
      <w:marTop w:val="0"/>
      <w:marBottom w:val="0"/>
      <w:divBdr>
        <w:top w:val="none" w:sz="0" w:space="0" w:color="auto"/>
        <w:left w:val="none" w:sz="0" w:space="0" w:color="auto"/>
        <w:bottom w:val="none" w:sz="0" w:space="0" w:color="auto"/>
        <w:right w:val="none" w:sz="0" w:space="0" w:color="auto"/>
      </w:divBdr>
    </w:div>
    <w:div w:id="1340737976">
      <w:bodyDiv w:val="1"/>
      <w:marLeft w:val="0"/>
      <w:marRight w:val="0"/>
      <w:marTop w:val="0"/>
      <w:marBottom w:val="0"/>
      <w:divBdr>
        <w:top w:val="none" w:sz="0" w:space="0" w:color="auto"/>
        <w:left w:val="none" w:sz="0" w:space="0" w:color="auto"/>
        <w:bottom w:val="none" w:sz="0" w:space="0" w:color="auto"/>
        <w:right w:val="none" w:sz="0" w:space="0" w:color="auto"/>
      </w:divBdr>
    </w:div>
    <w:div w:id="1340810546">
      <w:bodyDiv w:val="1"/>
      <w:marLeft w:val="0"/>
      <w:marRight w:val="0"/>
      <w:marTop w:val="0"/>
      <w:marBottom w:val="0"/>
      <w:divBdr>
        <w:top w:val="none" w:sz="0" w:space="0" w:color="auto"/>
        <w:left w:val="none" w:sz="0" w:space="0" w:color="auto"/>
        <w:bottom w:val="none" w:sz="0" w:space="0" w:color="auto"/>
        <w:right w:val="none" w:sz="0" w:space="0" w:color="auto"/>
      </w:divBdr>
    </w:div>
    <w:div w:id="1341007052">
      <w:bodyDiv w:val="1"/>
      <w:marLeft w:val="0"/>
      <w:marRight w:val="0"/>
      <w:marTop w:val="0"/>
      <w:marBottom w:val="0"/>
      <w:divBdr>
        <w:top w:val="none" w:sz="0" w:space="0" w:color="auto"/>
        <w:left w:val="none" w:sz="0" w:space="0" w:color="auto"/>
        <w:bottom w:val="none" w:sz="0" w:space="0" w:color="auto"/>
        <w:right w:val="none" w:sz="0" w:space="0" w:color="auto"/>
      </w:divBdr>
    </w:div>
    <w:div w:id="1341078049">
      <w:bodyDiv w:val="1"/>
      <w:marLeft w:val="0"/>
      <w:marRight w:val="0"/>
      <w:marTop w:val="0"/>
      <w:marBottom w:val="0"/>
      <w:divBdr>
        <w:top w:val="none" w:sz="0" w:space="0" w:color="auto"/>
        <w:left w:val="none" w:sz="0" w:space="0" w:color="auto"/>
        <w:bottom w:val="none" w:sz="0" w:space="0" w:color="auto"/>
        <w:right w:val="none" w:sz="0" w:space="0" w:color="auto"/>
      </w:divBdr>
    </w:div>
    <w:div w:id="1341202149">
      <w:bodyDiv w:val="1"/>
      <w:marLeft w:val="0"/>
      <w:marRight w:val="0"/>
      <w:marTop w:val="0"/>
      <w:marBottom w:val="0"/>
      <w:divBdr>
        <w:top w:val="none" w:sz="0" w:space="0" w:color="auto"/>
        <w:left w:val="none" w:sz="0" w:space="0" w:color="auto"/>
        <w:bottom w:val="none" w:sz="0" w:space="0" w:color="auto"/>
        <w:right w:val="none" w:sz="0" w:space="0" w:color="auto"/>
      </w:divBdr>
    </w:div>
    <w:div w:id="1341543158">
      <w:bodyDiv w:val="1"/>
      <w:marLeft w:val="0"/>
      <w:marRight w:val="0"/>
      <w:marTop w:val="0"/>
      <w:marBottom w:val="0"/>
      <w:divBdr>
        <w:top w:val="none" w:sz="0" w:space="0" w:color="auto"/>
        <w:left w:val="none" w:sz="0" w:space="0" w:color="auto"/>
        <w:bottom w:val="none" w:sz="0" w:space="0" w:color="auto"/>
        <w:right w:val="none" w:sz="0" w:space="0" w:color="auto"/>
      </w:divBdr>
    </w:div>
    <w:div w:id="1341784081">
      <w:bodyDiv w:val="1"/>
      <w:marLeft w:val="0"/>
      <w:marRight w:val="0"/>
      <w:marTop w:val="0"/>
      <w:marBottom w:val="0"/>
      <w:divBdr>
        <w:top w:val="none" w:sz="0" w:space="0" w:color="auto"/>
        <w:left w:val="none" w:sz="0" w:space="0" w:color="auto"/>
        <w:bottom w:val="none" w:sz="0" w:space="0" w:color="auto"/>
        <w:right w:val="none" w:sz="0" w:space="0" w:color="auto"/>
      </w:divBdr>
    </w:div>
    <w:div w:id="1341934572">
      <w:bodyDiv w:val="1"/>
      <w:marLeft w:val="0"/>
      <w:marRight w:val="0"/>
      <w:marTop w:val="0"/>
      <w:marBottom w:val="0"/>
      <w:divBdr>
        <w:top w:val="none" w:sz="0" w:space="0" w:color="auto"/>
        <w:left w:val="none" w:sz="0" w:space="0" w:color="auto"/>
        <w:bottom w:val="none" w:sz="0" w:space="0" w:color="auto"/>
        <w:right w:val="none" w:sz="0" w:space="0" w:color="auto"/>
      </w:divBdr>
    </w:div>
    <w:div w:id="1342775702">
      <w:bodyDiv w:val="1"/>
      <w:marLeft w:val="0"/>
      <w:marRight w:val="0"/>
      <w:marTop w:val="0"/>
      <w:marBottom w:val="0"/>
      <w:divBdr>
        <w:top w:val="none" w:sz="0" w:space="0" w:color="auto"/>
        <w:left w:val="none" w:sz="0" w:space="0" w:color="auto"/>
        <w:bottom w:val="none" w:sz="0" w:space="0" w:color="auto"/>
        <w:right w:val="none" w:sz="0" w:space="0" w:color="auto"/>
      </w:divBdr>
    </w:div>
    <w:div w:id="1342781867">
      <w:bodyDiv w:val="1"/>
      <w:marLeft w:val="0"/>
      <w:marRight w:val="0"/>
      <w:marTop w:val="0"/>
      <w:marBottom w:val="0"/>
      <w:divBdr>
        <w:top w:val="none" w:sz="0" w:space="0" w:color="auto"/>
        <w:left w:val="none" w:sz="0" w:space="0" w:color="auto"/>
        <w:bottom w:val="none" w:sz="0" w:space="0" w:color="auto"/>
        <w:right w:val="none" w:sz="0" w:space="0" w:color="auto"/>
      </w:divBdr>
    </w:div>
    <w:div w:id="1343047890">
      <w:bodyDiv w:val="1"/>
      <w:marLeft w:val="0"/>
      <w:marRight w:val="0"/>
      <w:marTop w:val="0"/>
      <w:marBottom w:val="0"/>
      <w:divBdr>
        <w:top w:val="none" w:sz="0" w:space="0" w:color="auto"/>
        <w:left w:val="none" w:sz="0" w:space="0" w:color="auto"/>
        <w:bottom w:val="none" w:sz="0" w:space="0" w:color="auto"/>
        <w:right w:val="none" w:sz="0" w:space="0" w:color="auto"/>
      </w:divBdr>
    </w:div>
    <w:div w:id="1343051011">
      <w:bodyDiv w:val="1"/>
      <w:marLeft w:val="0"/>
      <w:marRight w:val="0"/>
      <w:marTop w:val="0"/>
      <w:marBottom w:val="0"/>
      <w:divBdr>
        <w:top w:val="none" w:sz="0" w:space="0" w:color="auto"/>
        <w:left w:val="none" w:sz="0" w:space="0" w:color="auto"/>
        <w:bottom w:val="none" w:sz="0" w:space="0" w:color="auto"/>
        <w:right w:val="none" w:sz="0" w:space="0" w:color="auto"/>
      </w:divBdr>
    </w:div>
    <w:div w:id="1343512754">
      <w:bodyDiv w:val="1"/>
      <w:marLeft w:val="0"/>
      <w:marRight w:val="0"/>
      <w:marTop w:val="0"/>
      <w:marBottom w:val="0"/>
      <w:divBdr>
        <w:top w:val="none" w:sz="0" w:space="0" w:color="auto"/>
        <w:left w:val="none" w:sz="0" w:space="0" w:color="auto"/>
        <w:bottom w:val="none" w:sz="0" w:space="0" w:color="auto"/>
        <w:right w:val="none" w:sz="0" w:space="0" w:color="auto"/>
      </w:divBdr>
    </w:div>
    <w:div w:id="1343698407">
      <w:bodyDiv w:val="1"/>
      <w:marLeft w:val="0"/>
      <w:marRight w:val="0"/>
      <w:marTop w:val="0"/>
      <w:marBottom w:val="0"/>
      <w:divBdr>
        <w:top w:val="none" w:sz="0" w:space="0" w:color="auto"/>
        <w:left w:val="none" w:sz="0" w:space="0" w:color="auto"/>
        <w:bottom w:val="none" w:sz="0" w:space="0" w:color="auto"/>
        <w:right w:val="none" w:sz="0" w:space="0" w:color="auto"/>
      </w:divBdr>
    </w:div>
    <w:div w:id="1343817844">
      <w:bodyDiv w:val="1"/>
      <w:marLeft w:val="0"/>
      <w:marRight w:val="0"/>
      <w:marTop w:val="0"/>
      <w:marBottom w:val="0"/>
      <w:divBdr>
        <w:top w:val="none" w:sz="0" w:space="0" w:color="auto"/>
        <w:left w:val="none" w:sz="0" w:space="0" w:color="auto"/>
        <w:bottom w:val="none" w:sz="0" w:space="0" w:color="auto"/>
        <w:right w:val="none" w:sz="0" w:space="0" w:color="auto"/>
      </w:divBdr>
    </w:div>
    <w:div w:id="1343970449">
      <w:bodyDiv w:val="1"/>
      <w:marLeft w:val="0"/>
      <w:marRight w:val="0"/>
      <w:marTop w:val="0"/>
      <w:marBottom w:val="0"/>
      <w:divBdr>
        <w:top w:val="none" w:sz="0" w:space="0" w:color="auto"/>
        <w:left w:val="none" w:sz="0" w:space="0" w:color="auto"/>
        <w:bottom w:val="none" w:sz="0" w:space="0" w:color="auto"/>
        <w:right w:val="none" w:sz="0" w:space="0" w:color="auto"/>
      </w:divBdr>
    </w:div>
    <w:div w:id="1343970757">
      <w:bodyDiv w:val="1"/>
      <w:marLeft w:val="0"/>
      <w:marRight w:val="0"/>
      <w:marTop w:val="0"/>
      <w:marBottom w:val="0"/>
      <w:divBdr>
        <w:top w:val="none" w:sz="0" w:space="0" w:color="auto"/>
        <w:left w:val="none" w:sz="0" w:space="0" w:color="auto"/>
        <w:bottom w:val="none" w:sz="0" w:space="0" w:color="auto"/>
        <w:right w:val="none" w:sz="0" w:space="0" w:color="auto"/>
      </w:divBdr>
    </w:div>
    <w:div w:id="1344091214">
      <w:bodyDiv w:val="1"/>
      <w:marLeft w:val="0"/>
      <w:marRight w:val="0"/>
      <w:marTop w:val="0"/>
      <w:marBottom w:val="0"/>
      <w:divBdr>
        <w:top w:val="none" w:sz="0" w:space="0" w:color="auto"/>
        <w:left w:val="none" w:sz="0" w:space="0" w:color="auto"/>
        <w:bottom w:val="none" w:sz="0" w:space="0" w:color="auto"/>
        <w:right w:val="none" w:sz="0" w:space="0" w:color="auto"/>
      </w:divBdr>
    </w:div>
    <w:div w:id="1344235777">
      <w:bodyDiv w:val="1"/>
      <w:marLeft w:val="0"/>
      <w:marRight w:val="0"/>
      <w:marTop w:val="0"/>
      <w:marBottom w:val="0"/>
      <w:divBdr>
        <w:top w:val="none" w:sz="0" w:space="0" w:color="auto"/>
        <w:left w:val="none" w:sz="0" w:space="0" w:color="auto"/>
        <w:bottom w:val="none" w:sz="0" w:space="0" w:color="auto"/>
        <w:right w:val="none" w:sz="0" w:space="0" w:color="auto"/>
      </w:divBdr>
    </w:div>
    <w:div w:id="1344551034">
      <w:bodyDiv w:val="1"/>
      <w:marLeft w:val="0"/>
      <w:marRight w:val="0"/>
      <w:marTop w:val="0"/>
      <w:marBottom w:val="0"/>
      <w:divBdr>
        <w:top w:val="none" w:sz="0" w:space="0" w:color="auto"/>
        <w:left w:val="none" w:sz="0" w:space="0" w:color="auto"/>
        <w:bottom w:val="none" w:sz="0" w:space="0" w:color="auto"/>
        <w:right w:val="none" w:sz="0" w:space="0" w:color="auto"/>
      </w:divBdr>
    </w:div>
    <w:div w:id="1344623469">
      <w:bodyDiv w:val="1"/>
      <w:marLeft w:val="0"/>
      <w:marRight w:val="0"/>
      <w:marTop w:val="0"/>
      <w:marBottom w:val="0"/>
      <w:divBdr>
        <w:top w:val="none" w:sz="0" w:space="0" w:color="auto"/>
        <w:left w:val="none" w:sz="0" w:space="0" w:color="auto"/>
        <w:bottom w:val="none" w:sz="0" w:space="0" w:color="auto"/>
        <w:right w:val="none" w:sz="0" w:space="0" w:color="auto"/>
      </w:divBdr>
    </w:div>
    <w:div w:id="1344671356">
      <w:bodyDiv w:val="1"/>
      <w:marLeft w:val="0"/>
      <w:marRight w:val="0"/>
      <w:marTop w:val="0"/>
      <w:marBottom w:val="0"/>
      <w:divBdr>
        <w:top w:val="none" w:sz="0" w:space="0" w:color="auto"/>
        <w:left w:val="none" w:sz="0" w:space="0" w:color="auto"/>
        <w:bottom w:val="none" w:sz="0" w:space="0" w:color="auto"/>
        <w:right w:val="none" w:sz="0" w:space="0" w:color="auto"/>
      </w:divBdr>
    </w:div>
    <w:div w:id="1345354364">
      <w:bodyDiv w:val="1"/>
      <w:marLeft w:val="0"/>
      <w:marRight w:val="0"/>
      <w:marTop w:val="0"/>
      <w:marBottom w:val="0"/>
      <w:divBdr>
        <w:top w:val="none" w:sz="0" w:space="0" w:color="auto"/>
        <w:left w:val="none" w:sz="0" w:space="0" w:color="auto"/>
        <w:bottom w:val="none" w:sz="0" w:space="0" w:color="auto"/>
        <w:right w:val="none" w:sz="0" w:space="0" w:color="auto"/>
      </w:divBdr>
    </w:div>
    <w:div w:id="1345401541">
      <w:bodyDiv w:val="1"/>
      <w:marLeft w:val="0"/>
      <w:marRight w:val="0"/>
      <w:marTop w:val="0"/>
      <w:marBottom w:val="0"/>
      <w:divBdr>
        <w:top w:val="none" w:sz="0" w:space="0" w:color="auto"/>
        <w:left w:val="none" w:sz="0" w:space="0" w:color="auto"/>
        <w:bottom w:val="none" w:sz="0" w:space="0" w:color="auto"/>
        <w:right w:val="none" w:sz="0" w:space="0" w:color="auto"/>
      </w:divBdr>
    </w:div>
    <w:div w:id="1345478555">
      <w:bodyDiv w:val="1"/>
      <w:marLeft w:val="0"/>
      <w:marRight w:val="0"/>
      <w:marTop w:val="0"/>
      <w:marBottom w:val="0"/>
      <w:divBdr>
        <w:top w:val="none" w:sz="0" w:space="0" w:color="auto"/>
        <w:left w:val="none" w:sz="0" w:space="0" w:color="auto"/>
        <w:bottom w:val="none" w:sz="0" w:space="0" w:color="auto"/>
        <w:right w:val="none" w:sz="0" w:space="0" w:color="auto"/>
      </w:divBdr>
    </w:div>
    <w:div w:id="1345479478">
      <w:bodyDiv w:val="1"/>
      <w:marLeft w:val="0"/>
      <w:marRight w:val="0"/>
      <w:marTop w:val="0"/>
      <w:marBottom w:val="0"/>
      <w:divBdr>
        <w:top w:val="none" w:sz="0" w:space="0" w:color="auto"/>
        <w:left w:val="none" w:sz="0" w:space="0" w:color="auto"/>
        <w:bottom w:val="none" w:sz="0" w:space="0" w:color="auto"/>
        <w:right w:val="none" w:sz="0" w:space="0" w:color="auto"/>
      </w:divBdr>
    </w:div>
    <w:div w:id="1345595817">
      <w:bodyDiv w:val="1"/>
      <w:marLeft w:val="0"/>
      <w:marRight w:val="0"/>
      <w:marTop w:val="0"/>
      <w:marBottom w:val="0"/>
      <w:divBdr>
        <w:top w:val="none" w:sz="0" w:space="0" w:color="auto"/>
        <w:left w:val="none" w:sz="0" w:space="0" w:color="auto"/>
        <w:bottom w:val="none" w:sz="0" w:space="0" w:color="auto"/>
        <w:right w:val="none" w:sz="0" w:space="0" w:color="auto"/>
      </w:divBdr>
    </w:div>
    <w:div w:id="1345665018">
      <w:bodyDiv w:val="1"/>
      <w:marLeft w:val="0"/>
      <w:marRight w:val="0"/>
      <w:marTop w:val="0"/>
      <w:marBottom w:val="0"/>
      <w:divBdr>
        <w:top w:val="none" w:sz="0" w:space="0" w:color="auto"/>
        <w:left w:val="none" w:sz="0" w:space="0" w:color="auto"/>
        <w:bottom w:val="none" w:sz="0" w:space="0" w:color="auto"/>
        <w:right w:val="none" w:sz="0" w:space="0" w:color="auto"/>
      </w:divBdr>
    </w:div>
    <w:div w:id="1345865307">
      <w:bodyDiv w:val="1"/>
      <w:marLeft w:val="0"/>
      <w:marRight w:val="0"/>
      <w:marTop w:val="0"/>
      <w:marBottom w:val="0"/>
      <w:divBdr>
        <w:top w:val="none" w:sz="0" w:space="0" w:color="auto"/>
        <w:left w:val="none" w:sz="0" w:space="0" w:color="auto"/>
        <w:bottom w:val="none" w:sz="0" w:space="0" w:color="auto"/>
        <w:right w:val="none" w:sz="0" w:space="0" w:color="auto"/>
      </w:divBdr>
    </w:div>
    <w:div w:id="1346054436">
      <w:bodyDiv w:val="1"/>
      <w:marLeft w:val="0"/>
      <w:marRight w:val="0"/>
      <w:marTop w:val="0"/>
      <w:marBottom w:val="0"/>
      <w:divBdr>
        <w:top w:val="none" w:sz="0" w:space="0" w:color="auto"/>
        <w:left w:val="none" w:sz="0" w:space="0" w:color="auto"/>
        <w:bottom w:val="none" w:sz="0" w:space="0" w:color="auto"/>
        <w:right w:val="none" w:sz="0" w:space="0" w:color="auto"/>
      </w:divBdr>
    </w:div>
    <w:div w:id="1346054615">
      <w:bodyDiv w:val="1"/>
      <w:marLeft w:val="0"/>
      <w:marRight w:val="0"/>
      <w:marTop w:val="0"/>
      <w:marBottom w:val="0"/>
      <w:divBdr>
        <w:top w:val="none" w:sz="0" w:space="0" w:color="auto"/>
        <w:left w:val="none" w:sz="0" w:space="0" w:color="auto"/>
        <w:bottom w:val="none" w:sz="0" w:space="0" w:color="auto"/>
        <w:right w:val="none" w:sz="0" w:space="0" w:color="auto"/>
      </w:divBdr>
    </w:div>
    <w:div w:id="1346058805">
      <w:bodyDiv w:val="1"/>
      <w:marLeft w:val="0"/>
      <w:marRight w:val="0"/>
      <w:marTop w:val="0"/>
      <w:marBottom w:val="0"/>
      <w:divBdr>
        <w:top w:val="none" w:sz="0" w:space="0" w:color="auto"/>
        <w:left w:val="none" w:sz="0" w:space="0" w:color="auto"/>
        <w:bottom w:val="none" w:sz="0" w:space="0" w:color="auto"/>
        <w:right w:val="none" w:sz="0" w:space="0" w:color="auto"/>
      </w:divBdr>
    </w:div>
    <w:div w:id="1346134079">
      <w:bodyDiv w:val="1"/>
      <w:marLeft w:val="0"/>
      <w:marRight w:val="0"/>
      <w:marTop w:val="0"/>
      <w:marBottom w:val="0"/>
      <w:divBdr>
        <w:top w:val="none" w:sz="0" w:space="0" w:color="auto"/>
        <w:left w:val="none" w:sz="0" w:space="0" w:color="auto"/>
        <w:bottom w:val="none" w:sz="0" w:space="0" w:color="auto"/>
        <w:right w:val="none" w:sz="0" w:space="0" w:color="auto"/>
      </w:divBdr>
    </w:div>
    <w:div w:id="1346514871">
      <w:bodyDiv w:val="1"/>
      <w:marLeft w:val="0"/>
      <w:marRight w:val="0"/>
      <w:marTop w:val="0"/>
      <w:marBottom w:val="0"/>
      <w:divBdr>
        <w:top w:val="none" w:sz="0" w:space="0" w:color="auto"/>
        <w:left w:val="none" w:sz="0" w:space="0" w:color="auto"/>
        <w:bottom w:val="none" w:sz="0" w:space="0" w:color="auto"/>
        <w:right w:val="none" w:sz="0" w:space="0" w:color="auto"/>
      </w:divBdr>
    </w:div>
    <w:div w:id="1346592910">
      <w:bodyDiv w:val="1"/>
      <w:marLeft w:val="0"/>
      <w:marRight w:val="0"/>
      <w:marTop w:val="0"/>
      <w:marBottom w:val="0"/>
      <w:divBdr>
        <w:top w:val="none" w:sz="0" w:space="0" w:color="auto"/>
        <w:left w:val="none" w:sz="0" w:space="0" w:color="auto"/>
        <w:bottom w:val="none" w:sz="0" w:space="0" w:color="auto"/>
        <w:right w:val="none" w:sz="0" w:space="0" w:color="auto"/>
      </w:divBdr>
    </w:div>
    <w:div w:id="1346711097">
      <w:bodyDiv w:val="1"/>
      <w:marLeft w:val="0"/>
      <w:marRight w:val="0"/>
      <w:marTop w:val="0"/>
      <w:marBottom w:val="0"/>
      <w:divBdr>
        <w:top w:val="none" w:sz="0" w:space="0" w:color="auto"/>
        <w:left w:val="none" w:sz="0" w:space="0" w:color="auto"/>
        <w:bottom w:val="none" w:sz="0" w:space="0" w:color="auto"/>
        <w:right w:val="none" w:sz="0" w:space="0" w:color="auto"/>
      </w:divBdr>
    </w:div>
    <w:div w:id="1346784823">
      <w:bodyDiv w:val="1"/>
      <w:marLeft w:val="0"/>
      <w:marRight w:val="0"/>
      <w:marTop w:val="0"/>
      <w:marBottom w:val="0"/>
      <w:divBdr>
        <w:top w:val="none" w:sz="0" w:space="0" w:color="auto"/>
        <w:left w:val="none" w:sz="0" w:space="0" w:color="auto"/>
        <w:bottom w:val="none" w:sz="0" w:space="0" w:color="auto"/>
        <w:right w:val="none" w:sz="0" w:space="0" w:color="auto"/>
      </w:divBdr>
    </w:div>
    <w:div w:id="1346861815">
      <w:bodyDiv w:val="1"/>
      <w:marLeft w:val="0"/>
      <w:marRight w:val="0"/>
      <w:marTop w:val="0"/>
      <w:marBottom w:val="0"/>
      <w:divBdr>
        <w:top w:val="none" w:sz="0" w:space="0" w:color="auto"/>
        <w:left w:val="none" w:sz="0" w:space="0" w:color="auto"/>
        <w:bottom w:val="none" w:sz="0" w:space="0" w:color="auto"/>
        <w:right w:val="none" w:sz="0" w:space="0" w:color="auto"/>
      </w:divBdr>
    </w:div>
    <w:div w:id="1346980982">
      <w:bodyDiv w:val="1"/>
      <w:marLeft w:val="0"/>
      <w:marRight w:val="0"/>
      <w:marTop w:val="0"/>
      <w:marBottom w:val="0"/>
      <w:divBdr>
        <w:top w:val="none" w:sz="0" w:space="0" w:color="auto"/>
        <w:left w:val="none" w:sz="0" w:space="0" w:color="auto"/>
        <w:bottom w:val="none" w:sz="0" w:space="0" w:color="auto"/>
        <w:right w:val="none" w:sz="0" w:space="0" w:color="auto"/>
      </w:divBdr>
    </w:div>
    <w:div w:id="1347100016">
      <w:bodyDiv w:val="1"/>
      <w:marLeft w:val="0"/>
      <w:marRight w:val="0"/>
      <w:marTop w:val="0"/>
      <w:marBottom w:val="0"/>
      <w:divBdr>
        <w:top w:val="none" w:sz="0" w:space="0" w:color="auto"/>
        <w:left w:val="none" w:sz="0" w:space="0" w:color="auto"/>
        <w:bottom w:val="none" w:sz="0" w:space="0" w:color="auto"/>
        <w:right w:val="none" w:sz="0" w:space="0" w:color="auto"/>
      </w:divBdr>
    </w:div>
    <w:div w:id="1347252823">
      <w:bodyDiv w:val="1"/>
      <w:marLeft w:val="0"/>
      <w:marRight w:val="0"/>
      <w:marTop w:val="0"/>
      <w:marBottom w:val="0"/>
      <w:divBdr>
        <w:top w:val="none" w:sz="0" w:space="0" w:color="auto"/>
        <w:left w:val="none" w:sz="0" w:space="0" w:color="auto"/>
        <w:bottom w:val="none" w:sz="0" w:space="0" w:color="auto"/>
        <w:right w:val="none" w:sz="0" w:space="0" w:color="auto"/>
      </w:divBdr>
    </w:div>
    <w:div w:id="1347367785">
      <w:bodyDiv w:val="1"/>
      <w:marLeft w:val="0"/>
      <w:marRight w:val="0"/>
      <w:marTop w:val="0"/>
      <w:marBottom w:val="0"/>
      <w:divBdr>
        <w:top w:val="none" w:sz="0" w:space="0" w:color="auto"/>
        <w:left w:val="none" w:sz="0" w:space="0" w:color="auto"/>
        <w:bottom w:val="none" w:sz="0" w:space="0" w:color="auto"/>
        <w:right w:val="none" w:sz="0" w:space="0" w:color="auto"/>
      </w:divBdr>
    </w:div>
    <w:div w:id="1347439254">
      <w:bodyDiv w:val="1"/>
      <w:marLeft w:val="0"/>
      <w:marRight w:val="0"/>
      <w:marTop w:val="0"/>
      <w:marBottom w:val="0"/>
      <w:divBdr>
        <w:top w:val="none" w:sz="0" w:space="0" w:color="auto"/>
        <w:left w:val="none" w:sz="0" w:space="0" w:color="auto"/>
        <w:bottom w:val="none" w:sz="0" w:space="0" w:color="auto"/>
        <w:right w:val="none" w:sz="0" w:space="0" w:color="auto"/>
      </w:divBdr>
    </w:div>
    <w:div w:id="1347638244">
      <w:bodyDiv w:val="1"/>
      <w:marLeft w:val="0"/>
      <w:marRight w:val="0"/>
      <w:marTop w:val="0"/>
      <w:marBottom w:val="0"/>
      <w:divBdr>
        <w:top w:val="none" w:sz="0" w:space="0" w:color="auto"/>
        <w:left w:val="none" w:sz="0" w:space="0" w:color="auto"/>
        <w:bottom w:val="none" w:sz="0" w:space="0" w:color="auto"/>
        <w:right w:val="none" w:sz="0" w:space="0" w:color="auto"/>
      </w:divBdr>
    </w:div>
    <w:div w:id="1347710058">
      <w:bodyDiv w:val="1"/>
      <w:marLeft w:val="0"/>
      <w:marRight w:val="0"/>
      <w:marTop w:val="0"/>
      <w:marBottom w:val="0"/>
      <w:divBdr>
        <w:top w:val="none" w:sz="0" w:space="0" w:color="auto"/>
        <w:left w:val="none" w:sz="0" w:space="0" w:color="auto"/>
        <w:bottom w:val="none" w:sz="0" w:space="0" w:color="auto"/>
        <w:right w:val="none" w:sz="0" w:space="0" w:color="auto"/>
      </w:divBdr>
    </w:div>
    <w:div w:id="1347710672">
      <w:bodyDiv w:val="1"/>
      <w:marLeft w:val="0"/>
      <w:marRight w:val="0"/>
      <w:marTop w:val="0"/>
      <w:marBottom w:val="0"/>
      <w:divBdr>
        <w:top w:val="none" w:sz="0" w:space="0" w:color="auto"/>
        <w:left w:val="none" w:sz="0" w:space="0" w:color="auto"/>
        <w:bottom w:val="none" w:sz="0" w:space="0" w:color="auto"/>
        <w:right w:val="none" w:sz="0" w:space="0" w:color="auto"/>
      </w:divBdr>
    </w:div>
    <w:div w:id="1347903289">
      <w:bodyDiv w:val="1"/>
      <w:marLeft w:val="0"/>
      <w:marRight w:val="0"/>
      <w:marTop w:val="0"/>
      <w:marBottom w:val="0"/>
      <w:divBdr>
        <w:top w:val="none" w:sz="0" w:space="0" w:color="auto"/>
        <w:left w:val="none" w:sz="0" w:space="0" w:color="auto"/>
        <w:bottom w:val="none" w:sz="0" w:space="0" w:color="auto"/>
        <w:right w:val="none" w:sz="0" w:space="0" w:color="auto"/>
      </w:divBdr>
    </w:div>
    <w:div w:id="1347906033">
      <w:bodyDiv w:val="1"/>
      <w:marLeft w:val="0"/>
      <w:marRight w:val="0"/>
      <w:marTop w:val="0"/>
      <w:marBottom w:val="0"/>
      <w:divBdr>
        <w:top w:val="none" w:sz="0" w:space="0" w:color="auto"/>
        <w:left w:val="none" w:sz="0" w:space="0" w:color="auto"/>
        <w:bottom w:val="none" w:sz="0" w:space="0" w:color="auto"/>
        <w:right w:val="none" w:sz="0" w:space="0" w:color="auto"/>
      </w:divBdr>
    </w:div>
    <w:div w:id="1348142257">
      <w:bodyDiv w:val="1"/>
      <w:marLeft w:val="0"/>
      <w:marRight w:val="0"/>
      <w:marTop w:val="0"/>
      <w:marBottom w:val="0"/>
      <w:divBdr>
        <w:top w:val="none" w:sz="0" w:space="0" w:color="auto"/>
        <w:left w:val="none" w:sz="0" w:space="0" w:color="auto"/>
        <w:bottom w:val="none" w:sz="0" w:space="0" w:color="auto"/>
        <w:right w:val="none" w:sz="0" w:space="0" w:color="auto"/>
      </w:divBdr>
    </w:div>
    <w:div w:id="1348210487">
      <w:bodyDiv w:val="1"/>
      <w:marLeft w:val="0"/>
      <w:marRight w:val="0"/>
      <w:marTop w:val="0"/>
      <w:marBottom w:val="0"/>
      <w:divBdr>
        <w:top w:val="none" w:sz="0" w:space="0" w:color="auto"/>
        <w:left w:val="none" w:sz="0" w:space="0" w:color="auto"/>
        <w:bottom w:val="none" w:sz="0" w:space="0" w:color="auto"/>
        <w:right w:val="none" w:sz="0" w:space="0" w:color="auto"/>
      </w:divBdr>
    </w:div>
    <w:div w:id="1348210924">
      <w:bodyDiv w:val="1"/>
      <w:marLeft w:val="0"/>
      <w:marRight w:val="0"/>
      <w:marTop w:val="0"/>
      <w:marBottom w:val="0"/>
      <w:divBdr>
        <w:top w:val="none" w:sz="0" w:space="0" w:color="auto"/>
        <w:left w:val="none" w:sz="0" w:space="0" w:color="auto"/>
        <w:bottom w:val="none" w:sz="0" w:space="0" w:color="auto"/>
        <w:right w:val="none" w:sz="0" w:space="0" w:color="auto"/>
      </w:divBdr>
    </w:div>
    <w:div w:id="1348291879">
      <w:bodyDiv w:val="1"/>
      <w:marLeft w:val="0"/>
      <w:marRight w:val="0"/>
      <w:marTop w:val="0"/>
      <w:marBottom w:val="0"/>
      <w:divBdr>
        <w:top w:val="none" w:sz="0" w:space="0" w:color="auto"/>
        <w:left w:val="none" w:sz="0" w:space="0" w:color="auto"/>
        <w:bottom w:val="none" w:sz="0" w:space="0" w:color="auto"/>
        <w:right w:val="none" w:sz="0" w:space="0" w:color="auto"/>
      </w:divBdr>
    </w:div>
    <w:div w:id="1348365130">
      <w:bodyDiv w:val="1"/>
      <w:marLeft w:val="0"/>
      <w:marRight w:val="0"/>
      <w:marTop w:val="0"/>
      <w:marBottom w:val="0"/>
      <w:divBdr>
        <w:top w:val="none" w:sz="0" w:space="0" w:color="auto"/>
        <w:left w:val="none" w:sz="0" w:space="0" w:color="auto"/>
        <w:bottom w:val="none" w:sz="0" w:space="0" w:color="auto"/>
        <w:right w:val="none" w:sz="0" w:space="0" w:color="auto"/>
      </w:divBdr>
    </w:div>
    <w:div w:id="1348407381">
      <w:bodyDiv w:val="1"/>
      <w:marLeft w:val="0"/>
      <w:marRight w:val="0"/>
      <w:marTop w:val="0"/>
      <w:marBottom w:val="0"/>
      <w:divBdr>
        <w:top w:val="none" w:sz="0" w:space="0" w:color="auto"/>
        <w:left w:val="none" w:sz="0" w:space="0" w:color="auto"/>
        <w:bottom w:val="none" w:sz="0" w:space="0" w:color="auto"/>
        <w:right w:val="none" w:sz="0" w:space="0" w:color="auto"/>
      </w:divBdr>
    </w:div>
    <w:div w:id="1348412321">
      <w:bodyDiv w:val="1"/>
      <w:marLeft w:val="0"/>
      <w:marRight w:val="0"/>
      <w:marTop w:val="0"/>
      <w:marBottom w:val="0"/>
      <w:divBdr>
        <w:top w:val="none" w:sz="0" w:space="0" w:color="auto"/>
        <w:left w:val="none" w:sz="0" w:space="0" w:color="auto"/>
        <w:bottom w:val="none" w:sz="0" w:space="0" w:color="auto"/>
        <w:right w:val="none" w:sz="0" w:space="0" w:color="auto"/>
      </w:divBdr>
    </w:div>
    <w:div w:id="1348753275">
      <w:bodyDiv w:val="1"/>
      <w:marLeft w:val="0"/>
      <w:marRight w:val="0"/>
      <w:marTop w:val="0"/>
      <w:marBottom w:val="0"/>
      <w:divBdr>
        <w:top w:val="none" w:sz="0" w:space="0" w:color="auto"/>
        <w:left w:val="none" w:sz="0" w:space="0" w:color="auto"/>
        <w:bottom w:val="none" w:sz="0" w:space="0" w:color="auto"/>
        <w:right w:val="none" w:sz="0" w:space="0" w:color="auto"/>
      </w:divBdr>
    </w:div>
    <w:div w:id="1348828991">
      <w:bodyDiv w:val="1"/>
      <w:marLeft w:val="0"/>
      <w:marRight w:val="0"/>
      <w:marTop w:val="0"/>
      <w:marBottom w:val="0"/>
      <w:divBdr>
        <w:top w:val="none" w:sz="0" w:space="0" w:color="auto"/>
        <w:left w:val="none" w:sz="0" w:space="0" w:color="auto"/>
        <w:bottom w:val="none" w:sz="0" w:space="0" w:color="auto"/>
        <w:right w:val="none" w:sz="0" w:space="0" w:color="auto"/>
      </w:divBdr>
    </w:div>
    <w:div w:id="1349327871">
      <w:bodyDiv w:val="1"/>
      <w:marLeft w:val="0"/>
      <w:marRight w:val="0"/>
      <w:marTop w:val="0"/>
      <w:marBottom w:val="0"/>
      <w:divBdr>
        <w:top w:val="none" w:sz="0" w:space="0" w:color="auto"/>
        <w:left w:val="none" w:sz="0" w:space="0" w:color="auto"/>
        <w:bottom w:val="none" w:sz="0" w:space="0" w:color="auto"/>
        <w:right w:val="none" w:sz="0" w:space="0" w:color="auto"/>
      </w:divBdr>
    </w:div>
    <w:div w:id="1349329706">
      <w:bodyDiv w:val="1"/>
      <w:marLeft w:val="0"/>
      <w:marRight w:val="0"/>
      <w:marTop w:val="0"/>
      <w:marBottom w:val="0"/>
      <w:divBdr>
        <w:top w:val="none" w:sz="0" w:space="0" w:color="auto"/>
        <w:left w:val="none" w:sz="0" w:space="0" w:color="auto"/>
        <w:bottom w:val="none" w:sz="0" w:space="0" w:color="auto"/>
        <w:right w:val="none" w:sz="0" w:space="0" w:color="auto"/>
      </w:divBdr>
    </w:div>
    <w:div w:id="1349334729">
      <w:bodyDiv w:val="1"/>
      <w:marLeft w:val="0"/>
      <w:marRight w:val="0"/>
      <w:marTop w:val="0"/>
      <w:marBottom w:val="0"/>
      <w:divBdr>
        <w:top w:val="none" w:sz="0" w:space="0" w:color="auto"/>
        <w:left w:val="none" w:sz="0" w:space="0" w:color="auto"/>
        <w:bottom w:val="none" w:sz="0" w:space="0" w:color="auto"/>
        <w:right w:val="none" w:sz="0" w:space="0" w:color="auto"/>
      </w:divBdr>
    </w:div>
    <w:div w:id="1349405604">
      <w:bodyDiv w:val="1"/>
      <w:marLeft w:val="0"/>
      <w:marRight w:val="0"/>
      <w:marTop w:val="0"/>
      <w:marBottom w:val="0"/>
      <w:divBdr>
        <w:top w:val="none" w:sz="0" w:space="0" w:color="auto"/>
        <w:left w:val="none" w:sz="0" w:space="0" w:color="auto"/>
        <w:bottom w:val="none" w:sz="0" w:space="0" w:color="auto"/>
        <w:right w:val="none" w:sz="0" w:space="0" w:color="auto"/>
      </w:divBdr>
    </w:div>
    <w:div w:id="1349523010">
      <w:bodyDiv w:val="1"/>
      <w:marLeft w:val="0"/>
      <w:marRight w:val="0"/>
      <w:marTop w:val="0"/>
      <w:marBottom w:val="0"/>
      <w:divBdr>
        <w:top w:val="none" w:sz="0" w:space="0" w:color="auto"/>
        <w:left w:val="none" w:sz="0" w:space="0" w:color="auto"/>
        <w:bottom w:val="none" w:sz="0" w:space="0" w:color="auto"/>
        <w:right w:val="none" w:sz="0" w:space="0" w:color="auto"/>
      </w:divBdr>
    </w:div>
    <w:div w:id="1349601210">
      <w:bodyDiv w:val="1"/>
      <w:marLeft w:val="0"/>
      <w:marRight w:val="0"/>
      <w:marTop w:val="0"/>
      <w:marBottom w:val="0"/>
      <w:divBdr>
        <w:top w:val="none" w:sz="0" w:space="0" w:color="auto"/>
        <w:left w:val="none" w:sz="0" w:space="0" w:color="auto"/>
        <w:bottom w:val="none" w:sz="0" w:space="0" w:color="auto"/>
        <w:right w:val="none" w:sz="0" w:space="0" w:color="auto"/>
      </w:divBdr>
    </w:div>
    <w:div w:id="1350179231">
      <w:bodyDiv w:val="1"/>
      <w:marLeft w:val="0"/>
      <w:marRight w:val="0"/>
      <w:marTop w:val="0"/>
      <w:marBottom w:val="0"/>
      <w:divBdr>
        <w:top w:val="none" w:sz="0" w:space="0" w:color="auto"/>
        <w:left w:val="none" w:sz="0" w:space="0" w:color="auto"/>
        <w:bottom w:val="none" w:sz="0" w:space="0" w:color="auto"/>
        <w:right w:val="none" w:sz="0" w:space="0" w:color="auto"/>
      </w:divBdr>
    </w:div>
    <w:div w:id="1350182769">
      <w:bodyDiv w:val="1"/>
      <w:marLeft w:val="0"/>
      <w:marRight w:val="0"/>
      <w:marTop w:val="0"/>
      <w:marBottom w:val="0"/>
      <w:divBdr>
        <w:top w:val="none" w:sz="0" w:space="0" w:color="auto"/>
        <w:left w:val="none" w:sz="0" w:space="0" w:color="auto"/>
        <w:bottom w:val="none" w:sz="0" w:space="0" w:color="auto"/>
        <w:right w:val="none" w:sz="0" w:space="0" w:color="auto"/>
      </w:divBdr>
    </w:div>
    <w:div w:id="1350520885">
      <w:bodyDiv w:val="1"/>
      <w:marLeft w:val="0"/>
      <w:marRight w:val="0"/>
      <w:marTop w:val="0"/>
      <w:marBottom w:val="0"/>
      <w:divBdr>
        <w:top w:val="none" w:sz="0" w:space="0" w:color="auto"/>
        <w:left w:val="none" w:sz="0" w:space="0" w:color="auto"/>
        <w:bottom w:val="none" w:sz="0" w:space="0" w:color="auto"/>
        <w:right w:val="none" w:sz="0" w:space="0" w:color="auto"/>
      </w:divBdr>
    </w:div>
    <w:div w:id="1350567987">
      <w:bodyDiv w:val="1"/>
      <w:marLeft w:val="0"/>
      <w:marRight w:val="0"/>
      <w:marTop w:val="0"/>
      <w:marBottom w:val="0"/>
      <w:divBdr>
        <w:top w:val="none" w:sz="0" w:space="0" w:color="auto"/>
        <w:left w:val="none" w:sz="0" w:space="0" w:color="auto"/>
        <w:bottom w:val="none" w:sz="0" w:space="0" w:color="auto"/>
        <w:right w:val="none" w:sz="0" w:space="0" w:color="auto"/>
      </w:divBdr>
    </w:div>
    <w:div w:id="1350762851">
      <w:bodyDiv w:val="1"/>
      <w:marLeft w:val="0"/>
      <w:marRight w:val="0"/>
      <w:marTop w:val="0"/>
      <w:marBottom w:val="0"/>
      <w:divBdr>
        <w:top w:val="none" w:sz="0" w:space="0" w:color="auto"/>
        <w:left w:val="none" w:sz="0" w:space="0" w:color="auto"/>
        <w:bottom w:val="none" w:sz="0" w:space="0" w:color="auto"/>
        <w:right w:val="none" w:sz="0" w:space="0" w:color="auto"/>
      </w:divBdr>
    </w:div>
    <w:div w:id="1350988119">
      <w:bodyDiv w:val="1"/>
      <w:marLeft w:val="0"/>
      <w:marRight w:val="0"/>
      <w:marTop w:val="0"/>
      <w:marBottom w:val="0"/>
      <w:divBdr>
        <w:top w:val="none" w:sz="0" w:space="0" w:color="auto"/>
        <w:left w:val="none" w:sz="0" w:space="0" w:color="auto"/>
        <w:bottom w:val="none" w:sz="0" w:space="0" w:color="auto"/>
        <w:right w:val="none" w:sz="0" w:space="0" w:color="auto"/>
      </w:divBdr>
    </w:div>
    <w:div w:id="1351300534">
      <w:bodyDiv w:val="1"/>
      <w:marLeft w:val="0"/>
      <w:marRight w:val="0"/>
      <w:marTop w:val="0"/>
      <w:marBottom w:val="0"/>
      <w:divBdr>
        <w:top w:val="none" w:sz="0" w:space="0" w:color="auto"/>
        <w:left w:val="none" w:sz="0" w:space="0" w:color="auto"/>
        <w:bottom w:val="none" w:sz="0" w:space="0" w:color="auto"/>
        <w:right w:val="none" w:sz="0" w:space="0" w:color="auto"/>
      </w:divBdr>
    </w:div>
    <w:div w:id="1351562945">
      <w:bodyDiv w:val="1"/>
      <w:marLeft w:val="0"/>
      <w:marRight w:val="0"/>
      <w:marTop w:val="0"/>
      <w:marBottom w:val="0"/>
      <w:divBdr>
        <w:top w:val="none" w:sz="0" w:space="0" w:color="auto"/>
        <w:left w:val="none" w:sz="0" w:space="0" w:color="auto"/>
        <w:bottom w:val="none" w:sz="0" w:space="0" w:color="auto"/>
        <w:right w:val="none" w:sz="0" w:space="0" w:color="auto"/>
      </w:divBdr>
    </w:div>
    <w:div w:id="1351754941">
      <w:bodyDiv w:val="1"/>
      <w:marLeft w:val="0"/>
      <w:marRight w:val="0"/>
      <w:marTop w:val="0"/>
      <w:marBottom w:val="0"/>
      <w:divBdr>
        <w:top w:val="none" w:sz="0" w:space="0" w:color="auto"/>
        <w:left w:val="none" w:sz="0" w:space="0" w:color="auto"/>
        <w:bottom w:val="none" w:sz="0" w:space="0" w:color="auto"/>
        <w:right w:val="none" w:sz="0" w:space="0" w:color="auto"/>
      </w:divBdr>
    </w:div>
    <w:div w:id="1351836268">
      <w:bodyDiv w:val="1"/>
      <w:marLeft w:val="0"/>
      <w:marRight w:val="0"/>
      <w:marTop w:val="0"/>
      <w:marBottom w:val="0"/>
      <w:divBdr>
        <w:top w:val="none" w:sz="0" w:space="0" w:color="auto"/>
        <w:left w:val="none" w:sz="0" w:space="0" w:color="auto"/>
        <w:bottom w:val="none" w:sz="0" w:space="0" w:color="auto"/>
        <w:right w:val="none" w:sz="0" w:space="0" w:color="auto"/>
      </w:divBdr>
    </w:div>
    <w:div w:id="1351881024">
      <w:bodyDiv w:val="1"/>
      <w:marLeft w:val="0"/>
      <w:marRight w:val="0"/>
      <w:marTop w:val="0"/>
      <w:marBottom w:val="0"/>
      <w:divBdr>
        <w:top w:val="none" w:sz="0" w:space="0" w:color="auto"/>
        <w:left w:val="none" w:sz="0" w:space="0" w:color="auto"/>
        <w:bottom w:val="none" w:sz="0" w:space="0" w:color="auto"/>
        <w:right w:val="none" w:sz="0" w:space="0" w:color="auto"/>
      </w:divBdr>
    </w:div>
    <w:div w:id="1351951759">
      <w:bodyDiv w:val="1"/>
      <w:marLeft w:val="0"/>
      <w:marRight w:val="0"/>
      <w:marTop w:val="0"/>
      <w:marBottom w:val="0"/>
      <w:divBdr>
        <w:top w:val="none" w:sz="0" w:space="0" w:color="auto"/>
        <w:left w:val="none" w:sz="0" w:space="0" w:color="auto"/>
        <w:bottom w:val="none" w:sz="0" w:space="0" w:color="auto"/>
        <w:right w:val="none" w:sz="0" w:space="0" w:color="auto"/>
      </w:divBdr>
    </w:div>
    <w:div w:id="1352026487">
      <w:bodyDiv w:val="1"/>
      <w:marLeft w:val="0"/>
      <w:marRight w:val="0"/>
      <w:marTop w:val="0"/>
      <w:marBottom w:val="0"/>
      <w:divBdr>
        <w:top w:val="none" w:sz="0" w:space="0" w:color="auto"/>
        <w:left w:val="none" w:sz="0" w:space="0" w:color="auto"/>
        <w:bottom w:val="none" w:sz="0" w:space="0" w:color="auto"/>
        <w:right w:val="none" w:sz="0" w:space="0" w:color="auto"/>
      </w:divBdr>
    </w:div>
    <w:div w:id="1352075430">
      <w:bodyDiv w:val="1"/>
      <w:marLeft w:val="0"/>
      <w:marRight w:val="0"/>
      <w:marTop w:val="0"/>
      <w:marBottom w:val="0"/>
      <w:divBdr>
        <w:top w:val="none" w:sz="0" w:space="0" w:color="auto"/>
        <w:left w:val="none" w:sz="0" w:space="0" w:color="auto"/>
        <w:bottom w:val="none" w:sz="0" w:space="0" w:color="auto"/>
        <w:right w:val="none" w:sz="0" w:space="0" w:color="auto"/>
      </w:divBdr>
    </w:div>
    <w:div w:id="1352220924">
      <w:bodyDiv w:val="1"/>
      <w:marLeft w:val="0"/>
      <w:marRight w:val="0"/>
      <w:marTop w:val="0"/>
      <w:marBottom w:val="0"/>
      <w:divBdr>
        <w:top w:val="none" w:sz="0" w:space="0" w:color="auto"/>
        <w:left w:val="none" w:sz="0" w:space="0" w:color="auto"/>
        <w:bottom w:val="none" w:sz="0" w:space="0" w:color="auto"/>
        <w:right w:val="none" w:sz="0" w:space="0" w:color="auto"/>
      </w:divBdr>
    </w:div>
    <w:div w:id="1352534994">
      <w:bodyDiv w:val="1"/>
      <w:marLeft w:val="0"/>
      <w:marRight w:val="0"/>
      <w:marTop w:val="0"/>
      <w:marBottom w:val="0"/>
      <w:divBdr>
        <w:top w:val="none" w:sz="0" w:space="0" w:color="auto"/>
        <w:left w:val="none" w:sz="0" w:space="0" w:color="auto"/>
        <w:bottom w:val="none" w:sz="0" w:space="0" w:color="auto"/>
        <w:right w:val="none" w:sz="0" w:space="0" w:color="auto"/>
      </w:divBdr>
    </w:div>
    <w:div w:id="1352760547">
      <w:bodyDiv w:val="1"/>
      <w:marLeft w:val="0"/>
      <w:marRight w:val="0"/>
      <w:marTop w:val="0"/>
      <w:marBottom w:val="0"/>
      <w:divBdr>
        <w:top w:val="none" w:sz="0" w:space="0" w:color="auto"/>
        <w:left w:val="none" w:sz="0" w:space="0" w:color="auto"/>
        <w:bottom w:val="none" w:sz="0" w:space="0" w:color="auto"/>
        <w:right w:val="none" w:sz="0" w:space="0" w:color="auto"/>
      </w:divBdr>
    </w:div>
    <w:div w:id="1352999559">
      <w:bodyDiv w:val="1"/>
      <w:marLeft w:val="0"/>
      <w:marRight w:val="0"/>
      <w:marTop w:val="0"/>
      <w:marBottom w:val="0"/>
      <w:divBdr>
        <w:top w:val="none" w:sz="0" w:space="0" w:color="auto"/>
        <w:left w:val="none" w:sz="0" w:space="0" w:color="auto"/>
        <w:bottom w:val="none" w:sz="0" w:space="0" w:color="auto"/>
        <w:right w:val="none" w:sz="0" w:space="0" w:color="auto"/>
      </w:divBdr>
    </w:div>
    <w:div w:id="1353216371">
      <w:bodyDiv w:val="1"/>
      <w:marLeft w:val="0"/>
      <w:marRight w:val="0"/>
      <w:marTop w:val="0"/>
      <w:marBottom w:val="0"/>
      <w:divBdr>
        <w:top w:val="none" w:sz="0" w:space="0" w:color="auto"/>
        <w:left w:val="none" w:sz="0" w:space="0" w:color="auto"/>
        <w:bottom w:val="none" w:sz="0" w:space="0" w:color="auto"/>
        <w:right w:val="none" w:sz="0" w:space="0" w:color="auto"/>
      </w:divBdr>
    </w:div>
    <w:div w:id="1353335932">
      <w:bodyDiv w:val="1"/>
      <w:marLeft w:val="0"/>
      <w:marRight w:val="0"/>
      <w:marTop w:val="0"/>
      <w:marBottom w:val="0"/>
      <w:divBdr>
        <w:top w:val="none" w:sz="0" w:space="0" w:color="auto"/>
        <w:left w:val="none" w:sz="0" w:space="0" w:color="auto"/>
        <w:bottom w:val="none" w:sz="0" w:space="0" w:color="auto"/>
        <w:right w:val="none" w:sz="0" w:space="0" w:color="auto"/>
      </w:divBdr>
    </w:div>
    <w:div w:id="1353384790">
      <w:bodyDiv w:val="1"/>
      <w:marLeft w:val="0"/>
      <w:marRight w:val="0"/>
      <w:marTop w:val="0"/>
      <w:marBottom w:val="0"/>
      <w:divBdr>
        <w:top w:val="none" w:sz="0" w:space="0" w:color="auto"/>
        <w:left w:val="none" w:sz="0" w:space="0" w:color="auto"/>
        <w:bottom w:val="none" w:sz="0" w:space="0" w:color="auto"/>
        <w:right w:val="none" w:sz="0" w:space="0" w:color="auto"/>
      </w:divBdr>
    </w:div>
    <w:div w:id="1353461118">
      <w:bodyDiv w:val="1"/>
      <w:marLeft w:val="0"/>
      <w:marRight w:val="0"/>
      <w:marTop w:val="0"/>
      <w:marBottom w:val="0"/>
      <w:divBdr>
        <w:top w:val="none" w:sz="0" w:space="0" w:color="auto"/>
        <w:left w:val="none" w:sz="0" w:space="0" w:color="auto"/>
        <w:bottom w:val="none" w:sz="0" w:space="0" w:color="auto"/>
        <w:right w:val="none" w:sz="0" w:space="0" w:color="auto"/>
      </w:divBdr>
    </w:div>
    <w:div w:id="1353609162">
      <w:bodyDiv w:val="1"/>
      <w:marLeft w:val="0"/>
      <w:marRight w:val="0"/>
      <w:marTop w:val="0"/>
      <w:marBottom w:val="0"/>
      <w:divBdr>
        <w:top w:val="none" w:sz="0" w:space="0" w:color="auto"/>
        <w:left w:val="none" w:sz="0" w:space="0" w:color="auto"/>
        <w:bottom w:val="none" w:sz="0" w:space="0" w:color="auto"/>
        <w:right w:val="none" w:sz="0" w:space="0" w:color="auto"/>
      </w:divBdr>
    </w:div>
    <w:div w:id="1353799814">
      <w:bodyDiv w:val="1"/>
      <w:marLeft w:val="0"/>
      <w:marRight w:val="0"/>
      <w:marTop w:val="0"/>
      <w:marBottom w:val="0"/>
      <w:divBdr>
        <w:top w:val="none" w:sz="0" w:space="0" w:color="auto"/>
        <w:left w:val="none" w:sz="0" w:space="0" w:color="auto"/>
        <w:bottom w:val="none" w:sz="0" w:space="0" w:color="auto"/>
        <w:right w:val="none" w:sz="0" w:space="0" w:color="auto"/>
      </w:divBdr>
    </w:div>
    <w:div w:id="1353920961">
      <w:bodyDiv w:val="1"/>
      <w:marLeft w:val="0"/>
      <w:marRight w:val="0"/>
      <w:marTop w:val="0"/>
      <w:marBottom w:val="0"/>
      <w:divBdr>
        <w:top w:val="none" w:sz="0" w:space="0" w:color="auto"/>
        <w:left w:val="none" w:sz="0" w:space="0" w:color="auto"/>
        <w:bottom w:val="none" w:sz="0" w:space="0" w:color="auto"/>
        <w:right w:val="none" w:sz="0" w:space="0" w:color="auto"/>
      </w:divBdr>
    </w:div>
    <w:div w:id="1353923658">
      <w:bodyDiv w:val="1"/>
      <w:marLeft w:val="0"/>
      <w:marRight w:val="0"/>
      <w:marTop w:val="0"/>
      <w:marBottom w:val="0"/>
      <w:divBdr>
        <w:top w:val="none" w:sz="0" w:space="0" w:color="auto"/>
        <w:left w:val="none" w:sz="0" w:space="0" w:color="auto"/>
        <w:bottom w:val="none" w:sz="0" w:space="0" w:color="auto"/>
        <w:right w:val="none" w:sz="0" w:space="0" w:color="auto"/>
      </w:divBdr>
    </w:div>
    <w:div w:id="1353992812">
      <w:bodyDiv w:val="1"/>
      <w:marLeft w:val="0"/>
      <w:marRight w:val="0"/>
      <w:marTop w:val="0"/>
      <w:marBottom w:val="0"/>
      <w:divBdr>
        <w:top w:val="none" w:sz="0" w:space="0" w:color="auto"/>
        <w:left w:val="none" w:sz="0" w:space="0" w:color="auto"/>
        <w:bottom w:val="none" w:sz="0" w:space="0" w:color="auto"/>
        <w:right w:val="none" w:sz="0" w:space="0" w:color="auto"/>
      </w:divBdr>
    </w:div>
    <w:div w:id="1354183217">
      <w:bodyDiv w:val="1"/>
      <w:marLeft w:val="0"/>
      <w:marRight w:val="0"/>
      <w:marTop w:val="0"/>
      <w:marBottom w:val="0"/>
      <w:divBdr>
        <w:top w:val="none" w:sz="0" w:space="0" w:color="auto"/>
        <w:left w:val="none" w:sz="0" w:space="0" w:color="auto"/>
        <w:bottom w:val="none" w:sz="0" w:space="0" w:color="auto"/>
        <w:right w:val="none" w:sz="0" w:space="0" w:color="auto"/>
      </w:divBdr>
    </w:div>
    <w:div w:id="1354498305">
      <w:bodyDiv w:val="1"/>
      <w:marLeft w:val="0"/>
      <w:marRight w:val="0"/>
      <w:marTop w:val="0"/>
      <w:marBottom w:val="0"/>
      <w:divBdr>
        <w:top w:val="none" w:sz="0" w:space="0" w:color="auto"/>
        <w:left w:val="none" w:sz="0" w:space="0" w:color="auto"/>
        <w:bottom w:val="none" w:sz="0" w:space="0" w:color="auto"/>
        <w:right w:val="none" w:sz="0" w:space="0" w:color="auto"/>
      </w:divBdr>
    </w:div>
    <w:div w:id="1354529567">
      <w:bodyDiv w:val="1"/>
      <w:marLeft w:val="0"/>
      <w:marRight w:val="0"/>
      <w:marTop w:val="0"/>
      <w:marBottom w:val="0"/>
      <w:divBdr>
        <w:top w:val="none" w:sz="0" w:space="0" w:color="auto"/>
        <w:left w:val="none" w:sz="0" w:space="0" w:color="auto"/>
        <w:bottom w:val="none" w:sz="0" w:space="0" w:color="auto"/>
        <w:right w:val="none" w:sz="0" w:space="0" w:color="auto"/>
      </w:divBdr>
    </w:div>
    <w:div w:id="1354570258">
      <w:bodyDiv w:val="1"/>
      <w:marLeft w:val="0"/>
      <w:marRight w:val="0"/>
      <w:marTop w:val="0"/>
      <w:marBottom w:val="0"/>
      <w:divBdr>
        <w:top w:val="none" w:sz="0" w:space="0" w:color="auto"/>
        <w:left w:val="none" w:sz="0" w:space="0" w:color="auto"/>
        <w:bottom w:val="none" w:sz="0" w:space="0" w:color="auto"/>
        <w:right w:val="none" w:sz="0" w:space="0" w:color="auto"/>
      </w:divBdr>
    </w:div>
    <w:div w:id="1354576287">
      <w:bodyDiv w:val="1"/>
      <w:marLeft w:val="0"/>
      <w:marRight w:val="0"/>
      <w:marTop w:val="0"/>
      <w:marBottom w:val="0"/>
      <w:divBdr>
        <w:top w:val="none" w:sz="0" w:space="0" w:color="auto"/>
        <w:left w:val="none" w:sz="0" w:space="0" w:color="auto"/>
        <w:bottom w:val="none" w:sz="0" w:space="0" w:color="auto"/>
        <w:right w:val="none" w:sz="0" w:space="0" w:color="auto"/>
      </w:divBdr>
    </w:div>
    <w:div w:id="1354721470">
      <w:bodyDiv w:val="1"/>
      <w:marLeft w:val="0"/>
      <w:marRight w:val="0"/>
      <w:marTop w:val="0"/>
      <w:marBottom w:val="0"/>
      <w:divBdr>
        <w:top w:val="none" w:sz="0" w:space="0" w:color="auto"/>
        <w:left w:val="none" w:sz="0" w:space="0" w:color="auto"/>
        <w:bottom w:val="none" w:sz="0" w:space="0" w:color="auto"/>
        <w:right w:val="none" w:sz="0" w:space="0" w:color="auto"/>
      </w:divBdr>
    </w:div>
    <w:div w:id="1354721694">
      <w:bodyDiv w:val="1"/>
      <w:marLeft w:val="0"/>
      <w:marRight w:val="0"/>
      <w:marTop w:val="0"/>
      <w:marBottom w:val="0"/>
      <w:divBdr>
        <w:top w:val="none" w:sz="0" w:space="0" w:color="auto"/>
        <w:left w:val="none" w:sz="0" w:space="0" w:color="auto"/>
        <w:bottom w:val="none" w:sz="0" w:space="0" w:color="auto"/>
        <w:right w:val="none" w:sz="0" w:space="0" w:color="auto"/>
      </w:divBdr>
    </w:div>
    <w:div w:id="1354964777">
      <w:bodyDiv w:val="1"/>
      <w:marLeft w:val="0"/>
      <w:marRight w:val="0"/>
      <w:marTop w:val="0"/>
      <w:marBottom w:val="0"/>
      <w:divBdr>
        <w:top w:val="none" w:sz="0" w:space="0" w:color="auto"/>
        <w:left w:val="none" w:sz="0" w:space="0" w:color="auto"/>
        <w:bottom w:val="none" w:sz="0" w:space="0" w:color="auto"/>
        <w:right w:val="none" w:sz="0" w:space="0" w:color="auto"/>
      </w:divBdr>
    </w:div>
    <w:div w:id="1355114512">
      <w:bodyDiv w:val="1"/>
      <w:marLeft w:val="0"/>
      <w:marRight w:val="0"/>
      <w:marTop w:val="0"/>
      <w:marBottom w:val="0"/>
      <w:divBdr>
        <w:top w:val="none" w:sz="0" w:space="0" w:color="auto"/>
        <w:left w:val="none" w:sz="0" w:space="0" w:color="auto"/>
        <w:bottom w:val="none" w:sz="0" w:space="0" w:color="auto"/>
        <w:right w:val="none" w:sz="0" w:space="0" w:color="auto"/>
      </w:divBdr>
    </w:div>
    <w:div w:id="1355300858">
      <w:bodyDiv w:val="1"/>
      <w:marLeft w:val="0"/>
      <w:marRight w:val="0"/>
      <w:marTop w:val="0"/>
      <w:marBottom w:val="0"/>
      <w:divBdr>
        <w:top w:val="none" w:sz="0" w:space="0" w:color="auto"/>
        <w:left w:val="none" w:sz="0" w:space="0" w:color="auto"/>
        <w:bottom w:val="none" w:sz="0" w:space="0" w:color="auto"/>
        <w:right w:val="none" w:sz="0" w:space="0" w:color="auto"/>
      </w:divBdr>
    </w:div>
    <w:div w:id="1355687664">
      <w:bodyDiv w:val="1"/>
      <w:marLeft w:val="0"/>
      <w:marRight w:val="0"/>
      <w:marTop w:val="0"/>
      <w:marBottom w:val="0"/>
      <w:divBdr>
        <w:top w:val="none" w:sz="0" w:space="0" w:color="auto"/>
        <w:left w:val="none" w:sz="0" w:space="0" w:color="auto"/>
        <w:bottom w:val="none" w:sz="0" w:space="0" w:color="auto"/>
        <w:right w:val="none" w:sz="0" w:space="0" w:color="auto"/>
      </w:divBdr>
    </w:div>
    <w:div w:id="1355694108">
      <w:bodyDiv w:val="1"/>
      <w:marLeft w:val="0"/>
      <w:marRight w:val="0"/>
      <w:marTop w:val="0"/>
      <w:marBottom w:val="0"/>
      <w:divBdr>
        <w:top w:val="none" w:sz="0" w:space="0" w:color="auto"/>
        <w:left w:val="none" w:sz="0" w:space="0" w:color="auto"/>
        <w:bottom w:val="none" w:sz="0" w:space="0" w:color="auto"/>
        <w:right w:val="none" w:sz="0" w:space="0" w:color="auto"/>
      </w:divBdr>
    </w:div>
    <w:div w:id="1355840414">
      <w:bodyDiv w:val="1"/>
      <w:marLeft w:val="0"/>
      <w:marRight w:val="0"/>
      <w:marTop w:val="0"/>
      <w:marBottom w:val="0"/>
      <w:divBdr>
        <w:top w:val="none" w:sz="0" w:space="0" w:color="auto"/>
        <w:left w:val="none" w:sz="0" w:space="0" w:color="auto"/>
        <w:bottom w:val="none" w:sz="0" w:space="0" w:color="auto"/>
        <w:right w:val="none" w:sz="0" w:space="0" w:color="auto"/>
      </w:divBdr>
    </w:div>
    <w:div w:id="1356153800">
      <w:bodyDiv w:val="1"/>
      <w:marLeft w:val="0"/>
      <w:marRight w:val="0"/>
      <w:marTop w:val="0"/>
      <w:marBottom w:val="0"/>
      <w:divBdr>
        <w:top w:val="none" w:sz="0" w:space="0" w:color="auto"/>
        <w:left w:val="none" w:sz="0" w:space="0" w:color="auto"/>
        <w:bottom w:val="none" w:sz="0" w:space="0" w:color="auto"/>
        <w:right w:val="none" w:sz="0" w:space="0" w:color="auto"/>
      </w:divBdr>
    </w:div>
    <w:div w:id="1356418072">
      <w:bodyDiv w:val="1"/>
      <w:marLeft w:val="0"/>
      <w:marRight w:val="0"/>
      <w:marTop w:val="0"/>
      <w:marBottom w:val="0"/>
      <w:divBdr>
        <w:top w:val="none" w:sz="0" w:space="0" w:color="auto"/>
        <w:left w:val="none" w:sz="0" w:space="0" w:color="auto"/>
        <w:bottom w:val="none" w:sz="0" w:space="0" w:color="auto"/>
        <w:right w:val="none" w:sz="0" w:space="0" w:color="auto"/>
      </w:divBdr>
    </w:div>
    <w:div w:id="1356536991">
      <w:bodyDiv w:val="1"/>
      <w:marLeft w:val="0"/>
      <w:marRight w:val="0"/>
      <w:marTop w:val="0"/>
      <w:marBottom w:val="0"/>
      <w:divBdr>
        <w:top w:val="none" w:sz="0" w:space="0" w:color="auto"/>
        <w:left w:val="none" w:sz="0" w:space="0" w:color="auto"/>
        <w:bottom w:val="none" w:sz="0" w:space="0" w:color="auto"/>
        <w:right w:val="none" w:sz="0" w:space="0" w:color="auto"/>
      </w:divBdr>
    </w:div>
    <w:div w:id="1356541854">
      <w:bodyDiv w:val="1"/>
      <w:marLeft w:val="0"/>
      <w:marRight w:val="0"/>
      <w:marTop w:val="0"/>
      <w:marBottom w:val="0"/>
      <w:divBdr>
        <w:top w:val="none" w:sz="0" w:space="0" w:color="auto"/>
        <w:left w:val="none" w:sz="0" w:space="0" w:color="auto"/>
        <w:bottom w:val="none" w:sz="0" w:space="0" w:color="auto"/>
        <w:right w:val="none" w:sz="0" w:space="0" w:color="auto"/>
      </w:divBdr>
    </w:div>
    <w:div w:id="1356730258">
      <w:bodyDiv w:val="1"/>
      <w:marLeft w:val="0"/>
      <w:marRight w:val="0"/>
      <w:marTop w:val="0"/>
      <w:marBottom w:val="0"/>
      <w:divBdr>
        <w:top w:val="none" w:sz="0" w:space="0" w:color="auto"/>
        <w:left w:val="none" w:sz="0" w:space="0" w:color="auto"/>
        <w:bottom w:val="none" w:sz="0" w:space="0" w:color="auto"/>
        <w:right w:val="none" w:sz="0" w:space="0" w:color="auto"/>
      </w:divBdr>
    </w:div>
    <w:div w:id="1357196157">
      <w:bodyDiv w:val="1"/>
      <w:marLeft w:val="0"/>
      <w:marRight w:val="0"/>
      <w:marTop w:val="0"/>
      <w:marBottom w:val="0"/>
      <w:divBdr>
        <w:top w:val="none" w:sz="0" w:space="0" w:color="auto"/>
        <w:left w:val="none" w:sz="0" w:space="0" w:color="auto"/>
        <w:bottom w:val="none" w:sz="0" w:space="0" w:color="auto"/>
        <w:right w:val="none" w:sz="0" w:space="0" w:color="auto"/>
      </w:divBdr>
    </w:div>
    <w:div w:id="1357269471">
      <w:bodyDiv w:val="1"/>
      <w:marLeft w:val="0"/>
      <w:marRight w:val="0"/>
      <w:marTop w:val="0"/>
      <w:marBottom w:val="0"/>
      <w:divBdr>
        <w:top w:val="none" w:sz="0" w:space="0" w:color="auto"/>
        <w:left w:val="none" w:sz="0" w:space="0" w:color="auto"/>
        <w:bottom w:val="none" w:sz="0" w:space="0" w:color="auto"/>
        <w:right w:val="none" w:sz="0" w:space="0" w:color="auto"/>
      </w:divBdr>
    </w:div>
    <w:div w:id="1357540989">
      <w:bodyDiv w:val="1"/>
      <w:marLeft w:val="0"/>
      <w:marRight w:val="0"/>
      <w:marTop w:val="0"/>
      <w:marBottom w:val="0"/>
      <w:divBdr>
        <w:top w:val="none" w:sz="0" w:space="0" w:color="auto"/>
        <w:left w:val="none" w:sz="0" w:space="0" w:color="auto"/>
        <w:bottom w:val="none" w:sz="0" w:space="0" w:color="auto"/>
        <w:right w:val="none" w:sz="0" w:space="0" w:color="auto"/>
      </w:divBdr>
    </w:div>
    <w:div w:id="1358043401">
      <w:bodyDiv w:val="1"/>
      <w:marLeft w:val="0"/>
      <w:marRight w:val="0"/>
      <w:marTop w:val="0"/>
      <w:marBottom w:val="0"/>
      <w:divBdr>
        <w:top w:val="none" w:sz="0" w:space="0" w:color="auto"/>
        <w:left w:val="none" w:sz="0" w:space="0" w:color="auto"/>
        <w:bottom w:val="none" w:sz="0" w:space="0" w:color="auto"/>
        <w:right w:val="none" w:sz="0" w:space="0" w:color="auto"/>
      </w:divBdr>
    </w:div>
    <w:div w:id="1358122526">
      <w:bodyDiv w:val="1"/>
      <w:marLeft w:val="0"/>
      <w:marRight w:val="0"/>
      <w:marTop w:val="0"/>
      <w:marBottom w:val="0"/>
      <w:divBdr>
        <w:top w:val="none" w:sz="0" w:space="0" w:color="auto"/>
        <w:left w:val="none" w:sz="0" w:space="0" w:color="auto"/>
        <w:bottom w:val="none" w:sz="0" w:space="0" w:color="auto"/>
        <w:right w:val="none" w:sz="0" w:space="0" w:color="auto"/>
      </w:divBdr>
    </w:div>
    <w:div w:id="1358196657">
      <w:bodyDiv w:val="1"/>
      <w:marLeft w:val="0"/>
      <w:marRight w:val="0"/>
      <w:marTop w:val="0"/>
      <w:marBottom w:val="0"/>
      <w:divBdr>
        <w:top w:val="none" w:sz="0" w:space="0" w:color="auto"/>
        <w:left w:val="none" w:sz="0" w:space="0" w:color="auto"/>
        <w:bottom w:val="none" w:sz="0" w:space="0" w:color="auto"/>
        <w:right w:val="none" w:sz="0" w:space="0" w:color="auto"/>
      </w:divBdr>
    </w:div>
    <w:div w:id="1358387212">
      <w:bodyDiv w:val="1"/>
      <w:marLeft w:val="0"/>
      <w:marRight w:val="0"/>
      <w:marTop w:val="0"/>
      <w:marBottom w:val="0"/>
      <w:divBdr>
        <w:top w:val="none" w:sz="0" w:space="0" w:color="auto"/>
        <w:left w:val="none" w:sz="0" w:space="0" w:color="auto"/>
        <w:bottom w:val="none" w:sz="0" w:space="0" w:color="auto"/>
        <w:right w:val="none" w:sz="0" w:space="0" w:color="auto"/>
      </w:divBdr>
    </w:div>
    <w:div w:id="1358701938">
      <w:bodyDiv w:val="1"/>
      <w:marLeft w:val="0"/>
      <w:marRight w:val="0"/>
      <w:marTop w:val="0"/>
      <w:marBottom w:val="0"/>
      <w:divBdr>
        <w:top w:val="none" w:sz="0" w:space="0" w:color="auto"/>
        <w:left w:val="none" w:sz="0" w:space="0" w:color="auto"/>
        <w:bottom w:val="none" w:sz="0" w:space="0" w:color="auto"/>
        <w:right w:val="none" w:sz="0" w:space="0" w:color="auto"/>
      </w:divBdr>
    </w:div>
    <w:div w:id="1358896967">
      <w:bodyDiv w:val="1"/>
      <w:marLeft w:val="0"/>
      <w:marRight w:val="0"/>
      <w:marTop w:val="0"/>
      <w:marBottom w:val="0"/>
      <w:divBdr>
        <w:top w:val="none" w:sz="0" w:space="0" w:color="auto"/>
        <w:left w:val="none" w:sz="0" w:space="0" w:color="auto"/>
        <w:bottom w:val="none" w:sz="0" w:space="0" w:color="auto"/>
        <w:right w:val="none" w:sz="0" w:space="0" w:color="auto"/>
      </w:divBdr>
    </w:div>
    <w:div w:id="1358965377">
      <w:bodyDiv w:val="1"/>
      <w:marLeft w:val="0"/>
      <w:marRight w:val="0"/>
      <w:marTop w:val="0"/>
      <w:marBottom w:val="0"/>
      <w:divBdr>
        <w:top w:val="none" w:sz="0" w:space="0" w:color="auto"/>
        <w:left w:val="none" w:sz="0" w:space="0" w:color="auto"/>
        <w:bottom w:val="none" w:sz="0" w:space="0" w:color="auto"/>
        <w:right w:val="none" w:sz="0" w:space="0" w:color="auto"/>
      </w:divBdr>
    </w:div>
    <w:div w:id="1359042672">
      <w:bodyDiv w:val="1"/>
      <w:marLeft w:val="0"/>
      <w:marRight w:val="0"/>
      <w:marTop w:val="0"/>
      <w:marBottom w:val="0"/>
      <w:divBdr>
        <w:top w:val="none" w:sz="0" w:space="0" w:color="auto"/>
        <w:left w:val="none" w:sz="0" w:space="0" w:color="auto"/>
        <w:bottom w:val="none" w:sz="0" w:space="0" w:color="auto"/>
        <w:right w:val="none" w:sz="0" w:space="0" w:color="auto"/>
      </w:divBdr>
    </w:div>
    <w:div w:id="1359114012">
      <w:bodyDiv w:val="1"/>
      <w:marLeft w:val="0"/>
      <w:marRight w:val="0"/>
      <w:marTop w:val="0"/>
      <w:marBottom w:val="0"/>
      <w:divBdr>
        <w:top w:val="none" w:sz="0" w:space="0" w:color="auto"/>
        <w:left w:val="none" w:sz="0" w:space="0" w:color="auto"/>
        <w:bottom w:val="none" w:sz="0" w:space="0" w:color="auto"/>
        <w:right w:val="none" w:sz="0" w:space="0" w:color="auto"/>
      </w:divBdr>
    </w:div>
    <w:div w:id="1359157074">
      <w:bodyDiv w:val="1"/>
      <w:marLeft w:val="0"/>
      <w:marRight w:val="0"/>
      <w:marTop w:val="0"/>
      <w:marBottom w:val="0"/>
      <w:divBdr>
        <w:top w:val="none" w:sz="0" w:space="0" w:color="auto"/>
        <w:left w:val="none" w:sz="0" w:space="0" w:color="auto"/>
        <w:bottom w:val="none" w:sz="0" w:space="0" w:color="auto"/>
        <w:right w:val="none" w:sz="0" w:space="0" w:color="auto"/>
      </w:divBdr>
    </w:div>
    <w:div w:id="1359282950">
      <w:bodyDiv w:val="1"/>
      <w:marLeft w:val="0"/>
      <w:marRight w:val="0"/>
      <w:marTop w:val="0"/>
      <w:marBottom w:val="0"/>
      <w:divBdr>
        <w:top w:val="none" w:sz="0" w:space="0" w:color="auto"/>
        <w:left w:val="none" w:sz="0" w:space="0" w:color="auto"/>
        <w:bottom w:val="none" w:sz="0" w:space="0" w:color="auto"/>
        <w:right w:val="none" w:sz="0" w:space="0" w:color="auto"/>
      </w:divBdr>
    </w:div>
    <w:div w:id="1359349998">
      <w:bodyDiv w:val="1"/>
      <w:marLeft w:val="0"/>
      <w:marRight w:val="0"/>
      <w:marTop w:val="0"/>
      <w:marBottom w:val="0"/>
      <w:divBdr>
        <w:top w:val="none" w:sz="0" w:space="0" w:color="auto"/>
        <w:left w:val="none" w:sz="0" w:space="0" w:color="auto"/>
        <w:bottom w:val="none" w:sz="0" w:space="0" w:color="auto"/>
        <w:right w:val="none" w:sz="0" w:space="0" w:color="auto"/>
      </w:divBdr>
    </w:div>
    <w:div w:id="1359350072">
      <w:bodyDiv w:val="1"/>
      <w:marLeft w:val="0"/>
      <w:marRight w:val="0"/>
      <w:marTop w:val="0"/>
      <w:marBottom w:val="0"/>
      <w:divBdr>
        <w:top w:val="none" w:sz="0" w:space="0" w:color="auto"/>
        <w:left w:val="none" w:sz="0" w:space="0" w:color="auto"/>
        <w:bottom w:val="none" w:sz="0" w:space="0" w:color="auto"/>
        <w:right w:val="none" w:sz="0" w:space="0" w:color="auto"/>
      </w:divBdr>
    </w:div>
    <w:div w:id="1359430289">
      <w:bodyDiv w:val="1"/>
      <w:marLeft w:val="0"/>
      <w:marRight w:val="0"/>
      <w:marTop w:val="0"/>
      <w:marBottom w:val="0"/>
      <w:divBdr>
        <w:top w:val="none" w:sz="0" w:space="0" w:color="auto"/>
        <w:left w:val="none" w:sz="0" w:space="0" w:color="auto"/>
        <w:bottom w:val="none" w:sz="0" w:space="0" w:color="auto"/>
        <w:right w:val="none" w:sz="0" w:space="0" w:color="auto"/>
      </w:divBdr>
    </w:div>
    <w:div w:id="1359431468">
      <w:bodyDiv w:val="1"/>
      <w:marLeft w:val="0"/>
      <w:marRight w:val="0"/>
      <w:marTop w:val="0"/>
      <w:marBottom w:val="0"/>
      <w:divBdr>
        <w:top w:val="none" w:sz="0" w:space="0" w:color="auto"/>
        <w:left w:val="none" w:sz="0" w:space="0" w:color="auto"/>
        <w:bottom w:val="none" w:sz="0" w:space="0" w:color="auto"/>
        <w:right w:val="none" w:sz="0" w:space="0" w:color="auto"/>
      </w:divBdr>
    </w:div>
    <w:div w:id="1359507913">
      <w:bodyDiv w:val="1"/>
      <w:marLeft w:val="0"/>
      <w:marRight w:val="0"/>
      <w:marTop w:val="0"/>
      <w:marBottom w:val="0"/>
      <w:divBdr>
        <w:top w:val="none" w:sz="0" w:space="0" w:color="auto"/>
        <w:left w:val="none" w:sz="0" w:space="0" w:color="auto"/>
        <w:bottom w:val="none" w:sz="0" w:space="0" w:color="auto"/>
        <w:right w:val="none" w:sz="0" w:space="0" w:color="auto"/>
      </w:divBdr>
    </w:div>
    <w:div w:id="1360084016">
      <w:bodyDiv w:val="1"/>
      <w:marLeft w:val="0"/>
      <w:marRight w:val="0"/>
      <w:marTop w:val="0"/>
      <w:marBottom w:val="0"/>
      <w:divBdr>
        <w:top w:val="none" w:sz="0" w:space="0" w:color="auto"/>
        <w:left w:val="none" w:sz="0" w:space="0" w:color="auto"/>
        <w:bottom w:val="none" w:sz="0" w:space="0" w:color="auto"/>
        <w:right w:val="none" w:sz="0" w:space="0" w:color="auto"/>
      </w:divBdr>
    </w:div>
    <w:div w:id="1360348840">
      <w:bodyDiv w:val="1"/>
      <w:marLeft w:val="0"/>
      <w:marRight w:val="0"/>
      <w:marTop w:val="0"/>
      <w:marBottom w:val="0"/>
      <w:divBdr>
        <w:top w:val="none" w:sz="0" w:space="0" w:color="auto"/>
        <w:left w:val="none" w:sz="0" w:space="0" w:color="auto"/>
        <w:bottom w:val="none" w:sz="0" w:space="0" w:color="auto"/>
        <w:right w:val="none" w:sz="0" w:space="0" w:color="auto"/>
      </w:divBdr>
    </w:div>
    <w:div w:id="1360399268">
      <w:bodyDiv w:val="1"/>
      <w:marLeft w:val="0"/>
      <w:marRight w:val="0"/>
      <w:marTop w:val="0"/>
      <w:marBottom w:val="0"/>
      <w:divBdr>
        <w:top w:val="none" w:sz="0" w:space="0" w:color="auto"/>
        <w:left w:val="none" w:sz="0" w:space="0" w:color="auto"/>
        <w:bottom w:val="none" w:sz="0" w:space="0" w:color="auto"/>
        <w:right w:val="none" w:sz="0" w:space="0" w:color="auto"/>
      </w:divBdr>
    </w:div>
    <w:div w:id="1360426621">
      <w:bodyDiv w:val="1"/>
      <w:marLeft w:val="0"/>
      <w:marRight w:val="0"/>
      <w:marTop w:val="0"/>
      <w:marBottom w:val="0"/>
      <w:divBdr>
        <w:top w:val="none" w:sz="0" w:space="0" w:color="auto"/>
        <w:left w:val="none" w:sz="0" w:space="0" w:color="auto"/>
        <w:bottom w:val="none" w:sz="0" w:space="0" w:color="auto"/>
        <w:right w:val="none" w:sz="0" w:space="0" w:color="auto"/>
      </w:divBdr>
    </w:div>
    <w:div w:id="1360665850">
      <w:bodyDiv w:val="1"/>
      <w:marLeft w:val="0"/>
      <w:marRight w:val="0"/>
      <w:marTop w:val="0"/>
      <w:marBottom w:val="0"/>
      <w:divBdr>
        <w:top w:val="none" w:sz="0" w:space="0" w:color="auto"/>
        <w:left w:val="none" w:sz="0" w:space="0" w:color="auto"/>
        <w:bottom w:val="none" w:sz="0" w:space="0" w:color="auto"/>
        <w:right w:val="none" w:sz="0" w:space="0" w:color="auto"/>
      </w:divBdr>
    </w:div>
    <w:div w:id="1361006057">
      <w:bodyDiv w:val="1"/>
      <w:marLeft w:val="0"/>
      <w:marRight w:val="0"/>
      <w:marTop w:val="0"/>
      <w:marBottom w:val="0"/>
      <w:divBdr>
        <w:top w:val="none" w:sz="0" w:space="0" w:color="auto"/>
        <w:left w:val="none" w:sz="0" w:space="0" w:color="auto"/>
        <w:bottom w:val="none" w:sz="0" w:space="0" w:color="auto"/>
        <w:right w:val="none" w:sz="0" w:space="0" w:color="auto"/>
      </w:divBdr>
    </w:div>
    <w:div w:id="1361586165">
      <w:bodyDiv w:val="1"/>
      <w:marLeft w:val="0"/>
      <w:marRight w:val="0"/>
      <w:marTop w:val="0"/>
      <w:marBottom w:val="0"/>
      <w:divBdr>
        <w:top w:val="none" w:sz="0" w:space="0" w:color="auto"/>
        <w:left w:val="none" w:sz="0" w:space="0" w:color="auto"/>
        <w:bottom w:val="none" w:sz="0" w:space="0" w:color="auto"/>
        <w:right w:val="none" w:sz="0" w:space="0" w:color="auto"/>
      </w:divBdr>
    </w:div>
    <w:div w:id="1361975433">
      <w:bodyDiv w:val="1"/>
      <w:marLeft w:val="0"/>
      <w:marRight w:val="0"/>
      <w:marTop w:val="0"/>
      <w:marBottom w:val="0"/>
      <w:divBdr>
        <w:top w:val="none" w:sz="0" w:space="0" w:color="auto"/>
        <w:left w:val="none" w:sz="0" w:space="0" w:color="auto"/>
        <w:bottom w:val="none" w:sz="0" w:space="0" w:color="auto"/>
        <w:right w:val="none" w:sz="0" w:space="0" w:color="auto"/>
      </w:divBdr>
    </w:div>
    <w:div w:id="1362439018">
      <w:bodyDiv w:val="1"/>
      <w:marLeft w:val="0"/>
      <w:marRight w:val="0"/>
      <w:marTop w:val="0"/>
      <w:marBottom w:val="0"/>
      <w:divBdr>
        <w:top w:val="none" w:sz="0" w:space="0" w:color="auto"/>
        <w:left w:val="none" w:sz="0" w:space="0" w:color="auto"/>
        <w:bottom w:val="none" w:sz="0" w:space="0" w:color="auto"/>
        <w:right w:val="none" w:sz="0" w:space="0" w:color="auto"/>
      </w:divBdr>
    </w:div>
    <w:div w:id="1362901197">
      <w:bodyDiv w:val="1"/>
      <w:marLeft w:val="0"/>
      <w:marRight w:val="0"/>
      <w:marTop w:val="0"/>
      <w:marBottom w:val="0"/>
      <w:divBdr>
        <w:top w:val="none" w:sz="0" w:space="0" w:color="auto"/>
        <w:left w:val="none" w:sz="0" w:space="0" w:color="auto"/>
        <w:bottom w:val="none" w:sz="0" w:space="0" w:color="auto"/>
        <w:right w:val="none" w:sz="0" w:space="0" w:color="auto"/>
      </w:divBdr>
    </w:div>
    <w:div w:id="1362976134">
      <w:bodyDiv w:val="1"/>
      <w:marLeft w:val="0"/>
      <w:marRight w:val="0"/>
      <w:marTop w:val="0"/>
      <w:marBottom w:val="0"/>
      <w:divBdr>
        <w:top w:val="none" w:sz="0" w:space="0" w:color="auto"/>
        <w:left w:val="none" w:sz="0" w:space="0" w:color="auto"/>
        <w:bottom w:val="none" w:sz="0" w:space="0" w:color="auto"/>
        <w:right w:val="none" w:sz="0" w:space="0" w:color="auto"/>
      </w:divBdr>
    </w:div>
    <w:div w:id="1363092574">
      <w:bodyDiv w:val="1"/>
      <w:marLeft w:val="0"/>
      <w:marRight w:val="0"/>
      <w:marTop w:val="0"/>
      <w:marBottom w:val="0"/>
      <w:divBdr>
        <w:top w:val="none" w:sz="0" w:space="0" w:color="auto"/>
        <w:left w:val="none" w:sz="0" w:space="0" w:color="auto"/>
        <w:bottom w:val="none" w:sz="0" w:space="0" w:color="auto"/>
        <w:right w:val="none" w:sz="0" w:space="0" w:color="auto"/>
      </w:divBdr>
    </w:div>
    <w:div w:id="1363243769">
      <w:bodyDiv w:val="1"/>
      <w:marLeft w:val="0"/>
      <w:marRight w:val="0"/>
      <w:marTop w:val="0"/>
      <w:marBottom w:val="0"/>
      <w:divBdr>
        <w:top w:val="none" w:sz="0" w:space="0" w:color="auto"/>
        <w:left w:val="none" w:sz="0" w:space="0" w:color="auto"/>
        <w:bottom w:val="none" w:sz="0" w:space="0" w:color="auto"/>
        <w:right w:val="none" w:sz="0" w:space="0" w:color="auto"/>
      </w:divBdr>
    </w:div>
    <w:div w:id="1363288686">
      <w:bodyDiv w:val="1"/>
      <w:marLeft w:val="0"/>
      <w:marRight w:val="0"/>
      <w:marTop w:val="0"/>
      <w:marBottom w:val="0"/>
      <w:divBdr>
        <w:top w:val="none" w:sz="0" w:space="0" w:color="auto"/>
        <w:left w:val="none" w:sz="0" w:space="0" w:color="auto"/>
        <w:bottom w:val="none" w:sz="0" w:space="0" w:color="auto"/>
        <w:right w:val="none" w:sz="0" w:space="0" w:color="auto"/>
      </w:divBdr>
    </w:div>
    <w:div w:id="1363700847">
      <w:bodyDiv w:val="1"/>
      <w:marLeft w:val="0"/>
      <w:marRight w:val="0"/>
      <w:marTop w:val="0"/>
      <w:marBottom w:val="0"/>
      <w:divBdr>
        <w:top w:val="none" w:sz="0" w:space="0" w:color="auto"/>
        <w:left w:val="none" w:sz="0" w:space="0" w:color="auto"/>
        <w:bottom w:val="none" w:sz="0" w:space="0" w:color="auto"/>
        <w:right w:val="none" w:sz="0" w:space="0" w:color="auto"/>
      </w:divBdr>
    </w:div>
    <w:div w:id="1363743747">
      <w:bodyDiv w:val="1"/>
      <w:marLeft w:val="0"/>
      <w:marRight w:val="0"/>
      <w:marTop w:val="0"/>
      <w:marBottom w:val="0"/>
      <w:divBdr>
        <w:top w:val="none" w:sz="0" w:space="0" w:color="auto"/>
        <w:left w:val="none" w:sz="0" w:space="0" w:color="auto"/>
        <w:bottom w:val="none" w:sz="0" w:space="0" w:color="auto"/>
        <w:right w:val="none" w:sz="0" w:space="0" w:color="auto"/>
      </w:divBdr>
    </w:div>
    <w:div w:id="1363752657">
      <w:bodyDiv w:val="1"/>
      <w:marLeft w:val="0"/>
      <w:marRight w:val="0"/>
      <w:marTop w:val="0"/>
      <w:marBottom w:val="0"/>
      <w:divBdr>
        <w:top w:val="none" w:sz="0" w:space="0" w:color="auto"/>
        <w:left w:val="none" w:sz="0" w:space="0" w:color="auto"/>
        <w:bottom w:val="none" w:sz="0" w:space="0" w:color="auto"/>
        <w:right w:val="none" w:sz="0" w:space="0" w:color="auto"/>
      </w:divBdr>
    </w:div>
    <w:div w:id="1363939433">
      <w:bodyDiv w:val="1"/>
      <w:marLeft w:val="0"/>
      <w:marRight w:val="0"/>
      <w:marTop w:val="0"/>
      <w:marBottom w:val="0"/>
      <w:divBdr>
        <w:top w:val="none" w:sz="0" w:space="0" w:color="auto"/>
        <w:left w:val="none" w:sz="0" w:space="0" w:color="auto"/>
        <w:bottom w:val="none" w:sz="0" w:space="0" w:color="auto"/>
        <w:right w:val="none" w:sz="0" w:space="0" w:color="auto"/>
      </w:divBdr>
    </w:div>
    <w:div w:id="1364014118">
      <w:bodyDiv w:val="1"/>
      <w:marLeft w:val="0"/>
      <w:marRight w:val="0"/>
      <w:marTop w:val="0"/>
      <w:marBottom w:val="0"/>
      <w:divBdr>
        <w:top w:val="none" w:sz="0" w:space="0" w:color="auto"/>
        <w:left w:val="none" w:sz="0" w:space="0" w:color="auto"/>
        <w:bottom w:val="none" w:sz="0" w:space="0" w:color="auto"/>
        <w:right w:val="none" w:sz="0" w:space="0" w:color="auto"/>
      </w:divBdr>
    </w:div>
    <w:div w:id="1364019115">
      <w:bodyDiv w:val="1"/>
      <w:marLeft w:val="0"/>
      <w:marRight w:val="0"/>
      <w:marTop w:val="0"/>
      <w:marBottom w:val="0"/>
      <w:divBdr>
        <w:top w:val="none" w:sz="0" w:space="0" w:color="auto"/>
        <w:left w:val="none" w:sz="0" w:space="0" w:color="auto"/>
        <w:bottom w:val="none" w:sz="0" w:space="0" w:color="auto"/>
        <w:right w:val="none" w:sz="0" w:space="0" w:color="auto"/>
      </w:divBdr>
    </w:div>
    <w:div w:id="1364330149">
      <w:bodyDiv w:val="1"/>
      <w:marLeft w:val="0"/>
      <w:marRight w:val="0"/>
      <w:marTop w:val="0"/>
      <w:marBottom w:val="0"/>
      <w:divBdr>
        <w:top w:val="none" w:sz="0" w:space="0" w:color="auto"/>
        <w:left w:val="none" w:sz="0" w:space="0" w:color="auto"/>
        <w:bottom w:val="none" w:sz="0" w:space="0" w:color="auto"/>
        <w:right w:val="none" w:sz="0" w:space="0" w:color="auto"/>
      </w:divBdr>
    </w:div>
    <w:div w:id="1365137353">
      <w:bodyDiv w:val="1"/>
      <w:marLeft w:val="0"/>
      <w:marRight w:val="0"/>
      <w:marTop w:val="0"/>
      <w:marBottom w:val="0"/>
      <w:divBdr>
        <w:top w:val="none" w:sz="0" w:space="0" w:color="auto"/>
        <w:left w:val="none" w:sz="0" w:space="0" w:color="auto"/>
        <w:bottom w:val="none" w:sz="0" w:space="0" w:color="auto"/>
        <w:right w:val="none" w:sz="0" w:space="0" w:color="auto"/>
      </w:divBdr>
    </w:div>
    <w:div w:id="1365208098">
      <w:bodyDiv w:val="1"/>
      <w:marLeft w:val="0"/>
      <w:marRight w:val="0"/>
      <w:marTop w:val="0"/>
      <w:marBottom w:val="0"/>
      <w:divBdr>
        <w:top w:val="none" w:sz="0" w:space="0" w:color="auto"/>
        <w:left w:val="none" w:sz="0" w:space="0" w:color="auto"/>
        <w:bottom w:val="none" w:sz="0" w:space="0" w:color="auto"/>
        <w:right w:val="none" w:sz="0" w:space="0" w:color="auto"/>
      </w:divBdr>
    </w:div>
    <w:div w:id="1365596108">
      <w:bodyDiv w:val="1"/>
      <w:marLeft w:val="0"/>
      <w:marRight w:val="0"/>
      <w:marTop w:val="0"/>
      <w:marBottom w:val="0"/>
      <w:divBdr>
        <w:top w:val="none" w:sz="0" w:space="0" w:color="auto"/>
        <w:left w:val="none" w:sz="0" w:space="0" w:color="auto"/>
        <w:bottom w:val="none" w:sz="0" w:space="0" w:color="auto"/>
        <w:right w:val="none" w:sz="0" w:space="0" w:color="auto"/>
      </w:divBdr>
    </w:div>
    <w:div w:id="1365639747">
      <w:bodyDiv w:val="1"/>
      <w:marLeft w:val="0"/>
      <w:marRight w:val="0"/>
      <w:marTop w:val="0"/>
      <w:marBottom w:val="0"/>
      <w:divBdr>
        <w:top w:val="none" w:sz="0" w:space="0" w:color="auto"/>
        <w:left w:val="none" w:sz="0" w:space="0" w:color="auto"/>
        <w:bottom w:val="none" w:sz="0" w:space="0" w:color="auto"/>
        <w:right w:val="none" w:sz="0" w:space="0" w:color="auto"/>
      </w:divBdr>
    </w:div>
    <w:div w:id="1365640013">
      <w:bodyDiv w:val="1"/>
      <w:marLeft w:val="0"/>
      <w:marRight w:val="0"/>
      <w:marTop w:val="0"/>
      <w:marBottom w:val="0"/>
      <w:divBdr>
        <w:top w:val="none" w:sz="0" w:space="0" w:color="auto"/>
        <w:left w:val="none" w:sz="0" w:space="0" w:color="auto"/>
        <w:bottom w:val="none" w:sz="0" w:space="0" w:color="auto"/>
        <w:right w:val="none" w:sz="0" w:space="0" w:color="auto"/>
      </w:divBdr>
    </w:div>
    <w:div w:id="1365667259">
      <w:bodyDiv w:val="1"/>
      <w:marLeft w:val="0"/>
      <w:marRight w:val="0"/>
      <w:marTop w:val="0"/>
      <w:marBottom w:val="0"/>
      <w:divBdr>
        <w:top w:val="none" w:sz="0" w:space="0" w:color="auto"/>
        <w:left w:val="none" w:sz="0" w:space="0" w:color="auto"/>
        <w:bottom w:val="none" w:sz="0" w:space="0" w:color="auto"/>
        <w:right w:val="none" w:sz="0" w:space="0" w:color="auto"/>
      </w:divBdr>
    </w:div>
    <w:div w:id="1365786641">
      <w:bodyDiv w:val="1"/>
      <w:marLeft w:val="0"/>
      <w:marRight w:val="0"/>
      <w:marTop w:val="0"/>
      <w:marBottom w:val="0"/>
      <w:divBdr>
        <w:top w:val="none" w:sz="0" w:space="0" w:color="auto"/>
        <w:left w:val="none" w:sz="0" w:space="0" w:color="auto"/>
        <w:bottom w:val="none" w:sz="0" w:space="0" w:color="auto"/>
        <w:right w:val="none" w:sz="0" w:space="0" w:color="auto"/>
      </w:divBdr>
    </w:div>
    <w:div w:id="1365860646">
      <w:bodyDiv w:val="1"/>
      <w:marLeft w:val="0"/>
      <w:marRight w:val="0"/>
      <w:marTop w:val="0"/>
      <w:marBottom w:val="0"/>
      <w:divBdr>
        <w:top w:val="none" w:sz="0" w:space="0" w:color="auto"/>
        <w:left w:val="none" w:sz="0" w:space="0" w:color="auto"/>
        <w:bottom w:val="none" w:sz="0" w:space="0" w:color="auto"/>
        <w:right w:val="none" w:sz="0" w:space="0" w:color="auto"/>
      </w:divBdr>
    </w:div>
    <w:div w:id="1365864279">
      <w:bodyDiv w:val="1"/>
      <w:marLeft w:val="0"/>
      <w:marRight w:val="0"/>
      <w:marTop w:val="0"/>
      <w:marBottom w:val="0"/>
      <w:divBdr>
        <w:top w:val="none" w:sz="0" w:space="0" w:color="auto"/>
        <w:left w:val="none" w:sz="0" w:space="0" w:color="auto"/>
        <w:bottom w:val="none" w:sz="0" w:space="0" w:color="auto"/>
        <w:right w:val="none" w:sz="0" w:space="0" w:color="auto"/>
      </w:divBdr>
    </w:div>
    <w:div w:id="1366057500">
      <w:bodyDiv w:val="1"/>
      <w:marLeft w:val="0"/>
      <w:marRight w:val="0"/>
      <w:marTop w:val="0"/>
      <w:marBottom w:val="0"/>
      <w:divBdr>
        <w:top w:val="none" w:sz="0" w:space="0" w:color="auto"/>
        <w:left w:val="none" w:sz="0" w:space="0" w:color="auto"/>
        <w:bottom w:val="none" w:sz="0" w:space="0" w:color="auto"/>
        <w:right w:val="none" w:sz="0" w:space="0" w:color="auto"/>
      </w:divBdr>
    </w:div>
    <w:div w:id="1366102937">
      <w:bodyDiv w:val="1"/>
      <w:marLeft w:val="0"/>
      <w:marRight w:val="0"/>
      <w:marTop w:val="0"/>
      <w:marBottom w:val="0"/>
      <w:divBdr>
        <w:top w:val="none" w:sz="0" w:space="0" w:color="auto"/>
        <w:left w:val="none" w:sz="0" w:space="0" w:color="auto"/>
        <w:bottom w:val="none" w:sz="0" w:space="0" w:color="auto"/>
        <w:right w:val="none" w:sz="0" w:space="0" w:color="auto"/>
      </w:divBdr>
    </w:div>
    <w:div w:id="1366632987">
      <w:bodyDiv w:val="1"/>
      <w:marLeft w:val="0"/>
      <w:marRight w:val="0"/>
      <w:marTop w:val="0"/>
      <w:marBottom w:val="0"/>
      <w:divBdr>
        <w:top w:val="none" w:sz="0" w:space="0" w:color="auto"/>
        <w:left w:val="none" w:sz="0" w:space="0" w:color="auto"/>
        <w:bottom w:val="none" w:sz="0" w:space="0" w:color="auto"/>
        <w:right w:val="none" w:sz="0" w:space="0" w:color="auto"/>
      </w:divBdr>
    </w:div>
    <w:div w:id="1366711557">
      <w:bodyDiv w:val="1"/>
      <w:marLeft w:val="0"/>
      <w:marRight w:val="0"/>
      <w:marTop w:val="0"/>
      <w:marBottom w:val="0"/>
      <w:divBdr>
        <w:top w:val="none" w:sz="0" w:space="0" w:color="auto"/>
        <w:left w:val="none" w:sz="0" w:space="0" w:color="auto"/>
        <w:bottom w:val="none" w:sz="0" w:space="0" w:color="auto"/>
        <w:right w:val="none" w:sz="0" w:space="0" w:color="auto"/>
      </w:divBdr>
    </w:div>
    <w:div w:id="1366713183">
      <w:bodyDiv w:val="1"/>
      <w:marLeft w:val="0"/>
      <w:marRight w:val="0"/>
      <w:marTop w:val="0"/>
      <w:marBottom w:val="0"/>
      <w:divBdr>
        <w:top w:val="none" w:sz="0" w:space="0" w:color="auto"/>
        <w:left w:val="none" w:sz="0" w:space="0" w:color="auto"/>
        <w:bottom w:val="none" w:sz="0" w:space="0" w:color="auto"/>
        <w:right w:val="none" w:sz="0" w:space="0" w:color="auto"/>
      </w:divBdr>
    </w:div>
    <w:div w:id="1367368822">
      <w:bodyDiv w:val="1"/>
      <w:marLeft w:val="0"/>
      <w:marRight w:val="0"/>
      <w:marTop w:val="0"/>
      <w:marBottom w:val="0"/>
      <w:divBdr>
        <w:top w:val="none" w:sz="0" w:space="0" w:color="auto"/>
        <w:left w:val="none" w:sz="0" w:space="0" w:color="auto"/>
        <w:bottom w:val="none" w:sz="0" w:space="0" w:color="auto"/>
        <w:right w:val="none" w:sz="0" w:space="0" w:color="auto"/>
      </w:divBdr>
    </w:div>
    <w:div w:id="1367753901">
      <w:bodyDiv w:val="1"/>
      <w:marLeft w:val="0"/>
      <w:marRight w:val="0"/>
      <w:marTop w:val="0"/>
      <w:marBottom w:val="0"/>
      <w:divBdr>
        <w:top w:val="none" w:sz="0" w:space="0" w:color="auto"/>
        <w:left w:val="none" w:sz="0" w:space="0" w:color="auto"/>
        <w:bottom w:val="none" w:sz="0" w:space="0" w:color="auto"/>
        <w:right w:val="none" w:sz="0" w:space="0" w:color="auto"/>
      </w:divBdr>
    </w:div>
    <w:div w:id="1367759015">
      <w:bodyDiv w:val="1"/>
      <w:marLeft w:val="0"/>
      <w:marRight w:val="0"/>
      <w:marTop w:val="0"/>
      <w:marBottom w:val="0"/>
      <w:divBdr>
        <w:top w:val="none" w:sz="0" w:space="0" w:color="auto"/>
        <w:left w:val="none" w:sz="0" w:space="0" w:color="auto"/>
        <w:bottom w:val="none" w:sz="0" w:space="0" w:color="auto"/>
        <w:right w:val="none" w:sz="0" w:space="0" w:color="auto"/>
      </w:divBdr>
    </w:div>
    <w:div w:id="1367801932">
      <w:bodyDiv w:val="1"/>
      <w:marLeft w:val="0"/>
      <w:marRight w:val="0"/>
      <w:marTop w:val="0"/>
      <w:marBottom w:val="0"/>
      <w:divBdr>
        <w:top w:val="none" w:sz="0" w:space="0" w:color="auto"/>
        <w:left w:val="none" w:sz="0" w:space="0" w:color="auto"/>
        <w:bottom w:val="none" w:sz="0" w:space="0" w:color="auto"/>
        <w:right w:val="none" w:sz="0" w:space="0" w:color="auto"/>
      </w:divBdr>
    </w:div>
    <w:div w:id="1368221645">
      <w:bodyDiv w:val="1"/>
      <w:marLeft w:val="0"/>
      <w:marRight w:val="0"/>
      <w:marTop w:val="0"/>
      <w:marBottom w:val="0"/>
      <w:divBdr>
        <w:top w:val="none" w:sz="0" w:space="0" w:color="auto"/>
        <w:left w:val="none" w:sz="0" w:space="0" w:color="auto"/>
        <w:bottom w:val="none" w:sz="0" w:space="0" w:color="auto"/>
        <w:right w:val="none" w:sz="0" w:space="0" w:color="auto"/>
      </w:divBdr>
    </w:div>
    <w:div w:id="1368264303">
      <w:bodyDiv w:val="1"/>
      <w:marLeft w:val="0"/>
      <w:marRight w:val="0"/>
      <w:marTop w:val="0"/>
      <w:marBottom w:val="0"/>
      <w:divBdr>
        <w:top w:val="none" w:sz="0" w:space="0" w:color="auto"/>
        <w:left w:val="none" w:sz="0" w:space="0" w:color="auto"/>
        <w:bottom w:val="none" w:sz="0" w:space="0" w:color="auto"/>
        <w:right w:val="none" w:sz="0" w:space="0" w:color="auto"/>
      </w:divBdr>
    </w:div>
    <w:div w:id="1368336915">
      <w:bodyDiv w:val="1"/>
      <w:marLeft w:val="0"/>
      <w:marRight w:val="0"/>
      <w:marTop w:val="0"/>
      <w:marBottom w:val="0"/>
      <w:divBdr>
        <w:top w:val="none" w:sz="0" w:space="0" w:color="auto"/>
        <w:left w:val="none" w:sz="0" w:space="0" w:color="auto"/>
        <w:bottom w:val="none" w:sz="0" w:space="0" w:color="auto"/>
        <w:right w:val="none" w:sz="0" w:space="0" w:color="auto"/>
      </w:divBdr>
    </w:div>
    <w:div w:id="1368410795">
      <w:bodyDiv w:val="1"/>
      <w:marLeft w:val="0"/>
      <w:marRight w:val="0"/>
      <w:marTop w:val="0"/>
      <w:marBottom w:val="0"/>
      <w:divBdr>
        <w:top w:val="none" w:sz="0" w:space="0" w:color="auto"/>
        <w:left w:val="none" w:sz="0" w:space="0" w:color="auto"/>
        <w:bottom w:val="none" w:sz="0" w:space="0" w:color="auto"/>
        <w:right w:val="none" w:sz="0" w:space="0" w:color="auto"/>
      </w:divBdr>
    </w:div>
    <w:div w:id="1368481731">
      <w:bodyDiv w:val="1"/>
      <w:marLeft w:val="0"/>
      <w:marRight w:val="0"/>
      <w:marTop w:val="0"/>
      <w:marBottom w:val="0"/>
      <w:divBdr>
        <w:top w:val="none" w:sz="0" w:space="0" w:color="auto"/>
        <w:left w:val="none" w:sz="0" w:space="0" w:color="auto"/>
        <w:bottom w:val="none" w:sz="0" w:space="0" w:color="auto"/>
        <w:right w:val="none" w:sz="0" w:space="0" w:color="auto"/>
      </w:divBdr>
    </w:div>
    <w:div w:id="1368987034">
      <w:bodyDiv w:val="1"/>
      <w:marLeft w:val="0"/>
      <w:marRight w:val="0"/>
      <w:marTop w:val="0"/>
      <w:marBottom w:val="0"/>
      <w:divBdr>
        <w:top w:val="none" w:sz="0" w:space="0" w:color="auto"/>
        <w:left w:val="none" w:sz="0" w:space="0" w:color="auto"/>
        <w:bottom w:val="none" w:sz="0" w:space="0" w:color="auto"/>
        <w:right w:val="none" w:sz="0" w:space="0" w:color="auto"/>
      </w:divBdr>
    </w:div>
    <w:div w:id="1369263505">
      <w:bodyDiv w:val="1"/>
      <w:marLeft w:val="0"/>
      <w:marRight w:val="0"/>
      <w:marTop w:val="0"/>
      <w:marBottom w:val="0"/>
      <w:divBdr>
        <w:top w:val="none" w:sz="0" w:space="0" w:color="auto"/>
        <w:left w:val="none" w:sz="0" w:space="0" w:color="auto"/>
        <w:bottom w:val="none" w:sz="0" w:space="0" w:color="auto"/>
        <w:right w:val="none" w:sz="0" w:space="0" w:color="auto"/>
      </w:divBdr>
    </w:div>
    <w:div w:id="1369449435">
      <w:bodyDiv w:val="1"/>
      <w:marLeft w:val="0"/>
      <w:marRight w:val="0"/>
      <w:marTop w:val="0"/>
      <w:marBottom w:val="0"/>
      <w:divBdr>
        <w:top w:val="none" w:sz="0" w:space="0" w:color="auto"/>
        <w:left w:val="none" w:sz="0" w:space="0" w:color="auto"/>
        <w:bottom w:val="none" w:sz="0" w:space="0" w:color="auto"/>
        <w:right w:val="none" w:sz="0" w:space="0" w:color="auto"/>
      </w:divBdr>
    </w:div>
    <w:div w:id="1369528393">
      <w:bodyDiv w:val="1"/>
      <w:marLeft w:val="0"/>
      <w:marRight w:val="0"/>
      <w:marTop w:val="0"/>
      <w:marBottom w:val="0"/>
      <w:divBdr>
        <w:top w:val="none" w:sz="0" w:space="0" w:color="auto"/>
        <w:left w:val="none" w:sz="0" w:space="0" w:color="auto"/>
        <w:bottom w:val="none" w:sz="0" w:space="0" w:color="auto"/>
        <w:right w:val="none" w:sz="0" w:space="0" w:color="auto"/>
      </w:divBdr>
    </w:div>
    <w:div w:id="1369603292">
      <w:bodyDiv w:val="1"/>
      <w:marLeft w:val="0"/>
      <w:marRight w:val="0"/>
      <w:marTop w:val="0"/>
      <w:marBottom w:val="0"/>
      <w:divBdr>
        <w:top w:val="none" w:sz="0" w:space="0" w:color="auto"/>
        <w:left w:val="none" w:sz="0" w:space="0" w:color="auto"/>
        <w:bottom w:val="none" w:sz="0" w:space="0" w:color="auto"/>
        <w:right w:val="none" w:sz="0" w:space="0" w:color="auto"/>
      </w:divBdr>
    </w:div>
    <w:div w:id="1369791696">
      <w:bodyDiv w:val="1"/>
      <w:marLeft w:val="0"/>
      <w:marRight w:val="0"/>
      <w:marTop w:val="0"/>
      <w:marBottom w:val="0"/>
      <w:divBdr>
        <w:top w:val="none" w:sz="0" w:space="0" w:color="auto"/>
        <w:left w:val="none" w:sz="0" w:space="0" w:color="auto"/>
        <w:bottom w:val="none" w:sz="0" w:space="0" w:color="auto"/>
        <w:right w:val="none" w:sz="0" w:space="0" w:color="auto"/>
      </w:divBdr>
    </w:div>
    <w:div w:id="1370033900">
      <w:bodyDiv w:val="1"/>
      <w:marLeft w:val="0"/>
      <w:marRight w:val="0"/>
      <w:marTop w:val="0"/>
      <w:marBottom w:val="0"/>
      <w:divBdr>
        <w:top w:val="none" w:sz="0" w:space="0" w:color="auto"/>
        <w:left w:val="none" w:sz="0" w:space="0" w:color="auto"/>
        <w:bottom w:val="none" w:sz="0" w:space="0" w:color="auto"/>
        <w:right w:val="none" w:sz="0" w:space="0" w:color="auto"/>
      </w:divBdr>
    </w:div>
    <w:div w:id="1370178301">
      <w:bodyDiv w:val="1"/>
      <w:marLeft w:val="0"/>
      <w:marRight w:val="0"/>
      <w:marTop w:val="0"/>
      <w:marBottom w:val="0"/>
      <w:divBdr>
        <w:top w:val="none" w:sz="0" w:space="0" w:color="auto"/>
        <w:left w:val="none" w:sz="0" w:space="0" w:color="auto"/>
        <w:bottom w:val="none" w:sz="0" w:space="0" w:color="auto"/>
        <w:right w:val="none" w:sz="0" w:space="0" w:color="auto"/>
      </w:divBdr>
    </w:div>
    <w:div w:id="1370302870">
      <w:bodyDiv w:val="1"/>
      <w:marLeft w:val="0"/>
      <w:marRight w:val="0"/>
      <w:marTop w:val="0"/>
      <w:marBottom w:val="0"/>
      <w:divBdr>
        <w:top w:val="none" w:sz="0" w:space="0" w:color="auto"/>
        <w:left w:val="none" w:sz="0" w:space="0" w:color="auto"/>
        <w:bottom w:val="none" w:sz="0" w:space="0" w:color="auto"/>
        <w:right w:val="none" w:sz="0" w:space="0" w:color="auto"/>
      </w:divBdr>
    </w:div>
    <w:div w:id="1370304463">
      <w:bodyDiv w:val="1"/>
      <w:marLeft w:val="0"/>
      <w:marRight w:val="0"/>
      <w:marTop w:val="0"/>
      <w:marBottom w:val="0"/>
      <w:divBdr>
        <w:top w:val="none" w:sz="0" w:space="0" w:color="auto"/>
        <w:left w:val="none" w:sz="0" w:space="0" w:color="auto"/>
        <w:bottom w:val="none" w:sz="0" w:space="0" w:color="auto"/>
        <w:right w:val="none" w:sz="0" w:space="0" w:color="auto"/>
      </w:divBdr>
    </w:div>
    <w:div w:id="1370959986">
      <w:bodyDiv w:val="1"/>
      <w:marLeft w:val="0"/>
      <w:marRight w:val="0"/>
      <w:marTop w:val="0"/>
      <w:marBottom w:val="0"/>
      <w:divBdr>
        <w:top w:val="none" w:sz="0" w:space="0" w:color="auto"/>
        <w:left w:val="none" w:sz="0" w:space="0" w:color="auto"/>
        <w:bottom w:val="none" w:sz="0" w:space="0" w:color="auto"/>
        <w:right w:val="none" w:sz="0" w:space="0" w:color="auto"/>
      </w:divBdr>
    </w:div>
    <w:div w:id="1371221566">
      <w:bodyDiv w:val="1"/>
      <w:marLeft w:val="0"/>
      <w:marRight w:val="0"/>
      <w:marTop w:val="0"/>
      <w:marBottom w:val="0"/>
      <w:divBdr>
        <w:top w:val="none" w:sz="0" w:space="0" w:color="auto"/>
        <w:left w:val="none" w:sz="0" w:space="0" w:color="auto"/>
        <w:bottom w:val="none" w:sz="0" w:space="0" w:color="auto"/>
        <w:right w:val="none" w:sz="0" w:space="0" w:color="auto"/>
      </w:divBdr>
    </w:div>
    <w:div w:id="1371370539">
      <w:bodyDiv w:val="1"/>
      <w:marLeft w:val="0"/>
      <w:marRight w:val="0"/>
      <w:marTop w:val="0"/>
      <w:marBottom w:val="0"/>
      <w:divBdr>
        <w:top w:val="none" w:sz="0" w:space="0" w:color="auto"/>
        <w:left w:val="none" w:sz="0" w:space="0" w:color="auto"/>
        <w:bottom w:val="none" w:sz="0" w:space="0" w:color="auto"/>
        <w:right w:val="none" w:sz="0" w:space="0" w:color="auto"/>
      </w:divBdr>
    </w:div>
    <w:div w:id="1371610394">
      <w:bodyDiv w:val="1"/>
      <w:marLeft w:val="0"/>
      <w:marRight w:val="0"/>
      <w:marTop w:val="0"/>
      <w:marBottom w:val="0"/>
      <w:divBdr>
        <w:top w:val="none" w:sz="0" w:space="0" w:color="auto"/>
        <w:left w:val="none" w:sz="0" w:space="0" w:color="auto"/>
        <w:bottom w:val="none" w:sz="0" w:space="0" w:color="auto"/>
        <w:right w:val="none" w:sz="0" w:space="0" w:color="auto"/>
      </w:divBdr>
    </w:div>
    <w:div w:id="1371614319">
      <w:bodyDiv w:val="1"/>
      <w:marLeft w:val="0"/>
      <w:marRight w:val="0"/>
      <w:marTop w:val="0"/>
      <w:marBottom w:val="0"/>
      <w:divBdr>
        <w:top w:val="none" w:sz="0" w:space="0" w:color="auto"/>
        <w:left w:val="none" w:sz="0" w:space="0" w:color="auto"/>
        <w:bottom w:val="none" w:sz="0" w:space="0" w:color="auto"/>
        <w:right w:val="none" w:sz="0" w:space="0" w:color="auto"/>
      </w:divBdr>
    </w:div>
    <w:div w:id="1371803674">
      <w:bodyDiv w:val="1"/>
      <w:marLeft w:val="0"/>
      <w:marRight w:val="0"/>
      <w:marTop w:val="0"/>
      <w:marBottom w:val="0"/>
      <w:divBdr>
        <w:top w:val="none" w:sz="0" w:space="0" w:color="auto"/>
        <w:left w:val="none" w:sz="0" w:space="0" w:color="auto"/>
        <w:bottom w:val="none" w:sz="0" w:space="0" w:color="auto"/>
        <w:right w:val="none" w:sz="0" w:space="0" w:color="auto"/>
      </w:divBdr>
    </w:div>
    <w:div w:id="1372069514">
      <w:bodyDiv w:val="1"/>
      <w:marLeft w:val="0"/>
      <w:marRight w:val="0"/>
      <w:marTop w:val="0"/>
      <w:marBottom w:val="0"/>
      <w:divBdr>
        <w:top w:val="none" w:sz="0" w:space="0" w:color="auto"/>
        <w:left w:val="none" w:sz="0" w:space="0" w:color="auto"/>
        <w:bottom w:val="none" w:sz="0" w:space="0" w:color="auto"/>
        <w:right w:val="none" w:sz="0" w:space="0" w:color="auto"/>
      </w:divBdr>
    </w:div>
    <w:div w:id="1372413028">
      <w:bodyDiv w:val="1"/>
      <w:marLeft w:val="0"/>
      <w:marRight w:val="0"/>
      <w:marTop w:val="0"/>
      <w:marBottom w:val="0"/>
      <w:divBdr>
        <w:top w:val="none" w:sz="0" w:space="0" w:color="auto"/>
        <w:left w:val="none" w:sz="0" w:space="0" w:color="auto"/>
        <w:bottom w:val="none" w:sz="0" w:space="0" w:color="auto"/>
        <w:right w:val="none" w:sz="0" w:space="0" w:color="auto"/>
      </w:divBdr>
    </w:div>
    <w:div w:id="1372459123">
      <w:bodyDiv w:val="1"/>
      <w:marLeft w:val="0"/>
      <w:marRight w:val="0"/>
      <w:marTop w:val="0"/>
      <w:marBottom w:val="0"/>
      <w:divBdr>
        <w:top w:val="none" w:sz="0" w:space="0" w:color="auto"/>
        <w:left w:val="none" w:sz="0" w:space="0" w:color="auto"/>
        <w:bottom w:val="none" w:sz="0" w:space="0" w:color="auto"/>
        <w:right w:val="none" w:sz="0" w:space="0" w:color="auto"/>
      </w:divBdr>
    </w:div>
    <w:div w:id="1372799215">
      <w:bodyDiv w:val="1"/>
      <w:marLeft w:val="0"/>
      <w:marRight w:val="0"/>
      <w:marTop w:val="0"/>
      <w:marBottom w:val="0"/>
      <w:divBdr>
        <w:top w:val="none" w:sz="0" w:space="0" w:color="auto"/>
        <w:left w:val="none" w:sz="0" w:space="0" w:color="auto"/>
        <w:bottom w:val="none" w:sz="0" w:space="0" w:color="auto"/>
        <w:right w:val="none" w:sz="0" w:space="0" w:color="auto"/>
      </w:divBdr>
    </w:div>
    <w:div w:id="1373074515">
      <w:bodyDiv w:val="1"/>
      <w:marLeft w:val="0"/>
      <w:marRight w:val="0"/>
      <w:marTop w:val="0"/>
      <w:marBottom w:val="0"/>
      <w:divBdr>
        <w:top w:val="none" w:sz="0" w:space="0" w:color="auto"/>
        <w:left w:val="none" w:sz="0" w:space="0" w:color="auto"/>
        <w:bottom w:val="none" w:sz="0" w:space="0" w:color="auto"/>
        <w:right w:val="none" w:sz="0" w:space="0" w:color="auto"/>
      </w:divBdr>
    </w:div>
    <w:div w:id="1373075690">
      <w:bodyDiv w:val="1"/>
      <w:marLeft w:val="0"/>
      <w:marRight w:val="0"/>
      <w:marTop w:val="0"/>
      <w:marBottom w:val="0"/>
      <w:divBdr>
        <w:top w:val="none" w:sz="0" w:space="0" w:color="auto"/>
        <w:left w:val="none" w:sz="0" w:space="0" w:color="auto"/>
        <w:bottom w:val="none" w:sz="0" w:space="0" w:color="auto"/>
        <w:right w:val="none" w:sz="0" w:space="0" w:color="auto"/>
      </w:divBdr>
    </w:div>
    <w:div w:id="1373111972">
      <w:bodyDiv w:val="1"/>
      <w:marLeft w:val="0"/>
      <w:marRight w:val="0"/>
      <w:marTop w:val="0"/>
      <w:marBottom w:val="0"/>
      <w:divBdr>
        <w:top w:val="none" w:sz="0" w:space="0" w:color="auto"/>
        <w:left w:val="none" w:sz="0" w:space="0" w:color="auto"/>
        <w:bottom w:val="none" w:sz="0" w:space="0" w:color="auto"/>
        <w:right w:val="none" w:sz="0" w:space="0" w:color="auto"/>
      </w:divBdr>
    </w:div>
    <w:div w:id="1373267056">
      <w:bodyDiv w:val="1"/>
      <w:marLeft w:val="0"/>
      <w:marRight w:val="0"/>
      <w:marTop w:val="0"/>
      <w:marBottom w:val="0"/>
      <w:divBdr>
        <w:top w:val="none" w:sz="0" w:space="0" w:color="auto"/>
        <w:left w:val="none" w:sz="0" w:space="0" w:color="auto"/>
        <w:bottom w:val="none" w:sz="0" w:space="0" w:color="auto"/>
        <w:right w:val="none" w:sz="0" w:space="0" w:color="auto"/>
      </w:divBdr>
    </w:div>
    <w:div w:id="1373530389">
      <w:bodyDiv w:val="1"/>
      <w:marLeft w:val="0"/>
      <w:marRight w:val="0"/>
      <w:marTop w:val="0"/>
      <w:marBottom w:val="0"/>
      <w:divBdr>
        <w:top w:val="none" w:sz="0" w:space="0" w:color="auto"/>
        <w:left w:val="none" w:sz="0" w:space="0" w:color="auto"/>
        <w:bottom w:val="none" w:sz="0" w:space="0" w:color="auto"/>
        <w:right w:val="none" w:sz="0" w:space="0" w:color="auto"/>
      </w:divBdr>
    </w:div>
    <w:div w:id="1373919790">
      <w:bodyDiv w:val="1"/>
      <w:marLeft w:val="0"/>
      <w:marRight w:val="0"/>
      <w:marTop w:val="0"/>
      <w:marBottom w:val="0"/>
      <w:divBdr>
        <w:top w:val="none" w:sz="0" w:space="0" w:color="auto"/>
        <w:left w:val="none" w:sz="0" w:space="0" w:color="auto"/>
        <w:bottom w:val="none" w:sz="0" w:space="0" w:color="auto"/>
        <w:right w:val="none" w:sz="0" w:space="0" w:color="auto"/>
      </w:divBdr>
    </w:div>
    <w:div w:id="1373920821">
      <w:bodyDiv w:val="1"/>
      <w:marLeft w:val="0"/>
      <w:marRight w:val="0"/>
      <w:marTop w:val="0"/>
      <w:marBottom w:val="0"/>
      <w:divBdr>
        <w:top w:val="none" w:sz="0" w:space="0" w:color="auto"/>
        <w:left w:val="none" w:sz="0" w:space="0" w:color="auto"/>
        <w:bottom w:val="none" w:sz="0" w:space="0" w:color="auto"/>
        <w:right w:val="none" w:sz="0" w:space="0" w:color="auto"/>
      </w:divBdr>
    </w:div>
    <w:div w:id="1373991479">
      <w:bodyDiv w:val="1"/>
      <w:marLeft w:val="0"/>
      <w:marRight w:val="0"/>
      <w:marTop w:val="0"/>
      <w:marBottom w:val="0"/>
      <w:divBdr>
        <w:top w:val="none" w:sz="0" w:space="0" w:color="auto"/>
        <w:left w:val="none" w:sz="0" w:space="0" w:color="auto"/>
        <w:bottom w:val="none" w:sz="0" w:space="0" w:color="auto"/>
        <w:right w:val="none" w:sz="0" w:space="0" w:color="auto"/>
      </w:divBdr>
    </w:div>
    <w:div w:id="1374041063">
      <w:bodyDiv w:val="1"/>
      <w:marLeft w:val="0"/>
      <w:marRight w:val="0"/>
      <w:marTop w:val="0"/>
      <w:marBottom w:val="0"/>
      <w:divBdr>
        <w:top w:val="none" w:sz="0" w:space="0" w:color="auto"/>
        <w:left w:val="none" w:sz="0" w:space="0" w:color="auto"/>
        <w:bottom w:val="none" w:sz="0" w:space="0" w:color="auto"/>
        <w:right w:val="none" w:sz="0" w:space="0" w:color="auto"/>
      </w:divBdr>
    </w:div>
    <w:div w:id="1374110096">
      <w:bodyDiv w:val="1"/>
      <w:marLeft w:val="0"/>
      <w:marRight w:val="0"/>
      <w:marTop w:val="0"/>
      <w:marBottom w:val="0"/>
      <w:divBdr>
        <w:top w:val="none" w:sz="0" w:space="0" w:color="auto"/>
        <w:left w:val="none" w:sz="0" w:space="0" w:color="auto"/>
        <w:bottom w:val="none" w:sz="0" w:space="0" w:color="auto"/>
        <w:right w:val="none" w:sz="0" w:space="0" w:color="auto"/>
      </w:divBdr>
    </w:div>
    <w:div w:id="1374307689">
      <w:bodyDiv w:val="1"/>
      <w:marLeft w:val="0"/>
      <w:marRight w:val="0"/>
      <w:marTop w:val="0"/>
      <w:marBottom w:val="0"/>
      <w:divBdr>
        <w:top w:val="none" w:sz="0" w:space="0" w:color="auto"/>
        <w:left w:val="none" w:sz="0" w:space="0" w:color="auto"/>
        <w:bottom w:val="none" w:sz="0" w:space="0" w:color="auto"/>
        <w:right w:val="none" w:sz="0" w:space="0" w:color="auto"/>
      </w:divBdr>
    </w:div>
    <w:div w:id="1374844937">
      <w:bodyDiv w:val="1"/>
      <w:marLeft w:val="0"/>
      <w:marRight w:val="0"/>
      <w:marTop w:val="0"/>
      <w:marBottom w:val="0"/>
      <w:divBdr>
        <w:top w:val="none" w:sz="0" w:space="0" w:color="auto"/>
        <w:left w:val="none" w:sz="0" w:space="0" w:color="auto"/>
        <w:bottom w:val="none" w:sz="0" w:space="0" w:color="auto"/>
        <w:right w:val="none" w:sz="0" w:space="0" w:color="auto"/>
      </w:divBdr>
    </w:div>
    <w:div w:id="1375302747">
      <w:bodyDiv w:val="1"/>
      <w:marLeft w:val="0"/>
      <w:marRight w:val="0"/>
      <w:marTop w:val="0"/>
      <w:marBottom w:val="0"/>
      <w:divBdr>
        <w:top w:val="none" w:sz="0" w:space="0" w:color="auto"/>
        <w:left w:val="none" w:sz="0" w:space="0" w:color="auto"/>
        <w:bottom w:val="none" w:sz="0" w:space="0" w:color="auto"/>
        <w:right w:val="none" w:sz="0" w:space="0" w:color="auto"/>
      </w:divBdr>
    </w:div>
    <w:div w:id="1375303486">
      <w:bodyDiv w:val="1"/>
      <w:marLeft w:val="0"/>
      <w:marRight w:val="0"/>
      <w:marTop w:val="0"/>
      <w:marBottom w:val="0"/>
      <w:divBdr>
        <w:top w:val="none" w:sz="0" w:space="0" w:color="auto"/>
        <w:left w:val="none" w:sz="0" w:space="0" w:color="auto"/>
        <w:bottom w:val="none" w:sz="0" w:space="0" w:color="auto"/>
        <w:right w:val="none" w:sz="0" w:space="0" w:color="auto"/>
      </w:divBdr>
    </w:div>
    <w:div w:id="1375690580">
      <w:bodyDiv w:val="1"/>
      <w:marLeft w:val="0"/>
      <w:marRight w:val="0"/>
      <w:marTop w:val="0"/>
      <w:marBottom w:val="0"/>
      <w:divBdr>
        <w:top w:val="none" w:sz="0" w:space="0" w:color="auto"/>
        <w:left w:val="none" w:sz="0" w:space="0" w:color="auto"/>
        <w:bottom w:val="none" w:sz="0" w:space="0" w:color="auto"/>
        <w:right w:val="none" w:sz="0" w:space="0" w:color="auto"/>
      </w:divBdr>
    </w:div>
    <w:div w:id="1375932746">
      <w:bodyDiv w:val="1"/>
      <w:marLeft w:val="0"/>
      <w:marRight w:val="0"/>
      <w:marTop w:val="0"/>
      <w:marBottom w:val="0"/>
      <w:divBdr>
        <w:top w:val="none" w:sz="0" w:space="0" w:color="auto"/>
        <w:left w:val="none" w:sz="0" w:space="0" w:color="auto"/>
        <w:bottom w:val="none" w:sz="0" w:space="0" w:color="auto"/>
        <w:right w:val="none" w:sz="0" w:space="0" w:color="auto"/>
      </w:divBdr>
    </w:div>
    <w:div w:id="1376150701">
      <w:bodyDiv w:val="1"/>
      <w:marLeft w:val="0"/>
      <w:marRight w:val="0"/>
      <w:marTop w:val="0"/>
      <w:marBottom w:val="0"/>
      <w:divBdr>
        <w:top w:val="none" w:sz="0" w:space="0" w:color="auto"/>
        <w:left w:val="none" w:sz="0" w:space="0" w:color="auto"/>
        <w:bottom w:val="none" w:sz="0" w:space="0" w:color="auto"/>
        <w:right w:val="none" w:sz="0" w:space="0" w:color="auto"/>
      </w:divBdr>
    </w:div>
    <w:div w:id="1376345599">
      <w:bodyDiv w:val="1"/>
      <w:marLeft w:val="0"/>
      <w:marRight w:val="0"/>
      <w:marTop w:val="0"/>
      <w:marBottom w:val="0"/>
      <w:divBdr>
        <w:top w:val="none" w:sz="0" w:space="0" w:color="auto"/>
        <w:left w:val="none" w:sz="0" w:space="0" w:color="auto"/>
        <w:bottom w:val="none" w:sz="0" w:space="0" w:color="auto"/>
        <w:right w:val="none" w:sz="0" w:space="0" w:color="auto"/>
      </w:divBdr>
    </w:div>
    <w:div w:id="1376464604">
      <w:bodyDiv w:val="1"/>
      <w:marLeft w:val="0"/>
      <w:marRight w:val="0"/>
      <w:marTop w:val="0"/>
      <w:marBottom w:val="0"/>
      <w:divBdr>
        <w:top w:val="none" w:sz="0" w:space="0" w:color="auto"/>
        <w:left w:val="none" w:sz="0" w:space="0" w:color="auto"/>
        <w:bottom w:val="none" w:sz="0" w:space="0" w:color="auto"/>
        <w:right w:val="none" w:sz="0" w:space="0" w:color="auto"/>
      </w:divBdr>
    </w:div>
    <w:div w:id="1376615488">
      <w:bodyDiv w:val="1"/>
      <w:marLeft w:val="0"/>
      <w:marRight w:val="0"/>
      <w:marTop w:val="0"/>
      <w:marBottom w:val="0"/>
      <w:divBdr>
        <w:top w:val="none" w:sz="0" w:space="0" w:color="auto"/>
        <w:left w:val="none" w:sz="0" w:space="0" w:color="auto"/>
        <w:bottom w:val="none" w:sz="0" w:space="0" w:color="auto"/>
        <w:right w:val="none" w:sz="0" w:space="0" w:color="auto"/>
      </w:divBdr>
    </w:div>
    <w:div w:id="1376850223">
      <w:bodyDiv w:val="1"/>
      <w:marLeft w:val="0"/>
      <w:marRight w:val="0"/>
      <w:marTop w:val="0"/>
      <w:marBottom w:val="0"/>
      <w:divBdr>
        <w:top w:val="none" w:sz="0" w:space="0" w:color="auto"/>
        <w:left w:val="none" w:sz="0" w:space="0" w:color="auto"/>
        <w:bottom w:val="none" w:sz="0" w:space="0" w:color="auto"/>
        <w:right w:val="none" w:sz="0" w:space="0" w:color="auto"/>
      </w:divBdr>
    </w:div>
    <w:div w:id="1377192500">
      <w:bodyDiv w:val="1"/>
      <w:marLeft w:val="0"/>
      <w:marRight w:val="0"/>
      <w:marTop w:val="0"/>
      <w:marBottom w:val="0"/>
      <w:divBdr>
        <w:top w:val="none" w:sz="0" w:space="0" w:color="auto"/>
        <w:left w:val="none" w:sz="0" w:space="0" w:color="auto"/>
        <w:bottom w:val="none" w:sz="0" w:space="0" w:color="auto"/>
        <w:right w:val="none" w:sz="0" w:space="0" w:color="auto"/>
      </w:divBdr>
    </w:div>
    <w:div w:id="1377387834">
      <w:bodyDiv w:val="1"/>
      <w:marLeft w:val="0"/>
      <w:marRight w:val="0"/>
      <w:marTop w:val="0"/>
      <w:marBottom w:val="0"/>
      <w:divBdr>
        <w:top w:val="none" w:sz="0" w:space="0" w:color="auto"/>
        <w:left w:val="none" w:sz="0" w:space="0" w:color="auto"/>
        <w:bottom w:val="none" w:sz="0" w:space="0" w:color="auto"/>
        <w:right w:val="none" w:sz="0" w:space="0" w:color="auto"/>
      </w:divBdr>
    </w:div>
    <w:div w:id="1377509740">
      <w:bodyDiv w:val="1"/>
      <w:marLeft w:val="0"/>
      <w:marRight w:val="0"/>
      <w:marTop w:val="0"/>
      <w:marBottom w:val="0"/>
      <w:divBdr>
        <w:top w:val="none" w:sz="0" w:space="0" w:color="auto"/>
        <w:left w:val="none" w:sz="0" w:space="0" w:color="auto"/>
        <w:bottom w:val="none" w:sz="0" w:space="0" w:color="auto"/>
        <w:right w:val="none" w:sz="0" w:space="0" w:color="auto"/>
      </w:divBdr>
    </w:div>
    <w:div w:id="1377512667">
      <w:bodyDiv w:val="1"/>
      <w:marLeft w:val="0"/>
      <w:marRight w:val="0"/>
      <w:marTop w:val="0"/>
      <w:marBottom w:val="0"/>
      <w:divBdr>
        <w:top w:val="none" w:sz="0" w:space="0" w:color="auto"/>
        <w:left w:val="none" w:sz="0" w:space="0" w:color="auto"/>
        <w:bottom w:val="none" w:sz="0" w:space="0" w:color="auto"/>
        <w:right w:val="none" w:sz="0" w:space="0" w:color="auto"/>
      </w:divBdr>
    </w:div>
    <w:div w:id="1377774747">
      <w:bodyDiv w:val="1"/>
      <w:marLeft w:val="0"/>
      <w:marRight w:val="0"/>
      <w:marTop w:val="0"/>
      <w:marBottom w:val="0"/>
      <w:divBdr>
        <w:top w:val="none" w:sz="0" w:space="0" w:color="auto"/>
        <w:left w:val="none" w:sz="0" w:space="0" w:color="auto"/>
        <w:bottom w:val="none" w:sz="0" w:space="0" w:color="auto"/>
        <w:right w:val="none" w:sz="0" w:space="0" w:color="auto"/>
      </w:divBdr>
    </w:div>
    <w:div w:id="1377966910">
      <w:bodyDiv w:val="1"/>
      <w:marLeft w:val="0"/>
      <w:marRight w:val="0"/>
      <w:marTop w:val="0"/>
      <w:marBottom w:val="0"/>
      <w:divBdr>
        <w:top w:val="none" w:sz="0" w:space="0" w:color="auto"/>
        <w:left w:val="none" w:sz="0" w:space="0" w:color="auto"/>
        <w:bottom w:val="none" w:sz="0" w:space="0" w:color="auto"/>
        <w:right w:val="none" w:sz="0" w:space="0" w:color="auto"/>
      </w:divBdr>
    </w:div>
    <w:div w:id="1378166817">
      <w:bodyDiv w:val="1"/>
      <w:marLeft w:val="0"/>
      <w:marRight w:val="0"/>
      <w:marTop w:val="0"/>
      <w:marBottom w:val="0"/>
      <w:divBdr>
        <w:top w:val="none" w:sz="0" w:space="0" w:color="auto"/>
        <w:left w:val="none" w:sz="0" w:space="0" w:color="auto"/>
        <w:bottom w:val="none" w:sz="0" w:space="0" w:color="auto"/>
        <w:right w:val="none" w:sz="0" w:space="0" w:color="auto"/>
      </w:divBdr>
    </w:div>
    <w:div w:id="1378234358">
      <w:bodyDiv w:val="1"/>
      <w:marLeft w:val="0"/>
      <w:marRight w:val="0"/>
      <w:marTop w:val="0"/>
      <w:marBottom w:val="0"/>
      <w:divBdr>
        <w:top w:val="none" w:sz="0" w:space="0" w:color="auto"/>
        <w:left w:val="none" w:sz="0" w:space="0" w:color="auto"/>
        <w:bottom w:val="none" w:sz="0" w:space="0" w:color="auto"/>
        <w:right w:val="none" w:sz="0" w:space="0" w:color="auto"/>
      </w:divBdr>
    </w:div>
    <w:div w:id="1378506842">
      <w:bodyDiv w:val="1"/>
      <w:marLeft w:val="0"/>
      <w:marRight w:val="0"/>
      <w:marTop w:val="0"/>
      <w:marBottom w:val="0"/>
      <w:divBdr>
        <w:top w:val="none" w:sz="0" w:space="0" w:color="auto"/>
        <w:left w:val="none" w:sz="0" w:space="0" w:color="auto"/>
        <w:bottom w:val="none" w:sz="0" w:space="0" w:color="auto"/>
        <w:right w:val="none" w:sz="0" w:space="0" w:color="auto"/>
      </w:divBdr>
    </w:div>
    <w:div w:id="1378582454">
      <w:bodyDiv w:val="1"/>
      <w:marLeft w:val="0"/>
      <w:marRight w:val="0"/>
      <w:marTop w:val="0"/>
      <w:marBottom w:val="0"/>
      <w:divBdr>
        <w:top w:val="none" w:sz="0" w:space="0" w:color="auto"/>
        <w:left w:val="none" w:sz="0" w:space="0" w:color="auto"/>
        <w:bottom w:val="none" w:sz="0" w:space="0" w:color="auto"/>
        <w:right w:val="none" w:sz="0" w:space="0" w:color="auto"/>
      </w:divBdr>
    </w:div>
    <w:div w:id="1378629714">
      <w:bodyDiv w:val="1"/>
      <w:marLeft w:val="0"/>
      <w:marRight w:val="0"/>
      <w:marTop w:val="0"/>
      <w:marBottom w:val="0"/>
      <w:divBdr>
        <w:top w:val="none" w:sz="0" w:space="0" w:color="auto"/>
        <w:left w:val="none" w:sz="0" w:space="0" w:color="auto"/>
        <w:bottom w:val="none" w:sz="0" w:space="0" w:color="auto"/>
        <w:right w:val="none" w:sz="0" w:space="0" w:color="auto"/>
      </w:divBdr>
    </w:div>
    <w:div w:id="1378698334">
      <w:bodyDiv w:val="1"/>
      <w:marLeft w:val="0"/>
      <w:marRight w:val="0"/>
      <w:marTop w:val="0"/>
      <w:marBottom w:val="0"/>
      <w:divBdr>
        <w:top w:val="none" w:sz="0" w:space="0" w:color="auto"/>
        <w:left w:val="none" w:sz="0" w:space="0" w:color="auto"/>
        <w:bottom w:val="none" w:sz="0" w:space="0" w:color="auto"/>
        <w:right w:val="none" w:sz="0" w:space="0" w:color="auto"/>
      </w:divBdr>
    </w:div>
    <w:div w:id="1378701861">
      <w:bodyDiv w:val="1"/>
      <w:marLeft w:val="0"/>
      <w:marRight w:val="0"/>
      <w:marTop w:val="0"/>
      <w:marBottom w:val="0"/>
      <w:divBdr>
        <w:top w:val="none" w:sz="0" w:space="0" w:color="auto"/>
        <w:left w:val="none" w:sz="0" w:space="0" w:color="auto"/>
        <w:bottom w:val="none" w:sz="0" w:space="0" w:color="auto"/>
        <w:right w:val="none" w:sz="0" w:space="0" w:color="auto"/>
      </w:divBdr>
    </w:div>
    <w:div w:id="1379088425">
      <w:bodyDiv w:val="1"/>
      <w:marLeft w:val="0"/>
      <w:marRight w:val="0"/>
      <w:marTop w:val="0"/>
      <w:marBottom w:val="0"/>
      <w:divBdr>
        <w:top w:val="none" w:sz="0" w:space="0" w:color="auto"/>
        <w:left w:val="none" w:sz="0" w:space="0" w:color="auto"/>
        <w:bottom w:val="none" w:sz="0" w:space="0" w:color="auto"/>
        <w:right w:val="none" w:sz="0" w:space="0" w:color="auto"/>
      </w:divBdr>
    </w:div>
    <w:div w:id="1379089755">
      <w:bodyDiv w:val="1"/>
      <w:marLeft w:val="0"/>
      <w:marRight w:val="0"/>
      <w:marTop w:val="0"/>
      <w:marBottom w:val="0"/>
      <w:divBdr>
        <w:top w:val="none" w:sz="0" w:space="0" w:color="auto"/>
        <w:left w:val="none" w:sz="0" w:space="0" w:color="auto"/>
        <w:bottom w:val="none" w:sz="0" w:space="0" w:color="auto"/>
        <w:right w:val="none" w:sz="0" w:space="0" w:color="auto"/>
      </w:divBdr>
    </w:div>
    <w:div w:id="1379351611">
      <w:bodyDiv w:val="1"/>
      <w:marLeft w:val="0"/>
      <w:marRight w:val="0"/>
      <w:marTop w:val="0"/>
      <w:marBottom w:val="0"/>
      <w:divBdr>
        <w:top w:val="none" w:sz="0" w:space="0" w:color="auto"/>
        <w:left w:val="none" w:sz="0" w:space="0" w:color="auto"/>
        <w:bottom w:val="none" w:sz="0" w:space="0" w:color="auto"/>
        <w:right w:val="none" w:sz="0" w:space="0" w:color="auto"/>
      </w:divBdr>
    </w:div>
    <w:div w:id="1379472066">
      <w:bodyDiv w:val="1"/>
      <w:marLeft w:val="0"/>
      <w:marRight w:val="0"/>
      <w:marTop w:val="0"/>
      <w:marBottom w:val="0"/>
      <w:divBdr>
        <w:top w:val="none" w:sz="0" w:space="0" w:color="auto"/>
        <w:left w:val="none" w:sz="0" w:space="0" w:color="auto"/>
        <w:bottom w:val="none" w:sz="0" w:space="0" w:color="auto"/>
        <w:right w:val="none" w:sz="0" w:space="0" w:color="auto"/>
      </w:divBdr>
    </w:div>
    <w:div w:id="1379738755">
      <w:bodyDiv w:val="1"/>
      <w:marLeft w:val="0"/>
      <w:marRight w:val="0"/>
      <w:marTop w:val="0"/>
      <w:marBottom w:val="0"/>
      <w:divBdr>
        <w:top w:val="none" w:sz="0" w:space="0" w:color="auto"/>
        <w:left w:val="none" w:sz="0" w:space="0" w:color="auto"/>
        <w:bottom w:val="none" w:sz="0" w:space="0" w:color="auto"/>
        <w:right w:val="none" w:sz="0" w:space="0" w:color="auto"/>
      </w:divBdr>
    </w:div>
    <w:div w:id="1379816907">
      <w:bodyDiv w:val="1"/>
      <w:marLeft w:val="0"/>
      <w:marRight w:val="0"/>
      <w:marTop w:val="0"/>
      <w:marBottom w:val="0"/>
      <w:divBdr>
        <w:top w:val="none" w:sz="0" w:space="0" w:color="auto"/>
        <w:left w:val="none" w:sz="0" w:space="0" w:color="auto"/>
        <w:bottom w:val="none" w:sz="0" w:space="0" w:color="auto"/>
        <w:right w:val="none" w:sz="0" w:space="0" w:color="auto"/>
      </w:divBdr>
    </w:div>
    <w:div w:id="1379935132">
      <w:bodyDiv w:val="1"/>
      <w:marLeft w:val="0"/>
      <w:marRight w:val="0"/>
      <w:marTop w:val="0"/>
      <w:marBottom w:val="0"/>
      <w:divBdr>
        <w:top w:val="none" w:sz="0" w:space="0" w:color="auto"/>
        <w:left w:val="none" w:sz="0" w:space="0" w:color="auto"/>
        <w:bottom w:val="none" w:sz="0" w:space="0" w:color="auto"/>
        <w:right w:val="none" w:sz="0" w:space="0" w:color="auto"/>
      </w:divBdr>
    </w:div>
    <w:div w:id="1380128747">
      <w:bodyDiv w:val="1"/>
      <w:marLeft w:val="0"/>
      <w:marRight w:val="0"/>
      <w:marTop w:val="0"/>
      <w:marBottom w:val="0"/>
      <w:divBdr>
        <w:top w:val="none" w:sz="0" w:space="0" w:color="auto"/>
        <w:left w:val="none" w:sz="0" w:space="0" w:color="auto"/>
        <w:bottom w:val="none" w:sz="0" w:space="0" w:color="auto"/>
        <w:right w:val="none" w:sz="0" w:space="0" w:color="auto"/>
      </w:divBdr>
    </w:div>
    <w:div w:id="1380323557">
      <w:bodyDiv w:val="1"/>
      <w:marLeft w:val="0"/>
      <w:marRight w:val="0"/>
      <w:marTop w:val="0"/>
      <w:marBottom w:val="0"/>
      <w:divBdr>
        <w:top w:val="none" w:sz="0" w:space="0" w:color="auto"/>
        <w:left w:val="none" w:sz="0" w:space="0" w:color="auto"/>
        <w:bottom w:val="none" w:sz="0" w:space="0" w:color="auto"/>
        <w:right w:val="none" w:sz="0" w:space="0" w:color="auto"/>
      </w:divBdr>
    </w:div>
    <w:div w:id="1380593373">
      <w:bodyDiv w:val="1"/>
      <w:marLeft w:val="0"/>
      <w:marRight w:val="0"/>
      <w:marTop w:val="0"/>
      <w:marBottom w:val="0"/>
      <w:divBdr>
        <w:top w:val="none" w:sz="0" w:space="0" w:color="auto"/>
        <w:left w:val="none" w:sz="0" w:space="0" w:color="auto"/>
        <w:bottom w:val="none" w:sz="0" w:space="0" w:color="auto"/>
        <w:right w:val="none" w:sz="0" w:space="0" w:color="auto"/>
      </w:divBdr>
    </w:div>
    <w:div w:id="1380668421">
      <w:bodyDiv w:val="1"/>
      <w:marLeft w:val="0"/>
      <w:marRight w:val="0"/>
      <w:marTop w:val="0"/>
      <w:marBottom w:val="0"/>
      <w:divBdr>
        <w:top w:val="none" w:sz="0" w:space="0" w:color="auto"/>
        <w:left w:val="none" w:sz="0" w:space="0" w:color="auto"/>
        <w:bottom w:val="none" w:sz="0" w:space="0" w:color="auto"/>
        <w:right w:val="none" w:sz="0" w:space="0" w:color="auto"/>
      </w:divBdr>
    </w:div>
    <w:div w:id="1380857888">
      <w:bodyDiv w:val="1"/>
      <w:marLeft w:val="0"/>
      <w:marRight w:val="0"/>
      <w:marTop w:val="0"/>
      <w:marBottom w:val="0"/>
      <w:divBdr>
        <w:top w:val="none" w:sz="0" w:space="0" w:color="auto"/>
        <w:left w:val="none" w:sz="0" w:space="0" w:color="auto"/>
        <w:bottom w:val="none" w:sz="0" w:space="0" w:color="auto"/>
        <w:right w:val="none" w:sz="0" w:space="0" w:color="auto"/>
      </w:divBdr>
    </w:div>
    <w:div w:id="1381051295">
      <w:bodyDiv w:val="1"/>
      <w:marLeft w:val="0"/>
      <w:marRight w:val="0"/>
      <w:marTop w:val="0"/>
      <w:marBottom w:val="0"/>
      <w:divBdr>
        <w:top w:val="none" w:sz="0" w:space="0" w:color="auto"/>
        <w:left w:val="none" w:sz="0" w:space="0" w:color="auto"/>
        <w:bottom w:val="none" w:sz="0" w:space="0" w:color="auto"/>
        <w:right w:val="none" w:sz="0" w:space="0" w:color="auto"/>
      </w:divBdr>
    </w:div>
    <w:div w:id="1381129171">
      <w:bodyDiv w:val="1"/>
      <w:marLeft w:val="0"/>
      <w:marRight w:val="0"/>
      <w:marTop w:val="0"/>
      <w:marBottom w:val="0"/>
      <w:divBdr>
        <w:top w:val="none" w:sz="0" w:space="0" w:color="auto"/>
        <w:left w:val="none" w:sz="0" w:space="0" w:color="auto"/>
        <w:bottom w:val="none" w:sz="0" w:space="0" w:color="auto"/>
        <w:right w:val="none" w:sz="0" w:space="0" w:color="auto"/>
      </w:divBdr>
    </w:div>
    <w:div w:id="1381515466">
      <w:bodyDiv w:val="1"/>
      <w:marLeft w:val="0"/>
      <w:marRight w:val="0"/>
      <w:marTop w:val="0"/>
      <w:marBottom w:val="0"/>
      <w:divBdr>
        <w:top w:val="none" w:sz="0" w:space="0" w:color="auto"/>
        <w:left w:val="none" w:sz="0" w:space="0" w:color="auto"/>
        <w:bottom w:val="none" w:sz="0" w:space="0" w:color="auto"/>
        <w:right w:val="none" w:sz="0" w:space="0" w:color="auto"/>
      </w:divBdr>
    </w:div>
    <w:div w:id="1381589435">
      <w:bodyDiv w:val="1"/>
      <w:marLeft w:val="0"/>
      <w:marRight w:val="0"/>
      <w:marTop w:val="0"/>
      <w:marBottom w:val="0"/>
      <w:divBdr>
        <w:top w:val="none" w:sz="0" w:space="0" w:color="auto"/>
        <w:left w:val="none" w:sz="0" w:space="0" w:color="auto"/>
        <w:bottom w:val="none" w:sz="0" w:space="0" w:color="auto"/>
        <w:right w:val="none" w:sz="0" w:space="0" w:color="auto"/>
      </w:divBdr>
    </w:div>
    <w:div w:id="1381591271">
      <w:bodyDiv w:val="1"/>
      <w:marLeft w:val="0"/>
      <w:marRight w:val="0"/>
      <w:marTop w:val="0"/>
      <w:marBottom w:val="0"/>
      <w:divBdr>
        <w:top w:val="none" w:sz="0" w:space="0" w:color="auto"/>
        <w:left w:val="none" w:sz="0" w:space="0" w:color="auto"/>
        <w:bottom w:val="none" w:sz="0" w:space="0" w:color="auto"/>
        <w:right w:val="none" w:sz="0" w:space="0" w:color="auto"/>
      </w:divBdr>
    </w:div>
    <w:div w:id="1381637607">
      <w:bodyDiv w:val="1"/>
      <w:marLeft w:val="0"/>
      <w:marRight w:val="0"/>
      <w:marTop w:val="0"/>
      <w:marBottom w:val="0"/>
      <w:divBdr>
        <w:top w:val="none" w:sz="0" w:space="0" w:color="auto"/>
        <w:left w:val="none" w:sz="0" w:space="0" w:color="auto"/>
        <w:bottom w:val="none" w:sz="0" w:space="0" w:color="auto"/>
        <w:right w:val="none" w:sz="0" w:space="0" w:color="auto"/>
      </w:divBdr>
    </w:div>
    <w:div w:id="1381829551">
      <w:bodyDiv w:val="1"/>
      <w:marLeft w:val="0"/>
      <w:marRight w:val="0"/>
      <w:marTop w:val="0"/>
      <w:marBottom w:val="0"/>
      <w:divBdr>
        <w:top w:val="none" w:sz="0" w:space="0" w:color="auto"/>
        <w:left w:val="none" w:sz="0" w:space="0" w:color="auto"/>
        <w:bottom w:val="none" w:sz="0" w:space="0" w:color="auto"/>
        <w:right w:val="none" w:sz="0" w:space="0" w:color="auto"/>
      </w:divBdr>
    </w:div>
    <w:div w:id="1381856916">
      <w:bodyDiv w:val="1"/>
      <w:marLeft w:val="0"/>
      <w:marRight w:val="0"/>
      <w:marTop w:val="0"/>
      <w:marBottom w:val="0"/>
      <w:divBdr>
        <w:top w:val="none" w:sz="0" w:space="0" w:color="auto"/>
        <w:left w:val="none" w:sz="0" w:space="0" w:color="auto"/>
        <w:bottom w:val="none" w:sz="0" w:space="0" w:color="auto"/>
        <w:right w:val="none" w:sz="0" w:space="0" w:color="auto"/>
      </w:divBdr>
    </w:div>
    <w:div w:id="1382023431">
      <w:bodyDiv w:val="1"/>
      <w:marLeft w:val="0"/>
      <w:marRight w:val="0"/>
      <w:marTop w:val="0"/>
      <w:marBottom w:val="0"/>
      <w:divBdr>
        <w:top w:val="none" w:sz="0" w:space="0" w:color="auto"/>
        <w:left w:val="none" w:sz="0" w:space="0" w:color="auto"/>
        <w:bottom w:val="none" w:sz="0" w:space="0" w:color="auto"/>
        <w:right w:val="none" w:sz="0" w:space="0" w:color="auto"/>
      </w:divBdr>
    </w:div>
    <w:div w:id="1382166362">
      <w:bodyDiv w:val="1"/>
      <w:marLeft w:val="0"/>
      <w:marRight w:val="0"/>
      <w:marTop w:val="0"/>
      <w:marBottom w:val="0"/>
      <w:divBdr>
        <w:top w:val="none" w:sz="0" w:space="0" w:color="auto"/>
        <w:left w:val="none" w:sz="0" w:space="0" w:color="auto"/>
        <w:bottom w:val="none" w:sz="0" w:space="0" w:color="auto"/>
        <w:right w:val="none" w:sz="0" w:space="0" w:color="auto"/>
      </w:divBdr>
    </w:div>
    <w:div w:id="1382169289">
      <w:bodyDiv w:val="1"/>
      <w:marLeft w:val="0"/>
      <w:marRight w:val="0"/>
      <w:marTop w:val="0"/>
      <w:marBottom w:val="0"/>
      <w:divBdr>
        <w:top w:val="none" w:sz="0" w:space="0" w:color="auto"/>
        <w:left w:val="none" w:sz="0" w:space="0" w:color="auto"/>
        <w:bottom w:val="none" w:sz="0" w:space="0" w:color="auto"/>
        <w:right w:val="none" w:sz="0" w:space="0" w:color="auto"/>
      </w:divBdr>
    </w:div>
    <w:div w:id="1382359714">
      <w:bodyDiv w:val="1"/>
      <w:marLeft w:val="0"/>
      <w:marRight w:val="0"/>
      <w:marTop w:val="0"/>
      <w:marBottom w:val="0"/>
      <w:divBdr>
        <w:top w:val="none" w:sz="0" w:space="0" w:color="auto"/>
        <w:left w:val="none" w:sz="0" w:space="0" w:color="auto"/>
        <w:bottom w:val="none" w:sz="0" w:space="0" w:color="auto"/>
        <w:right w:val="none" w:sz="0" w:space="0" w:color="auto"/>
      </w:divBdr>
    </w:div>
    <w:div w:id="1382361390">
      <w:bodyDiv w:val="1"/>
      <w:marLeft w:val="0"/>
      <w:marRight w:val="0"/>
      <w:marTop w:val="0"/>
      <w:marBottom w:val="0"/>
      <w:divBdr>
        <w:top w:val="none" w:sz="0" w:space="0" w:color="auto"/>
        <w:left w:val="none" w:sz="0" w:space="0" w:color="auto"/>
        <w:bottom w:val="none" w:sz="0" w:space="0" w:color="auto"/>
        <w:right w:val="none" w:sz="0" w:space="0" w:color="auto"/>
      </w:divBdr>
    </w:div>
    <w:div w:id="1382560769">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829353">
      <w:bodyDiv w:val="1"/>
      <w:marLeft w:val="0"/>
      <w:marRight w:val="0"/>
      <w:marTop w:val="0"/>
      <w:marBottom w:val="0"/>
      <w:divBdr>
        <w:top w:val="none" w:sz="0" w:space="0" w:color="auto"/>
        <w:left w:val="none" w:sz="0" w:space="0" w:color="auto"/>
        <w:bottom w:val="none" w:sz="0" w:space="0" w:color="auto"/>
        <w:right w:val="none" w:sz="0" w:space="0" w:color="auto"/>
      </w:divBdr>
    </w:div>
    <w:div w:id="1383169417">
      <w:bodyDiv w:val="1"/>
      <w:marLeft w:val="0"/>
      <w:marRight w:val="0"/>
      <w:marTop w:val="0"/>
      <w:marBottom w:val="0"/>
      <w:divBdr>
        <w:top w:val="none" w:sz="0" w:space="0" w:color="auto"/>
        <w:left w:val="none" w:sz="0" w:space="0" w:color="auto"/>
        <w:bottom w:val="none" w:sz="0" w:space="0" w:color="auto"/>
        <w:right w:val="none" w:sz="0" w:space="0" w:color="auto"/>
      </w:divBdr>
    </w:div>
    <w:div w:id="1383359712">
      <w:bodyDiv w:val="1"/>
      <w:marLeft w:val="0"/>
      <w:marRight w:val="0"/>
      <w:marTop w:val="0"/>
      <w:marBottom w:val="0"/>
      <w:divBdr>
        <w:top w:val="none" w:sz="0" w:space="0" w:color="auto"/>
        <w:left w:val="none" w:sz="0" w:space="0" w:color="auto"/>
        <w:bottom w:val="none" w:sz="0" w:space="0" w:color="auto"/>
        <w:right w:val="none" w:sz="0" w:space="0" w:color="auto"/>
      </w:divBdr>
    </w:div>
    <w:div w:id="1383362035">
      <w:bodyDiv w:val="1"/>
      <w:marLeft w:val="0"/>
      <w:marRight w:val="0"/>
      <w:marTop w:val="0"/>
      <w:marBottom w:val="0"/>
      <w:divBdr>
        <w:top w:val="none" w:sz="0" w:space="0" w:color="auto"/>
        <w:left w:val="none" w:sz="0" w:space="0" w:color="auto"/>
        <w:bottom w:val="none" w:sz="0" w:space="0" w:color="auto"/>
        <w:right w:val="none" w:sz="0" w:space="0" w:color="auto"/>
      </w:divBdr>
    </w:div>
    <w:div w:id="1383748779">
      <w:bodyDiv w:val="1"/>
      <w:marLeft w:val="0"/>
      <w:marRight w:val="0"/>
      <w:marTop w:val="0"/>
      <w:marBottom w:val="0"/>
      <w:divBdr>
        <w:top w:val="none" w:sz="0" w:space="0" w:color="auto"/>
        <w:left w:val="none" w:sz="0" w:space="0" w:color="auto"/>
        <w:bottom w:val="none" w:sz="0" w:space="0" w:color="auto"/>
        <w:right w:val="none" w:sz="0" w:space="0" w:color="auto"/>
      </w:divBdr>
    </w:div>
    <w:div w:id="1383867613">
      <w:bodyDiv w:val="1"/>
      <w:marLeft w:val="0"/>
      <w:marRight w:val="0"/>
      <w:marTop w:val="0"/>
      <w:marBottom w:val="0"/>
      <w:divBdr>
        <w:top w:val="none" w:sz="0" w:space="0" w:color="auto"/>
        <w:left w:val="none" w:sz="0" w:space="0" w:color="auto"/>
        <w:bottom w:val="none" w:sz="0" w:space="0" w:color="auto"/>
        <w:right w:val="none" w:sz="0" w:space="0" w:color="auto"/>
      </w:divBdr>
    </w:div>
    <w:div w:id="1383939554">
      <w:bodyDiv w:val="1"/>
      <w:marLeft w:val="0"/>
      <w:marRight w:val="0"/>
      <w:marTop w:val="0"/>
      <w:marBottom w:val="0"/>
      <w:divBdr>
        <w:top w:val="none" w:sz="0" w:space="0" w:color="auto"/>
        <w:left w:val="none" w:sz="0" w:space="0" w:color="auto"/>
        <w:bottom w:val="none" w:sz="0" w:space="0" w:color="auto"/>
        <w:right w:val="none" w:sz="0" w:space="0" w:color="auto"/>
      </w:divBdr>
    </w:div>
    <w:div w:id="1383944992">
      <w:bodyDiv w:val="1"/>
      <w:marLeft w:val="0"/>
      <w:marRight w:val="0"/>
      <w:marTop w:val="0"/>
      <w:marBottom w:val="0"/>
      <w:divBdr>
        <w:top w:val="none" w:sz="0" w:space="0" w:color="auto"/>
        <w:left w:val="none" w:sz="0" w:space="0" w:color="auto"/>
        <w:bottom w:val="none" w:sz="0" w:space="0" w:color="auto"/>
        <w:right w:val="none" w:sz="0" w:space="0" w:color="auto"/>
      </w:divBdr>
    </w:div>
    <w:div w:id="1384213917">
      <w:bodyDiv w:val="1"/>
      <w:marLeft w:val="0"/>
      <w:marRight w:val="0"/>
      <w:marTop w:val="0"/>
      <w:marBottom w:val="0"/>
      <w:divBdr>
        <w:top w:val="none" w:sz="0" w:space="0" w:color="auto"/>
        <w:left w:val="none" w:sz="0" w:space="0" w:color="auto"/>
        <w:bottom w:val="none" w:sz="0" w:space="0" w:color="auto"/>
        <w:right w:val="none" w:sz="0" w:space="0" w:color="auto"/>
      </w:divBdr>
    </w:div>
    <w:div w:id="1384451838">
      <w:bodyDiv w:val="1"/>
      <w:marLeft w:val="0"/>
      <w:marRight w:val="0"/>
      <w:marTop w:val="0"/>
      <w:marBottom w:val="0"/>
      <w:divBdr>
        <w:top w:val="none" w:sz="0" w:space="0" w:color="auto"/>
        <w:left w:val="none" w:sz="0" w:space="0" w:color="auto"/>
        <w:bottom w:val="none" w:sz="0" w:space="0" w:color="auto"/>
        <w:right w:val="none" w:sz="0" w:space="0" w:color="auto"/>
      </w:divBdr>
    </w:div>
    <w:div w:id="1384478990">
      <w:bodyDiv w:val="1"/>
      <w:marLeft w:val="0"/>
      <w:marRight w:val="0"/>
      <w:marTop w:val="0"/>
      <w:marBottom w:val="0"/>
      <w:divBdr>
        <w:top w:val="none" w:sz="0" w:space="0" w:color="auto"/>
        <w:left w:val="none" w:sz="0" w:space="0" w:color="auto"/>
        <w:bottom w:val="none" w:sz="0" w:space="0" w:color="auto"/>
        <w:right w:val="none" w:sz="0" w:space="0" w:color="auto"/>
      </w:divBdr>
    </w:div>
    <w:div w:id="1384527912">
      <w:bodyDiv w:val="1"/>
      <w:marLeft w:val="0"/>
      <w:marRight w:val="0"/>
      <w:marTop w:val="0"/>
      <w:marBottom w:val="0"/>
      <w:divBdr>
        <w:top w:val="none" w:sz="0" w:space="0" w:color="auto"/>
        <w:left w:val="none" w:sz="0" w:space="0" w:color="auto"/>
        <w:bottom w:val="none" w:sz="0" w:space="0" w:color="auto"/>
        <w:right w:val="none" w:sz="0" w:space="0" w:color="auto"/>
      </w:divBdr>
    </w:div>
    <w:div w:id="1384865797">
      <w:bodyDiv w:val="1"/>
      <w:marLeft w:val="0"/>
      <w:marRight w:val="0"/>
      <w:marTop w:val="0"/>
      <w:marBottom w:val="0"/>
      <w:divBdr>
        <w:top w:val="none" w:sz="0" w:space="0" w:color="auto"/>
        <w:left w:val="none" w:sz="0" w:space="0" w:color="auto"/>
        <w:bottom w:val="none" w:sz="0" w:space="0" w:color="auto"/>
        <w:right w:val="none" w:sz="0" w:space="0" w:color="auto"/>
      </w:divBdr>
    </w:div>
    <w:div w:id="1384870649">
      <w:bodyDiv w:val="1"/>
      <w:marLeft w:val="0"/>
      <w:marRight w:val="0"/>
      <w:marTop w:val="0"/>
      <w:marBottom w:val="0"/>
      <w:divBdr>
        <w:top w:val="none" w:sz="0" w:space="0" w:color="auto"/>
        <w:left w:val="none" w:sz="0" w:space="0" w:color="auto"/>
        <w:bottom w:val="none" w:sz="0" w:space="0" w:color="auto"/>
        <w:right w:val="none" w:sz="0" w:space="0" w:color="auto"/>
      </w:divBdr>
    </w:div>
    <w:div w:id="1384912918">
      <w:bodyDiv w:val="1"/>
      <w:marLeft w:val="0"/>
      <w:marRight w:val="0"/>
      <w:marTop w:val="0"/>
      <w:marBottom w:val="0"/>
      <w:divBdr>
        <w:top w:val="none" w:sz="0" w:space="0" w:color="auto"/>
        <w:left w:val="none" w:sz="0" w:space="0" w:color="auto"/>
        <w:bottom w:val="none" w:sz="0" w:space="0" w:color="auto"/>
        <w:right w:val="none" w:sz="0" w:space="0" w:color="auto"/>
      </w:divBdr>
    </w:div>
    <w:div w:id="1385174290">
      <w:bodyDiv w:val="1"/>
      <w:marLeft w:val="0"/>
      <w:marRight w:val="0"/>
      <w:marTop w:val="0"/>
      <w:marBottom w:val="0"/>
      <w:divBdr>
        <w:top w:val="none" w:sz="0" w:space="0" w:color="auto"/>
        <w:left w:val="none" w:sz="0" w:space="0" w:color="auto"/>
        <w:bottom w:val="none" w:sz="0" w:space="0" w:color="auto"/>
        <w:right w:val="none" w:sz="0" w:space="0" w:color="auto"/>
      </w:divBdr>
    </w:div>
    <w:div w:id="1385258356">
      <w:bodyDiv w:val="1"/>
      <w:marLeft w:val="0"/>
      <w:marRight w:val="0"/>
      <w:marTop w:val="0"/>
      <w:marBottom w:val="0"/>
      <w:divBdr>
        <w:top w:val="none" w:sz="0" w:space="0" w:color="auto"/>
        <w:left w:val="none" w:sz="0" w:space="0" w:color="auto"/>
        <w:bottom w:val="none" w:sz="0" w:space="0" w:color="auto"/>
        <w:right w:val="none" w:sz="0" w:space="0" w:color="auto"/>
      </w:divBdr>
    </w:div>
    <w:div w:id="1385444701">
      <w:bodyDiv w:val="1"/>
      <w:marLeft w:val="0"/>
      <w:marRight w:val="0"/>
      <w:marTop w:val="0"/>
      <w:marBottom w:val="0"/>
      <w:divBdr>
        <w:top w:val="none" w:sz="0" w:space="0" w:color="auto"/>
        <w:left w:val="none" w:sz="0" w:space="0" w:color="auto"/>
        <w:bottom w:val="none" w:sz="0" w:space="0" w:color="auto"/>
        <w:right w:val="none" w:sz="0" w:space="0" w:color="auto"/>
      </w:divBdr>
    </w:div>
    <w:div w:id="1385519173">
      <w:bodyDiv w:val="1"/>
      <w:marLeft w:val="0"/>
      <w:marRight w:val="0"/>
      <w:marTop w:val="0"/>
      <w:marBottom w:val="0"/>
      <w:divBdr>
        <w:top w:val="none" w:sz="0" w:space="0" w:color="auto"/>
        <w:left w:val="none" w:sz="0" w:space="0" w:color="auto"/>
        <w:bottom w:val="none" w:sz="0" w:space="0" w:color="auto"/>
        <w:right w:val="none" w:sz="0" w:space="0" w:color="auto"/>
      </w:divBdr>
    </w:div>
    <w:div w:id="1385718516">
      <w:bodyDiv w:val="1"/>
      <w:marLeft w:val="0"/>
      <w:marRight w:val="0"/>
      <w:marTop w:val="0"/>
      <w:marBottom w:val="0"/>
      <w:divBdr>
        <w:top w:val="none" w:sz="0" w:space="0" w:color="auto"/>
        <w:left w:val="none" w:sz="0" w:space="0" w:color="auto"/>
        <w:bottom w:val="none" w:sz="0" w:space="0" w:color="auto"/>
        <w:right w:val="none" w:sz="0" w:space="0" w:color="auto"/>
      </w:divBdr>
    </w:div>
    <w:div w:id="1386031541">
      <w:bodyDiv w:val="1"/>
      <w:marLeft w:val="0"/>
      <w:marRight w:val="0"/>
      <w:marTop w:val="0"/>
      <w:marBottom w:val="0"/>
      <w:divBdr>
        <w:top w:val="none" w:sz="0" w:space="0" w:color="auto"/>
        <w:left w:val="none" w:sz="0" w:space="0" w:color="auto"/>
        <w:bottom w:val="none" w:sz="0" w:space="0" w:color="auto"/>
        <w:right w:val="none" w:sz="0" w:space="0" w:color="auto"/>
      </w:divBdr>
    </w:div>
    <w:div w:id="1386638163">
      <w:bodyDiv w:val="1"/>
      <w:marLeft w:val="0"/>
      <w:marRight w:val="0"/>
      <w:marTop w:val="0"/>
      <w:marBottom w:val="0"/>
      <w:divBdr>
        <w:top w:val="none" w:sz="0" w:space="0" w:color="auto"/>
        <w:left w:val="none" w:sz="0" w:space="0" w:color="auto"/>
        <w:bottom w:val="none" w:sz="0" w:space="0" w:color="auto"/>
        <w:right w:val="none" w:sz="0" w:space="0" w:color="auto"/>
      </w:divBdr>
    </w:div>
    <w:div w:id="1387026514">
      <w:bodyDiv w:val="1"/>
      <w:marLeft w:val="0"/>
      <w:marRight w:val="0"/>
      <w:marTop w:val="0"/>
      <w:marBottom w:val="0"/>
      <w:divBdr>
        <w:top w:val="none" w:sz="0" w:space="0" w:color="auto"/>
        <w:left w:val="none" w:sz="0" w:space="0" w:color="auto"/>
        <w:bottom w:val="none" w:sz="0" w:space="0" w:color="auto"/>
        <w:right w:val="none" w:sz="0" w:space="0" w:color="auto"/>
      </w:divBdr>
    </w:div>
    <w:div w:id="1387410727">
      <w:bodyDiv w:val="1"/>
      <w:marLeft w:val="0"/>
      <w:marRight w:val="0"/>
      <w:marTop w:val="0"/>
      <w:marBottom w:val="0"/>
      <w:divBdr>
        <w:top w:val="none" w:sz="0" w:space="0" w:color="auto"/>
        <w:left w:val="none" w:sz="0" w:space="0" w:color="auto"/>
        <w:bottom w:val="none" w:sz="0" w:space="0" w:color="auto"/>
        <w:right w:val="none" w:sz="0" w:space="0" w:color="auto"/>
      </w:divBdr>
    </w:div>
    <w:div w:id="1387411173">
      <w:bodyDiv w:val="1"/>
      <w:marLeft w:val="0"/>
      <w:marRight w:val="0"/>
      <w:marTop w:val="0"/>
      <w:marBottom w:val="0"/>
      <w:divBdr>
        <w:top w:val="none" w:sz="0" w:space="0" w:color="auto"/>
        <w:left w:val="none" w:sz="0" w:space="0" w:color="auto"/>
        <w:bottom w:val="none" w:sz="0" w:space="0" w:color="auto"/>
        <w:right w:val="none" w:sz="0" w:space="0" w:color="auto"/>
      </w:divBdr>
    </w:div>
    <w:div w:id="1387416630">
      <w:bodyDiv w:val="1"/>
      <w:marLeft w:val="0"/>
      <w:marRight w:val="0"/>
      <w:marTop w:val="0"/>
      <w:marBottom w:val="0"/>
      <w:divBdr>
        <w:top w:val="none" w:sz="0" w:space="0" w:color="auto"/>
        <w:left w:val="none" w:sz="0" w:space="0" w:color="auto"/>
        <w:bottom w:val="none" w:sz="0" w:space="0" w:color="auto"/>
        <w:right w:val="none" w:sz="0" w:space="0" w:color="auto"/>
      </w:divBdr>
    </w:div>
    <w:div w:id="1387530347">
      <w:bodyDiv w:val="1"/>
      <w:marLeft w:val="0"/>
      <w:marRight w:val="0"/>
      <w:marTop w:val="0"/>
      <w:marBottom w:val="0"/>
      <w:divBdr>
        <w:top w:val="none" w:sz="0" w:space="0" w:color="auto"/>
        <w:left w:val="none" w:sz="0" w:space="0" w:color="auto"/>
        <w:bottom w:val="none" w:sz="0" w:space="0" w:color="auto"/>
        <w:right w:val="none" w:sz="0" w:space="0" w:color="auto"/>
      </w:divBdr>
    </w:div>
    <w:div w:id="1387609039">
      <w:bodyDiv w:val="1"/>
      <w:marLeft w:val="0"/>
      <w:marRight w:val="0"/>
      <w:marTop w:val="0"/>
      <w:marBottom w:val="0"/>
      <w:divBdr>
        <w:top w:val="none" w:sz="0" w:space="0" w:color="auto"/>
        <w:left w:val="none" w:sz="0" w:space="0" w:color="auto"/>
        <w:bottom w:val="none" w:sz="0" w:space="0" w:color="auto"/>
        <w:right w:val="none" w:sz="0" w:space="0" w:color="auto"/>
      </w:divBdr>
    </w:div>
    <w:div w:id="1387876169">
      <w:bodyDiv w:val="1"/>
      <w:marLeft w:val="0"/>
      <w:marRight w:val="0"/>
      <w:marTop w:val="0"/>
      <w:marBottom w:val="0"/>
      <w:divBdr>
        <w:top w:val="none" w:sz="0" w:space="0" w:color="auto"/>
        <w:left w:val="none" w:sz="0" w:space="0" w:color="auto"/>
        <w:bottom w:val="none" w:sz="0" w:space="0" w:color="auto"/>
        <w:right w:val="none" w:sz="0" w:space="0" w:color="auto"/>
      </w:divBdr>
    </w:div>
    <w:div w:id="1387946512">
      <w:bodyDiv w:val="1"/>
      <w:marLeft w:val="0"/>
      <w:marRight w:val="0"/>
      <w:marTop w:val="0"/>
      <w:marBottom w:val="0"/>
      <w:divBdr>
        <w:top w:val="none" w:sz="0" w:space="0" w:color="auto"/>
        <w:left w:val="none" w:sz="0" w:space="0" w:color="auto"/>
        <w:bottom w:val="none" w:sz="0" w:space="0" w:color="auto"/>
        <w:right w:val="none" w:sz="0" w:space="0" w:color="auto"/>
      </w:divBdr>
    </w:div>
    <w:div w:id="1387989414">
      <w:bodyDiv w:val="1"/>
      <w:marLeft w:val="0"/>
      <w:marRight w:val="0"/>
      <w:marTop w:val="0"/>
      <w:marBottom w:val="0"/>
      <w:divBdr>
        <w:top w:val="none" w:sz="0" w:space="0" w:color="auto"/>
        <w:left w:val="none" w:sz="0" w:space="0" w:color="auto"/>
        <w:bottom w:val="none" w:sz="0" w:space="0" w:color="auto"/>
        <w:right w:val="none" w:sz="0" w:space="0" w:color="auto"/>
      </w:divBdr>
    </w:div>
    <w:div w:id="1388142344">
      <w:bodyDiv w:val="1"/>
      <w:marLeft w:val="0"/>
      <w:marRight w:val="0"/>
      <w:marTop w:val="0"/>
      <w:marBottom w:val="0"/>
      <w:divBdr>
        <w:top w:val="none" w:sz="0" w:space="0" w:color="auto"/>
        <w:left w:val="none" w:sz="0" w:space="0" w:color="auto"/>
        <w:bottom w:val="none" w:sz="0" w:space="0" w:color="auto"/>
        <w:right w:val="none" w:sz="0" w:space="0" w:color="auto"/>
      </w:divBdr>
    </w:div>
    <w:div w:id="1388184665">
      <w:bodyDiv w:val="1"/>
      <w:marLeft w:val="0"/>
      <w:marRight w:val="0"/>
      <w:marTop w:val="0"/>
      <w:marBottom w:val="0"/>
      <w:divBdr>
        <w:top w:val="none" w:sz="0" w:space="0" w:color="auto"/>
        <w:left w:val="none" w:sz="0" w:space="0" w:color="auto"/>
        <w:bottom w:val="none" w:sz="0" w:space="0" w:color="auto"/>
        <w:right w:val="none" w:sz="0" w:space="0" w:color="auto"/>
      </w:divBdr>
    </w:div>
    <w:div w:id="1388265398">
      <w:bodyDiv w:val="1"/>
      <w:marLeft w:val="0"/>
      <w:marRight w:val="0"/>
      <w:marTop w:val="0"/>
      <w:marBottom w:val="0"/>
      <w:divBdr>
        <w:top w:val="none" w:sz="0" w:space="0" w:color="auto"/>
        <w:left w:val="none" w:sz="0" w:space="0" w:color="auto"/>
        <w:bottom w:val="none" w:sz="0" w:space="0" w:color="auto"/>
        <w:right w:val="none" w:sz="0" w:space="0" w:color="auto"/>
      </w:divBdr>
    </w:div>
    <w:div w:id="1388337177">
      <w:bodyDiv w:val="1"/>
      <w:marLeft w:val="0"/>
      <w:marRight w:val="0"/>
      <w:marTop w:val="0"/>
      <w:marBottom w:val="0"/>
      <w:divBdr>
        <w:top w:val="none" w:sz="0" w:space="0" w:color="auto"/>
        <w:left w:val="none" w:sz="0" w:space="0" w:color="auto"/>
        <w:bottom w:val="none" w:sz="0" w:space="0" w:color="auto"/>
        <w:right w:val="none" w:sz="0" w:space="0" w:color="auto"/>
      </w:divBdr>
    </w:div>
    <w:div w:id="1388337494">
      <w:bodyDiv w:val="1"/>
      <w:marLeft w:val="0"/>
      <w:marRight w:val="0"/>
      <w:marTop w:val="0"/>
      <w:marBottom w:val="0"/>
      <w:divBdr>
        <w:top w:val="none" w:sz="0" w:space="0" w:color="auto"/>
        <w:left w:val="none" w:sz="0" w:space="0" w:color="auto"/>
        <w:bottom w:val="none" w:sz="0" w:space="0" w:color="auto"/>
        <w:right w:val="none" w:sz="0" w:space="0" w:color="auto"/>
      </w:divBdr>
    </w:div>
    <w:div w:id="1388383334">
      <w:bodyDiv w:val="1"/>
      <w:marLeft w:val="0"/>
      <w:marRight w:val="0"/>
      <w:marTop w:val="0"/>
      <w:marBottom w:val="0"/>
      <w:divBdr>
        <w:top w:val="none" w:sz="0" w:space="0" w:color="auto"/>
        <w:left w:val="none" w:sz="0" w:space="0" w:color="auto"/>
        <w:bottom w:val="none" w:sz="0" w:space="0" w:color="auto"/>
        <w:right w:val="none" w:sz="0" w:space="0" w:color="auto"/>
      </w:divBdr>
    </w:div>
    <w:div w:id="1388451322">
      <w:bodyDiv w:val="1"/>
      <w:marLeft w:val="0"/>
      <w:marRight w:val="0"/>
      <w:marTop w:val="0"/>
      <w:marBottom w:val="0"/>
      <w:divBdr>
        <w:top w:val="none" w:sz="0" w:space="0" w:color="auto"/>
        <w:left w:val="none" w:sz="0" w:space="0" w:color="auto"/>
        <w:bottom w:val="none" w:sz="0" w:space="0" w:color="auto"/>
        <w:right w:val="none" w:sz="0" w:space="0" w:color="auto"/>
      </w:divBdr>
    </w:div>
    <w:div w:id="1388726304">
      <w:bodyDiv w:val="1"/>
      <w:marLeft w:val="0"/>
      <w:marRight w:val="0"/>
      <w:marTop w:val="0"/>
      <w:marBottom w:val="0"/>
      <w:divBdr>
        <w:top w:val="none" w:sz="0" w:space="0" w:color="auto"/>
        <w:left w:val="none" w:sz="0" w:space="0" w:color="auto"/>
        <w:bottom w:val="none" w:sz="0" w:space="0" w:color="auto"/>
        <w:right w:val="none" w:sz="0" w:space="0" w:color="auto"/>
      </w:divBdr>
    </w:div>
    <w:div w:id="1389185647">
      <w:bodyDiv w:val="1"/>
      <w:marLeft w:val="0"/>
      <w:marRight w:val="0"/>
      <w:marTop w:val="0"/>
      <w:marBottom w:val="0"/>
      <w:divBdr>
        <w:top w:val="none" w:sz="0" w:space="0" w:color="auto"/>
        <w:left w:val="none" w:sz="0" w:space="0" w:color="auto"/>
        <w:bottom w:val="none" w:sz="0" w:space="0" w:color="auto"/>
        <w:right w:val="none" w:sz="0" w:space="0" w:color="auto"/>
      </w:divBdr>
    </w:div>
    <w:div w:id="1389836209">
      <w:bodyDiv w:val="1"/>
      <w:marLeft w:val="0"/>
      <w:marRight w:val="0"/>
      <w:marTop w:val="0"/>
      <w:marBottom w:val="0"/>
      <w:divBdr>
        <w:top w:val="none" w:sz="0" w:space="0" w:color="auto"/>
        <w:left w:val="none" w:sz="0" w:space="0" w:color="auto"/>
        <w:bottom w:val="none" w:sz="0" w:space="0" w:color="auto"/>
        <w:right w:val="none" w:sz="0" w:space="0" w:color="auto"/>
      </w:divBdr>
    </w:div>
    <w:div w:id="1389915687">
      <w:bodyDiv w:val="1"/>
      <w:marLeft w:val="0"/>
      <w:marRight w:val="0"/>
      <w:marTop w:val="0"/>
      <w:marBottom w:val="0"/>
      <w:divBdr>
        <w:top w:val="none" w:sz="0" w:space="0" w:color="auto"/>
        <w:left w:val="none" w:sz="0" w:space="0" w:color="auto"/>
        <w:bottom w:val="none" w:sz="0" w:space="0" w:color="auto"/>
        <w:right w:val="none" w:sz="0" w:space="0" w:color="auto"/>
      </w:divBdr>
    </w:div>
    <w:div w:id="1390031445">
      <w:bodyDiv w:val="1"/>
      <w:marLeft w:val="0"/>
      <w:marRight w:val="0"/>
      <w:marTop w:val="0"/>
      <w:marBottom w:val="0"/>
      <w:divBdr>
        <w:top w:val="none" w:sz="0" w:space="0" w:color="auto"/>
        <w:left w:val="none" w:sz="0" w:space="0" w:color="auto"/>
        <w:bottom w:val="none" w:sz="0" w:space="0" w:color="auto"/>
        <w:right w:val="none" w:sz="0" w:space="0" w:color="auto"/>
      </w:divBdr>
    </w:div>
    <w:div w:id="1390108532">
      <w:bodyDiv w:val="1"/>
      <w:marLeft w:val="0"/>
      <w:marRight w:val="0"/>
      <w:marTop w:val="0"/>
      <w:marBottom w:val="0"/>
      <w:divBdr>
        <w:top w:val="none" w:sz="0" w:space="0" w:color="auto"/>
        <w:left w:val="none" w:sz="0" w:space="0" w:color="auto"/>
        <w:bottom w:val="none" w:sz="0" w:space="0" w:color="auto"/>
        <w:right w:val="none" w:sz="0" w:space="0" w:color="auto"/>
      </w:divBdr>
    </w:div>
    <w:div w:id="1390377452">
      <w:bodyDiv w:val="1"/>
      <w:marLeft w:val="0"/>
      <w:marRight w:val="0"/>
      <w:marTop w:val="0"/>
      <w:marBottom w:val="0"/>
      <w:divBdr>
        <w:top w:val="none" w:sz="0" w:space="0" w:color="auto"/>
        <w:left w:val="none" w:sz="0" w:space="0" w:color="auto"/>
        <w:bottom w:val="none" w:sz="0" w:space="0" w:color="auto"/>
        <w:right w:val="none" w:sz="0" w:space="0" w:color="auto"/>
      </w:divBdr>
    </w:div>
    <w:div w:id="1390684616">
      <w:bodyDiv w:val="1"/>
      <w:marLeft w:val="0"/>
      <w:marRight w:val="0"/>
      <w:marTop w:val="0"/>
      <w:marBottom w:val="0"/>
      <w:divBdr>
        <w:top w:val="none" w:sz="0" w:space="0" w:color="auto"/>
        <w:left w:val="none" w:sz="0" w:space="0" w:color="auto"/>
        <w:bottom w:val="none" w:sz="0" w:space="0" w:color="auto"/>
        <w:right w:val="none" w:sz="0" w:space="0" w:color="auto"/>
      </w:divBdr>
    </w:div>
    <w:div w:id="1390691781">
      <w:bodyDiv w:val="1"/>
      <w:marLeft w:val="0"/>
      <w:marRight w:val="0"/>
      <w:marTop w:val="0"/>
      <w:marBottom w:val="0"/>
      <w:divBdr>
        <w:top w:val="none" w:sz="0" w:space="0" w:color="auto"/>
        <w:left w:val="none" w:sz="0" w:space="0" w:color="auto"/>
        <w:bottom w:val="none" w:sz="0" w:space="0" w:color="auto"/>
        <w:right w:val="none" w:sz="0" w:space="0" w:color="auto"/>
      </w:divBdr>
    </w:div>
    <w:div w:id="1390760208">
      <w:bodyDiv w:val="1"/>
      <w:marLeft w:val="0"/>
      <w:marRight w:val="0"/>
      <w:marTop w:val="0"/>
      <w:marBottom w:val="0"/>
      <w:divBdr>
        <w:top w:val="none" w:sz="0" w:space="0" w:color="auto"/>
        <w:left w:val="none" w:sz="0" w:space="0" w:color="auto"/>
        <w:bottom w:val="none" w:sz="0" w:space="0" w:color="auto"/>
        <w:right w:val="none" w:sz="0" w:space="0" w:color="auto"/>
      </w:divBdr>
    </w:div>
    <w:div w:id="1390805545">
      <w:bodyDiv w:val="1"/>
      <w:marLeft w:val="0"/>
      <w:marRight w:val="0"/>
      <w:marTop w:val="0"/>
      <w:marBottom w:val="0"/>
      <w:divBdr>
        <w:top w:val="none" w:sz="0" w:space="0" w:color="auto"/>
        <w:left w:val="none" w:sz="0" w:space="0" w:color="auto"/>
        <w:bottom w:val="none" w:sz="0" w:space="0" w:color="auto"/>
        <w:right w:val="none" w:sz="0" w:space="0" w:color="auto"/>
      </w:divBdr>
    </w:div>
    <w:div w:id="1390807912">
      <w:bodyDiv w:val="1"/>
      <w:marLeft w:val="0"/>
      <w:marRight w:val="0"/>
      <w:marTop w:val="0"/>
      <w:marBottom w:val="0"/>
      <w:divBdr>
        <w:top w:val="none" w:sz="0" w:space="0" w:color="auto"/>
        <w:left w:val="none" w:sz="0" w:space="0" w:color="auto"/>
        <w:bottom w:val="none" w:sz="0" w:space="0" w:color="auto"/>
        <w:right w:val="none" w:sz="0" w:space="0" w:color="auto"/>
      </w:divBdr>
    </w:div>
    <w:div w:id="1390809167">
      <w:bodyDiv w:val="1"/>
      <w:marLeft w:val="0"/>
      <w:marRight w:val="0"/>
      <w:marTop w:val="0"/>
      <w:marBottom w:val="0"/>
      <w:divBdr>
        <w:top w:val="none" w:sz="0" w:space="0" w:color="auto"/>
        <w:left w:val="none" w:sz="0" w:space="0" w:color="auto"/>
        <w:bottom w:val="none" w:sz="0" w:space="0" w:color="auto"/>
        <w:right w:val="none" w:sz="0" w:space="0" w:color="auto"/>
      </w:divBdr>
    </w:div>
    <w:div w:id="1390881593">
      <w:bodyDiv w:val="1"/>
      <w:marLeft w:val="0"/>
      <w:marRight w:val="0"/>
      <w:marTop w:val="0"/>
      <w:marBottom w:val="0"/>
      <w:divBdr>
        <w:top w:val="none" w:sz="0" w:space="0" w:color="auto"/>
        <w:left w:val="none" w:sz="0" w:space="0" w:color="auto"/>
        <w:bottom w:val="none" w:sz="0" w:space="0" w:color="auto"/>
        <w:right w:val="none" w:sz="0" w:space="0" w:color="auto"/>
      </w:divBdr>
    </w:div>
    <w:div w:id="1390955812">
      <w:bodyDiv w:val="1"/>
      <w:marLeft w:val="0"/>
      <w:marRight w:val="0"/>
      <w:marTop w:val="0"/>
      <w:marBottom w:val="0"/>
      <w:divBdr>
        <w:top w:val="none" w:sz="0" w:space="0" w:color="auto"/>
        <w:left w:val="none" w:sz="0" w:space="0" w:color="auto"/>
        <w:bottom w:val="none" w:sz="0" w:space="0" w:color="auto"/>
        <w:right w:val="none" w:sz="0" w:space="0" w:color="auto"/>
      </w:divBdr>
    </w:div>
    <w:div w:id="1390959013">
      <w:bodyDiv w:val="1"/>
      <w:marLeft w:val="0"/>
      <w:marRight w:val="0"/>
      <w:marTop w:val="0"/>
      <w:marBottom w:val="0"/>
      <w:divBdr>
        <w:top w:val="none" w:sz="0" w:space="0" w:color="auto"/>
        <w:left w:val="none" w:sz="0" w:space="0" w:color="auto"/>
        <w:bottom w:val="none" w:sz="0" w:space="0" w:color="auto"/>
        <w:right w:val="none" w:sz="0" w:space="0" w:color="auto"/>
      </w:divBdr>
    </w:div>
    <w:div w:id="1391151928">
      <w:bodyDiv w:val="1"/>
      <w:marLeft w:val="0"/>
      <w:marRight w:val="0"/>
      <w:marTop w:val="0"/>
      <w:marBottom w:val="0"/>
      <w:divBdr>
        <w:top w:val="none" w:sz="0" w:space="0" w:color="auto"/>
        <w:left w:val="none" w:sz="0" w:space="0" w:color="auto"/>
        <w:bottom w:val="none" w:sz="0" w:space="0" w:color="auto"/>
        <w:right w:val="none" w:sz="0" w:space="0" w:color="auto"/>
      </w:divBdr>
    </w:div>
    <w:div w:id="1391345744">
      <w:bodyDiv w:val="1"/>
      <w:marLeft w:val="0"/>
      <w:marRight w:val="0"/>
      <w:marTop w:val="0"/>
      <w:marBottom w:val="0"/>
      <w:divBdr>
        <w:top w:val="none" w:sz="0" w:space="0" w:color="auto"/>
        <w:left w:val="none" w:sz="0" w:space="0" w:color="auto"/>
        <w:bottom w:val="none" w:sz="0" w:space="0" w:color="auto"/>
        <w:right w:val="none" w:sz="0" w:space="0" w:color="auto"/>
      </w:divBdr>
    </w:div>
    <w:div w:id="1391423930">
      <w:bodyDiv w:val="1"/>
      <w:marLeft w:val="0"/>
      <w:marRight w:val="0"/>
      <w:marTop w:val="0"/>
      <w:marBottom w:val="0"/>
      <w:divBdr>
        <w:top w:val="none" w:sz="0" w:space="0" w:color="auto"/>
        <w:left w:val="none" w:sz="0" w:space="0" w:color="auto"/>
        <w:bottom w:val="none" w:sz="0" w:space="0" w:color="auto"/>
        <w:right w:val="none" w:sz="0" w:space="0" w:color="auto"/>
      </w:divBdr>
    </w:div>
    <w:div w:id="1391466065">
      <w:bodyDiv w:val="1"/>
      <w:marLeft w:val="0"/>
      <w:marRight w:val="0"/>
      <w:marTop w:val="0"/>
      <w:marBottom w:val="0"/>
      <w:divBdr>
        <w:top w:val="none" w:sz="0" w:space="0" w:color="auto"/>
        <w:left w:val="none" w:sz="0" w:space="0" w:color="auto"/>
        <w:bottom w:val="none" w:sz="0" w:space="0" w:color="auto"/>
        <w:right w:val="none" w:sz="0" w:space="0" w:color="auto"/>
      </w:divBdr>
    </w:div>
    <w:div w:id="1391811305">
      <w:bodyDiv w:val="1"/>
      <w:marLeft w:val="0"/>
      <w:marRight w:val="0"/>
      <w:marTop w:val="0"/>
      <w:marBottom w:val="0"/>
      <w:divBdr>
        <w:top w:val="none" w:sz="0" w:space="0" w:color="auto"/>
        <w:left w:val="none" w:sz="0" w:space="0" w:color="auto"/>
        <w:bottom w:val="none" w:sz="0" w:space="0" w:color="auto"/>
        <w:right w:val="none" w:sz="0" w:space="0" w:color="auto"/>
      </w:divBdr>
    </w:div>
    <w:div w:id="1391996289">
      <w:bodyDiv w:val="1"/>
      <w:marLeft w:val="0"/>
      <w:marRight w:val="0"/>
      <w:marTop w:val="0"/>
      <w:marBottom w:val="0"/>
      <w:divBdr>
        <w:top w:val="none" w:sz="0" w:space="0" w:color="auto"/>
        <w:left w:val="none" w:sz="0" w:space="0" w:color="auto"/>
        <w:bottom w:val="none" w:sz="0" w:space="0" w:color="auto"/>
        <w:right w:val="none" w:sz="0" w:space="0" w:color="auto"/>
      </w:divBdr>
    </w:div>
    <w:div w:id="1392118169">
      <w:bodyDiv w:val="1"/>
      <w:marLeft w:val="0"/>
      <w:marRight w:val="0"/>
      <w:marTop w:val="0"/>
      <w:marBottom w:val="0"/>
      <w:divBdr>
        <w:top w:val="none" w:sz="0" w:space="0" w:color="auto"/>
        <w:left w:val="none" w:sz="0" w:space="0" w:color="auto"/>
        <w:bottom w:val="none" w:sz="0" w:space="0" w:color="auto"/>
        <w:right w:val="none" w:sz="0" w:space="0" w:color="auto"/>
      </w:divBdr>
    </w:div>
    <w:div w:id="1392197535">
      <w:bodyDiv w:val="1"/>
      <w:marLeft w:val="0"/>
      <w:marRight w:val="0"/>
      <w:marTop w:val="0"/>
      <w:marBottom w:val="0"/>
      <w:divBdr>
        <w:top w:val="none" w:sz="0" w:space="0" w:color="auto"/>
        <w:left w:val="none" w:sz="0" w:space="0" w:color="auto"/>
        <w:bottom w:val="none" w:sz="0" w:space="0" w:color="auto"/>
        <w:right w:val="none" w:sz="0" w:space="0" w:color="auto"/>
      </w:divBdr>
    </w:div>
    <w:div w:id="1392575386">
      <w:bodyDiv w:val="1"/>
      <w:marLeft w:val="0"/>
      <w:marRight w:val="0"/>
      <w:marTop w:val="0"/>
      <w:marBottom w:val="0"/>
      <w:divBdr>
        <w:top w:val="none" w:sz="0" w:space="0" w:color="auto"/>
        <w:left w:val="none" w:sz="0" w:space="0" w:color="auto"/>
        <w:bottom w:val="none" w:sz="0" w:space="0" w:color="auto"/>
        <w:right w:val="none" w:sz="0" w:space="0" w:color="auto"/>
      </w:divBdr>
    </w:div>
    <w:div w:id="1392728770">
      <w:bodyDiv w:val="1"/>
      <w:marLeft w:val="0"/>
      <w:marRight w:val="0"/>
      <w:marTop w:val="0"/>
      <w:marBottom w:val="0"/>
      <w:divBdr>
        <w:top w:val="none" w:sz="0" w:space="0" w:color="auto"/>
        <w:left w:val="none" w:sz="0" w:space="0" w:color="auto"/>
        <w:bottom w:val="none" w:sz="0" w:space="0" w:color="auto"/>
        <w:right w:val="none" w:sz="0" w:space="0" w:color="auto"/>
      </w:divBdr>
    </w:div>
    <w:div w:id="1392772755">
      <w:bodyDiv w:val="1"/>
      <w:marLeft w:val="0"/>
      <w:marRight w:val="0"/>
      <w:marTop w:val="0"/>
      <w:marBottom w:val="0"/>
      <w:divBdr>
        <w:top w:val="none" w:sz="0" w:space="0" w:color="auto"/>
        <w:left w:val="none" w:sz="0" w:space="0" w:color="auto"/>
        <w:bottom w:val="none" w:sz="0" w:space="0" w:color="auto"/>
        <w:right w:val="none" w:sz="0" w:space="0" w:color="auto"/>
      </w:divBdr>
    </w:div>
    <w:div w:id="1393038796">
      <w:bodyDiv w:val="1"/>
      <w:marLeft w:val="0"/>
      <w:marRight w:val="0"/>
      <w:marTop w:val="0"/>
      <w:marBottom w:val="0"/>
      <w:divBdr>
        <w:top w:val="none" w:sz="0" w:space="0" w:color="auto"/>
        <w:left w:val="none" w:sz="0" w:space="0" w:color="auto"/>
        <w:bottom w:val="none" w:sz="0" w:space="0" w:color="auto"/>
        <w:right w:val="none" w:sz="0" w:space="0" w:color="auto"/>
      </w:divBdr>
    </w:div>
    <w:div w:id="1393043263">
      <w:bodyDiv w:val="1"/>
      <w:marLeft w:val="0"/>
      <w:marRight w:val="0"/>
      <w:marTop w:val="0"/>
      <w:marBottom w:val="0"/>
      <w:divBdr>
        <w:top w:val="none" w:sz="0" w:space="0" w:color="auto"/>
        <w:left w:val="none" w:sz="0" w:space="0" w:color="auto"/>
        <w:bottom w:val="none" w:sz="0" w:space="0" w:color="auto"/>
        <w:right w:val="none" w:sz="0" w:space="0" w:color="auto"/>
      </w:divBdr>
    </w:div>
    <w:div w:id="1393114137">
      <w:bodyDiv w:val="1"/>
      <w:marLeft w:val="0"/>
      <w:marRight w:val="0"/>
      <w:marTop w:val="0"/>
      <w:marBottom w:val="0"/>
      <w:divBdr>
        <w:top w:val="none" w:sz="0" w:space="0" w:color="auto"/>
        <w:left w:val="none" w:sz="0" w:space="0" w:color="auto"/>
        <w:bottom w:val="none" w:sz="0" w:space="0" w:color="auto"/>
        <w:right w:val="none" w:sz="0" w:space="0" w:color="auto"/>
      </w:divBdr>
    </w:div>
    <w:div w:id="1393308981">
      <w:bodyDiv w:val="1"/>
      <w:marLeft w:val="0"/>
      <w:marRight w:val="0"/>
      <w:marTop w:val="0"/>
      <w:marBottom w:val="0"/>
      <w:divBdr>
        <w:top w:val="none" w:sz="0" w:space="0" w:color="auto"/>
        <w:left w:val="none" w:sz="0" w:space="0" w:color="auto"/>
        <w:bottom w:val="none" w:sz="0" w:space="0" w:color="auto"/>
        <w:right w:val="none" w:sz="0" w:space="0" w:color="auto"/>
      </w:divBdr>
    </w:div>
    <w:div w:id="1393388925">
      <w:bodyDiv w:val="1"/>
      <w:marLeft w:val="0"/>
      <w:marRight w:val="0"/>
      <w:marTop w:val="0"/>
      <w:marBottom w:val="0"/>
      <w:divBdr>
        <w:top w:val="none" w:sz="0" w:space="0" w:color="auto"/>
        <w:left w:val="none" w:sz="0" w:space="0" w:color="auto"/>
        <w:bottom w:val="none" w:sz="0" w:space="0" w:color="auto"/>
        <w:right w:val="none" w:sz="0" w:space="0" w:color="auto"/>
      </w:divBdr>
    </w:div>
    <w:div w:id="1393500984">
      <w:bodyDiv w:val="1"/>
      <w:marLeft w:val="0"/>
      <w:marRight w:val="0"/>
      <w:marTop w:val="0"/>
      <w:marBottom w:val="0"/>
      <w:divBdr>
        <w:top w:val="none" w:sz="0" w:space="0" w:color="auto"/>
        <w:left w:val="none" w:sz="0" w:space="0" w:color="auto"/>
        <w:bottom w:val="none" w:sz="0" w:space="0" w:color="auto"/>
        <w:right w:val="none" w:sz="0" w:space="0" w:color="auto"/>
      </w:divBdr>
    </w:div>
    <w:div w:id="1393653927">
      <w:bodyDiv w:val="1"/>
      <w:marLeft w:val="0"/>
      <w:marRight w:val="0"/>
      <w:marTop w:val="0"/>
      <w:marBottom w:val="0"/>
      <w:divBdr>
        <w:top w:val="none" w:sz="0" w:space="0" w:color="auto"/>
        <w:left w:val="none" w:sz="0" w:space="0" w:color="auto"/>
        <w:bottom w:val="none" w:sz="0" w:space="0" w:color="auto"/>
        <w:right w:val="none" w:sz="0" w:space="0" w:color="auto"/>
      </w:divBdr>
    </w:div>
    <w:div w:id="1393885582">
      <w:bodyDiv w:val="1"/>
      <w:marLeft w:val="0"/>
      <w:marRight w:val="0"/>
      <w:marTop w:val="0"/>
      <w:marBottom w:val="0"/>
      <w:divBdr>
        <w:top w:val="none" w:sz="0" w:space="0" w:color="auto"/>
        <w:left w:val="none" w:sz="0" w:space="0" w:color="auto"/>
        <w:bottom w:val="none" w:sz="0" w:space="0" w:color="auto"/>
        <w:right w:val="none" w:sz="0" w:space="0" w:color="auto"/>
      </w:divBdr>
    </w:div>
    <w:div w:id="1393885600">
      <w:bodyDiv w:val="1"/>
      <w:marLeft w:val="0"/>
      <w:marRight w:val="0"/>
      <w:marTop w:val="0"/>
      <w:marBottom w:val="0"/>
      <w:divBdr>
        <w:top w:val="none" w:sz="0" w:space="0" w:color="auto"/>
        <w:left w:val="none" w:sz="0" w:space="0" w:color="auto"/>
        <w:bottom w:val="none" w:sz="0" w:space="0" w:color="auto"/>
        <w:right w:val="none" w:sz="0" w:space="0" w:color="auto"/>
      </w:divBdr>
    </w:div>
    <w:div w:id="1393890418">
      <w:bodyDiv w:val="1"/>
      <w:marLeft w:val="0"/>
      <w:marRight w:val="0"/>
      <w:marTop w:val="0"/>
      <w:marBottom w:val="0"/>
      <w:divBdr>
        <w:top w:val="none" w:sz="0" w:space="0" w:color="auto"/>
        <w:left w:val="none" w:sz="0" w:space="0" w:color="auto"/>
        <w:bottom w:val="none" w:sz="0" w:space="0" w:color="auto"/>
        <w:right w:val="none" w:sz="0" w:space="0" w:color="auto"/>
      </w:divBdr>
    </w:div>
    <w:div w:id="1393894602">
      <w:bodyDiv w:val="1"/>
      <w:marLeft w:val="0"/>
      <w:marRight w:val="0"/>
      <w:marTop w:val="0"/>
      <w:marBottom w:val="0"/>
      <w:divBdr>
        <w:top w:val="none" w:sz="0" w:space="0" w:color="auto"/>
        <w:left w:val="none" w:sz="0" w:space="0" w:color="auto"/>
        <w:bottom w:val="none" w:sz="0" w:space="0" w:color="auto"/>
        <w:right w:val="none" w:sz="0" w:space="0" w:color="auto"/>
      </w:divBdr>
    </w:div>
    <w:div w:id="1394234811">
      <w:bodyDiv w:val="1"/>
      <w:marLeft w:val="0"/>
      <w:marRight w:val="0"/>
      <w:marTop w:val="0"/>
      <w:marBottom w:val="0"/>
      <w:divBdr>
        <w:top w:val="none" w:sz="0" w:space="0" w:color="auto"/>
        <w:left w:val="none" w:sz="0" w:space="0" w:color="auto"/>
        <w:bottom w:val="none" w:sz="0" w:space="0" w:color="auto"/>
        <w:right w:val="none" w:sz="0" w:space="0" w:color="auto"/>
      </w:divBdr>
    </w:div>
    <w:div w:id="1394280664">
      <w:bodyDiv w:val="1"/>
      <w:marLeft w:val="0"/>
      <w:marRight w:val="0"/>
      <w:marTop w:val="0"/>
      <w:marBottom w:val="0"/>
      <w:divBdr>
        <w:top w:val="none" w:sz="0" w:space="0" w:color="auto"/>
        <w:left w:val="none" w:sz="0" w:space="0" w:color="auto"/>
        <w:bottom w:val="none" w:sz="0" w:space="0" w:color="auto"/>
        <w:right w:val="none" w:sz="0" w:space="0" w:color="auto"/>
      </w:divBdr>
    </w:div>
    <w:div w:id="1394505578">
      <w:bodyDiv w:val="1"/>
      <w:marLeft w:val="0"/>
      <w:marRight w:val="0"/>
      <w:marTop w:val="0"/>
      <w:marBottom w:val="0"/>
      <w:divBdr>
        <w:top w:val="none" w:sz="0" w:space="0" w:color="auto"/>
        <w:left w:val="none" w:sz="0" w:space="0" w:color="auto"/>
        <w:bottom w:val="none" w:sz="0" w:space="0" w:color="auto"/>
        <w:right w:val="none" w:sz="0" w:space="0" w:color="auto"/>
      </w:divBdr>
    </w:div>
    <w:div w:id="1394548268">
      <w:bodyDiv w:val="1"/>
      <w:marLeft w:val="0"/>
      <w:marRight w:val="0"/>
      <w:marTop w:val="0"/>
      <w:marBottom w:val="0"/>
      <w:divBdr>
        <w:top w:val="none" w:sz="0" w:space="0" w:color="auto"/>
        <w:left w:val="none" w:sz="0" w:space="0" w:color="auto"/>
        <w:bottom w:val="none" w:sz="0" w:space="0" w:color="auto"/>
        <w:right w:val="none" w:sz="0" w:space="0" w:color="auto"/>
      </w:divBdr>
    </w:div>
    <w:div w:id="1394741588">
      <w:bodyDiv w:val="1"/>
      <w:marLeft w:val="0"/>
      <w:marRight w:val="0"/>
      <w:marTop w:val="0"/>
      <w:marBottom w:val="0"/>
      <w:divBdr>
        <w:top w:val="none" w:sz="0" w:space="0" w:color="auto"/>
        <w:left w:val="none" w:sz="0" w:space="0" w:color="auto"/>
        <w:bottom w:val="none" w:sz="0" w:space="0" w:color="auto"/>
        <w:right w:val="none" w:sz="0" w:space="0" w:color="auto"/>
      </w:divBdr>
    </w:div>
    <w:div w:id="1394815569">
      <w:bodyDiv w:val="1"/>
      <w:marLeft w:val="0"/>
      <w:marRight w:val="0"/>
      <w:marTop w:val="0"/>
      <w:marBottom w:val="0"/>
      <w:divBdr>
        <w:top w:val="none" w:sz="0" w:space="0" w:color="auto"/>
        <w:left w:val="none" w:sz="0" w:space="0" w:color="auto"/>
        <w:bottom w:val="none" w:sz="0" w:space="0" w:color="auto"/>
        <w:right w:val="none" w:sz="0" w:space="0" w:color="auto"/>
      </w:divBdr>
    </w:div>
    <w:div w:id="1395548178">
      <w:bodyDiv w:val="1"/>
      <w:marLeft w:val="0"/>
      <w:marRight w:val="0"/>
      <w:marTop w:val="0"/>
      <w:marBottom w:val="0"/>
      <w:divBdr>
        <w:top w:val="none" w:sz="0" w:space="0" w:color="auto"/>
        <w:left w:val="none" w:sz="0" w:space="0" w:color="auto"/>
        <w:bottom w:val="none" w:sz="0" w:space="0" w:color="auto"/>
        <w:right w:val="none" w:sz="0" w:space="0" w:color="auto"/>
      </w:divBdr>
    </w:div>
    <w:div w:id="1396246222">
      <w:bodyDiv w:val="1"/>
      <w:marLeft w:val="0"/>
      <w:marRight w:val="0"/>
      <w:marTop w:val="0"/>
      <w:marBottom w:val="0"/>
      <w:divBdr>
        <w:top w:val="none" w:sz="0" w:space="0" w:color="auto"/>
        <w:left w:val="none" w:sz="0" w:space="0" w:color="auto"/>
        <w:bottom w:val="none" w:sz="0" w:space="0" w:color="auto"/>
        <w:right w:val="none" w:sz="0" w:space="0" w:color="auto"/>
      </w:divBdr>
    </w:div>
    <w:div w:id="1396276680">
      <w:bodyDiv w:val="1"/>
      <w:marLeft w:val="0"/>
      <w:marRight w:val="0"/>
      <w:marTop w:val="0"/>
      <w:marBottom w:val="0"/>
      <w:divBdr>
        <w:top w:val="none" w:sz="0" w:space="0" w:color="auto"/>
        <w:left w:val="none" w:sz="0" w:space="0" w:color="auto"/>
        <w:bottom w:val="none" w:sz="0" w:space="0" w:color="auto"/>
        <w:right w:val="none" w:sz="0" w:space="0" w:color="auto"/>
      </w:divBdr>
    </w:div>
    <w:div w:id="1396314949">
      <w:bodyDiv w:val="1"/>
      <w:marLeft w:val="0"/>
      <w:marRight w:val="0"/>
      <w:marTop w:val="0"/>
      <w:marBottom w:val="0"/>
      <w:divBdr>
        <w:top w:val="none" w:sz="0" w:space="0" w:color="auto"/>
        <w:left w:val="none" w:sz="0" w:space="0" w:color="auto"/>
        <w:bottom w:val="none" w:sz="0" w:space="0" w:color="auto"/>
        <w:right w:val="none" w:sz="0" w:space="0" w:color="auto"/>
      </w:divBdr>
    </w:div>
    <w:div w:id="1396469731">
      <w:bodyDiv w:val="1"/>
      <w:marLeft w:val="0"/>
      <w:marRight w:val="0"/>
      <w:marTop w:val="0"/>
      <w:marBottom w:val="0"/>
      <w:divBdr>
        <w:top w:val="none" w:sz="0" w:space="0" w:color="auto"/>
        <w:left w:val="none" w:sz="0" w:space="0" w:color="auto"/>
        <w:bottom w:val="none" w:sz="0" w:space="0" w:color="auto"/>
        <w:right w:val="none" w:sz="0" w:space="0" w:color="auto"/>
      </w:divBdr>
    </w:div>
    <w:div w:id="1396472405">
      <w:bodyDiv w:val="1"/>
      <w:marLeft w:val="0"/>
      <w:marRight w:val="0"/>
      <w:marTop w:val="0"/>
      <w:marBottom w:val="0"/>
      <w:divBdr>
        <w:top w:val="none" w:sz="0" w:space="0" w:color="auto"/>
        <w:left w:val="none" w:sz="0" w:space="0" w:color="auto"/>
        <w:bottom w:val="none" w:sz="0" w:space="0" w:color="auto"/>
        <w:right w:val="none" w:sz="0" w:space="0" w:color="auto"/>
      </w:divBdr>
    </w:div>
    <w:div w:id="1396925893">
      <w:bodyDiv w:val="1"/>
      <w:marLeft w:val="0"/>
      <w:marRight w:val="0"/>
      <w:marTop w:val="0"/>
      <w:marBottom w:val="0"/>
      <w:divBdr>
        <w:top w:val="none" w:sz="0" w:space="0" w:color="auto"/>
        <w:left w:val="none" w:sz="0" w:space="0" w:color="auto"/>
        <w:bottom w:val="none" w:sz="0" w:space="0" w:color="auto"/>
        <w:right w:val="none" w:sz="0" w:space="0" w:color="auto"/>
      </w:divBdr>
    </w:div>
    <w:div w:id="1396973203">
      <w:bodyDiv w:val="1"/>
      <w:marLeft w:val="0"/>
      <w:marRight w:val="0"/>
      <w:marTop w:val="0"/>
      <w:marBottom w:val="0"/>
      <w:divBdr>
        <w:top w:val="none" w:sz="0" w:space="0" w:color="auto"/>
        <w:left w:val="none" w:sz="0" w:space="0" w:color="auto"/>
        <w:bottom w:val="none" w:sz="0" w:space="0" w:color="auto"/>
        <w:right w:val="none" w:sz="0" w:space="0" w:color="auto"/>
      </w:divBdr>
    </w:div>
    <w:div w:id="1397120197">
      <w:bodyDiv w:val="1"/>
      <w:marLeft w:val="0"/>
      <w:marRight w:val="0"/>
      <w:marTop w:val="0"/>
      <w:marBottom w:val="0"/>
      <w:divBdr>
        <w:top w:val="none" w:sz="0" w:space="0" w:color="auto"/>
        <w:left w:val="none" w:sz="0" w:space="0" w:color="auto"/>
        <w:bottom w:val="none" w:sz="0" w:space="0" w:color="auto"/>
        <w:right w:val="none" w:sz="0" w:space="0" w:color="auto"/>
      </w:divBdr>
    </w:div>
    <w:div w:id="1397162184">
      <w:bodyDiv w:val="1"/>
      <w:marLeft w:val="0"/>
      <w:marRight w:val="0"/>
      <w:marTop w:val="0"/>
      <w:marBottom w:val="0"/>
      <w:divBdr>
        <w:top w:val="none" w:sz="0" w:space="0" w:color="auto"/>
        <w:left w:val="none" w:sz="0" w:space="0" w:color="auto"/>
        <w:bottom w:val="none" w:sz="0" w:space="0" w:color="auto"/>
        <w:right w:val="none" w:sz="0" w:space="0" w:color="auto"/>
      </w:divBdr>
    </w:div>
    <w:div w:id="1398169912">
      <w:bodyDiv w:val="1"/>
      <w:marLeft w:val="0"/>
      <w:marRight w:val="0"/>
      <w:marTop w:val="0"/>
      <w:marBottom w:val="0"/>
      <w:divBdr>
        <w:top w:val="none" w:sz="0" w:space="0" w:color="auto"/>
        <w:left w:val="none" w:sz="0" w:space="0" w:color="auto"/>
        <w:bottom w:val="none" w:sz="0" w:space="0" w:color="auto"/>
        <w:right w:val="none" w:sz="0" w:space="0" w:color="auto"/>
      </w:divBdr>
    </w:div>
    <w:div w:id="1398283040">
      <w:bodyDiv w:val="1"/>
      <w:marLeft w:val="0"/>
      <w:marRight w:val="0"/>
      <w:marTop w:val="0"/>
      <w:marBottom w:val="0"/>
      <w:divBdr>
        <w:top w:val="none" w:sz="0" w:space="0" w:color="auto"/>
        <w:left w:val="none" w:sz="0" w:space="0" w:color="auto"/>
        <w:bottom w:val="none" w:sz="0" w:space="0" w:color="auto"/>
        <w:right w:val="none" w:sz="0" w:space="0" w:color="auto"/>
      </w:divBdr>
    </w:div>
    <w:div w:id="1398436365">
      <w:bodyDiv w:val="1"/>
      <w:marLeft w:val="0"/>
      <w:marRight w:val="0"/>
      <w:marTop w:val="0"/>
      <w:marBottom w:val="0"/>
      <w:divBdr>
        <w:top w:val="none" w:sz="0" w:space="0" w:color="auto"/>
        <w:left w:val="none" w:sz="0" w:space="0" w:color="auto"/>
        <w:bottom w:val="none" w:sz="0" w:space="0" w:color="auto"/>
        <w:right w:val="none" w:sz="0" w:space="0" w:color="auto"/>
      </w:divBdr>
    </w:div>
    <w:div w:id="1398745899">
      <w:bodyDiv w:val="1"/>
      <w:marLeft w:val="0"/>
      <w:marRight w:val="0"/>
      <w:marTop w:val="0"/>
      <w:marBottom w:val="0"/>
      <w:divBdr>
        <w:top w:val="none" w:sz="0" w:space="0" w:color="auto"/>
        <w:left w:val="none" w:sz="0" w:space="0" w:color="auto"/>
        <w:bottom w:val="none" w:sz="0" w:space="0" w:color="auto"/>
        <w:right w:val="none" w:sz="0" w:space="0" w:color="auto"/>
      </w:divBdr>
    </w:div>
    <w:div w:id="1398750313">
      <w:bodyDiv w:val="1"/>
      <w:marLeft w:val="0"/>
      <w:marRight w:val="0"/>
      <w:marTop w:val="0"/>
      <w:marBottom w:val="0"/>
      <w:divBdr>
        <w:top w:val="none" w:sz="0" w:space="0" w:color="auto"/>
        <w:left w:val="none" w:sz="0" w:space="0" w:color="auto"/>
        <w:bottom w:val="none" w:sz="0" w:space="0" w:color="auto"/>
        <w:right w:val="none" w:sz="0" w:space="0" w:color="auto"/>
      </w:divBdr>
    </w:div>
    <w:div w:id="1398938615">
      <w:bodyDiv w:val="1"/>
      <w:marLeft w:val="0"/>
      <w:marRight w:val="0"/>
      <w:marTop w:val="0"/>
      <w:marBottom w:val="0"/>
      <w:divBdr>
        <w:top w:val="none" w:sz="0" w:space="0" w:color="auto"/>
        <w:left w:val="none" w:sz="0" w:space="0" w:color="auto"/>
        <w:bottom w:val="none" w:sz="0" w:space="0" w:color="auto"/>
        <w:right w:val="none" w:sz="0" w:space="0" w:color="auto"/>
      </w:divBdr>
    </w:div>
    <w:div w:id="1399131217">
      <w:bodyDiv w:val="1"/>
      <w:marLeft w:val="0"/>
      <w:marRight w:val="0"/>
      <w:marTop w:val="0"/>
      <w:marBottom w:val="0"/>
      <w:divBdr>
        <w:top w:val="none" w:sz="0" w:space="0" w:color="auto"/>
        <w:left w:val="none" w:sz="0" w:space="0" w:color="auto"/>
        <w:bottom w:val="none" w:sz="0" w:space="0" w:color="auto"/>
        <w:right w:val="none" w:sz="0" w:space="0" w:color="auto"/>
      </w:divBdr>
    </w:div>
    <w:div w:id="1399285375">
      <w:bodyDiv w:val="1"/>
      <w:marLeft w:val="0"/>
      <w:marRight w:val="0"/>
      <w:marTop w:val="0"/>
      <w:marBottom w:val="0"/>
      <w:divBdr>
        <w:top w:val="none" w:sz="0" w:space="0" w:color="auto"/>
        <w:left w:val="none" w:sz="0" w:space="0" w:color="auto"/>
        <w:bottom w:val="none" w:sz="0" w:space="0" w:color="auto"/>
        <w:right w:val="none" w:sz="0" w:space="0" w:color="auto"/>
      </w:divBdr>
    </w:div>
    <w:div w:id="1399324786">
      <w:bodyDiv w:val="1"/>
      <w:marLeft w:val="0"/>
      <w:marRight w:val="0"/>
      <w:marTop w:val="0"/>
      <w:marBottom w:val="0"/>
      <w:divBdr>
        <w:top w:val="none" w:sz="0" w:space="0" w:color="auto"/>
        <w:left w:val="none" w:sz="0" w:space="0" w:color="auto"/>
        <w:bottom w:val="none" w:sz="0" w:space="0" w:color="auto"/>
        <w:right w:val="none" w:sz="0" w:space="0" w:color="auto"/>
      </w:divBdr>
    </w:div>
    <w:div w:id="1399671763">
      <w:bodyDiv w:val="1"/>
      <w:marLeft w:val="0"/>
      <w:marRight w:val="0"/>
      <w:marTop w:val="0"/>
      <w:marBottom w:val="0"/>
      <w:divBdr>
        <w:top w:val="none" w:sz="0" w:space="0" w:color="auto"/>
        <w:left w:val="none" w:sz="0" w:space="0" w:color="auto"/>
        <w:bottom w:val="none" w:sz="0" w:space="0" w:color="auto"/>
        <w:right w:val="none" w:sz="0" w:space="0" w:color="auto"/>
      </w:divBdr>
    </w:div>
    <w:div w:id="1399981575">
      <w:bodyDiv w:val="1"/>
      <w:marLeft w:val="0"/>
      <w:marRight w:val="0"/>
      <w:marTop w:val="0"/>
      <w:marBottom w:val="0"/>
      <w:divBdr>
        <w:top w:val="none" w:sz="0" w:space="0" w:color="auto"/>
        <w:left w:val="none" w:sz="0" w:space="0" w:color="auto"/>
        <w:bottom w:val="none" w:sz="0" w:space="0" w:color="auto"/>
        <w:right w:val="none" w:sz="0" w:space="0" w:color="auto"/>
      </w:divBdr>
    </w:div>
    <w:div w:id="1400248025">
      <w:bodyDiv w:val="1"/>
      <w:marLeft w:val="0"/>
      <w:marRight w:val="0"/>
      <w:marTop w:val="0"/>
      <w:marBottom w:val="0"/>
      <w:divBdr>
        <w:top w:val="none" w:sz="0" w:space="0" w:color="auto"/>
        <w:left w:val="none" w:sz="0" w:space="0" w:color="auto"/>
        <w:bottom w:val="none" w:sz="0" w:space="0" w:color="auto"/>
        <w:right w:val="none" w:sz="0" w:space="0" w:color="auto"/>
      </w:divBdr>
    </w:div>
    <w:div w:id="1400322531">
      <w:bodyDiv w:val="1"/>
      <w:marLeft w:val="0"/>
      <w:marRight w:val="0"/>
      <w:marTop w:val="0"/>
      <w:marBottom w:val="0"/>
      <w:divBdr>
        <w:top w:val="none" w:sz="0" w:space="0" w:color="auto"/>
        <w:left w:val="none" w:sz="0" w:space="0" w:color="auto"/>
        <w:bottom w:val="none" w:sz="0" w:space="0" w:color="auto"/>
        <w:right w:val="none" w:sz="0" w:space="0" w:color="auto"/>
      </w:divBdr>
    </w:div>
    <w:div w:id="1400444661">
      <w:bodyDiv w:val="1"/>
      <w:marLeft w:val="0"/>
      <w:marRight w:val="0"/>
      <w:marTop w:val="0"/>
      <w:marBottom w:val="0"/>
      <w:divBdr>
        <w:top w:val="none" w:sz="0" w:space="0" w:color="auto"/>
        <w:left w:val="none" w:sz="0" w:space="0" w:color="auto"/>
        <w:bottom w:val="none" w:sz="0" w:space="0" w:color="auto"/>
        <w:right w:val="none" w:sz="0" w:space="0" w:color="auto"/>
      </w:divBdr>
    </w:div>
    <w:div w:id="1400514968">
      <w:bodyDiv w:val="1"/>
      <w:marLeft w:val="0"/>
      <w:marRight w:val="0"/>
      <w:marTop w:val="0"/>
      <w:marBottom w:val="0"/>
      <w:divBdr>
        <w:top w:val="none" w:sz="0" w:space="0" w:color="auto"/>
        <w:left w:val="none" w:sz="0" w:space="0" w:color="auto"/>
        <w:bottom w:val="none" w:sz="0" w:space="0" w:color="auto"/>
        <w:right w:val="none" w:sz="0" w:space="0" w:color="auto"/>
      </w:divBdr>
    </w:div>
    <w:div w:id="1400590607">
      <w:bodyDiv w:val="1"/>
      <w:marLeft w:val="0"/>
      <w:marRight w:val="0"/>
      <w:marTop w:val="0"/>
      <w:marBottom w:val="0"/>
      <w:divBdr>
        <w:top w:val="none" w:sz="0" w:space="0" w:color="auto"/>
        <w:left w:val="none" w:sz="0" w:space="0" w:color="auto"/>
        <w:bottom w:val="none" w:sz="0" w:space="0" w:color="auto"/>
        <w:right w:val="none" w:sz="0" w:space="0" w:color="auto"/>
      </w:divBdr>
    </w:div>
    <w:div w:id="1400786059">
      <w:bodyDiv w:val="1"/>
      <w:marLeft w:val="0"/>
      <w:marRight w:val="0"/>
      <w:marTop w:val="0"/>
      <w:marBottom w:val="0"/>
      <w:divBdr>
        <w:top w:val="none" w:sz="0" w:space="0" w:color="auto"/>
        <w:left w:val="none" w:sz="0" w:space="0" w:color="auto"/>
        <w:bottom w:val="none" w:sz="0" w:space="0" w:color="auto"/>
        <w:right w:val="none" w:sz="0" w:space="0" w:color="auto"/>
      </w:divBdr>
    </w:div>
    <w:div w:id="1400862034">
      <w:bodyDiv w:val="1"/>
      <w:marLeft w:val="0"/>
      <w:marRight w:val="0"/>
      <w:marTop w:val="0"/>
      <w:marBottom w:val="0"/>
      <w:divBdr>
        <w:top w:val="none" w:sz="0" w:space="0" w:color="auto"/>
        <w:left w:val="none" w:sz="0" w:space="0" w:color="auto"/>
        <w:bottom w:val="none" w:sz="0" w:space="0" w:color="auto"/>
        <w:right w:val="none" w:sz="0" w:space="0" w:color="auto"/>
      </w:divBdr>
    </w:div>
    <w:div w:id="1400984667">
      <w:bodyDiv w:val="1"/>
      <w:marLeft w:val="0"/>
      <w:marRight w:val="0"/>
      <w:marTop w:val="0"/>
      <w:marBottom w:val="0"/>
      <w:divBdr>
        <w:top w:val="none" w:sz="0" w:space="0" w:color="auto"/>
        <w:left w:val="none" w:sz="0" w:space="0" w:color="auto"/>
        <w:bottom w:val="none" w:sz="0" w:space="0" w:color="auto"/>
        <w:right w:val="none" w:sz="0" w:space="0" w:color="auto"/>
      </w:divBdr>
    </w:div>
    <w:div w:id="1401246779">
      <w:bodyDiv w:val="1"/>
      <w:marLeft w:val="0"/>
      <w:marRight w:val="0"/>
      <w:marTop w:val="0"/>
      <w:marBottom w:val="0"/>
      <w:divBdr>
        <w:top w:val="none" w:sz="0" w:space="0" w:color="auto"/>
        <w:left w:val="none" w:sz="0" w:space="0" w:color="auto"/>
        <w:bottom w:val="none" w:sz="0" w:space="0" w:color="auto"/>
        <w:right w:val="none" w:sz="0" w:space="0" w:color="auto"/>
      </w:divBdr>
    </w:div>
    <w:div w:id="1401518855">
      <w:bodyDiv w:val="1"/>
      <w:marLeft w:val="0"/>
      <w:marRight w:val="0"/>
      <w:marTop w:val="0"/>
      <w:marBottom w:val="0"/>
      <w:divBdr>
        <w:top w:val="none" w:sz="0" w:space="0" w:color="auto"/>
        <w:left w:val="none" w:sz="0" w:space="0" w:color="auto"/>
        <w:bottom w:val="none" w:sz="0" w:space="0" w:color="auto"/>
        <w:right w:val="none" w:sz="0" w:space="0" w:color="auto"/>
      </w:divBdr>
    </w:div>
    <w:div w:id="1401639230">
      <w:bodyDiv w:val="1"/>
      <w:marLeft w:val="0"/>
      <w:marRight w:val="0"/>
      <w:marTop w:val="0"/>
      <w:marBottom w:val="0"/>
      <w:divBdr>
        <w:top w:val="none" w:sz="0" w:space="0" w:color="auto"/>
        <w:left w:val="none" w:sz="0" w:space="0" w:color="auto"/>
        <w:bottom w:val="none" w:sz="0" w:space="0" w:color="auto"/>
        <w:right w:val="none" w:sz="0" w:space="0" w:color="auto"/>
      </w:divBdr>
    </w:div>
    <w:div w:id="1402214143">
      <w:bodyDiv w:val="1"/>
      <w:marLeft w:val="0"/>
      <w:marRight w:val="0"/>
      <w:marTop w:val="0"/>
      <w:marBottom w:val="0"/>
      <w:divBdr>
        <w:top w:val="none" w:sz="0" w:space="0" w:color="auto"/>
        <w:left w:val="none" w:sz="0" w:space="0" w:color="auto"/>
        <w:bottom w:val="none" w:sz="0" w:space="0" w:color="auto"/>
        <w:right w:val="none" w:sz="0" w:space="0" w:color="auto"/>
      </w:divBdr>
    </w:div>
    <w:div w:id="1402218418">
      <w:bodyDiv w:val="1"/>
      <w:marLeft w:val="0"/>
      <w:marRight w:val="0"/>
      <w:marTop w:val="0"/>
      <w:marBottom w:val="0"/>
      <w:divBdr>
        <w:top w:val="none" w:sz="0" w:space="0" w:color="auto"/>
        <w:left w:val="none" w:sz="0" w:space="0" w:color="auto"/>
        <w:bottom w:val="none" w:sz="0" w:space="0" w:color="auto"/>
        <w:right w:val="none" w:sz="0" w:space="0" w:color="auto"/>
      </w:divBdr>
    </w:div>
    <w:div w:id="1402370302">
      <w:bodyDiv w:val="1"/>
      <w:marLeft w:val="0"/>
      <w:marRight w:val="0"/>
      <w:marTop w:val="0"/>
      <w:marBottom w:val="0"/>
      <w:divBdr>
        <w:top w:val="none" w:sz="0" w:space="0" w:color="auto"/>
        <w:left w:val="none" w:sz="0" w:space="0" w:color="auto"/>
        <w:bottom w:val="none" w:sz="0" w:space="0" w:color="auto"/>
        <w:right w:val="none" w:sz="0" w:space="0" w:color="auto"/>
      </w:divBdr>
    </w:div>
    <w:div w:id="1402410696">
      <w:bodyDiv w:val="1"/>
      <w:marLeft w:val="0"/>
      <w:marRight w:val="0"/>
      <w:marTop w:val="0"/>
      <w:marBottom w:val="0"/>
      <w:divBdr>
        <w:top w:val="none" w:sz="0" w:space="0" w:color="auto"/>
        <w:left w:val="none" w:sz="0" w:space="0" w:color="auto"/>
        <w:bottom w:val="none" w:sz="0" w:space="0" w:color="auto"/>
        <w:right w:val="none" w:sz="0" w:space="0" w:color="auto"/>
      </w:divBdr>
    </w:div>
    <w:div w:id="1402562381">
      <w:bodyDiv w:val="1"/>
      <w:marLeft w:val="0"/>
      <w:marRight w:val="0"/>
      <w:marTop w:val="0"/>
      <w:marBottom w:val="0"/>
      <w:divBdr>
        <w:top w:val="none" w:sz="0" w:space="0" w:color="auto"/>
        <w:left w:val="none" w:sz="0" w:space="0" w:color="auto"/>
        <w:bottom w:val="none" w:sz="0" w:space="0" w:color="auto"/>
        <w:right w:val="none" w:sz="0" w:space="0" w:color="auto"/>
      </w:divBdr>
    </w:div>
    <w:div w:id="1402756866">
      <w:bodyDiv w:val="1"/>
      <w:marLeft w:val="0"/>
      <w:marRight w:val="0"/>
      <w:marTop w:val="0"/>
      <w:marBottom w:val="0"/>
      <w:divBdr>
        <w:top w:val="none" w:sz="0" w:space="0" w:color="auto"/>
        <w:left w:val="none" w:sz="0" w:space="0" w:color="auto"/>
        <w:bottom w:val="none" w:sz="0" w:space="0" w:color="auto"/>
        <w:right w:val="none" w:sz="0" w:space="0" w:color="auto"/>
      </w:divBdr>
    </w:div>
    <w:div w:id="1402873559">
      <w:bodyDiv w:val="1"/>
      <w:marLeft w:val="0"/>
      <w:marRight w:val="0"/>
      <w:marTop w:val="0"/>
      <w:marBottom w:val="0"/>
      <w:divBdr>
        <w:top w:val="none" w:sz="0" w:space="0" w:color="auto"/>
        <w:left w:val="none" w:sz="0" w:space="0" w:color="auto"/>
        <w:bottom w:val="none" w:sz="0" w:space="0" w:color="auto"/>
        <w:right w:val="none" w:sz="0" w:space="0" w:color="auto"/>
      </w:divBdr>
    </w:div>
    <w:div w:id="1402875220">
      <w:bodyDiv w:val="1"/>
      <w:marLeft w:val="0"/>
      <w:marRight w:val="0"/>
      <w:marTop w:val="0"/>
      <w:marBottom w:val="0"/>
      <w:divBdr>
        <w:top w:val="none" w:sz="0" w:space="0" w:color="auto"/>
        <w:left w:val="none" w:sz="0" w:space="0" w:color="auto"/>
        <w:bottom w:val="none" w:sz="0" w:space="0" w:color="auto"/>
        <w:right w:val="none" w:sz="0" w:space="0" w:color="auto"/>
      </w:divBdr>
    </w:div>
    <w:div w:id="1402945947">
      <w:bodyDiv w:val="1"/>
      <w:marLeft w:val="0"/>
      <w:marRight w:val="0"/>
      <w:marTop w:val="0"/>
      <w:marBottom w:val="0"/>
      <w:divBdr>
        <w:top w:val="none" w:sz="0" w:space="0" w:color="auto"/>
        <w:left w:val="none" w:sz="0" w:space="0" w:color="auto"/>
        <w:bottom w:val="none" w:sz="0" w:space="0" w:color="auto"/>
        <w:right w:val="none" w:sz="0" w:space="0" w:color="auto"/>
      </w:divBdr>
    </w:div>
    <w:div w:id="1402947924">
      <w:bodyDiv w:val="1"/>
      <w:marLeft w:val="0"/>
      <w:marRight w:val="0"/>
      <w:marTop w:val="0"/>
      <w:marBottom w:val="0"/>
      <w:divBdr>
        <w:top w:val="none" w:sz="0" w:space="0" w:color="auto"/>
        <w:left w:val="none" w:sz="0" w:space="0" w:color="auto"/>
        <w:bottom w:val="none" w:sz="0" w:space="0" w:color="auto"/>
        <w:right w:val="none" w:sz="0" w:space="0" w:color="auto"/>
      </w:divBdr>
    </w:div>
    <w:div w:id="1403404788">
      <w:bodyDiv w:val="1"/>
      <w:marLeft w:val="0"/>
      <w:marRight w:val="0"/>
      <w:marTop w:val="0"/>
      <w:marBottom w:val="0"/>
      <w:divBdr>
        <w:top w:val="none" w:sz="0" w:space="0" w:color="auto"/>
        <w:left w:val="none" w:sz="0" w:space="0" w:color="auto"/>
        <w:bottom w:val="none" w:sz="0" w:space="0" w:color="auto"/>
        <w:right w:val="none" w:sz="0" w:space="0" w:color="auto"/>
      </w:divBdr>
    </w:div>
    <w:div w:id="1403412598">
      <w:bodyDiv w:val="1"/>
      <w:marLeft w:val="0"/>
      <w:marRight w:val="0"/>
      <w:marTop w:val="0"/>
      <w:marBottom w:val="0"/>
      <w:divBdr>
        <w:top w:val="none" w:sz="0" w:space="0" w:color="auto"/>
        <w:left w:val="none" w:sz="0" w:space="0" w:color="auto"/>
        <w:bottom w:val="none" w:sz="0" w:space="0" w:color="auto"/>
        <w:right w:val="none" w:sz="0" w:space="0" w:color="auto"/>
      </w:divBdr>
    </w:div>
    <w:div w:id="1403675613">
      <w:bodyDiv w:val="1"/>
      <w:marLeft w:val="0"/>
      <w:marRight w:val="0"/>
      <w:marTop w:val="0"/>
      <w:marBottom w:val="0"/>
      <w:divBdr>
        <w:top w:val="none" w:sz="0" w:space="0" w:color="auto"/>
        <w:left w:val="none" w:sz="0" w:space="0" w:color="auto"/>
        <w:bottom w:val="none" w:sz="0" w:space="0" w:color="auto"/>
        <w:right w:val="none" w:sz="0" w:space="0" w:color="auto"/>
      </w:divBdr>
    </w:div>
    <w:div w:id="1403721199">
      <w:bodyDiv w:val="1"/>
      <w:marLeft w:val="0"/>
      <w:marRight w:val="0"/>
      <w:marTop w:val="0"/>
      <w:marBottom w:val="0"/>
      <w:divBdr>
        <w:top w:val="none" w:sz="0" w:space="0" w:color="auto"/>
        <w:left w:val="none" w:sz="0" w:space="0" w:color="auto"/>
        <w:bottom w:val="none" w:sz="0" w:space="0" w:color="auto"/>
        <w:right w:val="none" w:sz="0" w:space="0" w:color="auto"/>
      </w:divBdr>
    </w:div>
    <w:div w:id="1403794656">
      <w:bodyDiv w:val="1"/>
      <w:marLeft w:val="0"/>
      <w:marRight w:val="0"/>
      <w:marTop w:val="0"/>
      <w:marBottom w:val="0"/>
      <w:divBdr>
        <w:top w:val="none" w:sz="0" w:space="0" w:color="auto"/>
        <w:left w:val="none" w:sz="0" w:space="0" w:color="auto"/>
        <w:bottom w:val="none" w:sz="0" w:space="0" w:color="auto"/>
        <w:right w:val="none" w:sz="0" w:space="0" w:color="auto"/>
      </w:divBdr>
    </w:div>
    <w:div w:id="1403798714">
      <w:bodyDiv w:val="1"/>
      <w:marLeft w:val="0"/>
      <w:marRight w:val="0"/>
      <w:marTop w:val="0"/>
      <w:marBottom w:val="0"/>
      <w:divBdr>
        <w:top w:val="none" w:sz="0" w:space="0" w:color="auto"/>
        <w:left w:val="none" w:sz="0" w:space="0" w:color="auto"/>
        <w:bottom w:val="none" w:sz="0" w:space="0" w:color="auto"/>
        <w:right w:val="none" w:sz="0" w:space="0" w:color="auto"/>
      </w:divBdr>
    </w:div>
    <w:div w:id="1404135318">
      <w:bodyDiv w:val="1"/>
      <w:marLeft w:val="0"/>
      <w:marRight w:val="0"/>
      <w:marTop w:val="0"/>
      <w:marBottom w:val="0"/>
      <w:divBdr>
        <w:top w:val="none" w:sz="0" w:space="0" w:color="auto"/>
        <w:left w:val="none" w:sz="0" w:space="0" w:color="auto"/>
        <w:bottom w:val="none" w:sz="0" w:space="0" w:color="auto"/>
        <w:right w:val="none" w:sz="0" w:space="0" w:color="auto"/>
      </w:divBdr>
    </w:div>
    <w:div w:id="1404138944">
      <w:bodyDiv w:val="1"/>
      <w:marLeft w:val="0"/>
      <w:marRight w:val="0"/>
      <w:marTop w:val="0"/>
      <w:marBottom w:val="0"/>
      <w:divBdr>
        <w:top w:val="none" w:sz="0" w:space="0" w:color="auto"/>
        <w:left w:val="none" w:sz="0" w:space="0" w:color="auto"/>
        <w:bottom w:val="none" w:sz="0" w:space="0" w:color="auto"/>
        <w:right w:val="none" w:sz="0" w:space="0" w:color="auto"/>
      </w:divBdr>
    </w:div>
    <w:div w:id="1404184012">
      <w:bodyDiv w:val="1"/>
      <w:marLeft w:val="0"/>
      <w:marRight w:val="0"/>
      <w:marTop w:val="0"/>
      <w:marBottom w:val="0"/>
      <w:divBdr>
        <w:top w:val="none" w:sz="0" w:space="0" w:color="auto"/>
        <w:left w:val="none" w:sz="0" w:space="0" w:color="auto"/>
        <w:bottom w:val="none" w:sz="0" w:space="0" w:color="auto"/>
        <w:right w:val="none" w:sz="0" w:space="0" w:color="auto"/>
      </w:divBdr>
    </w:div>
    <w:div w:id="1404375256">
      <w:bodyDiv w:val="1"/>
      <w:marLeft w:val="0"/>
      <w:marRight w:val="0"/>
      <w:marTop w:val="0"/>
      <w:marBottom w:val="0"/>
      <w:divBdr>
        <w:top w:val="none" w:sz="0" w:space="0" w:color="auto"/>
        <w:left w:val="none" w:sz="0" w:space="0" w:color="auto"/>
        <w:bottom w:val="none" w:sz="0" w:space="0" w:color="auto"/>
        <w:right w:val="none" w:sz="0" w:space="0" w:color="auto"/>
      </w:divBdr>
    </w:div>
    <w:div w:id="1404721454">
      <w:bodyDiv w:val="1"/>
      <w:marLeft w:val="0"/>
      <w:marRight w:val="0"/>
      <w:marTop w:val="0"/>
      <w:marBottom w:val="0"/>
      <w:divBdr>
        <w:top w:val="none" w:sz="0" w:space="0" w:color="auto"/>
        <w:left w:val="none" w:sz="0" w:space="0" w:color="auto"/>
        <w:bottom w:val="none" w:sz="0" w:space="0" w:color="auto"/>
        <w:right w:val="none" w:sz="0" w:space="0" w:color="auto"/>
      </w:divBdr>
    </w:div>
    <w:div w:id="1405029065">
      <w:bodyDiv w:val="1"/>
      <w:marLeft w:val="0"/>
      <w:marRight w:val="0"/>
      <w:marTop w:val="0"/>
      <w:marBottom w:val="0"/>
      <w:divBdr>
        <w:top w:val="none" w:sz="0" w:space="0" w:color="auto"/>
        <w:left w:val="none" w:sz="0" w:space="0" w:color="auto"/>
        <w:bottom w:val="none" w:sz="0" w:space="0" w:color="auto"/>
        <w:right w:val="none" w:sz="0" w:space="0" w:color="auto"/>
      </w:divBdr>
    </w:div>
    <w:div w:id="1405032974">
      <w:bodyDiv w:val="1"/>
      <w:marLeft w:val="0"/>
      <w:marRight w:val="0"/>
      <w:marTop w:val="0"/>
      <w:marBottom w:val="0"/>
      <w:divBdr>
        <w:top w:val="none" w:sz="0" w:space="0" w:color="auto"/>
        <w:left w:val="none" w:sz="0" w:space="0" w:color="auto"/>
        <w:bottom w:val="none" w:sz="0" w:space="0" w:color="auto"/>
        <w:right w:val="none" w:sz="0" w:space="0" w:color="auto"/>
      </w:divBdr>
    </w:div>
    <w:div w:id="1405033730">
      <w:bodyDiv w:val="1"/>
      <w:marLeft w:val="0"/>
      <w:marRight w:val="0"/>
      <w:marTop w:val="0"/>
      <w:marBottom w:val="0"/>
      <w:divBdr>
        <w:top w:val="none" w:sz="0" w:space="0" w:color="auto"/>
        <w:left w:val="none" w:sz="0" w:space="0" w:color="auto"/>
        <w:bottom w:val="none" w:sz="0" w:space="0" w:color="auto"/>
        <w:right w:val="none" w:sz="0" w:space="0" w:color="auto"/>
      </w:divBdr>
    </w:div>
    <w:div w:id="1405644809">
      <w:bodyDiv w:val="1"/>
      <w:marLeft w:val="0"/>
      <w:marRight w:val="0"/>
      <w:marTop w:val="0"/>
      <w:marBottom w:val="0"/>
      <w:divBdr>
        <w:top w:val="none" w:sz="0" w:space="0" w:color="auto"/>
        <w:left w:val="none" w:sz="0" w:space="0" w:color="auto"/>
        <w:bottom w:val="none" w:sz="0" w:space="0" w:color="auto"/>
        <w:right w:val="none" w:sz="0" w:space="0" w:color="auto"/>
      </w:divBdr>
    </w:div>
    <w:div w:id="1405682974">
      <w:bodyDiv w:val="1"/>
      <w:marLeft w:val="0"/>
      <w:marRight w:val="0"/>
      <w:marTop w:val="0"/>
      <w:marBottom w:val="0"/>
      <w:divBdr>
        <w:top w:val="none" w:sz="0" w:space="0" w:color="auto"/>
        <w:left w:val="none" w:sz="0" w:space="0" w:color="auto"/>
        <w:bottom w:val="none" w:sz="0" w:space="0" w:color="auto"/>
        <w:right w:val="none" w:sz="0" w:space="0" w:color="auto"/>
      </w:divBdr>
    </w:div>
    <w:div w:id="1405760851">
      <w:bodyDiv w:val="1"/>
      <w:marLeft w:val="0"/>
      <w:marRight w:val="0"/>
      <w:marTop w:val="0"/>
      <w:marBottom w:val="0"/>
      <w:divBdr>
        <w:top w:val="none" w:sz="0" w:space="0" w:color="auto"/>
        <w:left w:val="none" w:sz="0" w:space="0" w:color="auto"/>
        <w:bottom w:val="none" w:sz="0" w:space="0" w:color="auto"/>
        <w:right w:val="none" w:sz="0" w:space="0" w:color="auto"/>
      </w:divBdr>
    </w:div>
    <w:div w:id="1406412796">
      <w:bodyDiv w:val="1"/>
      <w:marLeft w:val="0"/>
      <w:marRight w:val="0"/>
      <w:marTop w:val="0"/>
      <w:marBottom w:val="0"/>
      <w:divBdr>
        <w:top w:val="none" w:sz="0" w:space="0" w:color="auto"/>
        <w:left w:val="none" w:sz="0" w:space="0" w:color="auto"/>
        <w:bottom w:val="none" w:sz="0" w:space="0" w:color="auto"/>
        <w:right w:val="none" w:sz="0" w:space="0" w:color="auto"/>
      </w:divBdr>
    </w:div>
    <w:div w:id="1406415957">
      <w:bodyDiv w:val="1"/>
      <w:marLeft w:val="0"/>
      <w:marRight w:val="0"/>
      <w:marTop w:val="0"/>
      <w:marBottom w:val="0"/>
      <w:divBdr>
        <w:top w:val="none" w:sz="0" w:space="0" w:color="auto"/>
        <w:left w:val="none" w:sz="0" w:space="0" w:color="auto"/>
        <w:bottom w:val="none" w:sz="0" w:space="0" w:color="auto"/>
        <w:right w:val="none" w:sz="0" w:space="0" w:color="auto"/>
      </w:divBdr>
    </w:div>
    <w:div w:id="1406490023">
      <w:bodyDiv w:val="1"/>
      <w:marLeft w:val="0"/>
      <w:marRight w:val="0"/>
      <w:marTop w:val="0"/>
      <w:marBottom w:val="0"/>
      <w:divBdr>
        <w:top w:val="none" w:sz="0" w:space="0" w:color="auto"/>
        <w:left w:val="none" w:sz="0" w:space="0" w:color="auto"/>
        <w:bottom w:val="none" w:sz="0" w:space="0" w:color="auto"/>
        <w:right w:val="none" w:sz="0" w:space="0" w:color="auto"/>
      </w:divBdr>
    </w:div>
    <w:div w:id="1406535606">
      <w:bodyDiv w:val="1"/>
      <w:marLeft w:val="0"/>
      <w:marRight w:val="0"/>
      <w:marTop w:val="0"/>
      <w:marBottom w:val="0"/>
      <w:divBdr>
        <w:top w:val="none" w:sz="0" w:space="0" w:color="auto"/>
        <w:left w:val="none" w:sz="0" w:space="0" w:color="auto"/>
        <w:bottom w:val="none" w:sz="0" w:space="0" w:color="auto"/>
        <w:right w:val="none" w:sz="0" w:space="0" w:color="auto"/>
      </w:divBdr>
    </w:div>
    <w:div w:id="1406536124">
      <w:bodyDiv w:val="1"/>
      <w:marLeft w:val="0"/>
      <w:marRight w:val="0"/>
      <w:marTop w:val="0"/>
      <w:marBottom w:val="0"/>
      <w:divBdr>
        <w:top w:val="none" w:sz="0" w:space="0" w:color="auto"/>
        <w:left w:val="none" w:sz="0" w:space="0" w:color="auto"/>
        <w:bottom w:val="none" w:sz="0" w:space="0" w:color="auto"/>
        <w:right w:val="none" w:sz="0" w:space="0" w:color="auto"/>
      </w:divBdr>
    </w:div>
    <w:div w:id="1406802996">
      <w:bodyDiv w:val="1"/>
      <w:marLeft w:val="0"/>
      <w:marRight w:val="0"/>
      <w:marTop w:val="0"/>
      <w:marBottom w:val="0"/>
      <w:divBdr>
        <w:top w:val="none" w:sz="0" w:space="0" w:color="auto"/>
        <w:left w:val="none" w:sz="0" w:space="0" w:color="auto"/>
        <w:bottom w:val="none" w:sz="0" w:space="0" w:color="auto"/>
        <w:right w:val="none" w:sz="0" w:space="0" w:color="auto"/>
      </w:divBdr>
    </w:div>
    <w:div w:id="1406954004">
      <w:bodyDiv w:val="1"/>
      <w:marLeft w:val="0"/>
      <w:marRight w:val="0"/>
      <w:marTop w:val="0"/>
      <w:marBottom w:val="0"/>
      <w:divBdr>
        <w:top w:val="none" w:sz="0" w:space="0" w:color="auto"/>
        <w:left w:val="none" w:sz="0" w:space="0" w:color="auto"/>
        <w:bottom w:val="none" w:sz="0" w:space="0" w:color="auto"/>
        <w:right w:val="none" w:sz="0" w:space="0" w:color="auto"/>
      </w:divBdr>
    </w:div>
    <w:div w:id="1407023745">
      <w:bodyDiv w:val="1"/>
      <w:marLeft w:val="0"/>
      <w:marRight w:val="0"/>
      <w:marTop w:val="0"/>
      <w:marBottom w:val="0"/>
      <w:divBdr>
        <w:top w:val="none" w:sz="0" w:space="0" w:color="auto"/>
        <w:left w:val="none" w:sz="0" w:space="0" w:color="auto"/>
        <w:bottom w:val="none" w:sz="0" w:space="0" w:color="auto"/>
        <w:right w:val="none" w:sz="0" w:space="0" w:color="auto"/>
      </w:divBdr>
    </w:div>
    <w:div w:id="1407265103">
      <w:bodyDiv w:val="1"/>
      <w:marLeft w:val="0"/>
      <w:marRight w:val="0"/>
      <w:marTop w:val="0"/>
      <w:marBottom w:val="0"/>
      <w:divBdr>
        <w:top w:val="none" w:sz="0" w:space="0" w:color="auto"/>
        <w:left w:val="none" w:sz="0" w:space="0" w:color="auto"/>
        <w:bottom w:val="none" w:sz="0" w:space="0" w:color="auto"/>
        <w:right w:val="none" w:sz="0" w:space="0" w:color="auto"/>
      </w:divBdr>
    </w:div>
    <w:div w:id="1407603484">
      <w:bodyDiv w:val="1"/>
      <w:marLeft w:val="0"/>
      <w:marRight w:val="0"/>
      <w:marTop w:val="0"/>
      <w:marBottom w:val="0"/>
      <w:divBdr>
        <w:top w:val="none" w:sz="0" w:space="0" w:color="auto"/>
        <w:left w:val="none" w:sz="0" w:space="0" w:color="auto"/>
        <w:bottom w:val="none" w:sz="0" w:space="0" w:color="auto"/>
        <w:right w:val="none" w:sz="0" w:space="0" w:color="auto"/>
      </w:divBdr>
    </w:div>
    <w:div w:id="1407650476">
      <w:bodyDiv w:val="1"/>
      <w:marLeft w:val="0"/>
      <w:marRight w:val="0"/>
      <w:marTop w:val="0"/>
      <w:marBottom w:val="0"/>
      <w:divBdr>
        <w:top w:val="none" w:sz="0" w:space="0" w:color="auto"/>
        <w:left w:val="none" w:sz="0" w:space="0" w:color="auto"/>
        <w:bottom w:val="none" w:sz="0" w:space="0" w:color="auto"/>
        <w:right w:val="none" w:sz="0" w:space="0" w:color="auto"/>
      </w:divBdr>
    </w:div>
    <w:div w:id="1407801209">
      <w:bodyDiv w:val="1"/>
      <w:marLeft w:val="0"/>
      <w:marRight w:val="0"/>
      <w:marTop w:val="0"/>
      <w:marBottom w:val="0"/>
      <w:divBdr>
        <w:top w:val="none" w:sz="0" w:space="0" w:color="auto"/>
        <w:left w:val="none" w:sz="0" w:space="0" w:color="auto"/>
        <w:bottom w:val="none" w:sz="0" w:space="0" w:color="auto"/>
        <w:right w:val="none" w:sz="0" w:space="0" w:color="auto"/>
      </w:divBdr>
    </w:div>
    <w:div w:id="1408112002">
      <w:bodyDiv w:val="1"/>
      <w:marLeft w:val="0"/>
      <w:marRight w:val="0"/>
      <w:marTop w:val="0"/>
      <w:marBottom w:val="0"/>
      <w:divBdr>
        <w:top w:val="none" w:sz="0" w:space="0" w:color="auto"/>
        <w:left w:val="none" w:sz="0" w:space="0" w:color="auto"/>
        <w:bottom w:val="none" w:sz="0" w:space="0" w:color="auto"/>
        <w:right w:val="none" w:sz="0" w:space="0" w:color="auto"/>
      </w:divBdr>
    </w:div>
    <w:div w:id="1408112963">
      <w:bodyDiv w:val="1"/>
      <w:marLeft w:val="0"/>
      <w:marRight w:val="0"/>
      <w:marTop w:val="0"/>
      <w:marBottom w:val="0"/>
      <w:divBdr>
        <w:top w:val="none" w:sz="0" w:space="0" w:color="auto"/>
        <w:left w:val="none" w:sz="0" w:space="0" w:color="auto"/>
        <w:bottom w:val="none" w:sz="0" w:space="0" w:color="auto"/>
        <w:right w:val="none" w:sz="0" w:space="0" w:color="auto"/>
      </w:divBdr>
    </w:div>
    <w:div w:id="1408115819">
      <w:bodyDiv w:val="1"/>
      <w:marLeft w:val="0"/>
      <w:marRight w:val="0"/>
      <w:marTop w:val="0"/>
      <w:marBottom w:val="0"/>
      <w:divBdr>
        <w:top w:val="none" w:sz="0" w:space="0" w:color="auto"/>
        <w:left w:val="none" w:sz="0" w:space="0" w:color="auto"/>
        <w:bottom w:val="none" w:sz="0" w:space="0" w:color="auto"/>
        <w:right w:val="none" w:sz="0" w:space="0" w:color="auto"/>
      </w:divBdr>
    </w:div>
    <w:div w:id="1408528432">
      <w:bodyDiv w:val="1"/>
      <w:marLeft w:val="0"/>
      <w:marRight w:val="0"/>
      <w:marTop w:val="0"/>
      <w:marBottom w:val="0"/>
      <w:divBdr>
        <w:top w:val="none" w:sz="0" w:space="0" w:color="auto"/>
        <w:left w:val="none" w:sz="0" w:space="0" w:color="auto"/>
        <w:bottom w:val="none" w:sz="0" w:space="0" w:color="auto"/>
        <w:right w:val="none" w:sz="0" w:space="0" w:color="auto"/>
      </w:divBdr>
    </w:div>
    <w:div w:id="1409229839">
      <w:bodyDiv w:val="1"/>
      <w:marLeft w:val="0"/>
      <w:marRight w:val="0"/>
      <w:marTop w:val="0"/>
      <w:marBottom w:val="0"/>
      <w:divBdr>
        <w:top w:val="none" w:sz="0" w:space="0" w:color="auto"/>
        <w:left w:val="none" w:sz="0" w:space="0" w:color="auto"/>
        <w:bottom w:val="none" w:sz="0" w:space="0" w:color="auto"/>
        <w:right w:val="none" w:sz="0" w:space="0" w:color="auto"/>
      </w:divBdr>
    </w:div>
    <w:div w:id="1409420761">
      <w:bodyDiv w:val="1"/>
      <w:marLeft w:val="0"/>
      <w:marRight w:val="0"/>
      <w:marTop w:val="0"/>
      <w:marBottom w:val="0"/>
      <w:divBdr>
        <w:top w:val="none" w:sz="0" w:space="0" w:color="auto"/>
        <w:left w:val="none" w:sz="0" w:space="0" w:color="auto"/>
        <w:bottom w:val="none" w:sz="0" w:space="0" w:color="auto"/>
        <w:right w:val="none" w:sz="0" w:space="0" w:color="auto"/>
      </w:divBdr>
    </w:div>
    <w:div w:id="1409495182">
      <w:bodyDiv w:val="1"/>
      <w:marLeft w:val="0"/>
      <w:marRight w:val="0"/>
      <w:marTop w:val="0"/>
      <w:marBottom w:val="0"/>
      <w:divBdr>
        <w:top w:val="none" w:sz="0" w:space="0" w:color="auto"/>
        <w:left w:val="none" w:sz="0" w:space="0" w:color="auto"/>
        <w:bottom w:val="none" w:sz="0" w:space="0" w:color="auto"/>
        <w:right w:val="none" w:sz="0" w:space="0" w:color="auto"/>
      </w:divBdr>
    </w:div>
    <w:div w:id="1409578883">
      <w:bodyDiv w:val="1"/>
      <w:marLeft w:val="0"/>
      <w:marRight w:val="0"/>
      <w:marTop w:val="0"/>
      <w:marBottom w:val="0"/>
      <w:divBdr>
        <w:top w:val="none" w:sz="0" w:space="0" w:color="auto"/>
        <w:left w:val="none" w:sz="0" w:space="0" w:color="auto"/>
        <w:bottom w:val="none" w:sz="0" w:space="0" w:color="auto"/>
        <w:right w:val="none" w:sz="0" w:space="0" w:color="auto"/>
      </w:divBdr>
    </w:div>
    <w:div w:id="1409687847">
      <w:bodyDiv w:val="1"/>
      <w:marLeft w:val="0"/>
      <w:marRight w:val="0"/>
      <w:marTop w:val="0"/>
      <w:marBottom w:val="0"/>
      <w:divBdr>
        <w:top w:val="none" w:sz="0" w:space="0" w:color="auto"/>
        <w:left w:val="none" w:sz="0" w:space="0" w:color="auto"/>
        <w:bottom w:val="none" w:sz="0" w:space="0" w:color="auto"/>
        <w:right w:val="none" w:sz="0" w:space="0" w:color="auto"/>
      </w:divBdr>
    </w:div>
    <w:div w:id="1409884210">
      <w:bodyDiv w:val="1"/>
      <w:marLeft w:val="0"/>
      <w:marRight w:val="0"/>
      <w:marTop w:val="0"/>
      <w:marBottom w:val="0"/>
      <w:divBdr>
        <w:top w:val="none" w:sz="0" w:space="0" w:color="auto"/>
        <w:left w:val="none" w:sz="0" w:space="0" w:color="auto"/>
        <w:bottom w:val="none" w:sz="0" w:space="0" w:color="auto"/>
        <w:right w:val="none" w:sz="0" w:space="0" w:color="auto"/>
      </w:divBdr>
    </w:div>
    <w:div w:id="1410230663">
      <w:bodyDiv w:val="1"/>
      <w:marLeft w:val="0"/>
      <w:marRight w:val="0"/>
      <w:marTop w:val="0"/>
      <w:marBottom w:val="0"/>
      <w:divBdr>
        <w:top w:val="none" w:sz="0" w:space="0" w:color="auto"/>
        <w:left w:val="none" w:sz="0" w:space="0" w:color="auto"/>
        <w:bottom w:val="none" w:sz="0" w:space="0" w:color="auto"/>
        <w:right w:val="none" w:sz="0" w:space="0" w:color="auto"/>
      </w:divBdr>
    </w:div>
    <w:div w:id="1410735593">
      <w:bodyDiv w:val="1"/>
      <w:marLeft w:val="0"/>
      <w:marRight w:val="0"/>
      <w:marTop w:val="0"/>
      <w:marBottom w:val="0"/>
      <w:divBdr>
        <w:top w:val="none" w:sz="0" w:space="0" w:color="auto"/>
        <w:left w:val="none" w:sz="0" w:space="0" w:color="auto"/>
        <w:bottom w:val="none" w:sz="0" w:space="0" w:color="auto"/>
        <w:right w:val="none" w:sz="0" w:space="0" w:color="auto"/>
      </w:divBdr>
    </w:div>
    <w:div w:id="1410888310">
      <w:bodyDiv w:val="1"/>
      <w:marLeft w:val="0"/>
      <w:marRight w:val="0"/>
      <w:marTop w:val="0"/>
      <w:marBottom w:val="0"/>
      <w:divBdr>
        <w:top w:val="none" w:sz="0" w:space="0" w:color="auto"/>
        <w:left w:val="none" w:sz="0" w:space="0" w:color="auto"/>
        <w:bottom w:val="none" w:sz="0" w:space="0" w:color="auto"/>
        <w:right w:val="none" w:sz="0" w:space="0" w:color="auto"/>
      </w:divBdr>
    </w:div>
    <w:div w:id="1410999105">
      <w:bodyDiv w:val="1"/>
      <w:marLeft w:val="0"/>
      <w:marRight w:val="0"/>
      <w:marTop w:val="0"/>
      <w:marBottom w:val="0"/>
      <w:divBdr>
        <w:top w:val="none" w:sz="0" w:space="0" w:color="auto"/>
        <w:left w:val="none" w:sz="0" w:space="0" w:color="auto"/>
        <w:bottom w:val="none" w:sz="0" w:space="0" w:color="auto"/>
        <w:right w:val="none" w:sz="0" w:space="0" w:color="auto"/>
      </w:divBdr>
    </w:div>
    <w:div w:id="1411082461">
      <w:bodyDiv w:val="1"/>
      <w:marLeft w:val="0"/>
      <w:marRight w:val="0"/>
      <w:marTop w:val="0"/>
      <w:marBottom w:val="0"/>
      <w:divBdr>
        <w:top w:val="none" w:sz="0" w:space="0" w:color="auto"/>
        <w:left w:val="none" w:sz="0" w:space="0" w:color="auto"/>
        <w:bottom w:val="none" w:sz="0" w:space="0" w:color="auto"/>
        <w:right w:val="none" w:sz="0" w:space="0" w:color="auto"/>
      </w:divBdr>
    </w:div>
    <w:div w:id="1411148494">
      <w:bodyDiv w:val="1"/>
      <w:marLeft w:val="0"/>
      <w:marRight w:val="0"/>
      <w:marTop w:val="0"/>
      <w:marBottom w:val="0"/>
      <w:divBdr>
        <w:top w:val="none" w:sz="0" w:space="0" w:color="auto"/>
        <w:left w:val="none" w:sz="0" w:space="0" w:color="auto"/>
        <w:bottom w:val="none" w:sz="0" w:space="0" w:color="auto"/>
        <w:right w:val="none" w:sz="0" w:space="0" w:color="auto"/>
      </w:divBdr>
    </w:div>
    <w:div w:id="1411194818">
      <w:bodyDiv w:val="1"/>
      <w:marLeft w:val="0"/>
      <w:marRight w:val="0"/>
      <w:marTop w:val="0"/>
      <w:marBottom w:val="0"/>
      <w:divBdr>
        <w:top w:val="none" w:sz="0" w:space="0" w:color="auto"/>
        <w:left w:val="none" w:sz="0" w:space="0" w:color="auto"/>
        <w:bottom w:val="none" w:sz="0" w:space="0" w:color="auto"/>
        <w:right w:val="none" w:sz="0" w:space="0" w:color="auto"/>
      </w:divBdr>
    </w:div>
    <w:div w:id="1411276060">
      <w:bodyDiv w:val="1"/>
      <w:marLeft w:val="0"/>
      <w:marRight w:val="0"/>
      <w:marTop w:val="0"/>
      <w:marBottom w:val="0"/>
      <w:divBdr>
        <w:top w:val="none" w:sz="0" w:space="0" w:color="auto"/>
        <w:left w:val="none" w:sz="0" w:space="0" w:color="auto"/>
        <w:bottom w:val="none" w:sz="0" w:space="0" w:color="auto"/>
        <w:right w:val="none" w:sz="0" w:space="0" w:color="auto"/>
      </w:divBdr>
    </w:div>
    <w:div w:id="1411662760">
      <w:bodyDiv w:val="1"/>
      <w:marLeft w:val="0"/>
      <w:marRight w:val="0"/>
      <w:marTop w:val="0"/>
      <w:marBottom w:val="0"/>
      <w:divBdr>
        <w:top w:val="none" w:sz="0" w:space="0" w:color="auto"/>
        <w:left w:val="none" w:sz="0" w:space="0" w:color="auto"/>
        <w:bottom w:val="none" w:sz="0" w:space="0" w:color="auto"/>
        <w:right w:val="none" w:sz="0" w:space="0" w:color="auto"/>
      </w:divBdr>
    </w:div>
    <w:div w:id="1411928130">
      <w:bodyDiv w:val="1"/>
      <w:marLeft w:val="0"/>
      <w:marRight w:val="0"/>
      <w:marTop w:val="0"/>
      <w:marBottom w:val="0"/>
      <w:divBdr>
        <w:top w:val="none" w:sz="0" w:space="0" w:color="auto"/>
        <w:left w:val="none" w:sz="0" w:space="0" w:color="auto"/>
        <w:bottom w:val="none" w:sz="0" w:space="0" w:color="auto"/>
        <w:right w:val="none" w:sz="0" w:space="0" w:color="auto"/>
      </w:divBdr>
    </w:div>
    <w:div w:id="1412196911">
      <w:bodyDiv w:val="1"/>
      <w:marLeft w:val="0"/>
      <w:marRight w:val="0"/>
      <w:marTop w:val="0"/>
      <w:marBottom w:val="0"/>
      <w:divBdr>
        <w:top w:val="none" w:sz="0" w:space="0" w:color="auto"/>
        <w:left w:val="none" w:sz="0" w:space="0" w:color="auto"/>
        <w:bottom w:val="none" w:sz="0" w:space="0" w:color="auto"/>
        <w:right w:val="none" w:sz="0" w:space="0" w:color="auto"/>
      </w:divBdr>
    </w:div>
    <w:div w:id="1412235885">
      <w:bodyDiv w:val="1"/>
      <w:marLeft w:val="0"/>
      <w:marRight w:val="0"/>
      <w:marTop w:val="0"/>
      <w:marBottom w:val="0"/>
      <w:divBdr>
        <w:top w:val="none" w:sz="0" w:space="0" w:color="auto"/>
        <w:left w:val="none" w:sz="0" w:space="0" w:color="auto"/>
        <w:bottom w:val="none" w:sz="0" w:space="0" w:color="auto"/>
        <w:right w:val="none" w:sz="0" w:space="0" w:color="auto"/>
      </w:divBdr>
    </w:div>
    <w:div w:id="1412240280">
      <w:bodyDiv w:val="1"/>
      <w:marLeft w:val="0"/>
      <w:marRight w:val="0"/>
      <w:marTop w:val="0"/>
      <w:marBottom w:val="0"/>
      <w:divBdr>
        <w:top w:val="none" w:sz="0" w:space="0" w:color="auto"/>
        <w:left w:val="none" w:sz="0" w:space="0" w:color="auto"/>
        <w:bottom w:val="none" w:sz="0" w:space="0" w:color="auto"/>
        <w:right w:val="none" w:sz="0" w:space="0" w:color="auto"/>
      </w:divBdr>
    </w:div>
    <w:div w:id="1412242190">
      <w:bodyDiv w:val="1"/>
      <w:marLeft w:val="0"/>
      <w:marRight w:val="0"/>
      <w:marTop w:val="0"/>
      <w:marBottom w:val="0"/>
      <w:divBdr>
        <w:top w:val="none" w:sz="0" w:space="0" w:color="auto"/>
        <w:left w:val="none" w:sz="0" w:space="0" w:color="auto"/>
        <w:bottom w:val="none" w:sz="0" w:space="0" w:color="auto"/>
        <w:right w:val="none" w:sz="0" w:space="0" w:color="auto"/>
      </w:divBdr>
    </w:div>
    <w:div w:id="1412583493">
      <w:bodyDiv w:val="1"/>
      <w:marLeft w:val="0"/>
      <w:marRight w:val="0"/>
      <w:marTop w:val="0"/>
      <w:marBottom w:val="0"/>
      <w:divBdr>
        <w:top w:val="none" w:sz="0" w:space="0" w:color="auto"/>
        <w:left w:val="none" w:sz="0" w:space="0" w:color="auto"/>
        <w:bottom w:val="none" w:sz="0" w:space="0" w:color="auto"/>
        <w:right w:val="none" w:sz="0" w:space="0" w:color="auto"/>
      </w:divBdr>
    </w:div>
    <w:div w:id="1412771295">
      <w:bodyDiv w:val="1"/>
      <w:marLeft w:val="0"/>
      <w:marRight w:val="0"/>
      <w:marTop w:val="0"/>
      <w:marBottom w:val="0"/>
      <w:divBdr>
        <w:top w:val="none" w:sz="0" w:space="0" w:color="auto"/>
        <w:left w:val="none" w:sz="0" w:space="0" w:color="auto"/>
        <w:bottom w:val="none" w:sz="0" w:space="0" w:color="auto"/>
        <w:right w:val="none" w:sz="0" w:space="0" w:color="auto"/>
      </w:divBdr>
    </w:div>
    <w:div w:id="1413088676">
      <w:bodyDiv w:val="1"/>
      <w:marLeft w:val="0"/>
      <w:marRight w:val="0"/>
      <w:marTop w:val="0"/>
      <w:marBottom w:val="0"/>
      <w:divBdr>
        <w:top w:val="none" w:sz="0" w:space="0" w:color="auto"/>
        <w:left w:val="none" w:sz="0" w:space="0" w:color="auto"/>
        <w:bottom w:val="none" w:sz="0" w:space="0" w:color="auto"/>
        <w:right w:val="none" w:sz="0" w:space="0" w:color="auto"/>
      </w:divBdr>
    </w:div>
    <w:div w:id="1413430073">
      <w:bodyDiv w:val="1"/>
      <w:marLeft w:val="0"/>
      <w:marRight w:val="0"/>
      <w:marTop w:val="0"/>
      <w:marBottom w:val="0"/>
      <w:divBdr>
        <w:top w:val="none" w:sz="0" w:space="0" w:color="auto"/>
        <w:left w:val="none" w:sz="0" w:space="0" w:color="auto"/>
        <w:bottom w:val="none" w:sz="0" w:space="0" w:color="auto"/>
        <w:right w:val="none" w:sz="0" w:space="0" w:color="auto"/>
      </w:divBdr>
    </w:div>
    <w:div w:id="1413624782">
      <w:bodyDiv w:val="1"/>
      <w:marLeft w:val="0"/>
      <w:marRight w:val="0"/>
      <w:marTop w:val="0"/>
      <w:marBottom w:val="0"/>
      <w:divBdr>
        <w:top w:val="none" w:sz="0" w:space="0" w:color="auto"/>
        <w:left w:val="none" w:sz="0" w:space="0" w:color="auto"/>
        <w:bottom w:val="none" w:sz="0" w:space="0" w:color="auto"/>
        <w:right w:val="none" w:sz="0" w:space="0" w:color="auto"/>
      </w:divBdr>
    </w:div>
    <w:div w:id="1413818800">
      <w:bodyDiv w:val="1"/>
      <w:marLeft w:val="0"/>
      <w:marRight w:val="0"/>
      <w:marTop w:val="0"/>
      <w:marBottom w:val="0"/>
      <w:divBdr>
        <w:top w:val="none" w:sz="0" w:space="0" w:color="auto"/>
        <w:left w:val="none" w:sz="0" w:space="0" w:color="auto"/>
        <w:bottom w:val="none" w:sz="0" w:space="0" w:color="auto"/>
        <w:right w:val="none" w:sz="0" w:space="0" w:color="auto"/>
      </w:divBdr>
    </w:div>
    <w:div w:id="1413892114">
      <w:bodyDiv w:val="1"/>
      <w:marLeft w:val="0"/>
      <w:marRight w:val="0"/>
      <w:marTop w:val="0"/>
      <w:marBottom w:val="0"/>
      <w:divBdr>
        <w:top w:val="none" w:sz="0" w:space="0" w:color="auto"/>
        <w:left w:val="none" w:sz="0" w:space="0" w:color="auto"/>
        <w:bottom w:val="none" w:sz="0" w:space="0" w:color="auto"/>
        <w:right w:val="none" w:sz="0" w:space="0" w:color="auto"/>
      </w:divBdr>
    </w:div>
    <w:div w:id="1413969201">
      <w:bodyDiv w:val="1"/>
      <w:marLeft w:val="0"/>
      <w:marRight w:val="0"/>
      <w:marTop w:val="0"/>
      <w:marBottom w:val="0"/>
      <w:divBdr>
        <w:top w:val="none" w:sz="0" w:space="0" w:color="auto"/>
        <w:left w:val="none" w:sz="0" w:space="0" w:color="auto"/>
        <w:bottom w:val="none" w:sz="0" w:space="0" w:color="auto"/>
        <w:right w:val="none" w:sz="0" w:space="0" w:color="auto"/>
      </w:divBdr>
    </w:div>
    <w:div w:id="1414088853">
      <w:bodyDiv w:val="1"/>
      <w:marLeft w:val="0"/>
      <w:marRight w:val="0"/>
      <w:marTop w:val="0"/>
      <w:marBottom w:val="0"/>
      <w:divBdr>
        <w:top w:val="none" w:sz="0" w:space="0" w:color="auto"/>
        <w:left w:val="none" w:sz="0" w:space="0" w:color="auto"/>
        <w:bottom w:val="none" w:sz="0" w:space="0" w:color="auto"/>
        <w:right w:val="none" w:sz="0" w:space="0" w:color="auto"/>
      </w:divBdr>
    </w:div>
    <w:div w:id="1414275419">
      <w:bodyDiv w:val="1"/>
      <w:marLeft w:val="0"/>
      <w:marRight w:val="0"/>
      <w:marTop w:val="0"/>
      <w:marBottom w:val="0"/>
      <w:divBdr>
        <w:top w:val="none" w:sz="0" w:space="0" w:color="auto"/>
        <w:left w:val="none" w:sz="0" w:space="0" w:color="auto"/>
        <w:bottom w:val="none" w:sz="0" w:space="0" w:color="auto"/>
        <w:right w:val="none" w:sz="0" w:space="0" w:color="auto"/>
      </w:divBdr>
    </w:div>
    <w:div w:id="1414667901">
      <w:bodyDiv w:val="1"/>
      <w:marLeft w:val="0"/>
      <w:marRight w:val="0"/>
      <w:marTop w:val="0"/>
      <w:marBottom w:val="0"/>
      <w:divBdr>
        <w:top w:val="none" w:sz="0" w:space="0" w:color="auto"/>
        <w:left w:val="none" w:sz="0" w:space="0" w:color="auto"/>
        <w:bottom w:val="none" w:sz="0" w:space="0" w:color="auto"/>
        <w:right w:val="none" w:sz="0" w:space="0" w:color="auto"/>
      </w:divBdr>
    </w:div>
    <w:div w:id="1414741597">
      <w:bodyDiv w:val="1"/>
      <w:marLeft w:val="0"/>
      <w:marRight w:val="0"/>
      <w:marTop w:val="0"/>
      <w:marBottom w:val="0"/>
      <w:divBdr>
        <w:top w:val="none" w:sz="0" w:space="0" w:color="auto"/>
        <w:left w:val="none" w:sz="0" w:space="0" w:color="auto"/>
        <w:bottom w:val="none" w:sz="0" w:space="0" w:color="auto"/>
        <w:right w:val="none" w:sz="0" w:space="0" w:color="auto"/>
      </w:divBdr>
    </w:div>
    <w:div w:id="1414742134">
      <w:bodyDiv w:val="1"/>
      <w:marLeft w:val="0"/>
      <w:marRight w:val="0"/>
      <w:marTop w:val="0"/>
      <w:marBottom w:val="0"/>
      <w:divBdr>
        <w:top w:val="none" w:sz="0" w:space="0" w:color="auto"/>
        <w:left w:val="none" w:sz="0" w:space="0" w:color="auto"/>
        <w:bottom w:val="none" w:sz="0" w:space="0" w:color="auto"/>
        <w:right w:val="none" w:sz="0" w:space="0" w:color="auto"/>
      </w:divBdr>
    </w:div>
    <w:div w:id="1414817471">
      <w:bodyDiv w:val="1"/>
      <w:marLeft w:val="0"/>
      <w:marRight w:val="0"/>
      <w:marTop w:val="0"/>
      <w:marBottom w:val="0"/>
      <w:divBdr>
        <w:top w:val="none" w:sz="0" w:space="0" w:color="auto"/>
        <w:left w:val="none" w:sz="0" w:space="0" w:color="auto"/>
        <w:bottom w:val="none" w:sz="0" w:space="0" w:color="auto"/>
        <w:right w:val="none" w:sz="0" w:space="0" w:color="auto"/>
      </w:divBdr>
    </w:div>
    <w:div w:id="1414858606">
      <w:bodyDiv w:val="1"/>
      <w:marLeft w:val="0"/>
      <w:marRight w:val="0"/>
      <w:marTop w:val="0"/>
      <w:marBottom w:val="0"/>
      <w:divBdr>
        <w:top w:val="none" w:sz="0" w:space="0" w:color="auto"/>
        <w:left w:val="none" w:sz="0" w:space="0" w:color="auto"/>
        <w:bottom w:val="none" w:sz="0" w:space="0" w:color="auto"/>
        <w:right w:val="none" w:sz="0" w:space="0" w:color="auto"/>
      </w:divBdr>
    </w:div>
    <w:div w:id="1414937410">
      <w:bodyDiv w:val="1"/>
      <w:marLeft w:val="0"/>
      <w:marRight w:val="0"/>
      <w:marTop w:val="0"/>
      <w:marBottom w:val="0"/>
      <w:divBdr>
        <w:top w:val="none" w:sz="0" w:space="0" w:color="auto"/>
        <w:left w:val="none" w:sz="0" w:space="0" w:color="auto"/>
        <w:bottom w:val="none" w:sz="0" w:space="0" w:color="auto"/>
        <w:right w:val="none" w:sz="0" w:space="0" w:color="auto"/>
      </w:divBdr>
    </w:div>
    <w:div w:id="1415124824">
      <w:bodyDiv w:val="1"/>
      <w:marLeft w:val="0"/>
      <w:marRight w:val="0"/>
      <w:marTop w:val="0"/>
      <w:marBottom w:val="0"/>
      <w:divBdr>
        <w:top w:val="none" w:sz="0" w:space="0" w:color="auto"/>
        <w:left w:val="none" w:sz="0" w:space="0" w:color="auto"/>
        <w:bottom w:val="none" w:sz="0" w:space="0" w:color="auto"/>
        <w:right w:val="none" w:sz="0" w:space="0" w:color="auto"/>
      </w:divBdr>
    </w:div>
    <w:div w:id="1415202765">
      <w:bodyDiv w:val="1"/>
      <w:marLeft w:val="0"/>
      <w:marRight w:val="0"/>
      <w:marTop w:val="0"/>
      <w:marBottom w:val="0"/>
      <w:divBdr>
        <w:top w:val="none" w:sz="0" w:space="0" w:color="auto"/>
        <w:left w:val="none" w:sz="0" w:space="0" w:color="auto"/>
        <w:bottom w:val="none" w:sz="0" w:space="0" w:color="auto"/>
        <w:right w:val="none" w:sz="0" w:space="0" w:color="auto"/>
      </w:divBdr>
    </w:div>
    <w:div w:id="1415315970">
      <w:bodyDiv w:val="1"/>
      <w:marLeft w:val="0"/>
      <w:marRight w:val="0"/>
      <w:marTop w:val="0"/>
      <w:marBottom w:val="0"/>
      <w:divBdr>
        <w:top w:val="none" w:sz="0" w:space="0" w:color="auto"/>
        <w:left w:val="none" w:sz="0" w:space="0" w:color="auto"/>
        <w:bottom w:val="none" w:sz="0" w:space="0" w:color="auto"/>
        <w:right w:val="none" w:sz="0" w:space="0" w:color="auto"/>
      </w:divBdr>
    </w:div>
    <w:div w:id="1415316679">
      <w:bodyDiv w:val="1"/>
      <w:marLeft w:val="0"/>
      <w:marRight w:val="0"/>
      <w:marTop w:val="0"/>
      <w:marBottom w:val="0"/>
      <w:divBdr>
        <w:top w:val="none" w:sz="0" w:space="0" w:color="auto"/>
        <w:left w:val="none" w:sz="0" w:space="0" w:color="auto"/>
        <w:bottom w:val="none" w:sz="0" w:space="0" w:color="auto"/>
        <w:right w:val="none" w:sz="0" w:space="0" w:color="auto"/>
      </w:divBdr>
    </w:div>
    <w:div w:id="1415468482">
      <w:bodyDiv w:val="1"/>
      <w:marLeft w:val="0"/>
      <w:marRight w:val="0"/>
      <w:marTop w:val="0"/>
      <w:marBottom w:val="0"/>
      <w:divBdr>
        <w:top w:val="none" w:sz="0" w:space="0" w:color="auto"/>
        <w:left w:val="none" w:sz="0" w:space="0" w:color="auto"/>
        <w:bottom w:val="none" w:sz="0" w:space="0" w:color="auto"/>
        <w:right w:val="none" w:sz="0" w:space="0" w:color="auto"/>
      </w:divBdr>
    </w:div>
    <w:div w:id="1415661476">
      <w:bodyDiv w:val="1"/>
      <w:marLeft w:val="0"/>
      <w:marRight w:val="0"/>
      <w:marTop w:val="0"/>
      <w:marBottom w:val="0"/>
      <w:divBdr>
        <w:top w:val="none" w:sz="0" w:space="0" w:color="auto"/>
        <w:left w:val="none" w:sz="0" w:space="0" w:color="auto"/>
        <w:bottom w:val="none" w:sz="0" w:space="0" w:color="auto"/>
        <w:right w:val="none" w:sz="0" w:space="0" w:color="auto"/>
      </w:divBdr>
    </w:div>
    <w:div w:id="1415784087">
      <w:bodyDiv w:val="1"/>
      <w:marLeft w:val="0"/>
      <w:marRight w:val="0"/>
      <w:marTop w:val="0"/>
      <w:marBottom w:val="0"/>
      <w:divBdr>
        <w:top w:val="none" w:sz="0" w:space="0" w:color="auto"/>
        <w:left w:val="none" w:sz="0" w:space="0" w:color="auto"/>
        <w:bottom w:val="none" w:sz="0" w:space="0" w:color="auto"/>
        <w:right w:val="none" w:sz="0" w:space="0" w:color="auto"/>
      </w:divBdr>
    </w:div>
    <w:div w:id="1416052293">
      <w:bodyDiv w:val="1"/>
      <w:marLeft w:val="0"/>
      <w:marRight w:val="0"/>
      <w:marTop w:val="0"/>
      <w:marBottom w:val="0"/>
      <w:divBdr>
        <w:top w:val="none" w:sz="0" w:space="0" w:color="auto"/>
        <w:left w:val="none" w:sz="0" w:space="0" w:color="auto"/>
        <w:bottom w:val="none" w:sz="0" w:space="0" w:color="auto"/>
        <w:right w:val="none" w:sz="0" w:space="0" w:color="auto"/>
      </w:divBdr>
    </w:div>
    <w:div w:id="1416173245">
      <w:bodyDiv w:val="1"/>
      <w:marLeft w:val="0"/>
      <w:marRight w:val="0"/>
      <w:marTop w:val="0"/>
      <w:marBottom w:val="0"/>
      <w:divBdr>
        <w:top w:val="none" w:sz="0" w:space="0" w:color="auto"/>
        <w:left w:val="none" w:sz="0" w:space="0" w:color="auto"/>
        <w:bottom w:val="none" w:sz="0" w:space="0" w:color="auto"/>
        <w:right w:val="none" w:sz="0" w:space="0" w:color="auto"/>
      </w:divBdr>
    </w:div>
    <w:div w:id="1416320539">
      <w:bodyDiv w:val="1"/>
      <w:marLeft w:val="0"/>
      <w:marRight w:val="0"/>
      <w:marTop w:val="0"/>
      <w:marBottom w:val="0"/>
      <w:divBdr>
        <w:top w:val="none" w:sz="0" w:space="0" w:color="auto"/>
        <w:left w:val="none" w:sz="0" w:space="0" w:color="auto"/>
        <w:bottom w:val="none" w:sz="0" w:space="0" w:color="auto"/>
        <w:right w:val="none" w:sz="0" w:space="0" w:color="auto"/>
      </w:divBdr>
    </w:div>
    <w:div w:id="1416509284">
      <w:bodyDiv w:val="1"/>
      <w:marLeft w:val="0"/>
      <w:marRight w:val="0"/>
      <w:marTop w:val="0"/>
      <w:marBottom w:val="0"/>
      <w:divBdr>
        <w:top w:val="none" w:sz="0" w:space="0" w:color="auto"/>
        <w:left w:val="none" w:sz="0" w:space="0" w:color="auto"/>
        <w:bottom w:val="none" w:sz="0" w:space="0" w:color="auto"/>
        <w:right w:val="none" w:sz="0" w:space="0" w:color="auto"/>
      </w:divBdr>
    </w:div>
    <w:div w:id="1416587713">
      <w:bodyDiv w:val="1"/>
      <w:marLeft w:val="0"/>
      <w:marRight w:val="0"/>
      <w:marTop w:val="0"/>
      <w:marBottom w:val="0"/>
      <w:divBdr>
        <w:top w:val="none" w:sz="0" w:space="0" w:color="auto"/>
        <w:left w:val="none" w:sz="0" w:space="0" w:color="auto"/>
        <w:bottom w:val="none" w:sz="0" w:space="0" w:color="auto"/>
        <w:right w:val="none" w:sz="0" w:space="0" w:color="auto"/>
      </w:divBdr>
    </w:div>
    <w:div w:id="1416779867">
      <w:bodyDiv w:val="1"/>
      <w:marLeft w:val="0"/>
      <w:marRight w:val="0"/>
      <w:marTop w:val="0"/>
      <w:marBottom w:val="0"/>
      <w:divBdr>
        <w:top w:val="none" w:sz="0" w:space="0" w:color="auto"/>
        <w:left w:val="none" w:sz="0" w:space="0" w:color="auto"/>
        <w:bottom w:val="none" w:sz="0" w:space="0" w:color="auto"/>
        <w:right w:val="none" w:sz="0" w:space="0" w:color="auto"/>
      </w:divBdr>
    </w:div>
    <w:div w:id="1416785765">
      <w:bodyDiv w:val="1"/>
      <w:marLeft w:val="0"/>
      <w:marRight w:val="0"/>
      <w:marTop w:val="0"/>
      <w:marBottom w:val="0"/>
      <w:divBdr>
        <w:top w:val="none" w:sz="0" w:space="0" w:color="auto"/>
        <w:left w:val="none" w:sz="0" w:space="0" w:color="auto"/>
        <w:bottom w:val="none" w:sz="0" w:space="0" w:color="auto"/>
        <w:right w:val="none" w:sz="0" w:space="0" w:color="auto"/>
      </w:divBdr>
    </w:div>
    <w:div w:id="1416897542">
      <w:bodyDiv w:val="1"/>
      <w:marLeft w:val="0"/>
      <w:marRight w:val="0"/>
      <w:marTop w:val="0"/>
      <w:marBottom w:val="0"/>
      <w:divBdr>
        <w:top w:val="none" w:sz="0" w:space="0" w:color="auto"/>
        <w:left w:val="none" w:sz="0" w:space="0" w:color="auto"/>
        <w:bottom w:val="none" w:sz="0" w:space="0" w:color="auto"/>
        <w:right w:val="none" w:sz="0" w:space="0" w:color="auto"/>
      </w:divBdr>
    </w:div>
    <w:div w:id="1416980249">
      <w:bodyDiv w:val="1"/>
      <w:marLeft w:val="0"/>
      <w:marRight w:val="0"/>
      <w:marTop w:val="0"/>
      <w:marBottom w:val="0"/>
      <w:divBdr>
        <w:top w:val="none" w:sz="0" w:space="0" w:color="auto"/>
        <w:left w:val="none" w:sz="0" w:space="0" w:color="auto"/>
        <w:bottom w:val="none" w:sz="0" w:space="0" w:color="auto"/>
        <w:right w:val="none" w:sz="0" w:space="0" w:color="auto"/>
      </w:divBdr>
    </w:div>
    <w:div w:id="1417243718">
      <w:bodyDiv w:val="1"/>
      <w:marLeft w:val="0"/>
      <w:marRight w:val="0"/>
      <w:marTop w:val="0"/>
      <w:marBottom w:val="0"/>
      <w:divBdr>
        <w:top w:val="none" w:sz="0" w:space="0" w:color="auto"/>
        <w:left w:val="none" w:sz="0" w:space="0" w:color="auto"/>
        <w:bottom w:val="none" w:sz="0" w:space="0" w:color="auto"/>
        <w:right w:val="none" w:sz="0" w:space="0" w:color="auto"/>
      </w:divBdr>
    </w:div>
    <w:div w:id="1417677394">
      <w:bodyDiv w:val="1"/>
      <w:marLeft w:val="0"/>
      <w:marRight w:val="0"/>
      <w:marTop w:val="0"/>
      <w:marBottom w:val="0"/>
      <w:divBdr>
        <w:top w:val="none" w:sz="0" w:space="0" w:color="auto"/>
        <w:left w:val="none" w:sz="0" w:space="0" w:color="auto"/>
        <w:bottom w:val="none" w:sz="0" w:space="0" w:color="auto"/>
        <w:right w:val="none" w:sz="0" w:space="0" w:color="auto"/>
      </w:divBdr>
    </w:div>
    <w:div w:id="1417701525">
      <w:bodyDiv w:val="1"/>
      <w:marLeft w:val="0"/>
      <w:marRight w:val="0"/>
      <w:marTop w:val="0"/>
      <w:marBottom w:val="0"/>
      <w:divBdr>
        <w:top w:val="none" w:sz="0" w:space="0" w:color="auto"/>
        <w:left w:val="none" w:sz="0" w:space="0" w:color="auto"/>
        <w:bottom w:val="none" w:sz="0" w:space="0" w:color="auto"/>
        <w:right w:val="none" w:sz="0" w:space="0" w:color="auto"/>
      </w:divBdr>
    </w:div>
    <w:div w:id="1417706948">
      <w:bodyDiv w:val="1"/>
      <w:marLeft w:val="0"/>
      <w:marRight w:val="0"/>
      <w:marTop w:val="0"/>
      <w:marBottom w:val="0"/>
      <w:divBdr>
        <w:top w:val="none" w:sz="0" w:space="0" w:color="auto"/>
        <w:left w:val="none" w:sz="0" w:space="0" w:color="auto"/>
        <w:bottom w:val="none" w:sz="0" w:space="0" w:color="auto"/>
        <w:right w:val="none" w:sz="0" w:space="0" w:color="auto"/>
      </w:divBdr>
    </w:div>
    <w:div w:id="1418208305">
      <w:bodyDiv w:val="1"/>
      <w:marLeft w:val="0"/>
      <w:marRight w:val="0"/>
      <w:marTop w:val="0"/>
      <w:marBottom w:val="0"/>
      <w:divBdr>
        <w:top w:val="none" w:sz="0" w:space="0" w:color="auto"/>
        <w:left w:val="none" w:sz="0" w:space="0" w:color="auto"/>
        <w:bottom w:val="none" w:sz="0" w:space="0" w:color="auto"/>
        <w:right w:val="none" w:sz="0" w:space="0" w:color="auto"/>
      </w:divBdr>
    </w:div>
    <w:div w:id="1418214588">
      <w:bodyDiv w:val="1"/>
      <w:marLeft w:val="0"/>
      <w:marRight w:val="0"/>
      <w:marTop w:val="0"/>
      <w:marBottom w:val="0"/>
      <w:divBdr>
        <w:top w:val="none" w:sz="0" w:space="0" w:color="auto"/>
        <w:left w:val="none" w:sz="0" w:space="0" w:color="auto"/>
        <w:bottom w:val="none" w:sz="0" w:space="0" w:color="auto"/>
        <w:right w:val="none" w:sz="0" w:space="0" w:color="auto"/>
      </w:divBdr>
    </w:div>
    <w:div w:id="1418281911">
      <w:bodyDiv w:val="1"/>
      <w:marLeft w:val="0"/>
      <w:marRight w:val="0"/>
      <w:marTop w:val="0"/>
      <w:marBottom w:val="0"/>
      <w:divBdr>
        <w:top w:val="none" w:sz="0" w:space="0" w:color="auto"/>
        <w:left w:val="none" w:sz="0" w:space="0" w:color="auto"/>
        <w:bottom w:val="none" w:sz="0" w:space="0" w:color="auto"/>
        <w:right w:val="none" w:sz="0" w:space="0" w:color="auto"/>
      </w:divBdr>
    </w:div>
    <w:div w:id="1418676312">
      <w:bodyDiv w:val="1"/>
      <w:marLeft w:val="0"/>
      <w:marRight w:val="0"/>
      <w:marTop w:val="0"/>
      <w:marBottom w:val="0"/>
      <w:divBdr>
        <w:top w:val="none" w:sz="0" w:space="0" w:color="auto"/>
        <w:left w:val="none" w:sz="0" w:space="0" w:color="auto"/>
        <w:bottom w:val="none" w:sz="0" w:space="0" w:color="auto"/>
        <w:right w:val="none" w:sz="0" w:space="0" w:color="auto"/>
      </w:divBdr>
    </w:div>
    <w:div w:id="1418676724">
      <w:bodyDiv w:val="1"/>
      <w:marLeft w:val="0"/>
      <w:marRight w:val="0"/>
      <w:marTop w:val="0"/>
      <w:marBottom w:val="0"/>
      <w:divBdr>
        <w:top w:val="none" w:sz="0" w:space="0" w:color="auto"/>
        <w:left w:val="none" w:sz="0" w:space="0" w:color="auto"/>
        <w:bottom w:val="none" w:sz="0" w:space="0" w:color="auto"/>
        <w:right w:val="none" w:sz="0" w:space="0" w:color="auto"/>
      </w:divBdr>
    </w:div>
    <w:div w:id="1418791342">
      <w:bodyDiv w:val="1"/>
      <w:marLeft w:val="0"/>
      <w:marRight w:val="0"/>
      <w:marTop w:val="0"/>
      <w:marBottom w:val="0"/>
      <w:divBdr>
        <w:top w:val="none" w:sz="0" w:space="0" w:color="auto"/>
        <w:left w:val="none" w:sz="0" w:space="0" w:color="auto"/>
        <w:bottom w:val="none" w:sz="0" w:space="0" w:color="auto"/>
        <w:right w:val="none" w:sz="0" w:space="0" w:color="auto"/>
      </w:divBdr>
    </w:div>
    <w:div w:id="1418941779">
      <w:bodyDiv w:val="1"/>
      <w:marLeft w:val="0"/>
      <w:marRight w:val="0"/>
      <w:marTop w:val="0"/>
      <w:marBottom w:val="0"/>
      <w:divBdr>
        <w:top w:val="none" w:sz="0" w:space="0" w:color="auto"/>
        <w:left w:val="none" w:sz="0" w:space="0" w:color="auto"/>
        <w:bottom w:val="none" w:sz="0" w:space="0" w:color="auto"/>
        <w:right w:val="none" w:sz="0" w:space="0" w:color="auto"/>
      </w:divBdr>
    </w:div>
    <w:div w:id="1420255397">
      <w:bodyDiv w:val="1"/>
      <w:marLeft w:val="0"/>
      <w:marRight w:val="0"/>
      <w:marTop w:val="0"/>
      <w:marBottom w:val="0"/>
      <w:divBdr>
        <w:top w:val="none" w:sz="0" w:space="0" w:color="auto"/>
        <w:left w:val="none" w:sz="0" w:space="0" w:color="auto"/>
        <w:bottom w:val="none" w:sz="0" w:space="0" w:color="auto"/>
        <w:right w:val="none" w:sz="0" w:space="0" w:color="auto"/>
      </w:divBdr>
    </w:div>
    <w:div w:id="1420374418">
      <w:bodyDiv w:val="1"/>
      <w:marLeft w:val="0"/>
      <w:marRight w:val="0"/>
      <w:marTop w:val="0"/>
      <w:marBottom w:val="0"/>
      <w:divBdr>
        <w:top w:val="none" w:sz="0" w:space="0" w:color="auto"/>
        <w:left w:val="none" w:sz="0" w:space="0" w:color="auto"/>
        <w:bottom w:val="none" w:sz="0" w:space="0" w:color="auto"/>
        <w:right w:val="none" w:sz="0" w:space="0" w:color="auto"/>
      </w:divBdr>
    </w:div>
    <w:div w:id="1420449084">
      <w:bodyDiv w:val="1"/>
      <w:marLeft w:val="0"/>
      <w:marRight w:val="0"/>
      <w:marTop w:val="0"/>
      <w:marBottom w:val="0"/>
      <w:divBdr>
        <w:top w:val="none" w:sz="0" w:space="0" w:color="auto"/>
        <w:left w:val="none" w:sz="0" w:space="0" w:color="auto"/>
        <w:bottom w:val="none" w:sz="0" w:space="0" w:color="auto"/>
        <w:right w:val="none" w:sz="0" w:space="0" w:color="auto"/>
      </w:divBdr>
    </w:div>
    <w:div w:id="1420758240">
      <w:bodyDiv w:val="1"/>
      <w:marLeft w:val="0"/>
      <w:marRight w:val="0"/>
      <w:marTop w:val="0"/>
      <w:marBottom w:val="0"/>
      <w:divBdr>
        <w:top w:val="none" w:sz="0" w:space="0" w:color="auto"/>
        <w:left w:val="none" w:sz="0" w:space="0" w:color="auto"/>
        <w:bottom w:val="none" w:sz="0" w:space="0" w:color="auto"/>
        <w:right w:val="none" w:sz="0" w:space="0" w:color="auto"/>
      </w:divBdr>
    </w:div>
    <w:div w:id="1420827973">
      <w:bodyDiv w:val="1"/>
      <w:marLeft w:val="0"/>
      <w:marRight w:val="0"/>
      <w:marTop w:val="0"/>
      <w:marBottom w:val="0"/>
      <w:divBdr>
        <w:top w:val="none" w:sz="0" w:space="0" w:color="auto"/>
        <w:left w:val="none" w:sz="0" w:space="0" w:color="auto"/>
        <w:bottom w:val="none" w:sz="0" w:space="0" w:color="auto"/>
        <w:right w:val="none" w:sz="0" w:space="0" w:color="auto"/>
      </w:divBdr>
    </w:div>
    <w:div w:id="1420835308">
      <w:bodyDiv w:val="1"/>
      <w:marLeft w:val="0"/>
      <w:marRight w:val="0"/>
      <w:marTop w:val="0"/>
      <w:marBottom w:val="0"/>
      <w:divBdr>
        <w:top w:val="none" w:sz="0" w:space="0" w:color="auto"/>
        <w:left w:val="none" w:sz="0" w:space="0" w:color="auto"/>
        <w:bottom w:val="none" w:sz="0" w:space="0" w:color="auto"/>
        <w:right w:val="none" w:sz="0" w:space="0" w:color="auto"/>
      </w:divBdr>
    </w:div>
    <w:div w:id="1420909352">
      <w:bodyDiv w:val="1"/>
      <w:marLeft w:val="0"/>
      <w:marRight w:val="0"/>
      <w:marTop w:val="0"/>
      <w:marBottom w:val="0"/>
      <w:divBdr>
        <w:top w:val="none" w:sz="0" w:space="0" w:color="auto"/>
        <w:left w:val="none" w:sz="0" w:space="0" w:color="auto"/>
        <w:bottom w:val="none" w:sz="0" w:space="0" w:color="auto"/>
        <w:right w:val="none" w:sz="0" w:space="0" w:color="auto"/>
      </w:divBdr>
    </w:div>
    <w:div w:id="1421215691">
      <w:bodyDiv w:val="1"/>
      <w:marLeft w:val="0"/>
      <w:marRight w:val="0"/>
      <w:marTop w:val="0"/>
      <w:marBottom w:val="0"/>
      <w:divBdr>
        <w:top w:val="none" w:sz="0" w:space="0" w:color="auto"/>
        <w:left w:val="none" w:sz="0" w:space="0" w:color="auto"/>
        <w:bottom w:val="none" w:sz="0" w:space="0" w:color="auto"/>
        <w:right w:val="none" w:sz="0" w:space="0" w:color="auto"/>
      </w:divBdr>
    </w:div>
    <w:div w:id="1422336918">
      <w:bodyDiv w:val="1"/>
      <w:marLeft w:val="0"/>
      <w:marRight w:val="0"/>
      <w:marTop w:val="0"/>
      <w:marBottom w:val="0"/>
      <w:divBdr>
        <w:top w:val="none" w:sz="0" w:space="0" w:color="auto"/>
        <w:left w:val="none" w:sz="0" w:space="0" w:color="auto"/>
        <w:bottom w:val="none" w:sz="0" w:space="0" w:color="auto"/>
        <w:right w:val="none" w:sz="0" w:space="0" w:color="auto"/>
      </w:divBdr>
    </w:div>
    <w:div w:id="1422413411">
      <w:bodyDiv w:val="1"/>
      <w:marLeft w:val="0"/>
      <w:marRight w:val="0"/>
      <w:marTop w:val="0"/>
      <w:marBottom w:val="0"/>
      <w:divBdr>
        <w:top w:val="none" w:sz="0" w:space="0" w:color="auto"/>
        <w:left w:val="none" w:sz="0" w:space="0" w:color="auto"/>
        <w:bottom w:val="none" w:sz="0" w:space="0" w:color="auto"/>
        <w:right w:val="none" w:sz="0" w:space="0" w:color="auto"/>
      </w:divBdr>
    </w:div>
    <w:div w:id="1422725849">
      <w:bodyDiv w:val="1"/>
      <w:marLeft w:val="0"/>
      <w:marRight w:val="0"/>
      <w:marTop w:val="0"/>
      <w:marBottom w:val="0"/>
      <w:divBdr>
        <w:top w:val="none" w:sz="0" w:space="0" w:color="auto"/>
        <w:left w:val="none" w:sz="0" w:space="0" w:color="auto"/>
        <w:bottom w:val="none" w:sz="0" w:space="0" w:color="auto"/>
        <w:right w:val="none" w:sz="0" w:space="0" w:color="auto"/>
      </w:divBdr>
    </w:div>
    <w:div w:id="1423573336">
      <w:bodyDiv w:val="1"/>
      <w:marLeft w:val="0"/>
      <w:marRight w:val="0"/>
      <w:marTop w:val="0"/>
      <w:marBottom w:val="0"/>
      <w:divBdr>
        <w:top w:val="none" w:sz="0" w:space="0" w:color="auto"/>
        <w:left w:val="none" w:sz="0" w:space="0" w:color="auto"/>
        <w:bottom w:val="none" w:sz="0" w:space="0" w:color="auto"/>
        <w:right w:val="none" w:sz="0" w:space="0" w:color="auto"/>
      </w:divBdr>
    </w:div>
    <w:div w:id="1423644846">
      <w:bodyDiv w:val="1"/>
      <w:marLeft w:val="0"/>
      <w:marRight w:val="0"/>
      <w:marTop w:val="0"/>
      <w:marBottom w:val="0"/>
      <w:divBdr>
        <w:top w:val="none" w:sz="0" w:space="0" w:color="auto"/>
        <w:left w:val="none" w:sz="0" w:space="0" w:color="auto"/>
        <w:bottom w:val="none" w:sz="0" w:space="0" w:color="auto"/>
        <w:right w:val="none" w:sz="0" w:space="0" w:color="auto"/>
      </w:divBdr>
    </w:div>
    <w:div w:id="1423718875">
      <w:bodyDiv w:val="1"/>
      <w:marLeft w:val="0"/>
      <w:marRight w:val="0"/>
      <w:marTop w:val="0"/>
      <w:marBottom w:val="0"/>
      <w:divBdr>
        <w:top w:val="none" w:sz="0" w:space="0" w:color="auto"/>
        <w:left w:val="none" w:sz="0" w:space="0" w:color="auto"/>
        <w:bottom w:val="none" w:sz="0" w:space="0" w:color="auto"/>
        <w:right w:val="none" w:sz="0" w:space="0" w:color="auto"/>
      </w:divBdr>
    </w:div>
    <w:div w:id="1423840494">
      <w:bodyDiv w:val="1"/>
      <w:marLeft w:val="0"/>
      <w:marRight w:val="0"/>
      <w:marTop w:val="0"/>
      <w:marBottom w:val="0"/>
      <w:divBdr>
        <w:top w:val="none" w:sz="0" w:space="0" w:color="auto"/>
        <w:left w:val="none" w:sz="0" w:space="0" w:color="auto"/>
        <w:bottom w:val="none" w:sz="0" w:space="0" w:color="auto"/>
        <w:right w:val="none" w:sz="0" w:space="0" w:color="auto"/>
      </w:divBdr>
    </w:div>
    <w:div w:id="1424302964">
      <w:bodyDiv w:val="1"/>
      <w:marLeft w:val="0"/>
      <w:marRight w:val="0"/>
      <w:marTop w:val="0"/>
      <w:marBottom w:val="0"/>
      <w:divBdr>
        <w:top w:val="none" w:sz="0" w:space="0" w:color="auto"/>
        <w:left w:val="none" w:sz="0" w:space="0" w:color="auto"/>
        <w:bottom w:val="none" w:sz="0" w:space="0" w:color="auto"/>
        <w:right w:val="none" w:sz="0" w:space="0" w:color="auto"/>
      </w:divBdr>
    </w:div>
    <w:div w:id="1424374029">
      <w:bodyDiv w:val="1"/>
      <w:marLeft w:val="0"/>
      <w:marRight w:val="0"/>
      <w:marTop w:val="0"/>
      <w:marBottom w:val="0"/>
      <w:divBdr>
        <w:top w:val="none" w:sz="0" w:space="0" w:color="auto"/>
        <w:left w:val="none" w:sz="0" w:space="0" w:color="auto"/>
        <w:bottom w:val="none" w:sz="0" w:space="0" w:color="auto"/>
        <w:right w:val="none" w:sz="0" w:space="0" w:color="auto"/>
      </w:divBdr>
    </w:div>
    <w:div w:id="1424375429">
      <w:bodyDiv w:val="1"/>
      <w:marLeft w:val="0"/>
      <w:marRight w:val="0"/>
      <w:marTop w:val="0"/>
      <w:marBottom w:val="0"/>
      <w:divBdr>
        <w:top w:val="none" w:sz="0" w:space="0" w:color="auto"/>
        <w:left w:val="none" w:sz="0" w:space="0" w:color="auto"/>
        <w:bottom w:val="none" w:sz="0" w:space="0" w:color="auto"/>
        <w:right w:val="none" w:sz="0" w:space="0" w:color="auto"/>
      </w:divBdr>
    </w:div>
    <w:div w:id="1424376655">
      <w:bodyDiv w:val="1"/>
      <w:marLeft w:val="0"/>
      <w:marRight w:val="0"/>
      <w:marTop w:val="0"/>
      <w:marBottom w:val="0"/>
      <w:divBdr>
        <w:top w:val="none" w:sz="0" w:space="0" w:color="auto"/>
        <w:left w:val="none" w:sz="0" w:space="0" w:color="auto"/>
        <w:bottom w:val="none" w:sz="0" w:space="0" w:color="auto"/>
        <w:right w:val="none" w:sz="0" w:space="0" w:color="auto"/>
      </w:divBdr>
    </w:div>
    <w:div w:id="1424380073">
      <w:bodyDiv w:val="1"/>
      <w:marLeft w:val="0"/>
      <w:marRight w:val="0"/>
      <w:marTop w:val="0"/>
      <w:marBottom w:val="0"/>
      <w:divBdr>
        <w:top w:val="none" w:sz="0" w:space="0" w:color="auto"/>
        <w:left w:val="none" w:sz="0" w:space="0" w:color="auto"/>
        <w:bottom w:val="none" w:sz="0" w:space="0" w:color="auto"/>
        <w:right w:val="none" w:sz="0" w:space="0" w:color="auto"/>
      </w:divBdr>
    </w:div>
    <w:div w:id="1424448767">
      <w:bodyDiv w:val="1"/>
      <w:marLeft w:val="0"/>
      <w:marRight w:val="0"/>
      <w:marTop w:val="0"/>
      <w:marBottom w:val="0"/>
      <w:divBdr>
        <w:top w:val="none" w:sz="0" w:space="0" w:color="auto"/>
        <w:left w:val="none" w:sz="0" w:space="0" w:color="auto"/>
        <w:bottom w:val="none" w:sz="0" w:space="0" w:color="auto"/>
        <w:right w:val="none" w:sz="0" w:space="0" w:color="auto"/>
      </w:divBdr>
    </w:div>
    <w:div w:id="1424452963">
      <w:bodyDiv w:val="1"/>
      <w:marLeft w:val="0"/>
      <w:marRight w:val="0"/>
      <w:marTop w:val="0"/>
      <w:marBottom w:val="0"/>
      <w:divBdr>
        <w:top w:val="none" w:sz="0" w:space="0" w:color="auto"/>
        <w:left w:val="none" w:sz="0" w:space="0" w:color="auto"/>
        <w:bottom w:val="none" w:sz="0" w:space="0" w:color="auto"/>
        <w:right w:val="none" w:sz="0" w:space="0" w:color="auto"/>
      </w:divBdr>
    </w:div>
    <w:div w:id="1424833953">
      <w:bodyDiv w:val="1"/>
      <w:marLeft w:val="0"/>
      <w:marRight w:val="0"/>
      <w:marTop w:val="0"/>
      <w:marBottom w:val="0"/>
      <w:divBdr>
        <w:top w:val="none" w:sz="0" w:space="0" w:color="auto"/>
        <w:left w:val="none" w:sz="0" w:space="0" w:color="auto"/>
        <w:bottom w:val="none" w:sz="0" w:space="0" w:color="auto"/>
        <w:right w:val="none" w:sz="0" w:space="0" w:color="auto"/>
      </w:divBdr>
    </w:div>
    <w:div w:id="1425033054">
      <w:bodyDiv w:val="1"/>
      <w:marLeft w:val="0"/>
      <w:marRight w:val="0"/>
      <w:marTop w:val="0"/>
      <w:marBottom w:val="0"/>
      <w:divBdr>
        <w:top w:val="none" w:sz="0" w:space="0" w:color="auto"/>
        <w:left w:val="none" w:sz="0" w:space="0" w:color="auto"/>
        <w:bottom w:val="none" w:sz="0" w:space="0" w:color="auto"/>
        <w:right w:val="none" w:sz="0" w:space="0" w:color="auto"/>
      </w:divBdr>
    </w:div>
    <w:div w:id="1425035817">
      <w:bodyDiv w:val="1"/>
      <w:marLeft w:val="0"/>
      <w:marRight w:val="0"/>
      <w:marTop w:val="0"/>
      <w:marBottom w:val="0"/>
      <w:divBdr>
        <w:top w:val="none" w:sz="0" w:space="0" w:color="auto"/>
        <w:left w:val="none" w:sz="0" w:space="0" w:color="auto"/>
        <w:bottom w:val="none" w:sz="0" w:space="0" w:color="auto"/>
        <w:right w:val="none" w:sz="0" w:space="0" w:color="auto"/>
      </w:divBdr>
    </w:div>
    <w:div w:id="1425035937">
      <w:bodyDiv w:val="1"/>
      <w:marLeft w:val="0"/>
      <w:marRight w:val="0"/>
      <w:marTop w:val="0"/>
      <w:marBottom w:val="0"/>
      <w:divBdr>
        <w:top w:val="none" w:sz="0" w:space="0" w:color="auto"/>
        <w:left w:val="none" w:sz="0" w:space="0" w:color="auto"/>
        <w:bottom w:val="none" w:sz="0" w:space="0" w:color="auto"/>
        <w:right w:val="none" w:sz="0" w:space="0" w:color="auto"/>
      </w:divBdr>
    </w:div>
    <w:div w:id="1425148967">
      <w:bodyDiv w:val="1"/>
      <w:marLeft w:val="0"/>
      <w:marRight w:val="0"/>
      <w:marTop w:val="0"/>
      <w:marBottom w:val="0"/>
      <w:divBdr>
        <w:top w:val="none" w:sz="0" w:space="0" w:color="auto"/>
        <w:left w:val="none" w:sz="0" w:space="0" w:color="auto"/>
        <w:bottom w:val="none" w:sz="0" w:space="0" w:color="auto"/>
        <w:right w:val="none" w:sz="0" w:space="0" w:color="auto"/>
      </w:divBdr>
    </w:div>
    <w:div w:id="1425221088">
      <w:bodyDiv w:val="1"/>
      <w:marLeft w:val="0"/>
      <w:marRight w:val="0"/>
      <w:marTop w:val="0"/>
      <w:marBottom w:val="0"/>
      <w:divBdr>
        <w:top w:val="none" w:sz="0" w:space="0" w:color="auto"/>
        <w:left w:val="none" w:sz="0" w:space="0" w:color="auto"/>
        <w:bottom w:val="none" w:sz="0" w:space="0" w:color="auto"/>
        <w:right w:val="none" w:sz="0" w:space="0" w:color="auto"/>
      </w:divBdr>
    </w:div>
    <w:div w:id="1425224364">
      <w:bodyDiv w:val="1"/>
      <w:marLeft w:val="0"/>
      <w:marRight w:val="0"/>
      <w:marTop w:val="0"/>
      <w:marBottom w:val="0"/>
      <w:divBdr>
        <w:top w:val="none" w:sz="0" w:space="0" w:color="auto"/>
        <w:left w:val="none" w:sz="0" w:space="0" w:color="auto"/>
        <w:bottom w:val="none" w:sz="0" w:space="0" w:color="auto"/>
        <w:right w:val="none" w:sz="0" w:space="0" w:color="auto"/>
      </w:divBdr>
    </w:div>
    <w:div w:id="1425344065">
      <w:bodyDiv w:val="1"/>
      <w:marLeft w:val="0"/>
      <w:marRight w:val="0"/>
      <w:marTop w:val="0"/>
      <w:marBottom w:val="0"/>
      <w:divBdr>
        <w:top w:val="none" w:sz="0" w:space="0" w:color="auto"/>
        <w:left w:val="none" w:sz="0" w:space="0" w:color="auto"/>
        <w:bottom w:val="none" w:sz="0" w:space="0" w:color="auto"/>
        <w:right w:val="none" w:sz="0" w:space="0" w:color="auto"/>
      </w:divBdr>
    </w:div>
    <w:div w:id="1425372623">
      <w:bodyDiv w:val="1"/>
      <w:marLeft w:val="0"/>
      <w:marRight w:val="0"/>
      <w:marTop w:val="0"/>
      <w:marBottom w:val="0"/>
      <w:divBdr>
        <w:top w:val="none" w:sz="0" w:space="0" w:color="auto"/>
        <w:left w:val="none" w:sz="0" w:space="0" w:color="auto"/>
        <w:bottom w:val="none" w:sz="0" w:space="0" w:color="auto"/>
        <w:right w:val="none" w:sz="0" w:space="0" w:color="auto"/>
      </w:divBdr>
    </w:div>
    <w:div w:id="1425418532">
      <w:bodyDiv w:val="1"/>
      <w:marLeft w:val="0"/>
      <w:marRight w:val="0"/>
      <w:marTop w:val="0"/>
      <w:marBottom w:val="0"/>
      <w:divBdr>
        <w:top w:val="none" w:sz="0" w:space="0" w:color="auto"/>
        <w:left w:val="none" w:sz="0" w:space="0" w:color="auto"/>
        <w:bottom w:val="none" w:sz="0" w:space="0" w:color="auto"/>
        <w:right w:val="none" w:sz="0" w:space="0" w:color="auto"/>
      </w:divBdr>
    </w:div>
    <w:div w:id="1425611738">
      <w:bodyDiv w:val="1"/>
      <w:marLeft w:val="0"/>
      <w:marRight w:val="0"/>
      <w:marTop w:val="0"/>
      <w:marBottom w:val="0"/>
      <w:divBdr>
        <w:top w:val="none" w:sz="0" w:space="0" w:color="auto"/>
        <w:left w:val="none" w:sz="0" w:space="0" w:color="auto"/>
        <w:bottom w:val="none" w:sz="0" w:space="0" w:color="auto"/>
        <w:right w:val="none" w:sz="0" w:space="0" w:color="auto"/>
      </w:divBdr>
    </w:div>
    <w:div w:id="1425613988">
      <w:bodyDiv w:val="1"/>
      <w:marLeft w:val="0"/>
      <w:marRight w:val="0"/>
      <w:marTop w:val="0"/>
      <w:marBottom w:val="0"/>
      <w:divBdr>
        <w:top w:val="none" w:sz="0" w:space="0" w:color="auto"/>
        <w:left w:val="none" w:sz="0" w:space="0" w:color="auto"/>
        <w:bottom w:val="none" w:sz="0" w:space="0" w:color="auto"/>
        <w:right w:val="none" w:sz="0" w:space="0" w:color="auto"/>
      </w:divBdr>
    </w:div>
    <w:div w:id="1425689191">
      <w:bodyDiv w:val="1"/>
      <w:marLeft w:val="0"/>
      <w:marRight w:val="0"/>
      <w:marTop w:val="0"/>
      <w:marBottom w:val="0"/>
      <w:divBdr>
        <w:top w:val="none" w:sz="0" w:space="0" w:color="auto"/>
        <w:left w:val="none" w:sz="0" w:space="0" w:color="auto"/>
        <w:bottom w:val="none" w:sz="0" w:space="0" w:color="auto"/>
        <w:right w:val="none" w:sz="0" w:space="0" w:color="auto"/>
      </w:divBdr>
    </w:div>
    <w:div w:id="1425764455">
      <w:bodyDiv w:val="1"/>
      <w:marLeft w:val="0"/>
      <w:marRight w:val="0"/>
      <w:marTop w:val="0"/>
      <w:marBottom w:val="0"/>
      <w:divBdr>
        <w:top w:val="none" w:sz="0" w:space="0" w:color="auto"/>
        <w:left w:val="none" w:sz="0" w:space="0" w:color="auto"/>
        <w:bottom w:val="none" w:sz="0" w:space="0" w:color="auto"/>
        <w:right w:val="none" w:sz="0" w:space="0" w:color="auto"/>
      </w:divBdr>
    </w:div>
    <w:div w:id="1425957144">
      <w:bodyDiv w:val="1"/>
      <w:marLeft w:val="0"/>
      <w:marRight w:val="0"/>
      <w:marTop w:val="0"/>
      <w:marBottom w:val="0"/>
      <w:divBdr>
        <w:top w:val="none" w:sz="0" w:space="0" w:color="auto"/>
        <w:left w:val="none" w:sz="0" w:space="0" w:color="auto"/>
        <w:bottom w:val="none" w:sz="0" w:space="0" w:color="auto"/>
        <w:right w:val="none" w:sz="0" w:space="0" w:color="auto"/>
      </w:divBdr>
    </w:div>
    <w:div w:id="1425960144">
      <w:bodyDiv w:val="1"/>
      <w:marLeft w:val="0"/>
      <w:marRight w:val="0"/>
      <w:marTop w:val="0"/>
      <w:marBottom w:val="0"/>
      <w:divBdr>
        <w:top w:val="none" w:sz="0" w:space="0" w:color="auto"/>
        <w:left w:val="none" w:sz="0" w:space="0" w:color="auto"/>
        <w:bottom w:val="none" w:sz="0" w:space="0" w:color="auto"/>
        <w:right w:val="none" w:sz="0" w:space="0" w:color="auto"/>
      </w:divBdr>
    </w:div>
    <w:div w:id="1426226070">
      <w:bodyDiv w:val="1"/>
      <w:marLeft w:val="0"/>
      <w:marRight w:val="0"/>
      <w:marTop w:val="0"/>
      <w:marBottom w:val="0"/>
      <w:divBdr>
        <w:top w:val="none" w:sz="0" w:space="0" w:color="auto"/>
        <w:left w:val="none" w:sz="0" w:space="0" w:color="auto"/>
        <w:bottom w:val="none" w:sz="0" w:space="0" w:color="auto"/>
        <w:right w:val="none" w:sz="0" w:space="0" w:color="auto"/>
      </w:divBdr>
    </w:div>
    <w:div w:id="1426266864">
      <w:bodyDiv w:val="1"/>
      <w:marLeft w:val="0"/>
      <w:marRight w:val="0"/>
      <w:marTop w:val="0"/>
      <w:marBottom w:val="0"/>
      <w:divBdr>
        <w:top w:val="none" w:sz="0" w:space="0" w:color="auto"/>
        <w:left w:val="none" w:sz="0" w:space="0" w:color="auto"/>
        <w:bottom w:val="none" w:sz="0" w:space="0" w:color="auto"/>
        <w:right w:val="none" w:sz="0" w:space="0" w:color="auto"/>
      </w:divBdr>
    </w:div>
    <w:div w:id="1426418744">
      <w:bodyDiv w:val="1"/>
      <w:marLeft w:val="0"/>
      <w:marRight w:val="0"/>
      <w:marTop w:val="0"/>
      <w:marBottom w:val="0"/>
      <w:divBdr>
        <w:top w:val="none" w:sz="0" w:space="0" w:color="auto"/>
        <w:left w:val="none" w:sz="0" w:space="0" w:color="auto"/>
        <w:bottom w:val="none" w:sz="0" w:space="0" w:color="auto"/>
        <w:right w:val="none" w:sz="0" w:space="0" w:color="auto"/>
      </w:divBdr>
    </w:div>
    <w:div w:id="1426540005">
      <w:bodyDiv w:val="1"/>
      <w:marLeft w:val="0"/>
      <w:marRight w:val="0"/>
      <w:marTop w:val="0"/>
      <w:marBottom w:val="0"/>
      <w:divBdr>
        <w:top w:val="none" w:sz="0" w:space="0" w:color="auto"/>
        <w:left w:val="none" w:sz="0" w:space="0" w:color="auto"/>
        <w:bottom w:val="none" w:sz="0" w:space="0" w:color="auto"/>
        <w:right w:val="none" w:sz="0" w:space="0" w:color="auto"/>
      </w:divBdr>
    </w:div>
    <w:div w:id="1426806424">
      <w:bodyDiv w:val="1"/>
      <w:marLeft w:val="0"/>
      <w:marRight w:val="0"/>
      <w:marTop w:val="0"/>
      <w:marBottom w:val="0"/>
      <w:divBdr>
        <w:top w:val="none" w:sz="0" w:space="0" w:color="auto"/>
        <w:left w:val="none" w:sz="0" w:space="0" w:color="auto"/>
        <w:bottom w:val="none" w:sz="0" w:space="0" w:color="auto"/>
        <w:right w:val="none" w:sz="0" w:space="0" w:color="auto"/>
      </w:divBdr>
    </w:div>
    <w:div w:id="1426993072">
      <w:bodyDiv w:val="1"/>
      <w:marLeft w:val="0"/>
      <w:marRight w:val="0"/>
      <w:marTop w:val="0"/>
      <w:marBottom w:val="0"/>
      <w:divBdr>
        <w:top w:val="none" w:sz="0" w:space="0" w:color="auto"/>
        <w:left w:val="none" w:sz="0" w:space="0" w:color="auto"/>
        <w:bottom w:val="none" w:sz="0" w:space="0" w:color="auto"/>
        <w:right w:val="none" w:sz="0" w:space="0" w:color="auto"/>
      </w:divBdr>
    </w:div>
    <w:div w:id="1427114831">
      <w:bodyDiv w:val="1"/>
      <w:marLeft w:val="0"/>
      <w:marRight w:val="0"/>
      <w:marTop w:val="0"/>
      <w:marBottom w:val="0"/>
      <w:divBdr>
        <w:top w:val="none" w:sz="0" w:space="0" w:color="auto"/>
        <w:left w:val="none" w:sz="0" w:space="0" w:color="auto"/>
        <w:bottom w:val="none" w:sz="0" w:space="0" w:color="auto"/>
        <w:right w:val="none" w:sz="0" w:space="0" w:color="auto"/>
      </w:divBdr>
    </w:div>
    <w:div w:id="1427188407">
      <w:bodyDiv w:val="1"/>
      <w:marLeft w:val="0"/>
      <w:marRight w:val="0"/>
      <w:marTop w:val="0"/>
      <w:marBottom w:val="0"/>
      <w:divBdr>
        <w:top w:val="none" w:sz="0" w:space="0" w:color="auto"/>
        <w:left w:val="none" w:sz="0" w:space="0" w:color="auto"/>
        <w:bottom w:val="none" w:sz="0" w:space="0" w:color="auto"/>
        <w:right w:val="none" w:sz="0" w:space="0" w:color="auto"/>
      </w:divBdr>
    </w:div>
    <w:div w:id="1427380726">
      <w:bodyDiv w:val="1"/>
      <w:marLeft w:val="0"/>
      <w:marRight w:val="0"/>
      <w:marTop w:val="0"/>
      <w:marBottom w:val="0"/>
      <w:divBdr>
        <w:top w:val="none" w:sz="0" w:space="0" w:color="auto"/>
        <w:left w:val="none" w:sz="0" w:space="0" w:color="auto"/>
        <w:bottom w:val="none" w:sz="0" w:space="0" w:color="auto"/>
        <w:right w:val="none" w:sz="0" w:space="0" w:color="auto"/>
      </w:divBdr>
    </w:div>
    <w:div w:id="1427580787">
      <w:bodyDiv w:val="1"/>
      <w:marLeft w:val="0"/>
      <w:marRight w:val="0"/>
      <w:marTop w:val="0"/>
      <w:marBottom w:val="0"/>
      <w:divBdr>
        <w:top w:val="none" w:sz="0" w:space="0" w:color="auto"/>
        <w:left w:val="none" w:sz="0" w:space="0" w:color="auto"/>
        <w:bottom w:val="none" w:sz="0" w:space="0" w:color="auto"/>
        <w:right w:val="none" w:sz="0" w:space="0" w:color="auto"/>
      </w:divBdr>
    </w:div>
    <w:div w:id="1428040849">
      <w:bodyDiv w:val="1"/>
      <w:marLeft w:val="0"/>
      <w:marRight w:val="0"/>
      <w:marTop w:val="0"/>
      <w:marBottom w:val="0"/>
      <w:divBdr>
        <w:top w:val="none" w:sz="0" w:space="0" w:color="auto"/>
        <w:left w:val="none" w:sz="0" w:space="0" w:color="auto"/>
        <w:bottom w:val="none" w:sz="0" w:space="0" w:color="auto"/>
        <w:right w:val="none" w:sz="0" w:space="0" w:color="auto"/>
      </w:divBdr>
    </w:div>
    <w:div w:id="1428116875">
      <w:bodyDiv w:val="1"/>
      <w:marLeft w:val="0"/>
      <w:marRight w:val="0"/>
      <w:marTop w:val="0"/>
      <w:marBottom w:val="0"/>
      <w:divBdr>
        <w:top w:val="none" w:sz="0" w:space="0" w:color="auto"/>
        <w:left w:val="none" w:sz="0" w:space="0" w:color="auto"/>
        <w:bottom w:val="none" w:sz="0" w:space="0" w:color="auto"/>
        <w:right w:val="none" w:sz="0" w:space="0" w:color="auto"/>
      </w:divBdr>
    </w:div>
    <w:div w:id="1428191348">
      <w:bodyDiv w:val="1"/>
      <w:marLeft w:val="0"/>
      <w:marRight w:val="0"/>
      <w:marTop w:val="0"/>
      <w:marBottom w:val="0"/>
      <w:divBdr>
        <w:top w:val="none" w:sz="0" w:space="0" w:color="auto"/>
        <w:left w:val="none" w:sz="0" w:space="0" w:color="auto"/>
        <w:bottom w:val="none" w:sz="0" w:space="0" w:color="auto"/>
        <w:right w:val="none" w:sz="0" w:space="0" w:color="auto"/>
      </w:divBdr>
    </w:div>
    <w:div w:id="1428379479">
      <w:bodyDiv w:val="1"/>
      <w:marLeft w:val="0"/>
      <w:marRight w:val="0"/>
      <w:marTop w:val="0"/>
      <w:marBottom w:val="0"/>
      <w:divBdr>
        <w:top w:val="none" w:sz="0" w:space="0" w:color="auto"/>
        <w:left w:val="none" w:sz="0" w:space="0" w:color="auto"/>
        <w:bottom w:val="none" w:sz="0" w:space="0" w:color="auto"/>
        <w:right w:val="none" w:sz="0" w:space="0" w:color="auto"/>
      </w:divBdr>
    </w:div>
    <w:div w:id="1428498250">
      <w:bodyDiv w:val="1"/>
      <w:marLeft w:val="0"/>
      <w:marRight w:val="0"/>
      <w:marTop w:val="0"/>
      <w:marBottom w:val="0"/>
      <w:divBdr>
        <w:top w:val="none" w:sz="0" w:space="0" w:color="auto"/>
        <w:left w:val="none" w:sz="0" w:space="0" w:color="auto"/>
        <w:bottom w:val="none" w:sz="0" w:space="0" w:color="auto"/>
        <w:right w:val="none" w:sz="0" w:space="0" w:color="auto"/>
      </w:divBdr>
    </w:div>
    <w:div w:id="1428505513">
      <w:bodyDiv w:val="1"/>
      <w:marLeft w:val="0"/>
      <w:marRight w:val="0"/>
      <w:marTop w:val="0"/>
      <w:marBottom w:val="0"/>
      <w:divBdr>
        <w:top w:val="none" w:sz="0" w:space="0" w:color="auto"/>
        <w:left w:val="none" w:sz="0" w:space="0" w:color="auto"/>
        <w:bottom w:val="none" w:sz="0" w:space="0" w:color="auto"/>
        <w:right w:val="none" w:sz="0" w:space="0" w:color="auto"/>
      </w:divBdr>
    </w:div>
    <w:div w:id="1428697105">
      <w:bodyDiv w:val="1"/>
      <w:marLeft w:val="0"/>
      <w:marRight w:val="0"/>
      <w:marTop w:val="0"/>
      <w:marBottom w:val="0"/>
      <w:divBdr>
        <w:top w:val="none" w:sz="0" w:space="0" w:color="auto"/>
        <w:left w:val="none" w:sz="0" w:space="0" w:color="auto"/>
        <w:bottom w:val="none" w:sz="0" w:space="0" w:color="auto"/>
        <w:right w:val="none" w:sz="0" w:space="0" w:color="auto"/>
      </w:divBdr>
    </w:div>
    <w:div w:id="1428893018">
      <w:bodyDiv w:val="1"/>
      <w:marLeft w:val="0"/>
      <w:marRight w:val="0"/>
      <w:marTop w:val="0"/>
      <w:marBottom w:val="0"/>
      <w:divBdr>
        <w:top w:val="none" w:sz="0" w:space="0" w:color="auto"/>
        <w:left w:val="none" w:sz="0" w:space="0" w:color="auto"/>
        <w:bottom w:val="none" w:sz="0" w:space="0" w:color="auto"/>
        <w:right w:val="none" w:sz="0" w:space="0" w:color="auto"/>
      </w:divBdr>
    </w:div>
    <w:div w:id="1429037307">
      <w:bodyDiv w:val="1"/>
      <w:marLeft w:val="0"/>
      <w:marRight w:val="0"/>
      <w:marTop w:val="0"/>
      <w:marBottom w:val="0"/>
      <w:divBdr>
        <w:top w:val="none" w:sz="0" w:space="0" w:color="auto"/>
        <w:left w:val="none" w:sz="0" w:space="0" w:color="auto"/>
        <w:bottom w:val="none" w:sz="0" w:space="0" w:color="auto"/>
        <w:right w:val="none" w:sz="0" w:space="0" w:color="auto"/>
      </w:divBdr>
    </w:div>
    <w:div w:id="1429037819">
      <w:bodyDiv w:val="1"/>
      <w:marLeft w:val="0"/>
      <w:marRight w:val="0"/>
      <w:marTop w:val="0"/>
      <w:marBottom w:val="0"/>
      <w:divBdr>
        <w:top w:val="none" w:sz="0" w:space="0" w:color="auto"/>
        <w:left w:val="none" w:sz="0" w:space="0" w:color="auto"/>
        <w:bottom w:val="none" w:sz="0" w:space="0" w:color="auto"/>
        <w:right w:val="none" w:sz="0" w:space="0" w:color="auto"/>
      </w:divBdr>
    </w:div>
    <w:div w:id="1429420828">
      <w:bodyDiv w:val="1"/>
      <w:marLeft w:val="0"/>
      <w:marRight w:val="0"/>
      <w:marTop w:val="0"/>
      <w:marBottom w:val="0"/>
      <w:divBdr>
        <w:top w:val="none" w:sz="0" w:space="0" w:color="auto"/>
        <w:left w:val="none" w:sz="0" w:space="0" w:color="auto"/>
        <w:bottom w:val="none" w:sz="0" w:space="0" w:color="auto"/>
        <w:right w:val="none" w:sz="0" w:space="0" w:color="auto"/>
      </w:divBdr>
    </w:div>
    <w:div w:id="1429621554">
      <w:bodyDiv w:val="1"/>
      <w:marLeft w:val="0"/>
      <w:marRight w:val="0"/>
      <w:marTop w:val="0"/>
      <w:marBottom w:val="0"/>
      <w:divBdr>
        <w:top w:val="none" w:sz="0" w:space="0" w:color="auto"/>
        <w:left w:val="none" w:sz="0" w:space="0" w:color="auto"/>
        <w:bottom w:val="none" w:sz="0" w:space="0" w:color="auto"/>
        <w:right w:val="none" w:sz="0" w:space="0" w:color="auto"/>
      </w:divBdr>
    </w:div>
    <w:div w:id="1429930113">
      <w:bodyDiv w:val="1"/>
      <w:marLeft w:val="0"/>
      <w:marRight w:val="0"/>
      <w:marTop w:val="0"/>
      <w:marBottom w:val="0"/>
      <w:divBdr>
        <w:top w:val="none" w:sz="0" w:space="0" w:color="auto"/>
        <w:left w:val="none" w:sz="0" w:space="0" w:color="auto"/>
        <w:bottom w:val="none" w:sz="0" w:space="0" w:color="auto"/>
        <w:right w:val="none" w:sz="0" w:space="0" w:color="auto"/>
      </w:divBdr>
    </w:div>
    <w:div w:id="1430277684">
      <w:bodyDiv w:val="1"/>
      <w:marLeft w:val="0"/>
      <w:marRight w:val="0"/>
      <w:marTop w:val="0"/>
      <w:marBottom w:val="0"/>
      <w:divBdr>
        <w:top w:val="none" w:sz="0" w:space="0" w:color="auto"/>
        <w:left w:val="none" w:sz="0" w:space="0" w:color="auto"/>
        <w:bottom w:val="none" w:sz="0" w:space="0" w:color="auto"/>
        <w:right w:val="none" w:sz="0" w:space="0" w:color="auto"/>
      </w:divBdr>
    </w:div>
    <w:div w:id="1430585725">
      <w:bodyDiv w:val="1"/>
      <w:marLeft w:val="0"/>
      <w:marRight w:val="0"/>
      <w:marTop w:val="0"/>
      <w:marBottom w:val="0"/>
      <w:divBdr>
        <w:top w:val="none" w:sz="0" w:space="0" w:color="auto"/>
        <w:left w:val="none" w:sz="0" w:space="0" w:color="auto"/>
        <w:bottom w:val="none" w:sz="0" w:space="0" w:color="auto"/>
        <w:right w:val="none" w:sz="0" w:space="0" w:color="auto"/>
      </w:divBdr>
    </w:div>
    <w:div w:id="1430733869">
      <w:bodyDiv w:val="1"/>
      <w:marLeft w:val="0"/>
      <w:marRight w:val="0"/>
      <w:marTop w:val="0"/>
      <w:marBottom w:val="0"/>
      <w:divBdr>
        <w:top w:val="none" w:sz="0" w:space="0" w:color="auto"/>
        <w:left w:val="none" w:sz="0" w:space="0" w:color="auto"/>
        <w:bottom w:val="none" w:sz="0" w:space="0" w:color="auto"/>
        <w:right w:val="none" w:sz="0" w:space="0" w:color="auto"/>
      </w:divBdr>
    </w:div>
    <w:div w:id="1431050794">
      <w:bodyDiv w:val="1"/>
      <w:marLeft w:val="0"/>
      <w:marRight w:val="0"/>
      <w:marTop w:val="0"/>
      <w:marBottom w:val="0"/>
      <w:divBdr>
        <w:top w:val="none" w:sz="0" w:space="0" w:color="auto"/>
        <w:left w:val="none" w:sz="0" w:space="0" w:color="auto"/>
        <w:bottom w:val="none" w:sz="0" w:space="0" w:color="auto"/>
        <w:right w:val="none" w:sz="0" w:space="0" w:color="auto"/>
      </w:divBdr>
    </w:div>
    <w:div w:id="1431317329">
      <w:bodyDiv w:val="1"/>
      <w:marLeft w:val="0"/>
      <w:marRight w:val="0"/>
      <w:marTop w:val="0"/>
      <w:marBottom w:val="0"/>
      <w:divBdr>
        <w:top w:val="none" w:sz="0" w:space="0" w:color="auto"/>
        <w:left w:val="none" w:sz="0" w:space="0" w:color="auto"/>
        <w:bottom w:val="none" w:sz="0" w:space="0" w:color="auto"/>
        <w:right w:val="none" w:sz="0" w:space="0" w:color="auto"/>
      </w:divBdr>
    </w:div>
    <w:div w:id="1431512131">
      <w:bodyDiv w:val="1"/>
      <w:marLeft w:val="0"/>
      <w:marRight w:val="0"/>
      <w:marTop w:val="0"/>
      <w:marBottom w:val="0"/>
      <w:divBdr>
        <w:top w:val="none" w:sz="0" w:space="0" w:color="auto"/>
        <w:left w:val="none" w:sz="0" w:space="0" w:color="auto"/>
        <w:bottom w:val="none" w:sz="0" w:space="0" w:color="auto"/>
        <w:right w:val="none" w:sz="0" w:space="0" w:color="auto"/>
      </w:divBdr>
    </w:div>
    <w:div w:id="1431851520">
      <w:bodyDiv w:val="1"/>
      <w:marLeft w:val="0"/>
      <w:marRight w:val="0"/>
      <w:marTop w:val="0"/>
      <w:marBottom w:val="0"/>
      <w:divBdr>
        <w:top w:val="none" w:sz="0" w:space="0" w:color="auto"/>
        <w:left w:val="none" w:sz="0" w:space="0" w:color="auto"/>
        <w:bottom w:val="none" w:sz="0" w:space="0" w:color="auto"/>
        <w:right w:val="none" w:sz="0" w:space="0" w:color="auto"/>
      </w:divBdr>
    </w:div>
    <w:div w:id="1431968991">
      <w:bodyDiv w:val="1"/>
      <w:marLeft w:val="0"/>
      <w:marRight w:val="0"/>
      <w:marTop w:val="0"/>
      <w:marBottom w:val="0"/>
      <w:divBdr>
        <w:top w:val="none" w:sz="0" w:space="0" w:color="auto"/>
        <w:left w:val="none" w:sz="0" w:space="0" w:color="auto"/>
        <w:bottom w:val="none" w:sz="0" w:space="0" w:color="auto"/>
        <w:right w:val="none" w:sz="0" w:space="0" w:color="auto"/>
      </w:divBdr>
    </w:div>
    <w:div w:id="1432047321">
      <w:bodyDiv w:val="1"/>
      <w:marLeft w:val="0"/>
      <w:marRight w:val="0"/>
      <w:marTop w:val="0"/>
      <w:marBottom w:val="0"/>
      <w:divBdr>
        <w:top w:val="none" w:sz="0" w:space="0" w:color="auto"/>
        <w:left w:val="none" w:sz="0" w:space="0" w:color="auto"/>
        <w:bottom w:val="none" w:sz="0" w:space="0" w:color="auto"/>
        <w:right w:val="none" w:sz="0" w:space="0" w:color="auto"/>
      </w:divBdr>
    </w:div>
    <w:div w:id="1432506992">
      <w:bodyDiv w:val="1"/>
      <w:marLeft w:val="0"/>
      <w:marRight w:val="0"/>
      <w:marTop w:val="0"/>
      <w:marBottom w:val="0"/>
      <w:divBdr>
        <w:top w:val="none" w:sz="0" w:space="0" w:color="auto"/>
        <w:left w:val="none" w:sz="0" w:space="0" w:color="auto"/>
        <w:bottom w:val="none" w:sz="0" w:space="0" w:color="auto"/>
        <w:right w:val="none" w:sz="0" w:space="0" w:color="auto"/>
      </w:divBdr>
    </w:div>
    <w:div w:id="1432774595">
      <w:bodyDiv w:val="1"/>
      <w:marLeft w:val="0"/>
      <w:marRight w:val="0"/>
      <w:marTop w:val="0"/>
      <w:marBottom w:val="0"/>
      <w:divBdr>
        <w:top w:val="none" w:sz="0" w:space="0" w:color="auto"/>
        <w:left w:val="none" w:sz="0" w:space="0" w:color="auto"/>
        <w:bottom w:val="none" w:sz="0" w:space="0" w:color="auto"/>
        <w:right w:val="none" w:sz="0" w:space="0" w:color="auto"/>
      </w:divBdr>
    </w:div>
    <w:div w:id="1432899465">
      <w:bodyDiv w:val="1"/>
      <w:marLeft w:val="0"/>
      <w:marRight w:val="0"/>
      <w:marTop w:val="0"/>
      <w:marBottom w:val="0"/>
      <w:divBdr>
        <w:top w:val="none" w:sz="0" w:space="0" w:color="auto"/>
        <w:left w:val="none" w:sz="0" w:space="0" w:color="auto"/>
        <w:bottom w:val="none" w:sz="0" w:space="0" w:color="auto"/>
        <w:right w:val="none" w:sz="0" w:space="0" w:color="auto"/>
      </w:divBdr>
    </w:div>
    <w:div w:id="1433013022">
      <w:bodyDiv w:val="1"/>
      <w:marLeft w:val="0"/>
      <w:marRight w:val="0"/>
      <w:marTop w:val="0"/>
      <w:marBottom w:val="0"/>
      <w:divBdr>
        <w:top w:val="none" w:sz="0" w:space="0" w:color="auto"/>
        <w:left w:val="none" w:sz="0" w:space="0" w:color="auto"/>
        <w:bottom w:val="none" w:sz="0" w:space="0" w:color="auto"/>
        <w:right w:val="none" w:sz="0" w:space="0" w:color="auto"/>
      </w:divBdr>
    </w:div>
    <w:div w:id="1433041384">
      <w:bodyDiv w:val="1"/>
      <w:marLeft w:val="0"/>
      <w:marRight w:val="0"/>
      <w:marTop w:val="0"/>
      <w:marBottom w:val="0"/>
      <w:divBdr>
        <w:top w:val="none" w:sz="0" w:space="0" w:color="auto"/>
        <w:left w:val="none" w:sz="0" w:space="0" w:color="auto"/>
        <w:bottom w:val="none" w:sz="0" w:space="0" w:color="auto"/>
        <w:right w:val="none" w:sz="0" w:space="0" w:color="auto"/>
      </w:divBdr>
    </w:div>
    <w:div w:id="1433092248">
      <w:bodyDiv w:val="1"/>
      <w:marLeft w:val="0"/>
      <w:marRight w:val="0"/>
      <w:marTop w:val="0"/>
      <w:marBottom w:val="0"/>
      <w:divBdr>
        <w:top w:val="none" w:sz="0" w:space="0" w:color="auto"/>
        <w:left w:val="none" w:sz="0" w:space="0" w:color="auto"/>
        <w:bottom w:val="none" w:sz="0" w:space="0" w:color="auto"/>
        <w:right w:val="none" w:sz="0" w:space="0" w:color="auto"/>
      </w:divBdr>
    </w:div>
    <w:div w:id="1433159805">
      <w:bodyDiv w:val="1"/>
      <w:marLeft w:val="0"/>
      <w:marRight w:val="0"/>
      <w:marTop w:val="0"/>
      <w:marBottom w:val="0"/>
      <w:divBdr>
        <w:top w:val="none" w:sz="0" w:space="0" w:color="auto"/>
        <w:left w:val="none" w:sz="0" w:space="0" w:color="auto"/>
        <w:bottom w:val="none" w:sz="0" w:space="0" w:color="auto"/>
        <w:right w:val="none" w:sz="0" w:space="0" w:color="auto"/>
      </w:divBdr>
    </w:div>
    <w:div w:id="1433358402">
      <w:bodyDiv w:val="1"/>
      <w:marLeft w:val="0"/>
      <w:marRight w:val="0"/>
      <w:marTop w:val="0"/>
      <w:marBottom w:val="0"/>
      <w:divBdr>
        <w:top w:val="none" w:sz="0" w:space="0" w:color="auto"/>
        <w:left w:val="none" w:sz="0" w:space="0" w:color="auto"/>
        <w:bottom w:val="none" w:sz="0" w:space="0" w:color="auto"/>
        <w:right w:val="none" w:sz="0" w:space="0" w:color="auto"/>
      </w:divBdr>
    </w:div>
    <w:div w:id="1433478513">
      <w:bodyDiv w:val="1"/>
      <w:marLeft w:val="0"/>
      <w:marRight w:val="0"/>
      <w:marTop w:val="0"/>
      <w:marBottom w:val="0"/>
      <w:divBdr>
        <w:top w:val="none" w:sz="0" w:space="0" w:color="auto"/>
        <w:left w:val="none" w:sz="0" w:space="0" w:color="auto"/>
        <w:bottom w:val="none" w:sz="0" w:space="0" w:color="auto"/>
        <w:right w:val="none" w:sz="0" w:space="0" w:color="auto"/>
      </w:divBdr>
    </w:div>
    <w:div w:id="1434132462">
      <w:bodyDiv w:val="1"/>
      <w:marLeft w:val="0"/>
      <w:marRight w:val="0"/>
      <w:marTop w:val="0"/>
      <w:marBottom w:val="0"/>
      <w:divBdr>
        <w:top w:val="none" w:sz="0" w:space="0" w:color="auto"/>
        <w:left w:val="none" w:sz="0" w:space="0" w:color="auto"/>
        <w:bottom w:val="none" w:sz="0" w:space="0" w:color="auto"/>
        <w:right w:val="none" w:sz="0" w:space="0" w:color="auto"/>
      </w:divBdr>
    </w:div>
    <w:div w:id="1434788854">
      <w:bodyDiv w:val="1"/>
      <w:marLeft w:val="0"/>
      <w:marRight w:val="0"/>
      <w:marTop w:val="0"/>
      <w:marBottom w:val="0"/>
      <w:divBdr>
        <w:top w:val="none" w:sz="0" w:space="0" w:color="auto"/>
        <w:left w:val="none" w:sz="0" w:space="0" w:color="auto"/>
        <w:bottom w:val="none" w:sz="0" w:space="0" w:color="auto"/>
        <w:right w:val="none" w:sz="0" w:space="0" w:color="auto"/>
      </w:divBdr>
    </w:div>
    <w:div w:id="1434865348">
      <w:bodyDiv w:val="1"/>
      <w:marLeft w:val="0"/>
      <w:marRight w:val="0"/>
      <w:marTop w:val="0"/>
      <w:marBottom w:val="0"/>
      <w:divBdr>
        <w:top w:val="none" w:sz="0" w:space="0" w:color="auto"/>
        <w:left w:val="none" w:sz="0" w:space="0" w:color="auto"/>
        <w:bottom w:val="none" w:sz="0" w:space="0" w:color="auto"/>
        <w:right w:val="none" w:sz="0" w:space="0" w:color="auto"/>
      </w:divBdr>
    </w:div>
    <w:div w:id="1435130266">
      <w:bodyDiv w:val="1"/>
      <w:marLeft w:val="0"/>
      <w:marRight w:val="0"/>
      <w:marTop w:val="0"/>
      <w:marBottom w:val="0"/>
      <w:divBdr>
        <w:top w:val="none" w:sz="0" w:space="0" w:color="auto"/>
        <w:left w:val="none" w:sz="0" w:space="0" w:color="auto"/>
        <w:bottom w:val="none" w:sz="0" w:space="0" w:color="auto"/>
        <w:right w:val="none" w:sz="0" w:space="0" w:color="auto"/>
      </w:divBdr>
    </w:div>
    <w:div w:id="1435202632">
      <w:bodyDiv w:val="1"/>
      <w:marLeft w:val="0"/>
      <w:marRight w:val="0"/>
      <w:marTop w:val="0"/>
      <w:marBottom w:val="0"/>
      <w:divBdr>
        <w:top w:val="none" w:sz="0" w:space="0" w:color="auto"/>
        <w:left w:val="none" w:sz="0" w:space="0" w:color="auto"/>
        <w:bottom w:val="none" w:sz="0" w:space="0" w:color="auto"/>
        <w:right w:val="none" w:sz="0" w:space="0" w:color="auto"/>
      </w:divBdr>
    </w:div>
    <w:div w:id="1435243587">
      <w:bodyDiv w:val="1"/>
      <w:marLeft w:val="0"/>
      <w:marRight w:val="0"/>
      <w:marTop w:val="0"/>
      <w:marBottom w:val="0"/>
      <w:divBdr>
        <w:top w:val="none" w:sz="0" w:space="0" w:color="auto"/>
        <w:left w:val="none" w:sz="0" w:space="0" w:color="auto"/>
        <w:bottom w:val="none" w:sz="0" w:space="0" w:color="auto"/>
        <w:right w:val="none" w:sz="0" w:space="0" w:color="auto"/>
      </w:divBdr>
    </w:div>
    <w:div w:id="1435251341">
      <w:bodyDiv w:val="1"/>
      <w:marLeft w:val="0"/>
      <w:marRight w:val="0"/>
      <w:marTop w:val="0"/>
      <w:marBottom w:val="0"/>
      <w:divBdr>
        <w:top w:val="none" w:sz="0" w:space="0" w:color="auto"/>
        <w:left w:val="none" w:sz="0" w:space="0" w:color="auto"/>
        <w:bottom w:val="none" w:sz="0" w:space="0" w:color="auto"/>
        <w:right w:val="none" w:sz="0" w:space="0" w:color="auto"/>
      </w:divBdr>
    </w:div>
    <w:div w:id="1435324532">
      <w:bodyDiv w:val="1"/>
      <w:marLeft w:val="0"/>
      <w:marRight w:val="0"/>
      <w:marTop w:val="0"/>
      <w:marBottom w:val="0"/>
      <w:divBdr>
        <w:top w:val="none" w:sz="0" w:space="0" w:color="auto"/>
        <w:left w:val="none" w:sz="0" w:space="0" w:color="auto"/>
        <w:bottom w:val="none" w:sz="0" w:space="0" w:color="auto"/>
        <w:right w:val="none" w:sz="0" w:space="0" w:color="auto"/>
      </w:divBdr>
    </w:div>
    <w:div w:id="1435592184">
      <w:bodyDiv w:val="1"/>
      <w:marLeft w:val="0"/>
      <w:marRight w:val="0"/>
      <w:marTop w:val="0"/>
      <w:marBottom w:val="0"/>
      <w:divBdr>
        <w:top w:val="none" w:sz="0" w:space="0" w:color="auto"/>
        <w:left w:val="none" w:sz="0" w:space="0" w:color="auto"/>
        <w:bottom w:val="none" w:sz="0" w:space="0" w:color="auto"/>
        <w:right w:val="none" w:sz="0" w:space="0" w:color="auto"/>
      </w:divBdr>
    </w:div>
    <w:div w:id="1435708580">
      <w:bodyDiv w:val="1"/>
      <w:marLeft w:val="0"/>
      <w:marRight w:val="0"/>
      <w:marTop w:val="0"/>
      <w:marBottom w:val="0"/>
      <w:divBdr>
        <w:top w:val="none" w:sz="0" w:space="0" w:color="auto"/>
        <w:left w:val="none" w:sz="0" w:space="0" w:color="auto"/>
        <w:bottom w:val="none" w:sz="0" w:space="0" w:color="auto"/>
        <w:right w:val="none" w:sz="0" w:space="0" w:color="auto"/>
      </w:divBdr>
    </w:div>
    <w:div w:id="1435784076">
      <w:bodyDiv w:val="1"/>
      <w:marLeft w:val="0"/>
      <w:marRight w:val="0"/>
      <w:marTop w:val="0"/>
      <w:marBottom w:val="0"/>
      <w:divBdr>
        <w:top w:val="none" w:sz="0" w:space="0" w:color="auto"/>
        <w:left w:val="none" w:sz="0" w:space="0" w:color="auto"/>
        <w:bottom w:val="none" w:sz="0" w:space="0" w:color="auto"/>
        <w:right w:val="none" w:sz="0" w:space="0" w:color="auto"/>
      </w:divBdr>
    </w:div>
    <w:div w:id="1435787399">
      <w:bodyDiv w:val="1"/>
      <w:marLeft w:val="0"/>
      <w:marRight w:val="0"/>
      <w:marTop w:val="0"/>
      <w:marBottom w:val="0"/>
      <w:divBdr>
        <w:top w:val="none" w:sz="0" w:space="0" w:color="auto"/>
        <w:left w:val="none" w:sz="0" w:space="0" w:color="auto"/>
        <w:bottom w:val="none" w:sz="0" w:space="0" w:color="auto"/>
        <w:right w:val="none" w:sz="0" w:space="0" w:color="auto"/>
      </w:divBdr>
    </w:div>
    <w:div w:id="1435982808">
      <w:bodyDiv w:val="1"/>
      <w:marLeft w:val="0"/>
      <w:marRight w:val="0"/>
      <w:marTop w:val="0"/>
      <w:marBottom w:val="0"/>
      <w:divBdr>
        <w:top w:val="none" w:sz="0" w:space="0" w:color="auto"/>
        <w:left w:val="none" w:sz="0" w:space="0" w:color="auto"/>
        <w:bottom w:val="none" w:sz="0" w:space="0" w:color="auto"/>
        <w:right w:val="none" w:sz="0" w:space="0" w:color="auto"/>
      </w:divBdr>
    </w:div>
    <w:div w:id="1435983042">
      <w:bodyDiv w:val="1"/>
      <w:marLeft w:val="0"/>
      <w:marRight w:val="0"/>
      <w:marTop w:val="0"/>
      <w:marBottom w:val="0"/>
      <w:divBdr>
        <w:top w:val="none" w:sz="0" w:space="0" w:color="auto"/>
        <w:left w:val="none" w:sz="0" w:space="0" w:color="auto"/>
        <w:bottom w:val="none" w:sz="0" w:space="0" w:color="auto"/>
        <w:right w:val="none" w:sz="0" w:space="0" w:color="auto"/>
      </w:divBdr>
    </w:div>
    <w:div w:id="1436049305">
      <w:bodyDiv w:val="1"/>
      <w:marLeft w:val="0"/>
      <w:marRight w:val="0"/>
      <w:marTop w:val="0"/>
      <w:marBottom w:val="0"/>
      <w:divBdr>
        <w:top w:val="none" w:sz="0" w:space="0" w:color="auto"/>
        <w:left w:val="none" w:sz="0" w:space="0" w:color="auto"/>
        <w:bottom w:val="none" w:sz="0" w:space="0" w:color="auto"/>
        <w:right w:val="none" w:sz="0" w:space="0" w:color="auto"/>
      </w:divBdr>
    </w:div>
    <w:div w:id="1436248974">
      <w:bodyDiv w:val="1"/>
      <w:marLeft w:val="0"/>
      <w:marRight w:val="0"/>
      <w:marTop w:val="0"/>
      <w:marBottom w:val="0"/>
      <w:divBdr>
        <w:top w:val="none" w:sz="0" w:space="0" w:color="auto"/>
        <w:left w:val="none" w:sz="0" w:space="0" w:color="auto"/>
        <w:bottom w:val="none" w:sz="0" w:space="0" w:color="auto"/>
        <w:right w:val="none" w:sz="0" w:space="0" w:color="auto"/>
      </w:divBdr>
    </w:div>
    <w:div w:id="1436319454">
      <w:bodyDiv w:val="1"/>
      <w:marLeft w:val="0"/>
      <w:marRight w:val="0"/>
      <w:marTop w:val="0"/>
      <w:marBottom w:val="0"/>
      <w:divBdr>
        <w:top w:val="none" w:sz="0" w:space="0" w:color="auto"/>
        <w:left w:val="none" w:sz="0" w:space="0" w:color="auto"/>
        <w:bottom w:val="none" w:sz="0" w:space="0" w:color="auto"/>
        <w:right w:val="none" w:sz="0" w:space="0" w:color="auto"/>
      </w:divBdr>
    </w:div>
    <w:div w:id="1436366457">
      <w:bodyDiv w:val="1"/>
      <w:marLeft w:val="0"/>
      <w:marRight w:val="0"/>
      <w:marTop w:val="0"/>
      <w:marBottom w:val="0"/>
      <w:divBdr>
        <w:top w:val="none" w:sz="0" w:space="0" w:color="auto"/>
        <w:left w:val="none" w:sz="0" w:space="0" w:color="auto"/>
        <w:bottom w:val="none" w:sz="0" w:space="0" w:color="auto"/>
        <w:right w:val="none" w:sz="0" w:space="0" w:color="auto"/>
      </w:divBdr>
    </w:div>
    <w:div w:id="1436746490">
      <w:bodyDiv w:val="1"/>
      <w:marLeft w:val="0"/>
      <w:marRight w:val="0"/>
      <w:marTop w:val="0"/>
      <w:marBottom w:val="0"/>
      <w:divBdr>
        <w:top w:val="none" w:sz="0" w:space="0" w:color="auto"/>
        <w:left w:val="none" w:sz="0" w:space="0" w:color="auto"/>
        <w:bottom w:val="none" w:sz="0" w:space="0" w:color="auto"/>
        <w:right w:val="none" w:sz="0" w:space="0" w:color="auto"/>
      </w:divBdr>
    </w:div>
    <w:div w:id="1437021760">
      <w:bodyDiv w:val="1"/>
      <w:marLeft w:val="0"/>
      <w:marRight w:val="0"/>
      <w:marTop w:val="0"/>
      <w:marBottom w:val="0"/>
      <w:divBdr>
        <w:top w:val="none" w:sz="0" w:space="0" w:color="auto"/>
        <w:left w:val="none" w:sz="0" w:space="0" w:color="auto"/>
        <w:bottom w:val="none" w:sz="0" w:space="0" w:color="auto"/>
        <w:right w:val="none" w:sz="0" w:space="0" w:color="auto"/>
      </w:divBdr>
    </w:div>
    <w:div w:id="1437366779">
      <w:bodyDiv w:val="1"/>
      <w:marLeft w:val="0"/>
      <w:marRight w:val="0"/>
      <w:marTop w:val="0"/>
      <w:marBottom w:val="0"/>
      <w:divBdr>
        <w:top w:val="none" w:sz="0" w:space="0" w:color="auto"/>
        <w:left w:val="none" w:sz="0" w:space="0" w:color="auto"/>
        <w:bottom w:val="none" w:sz="0" w:space="0" w:color="auto"/>
        <w:right w:val="none" w:sz="0" w:space="0" w:color="auto"/>
      </w:divBdr>
    </w:div>
    <w:div w:id="1437795059">
      <w:bodyDiv w:val="1"/>
      <w:marLeft w:val="0"/>
      <w:marRight w:val="0"/>
      <w:marTop w:val="0"/>
      <w:marBottom w:val="0"/>
      <w:divBdr>
        <w:top w:val="none" w:sz="0" w:space="0" w:color="auto"/>
        <w:left w:val="none" w:sz="0" w:space="0" w:color="auto"/>
        <w:bottom w:val="none" w:sz="0" w:space="0" w:color="auto"/>
        <w:right w:val="none" w:sz="0" w:space="0" w:color="auto"/>
      </w:divBdr>
    </w:div>
    <w:div w:id="1437944040">
      <w:bodyDiv w:val="1"/>
      <w:marLeft w:val="0"/>
      <w:marRight w:val="0"/>
      <w:marTop w:val="0"/>
      <w:marBottom w:val="0"/>
      <w:divBdr>
        <w:top w:val="none" w:sz="0" w:space="0" w:color="auto"/>
        <w:left w:val="none" w:sz="0" w:space="0" w:color="auto"/>
        <w:bottom w:val="none" w:sz="0" w:space="0" w:color="auto"/>
        <w:right w:val="none" w:sz="0" w:space="0" w:color="auto"/>
      </w:divBdr>
    </w:div>
    <w:div w:id="1438257865">
      <w:bodyDiv w:val="1"/>
      <w:marLeft w:val="0"/>
      <w:marRight w:val="0"/>
      <w:marTop w:val="0"/>
      <w:marBottom w:val="0"/>
      <w:divBdr>
        <w:top w:val="none" w:sz="0" w:space="0" w:color="auto"/>
        <w:left w:val="none" w:sz="0" w:space="0" w:color="auto"/>
        <w:bottom w:val="none" w:sz="0" w:space="0" w:color="auto"/>
        <w:right w:val="none" w:sz="0" w:space="0" w:color="auto"/>
      </w:divBdr>
    </w:div>
    <w:div w:id="1438523908">
      <w:bodyDiv w:val="1"/>
      <w:marLeft w:val="0"/>
      <w:marRight w:val="0"/>
      <w:marTop w:val="0"/>
      <w:marBottom w:val="0"/>
      <w:divBdr>
        <w:top w:val="none" w:sz="0" w:space="0" w:color="auto"/>
        <w:left w:val="none" w:sz="0" w:space="0" w:color="auto"/>
        <w:bottom w:val="none" w:sz="0" w:space="0" w:color="auto"/>
        <w:right w:val="none" w:sz="0" w:space="0" w:color="auto"/>
      </w:divBdr>
    </w:div>
    <w:div w:id="1438603979">
      <w:bodyDiv w:val="1"/>
      <w:marLeft w:val="0"/>
      <w:marRight w:val="0"/>
      <w:marTop w:val="0"/>
      <w:marBottom w:val="0"/>
      <w:divBdr>
        <w:top w:val="none" w:sz="0" w:space="0" w:color="auto"/>
        <w:left w:val="none" w:sz="0" w:space="0" w:color="auto"/>
        <w:bottom w:val="none" w:sz="0" w:space="0" w:color="auto"/>
        <w:right w:val="none" w:sz="0" w:space="0" w:color="auto"/>
      </w:divBdr>
    </w:div>
    <w:div w:id="1438721157">
      <w:bodyDiv w:val="1"/>
      <w:marLeft w:val="0"/>
      <w:marRight w:val="0"/>
      <w:marTop w:val="0"/>
      <w:marBottom w:val="0"/>
      <w:divBdr>
        <w:top w:val="none" w:sz="0" w:space="0" w:color="auto"/>
        <w:left w:val="none" w:sz="0" w:space="0" w:color="auto"/>
        <w:bottom w:val="none" w:sz="0" w:space="0" w:color="auto"/>
        <w:right w:val="none" w:sz="0" w:space="0" w:color="auto"/>
      </w:divBdr>
    </w:div>
    <w:div w:id="1438911003">
      <w:bodyDiv w:val="1"/>
      <w:marLeft w:val="0"/>
      <w:marRight w:val="0"/>
      <w:marTop w:val="0"/>
      <w:marBottom w:val="0"/>
      <w:divBdr>
        <w:top w:val="none" w:sz="0" w:space="0" w:color="auto"/>
        <w:left w:val="none" w:sz="0" w:space="0" w:color="auto"/>
        <w:bottom w:val="none" w:sz="0" w:space="0" w:color="auto"/>
        <w:right w:val="none" w:sz="0" w:space="0" w:color="auto"/>
      </w:divBdr>
    </w:div>
    <w:div w:id="1438987028">
      <w:bodyDiv w:val="1"/>
      <w:marLeft w:val="0"/>
      <w:marRight w:val="0"/>
      <w:marTop w:val="0"/>
      <w:marBottom w:val="0"/>
      <w:divBdr>
        <w:top w:val="none" w:sz="0" w:space="0" w:color="auto"/>
        <w:left w:val="none" w:sz="0" w:space="0" w:color="auto"/>
        <w:bottom w:val="none" w:sz="0" w:space="0" w:color="auto"/>
        <w:right w:val="none" w:sz="0" w:space="0" w:color="auto"/>
      </w:divBdr>
    </w:div>
    <w:div w:id="1439133441">
      <w:bodyDiv w:val="1"/>
      <w:marLeft w:val="0"/>
      <w:marRight w:val="0"/>
      <w:marTop w:val="0"/>
      <w:marBottom w:val="0"/>
      <w:divBdr>
        <w:top w:val="none" w:sz="0" w:space="0" w:color="auto"/>
        <w:left w:val="none" w:sz="0" w:space="0" w:color="auto"/>
        <w:bottom w:val="none" w:sz="0" w:space="0" w:color="auto"/>
        <w:right w:val="none" w:sz="0" w:space="0" w:color="auto"/>
      </w:divBdr>
    </w:div>
    <w:div w:id="1439715745">
      <w:bodyDiv w:val="1"/>
      <w:marLeft w:val="0"/>
      <w:marRight w:val="0"/>
      <w:marTop w:val="0"/>
      <w:marBottom w:val="0"/>
      <w:divBdr>
        <w:top w:val="none" w:sz="0" w:space="0" w:color="auto"/>
        <w:left w:val="none" w:sz="0" w:space="0" w:color="auto"/>
        <w:bottom w:val="none" w:sz="0" w:space="0" w:color="auto"/>
        <w:right w:val="none" w:sz="0" w:space="0" w:color="auto"/>
      </w:divBdr>
    </w:div>
    <w:div w:id="1439761120">
      <w:bodyDiv w:val="1"/>
      <w:marLeft w:val="0"/>
      <w:marRight w:val="0"/>
      <w:marTop w:val="0"/>
      <w:marBottom w:val="0"/>
      <w:divBdr>
        <w:top w:val="none" w:sz="0" w:space="0" w:color="auto"/>
        <w:left w:val="none" w:sz="0" w:space="0" w:color="auto"/>
        <w:bottom w:val="none" w:sz="0" w:space="0" w:color="auto"/>
        <w:right w:val="none" w:sz="0" w:space="0" w:color="auto"/>
      </w:divBdr>
    </w:div>
    <w:div w:id="1439792821">
      <w:bodyDiv w:val="1"/>
      <w:marLeft w:val="0"/>
      <w:marRight w:val="0"/>
      <w:marTop w:val="0"/>
      <w:marBottom w:val="0"/>
      <w:divBdr>
        <w:top w:val="none" w:sz="0" w:space="0" w:color="auto"/>
        <w:left w:val="none" w:sz="0" w:space="0" w:color="auto"/>
        <w:bottom w:val="none" w:sz="0" w:space="0" w:color="auto"/>
        <w:right w:val="none" w:sz="0" w:space="0" w:color="auto"/>
      </w:divBdr>
    </w:div>
    <w:div w:id="1440300517">
      <w:bodyDiv w:val="1"/>
      <w:marLeft w:val="0"/>
      <w:marRight w:val="0"/>
      <w:marTop w:val="0"/>
      <w:marBottom w:val="0"/>
      <w:divBdr>
        <w:top w:val="none" w:sz="0" w:space="0" w:color="auto"/>
        <w:left w:val="none" w:sz="0" w:space="0" w:color="auto"/>
        <w:bottom w:val="none" w:sz="0" w:space="0" w:color="auto"/>
        <w:right w:val="none" w:sz="0" w:space="0" w:color="auto"/>
      </w:divBdr>
    </w:div>
    <w:div w:id="1440375675">
      <w:bodyDiv w:val="1"/>
      <w:marLeft w:val="0"/>
      <w:marRight w:val="0"/>
      <w:marTop w:val="0"/>
      <w:marBottom w:val="0"/>
      <w:divBdr>
        <w:top w:val="none" w:sz="0" w:space="0" w:color="auto"/>
        <w:left w:val="none" w:sz="0" w:space="0" w:color="auto"/>
        <w:bottom w:val="none" w:sz="0" w:space="0" w:color="auto"/>
        <w:right w:val="none" w:sz="0" w:space="0" w:color="auto"/>
      </w:divBdr>
    </w:div>
    <w:div w:id="1440680159">
      <w:bodyDiv w:val="1"/>
      <w:marLeft w:val="0"/>
      <w:marRight w:val="0"/>
      <w:marTop w:val="0"/>
      <w:marBottom w:val="0"/>
      <w:divBdr>
        <w:top w:val="none" w:sz="0" w:space="0" w:color="auto"/>
        <w:left w:val="none" w:sz="0" w:space="0" w:color="auto"/>
        <w:bottom w:val="none" w:sz="0" w:space="0" w:color="auto"/>
        <w:right w:val="none" w:sz="0" w:space="0" w:color="auto"/>
      </w:divBdr>
    </w:div>
    <w:div w:id="1441298446">
      <w:bodyDiv w:val="1"/>
      <w:marLeft w:val="0"/>
      <w:marRight w:val="0"/>
      <w:marTop w:val="0"/>
      <w:marBottom w:val="0"/>
      <w:divBdr>
        <w:top w:val="none" w:sz="0" w:space="0" w:color="auto"/>
        <w:left w:val="none" w:sz="0" w:space="0" w:color="auto"/>
        <w:bottom w:val="none" w:sz="0" w:space="0" w:color="auto"/>
        <w:right w:val="none" w:sz="0" w:space="0" w:color="auto"/>
      </w:divBdr>
    </w:div>
    <w:div w:id="1441416811">
      <w:bodyDiv w:val="1"/>
      <w:marLeft w:val="0"/>
      <w:marRight w:val="0"/>
      <w:marTop w:val="0"/>
      <w:marBottom w:val="0"/>
      <w:divBdr>
        <w:top w:val="none" w:sz="0" w:space="0" w:color="auto"/>
        <w:left w:val="none" w:sz="0" w:space="0" w:color="auto"/>
        <w:bottom w:val="none" w:sz="0" w:space="0" w:color="auto"/>
        <w:right w:val="none" w:sz="0" w:space="0" w:color="auto"/>
      </w:divBdr>
    </w:div>
    <w:div w:id="1441418433">
      <w:bodyDiv w:val="1"/>
      <w:marLeft w:val="0"/>
      <w:marRight w:val="0"/>
      <w:marTop w:val="0"/>
      <w:marBottom w:val="0"/>
      <w:divBdr>
        <w:top w:val="none" w:sz="0" w:space="0" w:color="auto"/>
        <w:left w:val="none" w:sz="0" w:space="0" w:color="auto"/>
        <w:bottom w:val="none" w:sz="0" w:space="0" w:color="auto"/>
        <w:right w:val="none" w:sz="0" w:space="0" w:color="auto"/>
      </w:divBdr>
    </w:div>
    <w:div w:id="1441561231">
      <w:bodyDiv w:val="1"/>
      <w:marLeft w:val="0"/>
      <w:marRight w:val="0"/>
      <w:marTop w:val="0"/>
      <w:marBottom w:val="0"/>
      <w:divBdr>
        <w:top w:val="none" w:sz="0" w:space="0" w:color="auto"/>
        <w:left w:val="none" w:sz="0" w:space="0" w:color="auto"/>
        <w:bottom w:val="none" w:sz="0" w:space="0" w:color="auto"/>
        <w:right w:val="none" w:sz="0" w:space="0" w:color="auto"/>
      </w:divBdr>
    </w:div>
    <w:div w:id="1441796421">
      <w:bodyDiv w:val="1"/>
      <w:marLeft w:val="0"/>
      <w:marRight w:val="0"/>
      <w:marTop w:val="0"/>
      <w:marBottom w:val="0"/>
      <w:divBdr>
        <w:top w:val="none" w:sz="0" w:space="0" w:color="auto"/>
        <w:left w:val="none" w:sz="0" w:space="0" w:color="auto"/>
        <w:bottom w:val="none" w:sz="0" w:space="0" w:color="auto"/>
        <w:right w:val="none" w:sz="0" w:space="0" w:color="auto"/>
      </w:divBdr>
    </w:div>
    <w:div w:id="1441804713">
      <w:bodyDiv w:val="1"/>
      <w:marLeft w:val="0"/>
      <w:marRight w:val="0"/>
      <w:marTop w:val="0"/>
      <w:marBottom w:val="0"/>
      <w:divBdr>
        <w:top w:val="none" w:sz="0" w:space="0" w:color="auto"/>
        <w:left w:val="none" w:sz="0" w:space="0" w:color="auto"/>
        <w:bottom w:val="none" w:sz="0" w:space="0" w:color="auto"/>
        <w:right w:val="none" w:sz="0" w:space="0" w:color="auto"/>
      </w:divBdr>
    </w:div>
    <w:div w:id="1441875053">
      <w:bodyDiv w:val="1"/>
      <w:marLeft w:val="0"/>
      <w:marRight w:val="0"/>
      <w:marTop w:val="0"/>
      <w:marBottom w:val="0"/>
      <w:divBdr>
        <w:top w:val="none" w:sz="0" w:space="0" w:color="auto"/>
        <w:left w:val="none" w:sz="0" w:space="0" w:color="auto"/>
        <w:bottom w:val="none" w:sz="0" w:space="0" w:color="auto"/>
        <w:right w:val="none" w:sz="0" w:space="0" w:color="auto"/>
      </w:divBdr>
    </w:div>
    <w:div w:id="1441877013">
      <w:bodyDiv w:val="1"/>
      <w:marLeft w:val="0"/>
      <w:marRight w:val="0"/>
      <w:marTop w:val="0"/>
      <w:marBottom w:val="0"/>
      <w:divBdr>
        <w:top w:val="none" w:sz="0" w:space="0" w:color="auto"/>
        <w:left w:val="none" w:sz="0" w:space="0" w:color="auto"/>
        <w:bottom w:val="none" w:sz="0" w:space="0" w:color="auto"/>
        <w:right w:val="none" w:sz="0" w:space="0" w:color="auto"/>
      </w:divBdr>
    </w:div>
    <w:div w:id="1441996793">
      <w:bodyDiv w:val="1"/>
      <w:marLeft w:val="0"/>
      <w:marRight w:val="0"/>
      <w:marTop w:val="0"/>
      <w:marBottom w:val="0"/>
      <w:divBdr>
        <w:top w:val="none" w:sz="0" w:space="0" w:color="auto"/>
        <w:left w:val="none" w:sz="0" w:space="0" w:color="auto"/>
        <w:bottom w:val="none" w:sz="0" w:space="0" w:color="auto"/>
        <w:right w:val="none" w:sz="0" w:space="0" w:color="auto"/>
      </w:divBdr>
    </w:div>
    <w:div w:id="1442064087">
      <w:bodyDiv w:val="1"/>
      <w:marLeft w:val="0"/>
      <w:marRight w:val="0"/>
      <w:marTop w:val="0"/>
      <w:marBottom w:val="0"/>
      <w:divBdr>
        <w:top w:val="none" w:sz="0" w:space="0" w:color="auto"/>
        <w:left w:val="none" w:sz="0" w:space="0" w:color="auto"/>
        <w:bottom w:val="none" w:sz="0" w:space="0" w:color="auto"/>
        <w:right w:val="none" w:sz="0" w:space="0" w:color="auto"/>
      </w:divBdr>
    </w:div>
    <w:div w:id="1442187859">
      <w:bodyDiv w:val="1"/>
      <w:marLeft w:val="0"/>
      <w:marRight w:val="0"/>
      <w:marTop w:val="0"/>
      <w:marBottom w:val="0"/>
      <w:divBdr>
        <w:top w:val="none" w:sz="0" w:space="0" w:color="auto"/>
        <w:left w:val="none" w:sz="0" w:space="0" w:color="auto"/>
        <w:bottom w:val="none" w:sz="0" w:space="0" w:color="auto"/>
        <w:right w:val="none" w:sz="0" w:space="0" w:color="auto"/>
      </w:divBdr>
    </w:div>
    <w:div w:id="1442190014">
      <w:bodyDiv w:val="1"/>
      <w:marLeft w:val="0"/>
      <w:marRight w:val="0"/>
      <w:marTop w:val="0"/>
      <w:marBottom w:val="0"/>
      <w:divBdr>
        <w:top w:val="none" w:sz="0" w:space="0" w:color="auto"/>
        <w:left w:val="none" w:sz="0" w:space="0" w:color="auto"/>
        <w:bottom w:val="none" w:sz="0" w:space="0" w:color="auto"/>
        <w:right w:val="none" w:sz="0" w:space="0" w:color="auto"/>
      </w:divBdr>
    </w:div>
    <w:div w:id="1442264800">
      <w:bodyDiv w:val="1"/>
      <w:marLeft w:val="0"/>
      <w:marRight w:val="0"/>
      <w:marTop w:val="0"/>
      <w:marBottom w:val="0"/>
      <w:divBdr>
        <w:top w:val="none" w:sz="0" w:space="0" w:color="auto"/>
        <w:left w:val="none" w:sz="0" w:space="0" w:color="auto"/>
        <w:bottom w:val="none" w:sz="0" w:space="0" w:color="auto"/>
        <w:right w:val="none" w:sz="0" w:space="0" w:color="auto"/>
      </w:divBdr>
    </w:div>
    <w:div w:id="1442336447">
      <w:bodyDiv w:val="1"/>
      <w:marLeft w:val="0"/>
      <w:marRight w:val="0"/>
      <w:marTop w:val="0"/>
      <w:marBottom w:val="0"/>
      <w:divBdr>
        <w:top w:val="none" w:sz="0" w:space="0" w:color="auto"/>
        <w:left w:val="none" w:sz="0" w:space="0" w:color="auto"/>
        <w:bottom w:val="none" w:sz="0" w:space="0" w:color="auto"/>
        <w:right w:val="none" w:sz="0" w:space="0" w:color="auto"/>
      </w:divBdr>
    </w:div>
    <w:div w:id="1442382338">
      <w:bodyDiv w:val="1"/>
      <w:marLeft w:val="0"/>
      <w:marRight w:val="0"/>
      <w:marTop w:val="0"/>
      <w:marBottom w:val="0"/>
      <w:divBdr>
        <w:top w:val="none" w:sz="0" w:space="0" w:color="auto"/>
        <w:left w:val="none" w:sz="0" w:space="0" w:color="auto"/>
        <w:bottom w:val="none" w:sz="0" w:space="0" w:color="auto"/>
        <w:right w:val="none" w:sz="0" w:space="0" w:color="auto"/>
      </w:divBdr>
    </w:div>
    <w:div w:id="1442601935">
      <w:bodyDiv w:val="1"/>
      <w:marLeft w:val="0"/>
      <w:marRight w:val="0"/>
      <w:marTop w:val="0"/>
      <w:marBottom w:val="0"/>
      <w:divBdr>
        <w:top w:val="none" w:sz="0" w:space="0" w:color="auto"/>
        <w:left w:val="none" w:sz="0" w:space="0" w:color="auto"/>
        <w:bottom w:val="none" w:sz="0" w:space="0" w:color="auto"/>
        <w:right w:val="none" w:sz="0" w:space="0" w:color="auto"/>
      </w:divBdr>
    </w:div>
    <w:div w:id="1442602486">
      <w:bodyDiv w:val="1"/>
      <w:marLeft w:val="0"/>
      <w:marRight w:val="0"/>
      <w:marTop w:val="0"/>
      <w:marBottom w:val="0"/>
      <w:divBdr>
        <w:top w:val="none" w:sz="0" w:space="0" w:color="auto"/>
        <w:left w:val="none" w:sz="0" w:space="0" w:color="auto"/>
        <w:bottom w:val="none" w:sz="0" w:space="0" w:color="auto"/>
        <w:right w:val="none" w:sz="0" w:space="0" w:color="auto"/>
      </w:divBdr>
    </w:div>
    <w:div w:id="1442645811">
      <w:bodyDiv w:val="1"/>
      <w:marLeft w:val="0"/>
      <w:marRight w:val="0"/>
      <w:marTop w:val="0"/>
      <w:marBottom w:val="0"/>
      <w:divBdr>
        <w:top w:val="none" w:sz="0" w:space="0" w:color="auto"/>
        <w:left w:val="none" w:sz="0" w:space="0" w:color="auto"/>
        <w:bottom w:val="none" w:sz="0" w:space="0" w:color="auto"/>
        <w:right w:val="none" w:sz="0" w:space="0" w:color="auto"/>
      </w:divBdr>
    </w:div>
    <w:div w:id="1442723729">
      <w:bodyDiv w:val="1"/>
      <w:marLeft w:val="0"/>
      <w:marRight w:val="0"/>
      <w:marTop w:val="0"/>
      <w:marBottom w:val="0"/>
      <w:divBdr>
        <w:top w:val="none" w:sz="0" w:space="0" w:color="auto"/>
        <w:left w:val="none" w:sz="0" w:space="0" w:color="auto"/>
        <w:bottom w:val="none" w:sz="0" w:space="0" w:color="auto"/>
        <w:right w:val="none" w:sz="0" w:space="0" w:color="auto"/>
      </w:divBdr>
    </w:div>
    <w:div w:id="1442845958">
      <w:bodyDiv w:val="1"/>
      <w:marLeft w:val="0"/>
      <w:marRight w:val="0"/>
      <w:marTop w:val="0"/>
      <w:marBottom w:val="0"/>
      <w:divBdr>
        <w:top w:val="none" w:sz="0" w:space="0" w:color="auto"/>
        <w:left w:val="none" w:sz="0" w:space="0" w:color="auto"/>
        <w:bottom w:val="none" w:sz="0" w:space="0" w:color="auto"/>
        <w:right w:val="none" w:sz="0" w:space="0" w:color="auto"/>
      </w:divBdr>
    </w:div>
    <w:div w:id="1442914362">
      <w:bodyDiv w:val="1"/>
      <w:marLeft w:val="0"/>
      <w:marRight w:val="0"/>
      <w:marTop w:val="0"/>
      <w:marBottom w:val="0"/>
      <w:divBdr>
        <w:top w:val="none" w:sz="0" w:space="0" w:color="auto"/>
        <w:left w:val="none" w:sz="0" w:space="0" w:color="auto"/>
        <w:bottom w:val="none" w:sz="0" w:space="0" w:color="auto"/>
        <w:right w:val="none" w:sz="0" w:space="0" w:color="auto"/>
      </w:divBdr>
    </w:div>
    <w:div w:id="1442989788">
      <w:bodyDiv w:val="1"/>
      <w:marLeft w:val="0"/>
      <w:marRight w:val="0"/>
      <w:marTop w:val="0"/>
      <w:marBottom w:val="0"/>
      <w:divBdr>
        <w:top w:val="none" w:sz="0" w:space="0" w:color="auto"/>
        <w:left w:val="none" w:sz="0" w:space="0" w:color="auto"/>
        <w:bottom w:val="none" w:sz="0" w:space="0" w:color="auto"/>
        <w:right w:val="none" w:sz="0" w:space="0" w:color="auto"/>
      </w:divBdr>
    </w:div>
    <w:div w:id="1443265581">
      <w:bodyDiv w:val="1"/>
      <w:marLeft w:val="0"/>
      <w:marRight w:val="0"/>
      <w:marTop w:val="0"/>
      <w:marBottom w:val="0"/>
      <w:divBdr>
        <w:top w:val="none" w:sz="0" w:space="0" w:color="auto"/>
        <w:left w:val="none" w:sz="0" w:space="0" w:color="auto"/>
        <w:bottom w:val="none" w:sz="0" w:space="0" w:color="auto"/>
        <w:right w:val="none" w:sz="0" w:space="0" w:color="auto"/>
      </w:divBdr>
    </w:div>
    <w:div w:id="1443307874">
      <w:bodyDiv w:val="1"/>
      <w:marLeft w:val="0"/>
      <w:marRight w:val="0"/>
      <w:marTop w:val="0"/>
      <w:marBottom w:val="0"/>
      <w:divBdr>
        <w:top w:val="none" w:sz="0" w:space="0" w:color="auto"/>
        <w:left w:val="none" w:sz="0" w:space="0" w:color="auto"/>
        <w:bottom w:val="none" w:sz="0" w:space="0" w:color="auto"/>
        <w:right w:val="none" w:sz="0" w:space="0" w:color="auto"/>
      </w:divBdr>
    </w:div>
    <w:div w:id="1443450304">
      <w:bodyDiv w:val="1"/>
      <w:marLeft w:val="0"/>
      <w:marRight w:val="0"/>
      <w:marTop w:val="0"/>
      <w:marBottom w:val="0"/>
      <w:divBdr>
        <w:top w:val="none" w:sz="0" w:space="0" w:color="auto"/>
        <w:left w:val="none" w:sz="0" w:space="0" w:color="auto"/>
        <w:bottom w:val="none" w:sz="0" w:space="0" w:color="auto"/>
        <w:right w:val="none" w:sz="0" w:space="0" w:color="auto"/>
      </w:divBdr>
    </w:div>
    <w:div w:id="1443570211">
      <w:bodyDiv w:val="1"/>
      <w:marLeft w:val="0"/>
      <w:marRight w:val="0"/>
      <w:marTop w:val="0"/>
      <w:marBottom w:val="0"/>
      <w:divBdr>
        <w:top w:val="none" w:sz="0" w:space="0" w:color="auto"/>
        <w:left w:val="none" w:sz="0" w:space="0" w:color="auto"/>
        <w:bottom w:val="none" w:sz="0" w:space="0" w:color="auto"/>
        <w:right w:val="none" w:sz="0" w:space="0" w:color="auto"/>
      </w:divBdr>
    </w:div>
    <w:div w:id="1443647701">
      <w:bodyDiv w:val="1"/>
      <w:marLeft w:val="0"/>
      <w:marRight w:val="0"/>
      <w:marTop w:val="0"/>
      <w:marBottom w:val="0"/>
      <w:divBdr>
        <w:top w:val="none" w:sz="0" w:space="0" w:color="auto"/>
        <w:left w:val="none" w:sz="0" w:space="0" w:color="auto"/>
        <w:bottom w:val="none" w:sz="0" w:space="0" w:color="auto"/>
        <w:right w:val="none" w:sz="0" w:space="0" w:color="auto"/>
      </w:divBdr>
    </w:div>
    <w:div w:id="1443723745">
      <w:bodyDiv w:val="1"/>
      <w:marLeft w:val="0"/>
      <w:marRight w:val="0"/>
      <w:marTop w:val="0"/>
      <w:marBottom w:val="0"/>
      <w:divBdr>
        <w:top w:val="none" w:sz="0" w:space="0" w:color="auto"/>
        <w:left w:val="none" w:sz="0" w:space="0" w:color="auto"/>
        <w:bottom w:val="none" w:sz="0" w:space="0" w:color="auto"/>
        <w:right w:val="none" w:sz="0" w:space="0" w:color="auto"/>
      </w:divBdr>
    </w:div>
    <w:div w:id="1443770612">
      <w:bodyDiv w:val="1"/>
      <w:marLeft w:val="0"/>
      <w:marRight w:val="0"/>
      <w:marTop w:val="0"/>
      <w:marBottom w:val="0"/>
      <w:divBdr>
        <w:top w:val="none" w:sz="0" w:space="0" w:color="auto"/>
        <w:left w:val="none" w:sz="0" w:space="0" w:color="auto"/>
        <w:bottom w:val="none" w:sz="0" w:space="0" w:color="auto"/>
        <w:right w:val="none" w:sz="0" w:space="0" w:color="auto"/>
      </w:divBdr>
    </w:div>
    <w:div w:id="1443914298">
      <w:bodyDiv w:val="1"/>
      <w:marLeft w:val="0"/>
      <w:marRight w:val="0"/>
      <w:marTop w:val="0"/>
      <w:marBottom w:val="0"/>
      <w:divBdr>
        <w:top w:val="none" w:sz="0" w:space="0" w:color="auto"/>
        <w:left w:val="none" w:sz="0" w:space="0" w:color="auto"/>
        <w:bottom w:val="none" w:sz="0" w:space="0" w:color="auto"/>
        <w:right w:val="none" w:sz="0" w:space="0" w:color="auto"/>
      </w:divBdr>
    </w:div>
    <w:div w:id="1443962535">
      <w:bodyDiv w:val="1"/>
      <w:marLeft w:val="0"/>
      <w:marRight w:val="0"/>
      <w:marTop w:val="0"/>
      <w:marBottom w:val="0"/>
      <w:divBdr>
        <w:top w:val="none" w:sz="0" w:space="0" w:color="auto"/>
        <w:left w:val="none" w:sz="0" w:space="0" w:color="auto"/>
        <w:bottom w:val="none" w:sz="0" w:space="0" w:color="auto"/>
        <w:right w:val="none" w:sz="0" w:space="0" w:color="auto"/>
      </w:divBdr>
    </w:div>
    <w:div w:id="1444034221">
      <w:bodyDiv w:val="1"/>
      <w:marLeft w:val="0"/>
      <w:marRight w:val="0"/>
      <w:marTop w:val="0"/>
      <w:marBottom w:val="0"/>
      <w:divBdr>
        <w:top w:val="none" w:sz="0" w:space="0" w:color="auto"/>
        <w:left w:val="none" w:sz="0" w:space="0" w:color="auto"/>
        <w:bottom w:val="none" w:sz="0" w:space="0" w:color="auto"/>
        <w:right w:val="none" w:sz="0" w:space="0" w:color="auto"/>
      </w:divBdr>
    </w:div>
    <w:div w:id="1444106518">
      <w:bodyDiv w:val="1"/>
      <w:marLeft w:val="0"/>
      <w:marRight w:val="0"/>
      <w:marTop w:val="0"/>
      <w:marBottom w:val="0"/>
      <w:divBdr>
        <w:top w:val="none" w:sz="0" w:space="0" w:color="auto"/>
        <w:left w:val="none" w:sz="0" w:space="0" w:color="auto"/>
        <w:bottom w:val="none" w:sz="0" w:space="0" w:color="auto"/>
        <w:right w:val="none" w:sz="0" w:space="0" w:color="auto"/>
      </w:divBdr>
    </w:div>
    <w:div w:id="1444348122">
      <w:bodyDiv w:val="1"/>
      <w:marLeft w:val="0"/>
      <w:marRight w:val="0"/>
      <w:marTop w:val="0"/>
      <w:marBottom w:val="0"/>
      <w:divBdr>
        <w:top w:val="none" w:sz="0" w:space="0" w:color="auto"/>
        <w:left w:val="none" w:sz="0" w:space="0" w:color="auto"/>
        <w:bottom w:val="none" w:sz="0" w:space="0" w:color="auto"/>
        <w:right w:val="none" w:sz="0" w:space="0" w:color="auto"/>
      </w:divBdr>
    </w:div>
    <w:div w:id="1444497186">
      <w:bodyDiv w:val="1"/>
      <w:marLeft w:val="0"/>
      <w:marRight w:val="0"/>
      <w:marTop w:val="0"/>
      <w:marBottom w:val="0"/>
      <w:divBdr>
        <w:top w:val="none" w:sz="0" w:space="0" w:color="auto"/>
        <w:left w:val="none" w:sz="0" w:space="0" w:color="auto"/>
        <w:bottom w:val="none" w:sz="0" w:space="0" w:color="auto"/>
        <w:right w:val="none" w:sz="0" w:space="0" w:color="auto"/>
      </w:divBdr>
    </w:div>
    <w:div w:id="1444686565">
      <w:bodyDiv w:val="1"/>
      <w:marLeft w:val="0"/>
      <w:marRight w:val="0"/>
      <w:marTop w:val="0"/>
      <w:marBottom w:val="0"/>
      <w:divBdr>
        <w:top w:val="none" w:sz="0" w:space="0" w:color="auto"/>
        <w:left w:val="none" w:sz="0" w:space="0" w:color="auto"/>
        <w:bottom w:val="none" w:sz="0" w:space="0" w:color="auto"/>
        <w:right w:val="none" w:sz="0" w:space="0" w:color="auto"/>
      </w:divBdr>
    </w:div>
    <w:div w:id="1444686629">
      <w:bodyDiv w:val="1"/>
      <w:marLeft w:val="0"/>
      <w:marRight w:val="0"/>
      <w:marTop w:val="0"/>
      <w:marBottom w:val="0"/>
      <w:divBdr>
        <w:top w:val="none" w:sz="0" w:space="0" w:color="auto"/>
        <w:left w:val="none" w:sz="0" w:space="0" w:color="auto"/>
        <w:bottom w:val="none" w:sz="0" w:space="0" w:color="auto"/>
        <w:right w:val="none" w:sz="0" w:space="0" w:color="auto"/>
      </w:divBdr>
    </w:div>
    <w:div w:id="1444760630">
      <w:bodyDiv w:val="1"/>
      <w:marLeft w:val="0"/>
      <w:marRight w:val="0"/>
      <w:marTop w:val="0"/>
      <w:marBottom w:val="0"/>
      <w:divBdr>
        <w:top w:val="none" w:sz="0" w:space="0" w:color="auto"/>
        <w:left w:val="none" w:sz="0" w:space="0" w:color="auto"/>
        <w:bottom w:val="none" w:sz="0" w:space="0" w:color="auto"/>
        <w:right w:val="none" w:sz="0" w:space="0" w:color="auto"/>
      </w:divBdr>
    </w:div>
    <w:div w:id="1444767408">
      <w:bodyDiv w:val="1"/>
      <w:marLeft w:val="0"/>
      <w:marRight w:val="0"/>
      <w:marTop w:val="0"/>
      <w:marBottom w:val="0"/>
      <w:divBdr>
        <w:top w:val="none" w:sz="0" w:space="0" w:color="auto"/>
        <w:left w:val="none" w:sz="0" w:space="0" w:color="auto"/>
        <w:bottom w:val="none" w:sz="0" w:space="0" w:color="auto"/>
        <w:right w:val="none" w:sz="0" w:space="0" w:color="auto"/>
      </w:divBdr>
    </w:div>
    <w:div w:id="1444768461">
      <w:bodyDiv w:val="1"/>
      <w:marLeft w:val="0"/>
      <w:marRight w:val="0"/>
      <w:marTop w:val="0"/>
      <w:marBottom w:val="0"/>
      <w:divBdr>
        <w:top w:val="none" w:sz="0" w:space="0" w:color="auto"/>
        <w:left w:val="none" w:sz="0" w:space="0" w:color="auto"/>
        <w:bottom w:val="none" w:sz="0" w:space="0" w:color="auto"/>
        <w:right w:val="none" w:sz="0" w:space="0" w:color="auto"/>
      </w:divBdr>
    </w:div>
    <w:div w:id="1444959817">
      <w:bodyDiv w:val="1"/>
      <w:marLeft w:val="0"/>
      <w:marRight w:val="0"/>
      <w:marTop w:val="0"/>
      <w:marBottom w:val="0"/>
      <w:divBdr>
        <w:top w:val="none" w:sz="0" w:space="0" w:color="auto"/>
        <w:left w:val="none" w:sz="0" w:space="0" w:color="auto"/>
        <w:bottom w:val="none" w:sz="0" w:space="0" w:color="auto"/>
        <w:right w:val="none" w:sz="0" w:space="0" w:color="auto"/>
      </w:divBdr>
    </w:div>
    <w:div w:id="1445153620">
      <w:bodyDiv w:val="1"/>
      <w:marLeft w:val="0"/>
      <w:marRight w:val="0"/>
      <w:marTop w:val="0"/>
      <w:marBottom w:val="0"/>
      <w:divBdr>
        <w:top w:val="none" w:sz="0" w:space="0" w:color="auto"/>
        <w:left w:val="none" w:sz="0" w:space="0" w:color="auto"/>
        <w:bottom w:val="none" w:sz="0" w:space="0" w:color="auto"/>
        <w:right w:val="none" w:sz="0" w:space="0" w:color="auto"/>
      </w:divBdr>
    </w:div>
    <w:div w:id="1445223863">
      <w:bodyDiv w:val="1"/>
      <w:marLeft w:val="0"/>
      <w:marRight w:val="0"/>
      <w:marTop w:val="0"/>
      <w:marBottom w:val="0"/>
      <w:divBdr>
        <w:top w:val="none" w:sz="0" w:space="0" w:color="auto"/>
        <w:left w:val="none" w:sz="0" w:space="0" w:color="auto"/>
        <w:bottom w:val="none" w:sz="0" w:space="0" w:color="auto"/>
        <w:right w:val="none" w:sz="0" w:space="0" w:color="auto"/>
      </w:divBdr>
    </w:div>
    <w:div w:id="1445540387">
      <w:bodyDiv w:val="1"/>
      <w:marLeft w:val="0"/>
      <w:marRight w:val="0"/>
      <w:marTop w:val="0"/>
      <w:marBottom w:val="0"/>
      <w:divBdr>
        <w:top w:val="none" w:sz="0" w:space="0" w:color="auto"/>
        <w:left w:val="none" w:sz="0" w:space="0" w:color="auto"/>
        <w:bottom w:val="none" w:sz="0" w:space="0" w:color="auto"/>
        <w:right w:val="none" w:sz="0" w:space="0" w:color="auto"/>
      </w:divBdr>
    </w:div>
    <w:div w:id="1445541813">
      <w:bodyDiv w:val="1"/>
      <w:marLeft w:val="0"/>
      <w:marRight w:val="0"/>
      <w:marTop w:val="0"/>
      <w:marBottom w:val="0"/>
      <w:divBdr>
        <w:top w:val="none" w:sz="0" w:space="0" w:color="auto"/>
        <w:left w:val="none" w:sz="0" w:space="0" w:color="auto"/>
        <w:bottom w:val="none" w:sz="0" w:space="0" w:color="auto"/>
        <w:right w:val="none" w:sz="0" w:space="0" w:color="auto"/>
      </w:divBdr>
    </w:div>
    <w:div w:id="1445610418">
      <w:bodyDiv w:val="1"/>
      <w:marLeft w:val="0"/>
      <w:marRight w:val="0"/>
      <w:marTop w:val="0"/>
      <w:marBottom w:val="0"/>
      <w:divBdr>
        <w:top w:val="none" w:sz="0" w:space="0" w:color="auto"/>
        <w:left w:val="none" w:sz="0" w:space="0" w:color="auto"/>
        <w:bottom w:val="none" w:sz="0" w:space="0" w:color="auto"/>
        <w:right w:val="none" w:sz="0" w:space="0" w:color="auto"/>
      </w:divBdr>
    </w:div>
    <w:div w:id="1446735817">
      <w:bodyDiv w:val="1"/>
      <w:marLeft w:val="0"/>
      <w:marRight w:val="0"/>
      <w:marTop w:val="0"/>
      <w:marBottom w:val="0"/>
      <w:divBdr>
        <w:top w:val="none" w:sz="0" w:space="0" w:color="auto"/>
        <w:left w:val="none" w:sz="0" w:space="0" w:color="auto"/>
        <w:bottom w:val="none" w:sz="0" w:space="0" w:color="auto"/>
        <w:right w:val="none" w:sz="0" w:space="0" w:color="auto"/>
      </w:divBdr>
    </w:div>
    <w:div w:id="1446846435">
      <w:bodyDiv w:val="1"/>
      <w:marLeft w:val="0"/>
      <w:marRight w:val="0"/>
      <w:marTop w:val="0"/>
      <w:marBottom w:val="0"/>
      <w:divBdr>
        <w:top w:val="none" w:sz="0" w:space="0" w:color="auto"/>
        <w:left w:val="none" w:sz="0" w:space="0" w:color="auto"/>
        <w:bottom w:val="none" w:sz="0" w:space="0" w:color="auto"/>
        <w:right w:val="none" w:sz="0" w:space="0" w:color="auto"/>
      </w:divBdr>
    </w:div>
    <w:div w:id="1446926147">
      <w:bodyDiv w:val="1"/>
      <w:marLeft w:val="0"/>
      <w:marRight w:val="0"/>
      <w:marTop w:val="0"/>
      <w:marBottom w:val="0"/>
      <w:divBdr>
        <w:top w:val="none" w:sz="0" w:space="0" w:color="auto"/>
        <w:left w:val="none" w:sz="0" w:space="0" w:color="auto"/>
        <w:bottom w:val="none" w:sz="0" w:space="0" w:color="auto"/>
        <w:right w:val="none" w:sz="0" w:space="0" w:color="auto"/>
      </w:divBdr>
    </w:div>
    <w:div w:id="1446927890">
      <w:bodyDiv w:val="1"/>
      <w:marLeft w:val="0"/>
      <w:marRight w:val="0"/>
      <w:marTop w:val="0"/>
      <w:marBottom w:val="0"/>
      <w:divBdr>
        <w:top w:val="none" w:sz="0" w:space="0" w:color="auto"/>
        <w:left w:val="none" w:sz="0" w:space="0" w:color="auto"/>
        <w:bottom w:val="none" w:sz="0" w:space="0" w:color="auto"/>
        <w:right w:val="none" w:sz="0" w:space="0" w:color="auto"/>
      </w:divBdr>
    </w:div>
    <w:div w:id="1447039782">
      <w:bodyDiv w:val="1"/>
      <w:marLeft w:val="0"/>
      <w:marRight w:val="0"/>
      <w:marTop w:val="0"/>
      <w:marBottom w:val="0"/>
      <w:divBdr>
        <w:top w:val="none" w:sz="0" w:space="0" w:color="auto"/>
        <w:left w:val="none" w:sz="0" w:space="0" w:color="auto"/>
        <w:bottom w:val="none" w:sz="0" w:space="0" w:color="auto"/>
        <w:right w:val="none" w:sz="0" w:space="0" w:color="auto"/>
      </w:divBdr>
    </w:div>
    <w:div w:id="1447233034">
      <w:bodyDiv w:val="1"/>
      <w:marLeft w:val="0"/>
      <w:marRight w:val="0"/>
      <w:marTop w:val="0"/>
      <w:marBottom w:val="0"/>
      <w:divBdr>
        <w:top w:val="none" w:sz="0" w:space="0" w:color="auto"/>
        <w:left w:val="none" w:sz="0" w:space="0" w:color="auto"/>
        <w:bottom w:val="none" w:sz="0" w:space="0" w:color="auto"/>
        <w:right w:val="none" w:sz="0" w:space="0" w:color="auto"/>
      </w:divBdr>
    </w:div>
    <w:div w:id="1447314656">
      <w:bodyDiv w:val="1"/>
      <w:marLeft w:val="0"/>
      <w:marRight w:val="0"/>
      <w:marTop w:val="0"/>
      <w:marBottom w:val="0"/>
      <w:divBdr>
        <w:top w:val="none" w:sz="0" w:space="0" w:color="auto"/>
        <w:left w:val="none" w:sz="0" w:space="0" w:color="auto"/>
        <w:bottom w:val="none" w:sz="0" w:space="0" w:color="auto"/>
        <w:right w:val="none" w:sz="0" w:space="0" w:color="auto"/>
      </w:divBdr>
    </w:div>
    <w:div w:id="1447505719">
      <w:bodyDiv w:val="1"/>
      <w:marLeft w:val="0"/>
      <w:marRight w:val="0"/>
      <w:marTop w:val="0"/>
      <w:marBottom w:val="0"/>
      <w:divBdr>
        <w:top w:val="none" w:sz="0" w:space="0" w:color="auto"/>
        <w:left w:val="none" w:sz="0" w:space="0" w:color="auto"/>
        <w:bottom w:val="none" w:sz="0" w:space="0" w:color="auto"/>
        <w:right w:val="none" w:sz="0" w:space="0" w:color="auto"/>
      </w:divBdr>
    </w:div>
    <w:div w:id="1447581898">
      <w:bodyDiv w:val="1"/>
      <w:marLeft w:val="0"/>
      <w:marRight w:val="0"/>
      <w:marTop w:val="0"/>
      <w:marBottom w:val="0"/>
      <w:divBdr>
        <w:top w:val="none" w:sz="0" w:space="0" w:color="auto"/>
        <w:left w:val="none" w:sz="0" w:space="0" w:color="auto"/>
        <w:bottom w:val="none" w:sz="0" w:space="0" w:color="auto"/>
        <w:right w:val="none" w:sz="0" w:space="0" w:color="auto"/>
      </w:divBdr>
    </w:div>
    <w:div w:id="1447655245">
      <w:bodyDiv w:val="1"/>
      <w:marLeft w:val="0"/>
      <w:marRight w:val="0"/>
      <w:marTop w:val="0"/>
      <w:marBottom w:val="0"/>
      <w:divBdr>
        <w:top w:val="none" w:sz="0" w:space="0" w:color="auto"/>
        <w:left w:val="none" w:sz="0" w:space="0" w:color="auto"/>
        <w:bottom w:val="none" w:sz="0" w:space="0" w:color="auto"/>
        <w:right w:val="none" w:sz="0" w:space="0" w:color="auto"/>
      </w:divBdr>
    </w:div>
    <w:div w:id="1447697393">
      <w:bodyDiv w:val="1"/>
      <w:marLeft w:val="0"/>
      <w:marRight w:val="0"/>
      <w:marTop w:val="0"/>
      <w:marBottom w:val="0"/>
      <w:divBdr>
        <w:top w:val="none" w:sz="0" w:space="0" w:color="auto"/>
        <w:left w:val="none" w:sz="0" w:space="0" w:color="auto"/>
        <w:bottom w:val="none" w:sz="0" w:space="0" w:color="auto"/>
        <w:right w:val="none" w:sz="0" w:space="0" w:color="auto"/>
      </w:divBdr>
    </w:div>
    <w:div w:id="1447895855">
      <w:bodyDiv w:val="1"/>
      <w:marLeft w:val="0"/>
      <w:marRight w:val="0"/>
      <w:marTop w:val="0"/>
      <w:marBottom w:val="0"/>
      <w:divBdr>
        <w:top w:val="none" w:sz="0" w:space="0" w:color="auto"/>
        <w:left w:val="none" w:sz="0" w:space="0" w:color="auto"/>
        <w:bottom w:val="none" w:sz="0" w:space="0" w:color="auto"/>
        <w:right w:val="none" w:sz="0" w:space="0" w:color="auto"/>
      </w:divBdr>
    </w:div>
    <w:div w:id="1447966768">
      <w:bodyDiv w:val="1"/>
      <w:marLeft w:val="0"/>
      <w:marRight w:val="0"/>
      <w:marTop w:val="0"/>
      <w:marBottom w:val="0"/>
      <w:divBdr>
        <w:top w:val="none" w:sz="0" w:space="0" w:color="auto"/>
        <w:left w:val="none" w:sz="0" w:space="0" w:color="auto"/>
        <w:bottom w:val="none" w:sz="0" w:space="0" w:color="auto"/>
        <w:right w:val="none" w:sz="0" w:space="0" w:color="auto"/>
      </w:divBdr>
    </w:div>
    <w:div w:id="1447969848">
      <w:bodyDiv w:val="1"/>
      <w:marLeft w:val="0"/>
      <w:marRight w:val="0"/>
      <w:marTop w:val="0"/>
      <w:marBottom w:val="0"/>
      <w:divBdr>
        <w:top w:val="none" w:sz="0" w:space="0" w:color="auto"/>
        <w:left w:val="none" w:sz="0" w:space="0" w:color="auto"/>
        <w:bottom w:val="none" w:sz="0" w:space="0" w:color="auto"/>
        <w:right w:val="none" w:sz="0" w:space="0" w:color="auto"/>
      </w:divBdr>
    </w:div>
    <w:div w:id="1448112148">
      <w:bodyDiv w:val="1"/>
      <w:marLeft w:val="0"/>
      <w:marRight w:val="0"/>
      <w:marTop w:val="0"/>
      <w:marBottom w:val="0"/>
      <w:divBdr>
        <w:top w:val="none" w:sz="0" w:space="0" w:color="auto"/>
        <w:left w:val="none" w:sz="0" w:space="0" w:color="auto"/>
        <w:bottom w:val="none" w:sz="0" w:space="0" w:color="auto"/>
        <w:right w:val="none" w:sz="0" w:space="0" w:color="auto"/>
      </w:divBdr>
    </w:div>
    <w:div w:id="1448306582">
      <w:bodyDiv w:val="1"/>
      <w:marLeft w:val="0"/>
      <w:marRight w:val="0"/>
      <w:marTop w:val="0"/>
      <w:marBottom w:val="0"/>
      <w:divBdr>
        <w:top w:val="none" w:sz="0" w:space="0" w:color="auto"/>
        <w:left w:val="none" w:sz="0" w:space="0" w:color="auto"/>
        <w:bottom w:val="none" w:sz="0" w:space="0" w:color="auto"/>
        <w:right w:val="none" w:sz="0" w:space="0" w:color="auto"/>
      </w:divBdr>
    </w:div>
    <w:div w:id="1448549716">
      <w:bodyDiv w:val="1"/>
      <w:marLeft w:val="0"/>
      <w:marRight w:val="0"/>
      <w:marTop w:val="0"/>
      <w:marBottom w:val="0"/>
      <w:divBdr>
        <w:top w:val="none" w:sz="0" w:space="0" w:color="auto"/>
        <w:left w:val="none" w:sz="0" w:space="0" w:color="auto"/>
        <w:bottom w:val="none" w:sz="0" w:space="0" w:color="auto"/>
        <w:right w:val="none" w:sz="0" w:space="0" w:color="auto"/>
      </w:divBdr>
    </w:div>
    <w:div w:id="1448622882">
      <w:bodyDiv w:val="1"/>
      <w:marLeft w:val="0"/>
      <w:marRight w:val="0"/>
      <w:marTop w:val="0"/>
      <w:marBottom w:val="0"/>
      <w:divBdr>
        <w:top w:val="none" w:sz="0" w:space="0" w:color="auto"/>
        <w:left w:val="none" w:sz="0" w:space="0" w:color="auto"/>
        <w:bottom w:val="none" w:sz="0" w:space="0" w:color="auto"/>
        <w:right w:val="none" w:sz="0" w:space="0" w:color="auto"/>
      </w:divBdr>
    </w:div>
    <w:div w:id="1448701833">
      <w:bodyDiv w:val="1"/>
      <w:marLeft w:val="0"/>
      <w:marRight w:val="0"/>
      <w:marTop w:val="0"/>
      <w:marBottom w:val="0"/>
      <w:divBdr>
        <w:top w:val="none" w:sz="0" w:space="0" w:color="auto"/>
        <w:left w:val="none" w:sz="0" w:space="0" w:color="auto"/>
        <w:bottom w:val="none" w:sz="0" w:space="0" w:color="auto"/>
        <w:right w:val="none" w:sz="0" w:space="0" w:color="auto"/>
      </w:divBdr>
    </w:div>
    <w:div w:id="1448767491">
      <w:bodyDiv w:val="1"/>
      <w:marLeft w:val="0"/>
      <w:marRight w:val="0"/>
      <w:marTop w:val="0"/>
      <w:marBottom w:val="0"/>
      <w:divBdr>
        <w:top w:val="none" w:sz="0" w:space="0" w:color="auto"/>
        <w:left w:val="none" w:sz="0" w:space="0" w:color="auto"/>
        <w:bottom w:val="none" w:sz="0" w:space="0" w:color="auto"/>
        <w:right w:val="none" w:sz="0" w:space="0" w:color="auto"/>
      </w:divBdr>
    </w:div>
    <w:div w:id="1449087338">
      <w:bodyDiv w:val="1"/>
      <w:marLeft w:val="0"/>
      <w:marRight w:val="0"/>
      <w:marTop w:val="0"/>
      <w:marBottom w:val="0"/>
      <w:divBdr>
        <w:top w:val="none" w:sz="0" w:space="0" w:color="auto"/>
        <w:left w:val="none" w:sz="0" w:space="0" w:color="auto"/>
        <w:bottom w:val="none" w:sz="0" w:space="0" w:color="auto"/>
        <w:right w:val="none" w:sz="0" w:space="0" w:color="auto"/>
      </w:divBdr>
    </w:div>
    <w:div w:id="1449280901">
      <w:bodyDiv w:val="1"/>
      <w:marLeft w:val="0"/>
      <w:marRight w:val="0"/>
      <w:marTop w:val="0"/>
      <w:marBottom w:val="0"/>
      <w:divBdr>
        <w:top w:val="none" w:sz="0" w:space="0" w:color="auto"/>
        <w:left w:val="none" w:sz="0" w:space="0" w:color="auto"/>
        <w:bottom w:val="none" w:sz="0" w:space="0" w:color="auto"/>
        <w:right w:val="none" w:sz="0" w:space="0" w:color="auto"/>
      </w:divBdr>
    </w:div>
    <w:div w:id="1449349394">
      <w:bodyDiv w:val="1"/>
      <w:marLeft w:val="0"/>
      <w:marRight w:val="0"/>
      <w:marTop w:val="0"/>
      <w:marBottom w:val="0"/>
      <w:divBdr>
        <w:top w:val="none" w:sz="0" w:space="0" w:color="auto"/>
        <w:left w:val="none" w:sz="0" w:space="0" w:color="auto"/>
        <w:bottom w:val="none" w:sz="0" w:space="0" w:color="auto"/>
        <w:right w:val="none" w:sz="0" w:space="0" w:color="auto"/>
      </w:divBdr>
    </w:div>
    <w:div w:id="1449351373">
      <w:bodyDiv w:val="1"/>
      <w:marLeft w:val="0"/>
      <w:marRight w:val="0"/>
      <w:marTop w:val="0"/>
      <w:marBottom w:val="0"/>
      <w:divBdr>
        <w:top w:val="none" w:sz="0" w:space="0" w:color="auto"/>
        <w:left w:val="none" w:sz="0" w:space="0" w:color="auto"/>
        <w:bottom w:val="none" w:sz="0" w:space="0" w:color="auto"/>
        <w:right w:val="none" w:sz="0" w:space="0" w:color="auto"/>
      </w:divBdr>
    </w:div>
    <w:div w:id="1449396569">
      <w:bodyDiv w:val="1"/>
      <w:marLeft w:val="0"/>
      <w:marRight w:val="0"/>
      <w:marTop w:val="0"/>
      <w:marBottom w:val="0"/>
      <w:divBdr>
        <w:top w:val="none" w:sz="0" w:space="0" w:color="auto"/>
        <w:left w:val="none" w:sz="0" w:space="0" w:color="auto"/>
        <w:bottom w:val="none" w:sz="0" w:space="0" w:color="auto"/>
        <w:right w:val="none" w:sz="0" w:space="0" w:color="auto"/>
      </w:divBdr>
    </w:div>
    <w:div w:id="1449549352">
      <w:bodyDiv w:val="1"/>
      <w:marLeft w:val="0"/>
      <w:marRight w:val="0"/>
      <w:marTop w:val="0"/>
      <w:marBottom w:val="0"/>
      <w:divBdr>
        <w:top w:val="none" w:sz="0" w:space="0" w:color="auto"/>
        <w:left w:val="none" w:sz="0" w:space="0" w:color="auto"/>
        <w:bottom w:val="none" w:sz="0" w:space="0" w:color="auto"/>
        <w:right w:val="none" w:sz="0" w:space="0" w:color="auto"/>
      </w:divBdr>
    </w:div>
    <w:div w:id="1449810308">
      <w:bodyDiv w:val="1"/>
      <w:marLeft w:val="0"/>
      <w:marRight w:val="0"/>
      <w:marTop w:val="0"/>
      <w:marBottom w:val="0"/>
      <w:divBdr>
        <w:top w:val="none" w:sz="0" w:space="0" w:color="auto"/>
        <w:left w:val="none" w:sz="0" w:space="0" w:color="auto"/>
        <w:bottom w:val="none" w:sz="0" w:space="0" w:color="auto"/>
        <w:right w:val="none" w:sz="0" w:space="0" w:color="auto"/>
      </w:divBdr>
    </w:div>
    <w:div w:id="1449885604">
      <w:bodyDiv w:val="1"/>
      <w:marLeft w:val="0"/>
      <w:marRight w:val="0"/>
      <w:marTop w:val="0"/>
      <w:marBottom w:val="0"/>
      <w:divBdr>
        <w:top w:val="none" w:sz="0" w:space="0" w:color="auto"/>
        <w:left w:val="none" w:sz="0" w:space="0" w:color="auto"/>
        <w:bottom w:val="none" w:sz="0" w:space="0" w:color="auto"/>
        <w:right w:val="none" w:sz="0" w:space="0" w:color="auto"/>
      </w:divBdr>
    </w:div>
    <w:div w:id="1449929730">
      <w:bodyDiv w:val="1"/>
      <w:marLeft w:val="0"/>
      <w:marRight w:val="0"/>
      <w:marTop w:val="0"/>
      <w:marBottom w:val="0"/>
      <w:divBdr>
        <w:top w:val="none" w:sz="0" w:space="0" w:color="auto"/>
        <w:left w:val="none" w:sz="0" w:space="0" w:color="auto"/>
        <w:bottom w:val="none" w:sz="0" w:space="0" w:color="auto"/>
        <w:right w:val="none" w:sz="0" w:space="0" w:color="auto"/>
      </w:divBdr>
    </w:div>
    <w:div w:id="1450008700">
      <w:bodyDiv w:val="1"/>
      <w:marLeft w:val="0"/>
      <w:marRight w:val="0"/>
      <w:marTop w:val="0"/>
      <w:marBottom w:val="0"/>
      <w:divBdr>
        <w:top w:val="none" w:sz="0" w:space="0" w:color="auto"/>
        <w:left w:val="none" w:sz="0" w:space="0" w:color="auto"/>
        <w:bottom w:val="none" w:sz="0" w:space="0" w:color="auto"/>
        <w:right w:val="none" w:sz="0" w:space="0" w:color="auto"/>
      </w:divBdr>
    </w:div>
    <w:div w:id="1450079997">
      <w:bodyDiv w:val="1"/>
      <w:marLeft w:val="0"/>
      <w:marRight w:val="0"/>
      <w:marTop w:val="0"/>
      <w:marBottom w:val="0"/>
      <w:divBdr>
        <w:top w:val="none" w:sz="0" w:space="0" w:color="auto"/>
        <w:left w:val="none" w:sz="0" w:space="0" w:color="auto"/>
        <w:bottom w:val="none" w:sz="0" w:space="0" w:color="auto"/>
        <w:right w:val="none" w:sz="0" w:space="0" w:color="auto"/>
      </w:divBdr>
    </w:div>
    <w:div w:id="1450276529">
      <w:bodyDiv w:val="1"/>
      <w:marLeft w:val="0"/>
      <w:marRight w:val="0"/>
      <w:marTop w:val="0"/>
      <w:marBottom w:val="0"/>
      <w:divBdr>
        <w:top w:val="none" w:sz="0" w:space="0" w:color="auto"/>
        <w:left w:val="none" w:sz="0" w:space="0" w:color="auto"/>
        <w:bottom w:val="none" w:sz="0" w:space="0" w:color="auto"/>
        <w:right w:val="none" w:sz="0" w:space="0" w:color="auto"/>
      </w:divBdr>
    </w:div>
    <w:div w:id="1450471523">
      <w:bodyDiv w:val="1"/>
      <w:marLeft w:val="0"/>
      <w:marRight w:val="0"/>
      <w:marTop w:val="0"/>
      <w:marBottom w:val="0"/>
      <w:divBdr>
        <w:top w:val="none" w:sz="0" w:space="0" w:color="auto"/>
        <w:left w:val="none" w:sz="0" w:space="0" w:color="auto"/>
        <w:bottom w:val="none" w:sz="0" w:space="0" w:color="auto"/>
        <w:right w:val="none" w:sz="0" w:space="0" w:color="auto"/>
      </w:divBdr>
    </w:div>
    <w:div w:id="1450589771">
      <w:bodyDiv w:val="1"/>
      <w:marLeft w:val="0"/>
      <w:marRight w:val="0"/>
      <w:marTop w:val="0"/>
      <w:marBottom w:val="0"/>
      <w:divBdr>
        <w:top w:val="none" w:sz="0" w:space="0" w:color="auto"/>
        <w:left w:val="none" w:sz="0" w:space="0" w:color="auto"/>
        <w:bottom w:val="none" w:sz="0" w:space="0" w:color="auto"/>
        <w:right w:val="none" w:sz="0" w:space="0" w:color="auto"/>
      </w:divBdr>
    </w:div>
    <w:div w:id="1450658815">
      <w:bodyDiv w:val="1"/>
      <w:marLeft w:val="0"/>
      <w:marRight w:val="0"/>
      <w:marTop w:val="0"/>
      <w:marBottom w:val="0"/>
      <w:divBdr>
        <w:top w:val="none" w:sz="0" w:space="0" w:color="auto"/>
        <w:left w:val="none" w:sz="0" w:space="0" w:color="auto"/>
        <w:bottom w:val="none" w:sz="0" w:space="0" w:color="auto"/>
        <w:right w:val="none" w:sz="0" w:space="0" w:color="auto"/>
      </w:divBdr>
    </w:div>
    <w:div w:id="1450666230">
      <w:bodyDiv w:val="1"/>
      <w:marLeft w:val="0"/>
      <w:marRight w:val="0"/>
      <w:marTop w:val="0"/>
      <w:marBottom w:val="0"/>
      <w:divBdr>
        <w:top w:val="none" w:sz="0" w:space="0" w:color="auto"/>
        <w:left w:val="none" w:sz="0" w:space="0" w:color="auto"/>
        <w:bottom w:val="none" w:sz="0" w:space="0" w:color="auto"/>
        <w:right w:val="none" w:sz="0" w:space="0" w:color="auto"/>
      </w:divBdr>
    </w:div>
    <w:div w:id="1450778480">
      <w:bodyDiv w:val="1"/>
      <w:marLeft w:val="0"/>
      <w:marRight w:val="0"/>
      <w:marTop w:val="0"/>
      <w:marBottom w:val="0"/>
      <w:divBdr>
        <w:top w:val="none" w:sz="0" w:space="0" w:color="auto"/>
        <w:left w:val="none" w:sz="0" w:space="0" w:color="auto"/>
        <w:bottom w:val="none" w:sz="0" w:space="0" w:color="auto"/>
        <w:right w:val="none" w:sz="0" w:space="0" w:color="auto"/>
      </w:divBdr>
    </w:div>
    <w:div w:id="1451046095">
      <w:bodyDiv w:val="1"/>
      <w:marLeft w:val="0"/>
      <w:marRight w:val="0"/>
      <w:marTop w:val="0"/>
      <w:marBottom w:val="0"/>
      <w:divBdr>
        <w:top w:val="none" w:sz="0" w:space="0" w:color="auto"/>
        <w:left w:val="none" w:sz="0" w:space="0" w:color="auto"/>
        <w:bottom w:val="none" w:sz="0" w:space="0" w:color="auto"/>
        <w:right w:val="none" w:sz="0" w:space="0" w:color="auto"/>
      </w:divBdr>
    </w:div>
    <w:div w:id="1451247216">
      <w:bodyDiv w:val="1"/>
      <w:marLeft w:val="0"/>
      <w:marRight w:val="0"/>
      <w:marTop w:val="0"/>
      <w:marBottom w:val="0"/>
      <w:divBdr>
        <w:top w:val="none" w:sz="0" w:space="0" w:color="auto"/>
        <w:left w:val="none" w:sz="0" w:space="0" w:color="auto"/>
        <w:bottom w:val="none" w:sz="0" w:space="0" w:color="auto"/>
        <w:right w:val="none" w:sz="0" w:space="0" w:color="auto"/>
      </w:divBdr>
    </w:div>
    <w:div w:id="1451320473">
      <w:bodyDiv w:val="1"/>
      <w:marLeft w:val="0"/>
      <w:marRight w:val="0"/>
      <w:marTop w:val="0"/>
      <w:marBottom w:val="0"/>
      <w:divBdr>
        <w:top w:val="none" w:sz="0" w:space="0" w:color="auto"/>
        <w:left w:val="none" w:sz="0" w:space="0" w:color="auto"/>
        <w:bottom w:val="none" w:sz="0" w:space="0" w:color="auto"/>
        <w:right w:val="none" w:sz="0" w:space="0" w:color="auto"/>
      </w:divBdr>
    </w:div>
    <w:div w:id="1451514226">
      <w:bodyDiv w:val="1"/>
      <w:marLeft w:val="0"/>
      <w:marRight w:val="0"/>
      <w:marTop w:val="0"/>
      <w:marBottom w:val="0"/>
      <w:divBdr>
        <w:top w:val="none" w:sz="0" w:space="0" w:color="auto"/>
        <w:left w:val="none" w:sz="0" w:space="0" w:color="auto"/>
        <w:bottom w:val="none" w:sz="0" w:space="0" w:color="auto"/>
        <w:right w:val="none" w:sz="0" w:space="0" w:color="auto"/>
      </w:divBdr>
    </w:div>
    <w:div w:id="1451588522">
      <w:bodyDiv w:val="1"/>
      <w:marLeft w:val="0"/>
      <w:marRight w:val="0"/>
      <w:marTop w:val="0"/>
      <w:marBottom w:val="0"/>
      <w:divBdr>
        <w:top w:val="none" w:sz="0" w:space="0" w:color="auto"/>
        <w:left w:val="none" w:sz="0" w:space="0" w:color="auto"/>
        <w:bottom w:val="none" w:sz="0" w:space="0" w:color="auto"/>
        <w:right w:val="none" w:sz="0" w:space="0" w:color="auto"/>
      </w:divBdr>
    </w:div>
    <w:div w:id="1451778329">
      <w:bodyDiv w:val="1"/>
      <w:marLeft w:val="0"/>
      <w:marRight w:val="0"/>
      <w:marTop w:val="0"/>
      <w:marBottom w:val="0"/>
      <w:divBdr>
        <w:top w:val="none" w:sz="0" w:space="0" w:color="auto"/>
        <w:left w:val="none" w:sz="0" w:space="0" w:color="auto"/>
        <w:bottom w:val="none" w:sz="0" w:space="0" w:color="auto"/>
        <w:right w:val="none" w:sz="0" w:space="0" w:color="auto"/>
      </w:divBdr>
    </w:div>
    <w:div w:id="1451823184">
      <w:bodyDiv w:val="1"/>
      <w:marLeft w:val="0"/>
      <w:marRight w:val="0"/>
      <w:marTop w:val="0"/>
      <w:marBottom w:val="0"/>
      <w:divBdr>
        <w:top w:val="none" w:sz="0" w:space="0" w:color="auto"/>
        <w:left w:val="none" w:sz="0" w:space="0" w:color="auto"/>
        <w:bottom w:val="none" w:sz="0" w:space="0" w:color="auto"/>
        <w:right w:val="none" w:sz="0" w:space="0" w:color="auto"/>
      </w:divBdr>
    </w:div>
    <w:div w:id="1452548354">
      <w:bodyDiv w:val="1"/>
      <w:marLeft w:val="0"/>
      <w:marRight w:val="0"/>
      <w:marTop w:val="0"/>
      <w:marBottom w:val="0"/>
      <w:divBdr>
        <w:top w:val="none" w:sz="0" w:space="0" w:color="auto"/>
        <w:left w:val="none" w:sz="0" w:space="0" w:color="auto"/>
        <w:bottom w:val="none" w:sz="0" w:space="0" w:color="auto"/>
        <w:right w:val="none" w:sz="0" w:space="0" w:color="auto"/>
      </w:divBdr>
    </w:div>
    <w:div w:id="1452627692">
      <w:bodyDiv w:val="1"/>
      <w:marLeft w:val="0"/>
      <w:marRight w:val="0"/>
      <w:marTop w:val="0"/>
      <w:marBottom w:val="0"/>
      <w:divBdr>
        <w:top w:val="none" w:sz="0" w:space="0" w:color="auto"/>
        <w:left w:val="none" w:sz="0" w:space="0" w:color="auto"/>
        <w:bottom w:val="none" w:sz="0" w:space="0" w:color="auto"/>
        <w:right w:val="none" w:sz="0" w:space="0" w:color="auto"/>
      </w:divBdr>
    </w:div>
    <w:div w:id="1453327631">
      <w:bodyDiv w:val="1"/>
      <w:marLeft w:val="0"/>
      <w:marRight w:val="0"/>
      <w:marTop w:val="0"/>
      <w:marBottom w:val="0"/>
      <w:divBdr>
        <w:top w:val="none" w:sz="0" w:space="0" w:color="auto"/>
        <w:left w:val="none" w:sz="0" w:space="0" w:color="auto"/>
        <w:bottom w:val="none" w:sz="0" w:space="0" w:color="auto"/>
        <w:right w:val="none" w:sz="0" w:space="0" w:color="auto"/>
      </w:divBdr>
    </w:div>
    <w:div w:id="1453328240">
      <w:bodyDiv w:val="1"/>
      <w:marLeft w:val="0"/>
      <w:marRight w:val="0"/>
      <w:marTop w:val="0"/>
      <w:marBottom w:val="0"/>
      <w:divBdr>
        <w:top w:val="none" w:sz="0" w:space="0" w:color="auto"/>
        <w:left w:val="none" w:sz="0" w:space="0" w:color="auto"/>
        <w:bottom w:val="none" w:sz="0" w:space="0" w:color="auto"/>
        <w:right w:val="none" w:sz="0" w:space="0" w:color="auto"/>
      </w:divBdr>
    </w:div>
    <w:div w:id="1453940970">
      <w:bodyDiv w:val="1"/>
      <w:marLeft w:val="0"/>
      <w:marRight w:val="0"/>
      <w:marTop w:val="0"/>
      <w:marBottom w:val="0"/>
      <w:divBdr>
        <w:top w:val="none" w:sz="0" w:space="0" w:color="auto"/>
        <w:left w:val="none" w:sz="0" w:space="0" w:color="auto"/>
        <w:bottom w:val="none" w:sz="0" w:space="0" w:color="auto"/>
        <w:right w:val="none" w:sz="0" w:space="0" w:color="auto"/>
      </w:divBdr>
    </w:div>
    <w:div w:id="1453943142">
      <w:bodyDiv w:val="1"/>
      <w:marLeft w:val="0"/>
      <w:marRight w:val="0"/>
      <w:marTop w:val="0"/>
      <w:marBottom w:val="0"/>
      <w:divBdr>
        <w:top w:val="none" w:sz="0" w:space="0" w:color="auto"/>
        <w:left w:val="none" w:sz="0" w:space="0" w:color="auto"/>
        <w:bottom w:val="none" w:sz="0" w:space="0" w:color="auto"/>
        <w:right w:val="none" w:sz="0" w:space="0" w:color="auto"/>
      </w:divBdr>
    </w:div>
    <w:div w:id="1454010567">
      <w:bodyDiv w:val="1"/>
      <w:marLeft w:val="0"/>
      <w:marRight w:val="0"/>
      <w:marTop w:val="0"/>
      <w:marBottom w:val="0"/>
      <w:divBdr>
        <w:top w:val="none" w:sz="0" w:space="0" w:color="auto"/>
        <w:left w:val="none" w:sz="0" w:space="0" w:color="auto"/>
        <w:bottom w:val="none" w:sz="0" w:space="0" w:color="auto"/>
        <w:right w:val="none" w:sz="0" w:space="0" w:color="auto"/>
      </w:divBdr>
    </w:div>
    <w:div w:id="1454132395">
      <w:bodyDiv w:val="1"/>
      <w:marLeft w:val="0"/>
      <w:marRight w:val="0"/>
      <w:marTop w:val="0"/>
      <w:marBottom w:val="0"/>
      <w:divBdr>
        <w:top w:val="none" w:sz="0" w:space="0" w:color="auto"/>
        <w:left w:val="none" w:sz="0" w:space="0" w:color="auto"/>
        <w:bottom w:val="none" w:sz="0" w:space="0" w:color="auto"/>
        <w:right w:val="none" w:sz="0" w:space="0" w:color="auto"/>
      </w:divBdr>
    </w:div>
    <w:div w:id="1454204274">
      <w:bodyDiv w:val="1"/>
      <w:marLeft w:val="0"/>
      <w:marRight w:val="0"/>
      <w:marTop w:val="0"/>
      <w:marBottom w:val="0"/>
      <w:divBdr>
        <w:top w:val="none" w:sz="0" w:space="0" w:color="auto"/>
        <w:left w:val="none" w:sz="0" w:space="0" w:color="auto"/>
        <w:bottom w:val="none" w:sz="0" w:space="0" w:color="auto"/>
        <w:right w:val="none" w:sz="0" w:space="0" w:color="auto"/>
      </w:divBdr>
    </w:div>
    <w:div w:id="1454396388">
      <w:bodyDiv w:val="1"/>
      <w:marLeft w:val="0"/>
      <w:marRight w:val="0"/>
      <w:marTop w:val="0"/>
      <w:marBottom w:val="0"/>
      <w:divBdr>
        <w:top w:val="none" w:sz="0" w:space="0" w:color="auto"/>
        <w:left w:val="none" w:sz="0" w:space="0" w:color="auto"/>
        <w:bottom w:val="none" w:sz="0" w:space="0" w:color="auto"/>
        <w:right w:val="none" w:sz="0" w:space="0" w:color="auto"/>
      </w:divBdr>
    </w:div>
    <w:div w:id="1454516135">
      <w:bodyDiv w:val="1"/>
      <w:marLeft w:val="0"/>
      <w:marRight w:val="0"/>
      <w:marTop w:val="0"/>
      <w:marBottom w:val="0"/>
      <w:divBdr>
        <w:top w:val="none" w:sz="0" w:space="0" w:color="auto"/>
        <w:left w:val="none" w:sz="0" w:space="0" w:color="auto"/>
        <w:bottom w:val="none" w:sz="0" w:space="0" w:color="auto"/>
        <w:right w:val="none" w:sz="0" w:space="0" w:color="auto"/>
      </w:divBdr>
    </w:div>
    <w:div w:id="1454594191">
      <w:bodyDiv w:val="1"/>
      <w:marLeft w:val="0"/>
      <w:marRight w:val="0"/>
      <w:marTop w:val="0"/>
      <w:marBottom w:val="0"/>
      <w:divBdr>
        <w:top w:val="none" w:sz="0" w:space="0" w:color="auto"/>
        <w:left w:val="none" w:sz="0" w:space="0" w:color="auto"/>
        <w:bottom w:val="none" w:sz="0" w:space="0" w:color="auto"/>
        <w:right w:val="none" w:sz="0" w:space="0" w:color="auto"/>
      </w:divBdr>
    </w:div>
    <w:div w:id="1454640950">
      <w:bodyDiv w:val="1"/>
      <w:marLeft w:val="0"/>
      <w:marRight w:val="0"/>
      <w:marTop w:val="0"/>
      <w:marBottom w:val="0"/>
      <w:divBdr>
        <w:top w:val="none" w:sz="0" w:space="0" w:color="auto"/>
        <w:left w:val="none" w:sz="0" w:space="0" w:color="auto"/>
        <w:bottom w:val="none" w:sz="0" w:space="0" w:color="auto"/>
        <w:right w:val="none" w:sz="0" w:space="0" w:color="auto"/>
      </w:divBdr>
    </w:div>
    <w:div w:id="1454712773">
      <w:bodyDiv w:val="1"/>
      <w:marLeft w:val="0"/>
      <w:marRight w:val="0"/>
      <w:marTop w:val="0"/>
      <w:marBottom w:val="0"/>
      <w:divBdr>
        <w:top w:val="none" w:sz="0" w:space="0" w:color="auto"/>
        <w:left w:val="none" w:sz="0" w:space="0" w:color="auto"/>
        <w:bottom w:val="none" w:sz="0" w:space="0" w:color="auto"/>
        <w:right w:val="none" w:sz="0" w:space="0" w:color="auto"/>
      </w:divBdr>
    </w:div>
    <w:div w:id="1455320903">
      <w:bodyDiv w:val="1"/>
      <w:marLeft w:val="0"/>
      <w:marRight w:val="0"/>
      <w:marTop w:val="0"/>
      <w:marBottom w:val="0"/>
      <w:divBdr>
        <w:top w:val="none" w:sz="0" w:space="0" w:color="auto"/>
        <w:left w:val="none" w:sz="0" w:space="0" w:color="auto"/>
        <w:bottom w:val="none" w:sz="0" w:space="0" w:color="auto"/>
        <w:right w:val="none" w:sz="0" w:space="0" w:color="auto"/>
      </w:divBdr>
    </w:div>
    <w:div w:id="1455558618">
      <w:bodyDiv w:val="1"/>
      <w:marLeft w:val="0"/>
      <w:marRight w:val="0"/>
      <w:marTop w:val="0"/>
      <w:marBottom w:val="0"/>
      <w:divBdr>
        <w:top w:val="none" w:sz="0" w:space="0" w:color="auto"/>
        <w:left w:val="none" w:sz="0" w:space="0" w:color="auto"/>
        <w:bottom w:val="none" w:sz="0" w:space="0" w:color="auto"/>
        <w:right w:val="none" w:sz="0" w:space="0" w:color="auto"/>
      </w:divBdr>
    </w:div>
    <w:div w:id="1455563347">
      <w:bodyDiv w:val="1"/>
      <w:marLeft w:val="0"/>
      <w:marRight w:val="0"/>
      <w:marTop w:val="0"/>
      <w:marBottom w:val="0"/>
      <w:divBdr>
        <w:top w:val="none" w:sz="0" w:space="0" w:color="auto"/>
        <w:left w:val="none" w:sz="0" w:space="0" w:color="auto"/>
        <w:bottom w:val="none" w:sz="0" w:space="0" w:color="auto"/>
        <w:right w:val="none" w:sz="0" w:space="0" w:color="auto"/>
      </w:divBdr>
    </w:div>
    <w:div w:id="1456026578">
      <w:bodyDiv w:val="1"/>
      <w:marLeft w:val="0"/>
      <w:marRight w:val="0"/>
      <w:marTop w:val="0"/>
      <w:marBottom w:val="0"/>
      <w:divBdr>
        <w:top w:val="none" w:sz="0" w:space="0" w:color="auto"/>
        <w:left w:val="none" w:sz="0" w:space="0" w:color="auto"/>
        <w:bottom w:val="none" w:sz="0" w:space="0" w:color="auto"/>
        <w:right w:val="none" w:sz="0" w:space="0" w:color="auto"/>
      </w:divBdr>
    </w:div>
    <w:div w:id="1456168935">
      <w:bodyDiv w:val="1"/>
      <w:marLeft w:val="0"/>
      <w:marRight w:val="0"/>
      <w:marTop w:val="0"/>
      <w:marBottom w:val="0"/>
      <w:divBdr>
        <w:top w:val="none" w:sz="0" w:space="0" w:color="auto"/>
        <w:left w:val="none" w:sz="0" w:space="0" w:color="auto"/>
        <w:bottom w:val="none" w:sz="0" w:space="0" w:color="auto"/>
        <w:right w:val="none" w:sz="0" w:space="0" w:color="auto"/>
      </w:divBdr>
    </w:div>
    <w:div w:id="1456556056">
      <w:bodyDiv w:val="1"/>
      <w:marLeft w:val="0"/>
      <w:marRight w:val="0"/>
      <w:marTop w:val="0"/>
      <w:marBottom w:val="0"/>
      <w:divBdr>
        <w:top w:val="none" w:sz="0" w:space="0" w:color="auto"/>
        <w:left w:val="none" w:sz="0" w:space="0" w:color="auto"/>
        <w:bottom w:val="none" w:sz="0" w:space="0" w:color="auto"/>
        <w:right w:val="none" w:sz="0" w:space="0" w:color="auto"/>
      </w:divBdr>
    </w:div>
    <w:div w:id="1456749373">
      <w:bodyDiv w:val="1"/>
      <w:marLeft w:val="0"/>
      <w:marRight w:val="0"/>
      <w:marTop w:val="0"/>
      <w:marBottom w:val="0"/>
      <w:divBdr>
        <w:top w:val="none" w:sz="0" w:space="0" w:color="auto"/>
        <w:left w:val="none" w:sz="0" w:space="0" w:color="auto"/>
        <w:bottom w:val="none" w:sz="0" w:space="0" w:color="auto"/>
        <w:right w:val="none" w:sz="0" w:space="0" w:color="auto"/>
      </w:divBdr>
    </w:div>
    <w:div w:id="1456941872">
      <w:bodyDiv w:val="1"/>
      <w:marLeft w:val="0"/>
      <w:marRight w:val="0"/>
      <w:marTop w:val="0"/>
      <w:marBottom w:val="0"/>
      <w:divBdr>
        <w:top w:val="none" w:sz="0" w:space="0" w:color="auto"/>
        <w:left w:val="none" w:sz="0" w:space="0" w:color="auto"/>
        <w:bottom w:val="none" w:sz="0" w:space="0" w:color="auto"/>
        <w:right w:val="none" w:sz="0" w:space="0" w:color="auto"/>
      </w:divBdr>
    </w:div>
    <w:div w:id="1457025264">
      <w:bodyDiv w:val="1"/>
      <w:marLeft w:val="0"/>
      <w:marRight w:val="0"/>
      <w:marTop w:val="0"/>
      <w:marBottom w:val="0"/>
      <w:divBdr>
        <w:top w:val="none" w:sz="0" w:space="0" w:color="auto"/>
        <w:left w:val="none" w:sz="0" w:space="0" w:color="auto"/>
        <w:bottom w:val="none" w:sz="0" w:space="0" w:color="auto"/>
        <w:right w:val="none" w:sz="0" w:space="0" w:color="auto"/>
      </w:divBdr>
    </w:div>
    <w:div w:id="1457139684">
      <w:bodyDiv w:val="1"/>
      <w:marLeft w:val="0"/>
      <w:marRight w:val="0"/>
      <w:marTop w:val="0"/>
      <w:marBottom w:val="0"/>
      <w:divBdr>
        <w:top w:val="none" w:sz="0" w:space="0" w:color="auto"/>
        <w:left w:val="none" w:sz="0" w:space="0" w:color="auto"/>
        <w:bottom w:val="none" w:sz="0" w:space="0" w:color="auto"/>
        <w:right w:val="none" w:sz="0" w:space="0" w:color="auto"/>
      </w:divBdr>
    </w:div>
    <w:div w:id="1457141254">
      <w:bodyDiv w:val="1"/>
      <w:marLeft w:val="0"/>
      <w:marRight w:val="0"/>
      <w:marTop w:val="0"/>
      <w:marBottom w:val="0"/>
      <w:divBdr>
        <w:top w:val="none" w:sz="0" w:space="0" w:color="auto"/>
        <w:left w:val="none" w:sz="0" w:space="0" w:color="auto"/>
        <w:bottom w:val="none" w:sz="0" w:space="0" w:color="auto"/>
        <w:right w:val="none" w:sz="0" w:space="0" w:color="auto"/>
      </w:divBdr>
    </w:div>
    <w:div w:id="1457334577">
      <w:bodyDiv w:val="1"/>
      <w:marLeft w:val="0"/>
      <w:marRight w:val="0"/>
      <w:marTop w:val="0"/>
      <w:marBottom w:val="0"/>
      <w:divBdr>
        <w:top w:val="none" w:sz="0" w:space="0" w:color="auto"/>
        <w:left w:val="none" w:sz="0" w:space="0" w:color="auto"/>
        <w:bottom w:val="none" w:sz="0" w:space="0" w:color="auto"/>
        <w:right w:val="none" w:sz="0" w:space="0" w:color="auto"/>
      </w:divBdr>
    </w:div>
    <w:div w:id="1457335456">
      <w:bodyDiv w:val="1"/>
      <w:marLeft w:val="0"/>
      <w:marRight w:val="0"/>
      <w:marTop w:val="0"/>
      <w:marBottom w:val="0"/>
      <w:divBdr>
        <w:top w:val="none" w:sz="0" w:space="0" w:color="auto"/>
        <w:left w:val="none" w:sz="0" w:space="0" w:color="auto"/>
        <w:bottom w:val="none" w:sz="0" w:space="0" w:color="auto"/>
        <w:right w:val="none" w:sz="0" w:space="0" w:color="auto"/>
      </w:divBdr>
    </w:div>
    <w:div w:id="1457673255">
      <w:bodyDiv w:val="1"/>
      <w:marLeft w:val="0"/>
      <w:marRight w:val="0"/>
      <w:marTop w:val="0"/>
      <w:marBottom w:val="0"/>
      <w:divBdr>
        <w:top w:val="none" w:sz="0" w:space="0" w:color="auto"/>
        <w:left w:val="none" w:sz="0" w:space="0" w:color="auto"/>
        <w:bottom w:val="none" w:sz="0" w:space="0" w:color="auto"/>
        <w:right w:val="none" w:sz="0" w:space="0" w:color="auto"/>
      </w:divBdr>
    </w:div>
    <w:div w:id="1457723575">
      <w:bodyDiv w:val="1"/>
      <w:marLeft w:val="0"/>
      <w:marRight w:val="0"/>
      <w:marTop w:val="0"/>
      <w:marBottom w:val="0"/>
      <w:divBdr>
        <w:top w:val="none" w:sz="0" w:space="0" w:color="auto"/>
        <w:left w:val="none" w:sz="0" w:space="0" w:color="auto"/>
        <w:bottom w:val="none" w:sz="0" w:space="0" w:color="auto"/>
        <w:right w:val="none" w:sz="0" w:space="0" w:color="auto"/>
      </w:divBdr>
    </w:div>
    <w:div w:id="1458067806">
      <w:bodyDiv w:val="1"/>
      <w:marLeft w:val="0"/>
      <w:marRight w:val="0"/>
      <w:marTop w:val="0"/>
      <w:marBottom w:val="0"/>
      <w:divBdr>
        <w:top w:val="none" w:sz="0" w:space="0" w:color="auto"/>
        <w:left w:val="none" w:sz="0" w:space="0" w:color="auto"/>
        <w:bottom w:val="none" w:sz="0" w:space="0" w:color="auto"/>
        <w:right w:val="none" w:sz="0" w:space="0" w:color="auto"/>
      </w:divBdr>
    </w:div>
    <w:div w:id="1458137800">
      <w:bodyDiv w:val="1"/>
      <w:marLeft w:val="0"/>
      <w:marRight w:val="0"/>
      <w:marTop w:val="0"/>
      <w:marBottom w:val="0"/>
      <w:divBdr>
        <w:top w:val="none" w:sz="0" w:space="0" w:color="auto"/>
        <w:left w:val="none" w:sz="0" w:space="0" w:color="auto"/>
        <w:bottom w:val="none" w:sz="0" w:space="0" w:color="auto"/>
        <w:right w:val="none" w:sz="0" w:space="0" w:color="auto"/>
      </w:divBdr>
    </w:div>
    <w:div w:id="1458178682">
      <w:bodyDiv w:val="1"/>
      <w:marLeft w:val="0"/>
      <w:marRight w:val="0"/>
      <w:marTop w:val="0"/>
      <w:marBottom w:val="0"/>
      <w:divBdr>
        <w:top w:val="none" w:sz="0" w:space="0" w:color="auto"/>
        <w:left w:val="none" w:sz="0" w:space="0" w:color="auto"/>
        <w:bottom w:val="none" w:sz="0" w:space="0" w:color="auto"/>
        <w:right w:val="none" w:sz="0" w:space="0" w:color="auto"/>
      </w:divBdr>
    </w:div>
    <w:div w:id="1458599588">
      <w:bodyDiv w:val="1"/>
      <w:marLeft w:val="0"/>
      <w:marRight w:val="0"/>
      <w:marTop w:val="0"/>
      <w:marBottom w:val="0"/>
      <w:divBdr>
        <w:top w:val="none" w:sz="0" w:space="0" w:color="auto"/>
        <w:left w:val="none" w:sz="0" w:space="0" w:color="auto"/>
        <w:bottom w:val="none" w:sz="0" w:space="0" w:color="auto"/>
        <w:right w:val="none" w:sz="0" w:space="0" w:color="auto"/>
      </w:divBdr>
    </w:div>
    <w:div w:id="1458645605">
      <w:bodyDiv w:val="1"/>
      <w:marLeft w:val="0"/>
      <w:marRight w:val="0"/>
      <w:marTop w:val="0"/>
      <w:marBottom w:val="0"/>
      <w:divBdr>
        <w:top w:val="none" w:sz="0" w:space="0" w:color="auto"/>
        <w:left w:val="none" w:sz="0" w:space="0" w:color="auto"/>
        <w:bottom w:val="none" w:sz="0" w:space="0" w:color="auto"/>
        <w:right w:val="none" w:sz="0" w:space="0" w:color="auto"/>
      </w:divBdr>
    </w:div>
    <w:div w:id="1458797421">
      <w:bodyDiv w:val="1"/>
      <w:marLeft w:val="0"/>
      <w:marRight w:val="0"/>
      <w:marTop w:val="0"/>
      <w:marBottom w:val="0"/>
      <w:divBdr>
        <w:top w:val="none" w:sz="0" w:space="0" w:color="auto"/>
        <w:left w:val="none" w:sz="0" w:space="0" w:color="auto"/>
        <w:bottom w:val="none" w:sz="0" w:space="0" w:color="auto"/>
        <w:right w:val="none" w:sz="0" w:space="0" w:color="auto"/>
      </w:divBdr>
    </w:div>
    <w:div w:id="1458798393">
      <w:bodyDiv w:val="1"/>
      <w:marLeft w:val="0"/>
      <w:marRight w:val="0"/>
      <w:marTop w:val="0"/>
      <w:marBottom w:val="0"/>
      <w:divBdr>
        <w:top w:val="none" w:sz="0" w:space="0" w:color="auto"/>
        <w:left w:val="none" w:sz="0" w:space="0" w:color="auto"/>
        <w:bottom w:val="none" w:sz="0" w:space="0" w:color="auto"/>
        <w:right w:val="none" w:sz="0" w:space="0" w:color="auto"/>
      </w:divBdr>
    </w:div>
    <w:div w:id="1459060621">
      <w:bodyDiv w:val="1"/>
      <w:marLeft w:val="0"/>
      <w:marRight w:val="0"/>
      <w:marTop w:val="0"/>
      <w:marBottom w:val="0"/>
      <w:divBdr>
        <w:top w:val="none" w:sz="0" w:space="0" w:color="auto"/>
        <w:left w:val="none" w:sz="0" w:space="0" w:color="auto"/>
        <w:bottom w:val="none" w:sz="0" w:space="0" w:color="auto"/>
        <w:right w:val="none" w:sz="0" w:space="0" w:color="auto"/>
      </w:divBdr>
    </w:div>
    <w:div w:id="1459103674">
      <w:bodyDiv w:val="1"/>
      <w:marLeft w:val="0"/>
      <w:marRight w:val="0"/>
      <w:marTop w:val="0"/>
      <w:marBottom w:val="0"/>
      <w:divBdr>
        <w:top w:val="none" w:sz="0" w:space="0" w:color="auto"/>
        <w:left w:val="none" w:sz="0" w:space="0" w:color="auto"/>
        <w:bottom w:val="none" w:sz="0" w:space="0" w:color="auto"/>
        <w:right w:val="none" w:sz="0" w:space="0" w:color="auto"/>
      </w:divBdr>
    </w:div>
    <w:div w:id="1459104343">
      <w:bodyDiv w:val="1"/>
      <w:marLeft w:val="0"/>
      <w:marRight w:val="0"/>
      <w:marTop w:val="0"/>
      <w:marBottom w:val="0"/>
      <w:divBdr>
        <w:top w:val="none" w:sz="0" w:space="0" w:color="auto"/>
        <w:left w:val="none" w:sz="0" w:space="0" w:color="auto"/>
        <w:bottom w:val="none" w:sz="0" w:space="0" w:color="auto"/>
        <w:right w:val="none" w:sz="0" w:space="0" w:color="auto"/>
      </w:divBdr>
    </w:div>
    <w:div w:id="1459184479">
      <w:bodyDiv w:val="1"/>
      <w:marLeft w:val="0"/>
      <w:marRight w:val="0"/>
      <w:marTop w:val="0"/>
      <w:marBottom w:val="0"/>
      <w:divBdr>
        <w:top w:val="none" w:sz="0" w:space="0" w:color="auto"/>
        <w:left w:val="none" w:sz="0" w:space="0" w:color="auto"/>
        <w:bottom w:val="none" w:sz="0" w:space="0" w:color="auto"/>
        <w:right w:val="none" w:sz="0" w:space="0" w:color="auto"/>
      </w:divBdr>
    </w:div>
    <w:div w:id="1459256815">
      <w:bodyDiv w:val="1"/>
      <w:marLeft w:val="0"/>
      <w:marRight w:val="0"/>
      <w:marTop w:val="0"/>
      <w:marBottom w:val="0"/>
      <w:divBdr>
        <w:top w:val="none" w:sz="0" w:space="0" w:color="auto"/>
        <w:left w:val="none" w:sz="0" w:space="0" w:color="auto"/>
        <w:bottom w:val="none" w:sz="0" w:space="0" w:color="auto"/>
        <w:right w:val="none" w:sz="0" w:space="0" w:color="auto"/>
      </w:divBdr>
    </w:div>
    <w:div w:id="1459373695">
      <w:bodyDiv w:val="1"/>
      <w:marLeft w:val="0"/>
      <w:marRight w:val="0"/>
      <w:marTop w:val="0"/>
      <w:marBottom w:val="0"/>
      <w:divBdr>
        <w:top w:val="none" w:sz="0" w:space="0" w:color="auto"/>
        <w:left w:val="none" w:sz="0" w:space="0" w:color="auto"/>
        <w:bottom w:val="none" w:sz="0" w:space="0" w:color="auto"/>
        <w:right w:val="none" w:sz="0" w:space="0" w:color="auto"/>
      </w:divBdr>
    </w:div>
    <w:div w:id="1459378091">
      <w:bodyDiv w:val="1"/>
      <w:marLeft w:val="0"/>
      <w:marRight w:val="0"/>
      <w:marTop w:val="0"/>
      <w:marBottom w:val="0"/>
      <w:divBdr>
        <w:top w:val="none" w:sz="0" w:space="0" w:color="auto"/>
        <w:left w:val="none" w:sz="0" w:space="0" w:color="auto"/>
        <w:bottom w:val="none" w:sz="0" w:space="0" w:color="auto"/>
        <w:right w:val="none" w:sz="0" w:space="0" w:color="auto"/>
      </w:divBdr>
    </w:div>
    <w:div w:id="1459759812">
      <w:bodyDiv w:val="1"/>
      <w:marLeft w:val="0"/>
      <w:marRight w:val="0"/>
      <w:marTop w:val="0"/>
      <w:marBottom w:val="0"/>
      <w:divBdr>
        <w:top w:val="none" w:sz="0" w:space="0" w:color="auto"/>
        <w:left w:val="none" w:sz="0" w:space="0" w:color="auto"/>
        <w:bottom w:val="none" w:sz="0" w:space="0" w:color="auto"/>
        <w:right w:val="none" w:sz="0" w:space="0" w:color="auto"/>
      </w:divBdr>
    </w:div>
    <w:div w:id="1459837462">
      <w:bodyDiv w:val="1"/>
      <w:marLeft w:val="0"/>
      <w:marRight w:val="0"/>
      <w:marTop w:val="0"/>
      <w:marBottom w:val="0"/>
      <w:divBdr>
        <w:top w:val="none" w:sz="0" w:space="0" w:color="auto"/>
        <w:left w:val="none" w:sz="0" w:space="0" w:color="auto"/>
        <w:bottom w:val="none" w:sz="0" w:space="0" w:color="auto"/>
        <w:right w:val="none" w:sz="0" w:space="0" w:color="auto"/>
      </w:divBdr>
    </w:div>
    <w:div w:id="1459909611">
      <w:bodyDiv w:val="1"/>
      <w:marLeft w:val="0"/>
      <w:marRight w:val="0"/>
      <w:marTop w:val="0"/>
      <w:marBottom w:val="0"/>
      <w:divBdr>
        <w:top w:val="none" w:sz="0" w:space="0" w:color="auto"/>
        <w:left w:val="none" w:sz="0" w:space="0" w:color="auto"/>
        <w:bottom w:val="none" w:sz="0" w:space="0" w:color="auto"/>
        <w:right w:val="none" w:sz="0" w:space="0" w:color="auto"/>
      </w:divBdr>
    </w:div>
    <w:div w:id="1459957809">
      <w:bodyDiv w:val="1"/>
      <w:marLeft w:val="0"/>
      <w:marRight w:val="0"/>
      <w:marTop w:val="0"/>
      <w:marBottom w:val="0"/>
      <w:divBdr>
        <w:top w:val="none" w:sz="0" w:space="0" w:color="auto"/>
        <w:left w:val="none" w:sz="0" w:space="0" w:color="auto"/>
        <w:bottom w:val="none" w:sz="0" w:space="0" w:color="auto"/>
        <w:right w:val="none" w:sz="0" w:space="0" w:color="auto"/>
      </w:divBdr>
    </w:div>
    <w:div w:id="1460032684">
      <w:bodyDiv w:val="1"/>
      <w:marLeft w:val="0"/>
      <w:marRight w:val="0"/>
      <w:marTop w:val="0"/>
      <w:marBottom w:val="0"/>
      <w:divBdr>
        <w:top w:val="none" w:sz="0" w:space="0" w:color="auto"/>
        <w:left w:val="none" w:sz="0" w:space="0" w:color="auto"/>
        <w:bottom w:val="none" w:sz="0" w:space="0" w:color="auto"/>
        <w:right w:val="none" w:sz="0" w:space="0" w:color="auto"/>
      </w:divBdr>
    </w:div>
    <w:div w:id="1460101115">
      <w:bodyDiv w:val="1"/>
      <w:marLeft w:val="0"/>
      <w:marRight w:val="0"/>
      <w:marTop w:val="0"/>
      <w:marBottom w:val="0"/>
      <w:divBdr>
        <w:top w:val="none" w:sz="0" w:space="0" w:color="auto"/>
        <w:left w:val="none" w:sz="0" w:space="0" w:color="auto"/>
        <w:bottom w:val="none" w:sz="0" w:space="0" w:color="auto"/>
        <w:right w:val="none" w:sz="0" w:space="0" w:color="auto"/>
      </w:divBdr>
    </w:div>
    <w:div w:id="1460299134">
      <w:bodyDiv w:val="1"/>
      <w:marLeft w:val="0"/>
      <w:marRight w:val="0"/>
      <w:marTop w:val="0"/>
      <w:marBottom w:val="0"/>
      <w:divBdr>
        <w:top w:val="none" w:sz="0" w:space="0" w:color="auto"/>
        <w:left w:val="none" w:sz="0" w:space="0" w:color="auto"/>
        <w:bottom w:val="none" w:sz="0" w:space="0" w:color="auto"/>
        <w:right w:val="none" w:sz="0" w:space="0" w:color="auto"/>
      </w:divBdr>
    </w:div>
    <w:div w:id="1460340771">
      <w:bodyDiv w:val="1"/>
      <w:marLeft w:val="0"/>
      <w:marRight w:val="0"/>
      <w:marTop w:val="0"/>
      <w:marBottom w:val="0"/>
      <w:divBdr>
        <w:top w:val="none" w:sz="0" w:space="0" w:color="auto"/>
        <w:left w:val="none" w:sz="0" w:space="0" w:color="auto"/>
        <w:bottom w:val="none" w:sz="0" w:space="0" w:color="auto"/>
        <w:right w:val="none" w:sz="0" w:space="0" w:color="auto"/>
      </w:divBdr>
    </w:div>
    <w:div w:id="1460414688">
      <w:bodyDiv w:val="1"/>
      <w:marLeft w:val="0"/>
      <w:marRight w:val="0"/>
      <w:marTop w:val="0"/>
      <w:marBottom w:val="0"/>
      <w:divBdr>
        <w:top w:val="none" w:sz="0" w:space="0" w:color="auto"/>
        <w:left w:val="none" w:sz="0" w:space="0" w:color="auto"/>
        <w:bottom w:val="none" w:sz="0" w:space="0" w:color="auto"/>
        <w:right w:val="none" w:sz="0" w:space="0" w:color="auto"/>
      </w:divBdr>
    </w:div>
    <w:div w:id="1460491447">
      <w:bodyDiv w:val="1"/>
      <w:marLeft w:val="0"/>
      <w:marRight w:val="0"/>
      <w:marTop w:val="0"/>
      <w:marBottom w:val="0"/>
      <w:divBdr>
        <w:top w:val="none" w:sz="0" w:space="0" w:color="auto"/>
        <w:left w:val="none" w:sz="0" w:space="0" w:color="auto"/>
        <w:bottom w:val="none" w:sz="0" w:space="0" w:color="auto"/>
        <w:right w:val="none" w:sz="0" w:space="0" w:color="auto"/>
      </w:divBdr>
    </w:div>
    <w:div w:id="1460875628">
      <w:bodyDiv w:val="1"/>
      <w:marLeft w:val="0"/>
      <w:marRight w:val="0"/>
      <w:marTop w:val="0"/>
      <w:marBottom w:val="0"/>
      <w:divBdr>
        <w:top w:val="none" w:sz="0" w:space="0" w:color="auto"/>
        <w:left w:val="none" w:sz="0" w:space="0" w:color="auto"/>
        <w:bottom w:val="none" w:sz="0" w:space="0" w:color="auto"/>
        <w:right w:val="none" w:sz="0" w:space="0" w:color="auto"/>
      </w:divBdr>
    </w:div>
    <w:div w:id="1461068962">
      <w:bodyDiv w:val="1"/>
      <w:marLeft w:val="0"/>
      <w:marRight w:val="0"/>
      <w:marTop w:val="0"/>
      <w:marBottom w:val="0"/>
      <w:divBdr>
        <w:top w:val="none" w:sz="0" w:space="0" w:color="auto"/>
        <w:left w:val="none" w:sz="0" w:space="0" w:color="auto"/>
        <w:bottom w:val="none" w:sz="0" w:space="0" w:color="auto"/>
        <w:right w:val="none" w:sz="0" w:space="0" w:color="auto"/>
      </w:divBdr>
    </w:div>
    <w:div w:id="1461532387">
      <w:bodyDiv w:val="1"/>
      <w:marLeft w:val="0"/>
      <w:marRight w:val="0"/>
      <w:marTop w:val="0"/>
      <w:marBottom w:val="0"/>
      <w:divBdr>
        <w:top w:val="none" w:sz="0" w:space="0" w:color="auto"/>
        <w:left w:val="none" w:sz="0" w:space="0" w:color="auto"/>
        <w:bottom w:val="none" w:sz="0" w:space="0" w:color="auto"/>
        <w:right w:val="none" w:sz="0" w:space="0" w:color="auto"/>
      </w:divBdr>
    </w:div>
    <w:div w:id="1461872948">
      <w:bodyDiv w:val="1"/>
      <w:marLeft w:val="0"/>
      <w:marRight w:val="0"/>
      <w:marTop w:val="0"/>
      <w:marBottom w:val="0"/>
      <w:divBdr>
        <w:top w:val="none" w:sz="0" w:space="0" w:color="auto"/>
        <w:left w:val="none" w:sz="0" w:space="0" w:color="auto"/>
        <w:bottom w:val="none" w:sz="0" w:space="0" w:color="auto"/>
        <w:right w:val="none" w:sz="0" w:space="0" w:color="auto"/>
      </w:divBdr>
    </w:div>
    <w:div w:id="1461999862">
      <w:bodyDiv w:val="1"/>
      <w:marLeft w:val="0"/>
      <w:marRight w:val="0"/>
      <w:marTop w:val="0"/>
      <w:marBottom w:val="0"/>
      <w:divBdr>
        <w:top w:val="none" w:sz="0" w:space="0" w:color="auto"/>
        <w:left w:val="none" w:sz="0" w:space="0" w:color="auto"/>
        <w:bottom w:val="none" w:sz="0" w:space="0" w:color="auto"/>
        <w:right w:val="none" w:sz="0" w:space="0" w:color="auto"/>
      </w:divBdr>
    </w:div>
    <w:div w:id="1462068030">
      <w:bodyDiv w:val="1"/>
      <w:marLeft w:val="0"/>
      <w:marRight w:val="0"/>
      <w:marTop w:val="0"/>
      <w:marBottom w:val="0"/>
      <w:divBdr>
        <w:top w:val="none" w:sz="0" w:space="0" w:color="auto"/>
        <w:left w:val="none" w:sz="0" w:space="0" w:color="auto"/>
        <w:bottom w:val="none" w:sz="0" w:space="0" w:color="auto"/>
        <w:right w:val="none" w:sz="0" w:space="0" w:color="auto"/>
      </w:divBdr>
    </w:div>
    <w:div w:id="1462109141">
      <w:bodyDiv w:val="1"/>
      <w:marLeft w:val="0"/>
      <w:marRight w:val="0"/>
      <w:marTop w:val="0"/>
      <w:marBottom w:val="0"/>
      <w:divBdr>
        <w:top w:val="none" w:sz="0" w:space="0" w:color="auto"/>
        <w:left w:val="none" w:sz="0" w:space="0" w:color="auto"/>
        <w:bottom w:val="none" w:sz="0" w:space="0" w:color="auto"/>
        <w:right w:val="none" w:sz="0" w:space="0" w:color="auto"/>
      </w:divBdr>
    </w:div>
    <w:div w:id="1462114611">
      <w:bodyDiv w:val="1"/>
      <w:marLeft w:val="0"/>
      <w:marRight w:val="0"/>
      <w:marTop w:val="0"/>
      <w:marBottom w:val="0"/>
      <w:divBdr>
        <w:top w:val="none" w:sz="0" w:space="0" w:color="auto"/>
        <w:left w:val="none" w:sz="0" w:space="0" w:color="auto"/>
        <w:bottom w:val="none" w:sz="0" w:space="0" w:color="auto"/>
        <w:right w:val="none" w:sz="0" w:space="0" w:color="auto"/>
      </w:divBdr>
    </w:div>
    <w:div w:id="1462307521">
      <w:bodyDiv w:val="1"/>
      <w:marLeft w:val="0"/>
      <w:marRight w:val="0"/>
      <w:marTop w:val="0"/>
      <w:marBottom w:val="0"/>
      <w:divBdr>
        <w:top w:val="none" w:sz="0" w:space="0" w:color="auto"/>
        <w:left w:val="none" w:sz="0" w:space="0" w:color="auto"/>
        <w:bottom w:val="none" w:sz="0" w:space="0" w:color="auto"/>
        <w:right w:val="none" w:sz="0" w:space="0" w:color="auto"/>
      </w:divBdr>
    </w:div>
    <w:div w:id="1462380237">
      <w:bodyDiv w:val="1"/>
      <w:marLeft w:val="0"/>
      <w:marRight w:val="0"/>
      <w:marTop w:val="0"/>
      <w:marBottom w:val="0"/>
      <w:divBdr>
        <w:top w:val="none" w:sz="0" w:space="0" w:color="auto"/>
        <w:left w:val="none" w:sz="0" w:space="0" w:color="auto"/>
        <w:bottom w:val="none" w:sz="0" w:space="0" w:color="auto"/>
        <w:right w:val="none" w:sz="0" w:space="0" w:color="auto"/>
      </w:divBdr>
    </w:div>
    <w:div w:id="1462501820">
      <w:bodyDiv w:val="1"/>
      <w:marLeft w:val="0"/>
      <w:marRight w:val="0"/>
      <w:marTop w:val="0"/>
      <w:marBottom w:val="0"/>
      <w:divBdr>
        <w:top w:val="none" w:sz="0" w:space="0" w:color="auto"/>
        <w:left w:val="none" w:sz="0" w:space="0" w:color="auto"/>
        <w:bottom w:val="none" w:sz="0" w:space="0" w:color="auto"/>
        <w:right w:val="none" w:sz="0" w:space="0" w:color="auto"/>
      </w:divBdr>
    </w:div>
    <w:div w:id="1463039487">
      <w:bodyDiv w:val="1"/>
      <w:marLeft w:val="0"/>
      <w:marRight w:val="0"/>
      <w:marTop w:val="0"/>
      <w:marBottom w:val="0"/>
      <w:divBdr>
        <w:top w:val="none" w:sz="0" w:space="0" w:color="auto"/>
        <w:left w:val="none" w:sz="0" w:space="0" w:color="auto"/>
        <w:bottom w:val="none" w:sz="0" w:space="0" w:color="auto"/>
        <w:right w:val="none" w:sz="0" w:space="0" w:color="auto"/>
      </w:divBdr>
    </w:div>
    <w:div w:id="1463113754">
      <w:bodyDiv w:val="1"/>
      <w:marLeft w:val="0"/>
      <w:marRight w:val="0"/>
      <w:marTop w:val="0"/>
      <w:marBottom w:val="0"/>
      <w:divBdr>
        <w:top w:val="none" w:sz="0" w:space="0" w:color="auto"/>
        <w:left w:val="none" w:sz="0" w:space="0" w:color="auto"/>
        <w:bottom w:val="none" w:sz="0" w:space="0" w:color="auto"/>
        <w:right w:val="none" w:sz="0" w:space="0" w:color="auto"/>
      </w:divBdr>
    </w:div>
    <w:div w:id="1463115522">
      <w:bodyDiv w:val="1"/>
      <w:marLeft w:val="0"/>
      <w:marRight w:val="0"/>
      <w:marTop w:val="0"/>
      <w:marBottom w:val="0"/>
      <w:divBdr>
        <w:top w:val="none" w:sz="0" w:space="0" w:color="auto"/>
        <w:left w:val="none" w:sz="0" w:space="0" w:color="auto"/>
        <w:bottom w:val="none" w:sz="0" w:space="0" w:color="auto"/>
        <w:right w:val="none" w:sz="0" w:space="0" w:color="auto"/>
      </w:divBdr>
    </w:div>
    <w:div w:id="1463380220">
      <w:bodyDiv w:val="1"/>
      <w:marLeft w:val="0"/>
      <w:marRight w:val="0"/>
      <w:marTop w:val="0"/>
      <w:marBottom w:val="0"/>
      <w:divBdr>
        <w:top w:val="none" w:sz="0" w:space="0" w:color="auto"/>
        <w:left w:val="none" w:sz="0" w:space="0" w:color="auto"/>
        <w:bottom w:val="none" w:sz="0" w:space="0" w:color="auto"/>
        <w:right w:val="none" w:sz="0" w:space="0" w:color="auto"/>
      </w:divBdr>
    </w:div>
    <w:div w:id="1463424097">
      <w:bodyDiv w:val="1"/>
      <w:marLeft w:val="0"/>
      <w:marRight w:val="0"/>
      <w:marTop w:val="0"/>
      <w:marBottom w:val="0"/>
      <w:divBdr>
        <w:top w:val="none" w:sz="0" w:space="0" w:color="auto"/>
        <w:left w:val="none" w:sz="0" w:space="0" w:color="auto"/>
        <w:bottom w:val="none" w:sz="0" w:space="0" w:color="auto"/>
        <w:right w:val="none" w:sz="0" w:space="0" w:color="auto"/>
      </w:divBdr>
    </w:div>
    <w:div w:id="1463619075">
      <w:bodyDiv w:val="1"/>
      <w:marLeft w:val="0"/>
      <w:marRight w:val="0"/>
      <w:marTop w:val="0"/>
      <w:marBottom w:val="0"/>
      <w:divBdr>
        <w:top w:val="none" w:sz="0" w:space="0" w:color="auto"/>
        <w:left w:val="none" w:sz="0" w:space="0" w:color="auto"/>
        <w:bottom w:val="none" w:sz="0" w:space="0" w:color="auto"/>
        <w:right w:val="none" w:sz="0" w:space="0" w:color="auto"/>
      </w:divBdr>
    </w:div>
    <w:div w:id="1463959121">
      <w:bodyDiv w:val="1"/>
      <w:marLeft w:val="0"/>
      <w:marRight w:val="0"/>
      <w:marTop w:val="0"/>
      <w:marBottom w:val="0"/>
      <w:divBdr>
        <w:top w:val="none" w:sz="0" w:space="0" w:color="auto"/>
        <w:left w:val="none" w:sz="0" w:space="0" w:color="auto"/>
        <w:bottom w:val="none" w:sz="0" w:space="0" w:color="auto"/>
        <w:right w:val="none" w:sz="0" w:space="0" w:color="auto"/>
      </w:divBdr>
    </w:div>
    <w:div w:id="1463963730">
      <w:bodyDiv w:val="1"/>
      <w:marLeft w:val="0"/>
      <w:marRight w:val="0"/>
      <w:marTop w:val="0"/>
      <w:marBottom w:val="0"/>
      <w:divBdr>
        <w:top w:val="none" w:sz="0" w:space="0" w:color="auto"/>
        <w:left w:val="none" w:sz="0" w:space="0" w:color="auto"/>
        <w:bottom w:val="none" w:sz="0" w:space="0" w:color="auto"/>
        <w:right w:val="none" w:sz="0" w:space="0" w:color="auto"/>
      </w:divBdr>
    </w:div>
    <w:div w:id="1464037242">
      <w:bodyDiv w:val="1"/>
      <w:marLeft w:val="0"/>
      <w:marRight w:val="0"/>
      <w:marTop w:val="0"/>
      <w:marBottom w:val="0"/>
      <w:divBdr>
        <w:top w:val="none" w:sz="0" w:space="0" w:color="auto"/>
        <w:left w:val="none" w:sz="0" w:space="0" w:color="auto"/>
        <w:bottom w:val="none" w:sz="0" w:space="0" w:color="auto"/>
        <w:right w:val="none" w:sz="0" w:space="0" w:color="auto"/>
      </w:divBdr>
    </w:div>
    <w:div w:id="1464345925">
      <w:bodyDiv w:val="1"/>
      <w:marLeft w:val="0"/>
      <w:marRight w:val="0"/>
      <w:marTop w:val="0"/>
      <w:marBottom w:val="0"/>
      <w:divBdr>
        <w:top w:val="none" w:sz="0" w:space="0" w:color="auto"/>
        <w:left w:val="none" w:sz="0" w:space="0" w:color="auto"/>
        <w:bottom w:val="none" w:sz="0" w:space="0" w:color="auto"/>
        <w:right w:val="none" w:sz="0" w:space="0" w:color="auto"/>
      </w:divBdr>
    </w:div>
    <w:div w:id="1464544052">
      <w:bodyDiv w:val="1"/>
      <w:marLeft w:val="0"/>
      <w:marRight w:val="0"/>
      <w:marTop w:val="0"/>
      <w:marBottom w:val="0"/>
      <w:divBdr>
        <w:top w:val="none" w:sz="0" w:space="0" w:color="auto"/>
        <w:left w:val="none" w:sz="0" w:space="0" w:color="auto"/>
        <w:bottom w:val="none" w:sz="0" w:space="0" w:color="auto"/>
        <w:right w:val="none" w:sz="0" w:space="0" w:color="auto"/>
      </w:divBdr>
    </w:div>
    <w:div w:id="1464617895">
      <w:bodyDiv w:val="1"/>
      <w:marLeft w:val="0"/>
      <w:marRight w:val="0"/>
      <w:marTop w:val="0"/>
      <w:marBottom w:val="0"/>
      <w:divBdr>
        <w:top w:val="none" w:sz="0" w:space="0" w:color="auto"/>
        <w:left w:val="none" w:sz="0" w:space="0" w:color="auto"/>
        <w:bottom w:val="none" w:sz="0" w:space="0" w:color="auto"/>
        <w:right w:val="none" w:sz="0" w:space="0" w:color="auto"/>
      </w:divBdr>
    </w:div>
    <w:div w:id="1464886719">
      <w:bodyDiv w:val="1"/>
      <w:marLeft w:val="0"/>
      <w:marRight w:val="0"/>
      <w:marTop w:val="0"/>
      <w:marBottom w:val="0"/>
      <w:divBdr>
        <w:top w:val="none" w:sz="0" w:space="0" w:color="auto"/>
        <w:left w:val="none" w:sz="0" w:space="0" w:color="auto"/>
        <w:bottom w:val="none" w:sz="0" w:space="0" w:color="auto"/>
        <w:right w:val="none" w:sz="0" w:space="0" w:color="auto"/>
      </w:divBdr>
    </w:div>
    <w:div w:id="1465199202">
      <w:bodyDiv w:val="1"/>
      <w:marLeft w:val="0"/>
      <w:marRight w:val="0"/>
      <w:marTop w:val="0"/>
      <w:marBottom w:val="0"/>
      <w:divBdr>
        <w:top w:val="none" w:sz="0" w:space="0" w:color="auto"/>
        <w:left w:val="none" w:sz="0" w:space="0" w:color="auto"/>
        <w:bottom w:val="none" w:sz="0" w:space="0" w:color="auto"/>
        <w:right w:val="none" w:sz="0" w:space="0" w:color="auto"/>
      </w:divBdr>
    </w:div>
    <w:div w:id="1465779543">
      <w:bodyDiv w:val="1"/>
      <w:marLeft w:val="0"/>
      <w:marRight w:val="0"/>
      <w:marTop w:val="0"/>
      <w:marBottom w:val="0"/>
      <w:divBdr>
        <w:top w:val="none" w:sz="0" w:space="0" w:color="auto"/>
        <w:left w:val="none" w:sz="0" w:space="0" w:color="auto"/>
        <w:bottom w:val="none" w:sz="0" w:space="0" w:color="auto"/>
        <w:right w:val="none" w:sz="0" w:space="0" w:color="auto"/>
      </w:divBdr>
    </w:div>
    <w:div w:id="1465805725">
      <w:bodyDiv w:val="1"/>
      <w:marLeft w:val="0"/>
      <w:marRight w:val="0"/>
      <w:marTop w:val="0"/>
      <w:marBottom w:val="0"/>
      <w:divBdr>
        <w:top w:val="none" w:sz="0" w:space="0" w:color="auto"/>
        <w:left w:val="none" w:sz="0" w:space="0" w:color="auto"/>
        <w:bottom w:val="none" w:sz="0" w:space="0" w:color="auto"/>
        <w:right w:val="none" w:sz="0" w:space="0" w:color="auto"/>
      </w:divBdr>
    </w:div>
    <w:div w:id="1466269174">
      <w:bodyDiv w:val="1"/>
      <w:marLeft w:val="0"/>
      <w:marRight w:val="0"/>
      <w:marTop w:val="0"/>
      <w:marBottom w:val="0"/>
      <w:divBdr>
        <w:top w:val="none" w:sz="0" w:space="0" w:color="auto"/>
        <w:left w:val="none" w:sz="0" w:space="0" w:color="auto"/>
        <w:bottom w:val="none" w:sz="0" w:space="0" w:color="auto"/>
        <w:right w:val="none" w:sz="0" w:space="0" w:color="auto"/>
      </w:divBdr>
    </w:div>
    <w:div w:id="1466464674">
      <w:bodyDiv w:val="1"/>
      <w:marLeft w:val="0"/>
      <w:marRight w:val="0"/>
      <w:marTop w:val="0"/>
      <w:marBottom w:val="0"/>
      <w:divBdr>
        <w:top w:val="none" w:sz="0" w:space="0" w:color="auto"/>
        <w:left w:val="none" w:sz="0" w:space="0" w:color="auto"/>
        <w:bottom w:val="none" w:sz="0" w:space="0" w:color="auto"/>
        <w:right w:val="none" w:sz="0" w:space="0" w:color="auto"/>
      </w:divBdr>
    </w:div>
    <w:div w:id="1466465813">
      <w:bodyDiv w:val="1"/>
      <w:marLeft w:val="0"/>
      <w:marRight w:val="0"/>
      <w:marTop w:val="0"/>
      <w:marBottom w:val="0"/>
      <w:divBdr>
        <w:top w:val="none" w:sz="0" w:space="0" w:color="auto"/>
        <w:left w:val="none" w:sz="0" w:space="0" w:color="auto"/>
        <w:bottom w:val="none" w:sz="0" w:space="0" w:color="auto"/>
        <w:right w:val="none" w:sz="0" w:space="0" w:color="auto"/>
      </w:divBdr>
    </w:div>
    <w:div w:id="1466502550">
      <w:bodyDiv w:val="1"/>
      <w:marLeft w:val="0"/>
      <w:marRight w:val="0"/>
      <w:marTop w:val="0"/>
      <w:marBottom w:val="0"/>
      <w:divBdr>
        <w:top w:val="none" w:sz="0" w:space="0" w:color="auto"/>
        <w:left w:val="none" w:sz="0" w:space="0" w:color="auto"/>
        <w:bottom w:val="none" w:sz="0" w:space="0" w:color="auto"/>
        <w:right w:val="none" w:sz="0" w:space="0" w:color="auto"/>
      </w:divBdr>
    </w:div>
    <w:div w:id="1466655330">
      <w:bodyDiv w:val="1"/>
      <w:marLeft w:val="0"/>
      <w:marRight w:val="0"/>
      <w:marTop w:val="0"/>
      <w:marBottom w:val="0"/>
      <w:divBdr>
        <w:top w:val="none" w:sz="0" w:space="0" w:color="auto"/>
        <w:left w:val="none" w:sz="0" w:space="0" w:color="auto"/>
        <w:bottom w:val="none" w:sz="0" w:space="0" w:color="auto"/>
        <w:right w:val="none" w:sz="0" w:space="0" w:color="auto"/>
      </w:divBdr>
    </w:div>
    <w:div w:id="1466847754">
      <w:bodyDiv w:val="1"/>
      <w:marLeft w:val="0"/>
      <w:marRight w:val="0"/>
      <w:marTop w:val="0"/>
      <w:marBottom w:val="0"/>
      <w:divBdr>
        <w:top w:val="none" w:sz="0" w:space="0" w:color="auto"/>
        <w:left w:val="none" w:sz="0" w:space="0" w:color="auto"/>
        <w:bottom w:val="none" w:sz="0" w:space="0" w:color="auto"/>
        <w:right w:val="none" w:sz="0" w:space="0" w:color="auto"/>
      </w:divBdr>
    </w:div>
    <w:div w:id="1467239775">
      <w:bodyDiv w:val="1"/>
      <w:marLeft w:val="0"/>
      <w:marRight w:val="0"/>
      <w:marTop w:val="0"/>
      <w:marBottom w:val="0"/>
      <w:divBdr>
        <w:top w:val="none" w:sz="0" w:space="0" w:color="auto"/>
        <w:left w:val="none" w:sz="0" w:space="0" w:color="auto"/>
        <w:bottom w:val="none" w:sz="0" w:space="0" w:color="auto"/>
        <w:right w:val="none" w:sz="0" w:space="0" w:color="auto"/>
      </w:divBdr>
    </w:div>
    <w:div w:id="1467503198">
      <w:bodyDiv w:val="1"/>
      <w:marLeft w:val="0"/>
      <w:marRight w:val="0"/>
      <w:marTop w:val="0"/>
      <w:marBottom w:val="0"/>
      <w:divBdr>
        <w:top w:val="none" w:sz="0" w:space="0" w:color="auto"/>
        <w:left w:val="none" w:sz="0" w:space="0" w:color="auto"/>
        <w:bottom w:val="none" w:sz="0" w:space="0" w:color="auto"/>
        <w:right w:val="none" w:sz="0" w:space="0" w:color="auto"/>
      </w:divBdr>
    </w:div>
    <w:div w:id="1467549346">
      <w:bodyDiv w:val="1"/>
      <w:marLeft w:val="0"/>
      <w:marRight w:val="0"/>
      <w:marTop w:val="0"/>
      <w:marBottom w:val="0"/>
      <w:divBdr>
        <w:top w:val="none" w:sz="0" w:space="0" w:color="auto"/>
        <w:left w:val="none" w:sz="0" w:space="0" w:color="auto"/>
        <w:bottom w:val="none" w:sz="0" w:space="0" w:color="auto"/>
        <w:right w:val="none" w:sz="0" w:space="0" w:color="auto"/>
      </w:divBdr>
    </w:div>
    <w:div w:id="1467552850">
      <w:bodyDiv w:val="1"/>
      <w:marLeft w:val="0"/>
      <w:marRight w:val="0"/>
      <w:marTop w:val="0"/>
      <w:marBottom w:val="0"/>
      <w:divBdr>
        <w:top w:val="none" w:sz="0" w:space="0" w:color="auto"/>
        <w:left w:val="none" w:sz="0" w:space="0" w:color="auto"/>
        <w:bottom w:val="none" w:sz="0" w:space="0" w:color="auto"/>
        <w:right w:val="none" w:sz="0" w:space="0" w:color="auto"/>
      </w:divBdr>
    </w:div>
    <w:div w:id="1467577693">
      <w:bodyDiv w:val="1"/>
      <w:marLeft w:val="0"/>
      <w:marRight w:val="0"/>
      <w:marTop w:val="0"/>
      <w:marBottom w:val="0"/>
      <w:divBdr>
        <w:top w:val="none" w:sz="0" w:space="0" w:color="auto"/>
        <w:left w:val="none" w:sz="0" w:space="0" w:color="auto"/>
        <w:bottom w:val="none" w:sz="0" w:space="0" w:color="auto"/>
        <w:right w:val="none" w:sz="0" w:space="0" w:color="auto"/>
      </w:divBdr>
    </w:div>
    <w:div w:id="1467816874">
      <w:bodyDiv w:val="1"/>
      <w:marLeft w:val="0"/>
      <w:marRight w:val="0"/>
      <w:marTop w:val="0"/>
      <w:marBottom w:val="0"/>
      <w:divBdr>
        <w:top w:val="none" w:sz="0" w:space="0" w:color="auto"/>
        <w:left w:val="none" w:sz="0" w:space="0" w:color="auto"/>
        <w:bottom w:val="none" w:sz="0" w:space="0" w:color="auto"/>
        <w:right w:val="none" w:sz="0" w:space="0" w:color="auto"/>
      </w:divBdr>
    </w:div>
    <w:div w:id="1467971030">
      <w:bodyDiv w:val="1"/>
      <w:marLeft w:val="0"/>
      <w:marRight w:val="0"/>
      <w:marTop w:val="0"/>
      <w:marBottom w:val="0"/>
      <w:divBdr>
        <w:top w:val="none" w:sz="0" w:space="0" w:color="auto"/>
        <w:left w:val="none" w:sz="0" w:space="0" w:color="auto"/>
        <w:bottom w:val="none" w:sz="0" w:space="0" w:color="auto"/>
        <w:right w:val="none" w:sz="0" w:space="0" w:color="auto"/>
      </w:divBdr>
    </w:div>
    <w:div w:id="1468083607">
      <w:bodyDiv w:val="1"/>
      <w:marLeft w:val="0"/>
      <w:marRight w:val="0"/>
      <w:marTop w:val="0"/>
      <w:marBottom w:val="0"/>
      <w:divBdr>
        <w:top w:val="none" w:sz="0" w:space="0" w:color="auto"/>
        <w:left w:val="none" w:sz="0" w:space="0" w:color="auto"/>
        <w:bottom w:val="none" w:sz="0" w:space="0" w:color="auto"/>
        <w:right w:val="none" w:sz="0" w:space="0" w:color="auto"/>
      </w:divBdr>
    </w:div>
    <w:div w:id="1468275137">
      <w:bodyDiv w:val="1"/>
      <w:marLeft w:val="0"/>
      <w:marRight w:val="0"/>
      <w:marTop w:val="0"/>
      <w:marBottom w:val="0"/>
      <w:divBdr>
        <w:top w:val="none" w:sz="0" w:space="0" w:color="auto"/>
        <w:left w:val="none" w:sz="0" w:space="0" w:color="auto"/>
        <w:bottom w:val="none" w:sz="0" w:space="0" w:color="auto"/>
        <w:right w:val="none" w:sz="0" w:space="0" w:color="auto"/>
      </w:divBdr>
    </w:div>
    <w:div w:id="1468351674">
      <w:bodyDiv w:val="1"/>
      <w:marLeft w:val="0"/>
      <w:marRight w:val="0"/>
      <w:marTop w:val="0"/>
      <w:marBottom w:val="0"/>
      <w:divBdr>
        <w:top w:val="none" w:sz="0" w:space="0" w:color="auto"/>
        <w:left w:val="none" w:sz="0" w:space="0" w:color="auto"/>
        <w:bottom w:val="none" w:sz="0" w:space="0" w:color="auto"/>
        <w:right w:val="none" w:sz="0" w:space="0" w:color="auto"/>
      </w:divBdr>
    </w:div>
    <w:div w:id="1468429278">
      <w:bodyDiv w:val="1"/>
      <w:marLeft w:val="0"/>
      <w:marRight w:val="0"/>
      <w:marTop w:val="0"/>
      <w:marBottom w:val="0"/>
      <w:divBdr>
        <w:top w:val="none" w:sz="0" w:space="0" w:color="auto"/>
        <w:left w:val="none" w:sz="0" w:space="0" w:color="auto"/>
        <w:bottom w:val="none" w:sz="0" w:space="0" w:color="auto"/>
        <w:right w:val="none" w:sz="0" w:space="0" w:color="auto"/>
      </w:divBdr>
    </w:div>
    <w:div w:id="1468471221">
      <w:bodyDiv w:val="1"/>
      <w:marLeft w:val="0"/>
      <w:marRight w:val="0"/>
      <w:marTop w:val="0"/>
      <w:marBottom w:val="0"/>
      <w:divBdr>
        <w:top w:val="none" w:sz="0" w:space="0" w:color="auto"/>
        <w:left w:val="none" w:sz="0" w:space="0" w:color="auto"/>
        <w:bottom w:val="none" w:sz="0" w:space="0" w:color="auto"/>
        <w:right w:val="none" w:sz="0" w:space="0" w:color="auto"/>
      </w:divBdr>
    </w:div>
    <w:div w:id="1468620107">
      <w:bodyDiv w:val="1"/>
      <w:marLeft w:val="0"/>
      <w:marRight w:val="0"/>
      <w:marTop w:val="0"/>
      <w:marBottom w:val="0"/>
      <w:divBdr>
        <w:top w:val="none" w:sz="0" w:space="0" w:color="auto"/>
        <w:left w:val="none" w:sz="0" w:space="0" w:color="auto"/>
        <w:bottom w:val="none" w:sz="0" w:space="0" w:color="auto"/>
        <w:right w:val="none" w:sz="0" w:space="0" w:color="auto"/>
      </w:divBdr>
    </w:div>
    <w:div w:id="1468628285">
      <w:bodyDiv w:val="1"/>
      <w:marLeft w:val="0"/>
      <w:marRight w:val="0"/>
      <w:marTop w:val="0"/>
      <w:marBottom w:val="0"/>
      <w:divBdr>
        <w:top w:val="none" w:sz="0" w:space="0" w:color="auto"/>
        <w:left w:val="none" w:sz="0" w:space="0" w:color="auto"/>
        <w:bottom w:val="none" w:sz="0" w:space="0" w:color="auto"/>
        <w:right w:val="none" w:sz="0" w:space="0" w:color="auto"/>
      </w:divBdr>
    </w:div>
    <w:div w:id="1468670604">
      <w:bodyDiv w:val="1"/>
      <w:marLeft w:val="0"/>
      <w:marRight w:val="0"/>
      <w:marTop w:val="0"/>
      <w:marBottom w:val="0"/>
      <w:divBdr>
        <w:top w:val="none" w:sz="0" w:space="0" w:color="auto"/>
        <w:left w:val="none" w:sz="0" w:space="0" w:color="auto"/>
        <w:bottom w:val="none" w:sz="0" w:space="0" w:color="auto"/>
        <w:right w:val="none" w:sz="0" w:space="0" w:color="auto"/>
      </w:divBdr>
    </w:div>
    <w:div w:id="1468859551">
      <w:bodyDiv w:val="1"/>
      <w:marLeft w:val="0"/>
      <w:marRight w:val="0"/>
      <w:marTop w:val="0"/>
      <w:marBottom w:val="0"/>
      <w:divBdr>
        <w:top w:val="none" w:sz="0" w:space="0" w:color="auto"/>
        <w:left w:val="none" w:sz="0" w:space="0" w:color="auto"/>
        <w:bottom w:val="none" w:sz="0" w:space="0" w:color="auto"/>
        <w:right w:val="none" w:sz="0" w:space="0" w:color="auto"/>
      </w:divBdr>
    </w:div>
    <w:div w:id="1469710512">
      <w:bodyDiv w:val="1"/>
      <w:marLeft w:val="0"/>
      <w:marRight w:val="0"/>
      <w:marTop w:val="0"/>
      <w:marBottom w:val="0"/>
      <w:divBdr>
        <w:top w:val="none" w:sz="0" w:space="0" w:color="auto"/>
        <w:left w:val="none" w:sz="0" w:space="0" w:color="auto"/>
        <w:bottom w:val="none" w:sz="0" w:space="0" w:color="auto"/>
        <w:right w:val="none" w:sz="0" w:space="0" w:color="auto"/>
      </w:divBdr>
    </w:div>
    <w:div w:id="1469855368">
      <w:bodyDiv w:val="1"/>
      <w:marLeft w:val="0"/>
      <w:marRight w:val="0"/>
      <w:marTop w:val="0"/>
      <w:marBottom w:val="0"/>
      <w:divBdr>
        <w:top w:val="none" w:sz="0" w:space="0" w:color="auto"/>
        <w:left w:val="none" w:sz="0" w:space="0" w:color="auto"/>
        <w:bottom w:val="none" w:sz="0" w:space="0" w:color="auto"/>
        <w:right w:val="none" w:sz="0" w:space="0" w:color="auto"/>
      </w:divBdr>
    </w:div>
    <w:div w:id="1469934468">
      <w:bodyDiv w:val="1"/>
      <w:marLeft w:val="0"/>
      <w:marRight w:val="0"/>
      <w:marTop w:val="0"/>
      <w:marBottom w:val="0"/>
      <w:divBdr>
        <w:top w:val="none" w:sz="0" w:space="0" w:color="auto"/>
        <w:left w:val="none" w:sz="0" w:space="0" w:color="auto"/>
        <w:bottom w:val="none" w:sz="0" w:space="0" w:color="auto"/>
        <w:right w:val="none" w:sz="0" w:space="0" w:color="auto"/>
      </w:divBdr>
    </w:div>
    <w:div w:id="1470201385">
      <w:bodyDiv w:val="1"/>
      <w:marLeft w:val="0"/>
      <w:marRight w:val="0"/>
      <w:marTop w:val="0"/>
      <w:marBottom w:val="0"/>
      <w:divBdr>
        <w:top w:val="none" w:sz="0" w:space="0" w:color="auto"/>
        <w:left w:val="none" w:sz="0" w:space="0" w:color="auto"/>
        <w:bottom w:val="none" w:sz="0" w:space="0" w:color="auto"/>
        <w:right w:val="none" w:sz="0" w:space="0" w:color="auto"/>
      </w:divBdr>
    </w:div>
    <w:div w:id="1470247402">
      <w:bodyDiv w:val="1"/>
      <w:marLeft w:val="0"/>
      <w:marRight w:val="0"/>
      <w:marTop w:val="0"/>
      <w:marBottom w:val="0"/>
      <w:divBdr>
        <w:top w:val="none" w:sz="0" w:space="0" w:color="auto"/>
        <w:left w:val="none" w:sz="0" w:space="0" w:color="auto"/>
        <w:bottom w:val="none" w:sz="0" w:space="0" w:color="auto"/>
        <w:right w:val="none" w:sz="0" w:space="0" w:color="auto"/>
      </w:divBdr>
    </w:div>
    <w:div w:id="1470826439">
      <w:bodyDiv w:val="1"/>
      <w:marLeft w:val="0"/>
      <w:marRight w:val="0"/>
      <w:marTop w:val="0"/>
      <w:marBottom w:val="0"/>
      <w:divBdr>
        <w:top w:val="none" w:sz="0" w:space="0" w:color="auto"/>
        <w:left w:val="none" w:sz="0" w:space="0" w:color="auto"/>
        <w:bottom w:val="none" w:sz="0" w:space="0" w:color="auto"/>
        <w:right w:val="none" w:sz="0" w:space="0" w:color="auto"/>
      </w:divBdr>
    </w:div>
    <w:div w:id="1470903502">
      <w:bodyDiv w:val="1"/>
      <w:marLeft w:val="0"/>
      <w:marRight w:val="0"/>
      <w:marTop w:val="0"/>
      <w:marBottom w:val="0"/>
      <w:divBdr>
        <w:top w:val="none" w:sz="0" w:space="0" w:color="auto"/>
        <w:left w:val="none" w:sz="0" w:space="0" w:color="auto"/>
        <w:bottom w:val="none" w:sz="0" w:space="0" w:color="auto"/>
        <w:right w:val="none" w:sz="0" w:space="0" w:color="auto"/>
      </w:divBdr>
    </w:div>
    <w:div w:id="1471164505">
      <w:bodyDiv w:val="1"/>
      <w:marLeft w:val="0"/>
      <w:marRight w:val="0"/>
      <w:marTop w:val="0"/>
      <w:marBottom w:val="0"/>
      <w:divBdr>
        <w:top w:val="none" w:sz="0" w:space="0" w:color="auto"/>
        <w:left w:val="none" w:sz="0" w:space="0" w:color="auto"/>
        <w:bottom w:val="none" w:sz="0" w:space="0" w:color="auto"/>
        <w:right w:val="none" w:sz="0" w:space="0" w:color="auto"/>
      </w:divBdr>
    </w:div>
    <w:div w:id="1471171725">
      <w:bodyDiv w:val="1"/>
      <w:marLeft w:val="0"/>
      <w:marRight w:val="0"/>
      <w:marTop w:val="0"/>
      <w:marBottom w:val="0"/>
      <w:divBdr>
        <w:top w:val="none" w:sz="0" w:space="0" w:color="auto"/>
        <w:left w:val="none" w:sz="0" w:space="0" w:color="auto"/>
        <w:bottom w:val="none" w:sz="0" w:space="0" w:color="auto"/>
        <w:right w:val="none" w:sz="0" w:space="0" w:color="auto"/>
      </w:divBdr>
    </w:div>
    <w:div w:id="1471244029">
      <w:bodyDiv w:val="1"/>
      <w:marLeft w:val="0"/>
      <w:marRight w:val="0"/>
      <w:marTop w:val="0"/>
      <w:marBottom w:val="0"/>
      <w:divBdr>
        <w:top w:val="none" w:sz="0" w:space="0" w:color="auto"/>
        <w:left w:val="none" w:sz="0" w:space="0" w:color="auto"/>
        <w:bottom w:val="none" w:sz="0" w:space="0" w:color="auto"/>
        <w:right w:val="none" w:sz="0" w:space="0" w:color="auto"/>
      </w:divBdr>
    </w:div>
    <w:div w:id="1471365225">
      <w:bodyDiv w:val="1"/>
      <w:marLeft w:val="0"/>
      <w:marRight w:val="0"/>
      <w:marTop w:val="0"/>
      <w:marBottom w:val="0"/>
      <w:divBdr>
        <w:top w:val="none" w:sz="0" w:space="0" w:color="auto"/>
        <w:left w:val="none" w:sz="0" w:space="0" w:color="auto"/>
        <w:bottom w:val="none" w:sz="0" w:space="0" w:color="auto"/>
        <w:right w:val="none" w:sz="0" w:space="0" w:color="auto"/>
      </w:divBdr>
    </w:div>
    <w:div w:id="1471553319">
      <w:bodyDiv w:val="1"/>
      <w:marLeft w:val="0"/>
      <w:marRight w:val="0"/>
      <w:marTop w:val="0"/>
      <w:marBottom w:val="0"/>
      <w:divBdr>
        <w:top w:val="none" w:sz="0" w:space="0" w:color="auto"/>
        <w:left w:val="none" w:sz="0" w:space="0" w:color="auto"/>
        <w:bottom w:val="none" w:sz="0" w:space="0" w:color="auto"/>
        <w:right w:val="none" w:sz="0" w:space="0" w:color="auto"/>
      </w:divBdr>
    </w:div>
    <w:div w:id="1471555574">
      <w:bodyDiv w:val="1"/>
      <w:marLeft w:val="0"/>
      <w:marRight w:val="0"/>
      <w:marTop w:val="0"/>
      <w:marBottom w:val="0"/>
      <w:divBdr>
        <w:top w:val="none" w:sz="0" w:space="0" w:color="auto"/>
        <w:left w:val="none" w:sz="0" w:space="0" w:color="auto"/>
        <w:bottom w:val="none" w:sz="0" w:space="0" w:color="auto"/>
        <w:right w:val="none" w:sz="0" w:space="0" w:color="auto"/>
      </w:divBdr>
    </w:div>
    <w:div w:id="1471704735">
      <w:bodyDiv w:val="1"/>
      <w:marLeft w:val="0"/>
      <w:marRight w:val="0"/>
      <w:marTop w:val="0"/>
      <w:marBottom w:val="0"/>
      <w:divBdr>
        <w:top w:val="none" w:sz="0" w:space="0" w:color="auto"/>
        <w:left w:val="none" w:sz="0" w:space="0" w:color="auto"/>
        <w:bottom w:val="none" w:sz="0" w:space="0" w:color="auto"/>
        <w:right w:val="none" w:sz="0" w:space="0" w:color="auto"/>
      </w:divBdr>
    </w:div>
    <w:div w:id="1471750737">
      <w:bodyDiv w:val="1"/>
      <w:marLeft w:val="0"/>
      <w:marRight w:val="0"/>
      <w:marTop w:val="0"/>
      <w:marBottom w:val="0"/>
      <w:divBdr>
        <w:top w:val="none" w:sz="0" w:space="0" w:color="auto"/>
        <w:left w:val="none" w:sz="0" w:space="0" w:color="auto"/>
        <w:bottom w:val="none" w:sz="0" w:space="0" w:color="auto"/>
        <w:right w:val="none" w:sz="0" w:space="0" w:color="auto"/>
      </w:divBdr>
    </w:div>
    <w:div w:id="1471895294">
      <w:bodyDiv w:val="1"/>
      <w:marLeft w:val="0"/>
      <w:marRight w:val="0"/>
      <w:marTop w:val="0"/>
      <w:marBottom w:val="0"/>
      <w:divBdr>
        <w:top w:val="none" w:sz="0" w:space="0" w:color="auto"/>
        <w:left w:val="none" w:sz="0" w:space="0" w:color="auto"/>
        <w:bottom w:val="none" w:sz="0" w:space="0" w:color="auto"/>
        <w:right w:val="none" w:sz="0" w:space="0" w:color="auto"/>
      </w:divBdr>
    </w:div>
    <w:div w:id="1471946118">
      <w:bodyDiv w:val="1"/>
      <w:marLeft w:val="0"/>
      <w:marRight w:val="0"/>
      <w:marTop w:val="0"/>
      <w:marBottom w:val="0"/>
      <w:divBdr>
        <w:top w:val="none" w:sz="0" w:space="0" w:color="auto"/>
        <w:left w:val="none" w:sz="0" w:space="0" w:color="auto"/>
        <w:bottom w:val="none" w:sz="0" w:space="0" w:color="auto"/>
        <w:right w:val="none" w:sz="0" w:space="0" w:color="auto"/>
      </w:divBdr>
    </w:div>
    <w:div w:id="1472013900">
      <w:bodyDiv w:val="1"/>
      <w:marLeft w:val="0"/>
      <w:marRight w:val="0"/>
      <w:marTop w:val="0"/>
      <w:marBottom w:val="0"/>
      <w:divBdr>
        <w:top w:val="none" w:sz="0" w:space="0" w:color="auto"/>
        <w:left w:val="none" w:sz="0" w:space="0" w:color="auto"/>
        <w:bottom w:val="none" w:sz="0" w:space="0" w:color="auto"/>
        <w:right w:val="none" w:sz="0" w:space="0" w:color="auto"/>
      </w:divBdr>
    </w:div>
    <w:div w:id="1472018215">
      <w:bodyDiv w:val="1"/>
      <w:marLeft w:val="0"/>
      <w:marRight w:val="0"/>
      <w:marTop w:val="0"/>
      <w:marBottom w:val="0"/>
      <w:divBdr>
        <w:top w:val="none" w:sz="0" w:space="0" w:color="auto"/>
        <w:left w:val="none" w:sz="0" w:space="0" w:color="auto"/>
        <w:bottom w:val="none" w:sz="0" w:space="0" w:color="auto"/>
        <w:right w:val="none" w:sz="0" w:space="0" w:color="auto"/>
      </w:divBdr>
    </w:div>
    <w:div w:id="1472091229">
      <w:bodyDiv w:val="1"/>
      <w:marLeft w:val="0"/>
      <w:marRight w:val="0"/>
      <w:marTop w:val="0"/>
      <w:marBottom w:val="0"/>
      <w:divBdr>
        <w:top w:val="none" w:sz="0" w:space="0" w:color="auto"/>
        <w:left w:val="none" w:sz="0" w:space="0" w:color="auto"/>
        <w:bottom w:val="none" w:sz="0" w:space="0" w:color="auto"/>
        <w:right w:val="none" w:sz="0" w:space="0" w:color="auto"/>
      </w:divBdr>
    </w:div>
    <w:div w:id="1472362757">
      <w:bodyDiv w:val="1"/>
      <w:marLeft w:val="0"/>
      <w:marRight w:val="0"/>
      <w:marTop w:val="0"/>
      <w:marBottom w:val="0"/>
      <w:divBdr>
        <w:top w:val="none" w:sz="0" w:space="0" w:color="auto"/>
        <w:left w:val="none" w:sz="0" w:space="0" w:color="auto"/>
        <w:bottom w:val="none" w:sz="0" w:space="0" w:color="auto"/>
        <w:right w:val="none" w:sz="0" w:space="0" w:color="auto"/>
      </w:divBdr>
    </w:div>
    <w:div w:id="1472481194">
      <w:bodyDiv w:val="1"/>
      <w:marLeft w:val="0"/>
      <w:marRight w:val="0"/>
      <w:marTop w:val="0"/>
      <w:marBottom w:val="0"/>
      <w:divBdr>
        <w:top w:val="none" w:sz="0" w:space="0" w:color="auto"/>
        <w:left w:val="none" w:sz="0" w:space="0" w:color="auto"/>
        <w:bottom w:val="none" w:sz="0" w:space="0" w:color="auto"/>
        <w:right w:val="none" w:sz="0" w:space="0" w:color="auto"/>
      </w:divBdr>
    </w:div>
    <w:div w:id="1472558594">
      <w:bodyDiv w:val="1"/>
      <w:marLeft w:val="0"/>
      <w:marRight w:val="0"/>
      <w:marTop w:val="0"/>
      <w:marBottom w:val="0"/>
      <w:divBdr>
        <w:top w:val="none" w:sz="0" w:space="0" w:color="auto"/>
        <w:left w:val="none" w:sz="0" w:space="0" w:color="auto"/>
        <w:bottom w:val="none" w:sz="0" w:space="0" w:color="auto"/>
        <w:right w:val="none" w:sz="0" w:space="0" w:color="auto"/>
      </w:divBdr>
    </w:div>
    <w:div w:id="1472676171">
      <w:bodyDiv w:val="1"/>
      <w:marLeft w:val="0"/>
      <w:marRight w:val="0"/>
      <w:marTop w:val="0"/>
      <w:marBottom w:val="0"/>
      <w:divBdr>
        <w:top w:val="none" w:sz="0" w:space="0" w:color="auto"/>
        <w:left w:val="none" w:sz="0" w:space="0" w:color="auto"/>
        <w:bottom w:val="none" w:sz="0" w:space="0" w:color="auto"/>
        <w:right w:val="none" w:sz="0" w:space="0" w:color="auto"/>
      </w:divBdr>
    </w:div>
    <w:div w:id="1472820318">
      <w:bodyDiv w:val="1"/>
      <w:marLeft w:val="0"/>
      <w:marRight w:val="0"/>
      <w:marTop w:val="0"/>
      <w:marBottom w:val="0"/>
      <w:divBdr>
        <w:top w:val="none" w:sz="0" w:space="0" w:color="auto"/>
        <w:left w:val="none" w:sz="0" w:space="0" w:color="auto"/>
        <w:bottom w:val="none" w:sz="0" w:space="0" w:color="auto"/>
        <w:right w:val="none" w:sz="0" w:space="0" w:color="auto"/>
      </w:divBdr>
    </w:div>
    <w:div w:id="1473013865">
      <w:bodyDiv w:val="1"/>
      <w:marLeft w:val="0"/>
      <w:marRight w:val="0"/>
      <w:marTop w:val="0"/>
      <w:marBottom w:val="0"/>
      <w:divBdr>
        <w:top w:val="none" w:sz="0" w:space="0" w:color="auto"/>
        <w:left w:val="none" w:sz="0" w:space="0" w:color="auto"/>
        <w:bottom w:val="none" w:sz="0" w:space="0" w:color="auto"/>
        <w:right w:val="none" w:sz="0" w:space="0" w:color="auto"/>
      </w:divBdr>
    </w:div>
    <w:div w:id="1473056417">
      <w:bodyDiv w:val="1"/>
      <w:marLeft w:val="0"/>
      <w:marRight w:val="0"/>
      <w:marTop w:val="0"/>
      <w:marBottom w:val="0"/>
      <w:divBdr>
        <w:top w:val="none" w:sz="0" w:space="0" w:color="auto"/>
        <w:left w:val="none" w:sz="0" w:space="0" w:color="auto"/>
        <w:bottom w:val="none" w:sz="0" w:space="0" w:color="auto"/>
        <w:right w:val="none" w:sz="0" w:space="0" w:color="auto"/>
      </w:divBdr>
    </w:div>
    <w:div w:id="1473330829">
      <w:bodyDiv w:val="1"/>
      <w:marLeft w:val="0"/>
      <w:marRight w:val="0"/>
      <w:marTop w:val="0"/>
      <w:marBottom w:val="0"/>
      <w:divBdr>
        <w:top w:val="none" w:sz="0" w:space="0" w:color="auto"/>
        <w:left w:val="none" w:sz="0" w:space="0" w:color="auto"/>
        <w:bottom w:val="none" w:sz="0" w:space="0" w:color="auto"/>
        <w:right w:val="none" w:sz="0" w:space="0" w:color="auto"/>
      </w:divBdr>
    </w:div>
    <w:div w:id="1473448834">
      <w:bodyDiv w:val="1"/>
      <w:marLeft w:val="0"/>
      <w:marRight w:val="0"/>
      <w:marTop w:val="0"/>
      <w:marBottom w:val="0"/>
      <w:divBdr>
        <w:top w:val="none" w:sz="0" w:space="0" w:color="auto"/>
        <w:left w:val="none" w:sz="0" w:space="0" w:color="auto"/>
        <w:bottom w:val="none" w:sz="0" w:space="0" w:color="auto"/>
        <w:right w:val="none" w:sz="0" w:space="0" w:color="auto"/>
      </w:divBdr>
    </w:div>
    <w:div w:id="1473643553">
      <w:bodyDiv w:val="1"/>
      <w:marLeft w:val="0"/>
      <w:marRight w:val="0"/>
      <w:marTop w:val="0"/>
      <w:marBottom w:val="0"/>
      <w:divBdr>
        <w:top w:val="none" w:sz="0" w:space="0" w:color="auto"/>
        <w:left w:val="none" w:sz="0" w:space="0" w:color="auto"/>
        <w:bottom w:val="none" w:sz="0" w:space="0" w:color="auto"/>
        <w:right w:val="none" w:sz="0" w:space="0" w:color="auto"/>
      </w:divBdr>
    </w:div>
    <w:div w:id="1473643835">
      <w:bodyDiv w:val="1"/>
      <w:marLeft w:val="0"/>
      <w:marRight w:val="0"/>
      <w:marTop w:val="0"/>
      <w:marBottom w:val="0"/>
      <w:divBdr>
        <w:top w:val="none" w:sz="0" w:space="0" w:color="auto"/>
        <w:left w:val="none" w:sz="0" w:space="0" w:color="auto"/>
        <w:bottom w:val="none" w:sz="0" w:space="0" w:color="auto"/>
        <w:right w:val="none" w:sz="0" w:space="0" w:color="auto"/>
      </w:divBdr>
    </w:div>
    <w:div w:id="1473719167">
      <w:bodyDiv w:val="1"/>
      <w:marLeft w:val="0"/>
      <w:marRight w:val="0"/>
      <w:marTop w:val="0"/>
      <w:marBottom w:val="0"/>
      <w:divBdr>
        <w:top w:val="none" w:sz="0" w:space="0" w:color="auto"/>
        <w:left w:val="none" w:sz="0" w:space="0" w:color="auto"/>
        <w:bottom w:val="none" w:sz="0" w:space="0" w:color="auto"/>
        <w:right w:val="none" w:sz="0" w:space="0" w:color="auto"/>
      </w:divBdr>
    </w:div>
    <w:div w:id="1473793855">
      <w:bodyDiv w:val="1"/>
      <w:marLeft w:val="0"/>
      <w:marRight w:val="0"/>
      <w:marTop w:val="0"/>
      <w:marBottom w:val="0"/>
      <w:divBdr>
        <w:top w:val="none" w:sz="0" w:space="0" w:color="auto"/>
        <w:left w:val="none" w:sz="0" w:space="0" w:color="auto"/>
        <w:bottom w:val="none" w:sz="0" w:space="0" w:color="auto"/>
        <w:right w:val="none" w:sz="0" w:space="0" w:color="auto"/>
      </w:divBdr>
    </w:div>
    <w:div w:id="1473907887">
      <w:bodyDiv w:val="1"/>
      <w:marLeft w:val="0"/>
      <w:marRight w:val="0"/>
      <w:marTop w:val="0"/>
      <w:marBottom w:val="0"/>
      <w:divBdr>
        <w:top w:val="none" w:sz="0" w:space="0" w:color="auto"/>
        <w:left w:val="none" w:sz="0" w:space="0" w:color="auto"/>
        <w:bottom w:val="none" w:sz="0" w:space="0" w:color="auto"/>
        <w:right w:val="none" w:sz="0" w:space="0" w:color="auto"/>
      </w:divBdr>
    </w:div>
    <w:div w:id="1474062830">
      <w:bodyDiv w:val="1"/>
      <w:marLeft w:val="0"/>
      <w:marRight w:val="0"/>
      <w:marTop w:val="0"/>
      <w:marBottom w:val="0"/>
      <w:divBdr>
        <w:top w:val="none" w:sz="0" w:space="0" w:color="auto"/>
        <w:left w:val="none" w:sz="0" w:space="0" w:color="auto"/>
        <w:bottom w:val="none" w:sz="0" w:space="0" w:color="auto"/>
        <w:right w:val="none" w:sz="0" w:space="0" w:color="auto"/>
      </w:divBdr>
    </w:div>
    <w:div w:id="1474104690">
      <w:bodyDiv w:val="1"/>
      <w:marLeft w:val="0"/>
      <w:marRight w:val="0"/>
      <w:marTop w:val="0"/>
      <w:marBottom w:val="0"/>
      <w:divBdr>
        <w:top w:val="none" w:sz="0" w:space="0" w:color="auto"/>
        <w:left w:val="none" w:sz="0" w:space="0" w:color="auto"/>
        <w:bottom w:val="none" w:sz="0" w:space="0" w:color="auto"/>
        <w:right w:val="none" w:sz="0" w:space="0" w:color="auto"/>
      </w:divBdr>
    </w:div>
    <w:div w:id="1474104749">
      <w:bodyDiv w:val="1"/>
      <w:marLeft w:val="0"/>
      <w:marRight w:val="0"/>
      <w:marTop w:val="0"/>
      <w:marBottom w:val="0"/>
      <w:divBdr>
        <w:top w:val="none" w:sz="0" w:space="0" w:color="auto"/>
        <w:left w:val="none" w:sz="0" w:space="0" w:color="auto"/>
        <w:bottom w:val="none" w:sz="0" w:space="0" w:color="auto"/>
        <w:right w:val="none" w:sz="0" w:space="0" w:color="auto"/>
      </w:divBdr>
    </w:div>
    <w:div w:id="1474180003">
      <w:bodyDiv w:val="1"/>
      <w:marLeft w:val="0"/>
      <w:marRight w:val="0"/>
      <w:marTop w:val="0"/>
      <w:marBottom w:val="0"/>
      <w:divBdr>
        <w:top w:val="none" w:sz="0" w:space="0" w:color="auto"/>
        <w:left w:val="none" w:sz="0" w:space="0" w:color="auto"/>
        <w:bottom w:val="none" w:sz="0" w:space="0" w:color="auto"/>
        <w:right w:val="none" w:sz="0" w:space="0" w:color="auto"/>
      </w:divBdr>
    </w:div>
    <w:div w:id="1474324617">
      <w:bodyDiv w:val="1"/>
      <w:marLeft w:val="0"/>
      <w:marRight w:val="0"/>
      <w:marTop w:val="0"/>
      <w:marBottom w:val="0"/>
      <w:divBdr>
        <w:top w:val="none" w:sz="0" w:space="0" w:color="auto"/>
        <w:left w:val="none" w:sz="0" w:space="0" w:color="auto"/>
        <w:bottom w:val="none" w:sz="0" w:space="0" w:color="auto"/>
        <w:right w:val="none" w:sz="0" w:space="0" w:color="auto"/>
      </w:divBdr>
    </w:div>
    <w:div w:id="1474373591">
      <w:bodyDiv w:val="1"/>
      <w:marLeft w:val="0"/>
      <w:marRight w:val="0"/>
      <w:marTop w:val="0"/>
      <w:marBottom w:val="0"/>
      <w:divBdr>
        <w:top w:val="none" w:sz="0" w:space="0" w:color="auto"/>
        <w:left w:val="none" w:sz="0" w:space="0" w:color="auto"/>
        <w:bottom w:val="none" w:sz="0" w:space="0" w:color="auto"/>
        <w:right w:val="none" w:sz="0" w:space="0" w:color="auto"/>
      </w:divBdr>
    </w:div>
    <w:div w:id="1474759371">
      <w:bodyDiv w:val="1"/>
      <w:marLeft w:val="0"/>
      <w:marRight w:val="0"/>
      <w:marTop w:val="0"/>
      <w:marBottom w:val="0"/>
      <w:divBdr>
        <w:top w:val="none" w:sz="0" w:space="0" w:color="auto"/>
        <w:left w:val="none" w:sz="0" w:space="0" w:color="auto"/>
        <w:bottom w:val="none" w:sz="0" w:space="0" w:color="auto"/>
        <w:right w:val="none" w:sz="0" w:space="0" w:color="auto"/>
      </w:divBdr>
    </w:div>
    <w:div w:id="1474785342">
      <w:bodyDiv w:val="1"/>
      <w:marLeft w:val="0"/>
      <w:marRight w:val="0"/>
      <w:marTop w:val="0"/>
      <w:marBottom w:val="0"/>
      <w:divBdr>
        <w:top w:val="none" w:sz="0" w:space="0" w:color="auto"/>
        <w:left w:val="none" w:sz="0" w:space="0" w:color="auto"/>
        <w:bottom w:val="none" w:sz="0" w:space="0" w:color="auto"/>
        <w:right w:val="none" w:sz="0" w:space="0" w:color="auto"/>
      </w:divBdr>
    </w:div>
    <w:div w:id="1474954557">
      <w:bodyDiv w:val="1"/>
      <w:marLeft w:val="0"/>
      <w:marRight w:val="0"/>
      <w:marTop w:val="0"/>
      <w:marBottom w:val="0"/>
      <w:divBdr>
        <w:top w:val="none" w:sz="0" w:space="0" w:color="auto"/>
        <w:left w:val="none" w:sz="0" w:space="0" w:color="auto"/>
        <w:bottom w:val="none" w:sz="0" w:space="0" w:color="auto"/>
        <w:right w:val="none" w:sz="0" w:space="0" w:color="auto"/>
      </w:divBdr>
    </w:div>
    <w:div w:id="1475027645">
      <w:bodyDiv w:val="1"/>
      <w:marLeft w:val="0"/>
      <w:marRight w:val="0"/>
      <w:marTop w:val="0"/>
      <w:marBottom w:val="0"/>
      <w:divBdr>
        <w:top w:val="none" w:sz="0" w:space="0" w:color="auto"/>
        <w:left w:val="none" w:sz="0" w:space="0" w:color="auto"/>
        <w:bottom w:val="none" w:sz="0" w:space="0" w:color="auto"/>
        <w:right w:val="none" w:sz="0" w:space="0" w:color="auto"/>
      </w:divBdr>
    </w:div>
    <w:div w:id="1475558806">
      <w:bodyDiv w:val="1"/>
      <w:marLeft w:val="0"/>
      <w:marRight w:val="0"/>
      <w:marTop w:val="0"/>
      <w:marBottom w:val="0"/>
      <w:divBdr>
        <w:top w:val="none" w:sz="0" w:space="0" w:color="auto"/>
        <w:left w:val="none" w:sz="0" w:space="0" w:color="auto"/>
        <w:bottom w:val="none" w:sz="0" w:space="0" w:color="auto"/>
        <w:right w:val="none" w:sz="0" w:space="0" w:color="auto"/>
      </w:divBdr>
    </w:div>
    <w:div w:id="1475949639">
      <w:bodyDiv w:val="1"/>
      <w:marLeft w:val="0"/>
      <w:marRight w:val="0"/>
      <w:marTop w:val="0"/>
      <w:marBottom w:val="0"/>
      <w:divBdr>
        <w:top w:val="none" w:sz="0" w:space="0" w:color="auto"/>
        <w:left w:val="none" w:sz="0" w:space="0" w:color="auto"/>
        <w:bottom w:val="none" w:sz="0" w:space="0" w:color="auto"/>
        <w:right w:val="none" w:sz="0" w:space="0" w:color="auto"/>
      </w:divBdr>
    </w:div>
    <w:div w:id="1475952705">
      <w:bodyDiv w:val="1"/>
      <w:marLeft w:val="0"/>
      <w:marRight w:val="0"/>
      <w:marTop w:val="0"/>
      <w:marBottom w:val="0"/>
      <w:divBdr>
        <w:top w:val="none" w:sz="0" w:space="0" w:color="auto"/>
        <w:left w:val="none" w:sz="0" w:space="0" w:color="auto"/>
        <w:bottom w:val="none" w:sz="0" w:space="0" w:color="auto"/>
        <w:right w:val="none" w:sz="0" w:space="0" w:color="auto"/>
      </w:divBdr>
    </w:div>
    <w:div w:id="1476142708">
      <w:bodyDiv w:val="1"/>
      <w:marLeft w:val="0"/>
      <w:marRight w:val="0"/>
      <w:marTop w:val="0"/>
      <w:marBottom w:val="0"/>
      <w:divBdr>
        <w:top w:val="none" w:sz="0" w:space="0" w:color="auto"/>
        <w:left w:val="none" w:sz="0" w:space="0" w:color="auto"/>
        <w:bottom w:val="none" w:sz="0" w:space="0" w:color="auto"/>
        <w:right w:val="none" w:sz="0" w:space="0" w:color="auto"/>
      </w:divBdr>
    </w:div>
    <w:div w:id="1476482687">
      <w:bodyDiv w:val="1"/>
      <w:marLeft w:val="0"/>
      <w:marRight w:val="0"/>
      <w:marTop w:val="0"/>
      <w:marBottom w:val="0"/>
      <w:divBdr>
        <w:top w:val="none" w:sz="0" w:space="0" w:color="auto"/>
        <w:left w:val="none" w:sz="0" w:space="0" w:color="auto"/>
        <w:bottom w:val="none" w:sz="0" w:space="0" w:color="auto"/>
        <w:right w:val="none" w:sz="0" w:space="0" w:color="auto"/>
      </w:divBdr>
    </w:div>
    <w:div w:id="1476529021">
      <w:bodyDiv w:val="1"/>
      <w:marLeft w:val="0"/>
      <w:marRight w:val="0"/>
      <w:marTop w:val="0"/>
      <w:marBottom w:val="0"/>
      <w:divBdr>
        <w:top w:val="none" w:sz="0" w:space="0" w:color="auto"/>
        <w:left w:val="none" w:sz="0" w:space="0" w:color="auto"/>
        <w:bottom w:val="none" w:sz="0" w:space="0" w:color="auto"/>
        <w:right w:val="none" w:sz="0" w:space="0" w:color="auto"/>
      </w:divBdr>
    </w:div>
    <w:div w:id="1476607267">
      <w:bodyDiv w:val="1"/>
      <w:marLeft w:val="0"/>
      <w:marRight w:val="0"/>
      <w:marTop w:val="0"/>
      <w:marBottom w:val="0"/>
      <w:divBdr>
        <w:top w:val="none" w:sz="0" w:space="0" w:color="auto"/>
        <w:left w:val="none" w:sz="0" w:space="0" w:color="auto"/>
        <w:bottom w:val="none" w:sz="0" w:space="0" w:color="auto"/>
        <w:right w:val="none" w:sz="0" w:space="0" w:color="auto"/>
      </w:divBdr>
    </w:div>
    <w:div w:id="1476725948">
      <w:bodyDiv w:val="1"/>
      <w:marLeft w:val="0"/>
      <w:marRight w:val="0"/>
      <w:marTop w:val="0"/>
      <w:marBottom w:val="0"/>
      <w:divBdr>
        <w:top w:val="none" w:sz="0" w:space="0" w:color="auto"/>
        <w:left w:val="none" w:sz="0" w:space="0" w:color="auto"/>
        <w:bottom w:val="none" w:sz="0" w:space="0" w:color="auto"/>
        <w:right w:val="none" w:sz="0" w:space="0" w:color="auto"/>
      </w:divBdr>
    </w:div>
    <w:div w:id="1476873966">
      <w:bodyDiv w:val="1"/>
      <w:marLeft w:val="0"/>
      <w:marRight w:val="0"/>
      <w:marTop w:val="0"/>
      <w:marBottom w:val="0"/>
      <w:divBdr>
        <w:top w:val="none" w:sz="0" w:space="0" w:color="auto"/>
        <w:left w:val="none" w:sz="0" w:space="0" w:color="auto"/>
        <w:bottom w:val="none" w:sz="0" w:space="0" w:color="auto"/>
        <w:right w:val="none" w:sz="0" w:space="0" w:color="auto"/>
      </w:divBdr>
    </w:div>
    <w:div w:id="1477530247">
      <w:bodyDiv w:val="1"/>
      <w:marLeft w:val="0"/>
      <w:marRight w:val="0"/>
      <w:marTop w:val="0"/>
      <w:marBottom w:val="0"/>
      <w:divBdr>
        <w:top w:val="none" w:sz="0" w:space="0" w:color="auto"/>
        <w:left w:val="none" w:sz="0" w:space="0" w:color="auto"/>
        <w:bottom w:val="none" w:sz="0" w:space="0" w:color="auto"/>
        <w:right w:val="none" w:sz="0" w:space="0" w:color="auto"/>
      </w:divBdr>
    </w:div>
    <w:div w:id="1477918045">
      <w:bodyDiv w:val="1"/>
      <w:marLeft w:val="0"/>
      <w:marRight w:val="0"/>
      <w:marTop w:val="0"/>
      <w:marBottom w:val="0"/>
      <w:divBdr>
        <w:top w:val="none" w:sz="0" w:space="0" w:color="auto"/>
        <w:left w:val="none" w:sz="0" w:space="0" w:color="auto"/>
        <w:bottom w:val="none" w:sz="0" w:space="0" w:color="auto"/>
        <w:right w:val="none" w:sz="0" w:space="0" w:color="auto"/>
      </w:divBdr>
    </w:div>
    <w:div w:id="1478109094">
      <w:bodyDiv w:val="1"/>
      <w:marLeft w:val="0"/>
      <w:marRight w:val="0"/>
      <w:marTop w:val="0"/>
      <w:marBottom w:val="0"/>
      <w:divBdr>
        <w:top w:val="none" w:sz="0" w:space="0" w:color="auto"/>
        <w:left w:val="none" w:sz="0" w:space="0" w:color="auto"/>
        <w:bottom w:val="none" w:sz="0" w:space="0" w:color="auto"/>
        <w:right w:val="none" w:sz="0" w:space="0" w:color="auto"/>
      </w:divBdr>
    </w:div>
    <w:div w:id="1478258476">
      <w:bodyDiv w:val="1"/>
      <w:marLeft w:val="0"/>
      <w:marRight w:val="0"/>
      <w:marTop w:val="0"/>
      <w:marBottom w:val="0"/>
      <w:divBdr>
        <w:top w:val="none" w:sz="0" w:space="0" w:color="auto"/>
        <w:left w:val="none" w:sz="0" w:space="0" w:color="auto"/>
        <w:bottom w:val="none" w:sz="0" w:space="0" w:color="auto"/>
        <w:right w:val="none" w:sz="0" w:space="0" w:color="auto"/>
      </w:divBdr>
    </w:div>
    <w:div w:id="1478303360">
      <w:bodyDiv w:val="1"/>
      <w:marLeft w:val="0"/>
      <w:marRight w:val="0"/>
      <w:marTop w:val="0"/>
      <w:marBottom w:val="0"/>
      <w:divBdr>
        <w:top w:val="none" w:sz="0" w:space="0" w:color="auto"/>
        <w:left w:val="none" w:sz="0" w:space="0" w:color="auto"/>
        <w:bottom w:val="none" w:sz="0" w:space="0" w:color="auto"/>
        <w:right w:val="none" w:sz="0" w:space="0" w:color="auto"/>
      </w:divBdr>
    </w:div>
    <w:div w:id="1478455357">
      <w:bodyDiv w:val="1"/>
      <w:marLeft w:val="0"/>
      <w:marRight w:val="0"/>
      <w:marTop w:val="0"/>
      <w:marBottom w:val="0"/>
      <w:divBdr>
        <w:top w:val="none" w:sz="0" w:space="0" w:color="auto"/>
        <w:left w:val="none" w:sz="0" w:space="0" w:color="auto"/>
        <w:bottom w:val="none" w:sz="0" w:space="0" w:color="auto"/>
        <w:right w:val="none" w:sz="0" w:space="0" w:color="auto"/>
      </w:divBdr>
    </w:div>
    <w:div w:id="1478523323">
      <w:bodyDiv w:val="1"/>
      <w:marLeft w:val="0"/>
      <w:marRight w:val="0"/>
      <w:marTop w:val="0"/>
      <w:marBottom w:val="0"/>
      <w:divBdr>
        <w:top w:val="none" w:sz="0" w:space="0" w:color="auto"/>
        <w:left w:val="none" w:sz="0" w:space="0" w:color="auto"/>
        <w:bottom w:val="none" w:sz="0" w:space="0" w:color="auto"/>
        <w:right w:val="none" w:sz="0" w:space="0" w:color="auto"/>
      </w:divBdr>
    </w:div>
    <w:div w:id="1478913056">
      <w:bodyDiv w:val="1"/>
      <w:marLeft w:val="0"/>
      <w:marRight w:val="0"/>
      <w:marTop w:val="0"/>
      <w:marBottom w:val="0"/>
      <w:divBdr>
        <w:top w:val="none" w:sz="0" w:space="0" w:color="auto"/>
        <w:left w:val="none" w:sz="0" w:space="0" w:color="auto"/>
        <w:bottom w:val="none" w:sz="0" w:space="0" w:color="auto"/>
        <w:right w:val="none" w:sz="0" w:space="0" w:color="auto"/>
      </w:divBdr>
    </w:div>
    <w:div w:id="1479373812">
      <w:bodyDiv w:val="1"/>
      <w:marLeft w:val="0"/>
      <w:marRight w:val="0"/>
      <w:marTop w:val="0"/>
      <w:marBottom w:val="0"/>
      <w:divBdr>
        <w:top w:val="none" w:sz="0" w:space="0" w:color="auto"/>
        <w:left w:val="none" w:sz="0" w:space="0" w:color="auto"/>
        <w:bottom w:val="none" w:sz="0" w:space="0" w:color="auto"/>
        <w:right w:val="none" w:sz="0" w:space="0" w:color="auto"/>
      </w:divBdr>
    </w:div>
    <w:div w:id="1479692478">
      <w:bodyDiv w:val="1"/>
      <w:marLeft w:val="0"/>
      <w:marRight w:val="0"/>
      <w:marTop w:val="0"/>
      <w:marBottom w:val="0"/>
      <w:divBdr>
        <w:top w:val="none" w:sz="0" w:space="0" w:color="auto"/>
        <w:left w:val="none" w:sz="0" w:space="0" w:color="auto"/>
        <w:bottom w:val="none" w:sz="0" w:space="0" w:color="auto"/>
        <w:right w:val="none" w:sz="0" w:space="0" w:color="auto"/>
      </w:divBdr>
    </w:div>
    <w:div w:id="1479762069">
      <w:bodyDiv w:val="1"/>
      <w:marLeft w:val="0"/>
      <w:marRight w:val="0"/>
      <w:marTop w:val="0"/>
      <w:marBottom w:val="0"/>
      <w:divBdr>
        <w:top w:val="none" w:sz="0" w:space="0" w:color="auto"/>
        <w:left w:val="none" w:sz="0" w:space="0" w:color="auto"/>
        <w:bottom w:val="none" w:sz="0" w:space="0" w:color="auto"/>
        <w:right w:val="none" w:sz="0" w:space="0" w:color="auto"/>
      </w:divBdr>
    </w:div>
    <w:div w:id="1479833814">
      <w:bodyDiv w:val="1"/>
      <w:marLeft w:val="0"/>
      <w:marRight w:val="0"/>
      <w:marTop w:val="0"/>
      <w:marBottom w:val="0"/>
      <w:divBdr>
        <w:top w:val="none" w:sz="0" w:space="0" w:color="auto"/>
        <w:left w:val="none" w:sz="0" w:space="0" w:color="auto"/>
        <w:bottom w:val="none" w:sz="0" w:space="0" w:color="auto"/>
        <w:right w:val="none" w:sz="0" w:space="0" w:color="auto"/>
      </w:divBdr>
    </w:div>
    <w:div w:id="1480147652">
      <w:bodyDiv w:val="1"/>
      <w:marLeft w:val="0"/>
      <w:marRight w:val="0"/>
      <w:marTop w:val="0"/>
      <w:marBottom w:val="0"/>
      <w:divBdr>
        <w:top w:val="none" w:sz="0" w:space="0" w:color="auto"/>
        <w:left w:val="none" w:sz="0" w:space="0" w:color="auto"/>
        <w:bottom w:val="none" w:sz="0" w:space="0" w:color="auto"/>
        <w:right w:val="none" w:sz="0" w:space="0" w:color="auto"/>
      </w:divBdr>
    </w:div>
    <w:div w:id="1480263455">
      <w:bodyDiv w:val="1"/>
      <w:marLeft w:val="0"/>
      <w:marRight w:val="0"/>
      <w:marTop w:val="0"/>
      <w:marBottom w:val="0"/>
      <w:divBdr>
        <w:top w:val="none" w:sz="0" w:space="0" w:color="auto"/>
        <w:left w:val="none" w:sz="0" w:space="0" w:color="auto"/>
        <w:bottom w:val="none" w:sz="0" w:space="0" w:color="auto"/>
        <w:right w:val="none" w:sz="0" w:space="0" w:color="auto"/>
      </w:divBdr>
    </w:div>
    <w:div w:id="1480339801">
      <w:bodyDiv w:val="1"/>
      <w:marLeft w:val="0"/>
      <w:marRight w:val="0"/>
      <w:marTop w:val="0"/>
      <w:marBottom w:val="0"/>
      <w:divBdr>
        <w:top w:val="none" w:sz="0" w:space="0" w:color="auto"/>
        <w:left w:val="none" w:sz="0" w:space="0" w:color="auto"/>
        <w:bottom w:val="none" w:sz="0" w:space="0" w:color="auto"/>
        <w:right w:val="none" w:sz="0" w:space="0" w:color="auto"/>
      </w:divBdr>
    </w:div>
    <w:div w:id="1480607370">
      <w:bodyDiv w:val="1"/>
      <w:marLeft w:val="0"/>
      <w:marRight w:val="0"/>
      <w:marTop w:val="0"/>
      <w:marBottom w:val="0"/>
      <w:divBdr>
        <w:top w:val="none" w:sz="0" w:space="0" w:color="auto"/>
        <w:left w:val="none" w:sz="0" w:space="0" w:color="auto"/>
        <w:bottom w:val="none" w:sz="0" w:space="0" w:color="auto"/>
        <w:right w:val="none" w:sz="0" w:space="0" w:color="auto"/>
      </w:divBdr>
    </w:div>
    <w:div w:id="1480615417">
      <w:bodyDiv w:val="1"/>
      <w:marLeft w:val="0"/>
      <w:marRight w:val="0"/>
      <w:marTop w:val="0"/>
      <w:marBottom w:val="0"/>
      <w:divBdr>
        <w:top w:val="none" w:sz="0" w:space="0" w:color="auto"/>
        <w:left w:val="none" w:sz="0" w:space="0" w:color="auto"/>
        <w:bottom w:val="none" w:sz="0" w:space="0" w:color="auto"/>
        <w:right w:val="none" w:sz="0" w:space="0" w:color="auto"/>
      </w:divBdr>
    </w:div>
    <w:div w:id="1480683580">
      <w:bodyDiv w:val="1"/>
      <w:marLeft w:val="0"/>
      <w:marRight w:val="0"/>
      <w:marTop w:val="0"/>
      <w:marBottom w:val="0"/>
      <w:divBdr>
        <w:top w:val="none" w:sz="0" w:space="0" w:color="auto"/>
        <w:left w:val="none" w:sz="0" w:space="0" w:color="auto"/>
        <w:bottom w:val="none" w:sz="0" w:space="0" w:color="auto"/>
        <w:right w:val="none" w:sz="0" w:space="0" w:color="auto"/>
      </w:divBdr>
    </w:div>
    <w:div w:id="1480684869">
      <w:bodyDiv w:val="1"/>
      <w:marLeft w:val="0"/>
      <w:marRight w:val="0"/>
      <w:marTop w:val="0"/>
      <w:marBottom w:val="0"/>
      <w:divBdr>
        <w:top w:val="none" w:sz="0" w:space="0" w:color="auto"/>
        <w:left w:val="none" w:sz="0" w:space="0" w:color="auto"/>
        <w:bottom w:val="none" w:sz="0" w:space="0" w:color="auto"/>
        <w:right w:val="none" w:sz="0" w:space="0" w:color="auto"/>
      </w:divBdr>
    </w:div>
    <w:div w:id="1480922476">
      <w:bodyDiv w:val="1"/>
      <w:marLeft w:val="0"/>
      <w:marRight w:val="0"/>
      <w:marTop w:val="0"/>
      <w:marBottom w:val="0"/>
      <w:divBdr>
        <w:top w:val="none" w:sz="0" w:space="0" w:color="auto"/>
        <w:left w:val="none" w:sz="0" w:space="0" w:color="auto"/>
        <w:bottom w:val="none" w:sz="0" w:space="0" w:color="auto"/>
        <w:right w:val="none" w:sz="0" w:space="0" w:color="auto"/>
      </w:divBdr>
    </w:div>
    <w:div w:id="1481077314">
      <w:bodyDiv w:val="1"/>
      <w:marLeft w:val="0"/>
      <w:marRight w:val="0"/>
      <w:marTop w:val="0"/>
      <w:marBottom w:val="0"/>
      <w:divBdr>
        <w:top w:val="none" w:sz="0" w:space="0" w:color="auto"/>
        <w:left w:val="none" w:sz="0" w:space="0" w:color="auto"/>
        <w:bottom w:val="none" w:sz="0" w:space="0" w:color="auto"/>
        <w:right w:val="none" w:sz="0" w:space="0" w:color="auto"/>
      </w:divBdr>
    </w:div>
    <w:div w:id="1481192186">
      <w:bodyDiv w:val="1"/>
      <w:marLeft w:val="0"/>
      <w:marRight w:val="0"/>
      <w:marTop w:val="0"/>
      <w:marBottom w:val="0"/>
      <w:divBdr>
        <w:top w:val="none" w:sz="0" w:space="0" w:color="auto"/>
        <w:left w:val="none" w:sz="0" w:space="0" w:color="auto"/>
        <w:bottom w:val="none" w:sz="0" w:space="0" w:color="auto"/>
        <w:right w:val="none" w:sz="0" w:space="0" w:color="auto"/>
      </w:divBdr>
    </w:div>
    <w:div w:id="1481193141">
      <w:bodyDiv w:val="1"/>
      <w:marLeft w:val="0"/>
      <w:marRight w:val="0"/>
      <w:marTop w:val="0"/>
      <w:marBottom w:val="0"/>
      <w:divBdr>
        <w:top w:val="none" w:sz="0" w:space="0" w:color="auto"/>
        <w:left w:val="none" w:sz="0" w:space="0" w:color="auto"/>
        <w:bottom w:val="none" w:sz="0" w:space="0" w:color="auto"/>
        <w:right w:val="none" w:sz="0" w:space="0" w:color="auto"/>
      </w:divBdr>
    </w:div>
    <w:div w:id="1481262676">
      <w:bodyDiv w:val="1"/>
      <w:marLeft w:val="0"/>
      <w:marRight w:val="0"/>
      <w:marTop w:val="0"/>
      <w:marBottom w:val="0"/>
      <w:divBdr>
        <w:top w:val="none" w:sz="0" w:space="0" w:color="auto"/>
        <w:left w:val="none" w:sz="0" w:space="0" w:color="auto"/>
        <w:bottom w:val="none" w:sz="0" w:space="0" w:color="auto"/>
        <w:right w:val="none" w:sz="0" w:space="0" w:color="auto"/>
      </w:divBdr>
    </w:div>
    <w:div w:id="1481382245">
      <w:bodyDiv w:val="1"/>
      <w:marLeft w:val="0"/>
      <w:marRight w:val="0"/>
      <w:marTop w:val="0"/>
      <w:marBottom w:val="0"/>
      <w:divBdr>
        <w:top w:val="none" w:sz="0" w:space="0" w:color="auto"/>
        <w:left w:val="none" w:sz="0" w:space="0" w:color="auto"/>
        <w:bottom w:val="none" w:sz="0" w:space="0" w:color="auto"/>
        <w:right w:val="none" w:sz="0" w:space="0" w:color="auto"/>
      </w:divBdr>
    </w:div>
    <w:div w:id="1481459939">
      <w:bodyDiv w:val="1"/>
      <w:marLeft w:val="0"/>
      <w:marRight w:val="0"/>
      <w:marTop w:val="0"/>
      <w:marBottom w:val="0"/>
      <w:divBdr>
        <w:top w:val="none" w:sz="0" w:space="0" w:color="auto"/>
        <w:left w:val="none" w:sz="0" w:space="0" w:color="auto"/>
        <w:bottom w:val="none" w:sz="0" w:space="0" w:color="auto"/>
        <w:right w:val="none" w:sz="0" w:space="0" w:color="auto"/>
      </w:divBdr>
    </w:div>
    <w:div w:id="1481534477">
      <w:bodyDiv w:val="1"/>
      <w:marLeft w:val="0"/>
      <w:marRight w:val="0"/>
      <w:marTop w:val="0"/>
      <w:marBottom w:val="0"/>
      <w:divBdr>
        <w:top w:val="none" w:sz="0" w:space="0" w:color="auto"/>
        <w:left w:val="none" w:sz="0" w:space="0" w:color="auto"/>
        <w:bottom w:val="none" w:sz="0" w:space="0" w:color="auto"/>
        <w:right w:val="none" w:sz="0" w:space="0" w:color="auto"/>
      </w:divBdr>
    </w:div>
    <w:div w:id="1481918451">
      <w:bodyDiv w:val="1"/>
      <w:marLeft w:val="0"/>
      <w:marRight w:val="0"/>
      <w:marTop w:val="0"/>
      <w:marBottom w:val="0"/>
      <w:divBdr>
        <w:top w:val="none" w:sz="0" w:space="0" w:color="auto"/>
        <w:left w:val="none" w:sz="0" w:space="0" w:color="auto"/>
        <w:bottom w:val="none" w:sz="0" w:space="0" w:color="auto"/>
        <w:right w:val="none" w:sz="0" w:space="0" w:color="auto"/>
      </w:divBdr>
    </w:div>
    <w:div w:id="1481923460">
      <w:bodyDiv w:val="1"/>
      <w:marLeft w:val="0"/>
      <w:marRight w:val="0"/>
      <w:marTop w:val="0"/>
      <w:marBottom w:val="0"/>
      <w:divBdr>
        <w:top w:val="none" w:sz="0" w:space="0" w:color="auto"/>
        <w:left w:val="none" w:sz="0" w:space="0" w:color="auto"/>
        <w:bottom w:val="none" w:sz="0" w:space="0" w:color="auto"/>
        <w:right w:val="none" w:sz="0" w:space="0" w:color="auto"/>
      </w:divBdr>
    </w:div>
    <w:div w:id="1482190072">
      <w:bodyDiv w:val="1"/>
      <w:marLeft w:val="0"/>
      <w:marRight w:val="0"/>
      <w:marTop w:val="0"/>
      <w:marBottom w:val="0"/>
      <w:divBdr>
        <w:top w:val="none" w:sz="0" w:space="0" w:color="auto"/>
        <w:left w:val="none" w:sz="0" w:space="0" w:color="auto"/>
        <w:bottom w:val="none" w:sz="0" w:space="0" w:color="auto"/>
        <w:right w:val="none" w:sz="0" w:space="0" w:color="auto"/>
      </w:divBdr>
    </w:div>
    <w:div w:id="1482380922">
      <w:bodyDiv w:val="1"/>
      <w:marLeft w:val="0"/>
      <w:marRight w:val="0"/>
      <w:marTop w:val="0"/>
      <w:marBottom w:val="0"/>
      <w:divBdr>
        <w:top w:val="none" w:sz="0" w:space="0" w:color="auto"/>
        <w:left w:val="none" w:sz="0" w:space="0" w:color="auto"/>
        <w:bottom w:val="none" w:sz="0" w:space="0" w:color="auto"/>
        <w:right w:val="none" w:sz="0" w:space="0" w:color="auto"/>
      </w:divBdr>
    </w:div>
    <w:div w:id="1482574885">
      <w:bodyDiv w:val="1"/>
      <w:marLeft w:val="0"/>
      <w:marRight w:val="0"/>
      <w:marTop w:val="0"/>
      <w:marBottom w:val="0"/>
      <w:divBdr>
        <w:top w:val="none" w:sz="0" w:space="0" w:color="auto"/>
        <w:left w:val="none" w:sz="0" w:space="0" w:color="auto"/>
        <w:bottom w:val="none" w:sz="0" w:space="0" w:color="auto"/>
        <w:right w:val="none" w:sz="0" w:space="0" w:color="auto"/>
      </w:divBdr>
    </w:div>
    <w:div w:id="1482699137">
      <w:bodyDiv w:val="1"/>
      <w:marLeft w:val="0"/>
      <w:marRight w:val="0"/>
      <w:marTop w:val="0"/>
      <w:marBottom w:val="0"/>
      <w:divBdr>
        <w:top w:val="none" w:sz="0" w:space="0" w:color="auto"/>
        <w:left w:val="none" w:sz="0" w:space="0" w:color="auto"/>
        <w:bottom w:val="none" w:sz="0" w:space="0" w:color="auto"/>
        <w:right w:val="none" w:sz="0" w:space="0" w:color="auto"/>
      </w:divBdr>
    </w:div>
    <w:div w:id="1482699572">
      <w:bodyDiv w:val="1"/>
      <w:marLeft w:val="0"/>
      <w:marRight w:val="0"/>
      <w:marTop w:val="0"/>
      <w:marBottom w:val="0"/>
      <w:divBdr>
        <w:top w:val="none" w:sz="0" w:space="0" w:color="auto"/>
        <w:left w:val="none" w:sz="0" w:space="0" w:color="auto"/>
        <w:bottom w:val="none" w:sz="0" w:space="0" w:color="auto"/>
        <w:right w:val="none" w:sz="0" w:space="0" w:color="auto"/>
      </w:divBdr>
    </w:div>
    <w:div w:id="1482771933">
      <w:bodyDiv w:val="1"/>
      <w:marLeft w:val="0"/>
      <w:marRight w:val="0"/>
      <w:marTop w:val="0"/>
      <w:marBottom w:val="0"/>
      <w:divBdr>
        <w:top w:val="none" w:sz="0" w:space="0" w:color="auto"/>
        <w:left w:val="none" w:sz="0" w:space="0" w:color="auto"/>
        <w:bottom w:val="none" w:sz="0" w:space="0" w:color="auto"/>
        <w:right w:val="none" w:sz="0" w:space="0" w:color="auto"/>
      </w:divBdr>
    </w:div>
    <w:div w:id="1482774626">
      <w:bodyDiv w:val="1"/>
      <w:marLeft w:val="0"/>
      <w:marRight w:val="0"/>
      <w:marTop w:val="0"/>
      <w:marBottom w:val="0"/>
      <w:divBdr>
        <w:top w:val="none" w:sz="0" w:space="0" w:color="auto"/>
        <w:left w:val="none" w:sz="0" w:space="0" w:color="auto"/>
        <w:bottom w:val="none" w:sz="0" w:space="0" w:color="auto"/>
        <w:right w:val="none" w:sz="0" w:space="0" w:color="auto"/>
      </w:divBdr>
    </w:div>
    <w:div w:id="1482966163">
      <w:bodyDiv w:val="1"/>
      <w:marLeft w:val="0"/>
      <w:marRight w:val="0"/>
      <w:marTop w:val="0"/>
      <w:marBottom w:val="0"/>
      <w:divBdr>
        <w:top w:val="none" w:sz="0" w:space="0" w:color="auto"/>
        <w:left w:val="none" w:sz="0" w:space="0" w:color="auto"/>
        <w:bottom w:val="none" w:sz="0" w:space="0" w:color="auto"/>
        <w:right w:val="none" w:sz="0" w:space="0" w:color="auto"/>
      </w:divBdr>
    </w:div>
    <w:div w:id="1482966718">
      <w:bodyDiv w:val="1"/>
      <w:marLeft w:val="0"/>
      <w:marRight w:val="0"/>
      <w:marTop w:val="0"/>
      <w:marBottom w:val="0"/>
      <w:divBdr>
        <w:top w:val="none" w:sz="0" w:space="0" w:color="auto"/>
        <w:left w:val="none" w:sz="0" w:space="0" w:color="auto"/>
        <w:bottom w:val="none" w:sz="0" w:space="0" w:color="auto"/>
        <w:right w:val="none" w:sz="0" w:space="0" w:color="auto"/>
      </w:divBdr>
    </w:div>
    <w:div w:id="1482966814">
      <w:bodyDiv w:val="1"/>
      <w:marLeft w:val="0"/>
      <w:marRight w:val="0"/>
      <w:marTop w:val="0"/>
      <w:marBottom w:val="0"/>
      <w:divBdr>
        <w:top w:val="none" w:sz="0" w:space="0" w:color="auto"/>
        <w:left w:val="none" w:sz="0" w:space="0" w:color="auto"/>
        <w:bottom w:val="none" w:sz="0" w:space="0" w:color="auto"/>
        <w:right w:val="none" w:sz="0" w:space="0" w:color="auto"/>
      </w:divBdr>
    </w:div>
    <w:div w:id="1483040574">
      <w:bodyDiv w:val="1"/>
      <w:marLeft w:val="0"/>
      <w:marRight w:val="0"/>
      <w:marTop w:val="0"/>
      <w:marBottom w:val="0"/>
      <w:divBdr>
        <w:top w:val="none" w:sz="0" w:space="0" w:color="auto"/>
        <w:left w:val="none" w:sz="0" w:space="0" w:color="auto"/>
        <w:bottom w:val="none" w:sz="0" w:space="0" w:color="auto"/>
        <w:right w:val="none" w:sz="0" w:space="0" w:color="auto"/>
      </w:divBdr>
    </w:div>
    <w:div w:id="1483042897">
      <w:bodyDiv w:val="1"/>
      <w:marLeft w:val="0"/>
      <w:marRight w:val="0"/>
      <w:marTop w:val="0"/>
      <w:marBottom w:val="0"/>
      <w:divBdr>
        <w:top w:val="none" w:sz="0" w:space="0" w:color="auto"/>
        <w:left w:val="none" w:sz="0" w:space="0" w:color="auto"/>
        <w:bottom w:val="none" w:sz="0" w:space="0" w:color="auto"/>
        <w:right w:val="none" w:sz="0" w:space="0" w:color="auto"/>
      </w:divBdr>
    </w:div>
    <w:div w:id="1483696174">
      <w:bodyDiv w:val="1"/>
      <w:marLeft w:val="0"/>
      <w:marRight w:val="0"/>
      <w:marTop w:val="0"/>
      <w:marBottom w:val="0"/>
      <w:divBdr>
        <w:top w:val="none" w:sz="0" w:space="0" w:color="auto"/>
        <w:left w:val="none" w:sz="0" w:space="0" w:color="auto"/>
        <w:bottom w:val="none" w:sz="0" w:space="0" w:color="auto"/>
        <w:right w:val="none" w:sz="0" w:space="0" w:color="auto"/>
      </w:divBdr>
    </w:div>
    <w:div w:id="1483737354">
      <w:bodyDiv w:val="1"/>
      <w:marLeft w:val="0"/>
      <w:marRight w:val="0"/>
      <w:marTop w:val="0"/>
      <w:marBottom w:val="0"/>
      <w:divBdr>
        <w:top w:val="none" w:sz="0" w:space="0" w:color="auto"/>
        <w:left w:val="none" w:sz="0" w:space="0" w:color="auto"/>
        <w:bottom w:val="none" w:sz="0" w:space="0" w:color="auto"/>
        <w:right w:val="none" w:sz="0" w:space="0" w:color="auto"/>
      </w:divBdr>
    </w:div>
    <w:div w:id="1483887693">
      <w:bodyDiv w:val="1"/>
      <w:marLeft w:val="0"/>
      <w:marRight w:val="0"/>
      <w:marTop w:val="0"/>
      <w:marBottom w:val="0"/>
      <w:divBdr>
        <w:top w:val="none" w:sz="0" w:space="0" w:color="auto"/>
        <w:left w:val="none" w:sz="0" w:space="0" w:color="auto"/>
        <w:bottom w:val="none" w:sz="0" w:space="0" w:color="auto"/>
        <w:right w:val="none" w:sz="0" w:space="0" w:color="auto"/>
      </w:divBdr>
    </w:div>
    <w:div w:id="1484076724">
      <w:bodyDiv w:val="1"/>
      <w:marLeft w:val="0"/>
      <w:marRight w:val="0"/>
      <w:marTop w:val="0"/>
      <w:marBottom w:val="0"/>
      <w:divBdr>
        <w:top w:val="none" w:sz="0" w:space="0" w:color="auto"/>
        <w:left w:val="none" w:sz="0" w:space="0" w:color="auto"/>
        <w:bottom w:val="none" w:sz="0" w:space="0" w:color="auto"/>
        <w:right w:val="none" w:sz="0" w:space="0" w:color="auto"/>
      </w:divBdr>
    </w:div>
    <w:div w:id="1484083784">
      <w:bodyDiv w:val="1"/>
      <w:marLeft w:val="0"/>
      <w:marRight w:val="0"/>
      <w:marTop w:val="0"/>
      <w:marBottom w:val="0"/>
      <w:divBdr>
        <w:top w:val="none" w:sz="0" w:space="0" w:color="auto"/>
        <w:left w:val="none" w:sz="0" w:space="0" w:color="auto"/>
        <w:bottom w:val="none" w:sz="0" w:space="0" w:color="auto"/>
        <w:right w:val="none" w:sz="0" w:space="0" w:color="auto"/>
      </w:divBdr>
    </w:div>
    <w:div w:id="1484469045">
      <w:bodyDiv w:val="1"/>
      <w:marLeft w:val="0"/>
      <w:marRight w:val="0"/>
      <w:marTop w:val="0"/>
      <w:marBottom w:val="0"/>
      <w:divBdr>
        <w:top w:val="none" w:sz="0" w:space="0" w:color="auto"/>
        <w:left w:val="none" w:sz="0" w:space="0" w:color="auto"/>
        <w:bottom w:val="none" w:sz="0" w:space="0" w:color="auto"/>
        <w:right w:val="none" w:sz="0" w:space="0" w:color="auto"/>
      </w:divBdr>
    </w:div>
    <w:div w:id="1485002770">
      <w:bodyDiv w:val="1"/>
      <w:marLeft w:val="0"/>
      <w:marRight w:val="0"/>
      <w:marTop w:val="0"/>
      <w:marBottom w:val="0"/>
      <w:divBdr>
        <w:top w:val="none" w:sz="0" w:space="0" w:color="auto"/>
        <w:left w:val="none" w:sz="0" w:space="0" w:color="auto"/>
        <w:bottom w:val="none" w:sz="0" w:space="0" w:color="auto"/>
        <w:right w:val="none" w:sz="0" w:space="0" w:color="auto"/>
      </w:divBdr>
    </w:div>
    <w:div w:id="1485122728">
      <w:bodyDiv w:val="1"/>
      <w:marLeft w:val="0"/>
      <w:marRight w:val="0"/>
      <w:marTop w:val="0"/>
      <w:marBottom w:val="0"/>
      <w:divBdr>
        <w:top w:val="none" w:sz="0" w:space="0" w:color="auto"/>
        <w:left w:val="none" w:sz="0" w:space="0" w:color="auto"/>
        <w:bottom w:val="none" w:sz="0" w:space="0" w:color="auto"/>
        <w:right w:val="none" w:sz="0" w:space="0" w:color="auto"/>
      </w:divBdr>
    </w:div>
    <w:div w:id="1485393613">
      <w:bodyDiv w:val="1"/>
      <w:marLeft w:val="0"/>
      <w:marRight w:val="0"/>
      <w:marTop w:val="0"/>
      <w:marBottom w:val="0"/>
      <w:divBdr>
        <w:top w:val="none" w:sz="0" w:space="0" w:color="auto"/>
        <w:left w:val="none" w:sz="0" w:space="0" w:color="auto"/>
        <w:bottom w:val="none" w:sz="0" w:space="0" w:color="auto"/>
        <w:right w:val="none" w:sz="0" w:space="0" w:color="auto"/>
      </w:divBdr>
    </w:div>
    <w:div w:id="1485506437">
      <w:bodyDiv w:val="1"/>
      <w:marLeft w:val="0"/>
      <w:marRight w:val="0"/>
      <w:marTop w:val="0"/>
      <w:marBottom w:val="0"/>
      <w:divBdr>
        <w:top w:val="none" w:sz="0" w:space="0" w:color="auto"/>
        <w:left w:val="none" w:sz="0" w:space="0" w:color="auto"/>
        <w:bottom w:val="none" w:sz="0" w:space="0" w:color="auto"/>
        <w:right w:val="none" w:sz="0" w:space="0" w:color="auto"/>
      </w:divBdr>
    </w:div>
    <w:div w:id="1485586836">
      <w:bodyDiv w:val="1"/>
      <w:marLeft w:val="0"/>
      <w:marRight w:val="0"/>
      <w:marTop w:val="0"/>
      <w:marBottom w:val="0"/>
      <w:divBdr>
        <w:top w:val="none" w:sz="0" w:space="0" w:color="auto"/>
        <w:left w:val="none" w:sz="0" w:space="0" w:color="auto"/>
        <w:bottom w:val="none" w:sz="0" w:space="0" w:color="auto"/>
        <w:right w:val="none" w:sz="0" w:space="0" w:color="auto"/>
      </w:divBdr>
    </w:div>
    <w:div w:id="1485665265">
      <w:bodyDiv w:val="1"/>
      <w:marLeft w:val="0"/>
      <w:marRight w:val="0"/>
      <w:marTop w:val="0"/>
      <w:marBottom w:val="0"/>
      <w:divBdr>
        <w:top w:val="none" w:sz="0" w:space="0" w:color="auto"/>
        <w:left w:val="none" w:sz="0" w:space="0" w:color="auto"/>
        <w:bottom w:val="none" w:sz="0" w:space="0" w:color="auto"/>
        <w:right w:val="none" w:sz="0" w:space="0" w:color="auto"/>
      </w:divBdr>
    </w:div>
    <w:div w:id="1485926067">
      <w:bodyDiv w:val="1"/>
      <w:marLeft w:val="0"/>
      <w:marRight w:val="0"/>
      <w:marTop w:val="0"/>
      <w:marBottom w:val="0"/>
      <w:divBdr>
        <w:top w:val="none" w:sz="0" w:space="0" w:color="auto"/>
        <w:left w:val="none" w:sz="0" w:space="0" w:color="auto"/>
        <w:bottom w:val="none" w:sz="0" w:space="0" w:color="auto"/>
        <w:right w:val="none" w:sz="0" w:space="0" w:color="auto"/>
      </w:divBdr>
    </w:div>
    <w:div w:id="1485926790">
      <w:bodyDiv w:val="1"/>
      <w:marLeft w:val="0"/>
      <w:marRight w:val="0"/>
      <w:marTop w:val="0"/>
      <w:marBottom w:val="0"/>
      <w:divBdr>
        <w:top w:val="none" w:sz="0" w:space="0" w:color="auto"/>
        <w:left w:val="none" w:sz="0" w:space="0" w:color="auto"/>
        <w:bottom w:val="none" w:sz="0" w:space="0" w:color="auto"/>
        <w:right w:val="none" w:sz="0" w:space="0" w:color="auto"/>
      </w:divBdr>
    </w:div>
    <w:div w:id="1485967789">
      <w:bodyDiv w:val="1"/>
      <w:marLeft w:val="0"/>
      <w:marRight w:val="0"/>
      <w:marTop w:val="0"/>
      <w:marBottom w:val="0"/>
      <w:divBdr>
        <w:top w:val="none" w:sz="0" w:space="0" w:color="auto"/>
        <w:left w:val="none" w:sz="0" w:space="0" w:color="auto"/>
        <w:bottom w:val="none" w:sz="0" w:space="0" w:color="auto"/>
        <w:right w:val="none" w:sz="0" w:space="0" w:color="auto"/>
      </w:divBdr>
    </w:div>
    <w:div w:id="1485975681">
      <w:bodyDiv w:val="1"/>
      <w:marLeft w:val="0"/>
      <w:marRight w:val="0"/>
      <w:marTop w:val="0"/>
      <w:marBottom w:val="0"/>
      <w:divBdr>
        <w:top w:val="none" w:sz="0" w:space="0" w:color="auto"/>
        <w:left w:val="none" w:sz="0" w:space="0" w:color="auto"/>
        <w:bottom w:val="none" w:sz="0" w:space="0" w:color="auto"/>
        <w:right w:val="none" w:sz="0" w:space="0" w:color="auto"/>
      </w:divBdr>
    </w:div>
    <w:div w:id="1486051066">
      <w:bodyDiv w:val="1"/>
      <w:marLeft w:val="0"/>
      <w:marRight w:val="0"/>
      <w:marTop w:val="0"/>
      <w:marBottom w:val="0"/>
      <w:divBdr>
        <w:top w:val="none" w:sz="0" w:space="0" w:color="auto"/>
        <w:left w:val="none" w:sz="0" w:space="0" w:color="auto"/>
        <w:bottom w:val="none" w:sz="0" w:space="0" w:color="auto"/>
        <w:right w:val="none" w:sz="0" w:space="0" w:color="auto"/>
      </w:divBdr>
    </w:div>
    <w:div w:id="1486051165">
      <w:bodyDiv w:val="1"/>
      <w:marLeft w:val="0"/>
      <w:marRight w:val="0"/>
      <w:marTop w:val="0"/>
      <w:marBottom w:val="0"/>
      <w:divBdr>
        <w:top w:val="none" w:sz="0" w:space="0" w:color="auto"/>
        <w:left w:val="none" w:sz="0" w:space="0" w:color="auto"/>
        <w:bottom w:val="none" w:sz="0" w:space="0" w:color="auto"/>
        <w:right w:val="none" w:sz="0" w:space="0" w:color="auto"/>
      </w:divBdr>
    </w:div>
    <w:div w:id="1486238380">
      <w:bodyDiv w:val="1"/>
      <w:marLeft w:val="0"/>
      <w:marRight w:val="0"/>
      <w:marTop w:val="0"/>
      <w:marBottom w:val="0"/>
      <w:divBdr>
        <w:top w:val="none" w:sz="0" w:space="0" w:color="auto"/>
        <w:left w:val="none" w:sz="0" w:space="0" w:color="auto"/>
        <w:bottom w:val="none" w:sz="0" w:space="0" w:color="auto"/>
        <w:right w:val="none" w:sz="0" w:space="0" w:color="auto"/>
      </w:divBdr>
    </w:div>
    <w:div w:id="1486319078">
      <w:bodyDiv w:val="1"/>
      <w:marLeft w:val="0"/>
      <w:marRight w:val="0"/>
      <w:marTop w:val="0"/>
      <w:marBottom w:val="0"/>
      <w:divBdr>
        <w:top w:val="none" w:sz="0" w:space="0" w:color="auto"/>
        <w:left w:val="none" w:sz="0" w:space="0" w:color="auto"/>
        <w:bottom w:val="none" w:sz="0" w:space="0" w:color="auto"/>
        <w:right w:val="none" w:sz="0" w:space="0" w:color="auto"/>
      </w:divBdr>
    </w:div>
    <w:div w:id="1486319590">
      <w:bodyDiv w:val="1"/>
      <w:marLeft w:val="0"/>
      <w:marRight w:val="0"/>
      <w:marTop w:val="0"/>
      <w:marBottom w:val="0"/>
      <w:divBdr>
        <w:top w:val="none" w:sz="0" w:space="0" w:color="auto"/>
        <w:left w:val="none" w:sz="0" w:space="0" w:color="auto"/>
        <w:bottom w:val="none" w:sz="0" w:space="0" w:color="auto"/>
        <w:right w:val="none" w:sz="0" w:space="0" w:color="auto"/>
      </w:divBdr>
      <w:divsChild>
        <w:div w:id="135609694">
          <w:marLeft w:val="0"/>
          <w:marRight w:val="0"/>
          <w:marTop w:val="0"/>
          <w:marBottom w:val="0"/>
          <w:divBdr>
            <w:top w:val="none" w:sz="0" w:space="0" w:color="auto"/>
            <w:left w:val="none" w:sz="0" w:space="0" w:color="auto"/>
            <w:bottom w:val="none" w:sz="0" w:space="0" w:color="auto"/>
            <w:right w:val="none" w:sz="0" w:space="0" w:color="auto"/>
          </w:divBdr>
          <w:divsChild>
            <w:div w:id="854921344">
              <w:marLeft w:val="0"/>
              <w:marRight w:val="0"/>
              <w:marTop w:val="0"/>
              <w:marBottom w:val="0"/>
              <w:divBdr>
                <w:top w:val="none" w:sz="0" w:space="0" w:color="auto"/>
                <w:left w:val="none" w:sz="0" w:space="0" w:color="auto"/>
                <w:bottom w:val="none" w:sz="0" w:space="0" w:color="auto"/>
                <w:right w:val="none" w:sz="0" w:space="0" w:color="auto"/>
              </w:divBdr>
            </w:div>
          </w:divsChild>
        </w:div>
        <w:div w:id="1584484533">
          <w:marLeft w:val="0"/>
          <w:marRight w:val="0"/>
          <w:marTop w:val="0"/>
          <w:marBottom w:val="0"/>
          <w:divBdr>
            <w:top w:val="none" w:sz="0" w:space="0" w:color="auto"/>
            <w:left w:val="none" w:sz="0" w:space="0" w:color="auto"/>
            <w:bottom w:val="none" w:sz="0" w:space="0" w:color="auto"/>
            <w:right w:val="none" w:sz="0" w:space="0" w:color="auto"/>
          </w:divBdr>
          <w:divsChild>
            <w:div w:id="2374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3585">
      <w:bodyDiv w:val="1"/>
      <w:marLeft w:val="0"/>
      <w:marRight w:val="0"/>
      <w:marTop w:val="0"/>
      <w:marBottom w:val="0"/>
      <w:divBdr>
        <w:top w:val="none" w:sz="0" w:space="0" w:color="auto"/>
        <w:left w:val="none" w:sz="0" w:space="0" w:color="auto"/>
        <w:bottom w:val="none" w:sz="0" w:space="0" w:color="auto"/>
        <w:right w:val="none" w:sz="0" w:space="0" w:color="auto"/>
      </w:divBdr>
    </w:div>
    <w:div w:id="1486582212">
      <w:bodyDiv w:val="1"/>
      <w:marLeft w:val="0"/>
      <w:marRight w:val="0"/>
      <w:marTop w:val="0"/>
      <w:marBottom w:val="0"/>
      <w:divBdr>
        <w:top w:val="none" w:sz="0" w:space="0" w:color="auto"/>
        <w:left w:val="none" w:sz="0" w:space="0" w:color="auto"/>
        <w:bottom w:val="none" w:sz="0" w:space="0" w:color="auto"/>
        <w:right w:val="none" w:sz="0" w:space="0" w:color="auto"/>
      </w:divBdr>
    </w:div>
    <w:div w:id="1486777065">
      <w:bodyDiv w:val="1"/>
      <w:marLeft w:val="0"/>
      <w:marRight w:val="0"/>
      <w:marTop w:val="0"/>
      <w:marBottom w:val="0"/>
      <w:divBdr>
        <w:top w:val="none" w:sz="0" w:space="0" w:color="auto"/>
        <w:left w:val="none" w:sz="0" w:space="0" w:color="auto"/>
        <w:bottom w:val="none" w:sz="0" w:space="0" w:color="auto"/>
        <w:right w:val="none" w:sz="0" w:space="0" w:color="auto"/>
      </w:divBdr>
    </w:div>
    <w:div w:id="1486967447">
      <w:bodyDiv w:val="1"/>
      <w:marLeft w:val="0"/>
      <w:marRight w:val="0"/>
      <w:marTop w:val="0"/>
      <w:marBottom w:val="0"/>
      <w:divBdr>
        <w:top w:val="none" w:sz="0" w:space="0" w:color="auto"/>
        <w:left w:val="none" w:sz="0" w:space="0" w:color="auto"/>
        <w:bottom w:val="none" w:sz="0" w:space="0" w:color="auto"/>
        <w:right w:val="none" w:sz="0" w:space="0" w:color="auto"/>
      </w:divBdr>
    </w:div>
    <w:div w:id="1486967586">
      <w:bodyDiv w:val="1"/>
      <w:marLeft w:val="0"/>
      <w:marRight w:val="0"/>
      <w:marTop w:val="0"/>
      <w:marBottom w:val="0"/>
      <w:divBdr>
        <w:top w:val="none" w:sz="0" w:space="0" w:color="auto"/>
        <w:left w:val="none" w:sz="0" w:space="0" w:color="auto"/>
        <w:bottom w:val="none" w:sz="0" w:space="0" w:color="auto"/>
        <w:right w:val="none" w:sz="0" w:space="0" w:color="auto"/>
      </w:divBdr>
    </w:div>
    <w:div w:id="1486969597">
      <w:bodyDiv w:val="1"/>
      <w:marLeft w:val="0"/>
      <w:marRight w:val="0"/>
      <w:marTop w:val="0"/>
      <w:marBottom w:val="0"/>
      <w:divBdr>
        <w:top w:val="none" w:sz="0" w:space="0" w:color="auto"/>
        <w:left w:val="none" w:sz="0" w:space="0" w:color="auto"/>
        <w:bottom w:val="none" w:sz="0" w:space="0" w:color="auto"/>
        <w:right w:val="none" w:sz="0" w:space="0" w:color="auto"/>
      </w:divBdr>
    </w:div>
    <w:div w:id="1487013171">
      <w:bodyDiv w:val="1"/>
      <w:marLeft w:val="0"/>
      <w:marRight w:val="0"/>
      <w:marTop w:val="0"/>
      <w:marBottom w:val="0"/>
      <w:divBdr>
        <w:top w:val="none" w:sz="0" w:space="0" w:color="auto"/>
        <w:left w:val="none" w:sz="0" w:space="0" w:color="auto"/>
        <w:bottom w:val="none" w:sz="0" w:space="0" w:color="auto"/>
        <w:right w:val="none" w:sz="0" w:space="0" w:color="auto"/>
      </w:divBdr>
    </w:div>
    <w:div w:id="1487278173">
      <w:bodyDiv w:val="1"/>
      <w:marLeft w:val="0"/>
      <w:marRight w:val="0"/>
      <w:marTop w:val="0"/>
      <w:marBottom w:val="0"/>
      <w:divBdr>
        <w:top w:val="none" w:sz="0" w:space="0" w:color="auto"/>
        <w:left w:val="none" w:sz="0" w:space="0" w:color="auto"/>
        <w:bottom w:val="none" w:sz="0" w:space="0" w:color="auto"/>
        <w:right w:val="none" w:sz="0" w:space="0" w:color="auto"/>
      </w:divBdr>
    </w:div>
    <w:div w:id="1487433616">
      <w:bodyDiv w:val="1"/>
      <w:marLeft w:val="0"/>
      <w:marRight w:val="0"/>
      <w:marTop w:val="0"/>
      <w:marBottom w:val="0"/>
      <w:divBdr>
        <w:top w:val="none" w:sz="0" w:space="0" w:color="auto"/>
        <w:left w:val="none" w:sz="0" w:space="0" w:color="auto"/>
        <w:bottom w:val="none" w:sz="0" w:space="0" w:color="auto"/>
        <w:right w:val="none" w:sz="0" w:space="0" w:color="auto"/>
      </w:divBdr>
    </w:div>
    <w:div w:id="1487819378">
      <w:bodyDiv w:val="1"/>
      <w:marLeft w:val="0"/>
      <w:marRight w:val="0"/>
      <w:marTop w:val="0"/>
      <w:marBottom w:val="0"/>
      <w:divBdr>
        <w:top w:val="none" w:sz="0" w:space="0" w:color="auto"/>
        <w:left w:val="none" w:sz="0" w:space="0" w:color="auto"/>
        <w:bottom w:val="none" w:sz="0" w:space="0" w:color="auto"/>
        <w:right w:val="none" w:sz="0" w:space="0" w:color="auto"/>
      </w:divBdr>
    </w:div>
    <w:div w:id="1487820171">
      <w:bodyDiv w:val="1"/>
      <w:marLeft w:val="0"/>
      <w:marRight w:val="0"/>
      <w:marTop w:val="0"/>
      <w:marBottom w:val="0"/>
      <w:divBdr>
        <w:top w:val="none" w:sz="0" w:space="0" w:color="auto"/>
        <w:left w:val="none" w:sz="0" w:space="0" w:color="auto"/>
        <w:bottom w:val="none" w:sz="0" w:space="0" w:color="auto"/>
        <w:right w:val="none" w:sz="0" w:space="0" w:color="auto"/>
      </w:divBdr>
    </w:div>
    <w:div w:id="1487820919">
      <w:bodyDiv w:val="1"/>
      <w:marLeft w:val="0"/>
      <w:marRight w:val="0"/>
      <w:marTop w:val="0"/>
      <w:marBottom w:val="0"/>
      <w:divBdr>
        <w:top w:val="none" w:sz="0" w:space="0" w:color="auto"/>
        <w:left w:val="none" w:sz="0" w:space="0" w:color="auto"/>
        <w:bottom w:val="none" w:sz="0" w:space="0" w:color="auto"/>
        <w:right w:val="none" w:sz="0" w:space="0" w:color="auto"/>
      </w:divBdr>
    </w:div>
    <w:div w:id="1487823654">
      <w:bodyDiv w:val="1"/>
      <w:marLeft w:val="0"/>
      <w:marRight w:val="0"/>
      <w:marTop w:val="0"/>
      <w:marBottom w:val="0"/>
      <w:divBdr>
        <w:top w:val="none" w:sz="0" w:space="0" w:color="auto"/>
        <w:left w:val="none" w:sz="0" w:space="0" w:color="auto"/>
        <w:bottom w:val="none" w:sz="0" w:space="0" w:color="auto"/>
        <w:right w:val="none" w:sz="0" w:space="0" w:color="auto"/>
      </w:divBdr>
    </w:div>
    <w:div w:id="1487896568">
      <w:bodyDiv w:val="1"/>
      <w:marLeft w:val="0"/>
      <w:marRight w:val="0"/>
      <w:marTop w:val="0"/>
      <w:marBottom w:val="0"/>
      <w:divBdr>
        <w:top w:val="none" w:sz="0" w:space="0" w:color="auto"/>
        <w:left w:val="none" w:sz="0" w:space="0" w:color="auto"/>
        <w:bottom w:val="none" w:sz="0" w:space="0" w:color="auto"/>
        <w:right w:val="none" w:sz="0" w:space="0" w:color="auto"/>
      </w:divBdr>
    </w:div>
    <w:div w:id="1488128785">
      <w:bodyDiv w:val="1"/>
      <w:marLeft w:val="0"/>
      <w:marRight w:val="0"/>
      <w:marTop w:val="0"/>
      <w:marBottom w:val="0"/>
      <w:divBdr>
        <w:top w:val="none" w:sz="0" w:space="0" w:color="auto"/>
        <w:left w:val="none" w:sz="0" w:space="0" w:color="auto"/>
        <w:bottom w:val="none" w:sz="0" w:space="0" w:color="auto"/>
        <w:right w:val="none" w:sz="0" w:space="0" w:color="auto"/>
      </w:divBdr>
    </w:div>
    <w:div w:id="1488479880">
      <w:bodyDiv w:val="1"/>
      <w:marLeft w:val="0"/>
      <w:marRight w:val="0"/>
      <w:marTop w:val="0"/>
      <w:marBottom w:val="0"/>
      <w:divBdr>
        <w:top w:val="none" w:sz="0" w:space="0" w:color="auto"/>
        <w:left w:val="none" w:sz="0" w:space="0" w:color="auto"/>
        <w:bottom w:val="none" w:sz="0" w:space="0" w:color="auto"/>
        <w:right w:val="none" w:sz="0" w:space="0" w:color="auto"/>
      </w:divBdr>
    </w:div>
    <w:div w:id="1488745330">
      <w:bodyDiv w:val="1"/>
      <w:marLeft w:val="0"/>
      <w:marRight w:val="0"/>
      <w:marTop w:val="0"/>
      <w:marBottom w:val="0"/>
      <w:divBdr>
        <w:top w:val="none" w:sz="0" w:space="0" w:color="auto"/>
        <w:left w:val="none" w:sz="0" w:space="0" w:color="auto"/>
        <w:bottom w:val="none" w:sz="0" w:space="0" w:color="auto"/>
        <w:right w:val="none" w:sz="0" w:space="0" w:color="auto"/>
      </w:divBdr>
    </w:div>
    <w:div w:id="1489129908">
      <w:bodyDiv w:val="1"/>
      <w:marLeft w:val="0"/>
      <w:marRight w:val="0"/>
      <w:marTop w:val="0"/>
      <w:marBottom w:val="0"/>
      <w:divBdr>
        <w:top w:val="none" w:sz="0" w:space="0" w:color="auto"/>
        <w:left w:val="none" w:sz="0" w:space="0" w:color="auto"/>
        <w:bottom w:val="none" w:sz="0" w:space="0" w:color="auto"/>
        <w:right w:val="none" w:sz="0" w:space="0" w:color="auto"/>
      </w:divBdr>
    </w:div>
    <w:div w:id="1489203585">
      <w:bodyDiv w:val="1"/>
      <w:marLeft w:val="0"/>
      <w:marRight w:val="0"/>
      <w:marTop w:val="0"/>
      <w:marBottom w:val="0"/>
      <w:divBdr>
        <w:top w:val="none" w:sz="0" w:space="0" w:color="auto"/>
        <w:left w:val="none" w:sz="0" w:space="0" w:color="auto"/>
        <w:bottom w:val="none" w:sz="0" w:space="0" w:color="auto"/>
        <w:right w:val="none" w:sz="0" w:space="0" w:color="auto"/>
      </w:divBdr>
    </w:div>
    <w:div w:id="1489207158">
      <w:bodyDiv w:val="1"/>
      <w:marLeft w:val="0"/>
      <w:marRight w:val="0"/>
      <w:marTop w:val="0"/>
      <w:marBottom w:val="0"/>
      <w:divBdr>
        <w:top w:val="none" w:sz="0" w:space="0" w:color="auto"/>
        <w:left w:val="none" w:sz="0" w:space="0" w:color="auto"/>
        <w:bottom w:val="none" w:sz="0" w:space="0" w:color="auto"/>
        <w:right w:val="none" w:sz="0" w:space="0" w:color="auto"/>
      </w:divBdr>
    </w:div>
    <w:div w:id="1489251144">
      <w:bodyDiv w:val="1"/>
      <w:marLeft w:val="0"/>
      <w:marRight w:val="0"/>
      <w:marTop w:val="0"/>
      <w:marBottom w:val="0"/>
      <w:divBdr>
        <w:top w:val="none" w:sz="0" w:space="0" w:color="auto"/>
        <w:left w:val="none" w:sz="0" w:space="0" w:color="auto"/>
        <w:bottom w:val="none" w:sz="0" w:space="0" w:color="auto"/>
        <w:right w:val="none" w:sz="0" w:space="0" w:color="auto"/>
      </w:divBdr>
    </w:div>
    <w:div w:id="1489319447">
      <w:bodyDiv w:val="1"/>
      <w:marLeft w:val="0"/>
      <w:marRight w:val="0"/>
      <w:marTop w:val="0"/>
      <w:marBottom w:val="0"/>
      <w:divBdr>
        <w:top w:val="none" w:sz="0" w:space="0" w:color="auto"/>
        <w:left w:val="none" w:sz="0" w:space="0" w:color="auto"/>
        <w:bottom w:val="none" w:sz="0" w:space="0" w:color="auto"/>
        <w:right w:val="none" w:sz="0" w:space="0" w:color="auto"/>
      </w:divBdr>
    </w:div>
    <w:div w:id="1489514758">
      <w:bodyDiv w:val="1"/>
      <w:marLeft w:val="0"/>
      <w:marRight w:val="0"/>
      <w:marTop w:val="0"/>
      <w:marBottom w:val="0"/>
      <w:divBdr>
        <w:top w:val="none" w:sz="0" w:space="0" w:color="auto"/>
        <w:left w:val="none" w:sz="0" w:space="0" w:color="auto"/>
        <w:bottom w:val="none" w:sz="0" w:space="0" w:color="auto"/>
        <w:right w:val="none" w:sz="0" w:space="0" w:color="auto"/>
      </w:divBdr>
    </w:div>
    <w:div w:id="1489633535">
      <w:bodyDiv w:val="1"/>
      <w:marLeft w:val="0"/>
      <w:marRight w:val="0"/>
      <w:marTop w:val="0"/>
      <w:marBottom w:val="0"/>
      <w:divBdr>
        <w:top w:val="none" w:sz="0" w:space="0" w:color="auto"/>
        <w:left w:val="none" w:sz="0" w:space="0" w:color="auto"/>
        <w:bottom w:val="none" w:sz="0" w:space="0" w:color="auto"/>
        <w:right w:val="none" w:sz="0" w:space="0" w:color="auto"/>
      </w:divBdr>
    </w:div>
    <w:div w:id="1489832810">
      <w:bodyDiv w:val="1"/>
      <w:marLeft w:val="0"/>
      <w:marRight w:val="0"/>
      <w:marTop w:val="0"/>
      <w:marBottom w:val="0"/>
      <w:divBdr>
        <w:top w:val="none" w:sz="0" w:space="0" w:color="auto"/>
        <w:left w:val="none" w:sz="0" w:space="0" w:color="auto"/>
        <w:bottom w:val="none" w:sz="0" w:space="0" w:color="auto"/>
        <w:right w:val="none" w:sz="0" w:space="0" w:color="auto"/>
      </w:divBdr>
    </w:div>
    <w:div w:id="1490092772">
      <w:bodyDiv w:val="1"/>
      <w:marLeft w:val="0"/>
      <w:marRight w:val="0"/>
      <w:marTop w:val="0"/>
      <w:marBottom w:val="0"/>
      <w:divBdr>
        <w:top w:val="none" w:sz="0" w:space="0" w:color="auto"/>
        <w:left w:val="none" w:sz="0" w:space="0" w:color="auto"/>
        <w:bottom w:val="none" w:sz="0" w:space="0" w:color="auto"/>
        <w:right w:val="none" w:sz="0" w:space="0" w:color="auto"/>
      </w:divBdr>
    </w:div>
    <w:div w:id="1490292291">
      <w:bodyDiv w:val="1"/>
      <w:marLeft w:val="0"/>
      <w:marRight w:val="0"/>
      <w:marTop w:val="0"/>
      <w:marBottom w:val="0"/>
      <w:divBdr>
        <w:top w:val="none" w:sz="0" w:space="0" w:color="auto"/>
        <w:left w:val="none" w:sz="0" w:space="0" w:color="auto"/>
        <w:bottom w:val="none" w:sz="0" w:space="0" w:color="auto"/>
        <w:right w:val="none" w:sz="0" w:space="0" w:color="auto"/>
      </w:divBdr>
    </w:div>
    <w:div w:id="1490293768">
      <w:bodyDiv w:val="1"/>
      <w:marLeft w:val="0"/>
      <w:marRight w:val="0"/>
      <w:marTop w:val="0"/>
      <w:marBottom w:val="0"/>
      <w:divBdr>
        <w:top w:val="none" w:sz="0" w:space="0" w:color="auto"/>
        <w:left w:val="none" w:sz="0" w:space="0" w:color="auto"/>
        <w:bottom w:val="none" w:sz="0" w:space="0" w:color="auto"/>
        <w:right w:val="none" w:sz="0" w:space="0" w:color="auto"/>
      </w:divBdr>
    </w:div>
    <w:div w:id="1490362017">
      <w:bodyDiv w:val="1"/>
      <w:marLeft w:val="0"/>
      <w:marRight w:val="0"/>
      <w:marTop w:val="0"/>
      <w:marBottom w:val="0"/>
      <w:divBdr>
        <w:top w:val="none" w:sz="0" w:space="0" w:color="auto"/>
        <w:left w:val="none" w:sz="0" w:space="0" w:color="auto"/>
        <w:bottom w:val="none" w:sz="0" w:space="0" w:color="auto"/>
        <w:right w:val="none" w:sz="0" w:space="0" w:color="auto"/>
      </w:divBdr>
    </w:div>
    <w:div w:id="1490365544">
      <w:bodyDiv w:val="1"/>
      <w:marLeft w:val="0"/>
      <w:marRight w:val="0"/>
      <w:marTop w:val="0"/>
      <w:marBottom w:val="0"/>
      <w:divBdr>
        <w:top w:val="none" w:sz="0" w:space="0" w:color="auto"/>
        <w:left w:val="none" w:sz="0" w:space="0" w:color="auto"/>
        <w:bottom w:val="none" w:sz="0" w:space="0" w:color="auto"/>
        <w:right w:val="none" w:sz="0" w:space="0" w:color="auto"/>
      </w:divBdr>
    </w:div>
    <w:div w:id="1490554572">
      <w:bodyDiv w:val="1"/>
      <w:marLeft w:val="0"/>
      <w:marRight w:val="0"/>
      <w:marTop w:val="0"/>
      <w:marBottom w:val="0"/>
      <w:divBdr>
        <w:top w:val="none" w:sz="0" w:space="0" w:color="auto"/>
        <w:left w:val="none" w:sz="0" w:space="0" w:color="auto"/>
        <w:bottom w:val="none" w:sz="0" w:space="0" w:color="auto"/>
        <w:right w:val="none" w:sz="0" w:space="0" w:color="auto"/>
      </w:divBdr>
    </w:div>
    <w:div w:id="1490905579">
      <w:bodyDiv w:val="1"/>
      <w:marLeft w:val="0"/>
      <w:marRight w:val="0"/>
      <w:marTop w:val="0"/>
      <w:marBottom w:val="0"/>
      <w:divBdr>
        <w:top w:val="none" w:sz="0" w:space="0" w:color="auto"/>
        <w:left w:val="none" w:sz="0" w:space="0" w:color="auto"/>
        <w:bottom w:val="none" w:sz="0" w:space="0" w:color="auto"/>
        <w:right w:val="none" w:sz="0" w:space="0" w:color="auto"/>
      </w:divBdr>
    </w:div>
    <w:div w:id="1491020505">
      <w:bodyDiv w:val="1"/>
      <w:marLeft w:val="0"/>
      <w:marRight w:val="0"/>
      <w:marTop w:val="0"/>
      <w:marBottom w:val="0"/>
      <w:divBdr>
        <w:top w:val="none" w:sz="0" w:space="0" w:color="auto"/>
        <w:left w:val="none" w:sz="0" w:space="0" w:color="auto"/>
        <w:bottom w:val="none" w:sz="0" w:space="0" w:color="auto"/>
        <w:right w:val="none" w:sz="0" w:space="0" w:color="auto"/>
      </w:divBdr>
    </w:div>
    <w:div w:id="1491021844">
      <w:bodyDiv w:val="1"/>
      <w:marLeft w:val="0"/>
      <w:marRight w:val="0"/>
      <w:marTop w:val="0"/>
      <w:marBottom w:val="0"/>
      <w:divBdr>
        <w:top w:val="none" w:sz="0" w:space="0" w:color="auto"/>
        <w:left w:val="none" w:sz="0" w:space="0" w:color="auto"/>
        <w:bottom w:val="none" w:sz="0" w:space="0" w:color="auto"/>
        <w:right w:val="none" w:sz="0" w:space="0" w:color="auto"/>
      </w:divBdr>
    </w:div>
    <w:div w:id="1491360442">
      <w:bodyDiv w:val="1"/>
      <w:marLeft w:val="0"/>
      <w:marRight w:val="0"/>
      <w:marTop w:val="0"/>
      <w:marBottom w:val="0"/>
      <w:divBdr>
        <w:top w:val="none" w:sz="0" w:space="0" w:color="auto"/>
        <w:left w:val="none" w:sz="0" w:space="0" w:color="auto"/>
        <w:bottom w:val="none" w:sz="0" w:space="0" w:color="auto"/>
        <w:right w:val="none" w:sz="0" w:space="0" w:color="auto"/>
      </w:divBdr>
    </w:div>
    <w:div w:id="1491604553">
      <w:bodyDiv w:val="1"/>
      <w:marLeft w:val="0"/>
      <w:marRight w:val="0"/>
      <w:marTop w:val="0"/>
      <w:marBottom w:val="0"/>
      <w:divBdr>
        <w:top w:val="none" w:sz="0" w:space="0" w:color="auto"/>
        <w:left w:val="none" w:sz="0" w:space="0" w:color="auto"/>
        <w:bottom w:val="none" w:sz="0" w:space="0" w:color="auto"/>
        <w:right w:val="none" w:sz="0" w:space="0" w:color="auto"/>
      </w:divBdr>
    </w:div>
    <w:div w:id="1491630198">
      <w:bodyDiv w:val="1"/>
      <w:marLeft w:val="0"/>
      <w:marRight w:val="0"/>
      <w:marTop w:val="0"/>
      <w:marBottom w:val="0"/>
      <w:divBdr>
        <w:top w:val="none" w:sz="0" w:space="0" w:color="auto"/>
        <w:left w:val="none" w:sz="0" w:space="0" w:color="auto"/>
        <w:bottom w:val="none" w:sz="0" w:space="0" w:color="auto"/>
        <w:right w:val="none" w:sz="0" w:space="0" w:color="auto"/>
      </w:divBdr>
    </w:div>
    <w:div w:id="1491940984">
      <w:bodyDiv w:val="1"/>
      <w:marLeft w:val="0"/>
      <w:marRight w:val="0"/>
      <w:marTop w:val="0"/>
      <w:marBottom w:val="0"/>
      <w:divBdr>
        <w:top w:val="none" w:sz="0" w:space="0" w:color="auto"/>
        <w:left w:val="none" w:sz="0" w:space="0" w:color="auto"/>
        <w:bottom w:val="none" w:sz="0" w:space="0" w:color="auto"/>
        <w:right w:val="none" w:sz="0" w:space="0" w:color="auto"/>
      </w:divBdr>
    </w:div>
    <w:div w:id="1491943756">
      <w:bodyDiv w:val="1"/>
      <w:marLeft w:val="0"/>
      <w:marRight w:val="0"/>
      <w:marTop w:val="0"/>
      <w:marBottom w:val="0"/>
      <w:divBdr>
        <w:top w:val="none" w:sz="0" w:space="0" w:color="auto"/>
        <w:left w:val="none" w:sz="0" w:space="0" w:color="auto"/>
        <w:bottom w:val="none" w:sz="0" w:space="0" w:color="auto"/>
        <w:right w:val="none" w:sz="0" w:space="0" w:color="auto"/>
      </w:divBdr>
    </w:div>
    <w:div w:id="1491947808">
      <w:bodyDiv w:val="1"/>
      <w:marLeft w:val="0"/>
      <w:marRight w:val="0"/>
      <w:marTop w:val="0"/>
      <w:marBottom w:val="0"/>
      <w:divBdr>
        <w:top w:val="none" w:sz="0" w:space="0" w:color="auto"/>
        <w:left w:val="none" w:sz="0" w:space="0" w:color="auto"/>
        <w:bottom w:val="none" w:sz="0" w:space="0" w:color="auto"/>
        <w:right w:val="none" w:sz="0" w:space="0" w:color="auto"/>
      </w:divBdr>
    </w:div>
    <w:div w:id="1492479118">
      <w:bodyDiv w:val="1"/>
      <w:marLeft w:val="0"/>
      <w:marRight w:val="0"/>
      <w:marTop w:val="0"/>
      <w:marBottom w:val="0"/>
      <w:divBdr>
        <w:top w:val="none" w:sz="0" w:space="0" w:color="auto"/>
        <w:left w:val="none" w:sz="0" w:space="0" w:color="auto"/>
        <w:bottom w:val="none" w:sz="0" w:space="0" w:color="auto"/>
        <w:right w:val="none" w:sz="0" w:space="0" w:color="auto"/>
      </w:divBdr>
    </w:div>
    <w:div w:id="1492523781">
      <w:bodyDiv w:val="1"/>
      <w:marLeft w:val="0"/>
      <w:marRight w:val="0"/>
      <w:marTop w:val="0"/>
      <w:marBottom w:val="0"/>
      <w:divBdr>
        <w:top w:val="none" w:sz="0" w:space="0" w:color="auto"/>
        <w:left w:val="none" w:sz="0" w:space="0" w:color="auto"/>
        <w:bottom w:val="none" w:sz="0" w:space="0" w:color="auto"/>
        <w:right w:val="none" w:sz="0" w:space="0" w:color="auto"/>
      </w:divBdr>
    </w:div>
    <w:div w:id="1492596341">
      <w:bodyDiv w:val="1"/>
      <w:marLeft w:val="0"/>
      <w:marRight w:val="0"/>
      <w:marTop w:val="0"/>
      <w:marBottom w:val="0"/>
      <w:divBdr>
        <w:top w:val="none" w:sz="0" w:space="0" w:color="auto"/>
        <w:left w:val="none" w:sz="0" w:space="0" w:color="auto"/>
        <w:bottom w:val="none" w:sz="0" w:space="0" w:color="auto"/>
        <w:right w:val="none" w:sz="0" w:space="0" w:color="auto"/>
      </w:divBdr>
    </w:div>
    <w:div w:id="1492675440">
      <w:bodyDiv w:val="1"/>
      <w:marLeft w:val="0"/>
      <w:marRight w:val="0"/>
      <w:marTop w:val="0"/>
      <w:marBottom w:val="0"/>
      <w:divBdr>
        <w:top w:val="none" w:sz="0" w:space="0" w:color="auto"/>
        <w:left w:val="none" w:sz="0" w:space="0" w:color="auto"/>
        <w:bottom w:val="none" w:sz="0" w:space="0" w:color="auto"/>
        <w:right w:val="none" w:sz="0" w:space="0" w:color="auto"/>
      </w:divBdr>
    </w:div>
    <w:div w:id="1492678447">
      <w:bodyDiv w:val="1"/>
      <w:marLeft w:val="0"/>
      <w:marRight w:val="0"/>
      <w:marTop w:val="0"/>
      <w:marBottom w:val="0"/>
      <w:divBdr>
        <w:top w:val="none" w:sz="0" w:space="0" w:color="auto"/>
        <w:left w:val="none" w:sz="0" w:space="0" w:color="auto"/>
        <w:bottom w:val="none" w:sz="0" w:space="0" w:color="auto"/>
        <w:right w:val="none" w:sz="0" w:space="0" w:color="auto"/>
      </w:divBdr>
    </w:div>
    <w:div w:id="1492871378">
      <w:bodyDiv w:val="1"/>
      <w:marLeft w:val="0"/>
      <w:marRight w:val="0"/>
      <w:marTop w:val="0"/>
      <w:marBottom w:val="0"/>
      <w:divBdr>
        <w:top w:val="none" w:sz="0" w:space="0" w:color="auto"/>
        <w:left w:val="none" w:sz="0" w:space="0" w:color="auto"/>
        <w:bottom w:val="none" w:sz="0" w:space="0" w:color="auto"/>
        <w:right w:val="none" w:sz="0" w:space="0" w:color="auto"/>
      </w:divBdr>
    </w:div>
    <w:div w:id="1493061381">
      <w:bodyDiv w:val="1"/>
      <w:marLeft w:val="0"/>
      <w:marRight w:val="0"/>
      <w:marTop w:val="0"/>
      <w:marBottom w:val="0"/>
      <w:divBdr>
        <w:top w:val="none" w:sz="0" w:space="0" w:color="auto"/>
        <w:left w:val="none" w:sz="0" w:space="0" w:color="auto"/>
        <w:bottom w:val="none" w:sz="0" w:space="0" w:color="auto"/>
        <w:right w:val="none" w:sz="0" w:space="0" w:color="auto"/>
      </w:divBdr>
    </w:div>
    <w:div w:id="1493377940">
      <w:bodyDiv w:val="1"/>
      <w:marLeft w:val="0"/>
      <w:marRight w:val="0"/>
      <w:marTop w:val="0"/>
      <w:marBottom w:val="0"/>
      <w:divBdr>
        <w:top w:val="none" w:sz="0" w:space="0" w:color="auto"/>
        <w:left w:val="none" w:sz="0" w:space="0" w:color="auto"/>
        <w:bottom w:val="none" w:sz="0" w:space="0" w:color="auto"/>
        <w:right w:val="none" w:sz="0" w:space="0" w:color="auto"/>
      </w:divBdr>
    </w:div>
    <w:div w:id="1493565619">
      <w:bodyDiv w:val="1"/>
      <w:marLeft w:val="0"/>
      <w:marRight w:val="0"/>
      <w:marTop w:val="0"/>
      <w:marBottom w:val="0"/>
      <w:divBdr>
        <w:top w:val="none" w:sz="0" w:space="0" w:color="auto"/>
        <w:left w:val="none" w:sz="0" w:space="0" w:color="auto"/>
        <w:bottom w:val="none" w:sz="0" w:space="0" w:color="auto"/>
        <w:right w:val="none" w:sz="0" w:space="0" w:color="auto"/>
      </w:divBdr>
    </w:div>
    <w:div w:id="1493831534">
      <w:bodyDiv w:val="1"/>
      <w:marLeft w:val="0"/>
      <w:marRight w:val="0"/>
      <w:marTop w:val="0"/>
      <w:marBottom w:val="0"/>
      <w:divBdr>
        <w:top w:val="none" w:sz="0" w:space="0" w:color="auto"/>
        <w:left w:val="none" w:sz="0" w:space="0" w:color="auto"/>
        <w:bottom w:val="none" w:sz="0" w:space="0" w:color="auto"/>
        <w:right w:val="none" w:sz="0" w:space="0" w:color="auto"/>
      </w:divBdr>
    </w:div>
    <w:div w:id="1493915142">
      <w:bodyDiv w:val="1"/>
      <w:marLeft w:val="0"/>
      <w:marRight w:val="0"/>
      <w:marTop w:val="0"/>
      <w:marBottom w:val="0"/>
      <w:divBdr>
        <w:top w:val="none" w:sz="0" w:space="0" w:color="auto"/>
        <w:left w:val="none" w:sz="0" w:space="0" w:color="auto"/>
        <w:bottom w:val="none" w:sz="0" w:space="0" w:color="auto"/>
        <w:right w:val="none" w:sz="0" w:space="0" w:color="auto"/>
      </w:divBdr>
    </w:div>
    <w:div w:id="1493981258">
      <w:bodyDiv w:val="1"/>
      <w:marLeft w:val="0"/>
      <w:marRight w:val="0"/>
      <w:marTop w:val="0"/>
      <w:marBottom w:val="0"/>
      <w:divBdr>
        <w:top w:val="none" w:sz="0" w:space="0" w:color="auto"/>
        <w:left w:val="none" w:sz="0" w:space="0" w:color="auto"/>
        <w:bottom w:val="none" w:sz="0" w:space="0" w:color="auto"/>
        <w:right w:val="none" w:sz="0" w:space="0" w:color="auto"/>
      </w:divBdr>
    </w:div>
    <w:div w:id="1494104529">
      <w:bodyDiv w:val="1"/>
      <w:marLeft w:val="0"/>
      <w:marRight w:val="0"/>
      <w:marTop w:val="0"/>
      <w:marBottom w:val="0"/>
      <w:divBdr>
        <w:top w:val="none" w:sz="0" w:space="0" w:color="auto"/>
        <w:left w:val="none" w:sz="0" w:space="0" w:color="auto"/>
        <w:bottom w:val="none" w:sz="0" w:space="0" w:color="auto"/>
        <w:right w:val="none" w:sz="0" w:space="0" w:color="auto"/>
      </w:divBdr>
    </w:div>
    <w:div w:id="1494370775">
      <w:bodyDiv w:val="1"/>
      <w:marLeft w:val="0"/>
      <w:marRight w:val="0"/>
      <w:marTop w:val="0"/>
      <w:marBottom w:val="0"/>
      <w:divBdr>
        <w:top w:val="none" w:sz="0" w:space="0" w:color="auto"/>
        <w:left w:val="none" w:sz="0" w:space="0" w:color="auto"/>
        <w:bottom w:val="none" w:sz="0" w:space="0" w:color="auto"/>
        <w:right w:val="none" w:sz="0" w:space="0" w:color="auto"/>
      </w:divBdr>
    </w:div>
    <w:div w:id="1494448344">
      <w:bodyDiv w:val="1"/>
      <w:marLeft w:val="0"/>
      <w:marRight w:val="0"/>
      <w:marTop w:val="0"/>
      <w:marBottom w:val="0"/>
      <w:divBdr>
        <w:top w:val="none" w:sz="0" w:space="0" w:color="auto"/>
        <w:left w:val="none" w:sz="0" w:space="0" w:color="auto"/>
        <w:bottom w:val="none" w:sz="0" w:space="0" w:color="auto"/>
        <w:right w:val="none" w:sz="0" w:space="0" w:color="auto"/>
      </w:divBdr>
    </w:div>
    <w:div w:id="1494490905">
      <w:bodyDiv w:val="1"/>
      <w:marLeft w:val="0"/>
      <w:marRight w:val="0"/>
      <w:marTop w:val="0"/>
      <w:marBottom w:val="0"/>
      <w:divBdr>
        <w:top w:val="none" w:sz="0" w:space="0" w:color="auto"/>
        <w:left w:val="none" w:sz="0" w:space="0" w:color="auto"/>
        <w:bottom w:val="none" w:sz="0" w:space="0" w:color="auto"/>
        <w:right w:val="none" w:sz="0" w:space="0" w:color="auto"/>
      </w:divBdr>
    </w:div>
    <w:div w:id="1494562327">
      <w:bodyDiv w:val="1"/>
      <w:marLeft w:val="0"/>
      <w:marRight w:val="0"/>
      <w:marTop w:val="0"/>
      <w:marBottom w:val="0"/>
      <w:divBdr>
        <w:top w:val="none" w:sz="0" w:space="0" w:color="auto"/>
        <w:left w:val="none" w:sz="0" w:space="0" w:color="auto"/>
        <w:bottom w:val="none" w:sz="0" w:space="0" w:color="auto"/>
        <w:right w:val="none" w:sz="0" w:space="0" w:color="auto"/>
      </w:divBdr>
    </w:div>
    <w:div w:id="1494831282">
      <w:bodyDiv w:val="1"/>
      <w:marLeft w:val="0"/>
      <w:marRight w:val="0"/>
      <w:marTop w:val="0"/>
      <w:marBottom w:val="0"/>
      <w:divBdr>
        <w:top w:val="none" w:sz="0" w:space="0" w:color="auto"/>
        <w:left w:val="none" w:sz="0" w:space="0" w:color="auto"/>
        <w:bottom w:val="none" w:sz="0" w:space="0" w:color="auto"/>
        <w:right w:val="none" w:sz="0" w:space="0" w:color="auto"/>
      </w:divBdr>
    </w:div>
    <w:div w:id="1495028108">
      <w:bodyDiv w:val="1"/>
      <w:marLeft w:val="0"/>
      <w:marRight w:val="0"/>
      <w:marTop w:val="0"/>
      <w:marBottom w:val="0"/>
      <w:divBdr>
        <w:top w:val="none" w:sz="0" w:space="0" w:color="auto"/>
        <w:left w:val="none" w:sz="0" w:space="0" w:color="auto"/>
        <w:bottom w:val="none" w:sz="0" w:space="0" w:color="auto"/>
        <w:right w:val="none" w:sz="0" w:space="0" w:color="auto"/>
      </w:divBdr>
    </w:div>
    <w:div w:id="1495073853">
      <w:bodyDiv w:val="1"/>
      <w:marLeft w:val="0"/>
      <w:marRight w:val="0"/>
      <w:marTop w:val="0"/>
      <w:marBottom w:val="0"/>
      <w:divBdr>
        <w:top w:val="none" w:sz="0" w:space="0" w:color="auto"/>
        <w:left w:val="none" w:sz="0" w:space="0" w:color="auto"/>
        <w:bottom w:val="none" w:sz="0" w:space="0" w:color="auto"/>
        <w:right w:val="none" w:sz="0" w:space="0" w:color="auto"/>
      </w:divBdr>
    </w:div>
    <w:div w:id="1495143571">
      <w:bodyDiv w:val="1"/>
      <w:marLeft w:val="0"/>
      <w:marRight w:val="0"/>
      <w:marTop w:val="0"/>
      <w:marBottom w:val="0"/>
      <w:divBdr>
        <w:top w:val="none" w:sz="0" w:space="0" w:color="auto"/>
        <w:left w:val="none" w:sz="0" w:space="0" w:color="auto"/>
        <w:bottom w:val="none" w:sz="0" w:space="0" w:color="auto"/>
        <w:right w:val="none" w:sz="0" w:space="0" w:color="auto"/>
      </w:divBdr>
    </w:div>
    <w:div w:id="1495491900">
      <w:bodyDiv w:val="1"/>
      <w:marLeft w:val="0"/>
      <w:marRight w:val="0"/>
      <w:marTop w:val="0"/>
      <w:marBottom w:val="0"/>
      <w:divBdr>
        <w:top w:val="none" w:sz="0" w:space="0" w:color="auto"/>
        <w:left w:val="none" w:sz="0" w:space="0" w:color="auto"/>
        <w:bottom w:val="none" w:sz="0" w:space="0" w:color="auto"/>
        <w:right w:val="none" w:sz="0" w:space="0" w:color="auto"/>
      </w:divBdr>
    </w:div>
    <w:div w:id="1495951511">
      <w:bodyDiv w:val="1"/>
      <w:marLeft w:val="0"/>
      <w:marRight w:val="0"/>
      <w:marTop w:val="0"/>
      <w:marBottom w:val="0"/>
      <w:divBdr>
        <w:top w:val="none" w:sz="0" w:space="0" w:color="auto"/>
        <w:left w:val="none" w:sz="0" w:space="0" w:color="auto"/>
        <w:bottom w:val="none" w:sz="0" w:space="0" w:color="auto"/>
        <w:right w:val="none" w:sz="0" w:space="0" w:color="auto"/>
      </w:divBdr>
    </w:div>
    <w:div w:id="1495996604">
      <w:bodyDiv w:val="1"/>
      <w:marLeft w:val="0"/>
      <w:marRight w:val="0"/>
      <w:marTop w:val="0"/>
      <w:marBottom w:val="0"/>
      <w:divBdr>
        <w:top w:val="none" w:sz="0" w:space="0" w:color="auto"/>
        <w:left w:val="none" w:sz="0" w:space="0" w:color="auto"/>
        <w:bottom w:val="none" w:sz="0" w:space="0" w:color="auto"/>
        <w:right w:val="none" w:sz="0" w:space="0" w:color="auto"/>
      </w:divBdr>
    </w:div>
    <w:div w:id="1496529174">
      <w:bodyDiv w:val="1"/>
      <w:marLeft w:val="0"/>
      <w:marRight w:val="0"/>
      <w:marTop w:val="0"/>
      <w:marBottom w:val="0"/>
      <w:divBdr>
        <w:top w:val="none" w:sz="0" w:space="0" w:color="auto"/>
        <w:left w:val="none" w:sz="0" w:space="0" w:color="auto"/>
        <w:bottom w:val="none" w:sz="0" w:space="0" w:color="auto"/>
        <w:right w:val="none" w:sz="0" w:space="0" w:color="auto"/>
      </w:divBdr>
    </w:div>
    <w:div w:id="1496802898">
      <w:bodyDiv w:val="1"/>
      <w:marLeft w:val="0"/>
      <w:marRight w:val="0"/>
      <w:marTop w:val="0"/>
      <w:marBottom w:val="0"/>
      <w:divBdr>
        <w:top w:val="none" w:sz="0" w:space="0" w:color="auto"/>
        <w:left w:val="none" w:sz="0" w:space="0" w:color="auto"/>
        <w:bottom w:val="none" w:sz="0" w:space="0" w:color="auto"/>
        <w:right w:val="none" w:sz="0" w:space="0" w:color="auto"/>
      </w:divBdr>
    </w:div>
    <w:div w:id="1496922674">
      <w:bodyDiv w:val="1"/>
      <w:marLeft w:val="0"/>
      <w:marRight w:val="0"/>
      <w:marTop w:val="0"/>
      <w:marBottom w:val="0"/>
      <w:divBdr>
        <w:top w:val="none" w:sz="0" w:space="0" w:color="auto"/>
        <w:left w:val="none" w:sz="0" w:space="0" w:color="auto"/>
        <w:bottom w:val="none" w:sz="0" w:space="0" w:color="auto"/>
        <w:right w:val="none" w:sz="0" w:space="0" w:color="auto"/>
      </w:divBdr>
    </w:div>
    <w:div w:id="1496991858">
      <w:bodyDiv w:val="1"/>
      <w:marLeft w:val="0"/>
      <w:marRight w:val="0"/>
      <w:marTop w:val="0"/>
      <w:marBottom w:val="0"/>
      <w:divBdr>
        <w:top w:val="none" w:sz="0" w:space="0" w:color="auto"/>
        <w:left w:val="none" w:sz="0" w:space="0" w:color="auto"/>
        <w:bottom w:val="none" w:sz="0" w:space="0" w:color="auto"/>
        <w:right w:val="none" w:sz="0" w:space="0" w:color="auto"/>
      </w:divBdr>
    </w:div>
    <w:div w:id="1497109688">
      <w:bodyDiv w:val="1"/>
      <w:marLeft w:val="0"/>
      <w:marRight w:val="0"/>
      <w:marTop w:val="0"/>
      <w:marBottom w:val="0"/>
      <w:divBdr>
        <w:top w:val="none" w:sz="0" w:space="0" w:color="auto"/>
        <w:left w:val="none" w:sz="0" w:space="0" w:color="auto"/>
        <w:bottom w:val="none" w:sz="0" w:space="0" w:color="auto"/>
        <w:right w:val="none" w:sz="0" w:space="0" w:color="auto"/>
      </w:divBdr>
    </w:div>
    <w:div w:id="1497304012">
      <w:bodyDiv w:val="1"/>
      <w:marLeft w:val="0"/>
      <w:marRight w:val="0"/>
      <w:marTop w:val="0"/>
      <w:marBottom w:val="0"/>
      <w:divBdr>
        <w:top w:val="none" w:sz="0" w:space="0" w:color="auto"/>
        <w:left w:val="none" w:sz="0" w:space="0" w:color="auto"/>
        <w:bottom w:val="none" w:sz="0" w:space="0" w:color="auto"/>
        <w:right w:val="none" w:sz="0" w:space="0" w:color="auto"/>
      </w:divBdr>
    </w:div>
    <w:div w:id="1497651927">
      <w:bodyDiv w:val="1"/>
      <w:marLeft w:val="0"/>
      <w:marRight w:val="0"/>
      <w:marTop w:val="0"/>
      <w:marBottom w:val="0"/>
      <w:divBdr>
        <w:top w:val="none" w:sz="0" w:space="0" w:color="auto"/>
        <w:left w:val="none" w:sz="0" w:space="0" w:color="auto"/>
        <w:bottom w:val="none" w:sz="0" w:space="0" w:color="auto"/>
        <w:right w:val="none" w:sz="0" w:space="0" w:color="auto"/>
      </w:divBdr>
    </w:div>
    <w:div w:id="1497841780">
      <w:bodyDiv w:val="1"/>
      <w:marLeft w:val="0"/>
      <w:marRight w:val="0"/>
      <w:marTop w:val="0"/>
      <w:marBottom w:val="0"/>
      <w:divBdr>
        <w:top w:val="none" w:sz="0" w:space="0" w:color="auto"/>
        <w:left w:val="none" w:sz="0" w:space="0" w:color="auto"/>
        <w:bottom w:val="none" w:sz="0" w:space="0" w:color="auto"/>
        <w:right w:val="none" w:sz="0" w:space="0" w:color="auto"/>
      </w:divBdr>
    </w:div>
    <w:div w:id="1498036721">
      <w:bodyDiv w:val="1"/>
      <w:marLeft w:val="0"/>
      <w:marRight w:val="0"/>
      <w:marTop w:val="0"/>
      <w:marBottom w:val="0"/>
      <w:divBdr>
        <w:top w:val="none" w:sz="0" w:space="0" w:color="auto"/>
        <w:left w:val="none" w:sz="0" w:space="0" w:color="auto"/>
        <w:bottom w:val="none" w:sz="0" w:space="0" w:color="auto"/>
        <w:right w:val="none" w:sz="0" w:space="0" w:color="auto"/>
      </w:divBdr>
    </w:div>
    <w:div w:id="1498569848">
      <w:bodyDiv w:val="1"/>
      <w:marLeft w:val="0"/>
      <w:marRight w:val="0"/>
      <w:marTop w:val="0"/>
      <w:marBottom w:val="0"/>
      <w:divBdr>
        <w:top w:val="none" w:sz="0" w:space="0" w:color="auto"/>
        <w:left w:val="none" w:sz="0" w:space="0" w:color="auto"/>
        <w:bottom w:val="none" w:sz="0" w:space="0" w:color="auto"/>
        <w:right w:val="none" w:sz="0" w:space="0" w:color="auto"/>
      </w:divBdr>
    </w:div>
    <w:div w:id="1498615882">
      <w:bodyDiv w:val="1"/>
      <w:marLeft w:val="0"/>
      <w:marRight w:val="0"/>
      <w:marTop w:val="0"/>
      <w:marBottom w:val="0"/>
      <w:divBdr>
        <w:top w:val="none" w:sz="0" w:space="0" w:color="auto"/>
        <w:left w:val="none" w:sz="0" w:space="0" w:color="auto"/>
        <w:bottom w:val="none" w:sz="0" w:space="0" w:color="auto"/>
        <w:right w:val="none" w:sz="0" w:space="0" w:color="auto"/>
      </w:divBdr>
    </w:div>
    <w:div w:id="1498693516">
      <w:bodyDiv w:val="1"/>
      <w:marLeft w:val="0"/>
      <w:marRight w:val="0"/>
      <w:marTop w:val="0"/>
      <w:marBottom w:val="0"/>
      <w:divBdr>
        <w:top w:val="none" w:sz="0" w:space="0" w:color="auto"/>
        <w:left w:val="none" w:sz="0" w:space="0" w:color="auto"/>
        <w:bottom w:val="none" w:sz="0" w:space="0" w:color="auto"/>
        <w:right w:val="none" w:sz="0" w:space="0" w:color="auto"/>
      </w:divBdr>
    </w:div>
    <w:div w:id="1499148324">
      <w:bodyDiv w:val="1"/>
      <w:marLeft w:val="0"/>
      <w:marRight w:val="0"/>
      <w:marTop w:val="0"/>
      <w:marBottom w:val="0"/>
      <w:divBdr>
        <w:top w:val="none" w:sz="0" w:space="0" w:color="auto"/>
        <w:left w:val="none" w:sz="0" w:space="0" w:color="auto"/>
        <w:bottom w:val="none" w:sz="0" w:space="0" w:color="auto"/>
        <w:right w:val="none" w:sz="0" w:space="0" w:color="auto"/>
      </w:divBdr>
    </w:div>
    <w:div w:id="1499148486">
      <w:bodyDiv w:val="1"/>
      <w:marLeft w:val="0"/>
      <w:marRight w:val="0"/>
      <w:marTop w:val="0"/>
      <w:marBottom w:val="0"/>
      <w:divBdr>
        <w:top w:val="none" w:sz="0" w:space="0" w:color="auto"/>
        <w:left w:val="none" w:sz="0" w:space="0" w:color="auto"/>
        <w:bottom w:val="none" w:sz="0" w:space="0" w:color="auto"/>
        <w:right w:val="none" w:sz="0" w:space="0" w:color="auto"/>
      </w:divBdr>
    </w:div>
    <w:div w:id="1499227946">
      <w:bodyDiv w:val="1"/>
      <w:marLeft w:val="0"/>
      <w:marRight w:val="0"/>
      <w:marTop w:val="0"/>
      <w:marBottom w:val="0"/>
      <w:divBdr>
        <w:top w:val="none" w:sz="0" w:space="0" w:color="auto"/>
        <w:left w:val="none" w:sz="0" w:space="0" w:color="auto"/>
        <w:bottom w:val="none" w:sz="0" w:space="0" w:color="auto"/>
        <w:right w:val="none" w:sz="0" w:space="0" w:color="auto"/>
      </w:divBdr>
    </w:div>
    <w:div w:id="1499660534">
      <w:bodyDiv w:val="1"/>
      <w:marLeft w:val="0"/>
      <w:marRight w:val="0"/>
      <w:marTop w:val="0"/>
      <w:marBottom w:val="0"/>
      <w:divBdr>
        <w:top w:val="none" w:sz="0" w:space="0" w:color="auto"/>
        <w:left w:val="none" w:sz="0" w:space="0" w:color="auto"/>
        <w:bottom w:val="none" w:sz="0" w:space="0" w:color="auto"/>
        <w:right w:val="none" w:sz="0" w:space="0" w:color="auto"/>
      </w:divBdr>
    </w:div>
    <w:div w:id="1499924456">
      <w:bodyDiv w:val="1"/>
      <w:marLeft w:val="0"/>
      <w:marRight w:val="0"/>
      <w:marTop w:val="0"/>
      <w:marBottom w:val="0"/>
      <w:divBdr>
        <w:top w:val="none" w:sz="0" w:space="0" w:color="auto"/>
        <w:left w:val="none" w:sz="0" w:space="0" w:color="auto"/>
        <w:bottom w:val="none" w:sz="0" w:space="0" w:color="auto"/>
        <w:right w:val="none" w:sz="0" w:space="0" w:color="auto"/>
      </w:divBdr>
    </w:div>
    <w:div w:id="1499998827">
      <w:bodyDiv w:val="1"/>
      <w:marLeft w:val="0"/>
      <w:marRight w:val="0"/>
      <w:marTop w:val="0"/>
      <w:marBottom w:val="0"/>
      <w:divBdr>
        <w:top w:val="none" w:sz="0" w:space="0" w:color="auto"/>
        <w:left w:val="none" w:sz="0" w:space="0" w:color="auto"/>
        <w:bottom w:val="none" w:sz="0" w:space="0" w:color="auto"/>
        <w:right w:val="none" w:sz="0" w:space="0" w:color="auto"/>
      </w:divBdr>
    </w:div>
    <w:div w:id="1500120387">
      <w:bodyDiv w:val="1"/>
      <w:marLeft w:val="0"/>
      <w:marRight w:val="0"/>
      <w:marTop w:val="0"/>
      <w:marBottom w:val="0"/>
      <w:divBdr>
        <w:top w:val="none" w:sz="0" w:space="0" w:color="auto"/>
        <w:left w:val="none" w:sz="0" w:space="0" w:color="auto"/>
        <w:bottom w:val="none" w:sz="0" w:space="0" w:color="auto"/>
        <w:right w:val="none" w:sz="0" w:space="0" w:color="auto"/>
      </w:divBdr>
    </w:div>
    <w:div w:id="1500343972">
      <w:bodyDiv w:val="1"/>
      <w:marLeft w:val="0"/>
      <w:marRight w:val="0"/>
      <w:marTop w:val="0"/>
      <w:marBottom w:val="0"/>
      <w:divBdr>
        <w:top w:val="none" w:sz="0" w:space="0" w:color="auto"/>
        <w:left w:val="none" w:sz="0" w:space="0" w:color="auto"/>
        <w:bottom w:val="none" w:sz="0" w:space="0" w:color="auto"/>
        <w:right w:val="none" w:sz="0" w:space="0" w:color="auto"/>
      </w:divBdr>
    </w:div>
    <w:div w:id="1500543086">
      <w:bodyDiv w:val="1"/>
      <w:marLeft w:val="0"/>
      <w:marRight w:val="0"/>
      <w:marTop w:val="0"/>
      <w:marBottom w:val="0"/>
      <w:divBdr>
        <w:top w:val="none" w:sz="0" w:space="0" w:color="auto"/>
        <w:left w:val="none" w:sz="0" w:space="0" w:color="auto"/>
        <w:bottom w:val="none" w:sz="0" w:space="0" w:color="auto"/>
        <w:right w:val="none" w:sz="0" w:space="0" w:color="auto"/>
      </w:divBdr>
    </w:div>
    <w:div w:id="1500652700">
      <w:bodyDiv w:val="1"/>
      <w:marLeft w:val="0"/>
      <w:marRight w:val="0"/>
      <w:marTop w:val="0"/>
      <w:marBottom w:val="0"/>
      <w:divBdr>
        <w:top w:val="none" w:sz="0" w:space="0" w:color="auto"/>
        <w:left w:val="none" w:sz="0" w:space="0" w:color="auto"/>
        <w:bottom w:val="none" w:sz="0" w:space="0" w:color="auto"/>
        <w:right w:val="none" w:sz="0" w:space="0" w:color="auto"/>
      </w:divBdr>
    </w:div>
    <w:div w:id="1500653187">
      <w:bodyDiv w:val="1"/>
      <w:marLeft w:val="0"/>
      <w:marRight w:val="0"/>
      <w:marTop w:val="0"/>
      <w:marBottom w:val="0"/>
      <w:divBdr>
        <w:top w:val="none" w:sz="0" w:space="0" w:color="auto"/>
        <w:left w:val="none" w:sz="0" w:space="0" w:color="auto"/>
        <w:bottom w:val="none" w:sz="0" w:space="0" w:color="auto"/>
        <w:right w:val="none" w:sz="0" w:space="0" w:color="auto"/>
      </w:divBdr>
    </w:div>
    <w:div w:id="1500845350">
      <w:bodyDiv w:val="1"/>
      <w:marLeft w:val="0"/>
      <w:marRight w:val="0"/>
      <w:marTop w:val="0"/>
      <w:marBottom w:val="0"/>
      <w:divBdr>
        <w:top w:val="none" w:sz="0" w:space="0" w:color="auto"/>
        <w:left w:val="none" w:sz="0" w:space="0" w:color="auto"/>
        <w:bottom w:val="none" w:sz="0" w:space="0" w:color="auto"/>
        <w:right w:val="none" w:sz="0" w:space="0" w:color="auto"/>
      </w:divBdr>
    </w:div>
    <w:div w:id="1500845600">
      <w:bodyDiv w:val="1"/>
      <w:marLeft w:val="0"/>
      <w:marRight w:val="0"/>
      <w:marTop w:val="0"/>
      <w:marBottom w:val="0"/>
      <w:divBdr>
        <w:top w:val="none" w:sz="0" w:space="0" w:color="auto"/>
        <w:left w:val="none" w:sz="0" w:space="0" w:color="auto"/>
        <w:bottom w:val="none" w:sz="0" w:space="0" w:color="auto"/>
        <w:right w:val="none" w:sz="0" w:space="0" w:color="auto"/>
      </w:divBdr>
    </w:div>
    <w:div w:id="1500920416">
      <w:bodyDiv w:val="1"/>
      <w:marLeft w:val="0"/>
      <w:marRight w:val="0"/>
      <w:marTop w:val="0"/>
      <w:marBottom w:val="0"/>
      <w:divBdr>
        <w:top w:val="none" w:sz="0" w:space="0" w:color="auto"/>
        <w:left w:val="none" w:sz="0" w:space="0" w:color="auto"/>
        <w:bottom w:val="none" w:sz="0" w:space="0" w:color="auto"/>
        <w:right w:val="none" w:sz="0" w:space="0" w:color="auto"/>
      </w:divBdr>
    </w:div>
    <w:div w:id="1501192011">
      <w:bodyDiv w:val="1"/>
      <w:marLeft w:val="0"/>
      <w:marRight w:val="0"/>
      <w:marTop w:val="0"/>
      <w:marBottom w:val="0"/>
      <w:divBdr>
        <w:top w:val="none" w:sz="0" w:space="0" w:color="auto"/>
        <w:left w:val="none" w:sz="0" w:space="0" w:color="auto"/>
        <w:bottom w:val="none" w:sz="0" w:space="0" w:color="auto"/>
        <w:right w:val="none" w:sz="0" w:space="0" w:color="auto"/>
      </w:divBdr>
    </w:div>
    <w:div w:id="1501654252">
      <w:bodyDiv w:val="1"/>
      <w:marLeft w:val="0"/>
      <w:marRight w:val="0"/>
      <w:marTop w:val="0"/>
      <w:marBottom w:val="0"/>
      <w:divBdr>
        <w:top w:val="none" w:sz="0" w:space="0" w:color="auto"/>
        <w:left w:val="none" w:sz="0" w:space="0" w:color="auto"/>
        <w:bottom w:val="none" w:sz="0" w:space="0" w:color="auto"/>
        <w:right w:val="none" w:sz="0" w:space="0" w:color="auto"/>
      </w:divBdr>
    </w:div>
    <w:div w:id="1501696900">
      <w:bodyDiv w:val="1"/>
      <w:marLeft w:val="0"/>
      <w:marRight w:val="0"/>
      <w:marTop w:val="0"/>
      <w:marBottom w:val="0"/>
      <w:divBdr>
        <w:top w:val="none" w:sz="0" w:space="0" w:color="auto"/>
        <w:left w:val="none" w:sz="0" w:space="0" w:color="auto"/>
        <w:bottom w:val="none" w:sz="0" w:space="0" w:color="auto"/>
        <w:right w:val="none" w:sz="0" w:space="0" w:color="auto"/>
      </w:divBdr>
    </w:div>
    <w:div w:id="1501702149">
      <w:bodyDiv w:val="1"/>
      <w:marLeft w:val="0"/>
      <w:marRight w:val="0"/>
      <w:marTop w:val="0"/>
      <w:marBottom w:val="0"/>
      <w:divBdr>
        <w:top w:val="none" w:sz="0" w:space="0" w:color="auto"/>
        <w:left w:val="none" w:sz="0" w:space="0" w:color="auto"/>
        <w:bottom w:val="none" w:sz="0" w:space="0" w:color="auto"/>
        <w:right w:val="none" w:sz="0" w:space="0" w:color="auto"/>
      </w:divBdr>
    </w:div>
    <w:div w:id="1502037498">
      <w:bodyDiv w:val="1"/>
      <w:marLeft w:val="0"/>
      <w:marRight w:val="0"/>
      <w:marTop w:val="0"/>
      <w:marBottom w:val="0"/>
      <w:divBdr>
        <w:top w:val="none" w:sz="0" w:space="0" w:color="auto"/>
        <w:left w:val="none" w:sz="0" w:space="0" w:color="auto"/>
        <w:bottom w:val="none" w:sz="0" w:space="0" w:color="auto"/>
        <w:right w:val="none" w:sz="0" w:space="0" w:color="auto"/>
      </w:divBdr>
    </w:div>
    <w:div w:id="1502043776">
      <w:bodyDiv w:val="1"/>
      <w:marLeft w:val="0"/>
      <w:marRight w:val="0"/>
      <w:marTop w:val="0"/>
      <w:marBottom w:val="0"/>
      <w:divBdr>
        <w:top w:val="none" w:sz="0" w:space="0" w:color="auto"/>
        <w:left w:val="none" w:sz="0" w:space="0" w:color="auto"/>
        <w:bottom w:val="none" w:sz="0" w:space="0" w:color="auto"/>
        <w:right w:val="none" w:sz="0" w:space="0" w:color="auto"/>
      </w:divBdr>
    </w:div>
    <w:div w:id="1502429999">
      <w:bodyDiv w:val="1"/>
      <w:marLeft w:val="0"/>
      <w:marRight w:val="0"/>
      <w:marTop w:val="0"/>
      <w:marBottom w:val="0"/>
      <w:divBdr>
        <w:top w:val="none" w:sz="0" w:space="0" w:color="auto"/>
        <w:left w:val="none" w:sz="0" w:space="0" w:color="auto"/>
        <w:bottom w:val="none" w:sz="0" w:space="0" w:color="auto"/>
        <w:right w:val="none" w:sz="0" w:space="0" w:color="auto"/>
      </w:divBdr>
    </w:div>
    <w:div w:id="1502501229">
      <w:bodyDiv w:val="1"/>
      <w:marLeft w:val="0"/>
      <w:marRight w:val="0"/>
      <w:marTop w:val="0"/>
      <w:marBottom w:val="0"/>
      <w:divBdr>
        <w:top w:val="none" w:sz="0" w:space="0" w:color="auto"/>
        <w:left w:val="none" w:sz="0" w:space="0" w:color="auto"/>
        <w:bottom w:val="none" w:sz="0" w:space="0" w:color="auto"/>
        <w:right w:val="none" w:sz="0" w:space="0" w:color="auto"/>
      </w:divBdr>
    </w:div>
    <w:div w:id="1502701133">
      <w:bodyDiv w:val="1"/>
      <w:marLeft w:val="0"/>
      <w:marRight w:val="0"/>
      <w:marTop w:val="0"/>
      <w:marBottom w:val="0"/>
      <w:divBdr>
        <w:top w:val="none" w:sz="0" w:space="0" w:color="auto"/>
        <w:left w:val="none" w:sz="0" w:space="0" w:color="auto"/>
        <w:bottom w:val="none" w:sz="0" w:space="0" w:color="auto"/>
        <w:right w:val="none" w:sz="0" w:space="0" w:color="auto"/>
      </w:divBdr>
    </w:div>
    <w:div w:id="1502740688">
      <w:bodyDiv w:val="1"/>
      <w:marLeft w:val="0"/>
      <w:marRight w:val="0"/>
      <w:marTop w:val="0"/>
      <w:marBottom w:val="0"/>
      <w:divBdr>
        <w:top w:val="none" w:sz="0" w:space="0" w:color="auto"/>
        <w:left w:val="none" w:sz="0" w:space="0" w:color="auto"/>
        <w:bottom w:val="none" w:sz="0" w:space="0" w:color="auto"/>
        <w:right w:val="none" w:sz="0" w:space="0" w:color="auto"/>
      </w:divBdr>
    </w:div>
    <w:div w:id="1502964206">
      <w:bodyDiv w:val="1"/>
      <w:marLeft w:val="0"/>
      <w:marRight w:val="0"/>
      <w:marTop w:val="0"/>
      <w:marBottom w:val="0"/>
      <w:divBdr>
        <w:top w:val="none" w:sz="0" w:space="0" w:color="auto"/>
        <w:left w:val="none" w:sz="0" w:space="0" w:color="auto"/>
        <w:bottom w:val="none" w:sz="0" w:space="0" w:color="auto"/>
        <w:right w:val="none" w:sz="0" w:space="0" w:color="auto"/>
      </w:divBdr>
    </w:div>
    <w:div w:id="1503083953">
      <w:bodyDiv w:val="1"/>
      <w:marLeft w:val="0"/>
      <w:marRight w:val="0"/>
      <w:marTop w:val="0"/>
      <w:marBottom w:val="0"/>
      <w:divBdr>
        <w:top w:val="none" w:sz="0" w:space="0" w:color="auto"/>
        <w:left w:val="none" w:sz="0" w:space="0" w:color="auto"/>
        <w:bottom w:val="none" w:sz="0" w:space="0" w:color="auto"/>
        <w:right w:val="none" w:sz="0" w:space="0" w:color="auto"/>
      </w:divBdr>
    </w:div>
    <w:div w:id="1503550863">
      <w:bodyDiv w:val="1"/>
      <w:marLeft w:val="0"/>
      <w:marRight w:val="0"/>
      <w:marTop w:val="0"/>
      <w:marBottom w:val="0"/>
      <w:divBdr>
        <w:top w:val="none" w:sz="0" w:space="0" w:color="auto"/>
        <w:left w:val="none" w:sz="0" w:space="0" w:color="auto"/>
        <w:bottom w:val="none" w:sz="0" w:space="0" w:color="auto"/>
        <w:right w:val="none" w:sz="0" w:space="0" w:color="auto"/>
      </w:divBdr>
    </w:div>
    <w:div w:id="1503616815">
      <w:bodyDiv w:val="1"/>
      <w:marLeft w:val="0"/>
      <w:marRight w:val="0"/>
      <w:marTop w:val="0"/>
      <w:marBottom w:val="0"/>
      <w:divBdr>
        <w:top w:val="none" w:sz="0" w:space="0" w:color="auto"/>
        <w:left w:val="none" w:sz="0" w:space="0" w:color="auto"/>
        <w:bottom w:val="none" w:sz="0" w:space="0" w:color="auto"/>
        <w:right w:val="none" w:sz="0" w:space="0" w:color="auto"/>
      </w:divBdr>
    </w:div>
    <w:div w:id="1503667174">
      <w:bodyDiv w:val="1"/>
      <w:marLeft w:val="0"/>
      <w:marRight w:val="0"/>
      <w:marTop w:val="0"/>
      <w:marBottom w:val="0"/>
      <w:divBdr>
        <w:top w:val="none" w:sz="0" w:space="0" w:color="auto"/>
        <w:left w:val="none" w:sz="0" w:space="0" w:color="auto"/>
        <w:bottom w:val="none" w:sz="0" w:space="0" w:color="auto"/>
        <w:right w:val="none" w:sz="0" w:space="0" w:color="auto"/>
      </w:divBdr>
    </w:div>
    <w:div w:id="1503668558">
      <w:bodyDiv w:val="1"/>
      <w:marLeft w:val="0"/>
      <w:marRight w:val="0"/>
      <w:marTop w:val="0"/>
      <w:marBottom w:val="0"/>
      <w:divBdr>
        <w:top w:val="none" w:sz="0" w:space="0" w:color="auto"/>
        <w:left w:val="none" w:sz="0" w:space="0" w:color="auto"/>
        <w:bottom w:val="none" w:sz="0" w:space="0" w:color="auto"/>
        <w:right w:val="none" w:sz="0" w:space="0" w:color="auto"/>
      </w:divBdr>
    </w:div>
    <w:div w:id="1504003755">
      <w:bodyDiv w:val="1"/>
      <w:marLeft w:val="0"/>
      <w:marRight w:val="0"/>
      <w:marTop w:val="0"/>
      <w:marBottom w:val="0"/>
      <w:divBdr>
        <w:top w:val="none" w:sz="0" w:space="0" w:color="auto"/>
        <w:left w:val="none" w:sz="0" w:space="0" w:color="auto"/>
        <w:bottom w:val="none" w:sz="0" w:space="0" w:color="auto"/>
        <w:right w:val="none" w:sz="0" w:space="0" w:color="auto"/>
      </w:divBdr>
    </w:div>
    <w:div w:id="1504079180">
      <w:bodyDiv w:val="1"/>
      <w:marLeft w:val="0"/>
      <w:marRight w:val="0"/>
      <w:marTop w:val="0"/>
      <w:marBottom w:val="0"/>
      <w:divBdr>
        <w:top w:val="none" w:sz="0" w:space="0" w:color="auto"/>
        <w:left w:val="none" w:sz="0" w:space="0" w:color="auto"/>
        <w:bottom w:val="none" w:sz="0" w:space="0" w:color="auto"/>
        <w:right w:val="none" w:sz="0" w:space="0" w:color="auto"/>
      </w:divBdr>
    </w:div>
    <w:div w:id="1504199794">
      <w:bodyDiv w:val="1"/>
      <w:marLeft w:val="0"/>
      <w:marRight w:val="0"/>
      <w:marTop w:val="0"/>
      <w:marBottom w:val="0"/>
      <w:divBdr>
        <w:top w:val="none" w:sz="0" w:space="0" w:color="auto"/>
        <w:left w:val="none" w:sz="0" w:space="0" w:color="auto"/>
        <w:bottom w:val="none" w:sz="0" w:space="0" w:color="auto"/>
        <w:right w:val="none" w:sz="0" w:space="0" w:color="auto"/>
      </w:divBdr>
    </w:div>
    <w:div w:id="1504200688">
      <w:bodyDiv w:val="1"/>
      <w:marLeft w:val="0"/>
      <w:marRight w:val="0"/>
      <w:marTop w:val="0"/>
      <w:marBottom w:val="0"/>
      <w:divBdr>
        <w:top w:val="none" w:sz="0" w:space="0" w:color="auto"/>
        <w:left w:val="none" w:sz="0" w:space="0" w:color="auto"/>
        <w:bottom w:val="none" w:sz="0" w:space="0" w:color="auto"/>
        <w:right w:val="none" w:sz="0" w:space="0" w:color="auto"/>
      </w:divBdr>
    </w:div>
    <w:div w:id="1504469398">
      <w:bodyDiv w:val="1"/>
      <w:marLeft w:val="0"/>
      <w:marRight w:val="0"/>
      <w:marTop w:val="0"/>
      <w:marBottom w:val="0"/>
      <w:divBdr>
        <w:top w:val="none" w:sz="0" w:space="0" w:color="auto"/>
        <w:left w:val="none" w:sz="0" w:space="0" w:color="auto"/>
        <w:bottom w:val="none" w:sz="0" w:space="0" w:color="auto"/>
        <w:right w:val="none" w:sz="0" w:space="0" w:color="auto"/>
      </w:divBdr>
    </w:div>
    <w:div w:id="1504734621">
      <w:bodyDiv w:val="1"/>
      <w:marLeft w:val="0"/>
      <w:marRight w:val="0"/>
      <w:marTop w:val="0"/>
      <w:marBottom w:val="0"/>
      <w:divBdr>
        <w:top w:val="none" w:sz="0" w:space="0" w:color="auto"/>
        <w:left w:val="none" w:sz="0" w:space="0" w:color="auto"/>
        <w:bottom w:val="none" w:sz="0" w:space="0" w:color="auto"/>
        <w:right w:val="none" w:sz="0" w:space="0" w:color="auto"/>
      </w:divBdr>
    </w:div>
    <w:div w:id="1504783669">
      <w:bodyDiv w:val="1"/>
      <w:marLeft w:val="0"/>
      <w:marRight w:val="0"/>
      <w:marTop w:val="0"/>
      <w:marBottom w:val="0"/>
      <w:divBdr>
        <w:top w:val="none" w:sz="0" w:space="0" w:color="auto"/>
        <w:left w:val="none" w:sz="0" w:space="0" w:color="auto"/>
        <w:bottom w:val="none" w:sz="0" w:space="0" w:color="auto"/>
        <w:right w:val="none" w:sz="0" w:space="0" w:color="auto"/>
      </w:divBdr>
    </w:div>
    <w:div w:id="1504857371">
      <w:bodyDiv w:val="1"/>
      <w:marLeft w:val="0"/>
      <w:marRight w:val="0"/>
      <w:marTop w:val="0"/>
      <w:marBottom w:val="0"/>
      <w:divBdr>
        <w:top w:val="none" w:sz="0" w:space="0" w:color="auto"/>
        <w:left w:val="none" w:sz="0" w:space="0" w:color="auto"/>
        <w:bottom w:val="none" w:sz="0" w:space="0" w:color="auto"/>
        <w:right w:val="none" w:sz="0" w:space="0" w:color="auto"/>
      </w:divBdr>
    </w:div>
    <w:div w:id="1504858889">
      <w:bodyDiv w:val="1"/>
      <w:marLeft w:val="0"/>
      <w:marRight w:val="0"/>
      <w:marTop w:val="0"/>
      <w:marBottom w:val="0"/>
      <w:divBdr>
        <w:top w:val="none" w:sz="0" w:space="0" w:color="auto"/>
        <w:left w:val="none" w:sz="0" w:space="0" w:color="auto"/>
        <w:bottom w:val="none" w:sz="0" w:space="0" w:color="auto"/>
        <w:right w:val="none" w:sz="0" w:space="0" w:color="auto"/>
      </w:divBdr>
    </w:div>
    <w:div w:id="1504976723">
      <w:bodyDiv w:val="1"/>
      <w:marLeft w:val="0"/>
      <w:marRight w:val="0"/>
      <w:marTop w:val="0"/>
      <w:marBottom w:val="0"/>
      <w:divBdr>
        <w:top w:val="none" w:sz="0" w:space="0" w:color="auto"/>
        <w:left w:val="none" w:sz="0" w:space="0" w:color="auto"/>
        <w:bottom w:val="none" w:sz="0" w:space="0" w:color="auto"/>
        <w:right w:val="none" w:sz="0" w:space="0" w:color="auto"/>
      </w:divBdr>
    </w:div>
    <w:div w:id="1505435287">
      <w:bodyDiv w:val="1"/>
      <w:marLeft w:val="0"/>
      <w:marRight w:val="0"/>
      <w:marTop w:val="0"/>
      <w:marBottom w:val="0"/>
      <w:divBdr>
        <w:top w:val="none" w:sz="0" w:space="0" w:color="auto"/>
        <w:left w:val="none" w:sz="0" w:space="0" w:color="auto"/>
        <w:bottom w:val="none" w:sz="0" w:space="0" w:color="auto"/>
        <w:right w:val="none" w:sz="0" w:space="0" w:color="auto"/>
      </w:divBdr>
    </w:div>
    <w:div w:id="1505776646">
      <w:bodyDiv w:val="1"/>
      <w:marLeft w:val="0"/>
      <w:marRight w:val="0"/>
      <w:marTop w:val="0"/>
      <w:marBottom w:val="0"/>
      <w:divBdr>
        <w:top w:val="none" w:sz="0" w:space="0" w:color="auto"/>
        <w:left w:val="none" w:sz="0" w:space="0" w:color="auto"/>
        <w:bottom w:val="none" w:sz="0" w:space="0" w:color="auto"/>
        <w:right w:val="none" w:sz="0" w:space="0" w:color="auto"/>
      </w:divBdr>
    </w:div>
    <w:div w:id="1505894172">
      <w:bodyDiv w:val="1"/>
      <w:marLeft w:val="0"/>
      <w:marRight w:val="0"/>
      <w:marTop w:val="0"/>
      <w:marBottom w:val="0"/>
      <w:divBdr>
        <w:top w:val="none" w:sz="0" w:space="0" w:color="auto"/>
        <w:left w:val="none" w:sz="0" w:space="0" w:color="auto"/>
        <w:bottom w:val="none" w:sz="0" w:space="0" w:color="auto"/>
        <w:right w:val="none" w:sz="0" w:space="0" w:color="auto"/>
      </w:divBdr>
    </w:div>
    <w:div w:id="1505974961">
      <w:bodyDiv w:val="1"/>
      <w:marLeft w:val="0"/>
      <w:marRight w:val="0"/>
      <w:marTop w:val="0"/>
      <w:marBottom w:val="0"/>
      <w:divBdr>
        <w:top w:val="none" w:sz="0" w:space="0" w:color="auto"/>
        <w:left w:val="none" w:sz="0" w:space="0" w:color="auto"/>
        <w:bottom w:val="none" w:sz="0" w:space="0" w:color="auto"/>
        <w:right w:val="none" w:sz="0" w:space="0" w:color="auto"/>
      </w:divBdr>
    </w:div>
    <w:div w:id="1506092458">
      <w:bodyDiv w:val="1"/>
      <w:marLeft w:val="0"/>
      <w:marRight w:val="0"/>
      <w:marTop w:val="0"/>
      <w:marBottom w:val="0"/>
      <w:divBdr>
        <w:top w:val="none" w:sz="0" w:space="0" w:color="auto"/>
        <w:left w:val="none" w:sz="0" w:space="0" w:color="auto"/>
        <w:bottom w:val="none" w:sz="0" w:space="0" w:color="auto"/>
        <w:right w:val="none" w:sz="0" w:space="0" w:color="auto"/>
      </w:divBdr>
    </w:div>
    <w:div w:id="1506167707">
      <w:bodyDiv w:val="1"/>
      <w:marLeft w:val="0"/>
      <w:marRight w:val="0"/>
      <w:marTop w:val="0"/>
      <w:marBottom w:val="0"/>
      <w:divBdr>
        <w:top w:val="none" w:sz="0" w:space="0" w:color="auto"/>
        <w:left w:val="none" w:sz="0" w:space="0" w:color="auto"/>
        <w:bottom w:val="none" w:sz="0" w:space="0" w:color="auto"/>
        <w:right w:val="none" w:sz="0" w:space="0" w:color="auto"/>
      </w:divBdr>
    </w:div>
    <w:div w:id="1506285066">
      <w:bodyDiv w:val="1"/>
      <w:marLeft w:val="0"/>
      <w:marRight w:val="0"/>
      <w:marTop w:val="0"/>
      <w:marBottom w:val="0"/>
      <w:divBdr>
        <w:top w:val="none" w:sz="0" w:space="0" w:color="auto"/>
        <w:left w:val="none" w:sz="0" w:space="0" w:color="auto"/>
        <w:bottom w:val="none" w:sz="0" w:space="0" w:color="auto"/>
        <w:right w:val="none" w:sz="0" w:space="0" w:color="auto"/>
      </w:divBdr>
    </w:div>
    <w:div w:id="1506358088">
      <w:bodyDiv w:val="1"/>
      <w:marLeft w:val="0"/>
      <w:marRight w:val="0"/>
      <w:marTop w:val="0"/>
      <w:marBottom w:val="0"/>
      <w:divBdr>
        <w:top w:val="none" w:sz="0" w:space="0" w:color="auto"/>
        <w:left w:val="none" w:sz="0" w:space="0" w:color="auto"/>
        <w:bottom w:val="none" w:sz="0" w:space="0" w:color="auto"/>
        <w:right w:val="none" w:sz="0" w:space="0" w:color="auto"/>
      </w:divBdr>
    </w:div>
    <w:div w:id="1506431517">
      <w:bodyDiv w:val="1"/>
      <w:marLeft w:val="0"/>
      <w:marRight w:val="0"/>
      <w:marTop w:val="0"/>
      <w:marBottom w:val="0"/>
      <w:divBdr>
        <w:top w:val="none" w:sz="0" w:space="0" w:color="auto"/>
        <w:left w:val="none" w:sz="0" w:space="0" w:color="auto"/>
        <w:bottom w:val="none" w:sz="0" w:space="0" w:color="auto"/>
        <w:right w:val="none" w:sz="0" w:space="0" w:color="auto"/>
      </w:divBdr>
    </w:div>
    <w:div w:id="1506556832">
      <w:bodyDiv w:val="1"/>
      <w:marLeft w:val="0"/>
      <w:marRight w:val="0"/>
      <w:marTop w:val="0"/>
      <w:marBottom w:val="0"/>
      <w:divBdr>
        <w:top w:val="none" w:sz="0" w:space="0" w:color="auto"/>
        <w:left w:val="none" w:sz="0" w:space="0" w:color="auto"/>
        <w:bottom w:val="none" w:sz="0" w:space="0" w:color="auto"/>
        <w:right w:val="none" w:sz="0" w:space="0" w:color="auto"/>
      </w:divBdr>
    </w:div>
    <w:div w:id="1507136182">
      <w:bodyDiv w:val="1"/>
      <w:marLeft w:val="0"/>
      <w:marRight w:val="0"/>
      <w:marTop w:val="0"/>
      <w:marBottom w:val="0"/>
      <w:divBdr>
        <w:top w:val="none" w:sz="0" w:space="0" w:color="auto"/>
        <w:left w:val="none" w:sz="0" w:space="0" w:color="auto"/>
        <w:bottom w:val="none" w:sz="0" w:space="0" w:color="auto"/>
        <w:right w:val="none" w:sz="0" w:space="0" w:color="auto"/>
      </w:divBdr>
    </w:div>
    <w:div w:id="1507208093">
      <w:bodyDiv w:val="1"/>
      <w:marLeft w:val="0"/>
      <w:marRight w:val="0"/>
      <w:marTop w:val="0"/>
      <w:marBottom w:val="0"/>
      <w:divBdr>
        <w:top w:val="none" w:sz="0" w:space="0" w:color="auto"/>
        <w:left w:val="none" w:sz="0" w:space="0" w:color="auto"/>
        <w:bottom w:val="none" w:sz="0" w:space="0" w:color="auto"/>
        <w:right w:val="none" w:sz="0" w:space="0" w:color="auto"/>
      </w:divBdr>
    </w:div>
    <w:div w:id="1507287478">
      <w:bodyDiv w:val="1"/>
      <w:marLeft w:val="0"/>
      <w:marRight w:val="0"/>
      <w:marTop w:val="0"/>
      <w:marBottom w:val="0"/>
      <w:divBdr>
        <w:top w:val="none" w:sz="0" w:space="0" w:color="auto"/>
        <w:left w:val="none" w:sz="0" w:space="0" w:color="auto"/>
        <w:bottom w:val="none" w:sz="0" w:space="0" w:color="auto"/>
        <w:right w:val="none" w:sz="0" w:space="0" w:color="auto"/>
      </w:divBdr>
    </w:div>
    <w:div w:id="1507398407">
      <w:bodyDiv w:val="1"/>
      <w:marLeft w:val="0"/>
      <w:marRight w:val="0"/>
      <w:marTop w:val="0"/>
      <w:marBottom w:val="0"/>
      <w:divBdr>
        <w:top w:val="none" w:sz="0" w:space="0" w:color="auto"/>
        <w:left w:val="none" w:sz="0" w:space="0" w:color="auto"/>
        <w:bottom w:val="none" w:sz="0" w:space="0" w:color="auto"/>
        <w:right w:val="none" w:sz="0" w:space="0" w:color="auto"/>
      </w:divBdr>
    </w:div>
    <w:div w:id="1507402147">
      <w:bodyDiv w:val="1"/>
      <w:marLeft w:val="0"/>
      <w:marRight w:val="0"/>
      <w:marTop w:val="0"/>
      <w:marBottom w:val="0"/>
      <w:divBdr>
        <w:top w:val="none" w:sz="0" w:space="0" w:color="auto"/>
        <w:left w:val="none" w:sz="0" w:space="0" w:color="auto"/>
        <w:bottom w:val="none" w:sz="0" w:space="0" w:color="auto"/>
        <w:right w:val="none" w:sz="0" w:space="0" w:color="auto"/>
      </w:divBdr>
    </w:div>
    <w:div w:id="1507592147">
      <w:bodyDiv w:val="1"/>
      <w:marLeft w:val="0"/>
      <w:marRight w:val="0"/>
      <w:marTop w:val="0"/>
      <w:marBottom w:val="0"/>
      <w:divBdr>
        <w:top w:val="none" w:sz="0" w:space="0" w:color="auto"/>
        <w:left w:val="none" w:sz="0" w:space="0" w:color="auto"/>
        <w:bottom w:val="none" w:sz="0" w:space="0" w:color="auto"/>
        <w:right w:val="none" w:sz="0" w:space="0" w:color="auto"/>
      </w:divBdr>
    </w:div>
    <w:div w:id="1507745725">
      <w:bodyDiv w:val="1"/>
      <w:marLeft w:val="0"/>
      <w:marRight w:val="0"/>
      <w:marTop w:val="0"/>
      <w:marBottom w:val="0"/>
      <w:divBdr>
        <w:top w:val="none" w:sz="0" w:space="0" w:color="auto"/>
        <w:left w:val="none" w:sz="0" w:space="0" w:color="auto"/>
        <w:bottom w:val="none" w:sz="0" w:space="0" w:color="auto"/>
        <w:right w:val="none" w:sz="0" w:space="0" w:color="auto"/>
      </w:divBdr>
    </w:div>
    <w:div w:id="1508062362">
      <w:bodyDiv w:val="1"/>
      <w:marLeft w:val="0"/>
      <w:marRight w:val="0"/>
      <w:marTop w:val="0"/>
      <w:marBottom w:val="0"/>
      <w:divBdr>
        <w:top w:val="none" w:sz="0" w:space="0" w:color="auto"/>
        <w:left w:val="none" w:sz="0" w:space="0" w:color="auto"/>
        <w:bottom w:val="none" w:sz="0" w:space="0" w:color="auto"/>
        <w:right w:val="none" w:sz="0" w:space="0" w:color="auto"/>
      </w:divBdr>
    </w:div>
    <w:div w:id="1508135200">
      <w:bodyDiv w:val="1"/>
      <w:marLeft w:val="0"/>
      <w:marRight w:val="0"/>
      <w:marTop w:val="0"/>
      <w:marBottom w:val="0"/>
      <w:divBdr>
        <w:top w:val="none" w:sz="0" w:space="0" w:color="auto"/>
        <w:left w:val="none" w:sz="0" w:space="0" w:color="auto"/>
        <w:bottom w:val="none" w:sz="0" w:space="0" w:color="auto"/>
        <w:right w:val="none" w:sz="0" w:space="0" w:color="auto"/>
      </w:divBdr>
    </w:div>
    <w:div w:id="1508250015">
      <w:bodyDiv w:val="1"/>
      <w:marLeft w:val="0"/>
      <w:marRight w:val="0"/>
      <w:marTop w:val="0"/>
      <w:marBottom w:val="0"/>
      <w:divBdr>
        <w:top w:val="none" w:sz="0" w:space="0" w:color="auto"/>
        <w:left w:val="none" w:sz="0" w:space="0" w:color="auto"/>
        <w:bottom w:val="none" w:sz="0" w:space="0" w:color="auto"/>
        <w:right w:val="none" w:sz="0" w:space="0" w:color="auto"/>
      </w:divBdr>
    </w:div>
    <w:div w:id="1508252531">
      <w:bodyDiv w:val="1"/>
      <w:marLeft w:val="0"/>
      <w:marRight w:val="0"/>
      <w:marTop w:val="0"/>
      <w:marBottom w:val="0"/>
      <w:divBdr>
        <w:top w:val="none" w:sz="0" w:space="0" w:color="auto"/>
        <w:left w:val="none" w:sz="0" w:space="0" w:color="auto"/>
        <w:bottom w:val="none" w:sz="0" w:space="0" w:color="auto"/>
        <w:right w:val="none" w:sz="0" w:space="0" w:color="auto"/>
      </w:divBdr>
    </w:div>
    <w:div w:id="1508403587">
      <w:bodyDiv w:val="1"/>
      <w:marLeft w:val="0"/>
      <w:marRight w:val="0"/>
      <w:marTop w:val="0"/>
      <w:marBottom w:val="0"/>
      <w:divBdr>
        <w:top w:val="none" w:sz="0" w:space="0" w:color="auto"/>
        <w:left w:val="none" w:sz="0" w:space="0" w:color="auto"/>
        <w:bottom w:val="none" w:sz="0" w:space="0" w:color="auto"/>
        <w:right w:val="none" w:sz="0" w:space="0" w:color="auto"/>
      </w:divBdr>
    </w:div>
    <w:div w:id="1508519501">
      <w:bodyDiv w:val="1"/>
      <w:marLeft w:val="0"/>
      <w:marRight w:val="0"/>
      <w:marTop w:val="0"/>
      <w:marBottom w:val="0"/>
      <w:divBdr>
        <w:top w:val="none" w:sz="0" w:space="0" w:color="auto"/>
        <w:left w:val="none" w:sz="0" w:space="0" w:color="auto"/>
        <w:bottom w:val="none" w:sz="0" w:space="0" w:color="auto"/>
        <w:right w:val="none" w:sz="0" w:space="0" w:color="auto"/>
      </w:divBdr>
    </w:div>
    <w:div w:id="1508524385">
      <w:bodyDiv w:val="1"/>
      <w:marLeft w:val="0"/>
      <w:marRight w:val="0"/>
      <w:marTop w:val="0"/>
      <w:marBottom w:val="0"/>
      <w:divBdr>
        <w:top w:val="none" w:sz="0" w:space="0" w:color="auto"/>
        <w:left w:val="none" w:sz="0" w:space="0" w:color="auto"/>
        <w:bottom w:val="none" w:sz="0" w:space="0" w:color="auto"/>
        <w:right w:val="none" w:sz="0" w:space="0" w:color="auto"/>
      </w:divBdr>
    </w:div>
    <w:div w:id="1508671267">
      <w:bodyDiv w:val="1"/>
      <w:marLeft w:val="0"/>
      <w:marRight w:val="0"/>
      <w:marTop w:val="0"/>
      <w:marBottom w:val="0"/>
      <w:divBdr>
        <w:top w:val="none" w:sz="0" w:space="0" w:color="auto"/>
        <w:left w:val="none" w:sz="0" w:space="0" w:color="auto"/>
        <w:bottom w:val="none" w:sz="0" w:space="0" w:color="auto"/>
        <w:right w:val="none" w:sz="0" w:space="0" w:color="auto"/>
      </w:divBdr>
    </w:div>
    <w:div w:id="1508904782">
      <w:bodyDiv w:val="1"/>
      <w:marLeft w:val="0"/>
      <w:marRight w:val="0"/>
      <w:marTop w:val="0"/>
      <w:marBottom w:val="0"/>
      <w:divBdr>
        <w:top w:val="none" w:sz="0" w:space="0" w:color="auto"/>
        <w:left w:val="none" w:sz="0" w:space="0" w:color="auto"/>
        <w:bottom w:val="none" w:sz="0" w:space="0" w:color="auto"/>
        <w:right w:val="none" w:sz="0" w:space="0" w:color="auto"/>
      </w:divBdr>
    </w:div>
    <w:div w:id="1509171545">
      <w:bodyDiv w:val="1"/>
      <w:marLeft w:val="0"/>
      <w:marRight w:val="0"/>
      <w:marTop w:val="0"/>
      <w:marBottom w:val="0"/>
      <w:divBdr>
        <w:top w:val="none" w:sz="0" w:space="0" w:color="auto"/>
        <w:left w:val="none" w:sz="0" w:space="0" w:color="auto"/>
        <w:bottom w:val="none" w:sz="0" w:space="0" w:color="auto"/>
        <w:right w:val="none" w:sz="0" w:space="0" w:color="auto"/>
      </w:divBdr>
    </w:div>
    <w:div w:id="1509443726">
      <w:bodyDiv w:val="1"/>
      <w:marLeft w:val="0"/>
      <w:marRight w:val="0"/>
      <w:marTop w:val="0"/>
      <w:marBottom w:val="0"/>
      <w:divBdr>
        <w:top w:val="none" w:sz="0" w:space="0" w:color="auto"/>
        <w:left w:val="none" w:sz="0" w:space="0" w:color="auto"/>
        <w:bottom w:val="none" w:sz="0" w:space="0" w:color="auto"/>
        <w:right w:val="none" w:sz="0" w:space="0" w:color="auto"/>
      </w:divBdr>
    </w:div>
    <w:div w:id="1509518708">
      <w:bodyDiv w:val="1"/>
      <w:marLeft w:val="0"/>
      <w:marRight w:val="0"/>
      <w:marTop w:val="0"/>
      <w:marBottom w:val="0"/>
      <w:divBdr>
        <w:top w:val="none" w:sz="0" w:space="0" w:color="auto"/>
        <w:left w:val="none" w:sz="0" w:space="0" w:color="auto"/>
        <w:bottom w:val="none" w:sz="0" w:space="0" w:color="auto"/>
        <w:right w:val="none" w:sz="0" w:space="0" w:color="auto"/>
      </w:divBdr>
    </w:div>
    <w:div w:id="1509557785">
      <w:bodyDiv w:val="1"/>
      <w:marLeft w:val="0"/>
      <w:marRight w:val="0"/>
      <w:marTop w:val="0"/>
      <w:marBottom w:val="0"/>
      <w:divBdr>
        <w:top w:val="none" w:sz="0" w:space="0" w:color="auto"/>
        <w:left w:val="none" w:sz="0" w:space="0" w:color="auto"/>
        <w:bottom w:val="none" w:sz="0" w:space="0" w:color="auto"/>
        <w:right w:val="none" w:sz="0" w:space="0" w:color="auto"/>
      </w:divBdr>
    </w:div>
    <w:div w:id="1509633199">
      <w:bodyDiv w:val="1"/>
      <w:marLeft w:val="0"/>
      <w:marRight w:val="0"/>
      <w:marTop w:val="0"/>
      <w:marBottom w:val="0"/>
      <w:divBdr>
        <w:top w:val="none" w:sz="0" w:space="0" w:color="auto"/>
        <w:left w:val="none" w:sz="0" w:space="0" w:color="auto"/>
        <w:bottom w:val="none" w:sz="0" w:space="0" w:color="auto"/>
        <w:right w:val="none" w:sz="0" w:space="0" w:color="auto"/>
      </w:divBdr>
    </w:div>
    <w:div w:id="1509634342">
      <w:bodyDiv w:val="1"/>
      <w:marLeft w:val="0"/>
      <w:marRight w:val="0"/>
      <w:marTop w:val="0"/>
      <w:marBottom w:val="0"/>
      <w:divBdr>
        <w:top w:val="none" w:sz="0" w:space="0" w:color="auto"/>
        <w:left w:val="none" w:sz="0" w:space="0" w:color="auto"/>
        <w:bottom w:val="none" w:sz="0" w:space="0" w:color="auto"/>
        <w:right w:val="none" w:sz="0" w:space="0" w:color="auto"/>
      </w:divBdr>
    </w:div>
    <w:div w:id="1509830679">
      <w:bodyDiv w:val="1"/>
      <w:marLeft w:val="0"/>
      <w:marRight w:val="0"/>
      <w:marTop w:val="0"/>
      <w:marBottom w:val="0"/>
      <w:divBdr>
        <w:top w:val="none" w:sz="0" w:space="0" w:color="auto"/>
        <w:left w:val="none" w:sz="0" w:space="0" w:color="auto"/>
        <w:bottom w:val="none" w:sz="0" w:space="0" w:color="auto"/>
        <w:right w:val="none" w:sz="0" w:space="0" w:color="auto"/>
      </w:divBdr>
    </w:div>
    <w:div w:id="1510214872">
      <w:bodyDiv w:val="1"/>
      <w:marLeft w:val="0"/>
      <w:marRight w:val="0"/>
      <w:marTop w:val="0"/>
      <w:marBottom w:val="0"/>
      <w:divBdr>
        <w:top w:val="none" w:sz="0" w:space="0" w:color="auto"/>
        <w:left w:val="none" w:sz="0" w:space="0" w:color="auto"/>
        <w:bottom w:val="none" w:sz="0" w:space="0" w:color="auto"/>
        <w:right w:val="none" w:sz="0" w:space="0" w:color="auto"/>
      </w:divBdr>
    </w:div>
    <w:div w:id="1510372048">
      <w:bodyDiv w:val="1"/>
      <w:marLeft w:val="0"/>
      <w:marRight w:val="0"/>
      <w:marTop w:val="0"/>
      <w:marBottom w:val="0"/>
      <w:divBdr>
        <w:top w:val="none" w:sz="0" w:space="0" w:color="auto"/>
        <w:left w:val="none" w:sz="0" w:space="0" w:color="auto"/>
        <w:bottom w:val="none" w:sz="0" w:space="0" w:color="auto"/>
        <w:right w:val="none" w:sz="0" w:space="0" w:color="auto"/>
      </w:divBdr>
    </w:div>
    <w:div w:id="1510440739">
      <w:bodyDiv w:val="1"/>
      <w:marLeft w:val="0"/>
      <w:marRight w:val="0"/>
      <w:marTop w:val="0"/>
      <w:marBottom w:val="0"/>
      <w:divBdr>
        <w:top w:val="none" w:sz="0" w:space="0" w:color="auto"/>
        <w:left w:val="none" w:sz="0" w:space="0" w:color="auto"/>
        <w:bottom w:val="none" w:sz="0" w:space="0" w:color="auto"/>
        <w:right w:val="none" w:sz="0" w:space="0" w:color="auto"/>
      </w:divBdr>
    </w:div>
    <w:div w:id="1510633484">
      <w:bodyDiv w:val="1"/>
      <w:marLeft w:val="0"/>
      <w:marRight w:val="0"/>
      <w:marTop w:val="0"/>
      <w:marBottom w:val="0"/>
      <w:divBdr>
        <w:top w:val="none" w:sz="0" w:space="0" w:color="auto"/>
        <w:left w:val="none" w:sz="0" w:space="0" w:color="auto"/>
        <w:bottom w:val="none" w:sz="0" w:space="0" w:color="auto"/>
        <w:right w:val="none" w:sz="0" w:space="0" w:color="auto"/>
      </w:divBdr>
    </w:div>
    <w:div w:id="1510944122">
      <w:bodyDiv w:val="1"/>
      <w:marLeft w:val="0"/>
      <w:marRight w:val="0"/>
      <w:marTop w:val="0"/>
      <w:marBottom w:val="0"/>
      <w:divBdr>
        <w:top w:val="none" w:sz="0" w:space="0" w:color="auto"/>
        <w:left w:val="none" w:sz="0" w:space="0" w:color="auto"/>
        <w:bottom w:val="none" w:sz="0" w:space="0" w:color="auto"/>
        <w:right w:val="none" w:sz="0" w:space="0" w:color="auto"/>
      </w:divBdr>
    </w:div>
    <w:div w:id="1510948419">
      <w:bodyDiv w:val="1"/>
      <w:marLeft w:val="0"/>
      <w:marRight w:val="0"/>
      <w:marTop w:val="0"/>
      <w:marBottom w:val="0"/>
      <w:divBdr>
        <w:top w:val="none" w:sz="0" w:space="0" w:color="auto"/>
        <w:left w:val="none" w:sz="0" w:space="0" w:color="auto"/>
        <w:bottom w:val="none" w:sz="0" w:space="0" w:color="auto"/>
        <w:right w:val="none" w:sz="0" w:space="0" w:color="auto"/>
      </w:divBdr>
    </w:div>
    <w:div w:id="1511068136">
      <w:bodyDiv w:val="1"/>
      <w:marLeft w:val="0"/>
      <w:marRight w:val="0"/>
      <w:marTop w:val="0"/>
      <w:marBottom w:val="0"/>
      <w:divBdr>
        <w:top w:val="none" w:sz="0" w:space="0" w:color="auto"/>
        <w:left w:val="none" w:sz="0" w:space="0" w:color="auto"/>
        <w:bottom w:val="none" w:sz="0" w:space="0" w:color="auto"/>
        <w:right w:val="none" w:sz="0" w:space="0" w:color="auto"/>
      </w:divBdr>
    </w:div>
    <w:div w:id="1511069868">
      <w:bodyDiv w:val="1"/>
      <w:marLeft w:val="0"/>
      <w:marRight w:val="0"/>
      <w:marTop w:val="0"/>
      <w:marBottom w:val="0"/>
      <w:divBdr>
        <w:top w:val="none" w:sz="0" w:space="0" w:color="auto"/>
        <w:left w:val="none" w:sz="0" w:space="0" w:color="auto"/>
        <w:bottom w:val="none" w:sz="0" w:space="0" w:color="auto"/>
        <w:right w:val="none" w:sz="0" w:space="0" w:color="auto"/>
      </w:divBdr>
    </w:div>
    <w:div w:id="1511139155">
      <w:bodyDiv w:val="1"/>
      <w:marLeft w:val="0"/>
      <w:marRight w:val="0"/>
      <w:marTop w:val="0"/>
      <w:marBottom w:val="0"/>
      <w:divBdr>
        <w:top w:val="none" w:sz="0" w:space="0" w:color="auto"/>
        <w:left w:val="none" w:sz="0" w:space="0" w:color="auto"/>
        <w:bottom w:val="none" w:sz="0" w:space="0" w:color="auto"/>
        <w:right w:val="none" w:sz="0" w:space="0" w:color="auto"/>
      </w:divBdr>
    </w:div>
    <w:div w:id="1511212992">
      <w:bodyDiv w:val="1"/>
      <w:marLeft w:val="0"/>
      <w:marRight w:val="0"/>
      <w:marTop w:val="0"/>
      <w:marBottom w:val="0"/>
      <w:divBdr>
        <w:top w:val="none" w:sz="0" w:space="0" w:color="auto"/>
        <w:left w:val="none" w:sz="0" w:space="0" w:color="auto"/>
        <w:bottom w:val="none" w:sz="0" w:space="0" w:color="auto"/>
        <w:right w:val="none" w:sz="0" w:space="0" w:color="auto"/>
      </w:divBdr>
    </w:div>
    <w:div w:id="1511751352">
      <w:bodyDiv w:val="1"/>
      <w:marLeft w:val="0"/>
      <w:marRight w:val="0"/>
      <w:marTop w:val="0"/>
      <w:marBottom w:val="0"/>
      <w:divBdr>
        <w:top w:val="none" w:sz="0" w:space="0" w:color="auto"/>
        <w:left w:val="none" w:sz="0" w:space="0" w:color="auto"/>
        <w:bottom w:val="none" w:sz="0" w:space="0" w:color="auto"/>
        <w:right w:val="none" w:sz="0" w:space="0" w:color="auto"/>
      </w:divBdr>
    </w:div>
    <w:div w:id="1511795854">
      <w:bodyDiv w:val="1"/>
      <w:marLeft w:val="0"/>
      <w:marRight w:val="0"/>
      <w:marTop w:val="0"/>
      <w:marBottom w:val="0"/>
      <w:divBdr>
        <w:top w:val="none" w:sz="0" w:space="0" w:color="auto"/>
        <w:left w:val="none" w:sz="0" w:space="0" w:color="auto"/>
        <w:bottom w:val="none" w:sz="0" w:space="0" w:color="auto"/>
        <w:right w:val="none" w:sz="0" w:space="0" w:color="auto"/>
      </w:divBdr>
    </w:div>
    <w:div w:id="1511870258">
      <w:bodyDiv w:val="1"/>
      <w:marLeft w:val="0"/>
      <w:marRight w:val="0"/>
      <w:marTop w:val="0"/>
      <w:marBottom w:val="0"/>
      <w:divBdr>
        <w:top w:val="none" w:sz="0" w:space="0" w:color="auto"/>
        <w:left w:val="none" w:sz="0" w:space="0" w:color="auto"/>
        <w:bottom w:val="none" w:sz="0" w:space="0" w:color="auto"/>
        <w:right w:val="none" w:sz="0" w:space="0" w:color="auto"/>
      </w:divBdr>
    </w:div>
    <w:div w:id="1511875857">
      <w:bodyDiv w:val="1"/>
      <w:marLeft w:val="0"/>
      <w:marRight w:val="0"/>
      <w:marTop w:val="0"/>
      <w:marBottom w:val="0"/>
      <w:divBdr>
        <w:top w:val="none" w:sz="0" w:space="0" w:color="auto"/>
        <w:left w:val="none" w:sz="0" w:space="0" w:color="auto"/>
        <w:bottom w:val="none" w:sz="0" w:space="0" w:color="auto"/>
        <w:right w:val="none" w:sz="0" w:space="0" w:color="auto"/>
      </w:divBdr>
    </w:div>
    <w:div w:id="1512405138">
      <w:bodyDiv w:val="1"/>
      <w:marLeft w:val="0"/>
      <w:marRight w:val="0"/>
      <w:marTop w:val="0"/>
      <w:marBottom w:val="0"/>
      <w:divBdr>
        <w:top w:val="none" w:sz="0" w:space="0" w:color="auto"/>
        <w:left w:val="none" w:sz="0" w:space="0" w:color="auto"/>
        <w:bottom w:val="none" w:sz="0" w:space="0" w:color="auto"/>
        <w:right w:val="none" w:sz="0" w:space="0" w:color="auto"/>
      </w:divBdr>
    </w:div>
    <w:div w:id="1512530566">
      <w:bodyDiv w:val="1"/>
      <w:marLeft w:val="0"/>
      <w:marRight w:val="0"/>
      <w:marTop w:val="0"/>
      <w:marBottom w:val="0"/>
      <w:divBdr>
        <w:top w:val="none" w:sz="0" w:space="0" w:color="auto"/>
        <w:left w:val="none" w:sz="0" w:space="0" w:color="auto"/>
        <w:bottom w:val="none" w:sz="0" w:space="0" w:color="auto"/>
        <w:right w:val="none" w:sz="0" w:space="0" w:color="auto"/>
      </w:divBdr>
    </w:div>
    <w:div w:id="1513496711">
      <w:bodyDiv w:val="1"/>
      <w:marLeft w:val="0"/>
      <w:marRight w:val="0"/>
      <w:marTop w:val="0"/>
      <w:marBottom w:val="0"/>
      <w:divBdr>
        <w:top w:val="none" w:sz="0" w:space="0" w:color="auto"/>
        <w:left w:val="none" w:sz="0" w:space="0" w:color="auto"/>
        <w:bottom w:val="none" w:sz="0" w:space="0" w:color="auto"/>
        <w:right w:val="none" w:sz="0" w:space="0" w:color="auto"/>
      </w:divBdr>
    </w:div>
    <w:div w:id="1513564377">
      <w:bodyDiv w:val="1"/>
      <w:marLeft w:val="0"/>
      <w:marRight w:val="0"/>
      <w:marTop w:val="0"/>
      <w:marBottom w:val="0"/>
      <w:divBdr>
        <w:top w:val="none" w:sz="0" w:space="0" w:color="auto"/>
        <w:left w:val="none" w:sz="0" w:space="0" w:color="auto"/>
        <w:bottom w:val="none" w:sz="0" w:space="0" w:color="auto"/>
        <w:right w:val="none" w:sz="0" w:space="0" w:color="auto"/>
      </w:divBdr>
    </w:div>
    <w:div w:id="1513647643">
      <w:bodyDiv w:val="1"/>
      <w:marLeft w:val="0"/>
      <w:marRight w:val="0"/>
      <w:marTop w:val="0"/>
      <w:marBottom w:val="0"/>
      <w:divBdr>
        <w:top w:val="none" w:sz="0" w:space="0" w:color="auto"/>
        <w:left w:val="none" w:sz="0" w:space="0" w:color="auto"/>
        <w:bottom w:val="none" w:sz="0" w:space="0" w:color="auto"/>
        <w:right w:val="none" w:sz="0" w:space="0" w:color="auto"/>
      </w:divBdr>
    </w:div>
    <w:div w:id="1513758265">
      <w:bodyDiv w:val="1"/>
      <w:marLeft w:val="0"/>
      <w:marRight w:val="0"/>
      <w:marTop w:val="0"/>
      <w:marBottom w:val="0"/>
      <w:divBdr>
        <w:top w:val="none" w:sz="0" w:space="0" w:color="auto"/>
        <w:left w:val="none" w:sz="0" w:space="0" w:color="auto"/>
        <w:bottom w:val="none" w:sz="0" w:space="0" w:color="auto"/>
        <w:right w:val="none" w:sz="0" w:space="0" w:color="auto"/>
      </w:divBdr>
    </w:div>
    <w:div w:id="1513760454">
      <w:bodyDiv w:val="1"/>
      <w:marLeft w:val="0"/>
      <w:marRight w:val="0"/>
      <w:marTop w:val="0"/>
      <w:marBottom w:val="0"/>
      <w:divBdr>
        <w:top w:val="none" w:sz="0" w:space="0" w:color="auto"/>
        <w:left w:val="none" w:sz="0" w:space="0" w:color="auto"/>
        <w:bottom w:val="none" w:sz="0" w:space="0" w:color="auto"/>
        <w:right w:val="none" w:sz="0" w:space="0" w:color="auto"/>
      </w:divBdr>
    </w:div>
    <w:div w:id="1514221613">
      <w:bodyDiv w:val="1"/>
      <w:marLeft w:val="0"/>
      <w:marRight w:val="0"/>
      <w:marTop w:val="0"/>
      <w:marBottom w:val="0"/>
      <w:divBdr>
        <w:top w:val="none" w:sz="0" w:space="0" w:color="auto"/>
        <w:left w:val="none" w:sz="0" w:space="0" w:color="auto"/>
        <w:bottom w:val="none" w:sz="0" w:space="0" w:color="auto"/>
        <w:right w:val="none" w:sz="0" w:space="0" w:color="auto"/>
      </w:divBdr>
    </w:div>
    <w:div w:id="1514413557">
      <w:bodyDiv w:val="1"/>
      <w:marLeft w:val="0"/>
      <w:marRight w:val="0"/>
      <w:marTop w:val="0"/>
      <w:marBottom w:val="0"/>
      <w:divBdr>
        <w:top w:val="none" w:sz="0" w:space="0" w:color="auto"/>
        <w:left w:val="none" w:sz="0" w:space="0" w:color="auto"/>
        <w:bottom w:val="none" w:sz="0" w:space="0" w:color="auto"/>
        <w:right w:val="none" w:sz="0" w:space="0" w:color="auto"/>
      </w:divBdr>
    </w:div>
    <w:div w:id="1514539973">
      <w:bodyDiv w:val="1"/>
      <w:marLeft w:val="0"/>
      <w:marRight w:val="0"/>
      <w:marTop w:val="0"/>
      <w:marBottom w:val="0"/>
      <w:divBdr>
        <w:top w:val="none" w:sz="0" w:space="0" w:color="auto"/>
        <w:left w:val="none" w:sz="0" w:space="0" w:color="auto"/>
        <w:bottom w:val="none" w:sz="0" w:space="0" w:color="auto"/>
        <w:right w:val="none" w:sz="0" w:space="0" w:color="auto"/>
      </w:divBdr>
    </w:div>
    <w:div w:id="1514688509">
      <w:bodyDiv w:val="1"/>
      <w:marLeft w:val="0"/>
      <w:marRight w:val="0"/>
      <w:marTop w:val="0"/>
      <w:marBottom w:val="0"/>
      <w:divBdr>
        <w:top w:val="none" w:sz="0" w:space="0" w:color="auto"/>
        <w:left w:val="none" w:sz="0" w:space="0" w:color="auto"/>
        <w:bottom w:val="none" w:sz="0" w:space="0" w:color="auto"/>
        <w:right w:val="none" w:sz="0" w:space="0" w:color="auto"/>
      </w:divBdr>
    </w:div>
    <w:div w:id="1514690242">
      <w:bodyDiv w:val="1"/>
      <w:marLeft w:val="0"/>
      <w:marRight w:val="0"/>
      <w:marTop w:val="0"/>
      <w:marBottom w:val="0"/>
      <w:divBdr>
        <w:top w:val="none" w:sz="0" w:space="0" w:color="auto"/>
        <w:left w:val="none" w:sz="0" w:space="0" w:color="auto"/>
        <w:bottom w:val="none" w:sz="0" w:space="0" w:color="auto"/>
        <w:right w:val="none" w:sz="0" w:space="0" w:color="auto"/>
      </w:divBdr>
    </w:div>
    <w:div w:id="1514800850">
      <w:bodyDiv w:val="1"/>
      <w:marLeft w:val="0"/>
      <w:marRight w:val="0"/>
      <w:marTop w:val="0"/>
      <w:marBottom w:val="0"/>
      <w:divBdr>
        <w:top w:val="none" w:sz="0" w:space="0" w:color="auto"/>
        <w:left w:val="none" w:sz="0" w:space="0" w:color="auto"/>
        <w:bottom w:val="none" w:sz="0" w:space="0" w:color="auto"/>
        <w:right w:val="none" w:sz="0" w:space="0" w:color="auto"/>
      </w:divBdr>
    </w:div>
    <w:div w:id="1514877004">
      <w:bodyDiv w:val="1"/>
      <w:marLeft w:val="0"/>
      <w:marRight w:val="0"/>
      <w:marTop w:val="0"/>
      <w:marBottom w:val="0"/>
      <w:divBdr>
        <w:top w:val="none" w:sz="0" w:space="0" w:color="auto"/>
        <w:left w:val="none" w:sz="0" w:space="0" w:color="auto"/>
        <w:bottom w:val="none" w:sz="0" w:space="0" w:color="auto"/>
        <w:right w:val="none" w:sz="0" w:space="0" w:color="auto"/>
      </w:divBdr>
    </w:div>
    <w:div w:id="1515413542">
      <w:bodyDiv w:val="1"/>
      <w:marLeft w:val="0"/>
      <w:marRight w:val="0"/>
      <w:marTop w:val="0"/>
      <w:marBottom w:val="0"/>
      <w:divBdr>
        <w:top w:val="none" w:sz="0" w:space="0" w:color="auto"/>
        <w:left w:val="none" w:sz="0" w:space="0" w:color="auto"/>
        <w:bottom w:val="none" w:sz="0" w:space="0" w:color="auto"/>
        <w:right w:val="none" w:sz="0" w:space="0" w:color="auto"/>
      </w:divBdr>
    </w:div>
    <w:div w:id="1515417023">
      <w:bodyDiv w:val="1"/>
      <w:marLeft w:val="0"/>
      <w:marRight w:val="0"/>
      <w:marTop w:val="0"/>
      <w:marBottom w:val="0"/>
      <w:divBdr>
        <w:top w:val="none" w:sz="0" w:space="0" w:color="auto"/>
        <w:left w:val="none" w:sz="0" w:space="0" w:color="auto"/>
        <w:bottom w:val="none" w:sz="0" w:space="0" w:color="auto"/>
        <w:right w:val="none" w:sz="0" w:space="0" w:color="auto"/>
      </w:divBdr>
    </w:div>
    <w:div w:id="1515463335">
      <w:bodyDiv w:val="1"/>
      <w:marLeft w:val="0"/>
      <w:marRight w:val="0"/>
      <w:marTop w:val="0"/>
      <w:marBottom w:val="0"/>
      <w:divBdr>
        <w:top w:val="none" w:sz="0" w:space="0" w:color="auto"/>
        <w:left w:val="none" w:sz="0" w:space="0" w:color="auto"/>
        <w:bottom w:val="none" w:sz="0" w:space="0" w:color="auto"/>
        <w:right w:val="none" w:sz="0" w:space="0" w:color="auto"/>
      </w:divBdr>
    </w:div>
    <w:div w:id="1515807425">
      <w:bodyDiv w:val="1"/>
      <w:marLeft w:val="0"/>
      <w:marRight w:val="0"/>
      <w:marTop w:val="0"/>
      <w:marBottom w:val="0"/>
      <w:divBdr>
        <w:top w:val="none" w:sz="0" w:space="0" w:color="auto"/>
        <w:left w:val="none" w:sz="0" w:space="0" w:color="auto"/>
        <w:bottom w:val="none" w:sz="0" w:space="0" w:color="auto"/>
        <w:right w:val="none" w:sz="0" w:space="0" w:color="auto"/>
      </w:divBdr>
    </w:div>
    <w:div w:id="1515879081">
      <w:bodyDiv w:val="1"/>
      <w:marLeft w:val="0"/>
      <w:marRight w:val="0"/>
      <w:marTop w:val="0"/>
      <w:marBottom w:val="0"/>
      <w:divBdr>
        <w:top w:val="none" w:sz="0" w:space="0" w:color="auto"/>
        <w:left w:val="none" w:sz="0" w:space="0" w:color="auto"/>
        <w:bottom w:val="none" w:sz="0" w:space="0" w:color="auto"/>
        <w:right w:val="none" w:sz="0" w:space="0" w:color="auto"/>
      </w:divBdr>
    </w:div>
    <w:div w:id="1515918513">
      <w:bodyDiv w:val="1"/>
      <w:marLeft w:val="0"/>
      <w:marRight w:val="0"/>
      <w:marTop w:val="0"/>
      <w:marBottom w:val="0"/>
      <w:divBdr>
        <w:top w:val="none" w:sz="0" w:space="0" w:color="auto"/>
        <w:left w:val="none" w:sz="0" w:space="0" w:color="auto"/>
        <w:bottom w:val="none" w:sz="0" w:space="0" w:color="auto"/>
        <w:right w:val="none" w:sz="0" w:space="0" w:color="auto"/>
      </w:divBdr>
    </w:div>
    <w:div w:id="1516067304">
      <w:bodyDiv w:val="1"/>
      <w:marLeft w:val="0"/>
      <w:marRight w:val="0"/>
      <w:marTop w:val="0"/>
      <w:marBottom w:val="0"/>
      <w:divBdr>
        <w:top w:val="none" w:sz="0" w:space="0" w:color="auto"/>
        <w:left w:val="none" w:sz="0" w:space="0" w:color="auto"/>
        <w:bottom w:val="none" w:sz="0" w:space="0" w:color="auto"/>
        <w:right w:val="none" w:sz="0" w:space="0" w:color="auto"/>
      </w:divBdr>
    </w:div>
    <w:div w:id="1516192462">
      <w:bodyDiv w:val="1"/>
      <w:marLeft w:val="0"/>
      <w:marRight w:val="0"/>
      <w:marTop w:val="0"/>
      <w:marBottom w:val="0"/>
      <w:divBdr>
        <w:top w:val="none" w:sz="0" w:space="0" w:color="auto"/>
        <w:left w:val="none" w:sz="0" w:space="0" w:color="auto"/>
        <w:bottom w:val="none" w:sz="0" w:space="0" w:color="auto"/>
        <w:right w:val="none" w:sz="0" w:space="0" w:color="auto"/>
      </w:divBdr>
    </w:div>
    <w:div w:id="1516571633">
      <w:bodyDiv w:val="1"/>
      <w:marLeft w:val="0"/>
      <w:marRight w:val="0"/>
      <w:marTop w:val="0"/>
      <w:marBottom w:val="0"/>
      <w:divBdr>
        <w:top w:val="none" w:sz="0" w:space="0" w:color="auto"/>
        <w:left w:val="none" w:sz="0" w:space="0" w:color="auto"/>
        <w:bottom w:val="none" w:sz="0" w:space="0" w:color="auto"/>
        <w:right w:val="none" w:sz="0" w:space="0" w:color="auto"/>
      </w:divBdr>
    </w:div>
    <w:div w:id="1517033711">
      <w:bodyDiv w:val="1"/>
      <w:marLeft w:val="0"/>
      <w:marRight w:val="0"/>
      <w:marTop w:val="0"/>
      <w:marBottom w:val="0"/>
      <w:divBdr>
        <w:top w:val="none" w:sz="0" w:space="0" w:color="auto"/>
        <w:left w:val="none" w:sz="0" w:space="0" w:color="auto"/>
        <w:bottom w:val="none" w:sz="0" w:space="0" w:color="auto"/>
        <w:right w:val="none" w:sz="0" w:space="0" w:color="auto"/>
      </w:divBdr>
    </w:div>
    <w:div w:id="1517189181">
      <w:bodyDiv w:val="1"/>
      <w:marLeft w:val="0"/>
      <w:marRight w:val="0"/>
      <w:marTop w:val="0"/>
      <w:marBottom w:val="0"/>
      <w:divBdr>
        <w:top w:val="none" w:sz="0" w:space="0" w:color="auto"/>
        <w:left w:val="none" w:sz="0" w:space="0" w:color="auto"/>
        <w:bottom w:val="none" w:sz="0" w:space="0" w:color="auto"/>
        <w:right w:val="none" w:sz="0" w:space="0" w:color="auto"/>
      </w:divBdr>
    </w:div>
    <w:div w:id="1517423458">
      <w:bodyDiv w:val="1"/>
      <w:marLeft w:val="0"/>
      <w:marRight w:val="0"/>
      <w:marTop w:val="0"/>
      <w:marBottom w:val="0"/>
      <w:divBdr>
        <w:top w:val="none" w:sz="0" w:space="0" w:color="auto"/>
        <w:left w:val="none" w:sz="0" w:space="0" w:color="auto"/>
        <w:bottom w:val="none" w:sz="0" w:space="0" w:color="auto"/>
        <w:right w:val="none" w:sz="0" w:space="0" w:color="auto"/>
      </w:divBdr>
    </w:div>
    <w:div w:id="1517768576">
      <w:bodyDiv w:val="1"/>
      <w:marLeft w:val="0"/>
      <w:marRight w:val="0"/>
      <w:marTop w:val="0"/>
      <w:marBottom w:val="0"/>
      <w:divBdr>
        <w:top w:val="none" w:sz="0" w:space="0" w:color="auto"/>
        <w:left w:val="none" w:sz="0" w:space="0" w:color="auto"/>
        <w:bottom w:val="none" w:sz="0" w:space="0" w:color="auto"/>
        <w:right w:val="none" w:sz="0" w:space="0" w:color="auto"/>
      </w:divBdr>
    </w:div>
    <w:div w:id="1517840721">
      <w:bodyDiv w:val="1"/>
      <w:marLeft w:val="0"/>
      <w:marRight w:val="0"/>
      <w:marTop w:val="0"/>
      <w:marBottom w:val="0"/>
      <w:divBdr>
        <w:top w:val="none" w:sz="0" w:space="0" w:color="auto"/>
        <w:left w:val="none" w:sz="0" w:space="0" w:color="auto"/>
        <w:bottom w:val="none" w:sz="0" w:space="0" w:color="auto"/>
        <w:right w:val="none" w:sz="0" w:space="0" w:color="auto"/>
      </w:divBdr>
    </w:div>
    <w:div w:id="1517845152">
      <w:bodyDiv w:val="1"/>
      <w:marLeft w:val="0"/>
      <w:marRight w:val="0"/>
      <w:marTop w:val="0"/>
      <w:marBottom w:val="0"/>
      <w:divBdr>
        <w:top w:val="none" w:sz="0" w:space="0" w:color="auto"/>
        <w:left w:val="none" w:sz="0" w:space="0" w:color="auto"/>
        <w:bottom w:val="none" w:sz="0" w:space="0" w:color="auto"/>
        <w:right w:val="none" w:sz="0" w:space="0" w:color="auto"/>
      </w:divBdr>
    </w:div>
    <w:div w:id="1518155163">
      <w:bodyDiv w:val="1"/>
      <w:marLeft w:val="0"/>
      <w:marRight w:val="0"/>
      <w:marTop w:val="0"/>
      <w:marBottom w:val="0"/>
      <w:divBdr>
        <w:top w:val="none" w:sz="0" w:space="0" w:color="auto"/>
        <w:left w:val="none" w:sz="0" w:space="0" w:color="auto"/>
        <w:bottom w:val="none" w:sz="0" w:space="0" w:color="auto"/>
        <w:right w:val="none" w:sz="0" w:space="0" w:color="auto"/>
      </w:divBdr>
    </w:div>
    <w:div w:id="1518233289">
      <w:bodyDiv w:val="1"/>
      <w:marLeft w:val="0"/>
      <w:marRight w:val="0"/>
      <w:marTop w:val="0"/>
      <w:marBottom w:val="0"/>
      <w:divBdr>
        <w:top w:val="none" w:sz="0" w:space="0" w:color="auto"/>
        <w:left w:val="none" w:sz="0" w:space="0" w:color="auto"/>
        <w:bottom w:val="none" w:sz="0" w:space="0" w:color="auto"/>
        <w:right w:val="none" w:sz="0" w:space="0" w:color="auto"/>
      </w:divBdr>
    </w:div>
    <w:div w:id="1518540961">
      <w:bodyDiv w:val="1"/>
      <w:marLeft w:val="0"/>
      <w:marRight w:val="0"/>
      <w:marTop w:val="0"/>
      <w:marBottom w:val="0"/>
      <w:divBdr>
        <w:top w:val="none" w:sz="0" w:space="0" w:color="auto"/>
        <w:left w:val="none" w:sz="0" w:space="0" w:color="auto"/>
        <w:bottom w:val="none" w:sz="0" w:space="0" w:color="auto"/>
        <w:right w:val="none" w:sz="0" w:space="0" w:color="auto"/>
      </w:divBdr>
    </w:div>
    <w:div w:id="1518620176">
      <w:bodyDiv w:val="1"/>
      <w:marLeft w:val="0"/>
      <w:marRight w:val="0"/>
      <w:marTop w:val="0"/>
      <w:marBottom w:val="0"/>
      <w:divBdr>
        <w:top w:val="none" w:sz="0" w:space="0" w:color="auto"/>
        <w:left w:val="none" w:sz="0" w:space="0" w:color="auto"/>
        <w:bottom w:val="none" w:sz="0" w:space="0" w:color="auto"/>
        <w:right w:val="none" w:sz="0" w:space="0" w:color="auto"/>
      </w:divBdr>
    </w:div>
    <w:div w:id="1518807142">
      <w:bodyDiv w:val="1"/>
      <w:marLeft w:val="0"/>
      <w:marRight w:val="0"/>
      <w:marTop w:val="0"/>
      <w:marBottom w:val="0"/>
      <w:divBdr>
        <w:top w:val="none" w:sz="0" w:space="0" w:color="auto"/>
        <w:left w:val="none" w:sz="0" w:space="0" w:color="auto"/>
        <w:bottom w:val="none" w:sz="0" w:space="0" w:color="auto"/>
        <w:right w:val="none" w:sz="0" w:space="0" w:color="auto"/>
      </w:divBdr>
    </w:div>
    <w:div w:id="1518810779">
      <w:bodyDiv w:val="1"/>
      <w:marLeft w:val="0"/>
      <w:marRight w:val="0"/>
      <w:marTop w:val="0"/>
      <w:marBottom w:val="0"/>
      <w:divBdr>
        <w:top w:val="none" w:sz="0" w:space="0" w:color="auto"/>
        <w:left w:val="none" w:sz="0" w:space="0" w:color="auto"/>
        <w:bottom w:val="none" w:sz="0" w:space="0" w:color="auto"/>
        <w:right w:val="none" w:sz="0" w:space="0" w:color="auto"/>
      </w:divBdr>
    </w:div>
    <w:div w:id="1519003743">
      <w:bodyDiv w:val="1"/>
      <w:marLeft w:val="0"/>
      <w:marRight w:val="0"/>
      <w:marTop w:val="0"/>
      <w:marBottom w:val="0"/>
      <w:divBdr>
        <w:top w:val="none" w:sz="0" w:space="0" w:color="auto"/>
        <w:left w:val="none" w:sz="0" w:space="0" w:color="auto"/>
        <w:bottom w:val="none" w:sz="0" w:space="0" w:color="auto"/>
        <w:right w:val="none" w:sz="0" w:space="0" w:color="auto"/>
      </w:divBdr>
    </w:div>
    <w:div w:id="1519124485">
      <w:bodyDiv w:val="1"/>
      <w:marLeft w:val="0"/>
      <w:marRight w:val="0"/>
      <w:marTop w:val="0"/>
      <w:marBottom w:val="0"/>
      <w:divBdr>
        <w:top w:val="none" w:sz="0" w:space="0" w:color="auto"/>
        <w:left w:val="none" w:sz="0" w:space="0" w:color="auto"/>
        <w:bottom w:val="none" w:sz="0" w:space="0" w:color="auto"/>
        <w:right w:val="none" w:sz="0" w:space="0" w:color="auto"/>
      </w:divBdr>
    </w:div>
    <w:div w:id="1519153516">
      <w:bodyDiv w:val="1"/>
      <w:marLeft w:val="0"/>
      <w:marRight w:val="0"/>
      <w:marTop w:val="0"/>
      <w:marBottom w:val="0"/>
      <w:divBdr>
        <w:top w:val="none" w:sz="0" w:space="0" w:color="auto"/>
        <w:left w:val="none" w:sz="0" w:space="0" w:color="auto"/>
        <w:bottom w:val="none" w:sz="0" w:space="0" w:color="auto"/>
        <w:right w:val="none" w:sz="0" w:space="0" w:color="auto"/>
      </w:divBdr>
    </w:div>
    <w:div w:id="1519343893">
      <w:bodyDiv w:val="1"/>
      <w:marLeft w:val="0"/>
      <w:marRight w:val="0"/>
      <w:marTop w:val="0"/>
      <w:marBottom w:val="0"/>
      <w:divBdr>
        <w:top w:val="none" w:sz="0" w:space="0" w:color="auto"/>
        <w:left w:val="none" w:sz="0" w:space="0" w:color="auto"/>
        <w:bottom w:val="none" w:sz="0" w:space="0" w:color="auto"/>
        <w:right w:val="none" w:sz="0" w:space="0" w:color="auto"/>
      </w:divBdr>
    </w:div>
    <w:div w:id="1519390444">
      <w:bodyDiv w:val="1"/>
      <w:marLeft w:val="0"/>
      <w:marRight w:val="0"/>
      <w:marTop w:val="0"/>
      <w:marBottom w:val="0"/>
      <w:divBdr>
        <w:top w:val="none" w:sz="0" w:space="0" w:color="auto"/>
        <w:left w:val="none" w:sz="0" w:space="0" w:color="auto"/>
        <w:bottom w:val="none" w:sz="0" w:space="0" w:color="auto"/>
        <w:right w:val="none" w:sz="0" w:space="0" w:color="auto"/>
      </w:divBdr>
    </w:div>
    <w:div w:id="1519542649">
      <w:bodyDiv w:val="1"/>
      <w:marLeft w:val="0"/>
      <w:marRight w:val="0"/>
      <w:marTop w:val="0"/>
      <w:marBottom w:val="0"/>
      <w:divBdr>
        <w:top w:val="none" w:sz="0" w:space="0" w:color="auto"/>
        <w:left w:val="none" w:sz="0" w:space="0" w:color="auto"/>
        <w:bottom w:val="none" w:sz="0" w:space="0" w:color="auto"/>
        <w:right w:val="none" w:sz="0" w:space="0" w:color="auto"/>
      </w:divBdr>
    </w:div>
    <w:div w:id="1519583833">
      <w:bodyDiv w:val="1"/>
      <w:marLeft w:val="0"/>
      <w:marRight w:val="0"/>
      <w:marTop w:val="0"/>
      <w:marBottom w:val="0"/>
      <w:divBdr>
        <w:top w:val="none" w:sz="0" w:space="0" w:color="auto"/>
        <w:left w:val="none" w:sz="0" w:space="0" w:color="auto"/>
        <w:bottom w:val="none" w:sz="0" w:space="0" w:color="auto"/>
        <w:right w:val="none" w:sz="0" w:space="0" w:color="auto"/>
      </w:divBdr>
    </w:div>
    <w:div w:id="1519781827">
      <w:bodyDiv w:val="1"/>
      <w:marLeft w:val="0"/>
      <w:marRight w:val="0"/>
      <w:marTop w:val="0"/>
      <w:marBottom w:val="0"/>
      <w:divBdr>
        <w:top w:val="none" w:sz="0" w:space="0" w:color="auto"/>
        <w:left w:val="none" w:sz="0" w:space="0" w:color="auto"/>
        <w:bottom w:val="none" w:sz="0" w:space="0" w:color="auto"/>
        <w:right w:val="none" w:sz="0" w:space="0" w:color="auto"/>
      </w:divBdr>
    </w:div>
    <w:div w:id="1519810369">
      <w:bodyDiv w:val="1"/>
      <w:marLeft w:val="0"/>
      <w:marRight w:val="0"/>
      <w:marTop w:val="0"/>
      <w:marBottom w:val="0"/>
      <w:divBdr>
        <w:top w:val="none" w:sz="0" w:space="0" w:color="auto"/>
        <w:left w:val="none" w:sz="0" w:space="0" w:color="auto"/>
        <w:bottom w:val="none" w:sz="0" w:space="0" w:color="auto"/>
        <w:right w:val="none" w:sz="0" w:space="0" w:color="auto"/>
      </w:divBdr>
    </w:div>
    <w:div w:id="1519854522">
      <w:bodyDiv w:val="1"/>
      <w:marLeft w:val="0"/>
      <w:marRight w:val="0"/>
      <w:marTop w:val="0"/>
      <w:marBottom w:val="0"/>
      <w:divBdr>
        <w:top w:val="none" w:sz="0" w:space="0" w:color="auto"/>
        <w:left w:val="none" w:sz="0" w:space="0" w:color="auto"/>
        <w:bottom w:val="none" w:sz="0" w:space="0" w:color="auto"/>
        <w:right w:val="none" w:sz="0" w:space="0" w:color="auto"/>
      </w:divBdr>
    </w:div>
    <w:div w:id="1519925127">
      <w:bodyDiv w:val="1"/>
      <w:marLeft w:val="0"/>
      <w:marRight w:val="0"/>
      <w:marTop w:val="0"/>
      <w:marBottom w:val="0"/>
      <w:divBdr>
        <w:top w:val="none" w:sz="0" w:space="0" w:color="auto"/>
        <w:left w:val="none" w:sz="0" w:space="0" w:color="auto"/>
        <w:bottom w:val="none" w:sz="0" w:space="0" w:color="auto"/>
        <w:right w:val="none" w:sz="0" w:space="0" w:color="auto"/>
      </w:divBdr>
    </w:div>
    <w:div w:id="1520004473">
      <w:bodyDiv w:val="1"/>
      <w:marLeft w:val="0"/>
      <w:marRight w:val="0"/>
      <w:marTop w:val="0"/>
      <w:marBottom w:val="0"/>
      <w:divBdr>
        <w:top w:val="none" w:sz="0" w:space="0" w:color="auto"/>
        <w:left w:val="none" w:sz="0" w:space="0" w:color="auto"/>
        <w:bottom w:val="none" w:sz="0" w:space="0" w:color="auto"/>
        <w:right w:val="none" w:sz="0" w:space="0" w:color="auto"/>
      </w:divBdr>
    </w:div>
    <w:div w:id="1520047034">
      <w:bodyDiv w:val="1"/>
      <w:marLeft w:val="0"/>
      <w:marRight w:val="0"/>
      <w:marTop w:val="0"/>
      <w:marBottom w:val="0"/>
      <w:divBdr>
        <w:top w:val="none" w:sz="0" w:space="0" w:color="auto"/>
        <w:left w:val="none" w:sz="0" w:space="0" w:color="auto"/>
        <w:bottom w:val="none" w:sz="0" w:space="0" w:color="auto"/>
        <w:right w:val="none" w:sz="0" w:space="0" w:color="auto"/>
      </w:divBdr>
    </w:div>
    <w:div w:id="1520120862">
      <w:bodyDiv w:val="1"/>
      <w:marLeft w:val="0"/>
      <w:marRight w:val="0"/>
      <w:marTop w:val="0"/>
      <w:marBottom w:val="0"/>
      <w:divBdr>
        <w:top w:val="none" w:sz="0" w:space="0" w:color="auto"/>
        <w:left w:val="none" w:sz="0" w:space="0" w:color="auto"/>
        <w:bottom w:val="none" w:sz="0" w:space="0" w:color="auto"/>
        <w:right w:val="none" w:sz="0" w:space="0" w:color="auto"/>
      </w:divBdr>
    </w:div>
    <w:div w:id="1520123908">
      <w:bodyDiv w:val="1"/>
      <w:marLeft w:val="0"/>
      <w:marRight w:val="0"/>
      <w:marTop w:val="0"/>
      <w:marBottom w:val="0"/>
      <w:divBdr>
        <w:top w:val="none" w:sz="0" w:space="0" w:color="auto"/>
        <w:left w:val="none" w:sz="0" w:space="0" w:color="auto"/>
        <w:bottom w:val="none" w:sz="0" w:space="0" w:color="auto"/>
        <w:right w:val="none" w:sz="0" w:space="0" w:color="auto"/>
      </w:divBdr>
    </w:div>
    <w:div w:id="1520775231">
      <w:bodyDiv w:val="1"/>
      <w:marLeft w:val="0"/>
      <w:marRight w:val="0"/>
      <w:marTop w:val="0"/>
      <w:marBottom w:val="0"/>
      <w:divBdr>
        <w:top w:val="none" w:sz="0" w:space="0" w:color="auto"/>
        <w:left w:val="none" w:sz="0" w:space="0" w:color="auto"/>
        <w:bottom w:val="none" w:sz="0" w:space="0" w:color="auto"/>
        <w:right w:val="none" w:sz="0" w:space="0" w:color="auto"/>
      </w:divBdr>
    </w:div>
    <w:div w:id="1520854967">
      <w:bodyDiv w:val="1"/>
      <w:marLeft w:val="0"/>
      <w:marRight w:val="0"/>
      <w:marTop w:val="0"/>
      <w:marBottom w:val="0"/>
      <w:divBdr>
        <w:top w:val="none" w:sz="0" w:space="0" w:color="auto"/>
        <w:left w:val="none" w:sz="0" w:space="0" w:color="auto"/>
        <w:bottom w:val="none" w:sz="0" w:space="0" w:color="auto"/>
        <w:right w:val="none" w:sz="0" w:space="0" w:color="auto"/>
      </w:divBdr>
    </w:div>
    <w:div w:id="1521092253">
      <w:bodyDiv w:val="1"/>
      <w:marLeft w:val="0"/>
      <w:marRight w:val="0"/>
      <w:marTop w:val="0"/>
      <w:marBottom w:val="0"/>
      <w:divBdr>
        <w:top w:val="none" w:sz="0" w:space="0" w:color="auto"/>
        <w:left w:val="none" w:sz="0" w:space="0" w:color="auto"/>
        <w:bottom w:val="none" w:sz="0" w:space="0" w:color="auto"/>
        <w:right w:val="none" w:sz="0" w:space="0" w:color="auto"/>
      </w:divBdr>
    </w:div>
    <w:div w:id="1521434460">
      <w:bodyDiv w:val="1"/>
      <w:marLeft w:val="0"/>
      <w:marRight w:val="0"/>
      <w:marTop w:val="0"/>
      <w:marBottom w:val="0"/>
      <w:divBdr>
        <w:top w:val="none" w:sz="0" w:space="0" w:color="auto"/>
        <w:left w:val="none" w:sz="0" w:space="0" w:color="auto"/>
        <w:bottom w:val="none" w:sz="0" w:space="0" w:color="auto"/>
        <w:right w:val="none" w:sz="0" w:space="0" w:color="auto"/>
      </w:divBdr>
    </w:div>
    <w:div w:id="1521625685">
      <w:bodyDiv w:val="1"/>
      <w:marLeft w:val="0"/>
      <w:marRight w:val="0"/>
      <w:marTop w:val="0"/>
      <w:marBottom w:val="0"/>
      <w:divBdr>
        <w:top w:val="none" w:sz="0" w:space="0" w:color="auto"/>
        <w:left w:val="none" w:sz="0" w:space="0" w:color="auto"/>
        <w:bottom w:val="none" w:sz="0" w:space="0" w:color="auto"/>
        <w:right w:val="none" w:sz="0" w:space="0" w:color="auto"/>
      </w:divBdr>
    </w:div>
    <w:div w:id="1522360317">
      <w:bodyDiv w:val="1"/>
      <w:marLeft w:val="0"/>
      <w:marRight w:val="0"/>
      <w:marTop w:val="0"/>
      <w:marBottom w:val="0"/>
      <w:divBdr>
        <w:top w:val="none" w:sz="0" w:space="0" w:color="auto"/>
        <w:left w:val="none" w:sz="0" w:space="0" w:color="auto"/>
        <w:bottom w:val="none" w:sz="0" w:space="0" w:color="auto"/>
        <w:right w:val="none" w:sz="0" w:space="0" w:color="auto"/>
      </w:divBdr>
    </w:div>
    <w:div w:id="1522471520">
      <w:bodyDiv w:val="1"/>
      <w:marLeft w:val="0"/>
      <w:marRight w:val="0"/>
      <w:marTop w:val="0"/>
      <w:marBottom w:val="0"/>
      <w:divBdr>
        <w:top w:val="none" w:sz="0" w:space="0" w:color="auto"/>
        <w:left w:val="none" w:sz="0" w:space="0" w:color="auto"/>
        <w:bottom w:val="none" w:sz="0" w:space="0" w:color="auto"/>
        <w:right w:val="none" w:sz="0" w:space="0" w:color="auto"/>
      </w:divBdr>
    </w:div>
    <w:div w:id="1522551124">
      <w:bodyDiv w:val="1"/>
      <w:marLeft w:val="0"/>
      <w:marRight w:val="0"/>
      <w:marTop w:val="0"/>
      <w:marBottom w:val="0"/>
      <w:divBdr>
        <w:top w:val="none" w:sz="0" w:space="0" w:color="auto"/>
        <w:left w:val="none" w:sz="0" w:space="0" w:color="auto"/>
        <w:bottom w:val="none" w:sz="0" w:space="0" w:color="auto"/>
        <w:right w:val="none" w:sz="0" w:space="0" w:color="auto"/>
      </w:divBdr>
    </w:div>
    <w:div w:id="1522744187">
      <w:bodyDiv w:val="1"/>
      <w:marLeft w:val="0"/>
      <w:marRight w:val="0"/>
      <w:marTop w:val="0"/>
      <w:marBottom w:val="0"/>
      <w:divBdr>
        <w:top w:val="none" w:sz="0" w:space="0" w:color="auto"/>
        <w:left w:val="none" w:sz="0" w:space="0" w:color="auto"/>
        <w:bottom w:val="none" w:sz="0" w:space="0" w:color="auto"/>
        <w:right w:val="none" w:sz="0" w:space="0" w:color="auto"/>
      </w:divBdr>
    </w:div>
    <w:div w:id="1523015223">
      <w:bodyDiv w:val="1"/>
      <w:marLeft w:val="0"/>
      <w:marRight w:val="0"/>
      <w:marTop w:val="0"/>
      <w:marBottom w:val="0"/>
      <w:divBdr>
        <w:top w:val="none" w:sz="0" w:space="0" w:color="auto"/>
        <w:left w:val="none" w:sz="0" w:space="0" w:color="auto"/>
        <w:bottom w:val="none" w:sz="0" w:space="0" w:color="auto"/>
        <w:right w:val="none" w:sz="0" w:space="0" w:color="auto"/>
      </w:divBdr>
    </w:div>
    <w:div w:id="1523544127">
      <w:bodyDiv w:val="1"/>
      <w:marLeft w:val="0"/>
      <w:marRight w:val="0"/>
      <w:marTop w:val="0"/>
      <w:marBottom w:val="0"/>
      <w:divBdr>
        <w:top w:val="none" w:sz="0" w:space="0" w:color="auto"/>
        <w:left w:val="none" w:sz="0" w:space="0" w:color="auto"/>
        <w:bottom w:val="none" w:sz="0" w:space="0" w:color="auto"/>
        <w:right w:val="none" w:sz="0" w:space="0" w:color="auto"/>
      </w:divBdr>
    </w:div>
    <w:div w:id="1523666246">
      <w:bodyDiv w:val="1"/>
      <w:marLeft w:val="0"/>
      <w:marRight w:val="0"/>
      <w:marTop w:val="0"/>
      <w:marBottom w:val="0"/>
      <w:divBdr>
        <w:top w:val="none" w:sz="0" w:space="0" w:color="auto"/>
        <w:left w:val="none" w:sz="0" w:space="0" w:color="auto"/>
        <w:bottom w:val="none" w:sz="0" w:space="0" w:color="auto"/>
        <w:right w:val="none" w:sz="0" w:space="0" w:color="auto"/>
      </w:divBdr>
    </w:div>
    <w:div w:id="1523976680">
      <w:bodyDiv w:val="1"/>
      <w:marLeft w:val="0"/>
      <w:marRight w:val="0"/>
      <w:marTop w:val="0"/>
      <w:marBottom w:val="0"/>
      <w:divBdr>
        <w:top w:val="none" w:sz="0" w:space="0" w:color="auto"/>
        <w:left w:val="none" w:sz="0" w:space="0" w:color="auto"/>
        <w:bottom w:val="none" w:sz="0" w:space="0" w:color="auto"/>
        <w:right w:val="none" w:sz="0" w:space="0" w:color="auto"/>
      </w:divBdr>
    </w:div>
    <w:div w:id="1524048244">
      <w:bodyDiv w:val="1"/>
      <w:marLeft w:val="0"/>
      <w:marRight w:val="0"/>
      <w:marTop w:val="0"/>
      <w:marBottom w:val="0"/>
      <w:divBdr>
        <w:top w:val="none" w:sz="0" w:space="0" w:color="auto"/>
        <w:left w:val="none" w:sz="0" w:space="0" w:color="auto"/>
        <w:bottom w:val="none" w:sz="0" w:space="0" w:color="auto"/>
        <w:right w:val="none" w:sz="0" w:space="0" w:color="auto"/>
      </w:divBdr>
    </w:div>
    <w:div w:id="1524245343">
      <w:bodyDiv w:val="1"/>
      <w:marLeft w:val="0"/>
      <w:marRight w:val="0"/>
      <w:marTop w:val="0"/>
      <w:marBottom w:val="0"/>
      <w:divBdr>
        <w:top w:val="none" w:sz="0" w:space="0" w:color="auto"/>
        <w:left w:val="none" w:sz="0" w:space="0" w:color="auto"/>
        <w:bottom w:val="none" w:sz="0" w:space="0" w:color="auto"/>
        <w:right w:val="none" w:sz="0" w:space="0" w:color="auto"/>
      </w:divBdr>
    </w:div>
    <w:div w:id="1524323629">
      <w:bodyDiv w:val="1"/>
      <w:marLeft w:val="0"/>
      <w:marRight w:val="0"/>
      <w:marTop w:val="0"/>
      <w:marBottom w:val="0"/>
      <w:divBdr>
        <w:top w:val="none" w:sz="0" w:space="0" w:color="auto"/>
        <w:left w:val="none" w:sz="0" w:space="0" w:color="auto"/>
        <w:bottom w:val="none" w:sz="0" w:space="0" w:color="auto"/>
        <w:right w:val="none" w:sz="0" w:space="0" w:color="auto"/>
      </w:divBdr>
    </w:div>
    <w:div w:id="1524435747">
      <w:bodyDiv w:val="1"/>
      <w:marLeft w:val="0"/>
      <w:marRight w:val="0"/>
      <w:marTop w:val="0"/>
      <w:marBottom w:val="0"/>
      <w:divBdr>
        <w:top w:val="none" w:sz="0" w:space="0" w:color="auto"/>
        <w:left w:val="none" w:sz="0" w:space="0" w:color="auto"/>
        <w:bottom w:val="none" w:sz="0" w:space="0" w:color="auto"/>
        <w:right w:val="none" w:sz="0" w:space="0" w:color="auto"/>
      </w:divBdr>
    </w:div>
    <w:div w:id="1524592547">
      <w:bodyDiv w:val="1"/>
      <w:marLeft w:val="0"/>
      <w:marRight w:val="0"/>
      <w:marTop w:val="0"/>
      <w:marBottom w:val="0"/>
      <w:divBdr>
        <w:top w:val="none" w:sz="0" w:space="0" w:color="auto"/>
        <w:left w:val="none" w:sz="0" w:space="0" w:color="auto"/>
        <w:bottom w:val="none" w:sz="0" w:space="0" w:color="auto"/>
        <w:right w:val="none" w:sz="0" w:space="0" w:color="auto"/>
      </w:divBdr>
    </w:div>
    <w:div w:id="1524635504">
      <w:bodyDiv w:val="1"/>
      <w:marLeft w:val="0"/>
      <w:marRight w:val="0"/>
      <w:marTop w:val="0"/>
      <w:marBottom w:val="0"/>
      <w:divBdr>
        <w:top w:val="none" w:sz="0" w:space="0" w:color="auto"/>
        <w:left w:val="none" w:sz="0" w:space="0" w:color="auto"/>
        <w:bottom w:val="none" w:sz="0" w:space="0" w:color="auto"/>
        <w:right w:val="none" w:sz="0" w:space="0" w:color="auto"/>
      </w:divBdr>
    </w:div>
    <w:div w:id="1524635655">
      <w:bodyDiv w:val="1"/>
      <w:marLeft w:val="0"/>
      <w:marRight w:val="0"/>
      <w:marTop w:val="0"/>
      <w:marBottom w:val="0"/>
      <w:divBdr>
        <w:top w:val="none" w:sz="0" w:space="0" w:color="auto"/>
        <w:left w:val="none" w:sz="0" w:space="0" w:color="auto"/>
        <w:bottom w:val="none" w:sz="0" w:space="0" w:color="auto"/>
        <w:right w:val="none" w:sz="0" w:space="0" w:color="auto"/>
      </w:divBdr>
    </w:div>
    <w:div w:id="1524706433">
      <w:bodyDiv w:val="1"/>
      <w:marLeft w:val="0"/>
      <w:marRight w:val="0"/>
      <w:marTop w:val="0"/>
      <w:marBottom w:val="0"/>
      <w:divBdr>
        <w:top w:val="none" w:sz="0" w:space="0" w:color="auto"/>
        <w:left w:val="none" w:sz="0" w:space="0" w:color="auto"/>
        <w:bottom w:val="none" w:sz="0" w:space="0" w:color="auto"/>
        <w:right w:val="none" w:sz="0" w:space="0" w:color="auto"/>
      </w:divBdr>
    </w:div>
    <w:div w:id="1525286173">
      <w:bodyDiv w:val="1"/>
      <w:marLeft w:val="0"/>
      <w:marRight w:val="0"/>
      <w:marTop w:val="0"/>
      <w:marBottom w:val="0"/>
      <w:divBdr>
        <w:top w:val="none" w:sz="0" w:space="0" w:color="auto"/>
        <w:left w:val="none" w:sz="0" w:space="0" w:color="auto"/>
        <w:bottom w:val="none" w:sz="0" w:space="0" w:color="auto"/>
        <w:right w:val="none" w:sz="0" w:space="0" w:color="auto"/>
      </w:divBdr>
    </w:div>
    <w:div w:id="1525442959">
      <w:bodyDiv w:val="1"/>
      <w:marLeft w:val="0"/>
      <w:marRight w:val="0"/>
      <w:marTop w:val="0"/>
      <w:marBottom w:val="0"/>
      <w:divBdr>
        <w:top w:val="none" w:sz="0" w:space="0" w:color="auto"/>
        <w:left w:val="none" w:sz="0" w:space="0" w:color="auto"/>
        <w:bottom w:val="none" w:sz="0" w:space="0" w:color="auto"/>
        <w:right w:val="none" w:sz="0" w:space="0" w:color="auto"/>
      </w:divBdr>
    </w:div>
    <w:div w:id="1525629592">
      <w:bodyDiv w:val="1"/>
      <w:marLeft w:val="0"/>
      <w:marRight w:val="0"/>
      <w:marTop w:val="0"/>
      <w:marBottom w:val="0"/>
      <w:divBdr>
        <w:top w:val="none" w:sz="0" w:space="0" w:color="auto"/>
        <w:left w:val="none" w:sz="0" w:space="0" w:color="auto"/>
        <w:bottom w:val="none" w:sz="0" w:space="0" w:color="auto"/>
        <w:right w:val="none" w:sz="0" w:space="0" w:color="auto"/>
      </w:divBdr>
    </w:div>
    <w:div w:id="1525749969">
      <w:bodyDiv w:val="1"/>
      <w:marLeft w:val="0"/>
      <w:marRight w:val="0"/>
      <w:marTop w:val="0"/>
      <w:marBottom w:val="0"/>
      <w:divBdr>
        <w:top w:val="none" w:sz="0" w:space="0" w:color="auto"/>
        <w:left w:val="none" w:sz="0" w:space="0" w:color="auto"/>
        <w:bottom w:val="none" w:sz="0" w:space="0" w:color="auto"/>
        <w:right w:val="none" w:sz="0" w:space="0" w:color="auto"/>
      </w:divBdr>
    </w:div>
    <w:div w:id="1525826663">
      <w:bodyDiv w:val="1"/>
      <w:marLeft w:val="0"/>
      <w:marRight w:val="0"/>
      <w:marTop w:val="0"/>
      <w:marBottom w:val="0"/>
      <w:divBdr>
        <w:top w:val="none" w:sz="0" w:space="0" w:color="auto"/>
        <w:left w:val="none" w:sz="0" w:space="0" w:color="auto"/>
        <w:bottom w:val="none" w:sz="0" w:space="0" w:color="auto"/>
        <w:right w:val="none" w:sz="0" w:space="0" w:color="auto"/>
      </w:divBdr>
    </w:div>
    <w:div w:id="1525903683">
      <w:bodyDiv w:val="1"/>
      <w:marLeft w:val="0"/>
      <w:marRight w:val="0"/>
      <w:marTop w:val="0"/>
      <w:marBottom w:val="0"/>
      <w:divBdr>
        <w:top w:val="none" w:sz="0" w:space="0" w:color="auto"/>
        <w:left w:val="none" w:sz="0" w:space="0" w:color="auto"/>
        <w:bottom w:val="none" w:sz="0" w:space="0" w:color="auto"/>
        <w:right w:val="none" w:sz="0" w:space="0" w:color="auto"/>
      </w:divBdr>
    </w:div>
    <w:div w:id="1525947250">
      <w:bodyDiv w:val="1"/>
      <w:marLeft w:val="0"/>
      <w:marRight w:val="0"/>
      <w:marTop w:val="0"/>
      <w:marBottom w:val="0"/>
      <w:divBdr>
        <w:top w:val="none" w:sz="0" w:space="0" w:color="auto"/>
        <w:left w:val="none" w:sz="0" w:space="0" w:color="auto"/>
        <w:bottom w:val="none" w:sz="0" w:space="0" w:color="auto"/>
        <w:right w:val="none" w:sz="0" w:space="0" w:color="auto"/>
      </w:divBdr>
    </w:div>
    <w:div w:id="1526403368">
      <w:bodyDiv w:val="1"/>
      <w:marLeft w:val="0"/>
      <w:marRight w:val="0"/>
      <w:marTop w:val="0"/>
      <w:marBottom w:val="0"/>
      <w:divBdr>
        <w:top w:val="none" w:sz="0" w:space="0" w:color="auto"/>
        <w:left w:val="none" w:sz="0" w:space="0" w:color="auto"/>
        <w:bottom w:val="none" w:sz="0" w:space="0" w:color="auto"/>
        <w:right w:val="none" w:sz="0" w:space="0" w:color="auto"/>
      </w:divBdr>
    </w:div>
    <w:div w:id="1526674784">
      <w:bodyDiv w:val="1"/>
      <w:marLeft w:val="0"/>
      <w:marRight w:val="0"/>
      <w:marTop w:val="0"/>
      <w:marBottom w:val="0"/>
      <w:divBdr>
        <w:top w:val="none" w:sz="0" w:space="0" w:color="auto"/>
        <w:left w:val="none" w:sz="0" w:space="0" w:color="auto"/>
        <w:bottom w:val="none" w:sz="0" w:space="0" w:color="auto"/>
        <w:right w:val="none" w:sz="0" w:space="0" w:color="auto"/>
      </w:divBdr>
    </w:div>
    <w:div w:id="1526794974">
      <w:bodyDiv w:val="1"/>
      <w:marLeft w:val="0"/>
      <w:marRight w:val="0"/>
      <w:marTop w:val="0"/>
      <w:marBottom w:val="0"/>
      <w:divBdr>
        <w:top w:val="none" w:sz="0" w:space="0" w:color="auto"/>
        <w:left w:val="none" w:sz="0" w:space="0" w:color="auto"/>
        <w:bottom w:val="none" w:sz="0" w:space="0" w:color="auto"/>
        <w:right w:val="none" w:sz="0" w:space="0" w:color="auto"/>
      </w:divBdr>
    </w:div>
    <w:div w:id="1526796230">
      <w:bodyDiv w:val="1"/>
      <w:marLeft w:val="0"/>
      <w:marRight w:val="0"/>
      <w:marTop w:val="0"/>
      <w:marBottom w:val="0"/>
      <w:divBdr>
        <w:top w:val="none" w:sz="0" w:space="0" w:color="auto"/>
        <w:left w:val="none" w:sz="0" w:space="0" w:color="auto"/>
        <w:bottom w:val="none" w:sz="0" w:space="0" w:color="auto"/>
        <w:right w:val="none" w:sz="0" w:space="0" w:color="auto"/>
      </w:divBdr>
    </w:div>
    <w:div w:id="1526820152">
      <w:bodyDiv w:val="1"/>
      <w:marLeft w:val="0"/>
      <w:marRight w:val="0"/>
      <w:marTop w:val="0"/>
      <w:marBottom w:val="0"/>
      <w:divBdr>
        <w:top w:val="none" w:sz="0" w:space="0" w:color="auto"/>
        <w:left w:val="none" w:sz="0" w:space="0" w:color="auto"/>
        <w:bottom w:val="none" w:sz="0" w:space="0" w:color="auto"/>
        <w:right w:val="none" w:sz="0" w:space="0" w:color="auto"/>
      </w:divBdr>
    </w:div>
    <w:div w:id="1527019817">
      <w:bodyDiv w:val="1"/>
      <w:marLeft w:val="0"/>
      <w:marRight w:val="0"/>
      <w:marTop w:val="0"/>
      <w:marBottom w:val="0"/>
      <w:divBdr>
        <w:top w:val="none" w:sz="0" w:space="0" w:color="auto"/>
        <w:left w:val="none" w:sz="0" w:space="0" w:color="auto"/>
        <w:bottom w:val="none" w:sz="0" w:space="0" w:color="auto"/>
        <w:right w:val="none" w:sz="0" w:space="0" w:color="auto"/>
      </w:divBdr>
    </w:div>
    <w:div w:id="1527329364">
      <w:bodyDiv w:val="1"/>
      <w:marLeft w:val="0"/>
      <w:marRight w:val="0"/>
      <w:marTop w:val="0"/>
      <w:marBottom w:val="0"/>
      <w:divBdr>
        <w:top w:val="none" w:sz="0" w:space="0" w:color="auto"/>
        <w:left w:val="none" w:sz="0" w:space="0" w:color="auto"/>
        <w:bottom w:val="none" w:sz="0" w:space="0" w:color="auto"/>
        <w:right w:val="none" w:sz="0" w:space="0" w:color="auto"/>
      </w:divBdr>
    </w:div>
    <w:div w:id="1527403497">
      <w:bodyDiv w:val="1"/>
      <w:marLeft w:val="0"/>
      <w:marRight w:val="0"/>
      <w:marTop w:val="0"/>
      <w:marBottom w:val="0"/>
      <w:divBdr>
        <w:top w:val="none" w:sz="0" w:space="0" w:color="auto"/>
        <w:left w:val="none" w:sz="0" w:space="0" w:color="auto"/>
        <w:bottom w:val="none" w:sz="0" w:space="0" w:color="auto"/>
        <w:right w:val="none" w:sz="0" w:space="0" w:color="auto"/>
      </w:divBdr>
    </w:div>
    <w:div w:id="1527450300">
      <w:bodyDiv w:val="1"/>
      <w:marLeft w:val="0"/>
      <w:marRight w:val="0"/>
      <w:marTop w:val="0"/>
      <w:marBottom w:val="0"/>
      <w:divBdr>
        <w:top w:val="none" w:sz="0" w:space="0" w:color="auto"/>
        <w:left w:val="none" w:sz="0" w:space="0" w:color="auto"/>
        <w:bottom w:val="none" w:sz="0" w:space="0" w:color="auto"/>
        <w:right w:val="none" w:sz="0" w:space="0" w:color="auto"/>
      </w:divBdr>
    </w:div>
    <w:div w:id="1527517922">
      <w:bodyDiv w:val="1"/>
      <w:marLeft w:val="0"/>
      <w:marRight w:val="0"/>
      <w:marTop w:val="0"/>
      <w:marBottom w:val="0"/>
      <w:divBdr>
        <w:top w:val="none" w:sz="0" w:space="0" w:color="auto"/>
        <w:left w:val="none" w:sz="0" w:space="0" w:color="auto"/>
        <w:bottom w:val="none" w:sz="0" w:space="0" w:color="auto"/>
        <w:right w:val="none" w:sz="0" w:space="0" w:color="auto"/>
      </w:divBdr>
    </w:div>
    <w:div w:id="1527524930">
      <w:bodyDiv w:val="1"/>
      <w:marLeft w:val="0"/>
      <w:marRight w:val="0"/>
      <w:marTop w:val="0"/>
      <w:marBottom w:val="0"/>
      <w:divBdr>
        <w:top w:val="none" w:sz="0" w:space="0" w:color="auto"/>
        <w:left w:val="none" w:sz="0" w:space="0" w:color="auto"/>
        <w:bottom w:val="none" w:sz="0" w:space="0" w:color="auto"/>
        <w:right w:val="none" w:sz="0" w:space="0" w:color="auto"/>
      </w:divBdr>
    </w:div>
    <w:div w:id="1528134470">
      <w:bodyDiv w:val="1"/>
      <w:marLeft w:val="0"/>
      <w:marRight w:val="0"/>
      <w:marTop w:val="0"/>
      <w:marBottom w:val="0"/>
      <w:divBdr>
        <w:top w:val="none" w:sz="0" w:space="0" w:color="auto"/>
        <w:left w:val="none" w:sz="0" w:space="0" w:color="auto"/>
        <w:bottom w:val="none" w:sz="0" w:space="0" w:color="auto"/>
        <w:right w:val="none" w:sz="0" w:space="0" w:color="auto"/>
      </w:divBdr>
    </w:div>
    <w:div w:id="1528250328">
      <w:bodyDiv w:val="1"/>
      <w:marLeft w:val="0"/>
      <w:marRight w:val="0"/>
      <w:marTop w:val="0"/>
      <w:marBottom w:val="0"/>
      <w:divBdr>
        <w:top w:val="none" w:sz="0" w:space="0" w:color="auto"/>
        <w:left w:val="none" w:sz="0" w:space="0" w:color="auto"/>
        <w:bottom w:val="none" w:sz="0" w:space="0" w:color="auto"/>
        <w:right w:val="none" w:sz="0" w:space="0" w:color="auto"/>
      </w:divBdr>
    </w:div>
    <w:div w:id="1528331106">
      <w:bodyDiv w:val="1"/>
      <w:marLeft w:val="0"/>
      <w:marRight w:val="0"/>
      <w:marTop w:val="0"/>
      <w:marBottom w:val="0"/>
      <w:divBdr>
        <w:top w:val="none" w:sz="0" w:space="0" w:color="auto"/>
        <w:left w:val="none" w:sz="0" w:space="0" w:color="auto"/>
        <w:bottom w:val="none" w:sz="0" w:space="0" w:color="auto"/>
        <w:right w:val="none" w:sz="0" w:space="0" w:color="auto"/>
      </w:divBdr>
    </w:div>
    <w:div w:id="1528637182">
      <w:bodyDiv w:val="1"/>
      <w:marLeft w:val="0"/>
      <w:marRight w:val="0"/>
      <w:marTop w:val="0"/>
      <w:marBottom w:val="0"/>
      <w:divBdr>
        <w:top w:val="none" w:sz="0" w:space="0" w:color="auto"/>
        <w:left w:val="none" w:sz="0" w:space="0" w:color="auto"/>
        <w:bottom w:val="none" w:sz="0" w:space="0" w:color="auto"/>
        <w:right w:val="none" w:sz="0" w:space="0" w:color="auto"/>
      </w:divBdr>
    </w:div>
    <w:div w:id="1529026389">
      <w:bodyDiv w:val="1"/>
      <w:marLeft w:val="0"/>
      <w:marRight w:val="0"/>
      <w:marTop w:val="0"/>
      <w:marBottom w:val="0"/>
      <w:divBdr>
        <w:top w:val="none" w:sz="0" w:space="0" w:color="auto"/>
        <w:left w:val="none" w:sz="0" w:space="0" w:color="auto"/>
        <w:bottom w:val="none" w:sz="0" w:space="0" w:color="auto"/>
        <w:right w:val="none" w:sz="0" w:space="0" w:color="auto"/>
      </w:divBdr>
    </w:div>
    <w:div w:id="1529101214">
      <w:bodyDiv w:val="1"/>
      <w:marLeft w:val="0"/>
      <w:marRight w:val="0"/>
      <w:marTop w:val="0"/>
      <w:marBottom w:val="0"/>
      <w:divBdr>
        <w:top w:val="none" w:sz="0" w:space="0" w:color="auto"/>
        <w:left w:val="none" w:sz="0" w:space="0" w:color="auto"/>
        <w:bottom w:val="none" w:sz="0" w:space="0" w:color="auto"/>
        <w:right w:val="none" w:sz="0" w:space="0" w:color="auto"/>
      </w:divBdr>
    </w:div>
    <w:div w:id="1529756615">
      <w:bodyDiv w:val="1"/>
      <w:marLeft w:val="0"/>
      <w:marRight w:val="0"/>
      <w:marTop w:val="0"/>
      <w:marBottom w:val="0"/>
      <w:divBdr>
        <w:top w:val="none" w:sz="0" w:space="0" w:color="auto"/>
        <w:left w:val="none" w:sz="0" w:space="0" w:color="auto"/>
        <w:bottom w:val="none" w:sz="0" w:space="0" w:color="auto"/>
        <w:right w:val="none" w:sz="0" w:space="0" w:color="auto"/>
      </w:divBdr>
    </w:div>
    <w:div w:id="1529756863">
      <w:bodyDiv w:val="1"/>
      <w:marLeft w:val="0"/>
      <w:marRight w:val="0"/>
      <w:marTop w:val="0"/>
      <w:marBottom w:val="0"/>
      <w:divBdr>
        <w:top w:val="none" w:sz="0" w:space="0" w:color="auto"/>
        <w:left w:val="none" w:sz="0" w:space="0" w:color="auto"/>
        <w:bottom w:val="none" w:sz="0" w:space="0" w:color="auto"/>
        <w:right w:val="none" w:sz="0" w:space="0" w:color="auto"/>
      </w:divBdr>
    </w:div>
    <w:div w:id="1529879212">
      <w:bodyDiv w:val="1"/>
      <w:marLeft w:val="0"/>
      <w:marRight w:val="0"/>
      <w:marTop w:val="0"/>
      <w:marBottom w:val="0"/>
      <w:divBdr>
        <w:top w:val="none" w:sz="0" w:space="0" w:color="auto"/>
        <w:left w:val="none" w:sz="0" w:space="0" w:color="auto"/>
        <w:bottom w:val="none" w:sz="0" w:space="0" w:color="auto"/>
        <w:right w:val="none" w:sz="0" w:space="0" w:color="auto"/>
      </w:divBdr>
    </w:div>
    <w:div w:id="1529954035">
      <w:bodyDiv w:val="1"/>
      <w:marLeft w:val="0"/>
      <w:marRight w:val="0"/>
      <w:marTop w:val="0"/>
      <w:marBottom w:val="0"/>
      <w:divBdr>
        <w:top w:val="none" w:sz="0" w:space="0" w:color="auto"/>
        <w:left w:val="none" w:sz="0" w:space="0" w:color="auto"/>
        <w:bottom w:val="none" w:sz="0" w:space="0" w:color="auto"/>
        <w:right w:val="none" w:sz="0" w:space="0" w:color="auto"/>
      </w:divBdr>
    </w:div>
    <w:div w:id="1530876913">
      <w:bodyDiv w:val="1"/>
      <w:marLeft w:val="0"/>
      <w:marRight w:val="0"/>
      <w:marTop w:val="0"/>
      <w:marBottom w:val="0"/>
      <w:divBdr>
        <w:top w:val="none" w:sz="0" w:space="0" w:color="auto"/>
        <w:left w:val="none" w:sz="0" w:space="0" w:color="auto"/>
        <w:bottom w:val="none" w:sz="0" w:space="0" w:color="auto"/>
        <w:right w:val="none" w:sz="0" w:space="0" w:color="auto"/>
      </w:divBdr>
    </w:div>
    <w:div w:id="1530990052">
      <w:bodyDiv w:val="1"/>
      <w:marLeft w:val="0"/>
      <w:marRight w:val="0"/>
      <w:marTop w:val="0"/>
      <w:marBottom w:val="0"/>
      <w:divBdr>
        <w:top w:val="none" w:sz="0" w:space="0" w:color="auto"/>
        <w:left w:val="none" w:sz="0" w:space="0" w:color="auto"/>
        <w:bottom w:val="none" w:sz="0" w:space="0" w:color="auto"/>
        <w:right w:val="none" w:sz="0" w:space="0" w:color="auto"/>
      </w:divBdr>
    </w:div>
    <w:div w:id="1531138619">
      <w:bodyDiv w:val="1"/>
      <w:marLeft w:val="0"/>
      <w:marRight w:val="0"/>
      <w:marTop w:val="0"/>
      <w:marBottom w:val="0"/>
      <w:divBdr>
        <w:top w:val="none" w:sz="0" w:space="0" w:color="auto"/>
        <w:left w:val="none" w:sz="0" w:space="0" w:color="auto"/>
        <w:bottom w:val="none" w:sz="0" w:space="0" w:color="auto"/>
        <w:right w:val="none" w:sz="0" w:space="0" w:color="auto"/>
      </w:divBdr>
    </w:div>
    <w:div w:id="1531184538">
      <w:bodyDiv w:val="1"/>
      <w:marLeft w:val="0"/>
      <w:marRight w:val="0"/>
      <w:marTop w:val="0"/>
      <w:marBottom w:val="0"/>
      <w:divBdr>
        <w:top w:val="none" w:sz="0" w:space="0" w:color="auto"/>
        <w:left w:val="none" w:sz="0" w:space="0" w:color="auto"/>
        <w:bottom w:val="none" w:sz="0" w:space="0" w:color="auto"/>
        <w:right w:val="none" w:sz="0" w:space="0" w:color="auto"/>
      </w:divBdr>
    </w:div>
    <w:div w:id="1531184624">
      <w:bodyDiv w:val="1"/>
      <w:marLeft w:val="0"/>
      <w:marRight w:val="0"/>
      <w:marTop w:val="0"/>
      <w:marBottom w:val="0"/>
      <w:divBdr>
        <w:top w:val="none" w:sz="0" w:space="0" w:color="auto"/>
        <w:left w:val="none" w:sz="0" w:space="0" w:color="auto"/>
        <w:bottom w:val="none" w:sz="0" w:space="0" w:color="auto"/>
        <w:right w:val="none" w:sz="0" w:space="0" w:color="auto"/>
      </w:divBdr>
    </w:div>
    <w:div w:id="1531256144">
      <w:bodyDiv w:val="1"/>
      <w:marLeft w:val="0"/>
      <w:marRight w:val="0"/>
      <w:marTop w:val="0"/>
      <w:marBottom w:val="0"/>
      <w:divBdr>
        <w:top w:val="none" w:sz="0" w:space="0" w:color="auto"/>
        <w:left w:val="none" w:sz="0" w:space="0" w:color="auto"/>
        <w:bottom w:val="none" w:sz="0" w:space="0" w:color="auto"/>
        <w:right w:val="none" w:sz="0" w:space="0" w:color="auto"/>
      </w:divBdr>
    </w:div>
    <w:div w:id="1531608040">
      <w:bodyDiv w:val="1"/>
      <w:marLeft w:val="0"/>
      <w:marRight w:val="0"/>
      <w:marTop w:val="0"/>
      <w:marBottom w:val="0"/>
      <w:divBdr>
        <w:top w:val="none" w:sz="0" w:space="0" w:color="auto"/>
        <w:left w:val="none" w:sz="0" w:space="0" w:color="auto"/>
        <w:bottom w:val="none" w:sz="0" w:space="0" w:color="auto"/>
        <w:right w:val="none" w:sz="0" w:space="0" w:color="auto"/>
      </w:divBdr>
    </w:div>
    <w:div w:id="1531869486">
      <w:bodyDiv w:val="1"/>
      <w:marLeft w:val="0"/>
      <w:marRight w:val="0"/>
      <w:marTop w:val="0"/>
      <w:marBottom w:val="0"/>
      <w:divBdr>
        <w:top w:val="none" w:sz="0" w:space="0" w:color="auto"/>
        <w:left w:val="none" w:sz="0" w:space="0" w:color="auto"/>
        <w:bottom w:val="none" w:sz="0" w:space="0" w:color="auto"/>
        <w:right w:val="none" w:sz="0" w:space="0" w:color="auto"/>
      </w:divBdr>
    </w:div>
    <w:div w:id="1532063844">
      <w:bodyDiv w:val="1"/>
      <w:marLeft w:val="0"/>
      <w:marRight w:val="0"/>
      <w:marTop w:val="0"/>
      <w:marBottom w:val="0"/>
      <w:divBdr>
        <w:top w:val="none" w:sz="0" w:space="0" w:color="auto"/>
        <w:left w:val="none" w:sz="0" w:space="0" w:color="auto"/>
        <w:bottom w:val="none" w:sz="0" w:space="0" w:color="auto"/>
        <w:right w:val="none" w:sz="0" w:space="0" w:color="auto"/>
      </w:divBdr>
    </w:div>
    <w:div w:id="1532523878">
      <w:bodyDiv w:val="1"/>
      <w:marLeft w:val="0"/>
      <w:marRight w:val="0"/>
      <w:marTop w:val="0"/>
      <w:marBottom w:val="0"/>
      <w:divBdr>
        <w:top w:val="none" w:sz="0" w:space="0" w:color="auto"/>
        <w:left w:val="none" w:sz="0" w:space="0" w:color="auto"/>
        <w:bottom w:val="none" w:sz="0" w:space="0" w:color="auto"/>
        <w:right w:val="none" w:sz="0" w:space="0" w:color="auto"/>
      </w:divBdr>
    </w:div>
    <w:div w:id="1532651435">
      <w:bodyDiv w:val="1"/>
      <w:marLeft w:val="0"/>
      <w:marRight w:val="0"/>
      <w:marTop w:val="0"/>
      <w:marBottom w:val="0"/>
      <w:divBdr>
        <w:top w:val="none" w:sz="0" w:space="0" w:color="auto"/>
        <w:left w:val="none" w:sz="0" w:space="0" w:color="auto"/>
        <w:bottom w:val="none" w:sz="0" w:space="0" w:color="auto"/>
        <w:right w:val="none" w:sz="0" w:space="0" w:color="auto"/>
      </w:divBdr>
    </w:div>
    <w:div w:id="1532719163">
      <w:bodyDiv w:val="1"/>
      <w:marLeft w:val="0"/>
      <w:marRight w:val="0"/>
      <w:marTop w:val="0"/>
      <w:marBottom w:val="0"/>
      <w:divBdr>
        <w:top w:val="none" w:sz="0" w:space="0" w:color="auto"/>
        <w:left w:val="none" w:sz="0" w:space="0" w:color="auto"/>
        <w:bottom w:val="none" w:sz="0" w:space="0" w:color="auto"/>
        <w:right w:val="none" w:sz="0" w:space="0" w:color="auto"/>
      </w:divBdr>
    </w:div>
    <w:div w:id="1532760421">
      <w:bodyDiv w:val="1"/>
      <w:marLeft w:val="0"/>
      <w:marRight w:val="0"/>
      <w:marTop w:val="0"/>
      <w:marBottom w:val="0"/>
      <w:divBdr>
        <w:top w:val="none" w:sz="0" w:space="0" w:color="auto"/>
        <w:left w:val="none" w:sz="0" w:space="0" w:color="auto"/>
        <w:bottom w:val="none" w:sz="0" w:space="0" w:color="auto"/>
        <w:right w:val="none" w:sz="0" w:space="0" w:color="auto"/>
      </w:divBdr>
    </w:div>
    <w:div w:id="1533037326">
      <w:bodyDiv w:val="1"/>
      <w:marLeft w:val="0"/>
      <w:marRight w:val="0"/>
      <w:marTop w:val="0"/>
      <w:marBottom w:val="0"/>
      <w:divBdr>
        <w:top w:val="none" w:sz="0" w:space="0" w:color="auto"/>
        <w:left w:val="none" w:sz="0" w:space="0" w:color="auto"/>
        <w:bottom w:val="none" w:sz="0" w:space="0" w:color="auto"/>
        <w:right w:val="none" w:sz="0" w:space="0" w:color="auto"/>
      </w:divBdr>
    </w:div>
    <w:div w:id="1533104120">
      <w:bodyDiv w:val="1"/>
      <w:marLeft w:val="0"/>
      <w:marRight w:val="0"/>
      <w:marTop w:val="0"/>
      <w:marBottom w:val="0"/>
      <w:divBdr>
        <w:top w:val="none" w:sz="0" w:space="0" w:color="auto"/>
        <w:left w:val="none" w:sz="0" w:space="0" w:color="auto"/>
        <w:bottom w:val="none" w:sz="0" w:space="0" w:color="auto"/>
        <w:right w:val="none" w:sz="0" w:space="0" w:color="auto"/>
      </w:divBdr>
    </w:div>
    <w:div w:id="1533109657">
      <w:bodyDiv w:val="1"/>
      <w:marLeft w:val="0"/>
      <w:marRight w:val="0"/>
      <w:marTop w:val="0"/>
      <w:marBottom w:val="0"/>
      <w:divBdr>
        <w:top w:val="none" w:sz="0" w:space="0" w:color="auto"/>
        <w:left w:val="none" w:sz="0" w:space="0" w:color="auto"/>
        <w:bottom w:val="none" w:sz="0" w:space="0" w:color="auto"/>
        <w:right w:val="none" w:sz="0" w:space="0" w:color="auto"/>
      </w:divBdr>
    </w:div>
    <w:div w:id="1533542654">
      <w:bodyDiv w:val="1"/>
      <w:marLeft w:val="0"/>
      <w:marRight w:val="0"/>
      <w:marTop w:val="0"/>
      <w:marBottom w:val="0"/>
      <w:divBdr>
        <w:top w:val="none" w:sz="0" w:space="0" w:color="auto"/>
        <w:left w:val="none" w:sz="0" w:space="0" w:color="auto"/>
        <w:bottom w:val="none" w:sz="0" w:space="0" w:color="auto"/>
        <w:right w:val="none" w:sz="0" w:space="0" w:color="auto"/>
      </w:divBdr>
    </w:div>
    <w:div w:id="1533572574">
      <w:bodyDiv w:val="1"/>
      <w:marLeft w:val="0"/>
      <w:marRight w:val="0"/>
      <w:marTop w:val="0"/>
      <w:marBottom w:val="0"/>
      <w:divBdr>
        <w:top w:val="none" w:sz="0" w:space="0" w:color="auto"/>
        <w:left w:val="none" w:sz="0" w:space="0" w:color="auto"/>
        <w:bottom w:val="none" w:sz="0" w:space="0" w:color="auto"/>
        <w:right w:val="none" w:sz="0" w:space="0" w:color="auto"/>
      </w:divBdr>
    </w:div>
    <w:div w:id="1533807850">
      <w:bodyDiv w:val="1"/>
      <w:marLeft w:val="0"/>
      <w:marRight w:val="0"/>
      <w:marTop w:val="0"/>
      <w:marBottom w:val="0"/>
      <w:divBdr>
        <w:top w:val="none" w:sz="0" w:space="0" w:color="auto"/>
        <w:left w:val="none" w:sz="0" w:space="0" w:color="auto"/>
        <w:bottom w:val="none" w:sz="0" w:space="0" w:color="auto"/>
        <w:right w:val="none" w:sz="0" w:space="0" w:color="auto"/>
      </w:divBdr>
    </w:div>
    <w:div w:id="1534460238">
      <w:bodyDiv w:val="1"/>
      <w:marLeft w:val="0"/>
      <w:marRight w:val="0"/>
      <w:marTop w:val="0"/>
      <w:marBottom w:val="0"/>
      <w:divBdr>
        <w:top w:val="none" w:sz="0" w:space="0" w:color="auto"/>
        <w:left w:val="none" w:sz="0" w:space="0" w:color="auto"/>
        <w:bottom w:val="none" w:sz="0" w:space="0" w:color="auto"/>
        <w:right w:val="none" w:sz="0" w:space="0" w:color="auto"/>
      </w:divBdr>
    </w:div>
    <w:div w:id="1534688503">
      <w:bodyDiv w:val="1"/>
      <w:marLeft w:val="0"/>
      <w:marRight w:val="0"/>
      <w:marTop w:val="0"/>
      <w:marBottom w:val="0"/>
      <w:divBdr>
        <w:top w:val="none" w:sz="0" w:space="0" w:color="auto"/>
        <w:left w:val="none" w:sz="0" w:space="0" w:color="auto"/>
        <w:bottom w:val="none" w:sz="0" w:space="0" w:color="auto"/>
        <w:right w:val="none" w:sz="0" w:space="0" w:color="auto"/>
      </w:divBdr>
    </w:div>
    <w:div w:id="1534729259">
      <w:bodyDiv w:val="1"/>
      <w:marLeft w:val="0"/>
      <w:marRight w:val="0"/>
      <w:marTop w:val="0"/>
      <w:marBottom w:val="0"/>
      <w:divBdr>
        <w:top w:val="none" w:sz="0" w:space="0" w:color="auto"/>
        <w:left w:val="none" w:sz="0" w:space="0" w:color="auto"/>
        <w:bottom w:val="none" w:sz="0" w:space="0" w:color="auto"/>
        <w:right w:val="none" w:sz="0" w:space="0" w:color="auto"/>
      </w:divBdr>
    </w:div>
    <w:div w:id="1534999675">
      <w:bodyDiv w:val="1"/>
      <w:marLeft w:val="0"/>
      <w:marRight w:val="0"/>
      <w:marTop w:val="0"/>
      <w:marBottom w:val="0"/>
      <w:divBdr>
        <w:top w:val="none" w:sz="0" w:space="0" w:color="auto"/>
        <w:left w:val="none" w:sz="0" w:space="0" w:color="auto"/>
        <w:bottom w:val="none" w:sz="0" w:space="0" w:color="auto"/>
        <w:right w:val="none" w:sz="0" w:space="0" w:color="auto"/>
      </w:divBdr>
    </w:div>
    <w:div w:id="1535070731">
      <w:bodyDiv w:val="1"/>
      <w:marLeft w:val="0"/>
      <w:marRight w:val="0"/>
      <w:marTop w:val="0"/>
      <w:marBottom w:val="0"/>
      <w:divBdr>
        <w:top w:val="none" w:sz="0" w:space="0" w:color="auto"/>
        <w:left w:val="none" w:sz="0" w:space="0" w:color="auto"/>
        <w:bottom w:val="none" w:sz="0" w:space="0" w:color="auto"/>
        <w:right w:val="none" w:sz="0" w:space="0" w:color="auto"/>
      </w:divBdr>
    </w:div>
    <w:div w:id="1535189317">
      <w:bodyDiv w:val="1"/>
      <w:marLeft w:val="0"/>
      <w:marRight w:val="0"/>
      <w:marTop w:val="0"/>
      <w:marBottom w:val="0"/>
      <w:divBdr>
        <w:top w:val="none" w:sz="0" w:space="0" w:color="auto"/>
        <w:left w:val="none" w:sz="0" w:space="0" w:color="auto"/>
        <w:bottom w:val="none" w:sz="0" w:space="0" w:color="auto"/>
        <w:right w:val="none" w:sz="0" w:space="0" w:color="auto"/>
      </w:divBdr>
    </w:div>
    <w:div w:id="1535388059">
      <w:bodyDiv w:val="1"/>
      <w:marLeft w:val="0"/>
      <w:marRight w:val="0"/>
      <w:marTop w:val="0"/>
      <w:marBottom w:val="0"/>
      <w:divBdr>
        <w:top w:val="none" w:sz="0" w:space="0" w:color="auto"/>
        <w:left w:val="none" w:sz="0" w:space="0" w:color="auto"/>
        <w:bottom w:val="none" w:sz="0" w:space="0" w:color="auto"/>
        <w:right w:val="none" w:sz="0" w:space="0" w:color="auto"/>
      </w:divBdr>
    </w:div>
    <w:div w:id="1535390467">
      <w:bodyDiv w:val="1"/>
      <w:marLeft w:val="0"/>
      <w:marRight w:val="0"/>
      <w:marTop w:val="0"/>
      <w:marBottom w:val="0"/>
      <w:divBdr>
        <w:top w:val="none" w:sz="0" w:space="0" w:color="auto"/>
        <w:left w:val="none" w:sz="0" w:space="0" w:color="auto"/>
        <w:bottom w:val="none" w:sz="0" w:space="0" w:color="auto"/>
        <w:right w:val="none" w:sz="0" w:space="0" w:color="auto"/>
      </w:divBdr>
    </w:div>
    <w:div w:id="1535532562">
      <w:bodyDiv w:val="1"/>
      <w:marLeft w:val="0"/>
      <w:marRight w:val="0"/>
      <w:marTop w:val="0"/>
      <w:marBottom w:val="0"/>
      <w:divBdr>
        <w:top w:val="none" w:sz="0" w:space="0" w:color="auto"/>
        <w:left w:val="none" w:sz="0" w:space="0" w:color="auto"/>
        <w:bottom w:val="none" w:sz="0" w:space="0" w:color="auto"/>
        <w:right w:val="none" w:sz="0" w:space="0" w:color="auto"/>
      </w:divBdr>
    </w:div>
    <w:div w:id="1535540891">
      <w:bodyDiv w:val="1"/>
      <w:marLeft w:val="0"/>
      <w:marRight w:val="0"/>
      <w:marTop w:val="0"/>
      <w:marBottom w:val="0"/>
      <w:divBdr>
        <w:top w:val="none" w:sz="0" w:space="0" w:color="auto"/>
        <w:left w:val="none" w:sz="0" w:space="0" w:color="auto"/>
        <w:bottom w:val="none" w:sz="0" w:space="0" w:color="auto"/>
        <w:right w:val="none" w:sz="0" w:space="0" w:color="auto"/>
      </w:divBdr>
    </w:div>
    <w:div w:id="1535848229">
      <w:bodyDiv w:val="1"/>
      <w:marLeft w:val="0"/>
      <w:marRight w:val="0"/>
      <w:marTop w:val="0"/>
      <w:marBottom w:val="0"/>
      <w:divBdr>
        <w:top w:val="none" w:sz="0" w:space="0" w:color="auto"/>
        <w:left w:val="none" w:sz="0" w:space="0" w:color="auto"/>
        <w:bottom w:val="none" w:sz="0" w:space="0" w:color="auto"/>
        <w:right w:val="none" w:sz="0" w:space="0" w:color="auto"/>
      </w:divBdr>
    </w:div>
    <w:div w:id="1535919825">
      <w:bodyDiv w:val="1"/>
      <w:marLeft w:val="0"/>
      <w:marRight w:val="0"/>
      <w:marTop w:val="0"/>
      <w:marBottom w:val="0"/>
      <w:divBdr>
        <w:top w:val="none" w:sz="0" w:space="0" w:color="auto"/>
        <w:left w:val="none" w:sz="0" w:space="0" w:color="auto"/>
        <w:bottom w:val="none" w:sz="0" w:space="0" w:color="auto"/>
        <w:right w:val="none" w:sz="0" w:space="0" w:color="auto"/>
      </w:divBdr>
    </w:div>
    <w:div w:id="1535995322">
      <w:bodyDiv w:val="1"/>
      <w:marLeft w:val="0"/>
      <w:marRight w:val="0"/>
      <w:marTop w:val="0"/>
      <w:marBottom w:val="0"/>
      <w:divBdr>
        <w:top w:val="none" w:sz="0" w:space="0" w:color="auto"/>
        <w:left w:val="none" w:sz="0" w:space="0" w:color="auto"/>
        <w:bottom w:val="none" w:sz="0" w:space="0" w:color="auto"/>
        <w:right w:val="none" w:sz="0" w:space="0" w:color="auto"/>
      </w:divBdr>
    </w:div>
    <w:div w:id="1536384126">
      <w:bodyDiv w:val="1"/>
      <w:marLeft w:val="0"/>
      <w:marRight w:val="0"/>
      <w:marTop w:val="0"/>
      <w:marBottom w:val="0"/>
      <w:divBdr>
        <w:top w:val="none" w:sz="0" w:space="0" w:color="auto"/>
        <w:left w:val="none" w:sz="0" w:space="0" w:color="auto"/>
        <w:bottom w:val="none" w:sz="0" w:space="0" w:color="auto"/>
        <w:right w:val="none" w:sz="0" w:space="0" w:color="auto"/>
      </w:divBdr>
    </w:div>
    <w:div w:id="1536573768">
      <w:bodyDiv w:val="1"/>
      <w:marLeft w:val="0"/>
      <w:marRight w:val="0"/>
      <w:marTop w:val="0"/>
      <w:marBottom w:val="0"/>
      <w:divBdr>
        <w:top w:val="none" w:sz="0" w:space="0" w:color="auto"/>
        <w:left w:val="none" w:sz="0" w:space="0" w:color="auto"/>
        <w:bottom w:val="none" w:sz="0" w:space="0" w:color="auto"/>
        <w:right w:val="none" w:sz="0" w:space="0" w:color="auto"/>
      </w:divBdr>
    </w:div>
    <w:div w:id="1536578819">
      <w:bodyDiv w:val="1"/>
      <w:marLeft w:val="0"/>
      <w:marRight w:val="0"/>
      <w:marTop w:val="0"/>
      <w:marBottom w:val="0"/>
      <w:divBdr>
        <w:top w:val="none" w:sz="0" w:space="0" w:color="auto"/>
        <w:left w:val="none" w:sz="0" w:space="0" w:color="auto"/>
        <w:bottom w:val="none" w:sz="0" w:space="0" w:color="auto"/>
        <w:right w:val="none" w:sz="0" w:space="0" w:color="auto"/>
      </w:divBdr>
    </w:div>
    <w:div w:id="1536697797">
      <w:bodyDiv w:val="1"/>
      <w:marLeft w:val="0"/>
      <w:marRight w:val="0"/>
      <w:marTop w:val="0"/>
      <w:marBottom w:val="0"/>
      <w:divBdr>
        <w:top w:val="none" w:sz="0" w:space="0" w:color="auto"/>
        <w:left w:val="none" w:sz="0" w:space="0" w:color="auto"/>
        <w:bottom w:val="none" w:sz="0" w:space="0" w:color="auto"/>
        <w:right w:val="none" w:sz="0" w:space="0" w:color="auto"/>
      </w:divBdr>
    </w:div>
    <w:div w:id="1536884842">
      <w:bodyDiv w:val="1"/>
      <w:marLeft w:val="0"/>
      <w:marRight w:val="0"/>
      <w:marTop w:val="0"/>
      <w:marBottom w:val="0"/>
      <w:divBdr>
        <w:top w:val="none" w:sz="0" w:space="0" w:color="auto"/>
        <w:left w:val="none" w:sz="0" w:space="0" w:color="auto"/>
        <w:bottom w:val="none" w:sz="0" w:space="0" w:color="auto"/>
        <w:right w:val="none" w:sz="0" w:space="0" w:color="auto"/>
      </w:divBdr>
    </w:div>
    <w:div w:id="1536886793">
      <w:bodyDiv w:val="1"/>
      <w:marLeft w:val="0"/>
      <w:marRight w:val="0"/>
      <w:marTop w:val="0"/>
      <w:marBottom w:val="0"/>
      <w:divBdr>
        <w:top w:val="none" w:sz="0" w:space="0" w:color="auto"/>
        <w:left w:val="none" w:sz="0" w:space="0" w:color="auto"/>
        <w:bottom w:val="none" w:sz="0" w:space="0" w:color="auto"/>
        <w:right w:val="none" w:sz="0" w:space="0" w:color="auto"/>
      </w:divBdr>
    </w:div>
    <w:div w:id="1536892334">
      <w:bodyDiv w:val="1"/>
      <w:marLeft w:val="0"/>
      <w:marRight w:val="0"/>
      <w:marTop w:val="0"/>
      <w:marBottom w:val="0"/>
      <w:divBdr>
        <w:top w:val="none" w:sz="0" w:space="0" w:color="auto"/>
        <w:left w:val="none" w:sz="0" w:space="0" w:color="auto"/>
        <w:bottom w:val="none" w:sz="0" w:space="0" w:color="auto"/>
        <w:right w:val="none" w:sz="0" w:space="0" w:color="auto"/>
      </w:divBdr>
    </w:div>
    <w:div w:id="1537159958">
      <w:bodyDiv w:val="1"/>
      <w:marLeft w:val="0"/>
      <w:marRight w:val="0"/>
      <w:marTop w:val="0"/>
      <w:marBottom w:val="0"/>
      <w:divBdr>
        <w:top w:val="none" w:sz="0" w:space="0" w:color="auto"/>
        <w:left w:val="none" w:sz="0" w:space="0" w:color="auto"/>
        <w:bottom w:val="none" w:sz="0" w:space="0" w:color="auto"/>
        <w:right w:val="none" w:sz="0" w:space="0" w:color="auto"/>
      </w:divBdr>
    </w:div>
    <w:div w:id="1537230879">
      <w:bodyDiv w:val="1"/>
      <w:marLeft w:val="0"/>
      <w:marRight w:val="0"/>
      <w:marTop w:val="0"/>
      <w:marBottom w:val="0"/>
      <w:divBdr>
        <w:top w:val="none" w:sz="0" w:space="0" w:color="auto"/>
        <w:left w:val="none" w:sz="0" w:space="0" w:color="auto"/>
        <w:bottom w:val="none" w:sz="0" w:space="0" w:color="auto"/>
        <w:right w:val="none" w:sz="0" w:space="0" w:color="auto"/>
      </w:divBdr>
    </w:div>
    <w:div w:id="1537427731">
      <w:bodyDiv w:val="1"/>
      <w:marLeft w:val="0"/>
      <w:marRight w:val="0"/>
      <w:marTop w:val="0"/>
      <w:marBottom w:val="0"/>
      <w:divBdr>
        <w:top w:val="none" w:sz="0" w:space="0" w:color="auto"/>
        <w:left w:val="none" w:sz="0" w:space="0" w:color="auto"/>
        <w:bottom w:val="none" w:sz="0" w:space="0" w:color="auto"/>
        <w:right w:val="none" w:sz="0" w:space="0" w:color="auto"/>
      </w:divBdr>
    </w:div>
    <w:div w:id="1537505553">
      <w:bodyDiv w:val="1"/>
      <w:marLeft w:val="0"/>
      <w:marRight w:val="0"/>
      <w:marTop w:val="0"/>
      <w:marBottom w:val="0"/>
      <w:divBdr>
        <w:top w:val="none" w:sz="0" w:space="0" w:color="auto"/>
        <w:left w:val="none" w:sz="0" w:space="0" w:color="auto"/>
        <w:bottom w:val="none" w:sz="0" w:space="0" w:color="auto"/>
        <w:right w:val="none" w:sz="0" w:space="0" w:color="auto"/>
      </w:divBdr>
    </w:div>
    <w:div w:id="1537617203">
      <w:bodyDiv w:val="1"/>
      <w:marLeft w:val="0"/>
      <w:marRight w:val="0"/>
      <w:marTop w:val="0"/>
      <w:marBottom w:val="0"/>
      <w:divBdr>
        <w:top w:val="none" w:sz="0" w:space="0" w:color="auto"/>
        <w:left w:val="none" w:sz="0" w:space="0" w:color="auto"/>
        <w:bottom w:val="none" w:sz="0" w:space="0" w:color="auto"/>
        <w:right w:val="none" w:sz="0" w:space="0" w:color="auto"/>
      </w:divBdr>
    </w:div>
    <w:div w:id="1537742615">
      <w:bodyDiv w:val="1"/>
      <w:marLeft w:val="0"/>
      <w:marRight w:val="0"/>
      <w:marTop w:val="0"/>
      <w:marBottom w:val="0"/>
      <w:divBdr>
        <w:top w:val="none" w:sz="0" w:space="0" w:color="auto"/>
        <w:left w:val="none" w:sz="0" w:space="0" w:color="auto"/>
        <w:bottom w:val="none" w:sz="0" w:space="0" w:color="auto"/>
        <w:right w:val="none" w:sz="0" w:space="0" w:color="auto"/>
      </w:divBdr>
    </w:div>
    <w:div w:id="1537885618">
      <w:bodyDiv w:val="1"/>
      <w:marLeft w:val="0"/>
      <w:marRight w:val="0"/>
      <w:marTop w:val="0"/>
      <w:marBottom w:val="0"/>
      <w:divBdr>
        <w:top w:val="none" w:sz="0" w:space="0" w:color="auto"/>
        <w:left w:val="none" w:sz="0" w:space="0" w:color="auto"/>
        <w:bottom w:val="none" w:sz="0" w:space="0" w:color="auto"/>
        <w:right w:val="none" w:sz="0" w:space="0" w:color="auto"/>
      </w:divBdr>
    </w:div>
    <w:div w:id="1537935660">
      <w:bodyDiv w:val="1"/>
      <w:marLeft w:val="0"/>
      <w:marRight w:val="0"/>
      <w:marTop w:val="0"/>
      <w:marBottom w:val="0"/>
      <w:divBdr>
        <w:top w:val="none" w:sz="0" w:space="0" w:color="auto"/>
        <w:left w:val="none" w:sz="0" w:space="0" w:color="auto"/>
        <w:bottom w:val="none" w:sz="0" w:space="0" w:color="auto"/>
        <w:right w:val="none" w:sz="0" w:space="0" w:color="auto"/>
      </w:divBdr>
    </w:div>
    <w:div w:id="1538160527">
      <w:bodyDiv w:val="1"/>
      <w:marLeft w:val="0"/>
      <w:marRight w:val="0"/>
      <w:marTop w:val="0"/>
      <w:marBottom w:val="0"/>
      <w:divBdr>
        <w:top w:val="none" w:sz="0" w:space="0" w:color="auto"/>
        <w:left w:val="none" w:sz="0" w:space="0" w:color="auto"/>
        <w:bottom w:val="none" w:sz="0" w:space="0" w:color="auto"/>
        <w:right w:val="none" w:sz="0" w:space="0" w:color="auto"/>
      </w:divBdr>
    </w:div>
    <w:div w:id="1538199454">
      <w:bodyDiv w:val="1"/>
      <w:marLeft w:val="0"/>
      <w:marRight w:val="0"/>
      <w:marTop w:val="0"/>
      <w:marBottom w:val="0"/>
      <w:divBdr>
        <w:top w:val="none" w:sz="0" w:space="0" w:color="auto"/>
        <w:left w:val="none" w:sz="0" w:space="0" w:color="auto"/>
        <w:bottom w:val="none" w:sz="0" w:space="0" w:color="auto"/>
        <w:right w:val="none" w:sz="0" w:space="0" w:color="auto"/>
      </w:divBdr>
    </w:div>
    <w:div w:id="1538203492">
      <w:bodyDiv w:val="1"/>
      <w:marLeft w:val="0"/>
      <w:marRight w:val="0"/>
      <w:marTop w:val="0"/>
      <w:marBottom w:val="0"/>
      <w:divBdr>
        <w:top w:val="none" w:sz="0" w:space="0" w:color="auto"/>
        <w:left w:val="none" w:sz="0" w:space="0" w:color="auto"/>
        <w:bottom w:val="none" w:sz="0" w:space="0" w:color="auto"/>
        <w:right w:val="none" w:sz="0" w:space="0" w:color="auto"/>
      </w:divBdr>
    </w:div>
    <w:div w:id="1538346819">
      <w:bodyDiv w:val="1"/>
      <w:marLeft w:val="0"/>
      <w:marRight w:val="0"/>
      <w:marTop w:val="0"/>
      <w:marBottom w:val="0"/>
      <w:divBdr>
        <w:top w:val="none" w:sz="0" w:space="0" w:color="auto"/>
        <w:left w:val="none" w:sz="0" w:space="0" w:color="auto"/>
        <w:bottom w:val="none" w:sz="0" w:space="0" w:color="auto"/>
        <w:right w:val="none" w:sz="0" w:space="0" w:color="auto"/>
      </w:divBdr>
    </w:div>
    <w:div w:id="1538658372">
      <w:bodyDiv w:val="1"/>
      <w:marLeft w:val="0"/>
      <w:marRight w:val="0"/>
      <w:marTop w:val="0"/>
      <w:marBottom w:val="0"/>
      <w:divBdr>
        <w:top w:val="none" w:sz="0" w:space="0" w:color="auto"/>
        <w:left w:val="none" w:sz="0" w:space="0" w:color="auto"/>
        <w:bottom w:val="none" w:sz="0" w:space="0" w:color="auto"/>
        <w:right w:val="none" w:sz="0" w:space="0" w:color="auto"/>
      </w:divBdr>
    </w:div>
    <w:div w:id="1538933619">
      <w:bodyDiv w:val="1"/>
      <w:marLeft w:val="0"/>
      <w:marRight w:val="0"/>
      <w:marTop w:val="0"/>
      <w:marBottom w:val="0"/>
      <w:divBdr>
        <w:top w:val="none" w:sz="0" w:space="0" w:color="auto"/>
        <w:left w:val="none" w:sz="0" w:space="0" w:color="auto"/>
        <w:bottom w:val="none" w:sz="0" w:space="0" w:color="auto"/>
        <w:right w:val="none" w:sz="0" w:space="0" w:color="auto"/>
      </w:divBdr>
    </w:div>
    <w:div w:id="1539320727">
      <w:bodyDiv w:val="1"/>
      <w:marLeft w:val="0"/>
      <w:marRight w:val="0"/>
      <w:marTop w:val="0"/>
      <w:marBottom w:val="0"/>
      <w:divBdr>
        <w:top w:val="none" w:sz="0" w:space="0" w:color="auto"/>
        <w:left w:val="none" w:sz="0" w:space="0" w:color="auto"/>
        <w:bottom w:val="none" w:sz="0" w:space="0" w:color="auto"/>
        <w:right w:val="none" w:sz="0" w:space="0" w:color="auto"/>
      </w:divBdr>
    </w:div>
    <w:div w:id="1539589007">
      <w:bodyDiv w:val="1"/>
      <w:marLeft w:val="0"/>
      <w:marRight w:val="0"/>
      <w:marTop w:val="0"/>
      <w:marBottom w:val="0"/>
      <w:divBdr>
        <w:top w:val="none" w:sz="0" w:space="0" w:color="auto"/>
        <w:left w:val="none" w:sz="0" w:space="0" w:color="auto"/>
        <w:bottom w:val="none" w:sz="0" w:space="0" w:color="auto"/>
        <w:right w:val="none" w:sz="0" w:space="0" w:color="auto"/>
      </w:divBdr>
    </w:div>
    <w:div w:id="1539703110">
      <w:bodyDiv w:val="1"/>
      <w:marLeft w:val="0"/>
      <w:marRight w:val="0"/>
      <w:marTop w:val="0"/>
      <w:marBottom w:val="0"/>
      <w:divBdr>
        <w:top w:val="none" w:sz="0" w:space="0" w:color="auto"/>
        <w:left w:val="none" w:sz="0" w:space="0" w:color="auto"/>
        <w:bottom w:val="none" w:sz="0" w:space="0" w:color="auto"/>
        <w:right w:val="none" w:sz="0" w:space="0" w:color="auto"/>
      </w:divBdr>
    </w:div>
    <w:div w:id="1539703116">
      <w:bodyDiv w:val="1"/>
      <w:marLeft w:val="0"/>
      <w:marRight w:val="0"/>
      <w:marTop w:val="0"/>
      <w:marBottom w:val="0"/>
      <w:divBdr>
        <w:top w:val="none" w:sz="0" w:space="0" w:color="auto"/>
        <w:left w:val="none" w:sz="0" w:space="0" w:color="auto"/>
        <w:bottom w:val="none" w:sz="0" w:space="0" w:color="auto"/>
        <w:right w:val="none" w:sz="0" w:space="0" w:color="auto"/>
      </w:divBdr>
    </w:div>
    <w:div w:id="1539706845">
      <w:bodyDiv w:val="1"/>
      <w:marLeft w:val="0"/>
      <w:marRight w:val="0"/>
      <w:marTop w:val="0"/>
      <w:marBottom w:val="0"/>
      <w:divBdr>
        <w:top w:val="none" w:sz="0" w:space="0" w:color="auto"/>
        <w:left w:val="none" w:sz="0" w:space="0" w:color="auto"/>
        <w:bottom w:val="none" w:sz="0" w:space="0" w:color="auto"/>
        <w:right w:val="none" w:sz="0" w:space="0" w:color="auto"/>
      </w:divBdr>
    </w:div>
    <w:div w:id="1539732955">
      <w:bodyDiv w:val="1"/>
      <w:marLeft w:val="0"/>
      <w:marRight w:val="0"/>
      <w:marTop w:val="0"/>
      <w:marBottom w:val="0"/>
      <w:divBdr>
        <w:top w:val="none" w:sz="0" w:space="0" w:color="auto"/>
        <w:left w:val="none" w:sz="0" w:space="0" w:color="auto"/>
        <w:bottom w:val="none" w:sz="0" w:space="0" w:color="auto"/>
        <w:right w:val="none" w:sz="0" w:space="0" w:color="auto"/>
      </w:divBdr>
    </w:div>
    <w:div w:id="1539781437">
      <w:bodyDiv w:val="1"/>
      <w:marLeft w:val="0"/>
      <w:marRight w:val="0"/>
      <w:marTop w:val="0"/>
      <w:marBottom w:val="0"/>
      <w:divBdr>
        <w:top w:val="none" w:sz="0" w:space="0" w:color="auto"/>
        <w:left w:val="none" w:sz="0" w:space="0" w:color="auto"/>
        <w:bottom w:val="none" w:sz="0" w:space="0" w:color="auto"/>
        <w:right w:val="none" w:sz="0" w:space="0" w:color="auto"/>
      </w:divBdr>
    </w:div>
    <w:div w:id="1539900765">
      <w:bodyDiv w:val="1"/>
      <w:marLeft w:val="0"/>
      <w:marRight w:val="0"/>
      <w:marTop w:val="0"/>
      <w:marBottom w:val="0"/>
      <w:divBdr>
        <w:top w:val="none" w:sz="0" w:space="0" w:color="auto"/>
        <w:left w:val="none" w:sz="0" w:space="0" w:color="auto"/>
        <w:bottom w:val="none" w:sz="0" w:space="0" w:color="auto"/>
        <w:right w:val="none" w:sz="0" w:space="0" w:color="auto"/>
      </w:divBdr>
    </w:div>
    <w:div w:id="1539926687">
      <w:bodyDiv w:val="1"/>
      <w:marLeft w:val="0"/>
      <w:marRight w:val="0"/>
      <w:marTop w:val="0"/>
      <w:marBottom w:val="0"/>
      <w:divBdr>
        <w:top w:val="none" w:sz="0" w:space="0" w:color="auto"/>
        <w:left w:val="none" w:sz="0" w:space="0" w:color="auto"/>
        <w:bottom w:val="none" w:sz="0" w:space="0" w:color="auto"/>
        <w:right w:val="none" w:sz="0" w:space="0" w:color="auto"/>
      </w:divBdr>
    </w:div>
    <w:div w:id="1540163907">
      <w:bodyDiv w:val="1"/>
      <w:marLeft w:val="0"/>
      <w:marRight w:val="0"/>
      <w:marTop w:val="0"/>
      <w:marBottom w:val="0"/>
      <w:divBdr>
        <w:top w:val="none" w:sz="0" w:space="0" w:color="auto"/>
        <w:left w:val="none" w:sz="0" w:space="0" w:color="auto"/>
        <w:bottom w:val="none" w:sz="0" w:space="0" w:color="auto"/>
        <w:right w:val="none" w:sz="0" w:space="0" w:color="auto"/>
      </w:divBdr>
    </w:div>
    <w:div w:id="1540164527">
      <w:bodyDiv w:val="1"/>
      <w:marLeft w:val="0"/>
      <w:marRight w:val="0"/>
      <w:marTop w:val="0"/>
      <w:marBottom w:val="0"/>
      <w:divBdr>
        <w:top w:val="none" w:sz="0" w:space="0" w:color="auto"/>
        <w:left w:val="none" w:sz="0" w:space="0" w:color="auto"/>
        <w:bottom w:val="none" w:sz="0" w:space="0" w:color="auto"/>
        <w:right w:val="none" w:sz="0" w:space="0" w:color="auto"/>
      </w:divBdr>
    </w:div>
    <w:div w:id="1540241988">
      <w:bodyDiv w:val="1"/>
      <w:marLeft w:val="0"/>
      <w:marRight w:val="0"/>
      <w:marTop w:val="0"/>
      <w:marBottom w:val="0"/>
      <w:divBdr>
        <w:top w:val="none" w:sz="0" w:space="0" w:color="auto"/>
        <w:left w:val="none" w:sz="0" w:space="0" w:color="auto"/>
        <w:bottom w:val="none" w:sz="0" w:space="0" w:color="auto"/>
        <w:right w:val="none" w:sz="0" w:space="0" w:color="auto"/>
      </w:divBdr>
    </w:div>
    <w:div w:id="1540430554">
      <w:bodyDiv w:val="1"/>
      <w:marLeft w:val="0"/>
      <w:marRight w:val="0"/>
      <w:marTop w:val="0"/>
      <w:marBottom w:val="0"/>
      <w:divBdr>
        <w:top w:val="none" w:sz="0" w:space="0" w:color="auto"/>
        <w:left w:val="none" w:sz="0" w:space="0" w:color="auto"/>
        <w:bottom w:val="none" w:sz="0" w:space="0" w:color="auto"/>
        <w:right w:val="none" w:sz="0" w:space="0" w:color="auto"/>
      </w:divBdr>
    </w:div>
    <w:div w:id="1541168378">
      <w:bodyDiv w:val="1"/>
      <w:marLeft w:val="0"/>
      <w:marRight w:val="0"/>
      <w:marTop w:val="0"/>
      <w:marBottom w:val="0"/>
      <w:divBdr>
        <w:top w:val="none" w:sz="0" w:space="0" w:color="auto"/>
        <w:left w:val="none" w:sz="0" w:space="0" w:color="auto"/>
        <w:bottom w:val="none" w:sz="0" w:space="0" w:color="auto"/>
        <w:right w:val="none" w:sz="0" w:space="0" w:color="auto"/>
      </w:divBdr>
    </w:div>
    <w:div w:id="1541284997">
      <w:bodyDiv w:val="1"/>
      <w:marLeft w:val="0"/>
      <w:marRight w:val="0"/>
      <w:marTop w:val="0"/>
      <w:marBottom w:val="0"/>
      <w:divBdr>
        <w:top w:val="none" w:sz="0" w:space="0" w:color="auto"/>
        <w:left w:val="none" w:sz="0" w:space="0" w:color="auto"/>
        <w:bottom w:val="none" w:sz="0" w:space="0" w:color="auto"/>
        <w:right w:val="none" w:sz="0" w:space="0" w:color="auto"/>
      </w:divBdr>
    </w:div>
    <w:div w:id="1541429225">
      <w:bodyDiv w:val="1"/>
      <w:marLeft w:val="0"/>
      <w:marRight w:val="0"/>
      <w:marTop w:val="0"/>
      <w:marBottom w:val="0"/>
      <w:divBdr>
        <w:top w:val="none" w:sz="0" w:space="0" w:color="auto"/>
        <w:left w:val="none" w:sz="0" w:space="0" w:color="auto"/>
        <w:bottom w:val="none" w:sz="0" w:space="0" w:color="auto"/>
        <w:right w:val="none" w:sz="0" w:space="0" w:color="auto"/>
      </w:divBdr>
    </w:div>
    <w:div w:id="1541480588">
      <w:bodyDiv w:val="1"/>
      <w:marLeft w:val="0"/>
      <w:marRight w:val="0"/>
      <w:marTop w:val="0"/>
      <w:marBottom w:val="0"/>
      <w:divBdr>
        <w:top w:val="none" w:sz="0" w:space="0" w:color="auto"/>
        <w:left w:val="none" w:sz="0" w:space="0" w:color="auto"/>
        <w:bottom w:val="none" w:sz="0" w:space="0" w:color="auto"/>
        <w:right w:val="none" w:sz="0" w:space="0" w:color="auto"/>
      </w:divBdr>
    </w:div>
    <w:div w:id="1541674617">
      <w:bodyDiv w:val="1"/>
      <w:marLeft w:val="0"/>
      <w:marRight w:val="0"/>
      <w:marTop w:val="0"/>
      <w:marBottom w:val="0"/>
      <w:divBdr>
        <w:top w:val="none" w:sz="0" w:space="0" w:color="auto"/>
        <w:left w:val="none" w:sz="0" w:space="0" w:color="auto"/>
        <w:bottom w:val="none" w:sz="0" w:space="0" w:color="auto"/>
        <w:right w:val="none" w:sz="0" w:space="0" w:color="auto"/>
      </w:divBdr>
    </w:div>
    <w:div w:id="1541749463">
      <w:bodyDiv w:val="1"/>
      <w:marLeft w:val="0"/>
      <w:marRight w:val="0"/>
      <w:marTop w:val="0"/>
      <w:marBottom w:val="0"/>
      <w:divBdr>
        <w:top w:val="none" w:sz="0" w:space="0" w:color="auto"/>
        <w:left w:val="none" w:sz="0" w:space="0" w:color="auto"/>
        <w:bottom w:val="none" w:sz="0" w:space="0" w:color="auto"/>
        <w:right w:val="none" w:sz="0" w:space="0" w:color="auto"/>
      </w:divBdr>
    </w:div>
    <w:div w:id="1541896721">
      <w:bodyDiv w:val="1"/>
      <w:marLeft w:val="0"/>
      <w:marRight w:val="0"/>
      <w:marTop w:val="0"/>
      <w:marBottom w:val="0"/>
      <w:divBdr>
        <w:top w:val="none" w:sz="0" w:space="0" w:color="auto"/>
        <w:left w:val="none" w:sz="0" w:space="0" w:color="auto"/>
        <w:bottom w:val="none" w:sz="0" w:space="0" w:color="auto"/>
        <w:right w:val="none" w:sz="0" w:space="0" w:color="auto"/>
      </w:divBdr>
    </w:div>
    <w:div w:id="1541936844">
      <w:bodyDiv w:val="1"/>
      <w:marLeft w:val="0"/>
      <w:marRight w:val="0"/>
      <w:marTop w:val="0"/>
      <w:marBottom w:val="0"/>
      <w:divBdr>
        <w:top w:val="none" w:sz="0" w:space="0" w:color="auto"/>
        <w:left w:val="none" w:sz="0" w:space="0" w:color="auto"/>
        <w:bottom w:val="none" w:sz="0" w:space="0" w:color="auto"/>
        <w:right w:val="none" w:sz="0" w:space="0" w:color="auto"/>
      </w:divBdr>
    </w:div>
    <w:div w:id="1542010023">
      <w:bodyDiv w:val="1"/>
      <w:marLeft w:val="0"/>
      <w:marRight w:val="0"/>
      <w:marTop w:val="0"/>
      <w:marBottom w:val="0"/>
      <w:divBdr>
        <w:top w:val="none" w:sz="0" w:space="0" w:color="auto"/>
        <w:left w:val="none" w:sz="0" w:space="0" w:color="auto"/>
        <w:bottom w:val="none" w:sz="0" w:space="0" w:color="auto"/>
        <w:right w:val="none" w:sz="0" w:space="0" w:color="auto"/>
      </w:divBdr>
    </w:div>
    <w:div w:id="1542016338">
      <w:bodyDiv w:val="1"/>
      <w:marLeft w:val="0"/>
      <w:marRight w:val="0"/>
      <w:marTop w:val="0"/>
      <w:marBottom w:val="0"/>
      <w:divBdr>
        <w:top w:val="none" w:sz="0" w:space="0" w:color="auto"/>
        <w:left w:val="none" w:sz="0" w:space="0" w:color="auto"/>
        <w:bottom w:val="none" w:sz="0" w:space="0" w:color="auto"/>
        <w:right w:val="none" w:sz="0" w:space="0" w:color="auto"/>
      </w:divBdr>
    </w:div>
    <w:div w:id="1542160171">
      <w:bodyDiv w:val="1"/>
      <w:marLeft w:val="0"/>
      <w:marRight w:val="0"/>
      <w:marTop w:val="0"/>
      <w:marBottom w:val="0"/>
      <w:divBdr>
        <w:top w:val="none" w:sz="0" w:space="0" w:color="auto"/>
        <w:left w:val="none" w:sz="0" w:space="0" w:color="auto"/>
        <w:bottom w:val="none" w:sz="0" w:space="0" w:color="auto"/>
        <w:right w:val="none" w:sz="0" w:space="0" w:color="auto"/>
      </w:divBdr>
    </w:div>
    <w:div w:id="1542202267">
      <w:bodyDiv w:val="1"/>
      <w:marLeft w:val="0"/>
      <w:marRight w:val="0"/>
      <w:marTop w:val="0"/>
      <w:marBottom w:val="0"/>
      <w:divBdr>
        <w:top w:val="none" w:sz="0" w:space="0" w:color="auto"/>
        <w:left w:val="none" w:sz="0" w:space="0" w:color="auto"/>
        <w:bottom w:val="none" w:sz="0" w:space="0" w:color="auto"/>
        <w:right w:val="none" w:sz="0" w:space="0" w:color="auto"/>
      </w:divBdr>
    </w:div>
    <w:div w:id="1542474125">
      <w:bodyDiv w:val="1"/>
      <w:marLeft w:val="0"/>
      <w:marRight w:val="0"/>
      <w:marTop w:val="0"/>
      <w:marBottom w:val="0"/>
      <w:divBdr>
        <w:top w:val="none" w:sz="0" w:space="0" w:color="auto"/>
        <w:left w:val="none" w:sz="0" w:space="0" w:color="auto"/>
        <w:bottom w:val="none" w:sz="0" w:space="0" w:color="auto"/>
        <w:right w:val="none" w:sz="0" w:space="0" w:color="auto"/>
      </w:divBdr>
    </w:div>
    <w:div w:id="1542590001">
      <w:bodyDiv w:val="1"/>
      <w:marLeft w:val="0"/>
      <w:marRight w:val="0"/>
      <w:marTop w:val="0"/>
      <w:marBottom w:val="0"/>
      <w:divBdr>
        <w:top w:val="none" w:sz="0" w:space="0" w:color="auto"/>
        <w:left w:val="none" w:sz="0" w:space="0" w:color="auto"/>
        <w:bottom w:val="none" w:sz="0" w:space="0" w:color="auto"/>
        <w:right w:val="none" w:sz="0" w:space="0" w:color="auto"/>
      </w:divBdr>
    </w:div>
    <w:div w:id="1543245081">
      <w:bodyDiv w:val="1"/>
      <w:marLeft w:val="0"/>
      <w:marRight w:val="0"/>
      <w:marTop w:val="0"/>
      <w:marBottom w:val="0"/>
      <w:divBdr>
        <w:top w:val="none" w:sz="0" w:space="0" w:color="auto"/>
        <w:left w:val="none" w:sz="0" w:space="0" w:color="auto"/>
        <w:bottom w:val="none" w:sz="0" w:space="0" w:color="auto"/>
        <w:right w:val="none" w:sz="0" w:space="0" w:color="auto"/>
      </w:divBdr>
    </w:div>
    <w:div w:id="1543251688">
      <w:bodyDiv w:val="1"/>
      <w:marLeft w:val="0"/>
      <w:marRight w:val="0"/>
      <w:marTop w:val="0"/>
      <w:marBottom w:val="0"/>
      <w:divBdr>
        <w:top w:val="none" w:sz="0" w:space="0" w:color="auto"/>
        <w:left w:val="none" w:sz="0" w:space="0" w:color="auto"/>
        <w:bottom w:val="none" w:sz="0" w:space="0" w:color="auto"/>
        <w:right w:val="none" w:sz="0" w:space="0" w:color="auto"/>
      </w:divBdr>
    </w:div>
    <w:div w:id="1543323848">
      <w:bodyDiv w:val="1"/>
      <w:marLeft w:val="0"/>
      <w:marRight w:val="0"/>
      <w:marTop w:val="0"/>
      <w:marBottom w:val="0"/>
      <w:divBdr>
        <w:top w:val="none" w:sz="0" w:space="0" w:color="auto"/>
        <w:left w:val="none" w:sz="0" w:space="0" w:color="auto"/>
        <w:bottom w:val="none" w:sz="0" w:space="0" w:color="auto"/>
        <w:right w:val="none" w:sz="0" w:space="0" w:color="auto"/>
      </w:divBdr>
    </w:div>
    <w:div w:id="1543398937">
      <w:bodyDiv w:val="1"/>
      <w:marLeft w:val="0"/>
      <w:marRight w:val="0"/>
      <w:marTop w:val="0"/>
      <w:marBottom w:val="0"/>
      <w:divBdr>
        <w:top w:val="none" w:sz="0" w:space="0" w:color="auto"/>
        <w:left w:val="none" w:sz="0" w:space="0" w:color="auto"/>
        <w:bottom w:val="none" w:sz="0" w:space="0" w:color="auto"/>
        <w:right w:val="none" w:sz="0" w:space="0" w:color="auto"/>
      </w:divBdr>
    </w:div>
    <w:div w:id="1543443377">
      <w:bodyDiv w:val="1"/>
      <w:marLeft w:val="0"/>
      <w:marRight w:val="0"/>
      <w:marTop w:val="0"/>
      <w:marBottom w:val="0"/>
      <w:divBdr>
        <w:top w:val="none" w:sz="0" w:space="0" w:color="auto"/>
        <w:left w:val="none" w:sz="0" w:space="0" w:color="auto"/>
        <w:bottom w:val="none" w:sz="0" w:space="0" w:color="auto"/>
        <w:right w:val="none" w:sz="0" w:space="0" w:color="auto"/>
      </w:divBdr>
    </w:div>
    <w:div w:id="1543516879">
      <w:bodyDiv w:val="1"/>
      <w:marLeft w:val="0"/>
      <w:marRight w:val="0"/>
      <w:marTop w:val="0"/>
      <w:marBottom w:val="0"/>
      <w:divBdr>
        <w:top w:val="none" w:sz="0" w:space="0" w:color="auto"/>
        <w:left w:val="none" w:sz="0" w:space="0" w:color="auto"/>
        <w:bottom w:val="none" w:sz="0" w:space="0" w:color="auto"/>
        <w:right w:val="none" w:sz="0" w:space="0" w:color="auto"/>
      </w:divBdr>
    </w:div>
    <w:div w:id="1543712637">
      <w:bodyDiv w:val="1"/>
      <w:marLeft w:val="0"/>
      <w:marRight w:val="0"/>
      <w:marTop w:val="0"/>
      <w:marBottom w:val="0"/>
      <w:divBdr>
        <w:top w:val="none" w:sz="0" w:space="0" w:color="auto"/>
        <w:left w:val="none" w:sz="0" w:space="0" w:color="auto"/>
        <w:bottom w:val="none" w:sz="0" w:space="0" w:color="auto"/>
        <w:right w:val="none" w:sz="0" w:space="0" w:color="auto"/>
      </w:divBdr>
    </w:div>
    <w:div w:id="1543785121">
      <w:bodyDiv w:val="1"/>
      <w:marLeft w:val="0"/>
      <w:marRight w:val="0"/>
      <w:marTop w:val="0"/>
      <w:marBottom w:val="0"/>
      <w:divBdr>
        <w:top w:val="none" w:sz="0" w:space="0" w:color="auto"/>
        <w:left w:val="none" w:sz="0" w:space="0" w:color="auto"/>
        <w:bottom w:val="none" w:sz="0" w:space="0" w:color="auto"/>
        <w:right w:val="none" w:sz="0" w:space="0" w:color="auto"/>
      </w:divBdr>
    </w:div>
    <w:div w:id="1544053028">
      <w:bodyDiv w:val="1"/>
      <w:marLeft w:val="0"/>
      <w:marRight w:val="0"/>
      <w:marTop w:val="0"/>
      <w:marBottom w:val="0"/>
      <w:divBdr>
        <w:top w:val="none" w:sz="0" w:space="0" w:color="auto"/>
        <w:left w:val="none" w:sz="0" w:space="0" w:color="auto"/>
        <w:bottom w:val="none" w:sz="0" w:space="0" w:color="auto"/>
        <w:right w:val="none" w:sz="0" w:space="0" w:color="auto"/>
      </w:divBdr>
    </w:div>
    <w:div w:id="1544054101">
      <w:bodyDiv w:val="1"/>
      <w:marLeft w:val="0"/>
      <w:marRight w:val="0"/>
      <w:marTop w:val="0"/>
      <w:marBottom w:val="0"/>
      <w:divBdr>
        <w:top w:val="none" w:sz="0" w:space="0" w:color="auto"/>
        <w:left w:val="none" w:sz="0" w:space="0" w:color="auto"/>
        <w:bottom w:val="none" w:sz="0" w:space="0" w:color="auto"/>
        <w:right w:val="none" w:sz="0" w:space="0" w:color="auto"/>
      </w:divBdr>
    </w:div>
    <w:div w:id="1544058435">
      <w:bodyDiv w:val="1"/>
      <w:marLeft w:val="0"/>
      <w:marRight w:val="0"/>
      <w:marTop w:val="0"/>
      <w:marBottom w:val="0"/>
      <w:divBdr>
        <w:top w:val="none" w:sz="0" w:space="0" w:color="auto"/>
        <w:left w:val="none" w:sz="0" w:space="0" w:color="auto"/>
        <w:bottom w:val="none" w:sz="0" w:space="0" w:color="auto"/>
        <w:right w:val="none" w:sz="0" w:space="0" w:color="auto"/>
      </w:divBdr>
    </w:div>
    <w:div w:id="1544096962">
      <w:bodyDiv w:val="1"/>
      <w:marLeft w:val="0"/>
      <w:marRight w:val="0"/>
      <w:marTop w:val="0"/>
      <w:marBottom w:val="0"/>
      <w:divBdr>
        <w:top w:val="none" w:sz="0" w:space="0" w:color="auto"/>
        <w:left w:val="none" w:sz="0" w:space="0" w:color="auto"/>
        <w:bottom w:val="none" w:sz="0" w:space="0" w:color="auto"/>
        <w:right w:val="none" w:sz="0" w:space="0" w:color="auto"/>
      </w:divBdr>
    </w:div>
    <w:div w:id="1544440623">
      <w:bodyDiv w:val="1"/>
      <w:marLeft w:val="0"/>
      <w:marRight w:val="0"/>
      <w:marTop w:val="0"/>
      <w:marBottom w:val="0"/>
      <w:divBdr>
        <w:top w:val="none" w:sz="0" w:space="0" w:color="auto"/>
        <w:left w:val="none" w:sz="0" w:space="0" w:color="auto"/>
        <w:bottom w:val="none" w:sz="0" w:space="0" w:color="auto"/>
        <w:right w:val="none" w:sz="0" w:space="0" w:color="auto"/>
      </w:divBdr>
    </w:div>
    <w:div w:id="1544441573">
      <w:bodyDiv w:val="1"/>
      <w:marLeft w:val="0"/>
      <w:marRight w:val="0"/>
      <w:marTop w:val="0"/>
      <w:marBottom w:val="0"/>
      <w:divBdr>
        <w:top w:val="none" w:sz="0" w:space="0" w:color="auto"/>
        <w:left w:val="none" w:sz="0" w:space="0" w:color="auto"/>
        <w:bottom w:val="none" w:sz="0" w:space="0" w:color="auto"/>
        <w:right w:val="none" w:sz="0" w:space="0" w:color="auto"/>
      </w:divBdr>
    </w:div>
    <w:div w:id="1544513099">
      <w:bodyDiv w:val="1"/>
      <w:marLeft w:val="0"/>
      <w:marRight w:val="0"/>
      <w:marTop w:val="0"/>
      <w:marBottom w:val="0"/>
      <w:divBdr>
        <w:top w:val="none" w:sz="0" w:space="0" w:color="auto"/>
        <w:left w:val="none" w:sz="0" w:space="0" w:color="auto"/>
        <w:bottom w:val="none" w:sz="0" w:space="0" w:color="auto"/>
        <w:right w:val="none" w:sz="0" w:space="0" w:color="auto"/>
      </w:divBdr>
    </w:div>
    <w:div w:id="1544898642">
      <w:bodyDiv w:val="1"/>
      <w:marLeft w:val="0"/>
      <w:marRight w:val="0"/>
      <w:marTop w:val="0"/>
      <w:marBottom w:val="0"/>
      <w:divBdr>
        <w:top w:val="none" w:sz="0" w:space="0" w:color="auto"/>
        <w:left w:val="none" w:sz="0" w:space="0" w:color="auto"/>
        <w:bottom w:val="none" w:sz="0" w:space="0" w:color="auto"/>
        <w:right w:val="none" w:sz="0" w:space="0" w:color="auto"/>
      </w:divBdr>
    </w:div>
    <w:div w:id="1545018347">
      <w:bodyDiv w:val="1"/>
      <w:marLeft w:val="0"/>
      <w:marRight w:val="0"/>
      <w:marTop w:val="0"/>
      <w:marBottom w:val="0"/>
      <w:divBdr>
        <w:top w:val="none" w:sz="0" w:space="0" w:color="auto"/>
        <w:left w:val="none" w:sz="0" w:space="0" w:color="auto"/>
        <w:bottom w:val="none" w:sz="0" w:space="0" w:color="auto"/>
        <w:right w:val="none" w:sz="0" w:space="0" w:color="auto"/>
      </w:divBdr>
    </w:div>
    <w:div w:id="1545823466">
      <w:bodyDiv w:val="1"/>
      <w:marLeft w:val="0"/>
      <w:marRight w:val="0"/>
      <w:marTop w:val="0"/>
      <w:marBottom w:val="0"/>
      <w:divBdr>
        <w:top w:val="none" w:sz="0" w:space="0" w:color="auto"/>
        <w:left w:val="none" w:sz="0" w:space="0" w:color="auto"/>
        <w:bottom w:val="none" w:sz="0" w:space="0" w:color="auto"/>
        <w:right w:val="none" w:sz="0" w:space="0" w:color="auto"/>
      </w:divBdr>
    </w:div>
    <w:div w:id="1546138523">
      <w:bodyDiv w:val="1"/>
      <w:marLeft w:val="0"/>
      <w:marRight w:val="0"/>
      <w:marTop w:val="0"/>
      <w:marBottom w:val="0"/>
      <w:divBdr>
        <w:top w:val="none" w:sz="0" w:space="0" w:color="auto"/>
        <w:left w:val="none" w:sz="0" w:space="0" w:color="auto"/>
        <w:bottom w:val="none" w:sz="0" w:space="0" w:color="auto"/>
        <w:right w:val="none" w:sz="0" w:space="0" w:color="auto"/>
      </w:divBdr>
    </w:div>
    <w:div w:id="1546327121">
      <w:bodyDiv w:val="1"/>
      <w:marLeft w:val="0"/>
      <w:marRight w:val="0"/>
      <w:marTop w:val="0"/>
      <w:marBottom w:val="0"/>
      <w:divBdr>
        <w:top w:val="none" w:sz="0" w:space="0" w:color="auto"/>
        <w:left w:val="none" w:sz="0" w:space="0" w:color="auto"/>
        <w:bottom w:val="none" w:sz="0" w:space="0" w:color="auto"/>
        <w:right w:val="none" w:sz="0" w:space="0" w:color="auto"/>
      </w:divBdr>
    </w:div>
    <w:div w:id="1546673470">
      <w:bodyDiv w:val="1"/>
      <w:marLeft w:val="0"/>
      <w:marRight w:val="0"/>
      <w:marTop w:val="0"/>
      <w:marBottom w:val="0"/>
      <w:divBdr>
        <w:top w:val="none" w:sz="0" w:space="0" w:color="auto"/>
        <w:left w:val="none" w:sz="0" w:space="0" w:color="auto"/>
        <w:bottom w:val="none" w:sz="0" w:space="0" w:color="auto"/>
        <w:right w:val="none" w:sz="0" w:space="0" w:color="auto"/>
      </w:divBdr>
    </w:div>
    <w:div w:id="1546943737">
      <w:bodyDiv w:val="1"/>
      <w:marLeft w:val="0"/>
      <w:marRight w:val="0"/>
      <w:marTop w:val="0"/>
      <w:marBottom w:val="0"/>
      <w:divBdr>
        <w:top w:val="none" w:sz="0" w:space="0" w:color="auto"/>
        <w:left w:val="none" w:sz="0" w:space="0" w:color="auto"/>
        <w:bottom w:val="none" w:sz="0" w:space="0" w:color="auto"/>
        <w:right w:val="none" w:sz="0" w:space="0" w:color="auto"/>
      </w:divBdr>
    </w:div>
    <w:div w:id="1547182430">
      <w:bodyDiv w:val="1"/>
      <w:marLeft w:val="0"/>
      <w:marRight w:val="0"/>
      <w:marTop w:val="0"/>
      <w:marBottom w:val="0"/>
      <w:divBdr>
        <w:top w:val="none" w:sz="0" w:space="0" w:color="auto"/>
        <w:left w:val="none" w:sz="0" w:space="0" w:color="auto"/>
        <w:bottom w:val="none" w:sz="0" w:space="0" w:color="auto"/>
        <w:right w:val="none" w:sz="0" w:space="0" w:color="auto"/>
      </w:divBdr>
    </w:div>
    <w:div w:id="1547253624">
      <w:bodyDiv w:val="1"/>
      <w:marLeft w:val="0"/>
      <w:marRight w:val="0"/>
      <w:marTop w:val="0"/>
      <w:marBottom w:val="0"/>
      <w:divBdr>
        <w:top w:val="none" w:sz="0" w:space="0" w:color="auto"/>
        <w:left w:val="none" w:sz="0" w:space="0" w:color="auto"/>
        <w:bottom w:val="none" w:sz="0" w:space="0" w:color="auto"/>
        <w:right w:val="none" w:sz="0" w:space="0" w:color="auto"/>
      </w:divBdr>
    </w:div>
    <w:div w:id="1547526487">
      <w:bodyDiv w:val="1"/>
      <w:marLeft w:val="0"/>
      <w:marRight w:val="0"/>
      <w:marTop w:val="0"/>
      <w:marBottom w:val="0"/>
      <w:divBdr>
        <w:top w:val="none" w:sz="0" w:space="0" w:color="auto"/>
        <w:left w:val="none" w:sz="0" w:space="0" w:color="auto"/>
        <w:bottom w:val="none" w:sz="0" w:space="0" w:color="auto"/>
        <w:right w:val="none" w:sz="0" w:space="0" w:color="auto"/>
      </w:divBdr>
    </w:div>
    <w:div w:id="1547643506">
      <w:bodyDiv w:val="1"/>
      <w:marLeft w:val="0"/>
      <w:marRight w:val="0"/>
      <w:marTop w:val="0"/>
      <w:marBottom w:val="0"/>
      <w:divBdr>
        <w:top w:val="none" w:sz="0" w:space="0" w:color="auto"/>
        <w:left w:val="none" w:sz="0" w:space="0" w:color="auto"/>
        <w:bottom w:val="none" w:sz="0" w:space="0" w:color="auto"/>
        <w:right w:val="none" w:sz="0" w:space="0" w:color="auto"/>
      </w:divBdr>
    </w:div>
    <w:div w:id="1548030132">
      <w:bodyDiv w:val="1"/>
      <w:marLeft w:val="0"/>
      <w:marRight w:val="0"/>
      <w:marTop w:val="0"/>
      <w:marBottom w:val="0"/>
      <w:divBdr>
        <w:top w:val="none" w:sz="0" w:space="0" w:color="auto"/>
        <w:left w:val="none" w:sz="0" w:space="0" w:color="auto"/>
        <w:bottom w:val="none" w:sz="0" w:space="0" w:color="auto"/>
        <w:right w:val="none" w:sz="0" w:space="0" w:color="auto"/>
      </w:divBdr>
    </w:div>
    <w:div w:id="1548103665">
      <w:bodyDiv w:val="1"/>
      <w:marLeft w:val="0"/>
      <w:marRight w:val="0"/>
      <w:marTop w:val="0"/>
      <w:marBottom w:val="0"/>
      <w:divBdr>
        <w:top w:val="none" w:sz="0" w:space="0" w:color="auto"/>
        <w:left w:val="none" w:sz="0" w:space="0" w:color="auto"/>
        <w:bottom w:val="none" w:sz="0" w:space="0" w:color="auto"/>
        <w:right w:val="none" w:sz="0" w:space="0" w:color="auto"/>
      </w:divBdr>
    </w:div>
    <w:div w:id="1548106481">
      <w:bodyDiv w:val="1"/>
      <w:marLeft w:val="0"/>
      <w:marRight w:val="0"/>
      <w:marTop w:val="0"/>
      <w:marBottom w:val="0"/>
      <w:divBdr>
        <w:top w:val="none" w:sz="0" w:space="0" w:color="auto"/>
        <w:left w:val="none" w:sz="0" w:space="0" w:color="auto"/>
        <w:bottom w:val="none" w:sz="0" w:space="0" w:color="auto"/>
        <w:right w:val="none" w:sz="0" w:space="0" w:color="auto"/>
      </w:divBdr>
    </w:div>
    <w:div w:id="1548177111">
      <w:bodyDiv w:val="1"/>
      <w:marLeft w:val="0"/>
      <w:marRight w:val="0"/>
      <w:marTop w:val="0"/>
      <w:marBottom w:val="0"/>
      <w:divBdr>
        <w:top w:val="none" w:sz="0" w:space="0" w:color="auto"/>
        <w:left w:val="none" w:sz="0" w:space="0" w:color="auto"/>
        <w:bottom w:val="none" w:sz="0" w:space="0" w:color="auto"/>
        <w:right w:val="none" w:sz="0" w:space="0" w:color="auto"/>
      </w:divBdr>
    </w:div>
    <w:div w:id="1548489556">
      <w:bodyDiv w:val="1"/>
      <w:marLeft w:val="0"/>
      <w:marRight w:val="0"/>
      <w:marTop w:val="0"/>
      <w:marBottom w:val="0"/>
      <w:divBdr>
        <w:top w:val="none" w:sz="0" w:space="0" w:color="auto"/>
        <w:left w:val="none" w:sz="0" w:space="0" w:color="auto"/>
        <w:bottom w:val="none" w:sz="0" w:space="0" w:color="auto"/>
        <w:right w:val="none" w:sz="0" w:space="0" w:color="auto"/>
      </w:divBdr>
    </w:div>
    <w:div w:id="1548570462">
      <w:bodyDiv w:val="1"/>
      <w:marLeft w:val="0"/>
      <w:marRight w:val="0"/>
      <w:marTop w:val="0"/>
      <w:marBottom w:val="0"/>
      <w:divBdr>
        <w:top w:val="none" w:sz="0" w:space="0" w:color="auto"/>
        <w:left w:val="none" w:sz="0" w:space="0" w:color="auto"/>
        <w:bottom w:val="none" w:sz="0" w:space="0" w:color="auto"/>
        <w:right w:val="none" w:sz="0" w:space="0" w:color="auto"/>
      </w:divBdr>
    </w:div>
    <w:div w:id="1548683862">
      <w:bodyDiv w:val="1"/>
      <w:marLeft w:val="0"/>
      <w:marRight w:val="0"/>
      <w:marTop w:val="0"/>
      <w:marBottom w:val="0"/>
      <w:divBdr>
        <w:top w:val="none" w:sz="0" w:space="0" w:color="auto"/>
        <w:left w:val="none" w:sz="0" w:space="0" w:color="auto"/>
        <w:bottom w:val="none" w:sz="0" w:space="0" w:color="auto"/>
        <w:right w:val="none" w:sz="0" w:space="0" w:color="auto"/>
      </w:divBdr>
    </w:div>
    <w:div w:id="1548684039">
      <w:bodyDiv w:val="1"/>
      <w:marLeft w:val="0"/>
      <w:marRight w:val="0"/>
      <w:marTop w:val="0"/>
      <w:marBottom w:val="0"/>
      <w:divBdr>
        <w:top w:val="none" w:sz="0" w:space="0" w:color="auto"/>
        <w:left w:val="none" w:sz="0" w:space="0" w:color="auto"/>
        <w:bottom w:val="none" w:sz="0" w:space="0" w:color="auto"/>
        <w:right w:val="none" w:sz="0" w:space="0" w:color="auto"/>
      </w:divBdr>
    </w:div>
    <w:div w:id="1548836029">
      <w:bodyDiv w:val="1"/>
      <w:marLeft w:val="0"/>
      <w:marRight w:val="0"/>
      <w:marTop w:val="0"/>
      <w:marBottom w:val="0"/>
      <w:divBdr>
        <w:top w:val="none" w:sz="0" w:space="0" w:color="auto"/>
        <w:left w:val="none" w:sz="0" w:space="0" w:color="auto"/>
        <w:bottom w:val="none" w:sz="0" w:space="0" w:color="auto"/>
        <w:right w:val="none" w:sz="0" w:space="0" w:color="auto"/>
      </w:divBdr>
    </w:div>
    <w:div w:id="1548956902">
      <w:bodyDiv w:val="1"/>
      <w:marLeft w:val="0"/>
      <w:marRight w:val="0"/>
      <w:marTop w:val="0"/>
      <w:marBottom w:val="0"/>
      <w:divBdr>
        <w:top w:val="none" w:sz="0" w:space="0" w:color="auto"/>
        <w:left w:val="none" w:sz="0" w:space="0" w:color="auto"/>
        <w:bottom w:val="none" w:sz="0" w:space="0" w:color="auto"/>
        <w:right w:val="none" w:sz="0" w:space="0" w:color="auto"/>
      </w:divBdr>
    </w:div>
    <w:div w:id="1549027354">
      <w:bodyDiv w:val="1"/>
      <w:marLeft w:val="0"/>
      <w:marRight w:val="0"/>
      <w:marTop w:val="0"/>
      <w:marBottom w:val="0"/>
      <w:divBdr>
        <w:top w:val="none" w:sz="0" w:space="0" w:color="auto"/>
        <w:left w:val="none" w:sz="0" w:space="0" w:color="auto"/>
        <w:bottom w:val="none" w:sz="0" w:space="0" w:color="auto"/>
        <w:right w:val="none" w:sz="0" w:space="0" w:color="auto"/>
      </w:divBdr>
    </w:div>
    <w:div w:id="1549029937">
      <w:bodyDiv w:val="1"/>
      <w:marLeft w:val="0"/>
      <w:marRight w:val="0"/>
      <w:marTop w:val="0"/>
      <w:marBottom w:val="0"/>
      <w:divBdr>
        <w:top w:val="none" w:sz="0" w:space="0" w:color="auto"/>
        <w:left w:val="none" w:sz="0" w:space="0" w:color="auto"/>
        <w:bottom w:val="none" w:sz="0" w:space="0" w:color="auto"/>
        <w:right w:val="none" w:sz="0" w:space="0" w:color="auto"/>
      </w:divBdr>
    </w:div>
    <w:div w:id="1549102562">
      <w:bodyDiv w:val="1"/>
      <w:marLeft w:val="0"/>
      <w:marRight w:val="0"/>
      <w:marTop w:val="0"/>
      <w:marBottom w:val="0"/>
      <w:divBdr>
        <w:top w:val="none" w:sz="0" w:space="0" w:color="auto"/>
        <w:left w:val="none" w:sz="0" w:space="0" w:color="auto"/>
        <w:bottom w:val="none" w:sz="0" w:space="0" w:color="auto"/>
        <w:right w:val="none" w:sz="0" w:space="0" w:color="auto"/>
      </w:divBdr>
    </w:div>
    <w:div w:id="1549561762">
      <w:bodyDiv w:val="1"/>
      <w:marLeft w:val="0"/>
      <w:marRight w:val="0"/>
      <w:marTop w:val="0"/>
      <w:marBottom w:val="0"/>
      <w:divBdr>
        <w:top w:val="none" w:sz="0" w:space="0" w:color="auto"/>
        <w:left w:val="none" w:sz="0" w:space="0" w:color="auto"/>
        <w:bottom w:val="none" w:sz="0" w:space="0" w:color="auto"/>
        <w:right w:val="none" w:sz="0" w:space="0" w:color="auto"/>
      </w:divBdr>
    </w:div>
    <w:div w:id="1549802485">
      <w:bodyDiv w:val="1"/>
      <w:marLeft w:val="0"/>
      <w:marRight w:val="0"/>
      <w:marTop w:val="0"/>
      <w:marBottom w:val="0"/>
      <w:divBdr>
        <w:top w:val="none" w:sz="0" w:space="0" w:color="auto"/>
        <w:left w:val="none" w:sz="0" w:space="0" w:color="auto"/>
        <w:bottom w:val="none" w:sz="0" w:space="0" w:color="auto"/>
        <w:right w:val="none" w:sz="0" w:space="0" w:color="auto"/>
      </w:divBdr>
    </w:div>
    <w:div w:id="1549951268">
      <w:bodyDiv w:val="1"/>
      <w:marLeft w:val="0"/>
      <w:marRight w:val="0"/>
      <w:marTop w:val="0"/>
      <w:marBottom w:val="0"/>
      <w:divBdr>
        <w:top w:val="none" w:sz="0" w:space="0" w:color="auto"/>
        <w:left w:val="none" w:sz="0" w:space="0" w:color="auto"/>
        <w:bottom w:val="none" w:sz="0" w:space="0" w:color="auto"/>
        <w:right w:val="none" w:sz="0" w:space="0" w:color="auto"/>
      </w:divBdr>
    </w:div>
    <w:div w:id="1550413317">
      <w:bodyDiv w:val="1"/>
      <w:marLeft w:val="0"/>
      <w:marRight w:val="0"/>
      <w:marTop w:val="0"/>
      <w:marBottom w:val="0"/>
      <w:divBdr>
        <w:top w:val="none" w:sz="0" w:space="0" w:color="auto"/>
        <w:left w:val="none" w:sz="0" w:space="0" w:color="auto"/>
        <w:bottom w:val="none" w:sz="0" w:space="0" w:color="auto"/>
        <w:right w:val="none" w:sz="0" w:space="0" w:color="auto"/>
      </w:divBdr>
    </w:div>
    <w:div w:id="1550527426">
      <w:bodyDiv w:val="1"/>
      <w:marLeft w:val="0"/>
      <w:marRight w:val="0"/>
      <w:marTop w:val="0"/>
      <w:marBottom w:val="0"/>
      <w:divBdr>
        <w:top w:val="none" w:sz="0" w:space="0" w:color="auto"/>
        <w:left w:val="none" w:sz="0" w:space="0" w:color="auto"/>
        <w:bottom w:val="none" w:sz="0" w:space="0" w:color="auto"/>
        <w:right w:val="none" w:sz="0" w:space="0" w:color="auto"/>
      </w:divBdr>
    </w:div>
    <w:div w:id="1550533243">
      <w:bodyDiv w:val="1"/>
      <w:marLeft w:val="0"/>
      <w:marRight w:val="0"/>
      <w:marTop w:val="0"/>
      <w:marBottom w:val="0"/>
      <w:divBdr>
        <w:top w:val="none" w:sz="0" w:space="0" w:color="auto"/>
        <w:left w:val="none" w:sz="0" w:space="0" w:color="auto"/>
        <w:bottom w:val="none" w:sz="0" w:space="0" w:color="auto"/>
        <w:right w:val="none" w:sz="0" w:space="0" w:color="auto"/>
      </w:divBdr>
    </w:div>
    <w:div w:id="1550655102">
      <w:bodyDiv w:val="1"/>
      <w:marLeft w:val="0"/>
      <w:marRight w:val="0"/>
      <w:marTop w:val="0"/>
      <w:marBottom w:val="0"/>
      <w:divBdr>
        <w:top w:val="none" w:sz="0" w:space="0" w:color="auto"/>
        <w:left w:val="none" w:sz="0" w:space="0" w:color="auto"/>
        <w:bottom w:val="none" w:sz="0" w:space="0" w:color="auto"/>
        <w:right w:val="none" w:sz="0" w:space="0" w:color="auto"/>
      </w:divBdr>
    </w:div>
    <w:div w:id="1550722328">
      <w:bodyDiv w:val="1"/>
      <w:marLeft w:val="0"/>
      <w:marRight w:val="0"/>
      <w:marTop w:val="0"/>
      <w:marBottom w:val="0"/>
      <w:divBdr>
        <w:top w:val="none" w:sz="0" w:space="0" w:color="auto"/>
        <w:left w:val="none" w:sz="0" w:space="0" w:color="auto"/>
        <w:bottom w:val="none" w:sz="0" w:space="0" w:color="auto"/>
        <w:right w:val="none" w:sz="0" w:space="0" w:color="auto"/>
      </w:divBdr>
    </w:div>
    <w:div w:id="1550804629">
      <w:bodyDiv w:val="1"/>
      <w:marLeft w:val="0"/>
      <w:marRight w:val="0"/>
      <w:marTop w:val="0"/>
      <w:marBottom w:val="0"/>
      <w:divBdr>
        <w:top w:val="none" w:sz="0" w:space="0" w:color="auto"/>
        <w:left w:val="none" w:sz="0" w:space="0" w:color="auto"/>
        <w:bottom w:val="none" w:sz="0" w:space="0" w:color="auto"/>
        <w:right w:val="none" w:sz="0" w:space="0" w:color="auto"/>
      </w:divBdr>
    </w:div>
    <w:div w:id="1551265100">
      <w:bodyDiv w:val="1"/>
      <w:marLeft w:val="0"/>
      <w:marRight w:val="0"/>
      <w:marTop w:val="0"/>
      <w:marBottom w:val="0"/>
      <w:divBdr>
        <w:top w:val="none" w:sz="0" w:space="0" w:color="auto"/>
        <w:left w:val="none" w:sz="0" w:space="0" w:color="auto"/>
        <w:bottom w:val="none" w:sz="0" w:space="0" w:color="auto"/>
        <w:right w:val="none" w:sz="0" w:space="0" w:color="auto"/>
      </w:divBdr>
    </w:div>
    <w:div w:id="1551306622">
      <w:bodyDiv w:val="1"/>
      <w:marLeft w:val="0"/>
      <w:marRight w:val="0"/>
      <w:marTop w:val="0"/>
      <w:marBottom w:val="0"/>
      <w:divBdr>
        <w:top w:val="none" w:sz="0" w:space="0" w:color="auto"/>
        <w:left w:val="none" w:sz="0" w:space="0" w:color="auto"/>
        <w:bottom w:val="none" w:sz="0" w:space="0" w:color="auto"/>
        <w:right w:val="none" w:sz="0" w:space="0" w:color="auto"/>
      </w:divBdr>
    </w:div>
    <w:div w:id="1551455962">
      <w:bodyDiv w:val="1"/>
      <w:marLeft w:val="0"/>
      <w:marRight w:val="0"/>
      <w:marTop w:val="0"/>
      <w:marBottom w:val="0"/>
      <w:divBdr>
        <w:top w:val="none" w:sz="0" w:space="0" w:color="auto"/>
        <w:left w:val="none" w:sz="0" w:space="0" w:color="auto"/>
        <w:bottom w:val="none" w:sz="0" w:space="0" w:color="auto"/>
        <w:right w:val="none" w:sz="0" w:space="0" w:color="auto"/>
      </w:divBdr>
    </w:div>
    <w:div w:id="1551769868">
      <w:bodyDiv w:val="1"/>
      <w:marLeft w:val="0"/>
      <w:marRight w:val="0"/>
      <w:marTop w:val="0"/>
      <w:marBottom w:val="0"/>
      <w:divBdr>
        <w:top w:val="none" w:sz="0" w:space="0" w:color="auto"/>
        <w:left w:val="none" w:sz="0" w:space="0" w:color="auto"/>
        <w:bottom w:val="none" w:sz="0" w:space="0" w:color="auto"/>
        <w:right w:val="none" w:sz="0" w:space="0" w:color="auto"/>
      </w:divBdr>
    </w:div>
    <w:div w:id="1551921733">
      <w:bodyDiv w:val="1"/>
      <w:marLeft w:val="0"/>
      <w:marRight w:val="0"/>
      <w:marTop w:val="0"/>
      <w:marBottom w:val="0"/>
      <w:divBdr>
        <w:top w:val="none" w:sz="0" w:space="0" w:color="auto"/>
        <w:left w:val="none" w:sz="0" w:space="0" w:color="auto"/>
        <w:bottom w:val="none" w:sz="0" w:space="0" w:color="auto"/>
        <w:right w:val="none" w:sz="0" w:space="0" w:color="auto"/>
      </w:divBdr>
    </w:div>
    <w:div w:id="1552033705">
      <w:bodyDiv w:val="1"/>
      <w:marLeft w:val="0"/>
      <w:marRight w:val="0"/>
      <w:marTop w:val="0"/>
      <w:marBottom w:val="0"/>
      <w:divBdr>
        <w:top w:val="none" w:sz="0" w:space="0" w:color="auto"/>
        <w:left w:val="none" w:sz="0" w:space="0" w:color="auto"/>
        <w:bottom w:val="none" w:sz="0" w:space="0" w:color="auto"/>
        <w:right w:val="none" w:sz="0" w:space="0" w:color="auto"/>
      </w:divBdr>
    </w:div>
    <w:div w:id="1552185756">
      <w:bodyDiv w:val="1"/>
      <w:marLeft w:val="0"/>
      <w:marRight w:val="0"/>
      <w:marTop w:val="0"/>
      <w:marBottom w:val="0"/>
      <w:divBdr>
        <w:top w:val="none" w:sz="0" w:space="0" w:color="auto"/>
        <w:left w:val="none" w:sz="0" w:space="0" w:color="auto"/>
        <w:bottom w:val="none" w:sz="0" w:space="0" w:color="auto"/>
        <w:right w:val="none" w:sz="0" w:space="0" w:color="auto"/>
      </w:divBdr>
    </w:div>
    <w:div w:id="1552570768">
      <w:bodyDiv w:val="1"/>
      <w:marLeft w:val="0"/>
      <w:marRight w:val="0"/>
      <w:marTop w:val="0"/>
      <w:marBottom w:val="0"/>
      <w:divBdr>
        <w:top w:val="none" w:sz="0" w:space="0" w:color="auto"/>
        <w:left w:val="none" w:sz="0" w:space="0" w:color="auto"/>
        <w:bottom w:val="none" w:sz="0" w:space="0" w:color="auto"/>
        <w:right w:val="none" w:sz="0" w:space="0" w:color="auto"/>
      </w:divBdr>
    </w:div>
    <w:div w:id="1552688364">
      <w:bodyDiv w:val="1"/>
      <w:marLeft w:val="0"/>
      <w:marRight w:val="0"/>
      <w:marTop w:val="0"/>
      <w:marBottom w:val="0"/>
      <w:divBdr>
        <w:top w:val="none" w:sz="0" w:space="0" w:color="auto"/>
        <w:left w:val="none" w:sz="0" w:space="0" w:color="auto"/>
        <w:bottom w:val="none" w:sz="0" w:space="0" w:color="auto"/>
        <w:right w:val="none" w:sz="0" w:space="0" w:color="auto"/>
      </w:divBdr>
    </w:div>
    <w:div w:id="1552810501">
      <w:bodyDiv w:val="1"/>
      <w:marLeft w:val="0"/>
      <w:marRight w:val="0"/>
      <w:marTop w:val="0"/>
      <w:marBottom w:val="0"/>
      <w:divBdr>
        <w:top w:val="none" w:sz="0" w:space="0" w:color="auto"/>
        <w:left w:val="none" w:sz="0" w:space="0" w:color="auto"/>
        <w:bottom w:val="none" w:sz="0" w:space="0" w:color="auto"/>
        <w:right w:val="none" w:sz="0" w:space="0" w:color="auto"/>
      </w:divBdr>
    </w:div>
    <w:div w:id="1553031105">
      <w:bodyDiv w:val="1"/>
      <w:marLeft w:val="0"/>
      <w:marRight w:val="0"/>
      <w:marTop w:val="0"/>
      <w:marBottom w:val="0"/>
      <w:divBdr>
        <w:top w:val="none" w:sz="0" w:space="0" w:color="auto"/>
        <w:left w:val="none" w:sz="0" w:space="0" w:color="auto"/>
        <w:bottom w:val="none" w:sz="0" w:space="0" w:color="auto"/>
        <w:right w:val="none" w:sz="0" w:space="0" w:color="auto"/>
      </w:divBdr>
    </w:div>
    <w:div w:id="1553223886">
      <w:bodyDiv w:val="1"/>
      <w:marLeft w:val="0"/>
      <w:marRight w:val="0"/>
      <w:marTop w:val="0"/>
      <w:marBottom w:val="0"/>
      <w:divBdr>
        <w:top w:val="none" w:sz="0" w:space="0" w:color="auto"/>
        <w:left w:val="none" w:sz="0" w:space="0" w:color="auto"/>
        <w:bottom w:val="none" w:sz="0" w:space="0" w:color="auto"/>
        <w:right w:val="none" w:sz="0" w:space="0" w:color="auto"/>
      </w:divBdr>
    </w:div>
    <w:div w:id="1553420175">
      <w:bodyDiv w:val="1"/>
      <w:marLeft w:val="0"/>
      <w:marRight w:val="0"/>
      <w:marTop w:val="0"/>
      <w:marBottom w:val="0"/>
      <w:divBdr>
        <w:top w:val="none" w:sz="0" w:space="0" w:color="auto"/>
        <w:left w:val="none" w:sz="0" w:space="0" w:color="auto"/>
        <w:bottom w:val="none" w:sz="0" w:space="0" w:color="auto"/>
        <w:right w:val="none" w:sz="0" w:space="0" w:color="auto"/>
      </w:divBdr>
    </w:div>
    <w:div w:id="1553687617">
      <w:bodyDiv w:val="1"/>
      <w:marLeft w:val="0"/>
      <w:marRight w:val="0"/>
      <w:marTop w:val="0"/>
      <w:marBottom w:val="0"/>
      <w:divBdr>
        <w:top w:val="none" w:sz="0" w:space="0" w:color="auto"/>
        <w:left w:val="none" w:sz="0" w:space="0" w:color="auto"/>
        <w:bottom w:val="none" w:sz="0" w:space="0" w:color="auto"/>
        <w:right w:val="none" w:sz="0" w:space="0" w:color="auto"/>
      </w:divBdr>
    </w:div>
    <w:div w:id="1553692705">
      <w:bodyDiv w:val="1"/>
      <w:marLeft w:val="0"/>
      <w:marRight w:val="0"/>
      <w:marTop w:val="0"/>
      <w:marBottom w:val="0"/>
      <w:divBdr>
        <w:top w:val="none" w:sz="0" w:space="0" w:color="auto"/>
        <w:left w:val="none" w:sz="0" w:space="0" w:color="auto"/>
        <w:bottom w:val="none" w:sz="0" w:space="0" w:color="auto"/>
        <w:right w:val="none" w:sz="0" w:space="0" w:color="auto"/>
      </w:divBdr>
    </w:div>
    <w:div w:id="1553733801">
      <w:bodyDiv w:val="1"/>
      <w:marLeft w:val="0"/>
      <w:marRight w:val="0"/>
      <w:marTop w:val="0"/>
      <w:marBottom w:val="0"/>
      <w:divBdr>
        <w:top w:val="none" w:sz="0" w:space="0" w:color="auto"/>
        <w:left w:val="none" w:sz="0" w:space="0" w:color="auto"/>
        <w:bottom w:val="none" w:sz="0" w:space="0" w:color="auto"/>
        <w:right w:val="none" w:sz="0" w:space="0" w:color="auto"/>
      </w:divBdr>
    </w:div>
    <w:div w:id="1553930523">
      <w:bodyDiv w:val="1"/>
      <w:marLeft w:val="0"/>
      <w:marRight w:val="0"/>
      <w:marTop w:val="0"/>
      <w:marBottom w:val="0"/>
      <w:divBdr>
        <w:top w:val="none" w:sz="0" w:space="0" w:color="auto"/>
        <w:left w:val="none" w:sz="0" w:space="0" w:color="auto"/>
        <w:bottom w:val="none" w:sz="0" w:space="0" w:color="auto"/>
        <w:right w:val="none" w:sz="0" w:space="0" w:color="auto"/>
      </w:divBdr>
    </w:div>
    <w:div w:id="1554005504">
      <w:bodyDiv w:val="1"/>
      <w:marLeft w:val="0"/>
      <w:marRight w:val="0"/>
      <w:marTop w:val="0"/>
      <w:marBottom w:val="0"/>
      <w:divBdr>
        <w:top w:val="none" w:sz="0" w:space="0" w:color="auto"/>
        <w:left w:val="none" w:sz="0" w:space="0" w:color="auto"/>
        <w:bottom w:val="none" w:sz="0" w:space="0" w:color="auto"/>
        <w:right w:val="none" w:sz="0" w:space="0" w:color="auto"/>
      </w:divBdr>
    </w:div>
    <w:div w:id="1554124196">
      <w:bodyDiv w:val="1"/>
      <w:marLeft w:val="0"/>
      <w:marRight w:val="0"/>
      <w:marTop w:val="0"/>
      <w:marBottom w:val="0"/>
      <w:divBdr>
        <w:top w:val="none" w:sz="0" w:space="0" w:color="auto"/>
        <w:left w:val="none" w:sz="0" w:space="0" w:color="auto"/>
        <w:bottom w:val="none" w:sz="0" w:space="0" w:color="auto"/>
        <w:right w:val="none" w:sz="0" w:space="0" w:color="auto"/>
      </w:divBdr>
    </w:div>
    <w:div w:id="1554611977">
      <w:bodyDiv w:val="1"/>
      <w:marLeft w:val="0"/>
      <w:marRight w:val="0"/>
      <w:marTop w:val="0"/>
      <w:marBottom w:val="0"/>
      <w:divBdr>
        <w:top w:val="none" w:sz="0" w:space="0" w:color="auto"/>
        <w:left w:val="none" w:sz="0" w:space="0" w:color="auto"/>
        <w:bottom w:val="none" w:sz="0" w:space="0" w:color="auto"/>
        <w:right w:val="none" w:sz="0" w:space="0" w:color="auto"/>
      </w:divBdr>
    </w:div>
    <w:div w:id="1554658258">
      <w:bodyDiv w:val="1"/>
      <w:marLeft w:val="0"/>
      <w:marRight w:val="0"/>
      <w:marTop w:val="0"/>
      <w:marBottom w:val="0"/>
      <w:divBdr>
        <w:top w:val="none" w:sz="0" w:space="0" w:color="auto"/>
        <w:left w:val="none" w:sz="0" w:space="0" w:color="auto"/>
        <w:bottom w:val="none" w:sz="0" w:space="0" w:color="auto"/>
        <w:right w:val="none" w:sz="0" w:space="0" w:color="auto"/>
      </w:divBdr>
    </w:div>
    <w:div w:id="1554731307">
      <w:bodyDiv w:val="1"/>
      <w:marLeft w:val="0"/>
      <w:marRight w:val="0"/>
      <w:marTop w:val="0"/>
      <w:marBottom w:val="0"/>
      <w:divBdr>
        <w:top w:val="none" w:sz="0" w:space="0" w:color="auto"/>
        <w:left w:val="none" w:sz="0" w:space="0" w:color="auto"/>
        <w:bottom w:val="none" w:sz="0" w:space="0" w:color="auto"/>
        <w:right w:val="none" w:sz="0" w:space="0" w:color="auto"/>
      </w:divBdr>
    </w:div>
    <w:div w:id="1554849735">
      <w:bodyDiv w:val="1"/>
      <w:marLeft w:val="0"/>
      <w:marRight w:val="0"/>
      <w:marTop w:val="0"/>
      <w:marBottom w:val="0"/>
      <w:divBdr>
        <w:top w:val="none" w:sz="0" w:space="0" w:color="auto"/>
        <w:left w:val="none" w:sz="0" w:space="0" w:color="auto"/>
        <w:bottom w:val="none" w:sz="0" w:space="0" w:color="auto"/>
        <w:right w:val="none" w:sz="0" w:space="0" w:color="auto"/>
      </w:divBdr>
    </w:div>
    <w:div w:id="1554926013">
      <w:bodyDiv w:val="1"/>
      <w:marLeft w:val="0"/>
      <w:marRight w:val="0"/>
      <w:marTop w:val="0"/>
      <w:marBottom w:val="0"/>
      <w:divBdr>
        <w:top w:val="none" w:sz="0" w:space="0" w:color="auto"/>
        <w:left w:val="none" w:sz="0" w:space="0" w:color="auto"/>
        <w:bottom w:val="none" w:sz="0" w:space="0" w:color="auto"/>
        <w:right w:val="none" w:sz="0" w:space="0" w:color="auto"/>
      </w:divBdr>
    </w:div>
    <w:div w:id="1555043471">
      <w:bodyDiv w:val="1"/>
      <w:marLeft w:val="0"/>
      <w:marRight w:val="0"/>
      <w:marTop w:val="0"/>
      <w:marBottom w:val="0"/>
      <w:divBdr>
        <w:top w:val="none" w:sz="0" w:space="0" w:color="auto"/>
        <w:left w:val="none" w:sz="0" w:space="0" w:color="auto"/>
        <w:bottom w:val="none" w:sz="0" w:space="0" w:color="auto"/>
        <w:right w:val="none" w:sz="0" w:space="0" w:color="auto"/>
      </w:divBdr>
    </w:div>
    <w:div w:id="1555198044">
      <w:bodyDiv w:val="1"/>
      <w:marLeft w:val="0"/>
      <w:marRight w:val="0"/>
      <w:marTop w:val="0"/>
      <w:marBottom w:val="0"/>
      <w:divBdr>
        <w:top w:val="none" w:sz="0" w:space="0" w:color="auto"/>
        <w:left w:val="none" w:sz="0" w:space="0" w:color="auto"/>
        <w:bottom w:val="none" w:sz="0" w:space="0" w:color="auto"/>
        <w:right w:val="none" w:sz="0" w:space="0" w:color="auto"/>
      </w:divBdr>
    </w:div>
    <w:div w:id="1555700902">
      <w:bodyDiv w:val="1"/>
      <w:marLeft w:val="0"/>
      <w:marRight w:val="0"/>
      <w:marTop w:val="0"/>
      <w:marBottom w:val="0"/>
      <w:divBdr>
        <w:top w:val="none" w:sz="0" w:space="0" w:color="auto"/>
        <w:left w:val="none" w:sz="0" w:space="0" w:color="auto"/>
        <w:bottom w:val="none" w:sz="0" w:space="0" w:color="auto"/>
        <w:right w:val="none" w:sz="0" w:space="0" w:color="auto"/>
      </w:divBdr>
    </w:div>
    <w:div w:id="1555850779">
      <w:bodyDiv w:val="1"/>
      <w:marLeft w:val="0"/>
      <w:marRight w:val="0"/>
      <w:marTop w:val="0"/>
      <w:marBottom w:val="0"/>
      <w:divBdr>
        <w:top w:val="none" w:sz="0" w:space="0" w:color="auto"/>
        <w:left w:val="none" w:sz="0" w:space="0" w:color="auto"/>
        <w:bottom w:val="none" w:sz="0" w:space="0" w:color="auto"/>
        <w:right w:val="none" w:sz="0" w:space="0" w:color="auto"/>
      </w:divBdr>
    </w:div>
    <w:div w:id="1556113738">
      <w:bodyDiv w:val="1"/>
      <w:marLeft w:val="0"/>
      <w:marRight w:val="0"/>
      <w:marTop w:val="0"/>
      <w:marBottom w:val="0"/>
      <w:divBdr>
        <w:top w:val="none" w:sz="0" w:space="0" w:color="auto"/>
        <w:left w:val="none" w:sz="0" w:space="0" w:color="auto"/>
        <w:bottom w:val="none" w:sz="0" w:space="0" w:color="auto"/>
        <w:right w:val="none" w:sz="0" w:space="0" w:color="auto"/>
      </w:divBdr>
    </w:div>
    <w:div w:id="1556158877">
      <w:bodyDiv w:val="1"/>
      <w:marLeft w:val="0"/>
      <w:marRight w:val="0"/>
      <w:marTop w:val="0"/>
      <w:marBottom w:val="0"/>
      <w:divBdr>
        <w:top w:val="none" w:sz="0" w:space="0" w:color="auto"/>
        <w:left w:val="none" w:sz="0" w:space="0" w:color="auto"/>
        <w:bottom w:val="none" w:sz="0" w:space="0" w:color="auto"/>
        <w:right w:val="none" w:sz="0" w:space="0" w:color="auto"/>
      </w:divBdr>
    </w:div>
    <w:div w:id="1556235155">
      <w:bodyDiv w:val="1"/>
      <w:marLeft w:val="0"/>
      <w:marRight w:val="0"/>
      <w:marTop w:val="0"/>
      <w:marBottom w:val="0"/>
      <w:divBdr>
        <w:top w:val="none" w:sz="0" w:space="0" w:color="auto"/>
        <w:left w:val="none" w:sz="0" w:space="0" w:color="auto"/>
        <w:bottom w:val="none" w:sz="0" w:space="0" w:color="auto"/>
        <w:right w:val="none" w:sz="0" w:space="0" w:color="auto"/>
      </w:divBdr>
    </w:div>
    <w:div w:id="1556238996">
      <w:bodyDiv w:val="1"/>
      <w:marLeft w:val="0"/>
      <w:marRight w:val="0"/>
      <w:marTop w:val="0"/>
      <w:marBottom w:val="0"/>
      <w:divBdr>
        <w:top w:val="none" w:sz="0" w:space="0" w:color="auto"/>
        <w:left w:val="none" w:sz="0" w:space="0" w:color="auto"/>
        <w:bottom w:val="none" w:sz="0" w:space="0" w:color="auto"/>
        <w:right w:val="none" w:sz="0" w:space="0" w:color="auto"/>
      </w:divBdr>
    </w:div>
    <w:div w:id="1556349911">
      <w:bodyDiv w:val="1"/>
      <w:marLeft w:val="0"/>
      <w:marRight w:val="0"/>
      <w:marTop w:val="0"/>
      <w:marBottom w:val="0"/>
      <w:divBdr>
        <w:top w:val="none" w:sz="0" w:space="0" w:color="auto"/>
        <w:left w:val="none" w:sz="0" w:space="0" w:color="auto"/>
        <w:bottom w:val="none" w:sz="0" w:space="0" w:color="auto"/>
        <w:right w:val="none" w:sz="0" w:space="0" w:color="auto"/>
      </w:divBdr>
    </w:div>
    <w:div w:id="1556432942">
      <w:bodyDiv w:val="1"/>
      <w:marLeft w:val="0"/>
      <w:marRight w:val="0"/>
      <w:marTop w:val="0"/>
      <w:marBottom w:val="0"/>
      <w:divBdr>
        <w:top w:val="none" w:sz="0" w:space="0" w:color="auto"/>
        <w:left w:val="none" w:sz="0" w:space="0" w:color="auto"/>
        <w:bottom w:val="none" w:sz="0" w:space="0" w:color="auto"/>
        <w:right w:val="none" w:sz="0" w:space="0" w:color="auto"/>
      </w:divBdr>
    </w:div>
    <w:div w:id="1556548972">
      <w:bodyDiv w:val="1"/>
      <w:marLeft w:val="0"/>
      <w:marRight w:val="0"/>
      <w:marTop w:val="0"/>
      <w:marBottom w:val="0"/>
      <w:divBdr>
        <w:top w:val="none" w:sz="0" w:space="0" w:color="auto"/>
        <w:left w:val="none" w:sz="0" w:space="0" w:color="auto"/>
        <w:bottom w:val="none" w:sz="0" w:space="0" w:color="auto"/>
        <w:right w:val="none" w:sz="0" w:space="0" w:color="auto"/>
      </w:divBdr>
    </w:div>
    <w:div w:id="1556773096">
      <w:bodyDiv w:val="1"/>
      <w:marLeft w:val="0"/>
      <w:marRight w:val="0"/>
      <w:marTop w:val="0"/>
      <w:marBottom w:val="0"/>
      <w:divBdr>
        <w:top w:val="none" w:sz="0" w:space="0" w:color="auto"/>
        <w:left w:val="none" w:sz="0" w:space="0" w:color="auto"/>
        <w:bottom w:val="none" w:sz="0" w:space="0" w:color="auto"/>
        <w:right w:val="none" w:sz="0" w:space="0" w:color="auto"/>
      </w:divBdr>
    </w:div>
    <w:div w:id="1556820239">
      <w:bodyDiv w:val="1"/>
      <w:marLeft w:val="0"/>
      <w:marRight w:val="0"/>
      <w:marTop w:val="0"/>
      <w:marBottom w:val="0"/>
      <w:divBdr>
        <w:top w:val="none" w:sz="0" w:space="0" w:color="auto"/>
        <w:left w:val="none" w:sz="0" w:space="0" w:color="auto"/>
        <w:bottom w:val="none" w:sz="0" w:space="0" w:color="auto"/>
        <w:right w:val="none" w:sz="0" w:space="0" w:color="auto"/>
      </w:divBdr>
    </w:div>
    <w:div w:id="1556887100">
      <w:bodyDiv w:val="1"/>
      <w:marLeft w:val="0"/>
      <w:marRight w:val="0"/>
      <w:marTop w:val="0"/>
      <w:marBottom w:val="0"/>
      <w:divBdr>
        <w:top w:val="none" w:sz="0" w:space="0" w:color="auto"/>
        <w:left w:val="none" w:sz="0" w:space="0" w:color="auto"/>
        <w:bottom w:val="none" w:sz="0" w:space="0" w:color="auto"/>
        <w:right w:val="none" w:sz="0" w:space="0" w:color="auto"/>
      </w:divBdr>
    </w:div>
    <w:div w:id="1557399942">
      <w:bodyDiv w:val="1"/>
      <w:marLeft w:val="0"/>
      <w:marRight w:val="0"/>
      <w:marTop w:val="0"/>
      <w:marBottom w:val="0"/>
      <w:divBdr>
        <w:top w:val="none" w:sz="0" w:space="0" w:color="auto"/>
        <w:left w:val="none" w:sz="0" w:space="0" w:color="auto"/>
        <w:bottom w:val="none" w:sz="0" w:space="0" w:color="auto"/>
        <w:right w:val="none" w:sz="0" w:space="0" w:color="auto"/>
      </w:divBdr>
    </w:div>
    <w:div w:id="1558009780">
      <w:bodyDiv w:val="1"/>
      <w:marLeft w:val="0"/>
      <w:marRight w:val="0"/>
      <w:marTop w:val="0"/>
      <w:marBottom w:val="0"/>
      <w:divBdr>
        <w:top w:val="none" w:sz="0" w:space="0" w:color="auto"/>
        <w:left w:val="none" w:sz="0" w:space="0" w:color="auto"/>
        <w:bottom w:val="none" w:sz="0" w:space="0" w:color="auto"/>
        <w:right w:val="none" w:sz="0" w:space="0" w:color="auto"/>
      </w:divBdr>
    </w:div>
    <w:div w:id="1558081853">
      <w:bodyDiv w:val="1"/>
      <w:marLeft w:val="0"/>
      <w:marRight w:val="0"/>
      <w:marTop w:val="0"/>
      <w:marBottom w:val="0"/>
      <w:divBdr>
        <w:top w:val="none" w:sz="0" w:space="0" w:color="auto"/>
        <w:left w:val="none" w:sz="0" w:space="0" w:color="auto"/>
        <w:bottom w:val="none" w:sz="0" w:space="0" w:color="auto"/>
        <w:right w:val="none" w:sz="0" w:space="0" w:color="auto"/>
      </w:divBdr>
    </w:div>
    <w:div w:id="1558083021">
      <w:bodyDiv w:val="1"/>
      <w:marLeft w:val="0"/>
      <w:marRight w:val="0"/>
      <w:marTop w:val="0"/>
      <w:marBottom w:val="0"/>
      <w:divBdr>
        <w:top w:val="none" w:sz="0" w:space="0" w:color="auto"/>
        <w:left w:val="none" w:sz="0" w:space="0" w:color="auto"/>
        <w:bottom w:val="none" w:sz="0" w:space="0" w:color="auto"/>
        <w:right w:val="none" w:sz="0" w:space="0" w:color="auto"/>
      </w:divBdr>
    </w:div>
    <w:div w:id="1558275749">
      <w:bodyDiv w:val="1"/>
      <w:marLeft w:val="0"/>
      <w:marRight w:val="0"/>
      <w:marTop w:val="0"/>
      <w:marBottom w:val="0"/>
      <w:divBdr>
        <w:top w:val="none" w:sz="0" w:space="0" w:color="auto"/>
        <w:left w:val="none" w:sz="0" w:space="0" w:color="auto"/>
        <w:bottom w:val="none" w:sz="0" w:space="0" w:color="auto"/>
        <w:right w:val="none" w:sz="0" w:space="0" w:color="auto"/>
      </w:divBdr>
    </w:div>
    <w:div w:id="1558395770">
      <w:bodyDiv w:val="1"/>
      <w:marLeft w:val="0"/>
      <w:marRight w:val="0"/>
      <w:marTop w:val="0"/>
      <w:marBottom w:val="0"/>
      <w:divBdr>
        <w:top w:val="none" w:sz="0" w:space="0" w:color="auto"/>
        <w:left w:val="none" w:sz="0" w:space="0" w:color="auto"/>
        <w:bottom w:val="none" w:sz="0" w:space="0" w:color="auto"/>
        <w:right w:val="none" w:sz="0" w:space="0" w:color="auto"/>
      </w:divBdr>
    </w:div>
    <w:div w:id="1558469458">
      <w:bodyDiv w:val="1"/>
      <w:marLeft w:val="0"/>
      <w:marRight w:val="0"/>
      <w:marTop w:val="0"/>
      <w:marBottom w:val="0"/>
      <w:divBdr>
        <w:top w:val="none" w:sz="0" w:space="0" w:color="auto"/>
        <w:left w:val="none" w:sz="0" w:space="0" w:color="auto"/>
        <w:bottom w:val="none" w:sz="0" w:space="0" w:color="auto"/>
        <w:right w:val="none" w:sz="0" w:space="0" w:color="auto"/>
      </w:divBdr>
    </w:div>
    <w:div w:id="1558517361">
      <w:bodyDiv w:val="1"/>
      <w:marLeft w:val="0"/>
      <w:marRight w:val="0"/>
      <w:marTop w:val="0"/>
      <w:marBottom w:val="0"/>
      <w:divBdr>
        <w:top w:val="none" w:sz="0" w:space="0" w:color="auto"/>
        <w:left w:val="none" w:sz="0" w:space="0" w:color="auto"/>
        <w:bottom w:val="none" w:sz="0" w:space="0" w:color="auto"/>
        <w:right w:val="none" w:sz="0" w:space="0" w:color="auto"/>
      </w:divBdr>
    </w:div>
    <w:div w:id="1558541825">
      <w:bodyDiv w:val="1"/>
      <w:marLeft w:val="0"/>
      <w:marRight w:val="0"/>
      <w:marTop w:val="0"/>
      <w:marBottom w:val="0"/>
      <w:divBdr>
        <w:top w:val="none" w:sz="0" w:space="0" w:color="auto"/>
        <w:left w:val="none" w:sz="0" w:space="0" w:color="auto"/>
        <w:bottom w:val="none" w:sz="0" w:space="0" w:color="auto"/>
        <w:right w:val="none" w:sz="0" w:space="0" w:color="auto"/>
      </w:divBdr>
    </w:div>
    <w:div w:id="1558977779">
      <w:bodyDiv w:val="1"/>
      <w:marLeft w:val="0"/>
      <w:marRight w:val="0"/>
      <w:marTop w:val="0"/>
      <w:marBottom w:val="0"/>
      <w:divBdr>
        <w:top w:val="none" w:sz="0" w:space="0" w:color="auto"/>
        <w:left w:val="none" w:sz="0" w:space="0" w:color="auto"/>
        <w:bottom w:val="none" w:sz="0" w:space="0" w:color="auto"/>
        <w:right w:val="none" w:sz="0" w:space="0" w:color="auto"/>
      </w:divBdr>
    </w:div>
    <w:div w:id="1559437353">
      <w:bodyDiv w:val="1"/>
      <w:marLeft w:val="0"/>
      <w:marRight w:val="0"/>
      <w:marTop w:val="0"/>
      <w:marBottom w:val="0"/>
      <w:divBdr>
        <w:top w:val="none" w:sz="0" w:space="0" w:color="auto"/>
        <w:left w:val="none" w:sz="0" w:space="0" w:color="auto"/>
        <w:bottom w:val="none" w:sz="0" w:space="0" w:color="auto"/>
        <w:right w:val="none" w:sz="0" w:space="0" w:color="auto"/>
      </w:divBdr>
    </w:div>
    <w:div w:id="1559710383">
      <w:bodyDiv w:val="1"/>
      <w:marLeft w:val="0"/>
      <w:marRight w:val="0"/>
      <w:marTop w:val="0"/>
      <w:marBottom w:val="0"/>
      <w:divBdr>
        <w:top w:val="none" w:sz="0" w:space="0" w:color="auto"/>
        <w:left w:val="none" w:sz="0" w:space="0" w:color="auto"/>
        <w:bottom w:val="none" w:sz="0" w:space="0" w:color="auto"/>
        <w:right w:val="none" w:sz="0" w:space="0" w:color="auto"/>
      </w:divBdr>
    </w:div>
    <w:div w:id="1559823606">
      <w:bodyDiv w:val="1"/>
      <w:marLeft w:val="0"/>
      <w:marRight w:val="0"/>
      <w:marTop w:val="0"/>
      <w:marBottom w:val="0"/>
      <w:divBdr>
        <w:top w:val="none" w:sz="0" w:space="0" w:color="auto"/>
        <w:left w:val="none" w:sz="0" w:space="0" w:color="auto"/>
        <w:bottom w:val="none" w:sz="0" w:space="0" w:color="auto"/>
        <w:right w:val="none" w:sz="0" w:space="0" w:color="auto"/>
      </w:divBdr>
    </w:div>
    <w:div w:id="1559971965">
      <w:bodyDiv w:val="1"/>
      <w:marLeft w:val="0"/>
      <w:marRight w:val="0"/>
      <w:marTop w:val="0"/>
      <w:marBottom w:val="0"/>
      <w:divBdr>
        <w:top w:val="none" w:sz="0" w:space="0" w:color="auto"/>
        <w:left w:val="none" w:sz="0" w:space="0" w:color="auto"/>
        <w:bottom w:val="none" w:sz="0" w:space="0" w:color="auto"/>
        <w:right w:val="none" w:sz="0" w:space="0" w:color="auto"/>
      </w:divBdr>
    </w:div>
    <w:div w:id="1560172313">
      <w:bodyDiv w:val="1"/>
      <w:marLeft w:val="0"/>
      <w:marRight w:val="0"/>
      <w:marTop w:val="0"/>
      <w:marBottom w:val="0"/>
      <w:divBdr>
        <w:top w:val="none" w:sz="0" w:space="0" w:color="auto"/>
        <w:left w:val="none" w:sz="0" w:space="0" w:color="auto"/>
        <w:bottom w:val="none" w:sz="0" w:space="0" w:color="auto"/>
        <w:right w:val="none" w:sz="0" w:space="0" w:color="auto"/>
      </w:divBdr>
    </w:div>
    <w:div w:id="1560360598">
      <w:bodyDiv w:val="1"/>
      <w:marLeft w:val="0"/>
      <w:marRight w:val="0"/>
      <w:marTop w:val="0"/>
      <w:marBottom w:val="0"/>
      <w:divBdr>
        <w:top w:val="none" w:sz="0" w:space="0" w:color="auto"/>
        <w:left w:val="none" w:sz="0" w:space="0" w:color="auto"/>
        <w:bottom w:val="none" w:sz="0" w:space="0" w:color="auto"/>
        <w:right w:val="none" w:sz="0" w:space="0" w:color="auto"/>
      </w:divBdr>
    </w:div>
    <w:div w:id="1560480175">
      <w:bodyDiv w:val="1"/>
      <w:marLeft w:val="0"/>
      <w:marRight w:val="0"/>
      <w:marTop w:val="0"/>
      <w:marBottom w:val="0"/>
      <w:divBdr>
        <w:top w:val="none" w:sz="0" w:space="0" w:color="auto"/>
        <w:left w:val="none" w:sz="0" w:space="0" w:color="auto"/>
        <w:bottom w:val="none" w:sz="0" w:space="0" w:color="auto"/>
        <w:right w:val="none" w:sz="0" w:space="0" w:color="auto"/>
      </w:divBdr>
    </w:div>
    <w:div w:id="1560557370">
      <w:bodyDiv w:val="1"/>
      <w:marLeft w:val="0"/>
      <w:marRight w:val="0"/>
      <w:marTop w:val="0"/>
      <w:marBottom w:val="0"/>
      <w:divBdr>
        <w:top w:val="none" w:sz="0" w:space="0" w:color="auto"/>
        <w:left w:val="none" w:sz="0" w:space="0" w:color="auto"/>
        <w:bottom w:val="none" w:sz="0" w:space="0" w:color="auto"/>
        <w:right w:val="none" w:sz="0" w:space="0" w:color="auto"/>
      </w:divBdr>
    </w:div>
    <w:div w:id="1560629912">
      <w:bodyDiv w:val="1"/>
      <w:marLeft w:val="0"/>
      <w:marRight w:val="0"/>
      <w:marTop w:val="0"/>
      <w:marBottom w:val="0"/>
      <w:divBdr>
        <w:top w:val="none" w:sz="0" w:space="0" w:color="auto"/>
        <w:left w:val="none" w:sz="0" w:space="0" w:color="auto"/>
        <w:bottom w:val="none" w:sz="0" w:space="0" w:color="auto"/>
        <w:right w:val="none" w:sz="0" w:space="0" w:color="auto"/>
      </w:divBdr>
    </w:div>
    <w:div w:id="1560674621">
      <w:bodyDiv w:val="1"/>
      <w:marLeft w:val="0"/>
      <w:marRight w:val="0"/>
      <w:marTop w:val="0"/>
      <w:marBottom w:val="0"/>
      <w:divBdr>
        <w:top w:val="none" w:sz="0" w:space="0" w:color="auto"/>
        <w:left w:val="none" w:sz="0" w:space="0" w:color="auto"/>
        <w:bottom w:val="none" w:sz="0" w:space="0" w:color="auto"/>
        <w:right w:val="none" w:sz="0" w:space="0" w:color="auto"/>
      </w:divBdr>
    </w:div>
    <w:div w:id="1560677467">
      <w:bodyDiv w:val="1"/>
      <w:marLeft w:val="0"/>
      <w:marRight w:val="0"/>
      <w:marTop w:val="0"/>
      <w:marBottom w:val="0"/>
      <w:divBdr>
        <w:top w:val="none" w:sz="0" w:space="0" w:color="auto"/>
        <w:left w:val="none" w:sz="0" w:space="0" w:color="auto"/>
        <w:bottom w:val="none" w:sz="0" w:space="0" w:color="auto"/>
        <w:right w:val="none" w:sz="0" w:space="0" w:color="auto"/>
      </w:divBdr>
    </w:div>
    <w:div w:id="1561331439">
      <w:bodyDiv w:val="1"/>
      <w:marLeft w:val="0"/>
      <w:marRight w:val="0"/>
      <w:marTop w:val="0"/>
      <w:marBottom w:val="0"/>
      <w:divBdr>
        <w:top w:val="none" w:sz="0" w:space="0" w:color="auto"/>
        <w:left w:val="none" w:sz="0" w:space="0" w:color="auto"/>
        <w:bottom w:val="none" w:sz="0" w:space="0" w:color="auto"/>
        <w:right w:val="none" w:sz="0" w:space="0" w:color="auto"/>
      </w:divBdr>
    </w:div>
    <w:div w:id="1561398552">
      <w:bodyDiv w:val="1"/>
      <w:marLeft w:val="0"/>
      <w:marRight w:val="0"/>
      <w:marTop w:val="0"/>
      <w:marBottom w:val="0"/>
      <w:divBdr>
        <w:top w:val="none" w:sz="0" w:space="0" w:color="auto"/>
        <w:left w:val="none" w:sz="0" w:space="0" w:color="auto"/>
        <w:bottom w:val="none" w:sz="0" w:space="0" w:color="auto"/>
        <w:right w:val="none" w:sz="0" w:space="0" w:color="auto"/>
      </w:divBdr>
    </w:div>
    <w:div w:id="1561555561">
      <w:bodyDiv w:val="1"/>
      <w:marLeft w:val="0"/>
      <w:marRight w:val="0"/>
      <w:marTop w:val="0"/>
      <w:marBottom w:val="0"/>
      <w:divBdr>
        <w:top w:val="none" w:sz="0" w:space="0" w:color="auto"/>
        <w:left w:val="none" w:sz="0" w:space="0" w:color="auto"/>
        <w:bottom w:val="none" w:sz="0" w:space="0" w:color="auto"/>
        <w:right w:val="none" w:sz="0" w:space="0" w:color="auto"/>
      </w:divBdr>
    </w:div>
    <w:div w:id="1561675538">
      <w:bodyDiv w:val="1"/>
      <w:marLeft w:val="0"/>
      <w:marRight w:val="0"/>
      <w:marTop w:val="0"/>
      <w:marBottom w:val="0"/>
      <w:divBdr>
        <w:top w:val="none" w:sz="0" w:space="0" w:color="auto"/>
        <w:left w:val="none" w:sz="0" w:space="0" w:color="auto"/>
        <w:bottom w:val="none" w:sz="0" w:space="0" w:color="auto"/>
        <w:right w:val="none" w:sz="0" w:space="0" w:color="auto"/>
      </w:divBdr>
    </w:div>
    <w:div w:id="1561793093">
      <w:bodyDiv w:val="1"/>
      <w:marLeft w:val="0"/>
      <w:marRight w:val="0"/>
      <w:marTop w:val="0"/>
      <w:marBottom w:val="0"/>
      <w:divBdr>
        <w:top w:val="none" w:sz="0" w:space="0" w:color="auto"/>
        <w:left w:val="none" w:sz="0" w:space="0" w:color="auto"/>
        <w:bottom w:val="none" w:sz="0" w:space="0" w:color="auto"/>
        <w:right w:val="none" w:sz="0" w:space="0" w:color="auto"/>
      </w:divBdr>
    </w:div>
    <w:div w:id="1561862326">
      <w:bodyDiv w:val="1"/>
      <w:marLeft w:val="0"/>
      <w:marRight w:val="0"/>
      <w:marTop w:val="0"/>
      <w:marBottom w:val="0"/>
      <w:divBdr>
        <w:top w:val="none" w:sz="0" w:space="0" w:color="auto"/>
        <w:left w:val="none" w:sz="0" w:space="0" w:color="auto"/>
        <w:bottom w:val="none" w:sz="0" w:space="0" w:color="auto"/>
        <w:right w:val="none" w:sz="0" w:space="0" w:color="auto"/>
      </w:divBdr>
    </w:div>
    <w:div w:id="1561939470">
      <w:bodyDiv w:val="1"/>
      <w:marLeft w:val="0"/>
      <w:marRight w:val="0"/>
      <w:marTop w:val="0"/>
      <w:marBottom w:val="0"/>
      <w:divBdr>
        <w:top w:val="none" w:sz="0" w:space="0" w:color="auto"/>
        <w:left w:val="none" w:sz="0" w:space="0" w:color="auto"/>
        <w:bottom w:val="none" w:sz="0" w:space="0" w:color="auto"/>
        <w:right w:val="none" w:sz="0" w:space="0" w:color="auto"/>
      </w:divBdr>
    </w:div>
    <w:div w:id="1561942178">
      <w:bodyDiv w:val="1"/>
      <w:marLeft w:val="0"/>
      <w:marRight w:val="0"/>
      <w:marTop w:val="0"/>
      <w:marBottom w:val="0"/>
      <w:divBdr>
        <w:top w:val="none" w:sz="0" w:space="0" w:color="auto"/>
        <w:left w:val="none" w:sz="0" w:space="0" w:color="auto"/>
        <w:bottom w:val="none" w:sz="0" w:space="0" w:color="auto"/>
        <w:right w:val="none" w:sz="0" w:space="0" w:color="auto"/>
      </w:divBdr>
    </w:div>
    <w:div w:id="1562132443">
      <w:bodyDiv w:val="1"/>
      <w:marLeft w:val="0"/>
      <w:marRight w:val="0"/>
      <w:marTop w:val="0"/>
      <w:marBottom w:val="0"/>
      <w:divBdr>
        <w:top w:val="none" w:sz="0" w:space="0" w:color="auto"/>
        <w:left w:val="none" w:sz="0" w:space="0" w:color="auto"/>
        <w:bottom w:val="none" w:sz="0" w:space="0" w:color="auto"/>
        <w:right w:val="none" w:sz="0" w:space="0" w:color="auto"/>
      </w:divBdr>
    </w:div>
    <w:div w:id="1562206573">
      <w:bodyDiv w:val="1"/>
      <w:marLeft w:val="0"/>
      <w:marRight w:val="0"/>
      <w:marTop w:val="0"/>
      <w:marBottom w:val="0"/>
      <w:divBdr>
        <w:top w:val="none" w:sz="0" w:space="0" w:color="auto"/>
        <w:left w:val="none" w:sz="0" w:space="0" w:color="auto"/>
        <w:bottom w:val="none" w:sz="0" w:space="0" w:color="auto"/>
        <w:right w:val="none" w:sz="0" w:space="0" w:color="auto"/>
      </w:divBdr>
    </w:div>
    <w:div w:id="1562208407">
      <w:bodyDiv w:val="1"/>
      <w:marLeft w:val="0"/>
      <w:marRight w:val="0"/>
      <w:marTop w:val="0"/>
      <w:marBottom w:val="0"/>
      <w:divBdr>
        <w:top w:val="none" w:sz="0" w:space="0" w:color="auto"/>
        <w:left w:val="none" w:sz="0" w:space="0" w:color="auto"/>
        <w:bottom w:val="none" w:sz="0" w:space="0" w:color="auto"/>
        <w:right w:val="none" w:sz="0" w:space="0" w:color="auto"/>
      </w:divBdr>
    </w:div>
    <w:div w:id="1562398230">
      <w:bodyDiv w:val="1"/>
      <w:marLeft w:val="0"/>
      <w:marRight w:val="0"/>
      <w:marTop w:val="0"/>
      <w:marBottom w:val="0"/>
      <w:divBdr>
        <w:top w:val="none" w:sz="0" w:space="0" w:color="auto"/>
        <w:left w:val="none" w:sz="0" w:space="0" w:color="auto"/>
        <w:bottom w:val="none" w:sz="0" w:space="0" w:color="auto"/>
        <w:right w:val="none" w:sz="0" w:space="0" w:color="auto"/>
      </w:divBdr>
    </w:div>
    <w:div w:id="1562402870">
      <w:bodyDiv w:val="1"/>
      <w:marLeft w:val="0"/>
      <w:marRight w:val="0"/>
      <w:marTop w:val="0"/>
      <w:marBottom w:val="0"/>
      <w:divBdr>
        <w:top w:val="none" w:sz="0" w:space="0" w:color="auto"/>
        <w:left w:val="none" w:sz="0" w:space="0" w:color="auto"/>
        <w:bottom w:val="none" w:sz="0" w:space="0" w:color="auto"/>
        <w:right w:val="none" w:sz="0" w:space="0" w:color="auto"/>
      </w:divBdr>
    </w:div>
    <w:div w:id="1562473362">
      <w:bodyDiv w:val="1"/>
      <w:marLeft w:val="0"/>
      <w:marRight w:val="0"/>
      <w:marTop w:val="0"/>
      <w:marBottom w:val="0"/>
      <w:divBdr>
        <w:top w:val="none" w:sz="0" w:space="0" w:color="auto"/>
        <w:left w:val="none" w:sz="0" w:space="0" w:color="auto"/>
        <w:bottom w:val="none" w:sz="0" w:space="0" w:color="auto"/>
        <w:right w:val="none" w:sz="0" w:space="0" w:color="auto"/>
      </w:divBdr>
    </w:div>
    <w:div w:id="1562518309">
      <w:bodyDiv w:val="1"/>
      <w:marLeft w:val="0"/>
      <w:marRight w:val="0"/>
      <w:marTop w:val="0"/>
      <w:marBottom w:val="0"/>
      <w:divBdr>
        <w:top w:val="none" w:sz="0" w:space="0" w:color="auto"/>
        <w:left w:val="none" w:sz="0" w:space="0" w:color="auto"/>
        <w:bottom w:val="none" w:sz="0" w:space="0" w:color="auto"/>
        <w:right w:val="none" w:sz="0" w:space="0" w:color="auto"/>
      </w:divBdr>
    </w:div>
    <w:div w:id="1562786422">
      <w:bodyDiv w:val="1"/>
      <w:marLeft w:val="0"/>
      <w:marRight w:val="0"/>
      <w:marTop w:val="0"/>
      <w:marBottom w:val="0"/>
      <w:divBdr>
        <w:top w:val="none" w:sz="0" w:space="0" w:color="auto"/>
        <w:left w:val="none" w:sz="0" w:space="0" w:color="auto"/>
        <w:bottom w:val="none" w:sz="0" w:space="0" w:color="auto"/>
        <w:right w:val="none" w:sz="0" w:space="0" w:color="auto"/>
      </w:divBdr>
    </w:div>
    <w:div w:id="1562864202">
      <w:bodyDiv w:val="1"/>
      <w:marLeft w:val="0"/>
      <w:marRight w:val="0"/>
      <w:marTop w:val="0"/>
      <w:marBottom w:val="0"/>
      <w:divBdr>
        <w:top w:val="none" w:sz="0" w:space="0" w:color="auto"/>
        <w:left w:val="none" w:sz="0" w:space="0" w:color="auto"/>
        <w:bottom w:val="none" w:sz="0" w:space="0" w:color="auto"/>
        <w:right w:val="none" w:sz="0" w:space="0" w:color="auto"/>
      </w:divBdr>
    </w:div>
    <w:div w:id="1562902682">
      <w:bodyDiv w:val="1"/>
      <w:marLeft w:val="0"/>
      <w:marRight w:val="0"/>
      <w:marTop w:val="0"/>
      <w:marBottom w:val="0"/>
      <w:divBdr>
        <w:top w:val="none" w:sz="0" w:space="0" w:color="auto"/>
        <w:left w:val="none" w:sz="0" w:space="0" w:color="auto"/>
        <w:bottom w:val="none" w:sz="0" w:space="0" w:color="auto"/>
        <w:right w:val="none" w:sz="0" w:space="0" w:color="auto"/>
      </w:divBdr>
    </w:div>
    <w:div w:id="1563057169">
      <w:bodyDiv w:val="1"/>
      <w:marLeft w:val="0"/>
      <w:marRight w:val="0"/>
      <w:marTop w:val="0"/>
      <w:marBottom w:val="0"/>
      <w:divBdr>
        <w:top w:val="none" w:sz="0" w:space="0" w:color="auto"/>
        <w:left w:val="none" w:sz="0" w:space="0" w:color="auto"/>
        <w:bottom w:val="none" w:sz="0" w:space="0" w:color="auto"/>
        <w:right w:val="none" w:sz="0" w:space="0" w:color="auto"/>
      </w:divBdr>
    </w:div>
    <w:div w:id="1563131767">
      <w:bodyDiv w:val="1"/>
      <w:marLeft w:val="0"/>
      <w:marRight w:val="0"/>
      <w:marTop w:val="0"/>
      <w:marBottom w:val="0"/>
      <w:divBdr>
        <w:top w:val="none" w:sz="0" w:space="0" w:color="auto"/>
        <w:left w:val="none" w:sz="0" w:space="0" w:color="auto"/>
        <w:bottom w:val="none" w:sz="0" w:space="0" w:color="auto"/>
        <w:right w:val="none" w:sz="0" w:space="0" w:color="auto"/>
      </w:divBdr>
    </w:div>
    <w:div w:id="1563368376">
      <w:bodyDiv w:val="1"/>
      <w:marLeft w:val="0"/>
      <w:marRight w:val="0"/>
      <w:marTop w:val="0"/>
      <w:marBottom w:val="0"/>
      <w:divBdr>
        <w:top w:val="none" w:sz="0" w:space="0" w:color="auto"/>
        <w:left w:val="none" w:sz="0" w:space="0" w:color="auto"/>
        <w:bottom w:val="none" w:sz="0" w:space="0" w:color="auto"/>
        <w:right w:val="none" w:sz="0" w:space="0" w:color="auto"/>
      </w:divBdr>
    </w:div>
    <w:div w:id="1563757272">
      <w:bodyDiv w:val="1"/>
      <w:marLeft w:val="0"/>
      <w:marRight w:val="0"/>
      <w:marTop w:val="0"/>
      <w:marBottom w:val="0"/>
      <w:divBdr>
        <w:top w:val="none" w:sz="0" w:space="0" w:color="auto"/>
        <w:left w:val="none" w:sz="0" w:space="0" w:color="auto"/>
        <w:bottom w:val="none" w:sz="0" w:space="0" w:color="auto"/>
        <w:right w:val="none" w:sz="0" w:space="0" w:color="auto"/>
      </w:divBdr>
    </w:div>
    <w:div w:id="1563979959">
      <w:bodyDiv w:val="1"/>
      <w:marLeft w:val="0"/>
      <w:marRight w:val="0"/>
      <w:marTop w:val="0"/>
      <w:marBottom w:val="0"/>
      <w:divBdr>
        <w:top w:val="none" w:sz="0" w:space="0" w:color="auto"/>
        <w:left w:val="none" w:sz="0" w:space="0" w:color="auto"/>
        <w:bottom w:val="none" w:sz="0" w:space="0" w:color="auto"/>
        <w:right w:val="none" w:sz="0" w:space="0" w:color="auto"/>
      </w:divBdr>
    </w:div>
    <w:div w:id="1563980480">
      <w:bodyDiv w:val="1"/>
      <w:marLeft w:val="0"/>
      <w:marRight w:val="0"/>
      <w:marTop w:val="0"/>
      <w:marBottom w:val="0"/>
      <w:divBdr>
        <w:top w:val="none" w:sz="0" w:space="0" w:color="auto"/>
        <w:left w:val="none" w:sz="0" w:space="0" w:color="auto"/>
        <w:bottom w:val="none" w:sz="0" w:space="0" w:color="auto"/>
        <w:right w:val="none" w:sz="0" w:space="0" w:color="auto"/>
      </w:divBdr>
    </w:div>
    <w:div w:id="1563981108">
      <w:bodyDiv w:val="1"/>
      <w:marLeft w:val="0"/>
      <w:marRight w:val="0"/>
      <w:marTop w:val="0"/>
      <w:marBottom w:val="0"/>
      <w:divBdr>
        <w:top w:val="none" w:sz="0" w:space="0" w:color="auto"/>
        <w:left w:val="none" w:sz="0" w:space="0" w:color="auto"/>
        <w:bottom w:val="none" w:sz="0" w:space="0" w:color="auto"/>
        <w:right w:val="none" w:sz="0" w:space="0" w:color="auto"/>
      </w:divBdr>
    </w:div>
    <w:div w:id="1564217080">
      <w:bodyDiv w:val="1"/>
      <w:marLeft w:val="0"/>
      <w:marRight w:val="0"/>
      <w:marTop w:val="0"/>
      <w:marBottom w:val="0"/>
      <w:divBdr>
        <w:top w:val="none" w:sz="0" w:space="0" w:color="auto"/>
        <w:left w:val="none" w:sz="0" w:space="0" w:color="auto"/>
        <w:bottom w:val="none" w:sz="0" w:space="0" w:color="auto"/>
        <w:right w:val="none" w:sz="0" w:space="0" w:color="auto"/>
      </w:divBdr>
    </w:div>
    <w:div w:id="1564221029">
      <w:bodyDiv w:val="1"/>
      <w:marLeft w:val="0"/>
      <w:marRight w:val="0"/>
      <w:marTop w:val="0"/>
      <w:marBottom w:val="0"/>
      <w:divBdr>
        <w:top w:val="none" w:sz="0" w:space="0" w:color="auto"/>
        <w:left w:val="none" w:sz="0" w:space="0" w:color="auto"/>
        <w:bottom w:val="none" w:sz="0" w:space="0" w:color="auto"/>
        <w:right w:val="none" w:sz="0" w:space="0" w:color="auto"/>
      </w:divBdr>
    </w:div>
    <w:div w:id="1565094043">
      <w:bodyDiv w:val="1"/>
      <w:marLeft w:val="0"/>
      <w:marRight w:val="0"/>
      <w:marTop w:val="0"/>
      <w:marBottom w:val="0"/>
      <w:divBdr>
        <w:top w:val="none" w:sz="0" w:space="0" w:color="auto"/>
        <w:left w:val="none" w:sz="0" w:space="0" w:color="auto"/>
        <w:bottom w:val="none" w:sz="0" w:space="0" w:color="auto"/>
        <w:right w:val="none" w:sz="0" w:space="0" w:color="auto"/>
      </w:divBdr>
    </w:div>
    <w:div w:id="1565289045">
      <w:bodyDiv w:val="1"/>
      <w:marLeft w:val="0"/>
      <w:marRight w:val="0"/>
      <w:marTop w:val="0"/>
      <w:marBottom w:val="0"/>
      <w:divBdr>
        <w:top w:val="none" w:sz="0" w:space="0" w:color="auto"/>
        <w:left w:val="none" w:sz="0" w:space="0" w:color="auto"/>
        <w:bottom w:val="none" w:sz="0" w:space="0" w:color="auto"/>
        <w:right w:val="none" w:sz="0" w:space="0" w:color="auto"/>
      </w:divBdr>
    </w:div>
    <w:div w:id="1565335060">
      <w:bodyDiv w:val="1"/>
      <w:marLeft w:val="0"/>
      <w:marRight w:val="0"/>
      <w:marTop w:val="0"/>
      <w:marBottom w:val="0"/>
      <w:divBdr>
        <w:top w:val="none" w:sz="0" w:space="0" w:color="auto"/>
        <w:left w:val="none" w:sz="0" w:space="0" w:color="auto"/>
        <w:bottom w:val="none" w:sz="0" w:space="0" w:color="auto"/>
        <w:right w:val="none" w:sz="0" w:space="0" w:color="auto"/>
      </w:divBdr>
    </w:div>
    <w:div w:id="1565876799">
      <w:bodyDiv w:val="1"/>
      <w:marLeft w:val="0"/>
      <w:marRight w:val="0"/>
      <w:marTop w:val="0"/>
      <w:marBottom w:val="0"/>
      <w:divBdr>
        <w:top w:val="none" w:sz="0" w:space="0" w:color="auto"/>
        <w:left w:val="none" w:sz="0" w:space="0" w:color="auto"/>
        <w:bottom w:val="none" w:sz="0" w:space="0" w:color="auto"/>
        <w:right w:val="none" w:sz="0" w:space="0" w:color="auto"/>
      </w:divBdr>
    </w:div>
    <w:div w:id="1566060971">
      <w:bodyDiv w:val="1"/>
      <w:marLeft w:val="0"/>
      <w:marRight w:val="0"/>
      <w:marTop w:val="0"/>
      <w:marBottom w:val="0"/>
      <w:divBdr>
        <w:top w:val="none" w:sz="0" w:space="0" w:color="auto"/>
        <w:left w:val="none" w:sz="0" w:space="0" w:color="auto"/>
        <w:bottom w:val="none" w:sz="0" w:space="0" w:color="auto"/>
        <w:right w:val="none" w:sz="0" w:space="0" w:color="auto"/>
      </w:divBdr>
    </w:div>
    <w:div w:id="1566530691">
      <w:bodyDiv w:val="1"/>
      <w:marLeft w:val="0"/>
      <w:marRight w:val="0"/>
      <w:marTop w:val="0"/>
      <w:marBottom w:val="0"/>
      <w:divBdr>
        <w:top w:val="none" w:sz="0" w:space="0" w:color="auto"/>
        <w:left w:val="none" w:sz="0" w:space="0" w:color="auto"/>
        <w:bottom w:val="none" w:sz="0" w:space="0" w:color="auto"/>
        <w:right w:val="none" w:sz="0" w:space="0" w:color="auto"/>
      </w:divBdr>
    </w:div>
    <w:div w:id="1566600723">
      <w:bodyDiv w:val="1"/>
      <w:marLeft w:val="0"/>
      <w:marRight w:val="0"/>
      <w:marTop w:val="0"/>
      <w:marBottom w:val="0"/>
      <w:divBdr>
        <w:top w:val="none" w:sz="0" w:space="0" w:color="auto"/>
        <w:left w:val="none" w:sz="0" w:space="0" w:color="auto"/>
        <w:bottom w:val="none" w:sz="0" w:space="0" w:color="auto"/>
        <w:right w:val="none" w:sz="0" w:space="0" w:color="auto"/>
      </w:divBdr>
    </w:div>
    <w:div w:id="1566649799">
      <w:bodyDiv w:val="1"/>
      <w:marLeft w:val="0"/>
      <w:marRight w:val="0"/>
      <w:marTop w:val="0"/>
      <w:marBottom w:val="0"/>
      <w:divBdr>
        <w:top w:val="none" w:sz="0" w:space="0" w:color="auto"/>
        <w:left w:val="none" w:sz="0" w:space="0" w:color="auto"/>
        <w:bottom w:val="none" w:sz="0" w:space="0" w:color="auto"/>
        <w:right w:val="none" w:sz="0" w:space="0" w:color="auto"/>
      </w:divBdr>
    </w:div>
    <w:div w:id="1566718441">
      <w:bodyDiv w:val="1"/>
      <w:marLeft w:val="0"/>
      <w:marRight w:val="0"/>
      <w:marTop w:val="0"/>
      <w:marBottom w:val="0"/>
      <w:divBdr>
        <w:top w:val="none" w:sz="0" w:space="0" w:color="auto"/>
        <w:left w:val="none" w:sz="0" w:space="0" w:color="auto"/>
        <w:bottom w:val="none" w:sz="0" w:space="0" w:color="auto"/>
        <w:right w:val="none" w:sz="0" w:space="0" w:color="auto"/>
      </w:divBdr>
    </w:div>
    <w:div w:id="1567179996">
      <w:bodyDiv w:val="1"/>
      <w:marLeft w:val="0"/>
      <w:marRight w:val="0"/>
      <w:marTop w:val="0"/>
      <w:marBottom w:val="0"/>
      <w:divBdr>
        <w:top w:val="none" w:sz="0" w:space="0" w:color="auto"/>
        <w:left w:val="none" w:sz="0" w:space="0" w:color="auto"/>
        <w:bottom w:val="none" w:sz="0" w:space="0" w:color="auto"/>
        <w:right w:val="none" w:sz="0" w:space="0" w:color="auto"/>
      </w:divBdr>
    </w:div>
    <w:div w:id="1567184639">
      <w:bodyDiv w:val="1"/>
      <w:marLeft w:val="0"/>
      <w:marRight w:val="0"/>
      <w:marTop w:val="0"/>
      <w:marBottom w:val="0"/>
      <w:divBdr>
        <w:top w:val="none" w:sz="0" w:space="0" w:color="auto"/>
        <w:left w:val="none" w:sz="0" w:space="0" w:color="auto"/>
        <w:bottom w:val="none" w:sz="0" w:space="0" w:color="auto"/>
        <w:right w:val="none" w:sz="0" w:space="0" w:color="auto"/>
      </w:divBdr>
    </w:div>
    <w:div w:id="1567449890">
      <w:bodyDiv w:val="1"/>
      <w:marLeft w:val="0"/>
      <w:marRight w:val="0"/>
      <w:marTop w:val="0"/>
      <w:marBottom w:val="0"/>
      <w:divBdr>
        <w:top w:val="none" w:sz="0" w:space="0" w:color="auto"/>
        <w:left w:val="none" w:sz="0" w:space="0" w:color="auto"/>
        <w:bottom w:val="none" w:sz="0" w:space="0" w:color="auto"/>
        <w:right w:val="none" w:sz="0" w:space="0" w:color="auto"/>
      </w:divBdr>
    </w:div>
    <w:div w:id="1567837831">
      <w:bodyDiv w:val="1"/>
      <w:marLeft w:val="0"/>
      <w:marRight w:val="0"/>
      <w:marTop w:val="0"/>
      <w:marBottom w:val="0"/>
      <w:divBdr>
        <w:top w:val="none" w:sz="0" w:space="0" w:color="auto"/>
        <w:left w:val="none" w:sz="0" w:space="0" w:color="auto"/>
        <w:bottom w:val="none" w:sz="0" w:space="0" w:color="auto"/>
        <w:right w:val="none" w:sz="0" w:space="0" w:color="auto"/>
      </w:divBdr>
    </w:div>
    <w:div w:id="1568032480">
      <w:bodyDiv w:val="1"/>
      <w:marLeft w:val="0"/>
      <w:marRight w:val="0"/>
      <w:marTop w:val="0"/>
      <w:marBottom w:val="0"/>
      <w:divBdr>
        <w:top w:val="none" w:sz="0" w:space="0" w:color="auto"/>
        <w:left w:val="none" w:sz="0" w:space="0" w:color="auto"/>
        <w:bottom w:val="none" w:sz="0" w:space="0" w:color="auto"/>
        <w:right w:val="none" w:sz="0" w:space="0" w:color="auto"/>
      </w:divBdr>
    </w:div>
    <w:div w:id="1568034262">
      <w:bodyDiv w:val="1"/>
      <w:marLeft w:val="0"/>
      <w:marRight w:val="0"/>
      <w:marTop w:val="0"/>
      <w:marBottom w:val="0"/>
      <w:divBdr>
        <w:top w:val="none" w:sz="0" w:space="0" w:color="auto"/>
        <w:left w:val="none" w:sz="0" w:space="0" w:color="auto"/>
        <w:bottom w:val="none" w:sz="0" w:space="0" w:color="auto"/>
        <w:right w:val="none" w:sz="0" w:space="0" w:color="auto"/>
      </w:divBdr>
    </w:div>
    <w:div w:id="1568150520">
      <w:bodyDiv w:val="1"/>
      <w:marLeft w:val="0"/>
      <w:marRight w:val="0"/>
      <w:marTop w:val="0"/>
      <w:marBottom w:val="0"/>
      <w:divBdr>
        <w:top w:val="none" w:sz="0" w:space="0" w:color="auto"/>
        <w:left w:val="none" w:sz="0" w:space="0" w:color="auto"/>
        <w:bottom w:val="none" w:sz="0" w:space="0" w:color="auto"/>
        <w:right w:val="none" w:sz="0" w:space="0" w:color="auto"/>
      </w:divBdr>
    </w:div>
    <w:div w:id="1568493969">
      <w:bodyDiv w:val="1"/>
      <w:marLeft w:val="0"/>
      <w:marRight w:val="0"/>
      <w:marTop w:val="0"/>
      <w:marBottom w:val="0"/>
      <w:divBdr>
        <w:top w:val="none" w:sz="0" w:space="0" w:color="auto"/>
        <w:left w:val="none" w:sz="0" w:space="0" w:color="auto"/>
        <w:bottom w:val="none" w:sz="0" w:space="0" w:color="auto"/>
        <w:right w:val="none" w:sz="0" w:space="0" w:color="auto"/>
      </w:divBdr>
    </w:div>
    <w:div w:id="1568496183">
      <w:bodyDiv w:val="1"/>
      <w:marLeft w:val="0"/>
      <w:marRight w:val="0"/>
      <w:marTop w:val="0"/>
      <w:marBottom w:val="0"/>
      <w:divBdr>
        <w:top w:val="none" w:sz="0" w:space="0" w:color="auto"/>
        <w:left w:val="none" w:sz="0" w:space="0" w:color="auto"/>
        <w:bottom w:val="none" w:sz="0" w:space="0" w:color="auto"/>
        <w:right w:val="none" w:sz="0" w:space="0" w:color="auto"/>
      </w:divBdr>
    </w:div>
    <w:div w:id="1568496445">
      <w:bodyDiv w:val="1"/>
      <w:marLeft w:val="0"/>
      <w:marRight w:val="0"/>
      <w:marTop w:val="0"/>
      <w:marBottom w:val="0"/>
      <w:divBdr>
        <w:top w:val="none" w:sz="0" w:space="0" w:color="auto"/>
        <w:left w:val="none" w:sz="0" w:space="0" w:color="auto"/>
        <w:bottom w:val="none" w:sz="0" w:space="0" w:color="auto"/>
        <w:right w:val="none" w:sz="0" w:space="0" w:color="auto"/>
      </w:divBdr>
    </w:div>
    <w:div w:id="1568689590">
      <w:bodyDiv w:val="1"/>
      <w:marLeft w:val="0"/>
      <w:marRight w:val="0"/>
      <w:marTop w:val="0"/>
      <w:marBottom w:val="0"/>
      <w:divBdr>
        <w:top w:val="none" w:sz="0" w:space="0" w:color="auto"/>
        <w:left w:val="none" w:sz="0" w:space="0" w:color="auto"/>
        <w:bottom w:val="none" w:sz="0" w:space="0" w:color="auto"/>
        <w:right w:val="none" w:sz="0" w:space="0" w:color="auto"/>
      </w:divBdr>
    </w:div>
    <w:div w:id="1569028799">
      <w:bodyDiv w:val="1"/>
      <w:marLeft w:val="0"/>
      <w:marRight w:val="0"/>
      <w:marTop w:val="0"/>
      <w:marBottom w:val="0"/>
      <w:divBdr>
        <w:top w:val="none" w:sz="0" w:space="0" w:color="auto"/>
        <w:left w:val="none" w:sz="0" w:space="0" w:color="auto"/>
        <w:bottom w:val="none" w:sz="0" w:space="0" w:color="auto"/>
        <w:right w:val="none" w:sz="0" w:space="0" w:color="auto"/>
      </w:divBdr>
    </w:div>
    <w:div w:id="1569462261">
      <w:bodyDiv w:val="1"/>
      <w:marLeft w:val="0"/>
      <w:marRight w:val="0"/>
      <w:marTop w:val="0"/>
      <w:marBottom w:val="0"/>
      <w:divBdr>
        <w:top w:val="none" w:sz="0" w:space="0" w:color="auto"/>
        <w:left w:val="none" w:sz="0" w:space="0" w:color="auto"/>
        <w:bottom w:val="none" w:sz="0" w:space="0" w:color="auto"/>
        <w:right w:val="none" w:sz="0" w:space="0" w:color="auto"/>
      </w:divBdr>
    </w:div>
    <w:div w:id="1569925613">
      <w:bodyDiv w:val="1"/>
      <w:marLeft w:val="0"/>
      <w:marRight w:val="0"/>
      <w:marTop w:val="0"/>
      <w:marBottom w:val="0"/>
      <w:divBdr>
        <w:top w:val="none" w:sz="0" w:space="0" w:color="auto"/>
        <w:left w:val="none" w:sz="0" w:space="0" w:color="auto"/>
        <w:bottom w:val="none" w:sz="0" w:space="0" w:color="auto"/>
        <w:right w:val="none" w:sz="0" w:space="0" w:color="auto"/>
      </w:divBdr>
    </w:div>
    <w:div w:id="1569994472">
      <w:bodyDiv w:val="1"/>
      <w:marLeft w:val="0"/>
      <w:marRight w:val="0"/>
      <w:marTop w:val="0"/>
      <w:marBottom w:val="0"/>
      <w:divBdr>
        <w:top w:val="none" w:sz="0" w:space="0" w:color="auto"/>
        <w:left w:val="none" w:sz="0" w:space="0" w:color="auto"/>
        <w:bottom w:val="none" w:sz="0" w:space="0" w:color="auto"/>
        <w:right w:val="none" w:sz="0" w:space="0" w:color="auto"/>
      </w:divBdr>
    </w:div>
    <w:div w:id="1570458276">
      <w:bodyDiv w:val="1"/>
      <w:marLeft w:val="0"/>
      <w:marRight w:val="0"/>
      <w:marTop w:val="0"/>
      <w:marBottom w:val="0"/>
      <w:divBdr>
        <w:top w:val="none" w:sz="0" w:space="0" w:color="auto"/>
        <w:left w:val="none" w:sz="0" w:space="0" w:color="auto"/>
        <w:bottom w:val="none" w:sz="0" w:space="0" w:color="auto"/>
        <w:right w:val="none" w:sz="0" w:space="0" w:color="auto"/>
      </w:divBdr>
    </w:div>
    <w:div w:id="1570505999">
      <w:bodyDiv w:val="1"/>
      <w:marLeft w:val="0"/>
      <w:marRight w:val="0"/>
      <w:marTop w:val="0"/>
      <w:marBottom w:val="0"/>
      <w:divBdr>
        <w:top w:val="none" w:sz="0" w:space="0" w:color="auto"/>
        <w:left w:val="none" w:sz="0" w:space="0" w:color="auto"/>
        <w:bottom w:val="none" w:sz="0" w:space="0" w:color="auto"/>
        <w:right w:val="none" w:sz="0" w:space="0" w:color="auto"/>
      </w:divBdr>
    </w:div>
    <w:div w:id="1570575696">
      <w:bodyDiv w:val="1"/>
      <w:marLeft w:val="0"/>
      <w:marRight w:val="0"/>
      <w:marTop w:val="0"/>
      <w:marBottom w:val="0"/>
      <w:divBdr>
        <w:top w:val="none" w:sz="0" w:space="0" w:color="auto"/>
        <w:left w:val="none" w:sz="0" w:space="0" w:color="auto"/>
        <w:bottom w:val="none" w:sz="0" w:space="0" w:color="auto"/>
        <w:right w:val="none" w:sz="0" w:space="0" w:color="auto"/>
      </w:divBdr>
    </w:div>
    <w:div w:id="1570843173">
      <w:bodyDiv w:val="1"/>
      <w:marLeft w:val="0"/>
      <w:marRight w:val="0"/>
      <w:marTop w:val="0"/>
      <w:marBottom w:val="0"/>
      <w:divBdr>
        <w:top w:val="none" w:sz="0" w:space="0" w:color="auto"/>
        <w:left w:val="none" w:sz="0" w:space="0" w:color="auto"/>
        <w:bottom w:val="none" w:sz="0" w:space="0" w:color="auto"/>
        <w:right w:val="none" w:sz="0" w:space="0" w:color="auto"/>
      </w:divBdr>
    </w:div>
    <w:div w:id="1570919126">
      <w:bodyDiv w:val="1"/>
      <w:marLeft w:val="0"/>
      <w:marRight w:val="0"/>
      <w:marTop w:val="0"/>
      <w:marBottom w:val="0"/>
      <w:divBdr>
        <w:top w:val="none" w:sz="0" w:space="0" w:color="auto"/>
        <w:left w:val="none" w:sz="0" w:space="0" w:color="auto"/>
        <w:bottom w:val="none" w:sz="0" w:space="0" w:color="auto"/>
        <w:right w:val="none" w:sz="0" w:space="0" w:color="auto"/>
      </w:divBdr>
    </w:div>
    <w:div w:id="1570923044">
      <w:bodyDiv w:val="1"/>
      <w:marLeft w:val="0"/>
      <w:marRight w:val="0"/>
      <w:marTop w:val="0"/>
      <w:marBottom w:val="0"/>
      <w:divBdr>
        <w:top w:val="none" w:sz="0" w:space="0" w:color="auto"/>
        <w:left w:val="none" w:sz="0" w:space="0" w:color="auto"/>
        <w:bottom w:val="none" w:sz="0" w:space="0" w:color="auto"/>
        <w:right w:val="none" w:sz="0" w:space="0" w:color="auto"/>
      </w:divBdr>
    </w:div>
    <w:div w:id="1571191451">
      <w:bodyDiv w:val="1"/>
      <w:marLeft w:val="0"/>
      <w:marRight w:val="0"/>
      <w:marTop w:val="0"/>
      <w:marBottom w:val="0"/>
      <w:divBdr>
        <w:top w:val="none" w:sz="0" w:space="0" w:color="auto"/>
        <w:left w:val="none" w:sz="0" w:space="0" w:color="auto"/>
        <w:bottom w:val="none" w:sz="0" w:space="0" w:color="auto"/>
        <w:right w:val="none" w:sz="0" w:space="0" w:color="auto"/>
      </w:divBdr>
    </w:div>
    <w:div w:id="1571380975">
      <w:bodyDiv w:val="1"/>
      <w:marLeft w:val="0"/>
      <w:marRight w:val="0"/>
      <w:marTop w:val="0"/>
      <w:marBottom w:val="0"/>
      <w:divBdr>
        <w:top w:val="none" w:sz="0" w:space="0" w:color="auto"/>
        <w:left w:val="none" w:sz="0" w:space="0" w:color="auto"/>
        <w:bottom w:val="none" w:sz="0" w:space="0" w:color="auto"/>
        <w:right w:val="none" w:sz="0" w:space="0" w:color="auto"/>
      </w:divBdr>
    </w:div>
    <w:div w:id="1571428903">
      <w:bodyDiv w:val="1"/>
      <w:marLeft w:val="0"/>
      <w:marRight w:val="0"/>
      <w:marTop w:val="0"/>
      <w:marBottom w:val="0"/>
      <w:divBdr>
        <w:top w:val="none" w:sz="0" w:space="0" w:color="auto"/>
        <w:left w:val="none" w:sz="0" w:space="0" w:color="auto"/>
        <w:bottom w:val="none" w:sz="0" w:space="0" w:color="auto"/>
        <w:right w:val="none" w:sz="0" w:space="0" w:color="auto"/>
      </w:divBdr>
    </w:div>
    <w:div w:id="1571504503">
      <w:bodyDiv w:val="1"/>
      <w:marLeft w:val="0"/>
      <w:marRight w:val="0"/>
      <w:marTop w:val="0"/>
      <w:marBottom w:val="0"/>
      <w:divBdr>
        <w:top w:val="none" w:sz="0" w:space="0" w:color="auto"/>
        <w:left w:val="none" w:sz="0" w:space="0" w:color="auto"/>
        <w:bottom w:val="none" w:sz="0" w:space="0" w:color="auto"/>
        <w:right w:val="none" w:sz="0" w:space="0" w:color="auto"/>
      </w:divBdr>
    </w:div>
    <w:div w:id="1571621330">
      <w:bodyDiv w:val="1"/>
      <w:marLeft w:val="0"/>
      <w:marRight w:val="0"/>
      <w:marTop w:val="0"/>
      <w:marBottom w:val="0"/>
      <w:divBdr>
        <w:top w:val="none" w:sz="0" w:space="0" w:color="auto"/>
        <w:left w:val="none" w:sz="0" w:space="0" w:color="auto"/>
        <w:bottom w:val="none" w:sz="0" w:space="0" w:color="auto"/>
        <w:right w:val="none" w:sz="0" w:space="0" w:color="auto"/>
      </w:divBdr>
    </w:div>
    <w:div w:id="1571697035">
      <w:bodyDiv w:val="1"/>
      <w:marLeft w:val="0"/>
      <w:marRight w:val="0"/>
      <w:marTop w:val="0"/>
      <w:marBottom w:val="0"/>
      <w:divBdr>
        <w:top w:val="none" w:sz="0" w:space="0" w:color="auto"/>
        <w:left w:val="none" w:sz="0" w:space="0" w:color="auto"/>
        <w:bottom w:val="none" w:sz="0" w:space="0" w:color="auto"/>
        <w:right w:val="none" w:sz="0" w:space="0" w:color="auto"/>
      </w:divBdr>
    </w:div>
    <w:div w:id="1571765454">
      <w:bodyDiv w:val="1"/>
      <w:marLeft w:val="0"/>
      <w:marRight w:val="0"/>
      <w:marTop w:val="0"/>
      <w:marBottom w:val="0"/>
      <w:divBdr>
        <w:top w:val="none" w:sz="0" w:space="0" w:color="auto"/>
        <w:left w:val="none" w:sz="0" w:space="0" w:color="auto"/>
        <w:bottom w:val="none" w:sz="0" w:space="0" w:color="auto"/>
        <w:right w:val="none" w:sz="0" w:space="0" w:color="auto"/>
      </w:divBdr>
    </w:div>
    <w:div w:id="1571882930">
      <w:bodyDiv w:val="1"/>
      <w:marLeft w:val="0"/>
      <w:marRight w:val="0"/>
      <w:marTop w:val="0"/>
      <w:marBottom w:val="0"/>
      <w:divBdr>
        <w:top w:val="none" w:sz="0" w:space="0" w:color="auto"/>
        <w:left w:val="none" w:sz="0" w:space="0" w:color="auto"/>
        <w:bottom w:val="none" w:sz="0" w:space="0" w:color="auto"/>
        <w:right w:val="none" w:sz="0" w:space="0" w:color="auto"/>
      </w:divBdr>
    </w:div>
    <w:div w:id="1571884941">
      <w:bodyDiv w:val="1"/>
      <w:marLeft w:val="0"/>
      <w:marRight w:val="0"/>
      <w:marTop w:val="0"/>
      <w:marBottom w:val="0"/>
      <w:divBdr>
        <w:top w:val="none" w:sz="0" w:space="0" w:color="auto"/>
        <w:left w:val="none" w:sz="0" w:space="0" w:color="auto"/>
        <w:bottom w:val="none" w:sz="0" w:space="0" w:color="auto"/>
        <w:right w:val="none" w:sz="0" w:space="0" w:color="auto"/>
      </w:divBdr>
    </w:div>
    <w:div w:id="1571959288">
      <w:bodyDiv w:val="1"/>
      <w:marLeft w:val="0"/>
      <w:marRight w:val="0"/>
      <w:marTop w:val="0"/>
      <w:marBottom w:val="0"/>
      <w:divBdr>
        <w:top w:val="none" w:sz="0" w:space="0" w:color="auto"/>
        <w:left w:val="none" w:sz="0" w:space="0" w:color="auto"/>
        <w:bottom w:val="none" w:sz="0" w:space="0" w:color="auto"/>
        <w:right w:val="none" w:sz="0" w:space="0" w:color="auto"/>
      </w:divBdr>
    </w:div>
    <w:div w:id="1572230630">
      <w:bodyDiv w:val="1"/>
      <w:marLeft w:val="0"/>
      <w:marRight w:val="0"/>
      <w:marTop w:val="0"/>
      <w:marBottom w:val="0"/>
      <w:divBdr>
        <w:top w:val="none" w:sz="0" w:space="0" w:color="auto"/>
        <w:left w:val="none" w:sz="0" w:space="0" w:color="auto"/>
        <w:bottom w:val="none" w:sz="0" w:space="0" w:color="auto"/>
        <w:right w:val="none" w:sz="0" w:space="0" w:color="auto"/>
      </w:divBdr>
    </w:div>
    <w:div w:id="1572306905">
      <w:bodyDiv w:val="1"/>
      <w:marLeft w:val="0"/>
      <w:marRight w:val="0"/>
      <w:marTop w:val="0"/>
      <w:marBottom w:val="0"/>
      <w:divBdr>
        <w:top w:val="none" w:sz="0" w:space="0" w:color="auto"/>
        <w:left w:val="none" w:sz="0" w:space="0" w:color="auto"/>
        <w:bottom w:val="none" w:sz="0" w:space="0" w:color="auto"/>
        <w:right w:val="none" w:sz="0" w:space="0" w:color="auto"/>
      </w:divBdr>
    </w:div>
    <w:div w:id="1572428717">
      <w:bodyDiv w:val="1"/>
      <w:marLeft w:val="0"/>
      <w:marRight w:val="0"/>
      <w:marTop w:val="0"/>
      <w:marBottom w:val="0"/>
      <w:divBdr>
        <w:top w:val="none" w:sz="0" w:space="0" w:color="auto"/>
        <w:left w:val="none" w:sz="0" w:space="0" w:color="auto"/>
        <w:bottom w:val="none" w:sz="0" w:space="0" w:color="auto"/>
        <w:right w:val="none" w:sz="0" w:space="0" w:color="auto"/>
      </w:divBdr>
    </w:div>
    <w:div w:id="1572613283">
      <w:bodyDiv w:val="1"/>
      <w:marLeft w:val="0"/>
      <w:marRight w:val="0"/>
      <w:marTop w:val="0"/>
      <w:marBottom w:val="0"/>
      <w:divBdr>
        <w:top w:val="none" w:sz="0" w:space="0" w:color="auto"/>
        <w:left w:val="none" w:sz="0" w:space="0" w:color="auto"/>
        <w:bottom w:val="none" w:sz="0" w:space="0" w:color="auto"/>
        <w:right w:val="none" w:sz="0" w:space="0" w:color="auto"/>
      </w:divBdr>
    </w:div>
    <w:div w:id="1572690529">
      <w:bodyDiv w:val="1"/>
      <w:marLeft w:val="0"/>
      <w:marRight w:val="0"/>
      <w:marTop w:val="0"/>
      <w:marBottom w:val="0"/>
      <w:divBdr>
        <w:top w:val="none" w:sz="0" w:space="0" w:color="auto"/>
        <w:left w:val="none" w:sz="0" w:space="0" w:color="auto"/>
        <w:bottom w:val="none" w:sz="0" w:space="0" w:color="auto"/>
        <w:right w:val="none" w:sz="0" w:space="0" w:color="auto"/>
      </w:divBdr>
    </w:div>
    <w:div w:id="1572806886">
      <w:bodyDiv w:val="1"/>
      <w:marLeft w:val="0"/>
      <w:marRight w:val="0"/>
      <w:marTop w:val="0"/>
      <w:marBottom w:val="0"/>
      <w:divBdr>
        <w:top w:val="none" w:sz="0" w:space="0" w:color="auto"/>
        <w:left w:val="none" w:sz="0" w:space="0" w:color="auto"/>
        <w:bottom w:val="none" w:sz="0" w:space="0" w:color="auto"/>
        <w:right w:val="none" w:sz="0" w:space="0" w:color="auto"/>
      </w:divBdr>
    </w:div>
    <w:div w:id="1573003597">
      <w:bodyDiv w:val="1"/>
      <w:marLeft w:val="0"/>
      <w:marRight w:val="0"/>
      <w:marTop w:val="0"/>
      <w:marBottom w:val="0"/>
      <w:divBdr>
        <w:top w:val="none" w:sz="0" w:space="0" w:color="auto"/>
        <w:left w:val="none" w:sz="0" w:space="0" w:color="auto"/>
        <w:bottom w:val="none" w:sz="0" w:space="0" w:color="auto"/>
        <w:right w:val="none" w:sz="0" w:space="0" w:color="auto"/>
      </w:divBdr>
    </w:div>
    <w:div w:id="1573079969">
      <w:bodyDiv w:val="1"/>
      <w:marLeft w:val="0"/>
      <w:marRight w:val="0"/>
      <w:marTop w:val="0"/>
      <w:marBottom w:val="0"/>
      <w:divBdr>
        <w:top w:val="none" w:sz="0" w:space="0" w:color="auto"/>
        <w:left w:val="none" w:sz="0" w:space="0" w:color="auto"/>
        <w:bottom w:val="none" w:sz="0" w:space="0" w:color="auto"/>
        <w:right w:val="none" w:sz="0" w:space="0" w:color="auto"/>
      </w:divBdr>
    </w:div>
    <w:div w:id="1573200832">
      <w:bodyDiv w:val="1"/>
      <w:marLeft w:val="0"/>
      <w:marRight w:val="0"/>
      <w:marTop w:val="0"/>
      <w:marBottom w:val="0"/>
      <w:divBdr>
        <w:top w:val="none" w:sz="0" w:space="0" w:color="auto"/>
        <w:left w:val="none" w:sz="0" w:space="0" w:color="auto"/>
        <w:bottom w:val="none" w:sz="0" w:space="0" w:color="auto"/>
        <w:right w:val="none" w:sz="0" w:space="0" w:color="auto"/>
      </w:divBdr>
    </w:div>
    <w:div w:id="1573277778">
      <w:bodyDiv w:val="1"/>
      <w:marLeft w:val="0"/>
      <w:marRight w:val="0"/>
      <w:marTop w:val="0"/>
      <w:marBottom w:val="0"/>
      <w:divBdr>
        <w:top w:val="none" w:sz="0" w:space="0" w:color="auto"/>
        <w:left w:val="none" w:sz="0" w:space="0" w:color="auto"/>
        <w:bottom w:val="none" w:sz="0" w:space="0" w:color="auto"/>
        <w:right w:val="none" w:sz="0" w:space="0" w:color="auto"/>
      </w:divBdr>
    </w:div>
    <w:div w:id="1573463334">
      <w:bodyDiv w:val="1"/>
      <w:marLeft w:val="0"/>
      <w:marRight w:val="0"/>
      <w:marTop w:val="0"/>
      <w:marBottom w:val="0"/>
      <w:divBdr>
        <w:top w:val="none" w:sz="0" w:space="0" w:color="auto"/>
        <w:left w:val="none" w:sz="0" w:space="0" w:color="auto"/>
        <w:bottom w:val="none" w:sz="0" w:space="0" w:color="auto"/>
        <w:right w:val="none" w:sz="0" w:space="0" w:color="auto"/>
      </w:divBdr>
    </w:div>
    <w:div w:id="1573544100">
      <w:bodyDiv w:val="1"/>
      <w:marLeft w:val="0"/>
      <w:marRight w:val="0"/>
      <w:marTop w:val="0"/>
      <w:marBottom w:val="0"/>
      <w:divBdr>
        <w:top w:val="none" w:sz="0" w:space="0" w:color="auto"/>
        <w:left w:val="none" w:sz="0" w:space="0" w:color="auto"/>
        <w:bottom w:val="none" w:sz="0" w:space="0" w:color="auto"/>
        <w:right w:val="none" w:sz="0" w:space="0" w:color="auto"/>
      </w:divBdr>
    </w:div>
    <w:div w:id="1573731063">
      <w:bodyDiv w:val="1"/>
      <w:marLeft w:val="0"/>
      <w:marRight w:val="0"/>
      <w:marTop w:val="0"/>
      <w:marBottom w:val="0"/>
      <w:divBdr>
        <w:top w:val="none" w:sz="0" w:space="0" w:color="auto"/>
        <w:left w:val="none" w:sz="0" w:space="0" w:color="auto"/>
        <w:bottom w:val="none" w:sz="0" w:space="0" w:color="auto"/>
        <w:right w:val="none" w:sz="0" w:space="0" w:color="auto"/>
      </w:divBdr>
    </w:div>
    <w:div w:id="1574271490">
      <w:bodyDiv w:val="1"/>
      <w:marLeft w:val="0"/>
      <w:marRight w:val="0"/>
      <w:marTop w:val="0"/>
      <w:marBottom w:val="0"/>
      <w:divBdr>
        <w:top w:val="none" w:sz="0" w:space="0" w:color="auto"/>
        <w:left w:val="none" w:sz="0" w:space="0" w:color="auto"/>
        <w:bottom w:val="none" w:sz="0" w:space="0" w:color="auto"/>
        <w:right w:val="none" w:sz="0" w:space="0" w:color="auto"/>
      </w:divBdr>
    </w:div>
    <w:div w:id="1574655306">
      <w:bodyDiv w:val="1"/>
      <w:marLeft w:val="0"/>
      <w:marRight w:val="0"/>
      <w:marTop w:val="0"/>
      <w:marBottom w:val="0"/>
      <w:divBdr>
        <w:top w:val="none" w:sz="0" w:space="0" w:color="auto"/>
        <w:left w:val="none" w:sz="0" w:space="0" w:color="auto"/>
        <w:bottom w:val="none" w:sz="0" w:space="0" w:color="auto"/>
        <w:right w:val="none" w:sz="0" w:space="0" w:color="auto"/>
      </w:divBdr>
    </w:div>
    <w:div w:id="1574658092">
      <w:bodyDiv w:val="1"/>
      <w:marLeft w:val="0"/>
      <w:marRight w:val="0"/>
      <w:marTop w:val="0"/>
      <w:marBottom w:val="0"/>
      <w:divBdr>
        <w:top w:val="none" w:sz="0" w:space="0" w:color="auto"/>
        <w:left w:val="none" w:sz="0" w:space="0" w:color="auto"/>
        <w:bottom w:val="none" w:sz="0" w:space="0" w:color="auto"/>
        <w:right w:val="none" w:sz="0" w:space="0" w:color="auto"/>
      </w:divBdr>
    </w:div>
    <w:div w:id="1574849519">
      <w:bodyDiv w:val="1"/>
      <w:marLeft w:val="0"/>
      <w:marRight w:val="0"/>
      <w:marTop w:val="0"/>
      <w:marBottom w:val="0"/>
      <w:divBdr>
        <w:top w:val="none" w:sz="0" w:space="0" w:color="auto"/>
        <w:left w:val="none" w:sz="0" w:space="0" w:color="auto"/>
        <w:bottom w:val="none" w:sz="0" w:space="0" w:color="auto"/>
        <w:right w:val="none" w:sz="0" w:space="0" w:color="auto"/>
      </w:divBdr>
    </w:div>
    <w:div w:id="1574966870">
      <w:bodyDiv w:val="1"/>
      <w:marLeft w:val="0"/>
      <w:marRight w:val="0"/>
      <w:marTop w:val="0"/>
      <w:marBottom w:val="0"/>
      <w:divBdr>
        <w:top w:val="none" w:sz="0" w:space="0" w:color="auto"/>
        <w:left w:val="none" w:sz="0" w:space="0" w:color="auto"/>
        <w:bottom w:val="none" w:sz="0" w:space="0" w:color="auto"/>
        <w:right w:val="none" w:sz="0" w:space="0" w:color="auto"/>
      </w:divBdr>
    </w:div>
    <w:div w:id="1575159091">
      <w:bodyDiv w:val="1"/>
      <w:marLeft w:val="0"/>
      <w:marRight w:val="0"/>
      <w:marTop w:val="0"/>
      <w:marBottom w:val="0"/>
      <w:divBdr>
        <w:top w:val="none" w:sz="0" w:space="0" w:color="auto"/>
        <w:left w:val="none" w:sz="0" w:space="0" w:color="auto"/>
        <w:bottom w:val="none" w:sz="0" w:space="0" w:color="auto"/>
        <w:right w:val="none" w:sz="0" w:space="0" w:color="auto"/>
      </w:divBdr>
    </w:div>
    <w:div w:id="1575167079">
      <w:bodyDiv w:val="1"/>
      <w:marLeft w:val="0"/>
      <w:marRight w:val="0"/>
      <w:marTop w:val="0"/>
      <w:marBottom w:val="0"/>
      <w:divBdr>
        <w:top w:val="none" w:sz="0" w:space="0" w:color="auto"/>
        <w:left w:val="none" w:sz="0" w:space="0" w:color="auto"/>
        <w:bottom w:val="none" w:sz="0" w:space="0" w:color="auto"/>
        <w:right w:val="none" w:sz="0" w:space="0" w:color="auto"/>
      </w:divBdr>
    </w:div>
    <w:div w:id="1575701844">
      <w:bodyDiv w:val="1"/>
      <w:marLeft w:val="0"/>
      <w:marRight w:val="0"/>
      <w:marTop w:val="0"/>
      <w:marBottom w:val="0"/>
      <w:divBdr>
        <w:top w:val="none" w:sz="0" w:space="0" w:color="auto"/>
        <w:left w:val="none" w:sz="0" w:space="0" w:color="auto"/>
        <w:bottom w:val="none" w:sz="0" w:space="0" w:color="auto"/>
        <w:right w:val="none" w:sz="0" w:space="0" w:color="auto"/>
      </w:divBdr>
    </w:div>
    <w:div w:id="1575702346">
      <w:bodyDiv w:val="1"/>
      <w:marLeft w:val="0"/>
      <w:marRight w:val="0"/>
      <w:marTop w:val="0"/>
      <w:marBottom w:val="0"/>
      <w:divBdr>
        <w:top w:val="none" w:sz="0" w:space="0" w:color="auto"/>
        <w:left w:val="none" w:sz="0" w:space="0" w:color="auto"/>
        <w:bottom w:val="none" w:sz="0" w:space="0" w:color="auto"/>
        <w:right w:val="none" w:sz="0" w:space="0" w:color="auto"/>
      </w:divBdr>
    </w:div>
    <w:div w:id="1575747821">
      <w:bodyDiv w:val="1"/>
      <w:marLeft w:val="0"/>
      <w:marRight w:val="0"/>
      <w:marTop w:val="0"/>
      <w:marBottom w:val="0"/>
      <w:divBdr>
        <w:top w:val="none" w:sz="0" w:space="0" w:color="auto"/>
        <w:left w:val="none" w:sz="0" w:space="0" w:color="auto"/>
        <w:bottom w:val="none" w:sz="0" w:space="0" w:color="auto"/>
        <w:right w:val="none" w:sz="0" w:space="0" w:color="auto"/>
      </w:divBdr>
    </w:div>
    <w:div w:id="1575774645">
      <w:bodyDiv w:val="1"/>
      <w:marLeft w:val="0"/>
      <w:marRight w:val="0"/>
      <w:marTop w:val="0"/>
      <w:marBottom w:val="0"/>
      <w:divBdr>
        <w:top w:val="none" w:sz="0" w:space="0" w:color="auto"/>
        <w:left w:val="none" w:sz="0" w:space="0" w:color="auto"/>
        <w:bottom w:val="none" w:sz="0" w:space="0" w:color="auto"/>
        <w:right w:val="none" w:sz="0" w:space="0" w:color="auto"/>
      </w:divBdr>
    </w:div>
    <w:div w:id="1575775490">
      <w:bodyDiv w:val="1"/>
      <w:marLeft w:val="0"/>
      <w:marRight w:val="0"/>
      <w:marTop w:val="0"/>
      <w:marBottom w:val="0"/>
      <w:divBdr>
        <w:top w:val="none" w:sz="0" w:space="0" w:color="auto"/>
        <w:left w:val="none" w:sz="0" w:space="0" w:color="auto"/>
        <w:bottom w:val="none" w:sz="0" w:space="0" w:color="auto"/>
        <w:right w:val="none" w:sz="0" w:space="0" w:color="auto"/>
      </w:divBdr>
    </w:div>
    <w:div w:id="1576089336">
      <w:bodyDiv w:val="1"/>
      <w:marLeft w:val="0"/>
      <w:marRight w:val="0"/>
      <w:marTop w:val="0"/>
      <w:marBottom w:val="0"/>
      <w:divBdr>
        <w:top w:val="none" w:sz="0" w:space="0" w:color="auto"/>
        <w:left w:val="none" w:sz="0" w:space="0" w:color="auto"/>
        <w:bottom w:val="none" w:sz="0" w:space="0" w:color="auto"/>
        <w:right w:val="none" w:sz="0" w:space="0" w:color="auto"/>
      </w:divBdr>
    </w:div>
    <w:div w:id="1576356459">
      <w:bodyDiv w:val="1"/>
      <w:marLeft w:val="0"/>
      <w:marRight w:val="0"/>
      <w:marTop w:val="0"/>
      <w:marBottom w:val="0"/>
      <w:divBdr>
        <w:top w:val="none" w:sz="0" w:space="0" w:color="auto"/>
        <w:left w:val="none" w:sz="0" w:space="0" w:color="auto"/>
        <w:bottom w:val="none" w:sz="0" w:space="0" w:color="auto"/>
        <w:right w:val="none" w:sz="0" w:space="0" w:color="auto"/>
      </w:divBdr>
    </w:div>
    <w:div w:id="1576427384">
      <w:bodyDiv w:val="1"/>
      <w:marLeft w:val="0"/>
      <w:marRight w:val="0"/>
      <w:marTop w:val="0"/>
      <w:marBottom w:val="0"/>
      <w:divBdr>
        <w:top w:val="none" w:sz="0" w:space="0" w:color="auto"/>
        <w:left w:val="none" w:sz="0" w:space="0" w:color="auto"/>
        <w:bottom w:val="none" w:sz="0" w:space="0" w:color="auto"/>
        <w:right w:val="none" w:sz="0" w:space="0" w:color="auto"/>
      </w:divBdr>
    </w:div>
    <w:div w:id="1576435647">
      <w:bodyDiv w:val="1"/>
      <w:marLeft w:val="0"/>
      <w:marRight w:val="0"/>
      <w:marTop w:val="0"/>
      <w:marBottom w:val="0"/>
      <w:divBdr>
        <w:top w:val="none" w:sz="0" w:space="0" w:color="auto"/>
        <w:left w:val="none" w:sz="0" w:space="0" w:color="auto"/>
        <w:bottom w:val="none" w:sz="0" w:space="0" w:color="auto"/>
        <w:right w:val="none" w:sz="0" w:space="0" w:color="auto"/>
      </w:divBdr>
    </w:div>
    <w:div w:id="1576546817">
      <w:bodyDiv w:val="1"/>
      <w:marLeft w:val="0"/>
      <w:marRight w:val="0"/>
      <w:marTop w:val="0"/>
      <w:marBottom w:val="0"/>
      <w:divBdr>
        <w:top w:val="none" w:sz="0" w:space="0" w:color="auto"/>
        <w:left w:val="none" w:sz="0" w:space="0" w:color="auto"/>
        <w:bottom w:val="none" w:sz="0" w:space="0" w:color="auto"/>
        <w:right w:val="none" w:sz="0" w:space="0" w:color="auto"/>
      </w:divBdr>
    </w:div>
    <w:div w:id="1576669534">
      <w:bodyDiv w:val="1"/>
      <w:marLeft w:val="0"/>
      <w:marRight w:val="0"/>
      <w:marTop w:val="0"/>
      <w:marBottom w:val="0"/>
      <w:divBdr>
        <w:top w:val="none" w:sz="0" w:space="0" w:color="auto"/>
        <w:left w:val="none" w:sz="0" w:space="0" w:color="auto"/>
        <w:bottom w:val="none" w:sz="0" w:space="0" w:color="auto"/>
        <w:right w:val="none" w:sz="0" w:space="0" w:color="auto"/>
      </w:divBdr>
    </w:div>
    <w:div w:id="1576744948">
      <w:bodyDiv w:val="1"/>
      <w:marLeft w:val="0"/>
      <w:marRight w:val="0"/>
      <w:marTop w:val="0"/>
      <w:marBottom w:val="0"/>
      <w:divBdr>
        <w:top w:val="none" w:sz="0" w:space="0" w:color="auto"/>
        <w:left w:val="none" w:sz="0" w:space="0" w:color="auto"/>
        <w:bottom w:val="none" w:sz="0" w:space="0" w:color="auto"/>
        <w:right w:val="none" w:sz="0" w:space="0" w:color="auto"/>
      </w:divBdr>
    </w:div>
    <w:div w:id="1576938657">
      <w:bodyDiv w:val="1"/>
      <w:marLeft w:val="0"/>
      <w:marRight w:val="0"/>
      <w:marTop w:val="0"/>
      <w:marBottom w:val="0"/>
      <w:divBdr>
        <w:top w:val="none" w:sz="0" w:space="0" w:color="auto"/>
        <w:left w:val="none" w:sz="0" w:space="0" w:color="auto"/>
        <w:bottom w:val="none" w:sz="0" w:space="0" w:color="auto"/>
        <w:right w:val="none" w:sz="0" w:space="0" w:color="auto"/>
      </w:divBdr>
    </w:div>
    <w:div w:id="1577132948">
      <w:bodyDiv w:val="1"/>
      <w:marLeft w:val="0"/>
      <w:marRight w:val="0"/>
      <w:marTop w:val="0"/>
      <w:marBottom w:val="0"/>
      <w:divBdr>
        <w:top w:val="none" w:sz="0" w:space="0" w:color="auto"/>
        <w:left w:val="none" w:sz="0" w:space="0" w:color="auto"/>
        <w:bottom w:val="none" w:sz="0" w:space="0" w:color="auto"/>
        <w:right w:val="none" w:sz="0" w:space="0" w:color="auto"/>
      </w:divBdr>
    </w:div>
    <w:div w:id="1577785938">
      <w:bodyDiv w:val="1"/>
      <w:marLeft w:val="0"/>
      <w:marRight w:val="0"/>
      <w:marTop w:val="0"/>
      <w:marBottom w:val="0"/>
      <w:divBdr>
        <w:top w:val="none" w:sz="0" w:space="0" w:color="auto"/>
        <w:left w:val="none" w:sz="0" w:space="0" w:color="auto"/>
        <w:bottom w:val="none" w:sz="0" w:space="0" w:color="auto"/>
        <w:right w:val="none" w:sz="0" w:space="0" w:color="auto"/>
      </w:divBdr>
    </w:div>
    <w:div w:id="1577982942">
      <w:bodyDiv w:val="1"/>
      <w:marLeft w:val="0"/>
      <w:marRight w:val="0"/>
      <w:marTop w:val="0"/>
      <w:marBottom w:val="0"/>
      <w:divBdr>
        <w:top w:val="none" w:sz="0" w:space="0" w:color="auto"/>
        <w:left w:val="none" w:sz="0" w:space="0" w:color="auto"/>
        <w:bottom w:val="none" w:sz="0" w:space="0" w:color="auto"/>
        <w:right w:val="none" w:sz="0" w:space="0" w:color="auto"/>
      </w:divBdr>
    </w:div>
    <w:div w:id="1578128990">
      <w:bodyDiv w:val="1"/>
      <w:marLeft w:val="0"/>
      <w:marRight w:val="0"/>
      <w:marTop w:val="0"/>
      <w:marBottom w:val="0"/>
      <w:divBdr>
        <w:top w:val="none" w:sz="0" w:space="0" w:color="auto"/>
        <w:left w:val="none" w:sz="0" w:space="0" w:color="auto"/>
        <w:bottom w:val="none" w:sz="0" w:space="0" w:color="auto"/>
        <w:right w:val="none" w:sz="0" w:space="0" w:color="auto"/>
      </w:divBdr>
    </w:div>
    <w:div w:id="1578199539">
      <w:bodyDiv w:val="1"/>
      <w:marLeft w:val="0"/>
      <w:marRight w:val="0"/>
      <w:marTop w:val="0"/>
      <w:marBottom w:val="0"/>
      <w:divBdr>
        <w:top w:val="none" w:sz="0" w:space="0" w:color="auto"/>
        <w:left w:val="none" w:sz="0" w:space="0" w:color="auto"/>
        <w:bottom w:val="none" w:sz="0" w:space="0" w:color="auto"/>
        <w:right w:val="none" w:sz="0" w:space="0" w:color="auto"/>
      </w:divBdr>
    </w:div>
    <w:div w:id="1578249331">
      <w:bodyDiv w:val="1"/>
      <w:marLeft w:val="0"/>
      <w:marRight w:val="0"/>
      <w:marTop w:val="0"/>
      <w:marBottom w:val="0"/>
      <w:divBdr>
        <w:top w:val="none" w:sz="0" w:space="0" w:color="auto"/>
        <w:left w:val="none" w:sz="0" w:space="0" w:color="auto"/>
        <w:bottom w:val="none" w:sz="0" w:space="0" w:color="auto"/>
        <w:right w:val="none" w:sz="0" w:space="0" w:color="auto"/>
      </w:divBdr>
    </w:div>
    <w:div w:id="1578704928">
      <w:bodyDiv w:val="1"/>
      <w:marLeft w:val="0"/>
      <w:marRight w:val="0"/>
      <w:marTop w:val="0"/>
      <w:marBottom w:val="0"/>
      <w:divBdr>
        <w:top w:val="none" w:sz="0" w:space="0" w:color="auto"/>
        <w:left w:val="none" w:sz="0" w:space="0" w:color="auto"/>
        <w:bottom w:val="none" w:sz="0" w:space="0" w:color="auto"/>
        <w:right w:val="none" w:sz="0" w:space="0" w:color="auto"/>
      </w:divBdr>
    </w:div>
    <w:div w:id="1578829524">
      <w:bodyDiv w:val="1"/>
      <w:marLeft w:val="0"/>
      <w:marRight w:val="0"/>
      <w:marTop w:val="0"/>
      <w:marBottom w:val="0"/>
      <w:divBdr>
        <w:top w:val="none" w:sz="0" w:space="0" w:color="auto"/>
        <w:left w:val="none" w:sz="0" w:space="0" w:color="auto"/>
        <w:bottom w:val="none" w:sz="0" w:space="0" w:color="auto"/>
        <w:right w:val="none" w:sz="0" w:space="0" w:color="auto"/>
      </w:divBdr>
    </w:div>
    <w:div w:id="1578898738">
      <w:bodyDiv w:val="1"/>
      <w:marLeft w:val="0"/>
      <w:marRight w:val="0"/>
      <w:marTop w:val="0"/>
      <w:marBottom w:val="0"/>
      <w:divBdr>
        <w:top w:val="none" w:sz="0" w:space="0" w:color="auto"/>
        <w:left w:val="none" w:sz="0" w:space="0" w:color="auto"/>
        <w:bottom w:val="none" w:sz="0" w:space="0" w:color="auto"/>
        <w:right w:val="none" w:sz="0" w:space="0" w:color="auto"/>
      </w:divBdr>
    </w:div>
    <w:div w:id="1579170816">
      <w:bodyDiv w:val="1"/>
      <w:marLeft w:val="0"/>
      <w:marRight w:val="0"/>
      <w:marTop w:val="0"/>
      <w:marBottom w:val="0"/>
      <w:divBdr>
        <w:top w:val="none" w:sz="0" w:space="0" w:color="auto"/>
        <w:left w:val="none" w:sz="0" w:space="0" w:color="auto"/>
        <w:bottom w:val="none" w:sz="0" w:space="0" w:color="auto"/>
        <w:right w:val="none" w:sz="0" w:space="0" w:color="auto"/>
      </w:divBdr>
    </w:div>
    <w:div w:id="1579248355">
      <w:bodyDiv w:val="1"/>
      <w:marLeft w:val="0"/>
      <w:marRight w:val="0"/>
      <w:marTop w:val="0"/>
      <w:marBottom w:val="0"/>
      <w:divBdr>
        <w:top w:val="none" w:sz="0" w:space="0" w:color="auto"/>
        <w:left w:val="none" w:sz="0" w:space="0" w:color="auto"/>
        <w:bottom w:val="none" w:sz="0" w:space="0" w:color="auto"/>
        <w:right w:val="none" w:sz="0" w:space="0" w:color="auto"/>
      </w:divBdr>
    </w:div>
    <w:div w:id="1579359595">
      <w:bodyDiv w:val="1"/>
      <w:marLeft w:val="0"/>
      <w:marRight w:val="0"/>
      <w:marTop w:val="0"/>
      <w:marBottom w:val="0"/>
      <w:divBdr>
        <w:top w:val="none" w:sz="0" w:space="0" w:color="auto"/>
        <w:left w:val="none" w:sz="0" w:space="0" w:color="auto"/>
        <w:bottom w:val="none" w:sz="0" w:space="0" w:color="auto"/>
        <w:right w:val="none" w:sz="0" w:space="0" w:color="auto"/>
      </w:divBdr>
    </w:div>
    <w:div w:id="1579360639">
      <w:bodyDiv w:val="1"/>
      <w:marLeft w:val="0"/>
      <w:marRight w:val="0"/>
      <w:marTop w:val="0"/>
      <w:marBottom w:val="0"/>
      <w:divBdr>
        <w:top w:val="none" w:sz="0" w:space="0" w:color="auto"/>
        <w:left w:val="none" w:sz="0" w:space="0" w:color="auto"/>
        <w:bottom w:val="none" w:sz="0" w:space="0" w:color="auto"/>
        <w:right w:val="none" w:sz="0" w:space="0" w:color="auto"/>
      </w:divBdr>
    </w:div>
    <w:div w:id="1579555754">
      <w:bodyDiv w:val="1"/>
      <w:marLeft w:val="0"/>
      <w:marRight w:val="0"/>
      <w:marTop w:val="0"/>
      <w:marBottom w:val="0"/>
      <w:divBdr>
        <w:top w:val="none" w:sz="0" w:space="0" w:color="auto"/>
        <w:left w:val="none" w:sz="0" w:space="0" w:color="auto"/>
        <w:bottom w:val="none" w:sz="0" w:space="0" w:color="auto"/>
        <w:right w:val="none" w:sz="0" w:space="0" w:color="auto"/>
      </w:divBdr>
    </w:div>
    <w:div w:id="1579558493">
      <w:bodyDiv w:val="1"/>
      <w:marLeft w:val="0"/>
      <w:marRight w:val="0"/>
      <w:marTop w:val="0"/>
      <w:marBottom w:val="0"/>
      <w:divBdr>
        <w:top w:val="none" w:sz="0" w:space="0" w:color="auto"/>
        <w:left w:val="none" w:sz="0" w:space="0" w:color="auto"/>
        <w:bottom w:val="none" w:sz="0" w:space="0" w:color="auto"/>
        <w:right w:val="none" w:sz="0" w:space="0" w:color="auto"/>
      </w:divBdr>
    </w:div>
    <w:div w:id="1579902866">
      <w:bodyDiv w:val="1"/>
      <w:marLeft w:val="0"/>
      <w:marRight w:val="0"/>
      <w:marTop w:val="0"/>
      <w:marBottom w:val="0"/>
      <w:divBdr>
        <w:top w:val="none" w:sz="0" w:space="0" w:color="auto"/>
        <w:left w:val="none" w:sz="0" w:space="0" w:color="auto"/>
        <w:bottom w:val="none" w:sz="0" w:space="0" w:color="auto"/>
        <w:right w:val="none" w:sz="0" w:space="0" w:color="auto"/>
      </w:divBdr>
    </w:div>
    <w:div w:id="1580208533">
      <w:bodyDiv w:val="1"/>
      <w:marLeft w:val="0"/>
      <w:marRight w:val="0"/>
      <w:marTop w:val="0"/>
      <w:marBottom w:val="0"/>
      <w:divBdr>
        <w:top w:val="none" w:sz="0" w:space="0" w:color="auto"/>
        <w:left w:val="none" w:sz="0" w:space="0" w:color="auto"/>
        <w:bottom w:val="none" w:sz="0" w:space="0" w:color="auto"/>
        <w:right w:val="none" w:sz="0" w:space="0" w:color="auto"/>
      </w:divBdr>
    </w:div>
    <w:div w:id="1580601203">
      <w:bodyDiv w:val="1"/>
      <w:marLeft w:val="0"/>
      <w:marRight w:val="0"/>
      <w:marTop w:val="0"/>
      <w:marBottom w:val="0"/>
      <w:divBdr>
        <w:top w:val="none" w:sz="0" w:space="0" w:color="auto"/>
        <w:left w:val="none" w:sz="0" w:space="0" w:color="auto"/>
        <w:bottom w:val="none" w:sz="0" w:space="0" w:color="auto"/>
        <w:right w:val="none" w:sz="0" w:space="0" w:color="auto"/>
      </w:divBdr>
    </w:div>
    <w:div w:id="1581209145">
      <w:bodyDiv w:val="1"/>
      <w:marLeft w:val="0"/>
      <w:marRight w:val="0"/>
      <w:marTop w:val="0"/>
      <w:marBottom w:val="0"/>
      <w:divBdr>
        <w:top w:val="none" w:sz="0" w:space="0" w:color="auto"/>
        <w:left w:val="none" w:sz="0" w:space="0" w:color="auto"/>
        <w:bottom w:val="none" w:sz="0" w:space="0" w:color="auto"/>
        <w:right w:val="none" w:sz="0" w:space="0" w:color="auto"/>
      </w:divBdr>
    </w:div>
    <w:div w:id="1581410046">
      <w:bodyDiv w:val="1"/>
      <w:marLeft w:val="0"/>
      <w:marRight w:val="0"/>
      <w:marTop w:val="0"/>
      <w:marBottom w:val="0"/>
      <w:divBdr>
        <w:top w:val="none" w:sz="0" w:space="0" w:color="auto"/>
        <w:left w:val="none" w:sz="0" w:space="0" w:color="auto"/>
        <w:bottom w:val="none" w:sz="0" w:space="0" w:color="auto"/>
        <w:right w:val="none" w:sz="0" w:space="0" w:color="auto"/>
      </w:divBdr>
    </w:div>
    <w:div w:id="1581597015">
      <w:bodyDiv w:val="1"/>
      <w:marLeft w:val="0"/>
      <w:marRight w:val="0"/>
      <w:marTop w:val="0"/>
      <w:marBottom w:val="0"/>
      <w:divBdr>
        <w:top w:val="none" w:sz="0" w:space="0" w:color="auto"/>
        <w:left w:val="none" w:sz="0" w:space="0" w:color="auto"/>
        <w:bottom w:val="none" w:sz="0" w:space="0" w:color="auto"/>
        <w:right w:val="none" w:sz="0" w:space="0" w:color="auto"/>
      </w:divBdr>
    </w:div>
    <w:div w:id="1581791581">
      <w:bodyDiv w:val="1"/>
      <w:marLeft w:val="0"/>
      <w:marRight w:val="0"/>
      <w:marTop w:val="0"/>
      <w:marBottom w:val="0"/>
      <w:divBdr>
        <w:top w:val="none" w:sz="0" w:space="0" w:color="auto"/>
        <w:left w:val="none" w:sz="0" w:space="0" w:color="auto"/>
        <w:bottom w:val="none" w:sz="0" w:space="0" w:color="auto"/>
        <w:right w:val="none" w:sz="0" w:space="0" w:color="auto"/>
      </w:divBdr>
    </w:div>
    <w:div w:id="1581985110">
      <w:bodyDiv w:val="1"/>
      <w:marLeft w:val="0"/>
      <w:marRight w:val="0"/>
      <w:marTop w:val="0"/>
      <w:marBottom w:val="0"/>
      <w:divBdr>
        <w:top w:val="none" w:sz="0" w:space="0" w:color="auto"/>
        <w:left w:val="none" w:sz="0" w:space="0" w:color="auto"/>
        <w:bottom w:val="none" w:sz="0" w:space="0" w:color="auto"/>
        <w:right w:val="none" w:sz="0" w:space="0" w:color="auto"/>
      </w:divBdr>
    </w:div>
    <w:div w:id="1582326394">
      <w:bodyDiv w:val="1"/>
      <w:marLeft w:val="0"/>
      <w:marRight w:val="0"/>
      <w:marTop w:val="0"/>
      <w:marBottom w:val="0"/>
      <w:divBdr>
        <w:top w:val="none" w:sz="0" w:space="0" w:color="auto"/>
        <w:left w:val="none" w:sz="0" w:space="0" w:color="auto"/>
        <w:bottom w:val="none" w:sz="0" w:space="0" w:color="auto"/>
        <w:right w:val="none" w:sz="0" w:space="0" w:color="auto"/>
      </w:divBdr>
    </w:div>
    <w:div w:id="1582912484">
      <w:bodyDiv w:val="1"/>
      <w:marLeft w:val="0"/>
      <w:marRight w:val="0"/>
      <w:marTop w:val="0"/>
      <w:marBottom w:val="0"/>
      <w:divBdr>
        <w:top w:val="none" w:sz="0" w:space="0" w:color="auto"/>
        <w:left w:val="none" w:sz="0" w:space="0" w:color="auto"/>
        <w:bottom w:val="none" w:sz="0" w:space="0" w:color="auto"/>
        <w:right w:val="none" w:sz="0" w:space="0" w:color="auto"/>
      </w:divBdr>
    </w:div>
    <w:div w:id="1583561578">
      <w:bodyDiv w:val="1"/>
      <w:marLeft w:val="0"/>
      <w:marRight w:val="0"/>
      <w:marTop w:val="0"/>
      <w:marBottom w:val="0"/>
      <w:divBdr>
        <w:top w:val="none" w:sz="0" w:space="0" w:color="auto"/>
        <w:left w:val="none" w:sz="0" w:space="0" w:color="auto"/>
        <w:bottom w:val="none" w:sz="0" w:space="0" w:color="auto"/>
        <w:right w:val="none" w:sz="0" w:space="0" w:color="auto"/>
      </w:divBdr>
    </w:div>
    <w:div w:id="1583682421">
      <w:bodyDiv w:val="1"/>
      <w:marLeft w:val="0"/>
      <w:marRight w:val="0"/>
      <w:marTop w:val="0"/>
      <w:marBottom w:val="0"/>
      <w:divBdr>
        <w:top w:val="none" w:sz="0" w:space="0" w:color="auto"/>
        <w:left w:val="none" w:sz="0" w:space="0" w:color="auto"/>
        <w:bottom w:val="none" w:sz="0" w:space="0" w:color="auto"/>
        <w:right w:val="none" w:sz="0" w:space="0" w:color="auto"/>
      </w:divBdr>
    </w:div>
    <w:div w:id="1584101794">
      <w:bodyDiv w:val="1"/>
      <w:marLeft w:val="0"/>
      <w:marRight w:val="0"/>
      <w:marTop w:val="0"/>
      <w:marBottom w:val="0"/>
      <w:divBdr>
        <w:top w:val="none" w:sz="0" w:space="0" w:color="auto"/>
        <w:left w:val="none" w:sz="0" w:space="0" w:color="auto"/>
        <w:bottom w:val="none" w:sz="0" w:space="0" w:color="auto"/>
        <w:right w:val="none" w:sz="0" w:space="0" w:color="auto"/>
      </w:divBdr>
    </w:div>
    <w:div w:id="1584221411">
      <w:bodyDiv w:val="1"/>
      <w:marLeft w:val="0"/>
      <w:marRight w:val="0"/>
      <w:marTop w:val="0"/>
      <w:marBottom w:val="0"/>
      <w:divBdr>
        <w:top w:val="none" w:sz="0" w:space="0" w:color="auto"/>
        <w:left w:val="none" w:sz="0" w:space="0" w:color="auto"/>
        <w:bottom w:val="none" w:sz="0" w:space="0" w:color="auto"/>
        <w:right w:val="none" w:sz="0" w:space="0" w:color="auto"/>
      </w:divBdr>
    </w:div>
    <w:div w:id="1584410563">
      <w:bodyDiv w:val="1"/>
      <w:marLeft w:val="0"/>
      <w:marRight w:val="0"/>
      <w:marTop w:val="0"/>
      <w:marBottom w:val="0"/>
      <w:divBdr>
        <w:top w:val="none" w:sz="0" w:space="0" w:color="auto"/>
        <w:left w:val="none" w:sz="0" w:space="0" w:color="auto"/>
        <w:bottom w:val="none" w:sz="0" w:space="0" w:color="auto"/>
        <w:right w:val="none" w:sz="0" w:space="0" w:color="auto"/>
      </w:divBdr>
    </w:div>
    <w:div w:id="1584604580">
      <w:bodyDiv w:val="1"/>
      <w:marLeft w:val="0"/>
      <w:marRight w:val="0"/>
      <w:marTop w:val="0"/>
      <w:marBottom w:val="0"/>
      <w:divBdr>
        <w:top w:val="none" w:sz="0" w:space="0" w:color="auto"/>
        <w:left w:val="none" w:sz="0" w:space="0" w:color="auto"/>
        <w:bottom w:val="none" w:sz="0" w:space="0" w:color="auto"/>
        <w:right w:val="none" w:sz="0" w:space="0" w:color="auto"/>
      </w:divBdr>
    </w:div>
    <w:div w:id="1584871809">
      <w:bodyDiv w:val="1"/>
      <w:marLeft w:val="0"/>
      <w:marRight w:val="0"/>
      <w:marTop w:val="0"/>
      <w:marBottom w:val="0"/>
      <w:divBdr>
        <w:top w:val="none" w:sz="0" w:space="0" w:color="auto"/>
        <w:left w:val="none" w:sz="0" w:space="0" w:color="auto"/>
        <w:bottom w:val="none" w:sz="0" w:space="0" w:color="auto"/>
        <w:right w:val="none" w:sz="0" w:space="0" w:color="auto"/>
      </w:divBdr>
    </w:div>
    <w:div w:id="1584994120">
      <w:bodyDiv w:val="1"/>
      <w:marLeft w:val="0"/>
      <w:marRight w:val="0"/>
      <w:marTop w:val="0"/>
      <w:marBottom w:val="0"/>
      <w:divBdr>
        <w:top w:val="none" w:sz="0" w:space="0" w:color="auto"/>
        <w:left w:val="none" w:sz="0" w:space="0" w:color="auto"/>
        <w:bottom w:val="none" w:sz="0" w:space="0" w:color="auto"/>
        <w:right w:val="none" w:sz="0" w:space="0" w:color="auto"/>
      </w:divBdr>
    </w:div>
    <w:div w:id="1585257426">
      <w:bodyDiv w:val="1"/>
      <w:marLeft w:val="0"/>
      <w:marRight w:val="0"/>
      <w:marTop w:val="0"/>
      <w:marBottom w:val="0"/>
      <w:divBdr>
        <w:top w:val="none" w:sz="0" w:space="0" w:color="auto"/>
        <w:left w:val="none" w:sz="0" w:space="0" w:color="auto"/>
        <w:bottom w:val="none" w:sz="0" w:space="0" w:color="auto"/>
        <w:right w:val="none" w:sz="0" w:space="0" w:color="auto"/>
      </w:divBdr>
    </w:div>
    <w:div w:id="1585264038">
      <w:bodyDiv w:val="1"/>
      <w:marLeft w:val="0"/>
      <w:marRight w:val="0"/>
      <w:marTop w:val="0"/>
      <w:marBottom w:val="0"/>
      <w:divBdr>
        <w:top w:val="none" w:sz="0" w:space="0" w:color="auto"/>
        <w:left w:val="none" w:sz="0" w:space="0" w:color="auto"/>
        <w:bottom w:val="none" w:sz="0" w:space="0" w:color="auto"/>
        <w:right w:val="none" w:sz="0" w:space="0" w:color="auto"/>
      </w:divBdr>
    </w:div>
    <w:div w:id="1585332496">
      <w:bodyDiv w:val="1"/>
      <w:marLeft w:val="0"/>
      <w:marRight w:val="0"/>
      <w:marTop w:val="0"/>
      <w:marBottom w:val="0"/>
      <w:divBdr>
        <w:top w:val="none" w:sz="0" w:space="0" w:color="auto"/>
        <w:left w:val="none" w:sz="0" w:space="0" w:color="auto"/>
        <w:bottom w:val="none" w:sz="0" w:space="0" w:color="auto"/>
        <w:right w:val="none" w:sz="0" w:space="0" w:color="auto"/>
      </w:divBdr>
    </w:div>
    <w:div w:id="1585334274">
      <w:bodyDiv w:val="1"/>
      <w:marLeft w:val="0"/>
      <w:marRight w:val="0"/>
      <w:marTop w:val="0"/>
      <w:marBottom w:val="0"/>
      <w:divBdr>
        <w:top w:val="none" w:sz="0" w:space="0" w:color="auto"/>
        <w:left w:val="none" w:sz="0" w:space="0" w:color="auto"/>
        <w:bottom w:val="none" w:sz="0" w:space="0" w:color="auto"/>
        <w:right w:val="none" w:sz="0" w:space="0" w:color="auto"/>
      </w:divBdr>
    </w:div>
    <w:div w:id="1585338756">
      <w:bodyDiv w:val="1"/>
      <w:marLeft w:val="0"/>
      <w:marRight w:val="0"/>
      <w:marTop w:val="0"/>
      <w:marBottom w:val="0"/>
      <w:divBdr>
        <w:top w:val="none" w:sz="0" w:space="0" w:color="auto"/>
        <w:left w:val="none" w:sz="0" w:space="0" w:color="auto"/>
        <w:bottom w:val="none" w:sz="0" w:space="0" w:color="auto"/>
        <w:right w:val="none" w:sz="0" w:space="0" w:color="auto"/>
      </w:divBdr>
    </w:div>
    <w:div w:id="1585532625">
      <w:bodyDiv w:val="1"/>
      <w:marLeft w:val="0"/>
      <w:marRight w:val="0"/>
      <w:marTop w:val="0"/>
      <w:marBottom w:val="0"/>
      <w:divBdr>
        <w:top w:val="none" w:sz="0" w:space="0" w:color="auto"/>
        <w:left w:val="none" w:sz="0" w:space="0" w:color="auto"/>
        <w:bottom w:val="none" w:sz="0" w:space="0" w:color="auto"/>
        <w:right w:val="none" w:sz="0" w:space="0" w:color="auto"/>
      </w:divBdr>
    </w:div>
    <w:div w:id="1585604527">
      <w:bodyDiv w:val="1"/>
      <w:marLeft w:val="0"/>
      <w:marRight w:val="0"/>
      <w:marTop w:val="0"/>
      <w:marBottom w:val="0"/>
      <w:divBdr>
        <w:top w:val="none" w:sz="0" w:space="0" w:color="auto"/>
        <w:left w:val="none" w:sz="0" w:space="0" w:color="auto"/>
        <w:bottom w:val="none" w:sz="0" w:space="0" w:color="auto"/>
        <w:right w:val="none" w:sz="0" w:space="0" w:color="auto"/>
      </w:divBdr>
    </w:div>
    <w:div w:id="1585644098">
      <w:bodyDiv w:val="1"/>
      <w:marLeft w:val="0"/>
      <w:marRight w:val="0"/>
      <w:marTop w:val="0"/>
      <w:marBottom w:val="0"/>
      <w:divBdr>
        <w:top w:val="none" w:sz="0" w:space="0" w:color="auto"/>
        <w:left w:val="none" w:sz="0" w:space="0" w:color="auto"/>
        <w:bottom w:val="none" w:sz="0" w:space="0" w:color="auto"/>
        <w:right w:val="none" w:sz="0" w:space="0" w:color="auto"/>
      </w:divBdr>
    </w:div>
    <w:div w:id="1585649023">
      <w:bodyDiv w:val="1"/>
      <w:marLeft w:val="0"/>
      <w:marRight w:val="0"/>
      <w:marTop w:val="0"/>
      <w:marBottom w:val="0"/>
      <w:divBdr>
        <w:top w:val="none" w:sz="0" w:space="0" w:color="auto"/>
        <w:left w:val="none" w:sz="0" w:space="0" w:color="auto"/>
        <w:bottom w:val="none" w:sz="0" w:space="0" w:color="auto"/>
        <w:right w:val="none" w:sz="0" w:space="0" w:color="auto"/>
      </w:divBdr>
    </w:div>
    <w:div w:id="1585723645">
      <w:bodyDiv w:val="1"/>
      <w:marLeft w:val="0"/>
      <w:marRight w:val="0"/>
      <w:marTop w:val="0"/>
      <w:marBottom w:val="0"/>
      <w:divBdr>
        <w:top w:val="none" w:sz="0" w:space="0" w:color="auto"/>
        <w:left w:val="none" w:sz="0" w:space="0" w:color="auto"/>
        <w:bottom w:val="none" w:sz="0" w:space="0" w:color="auto"/>
        <w:right w:val="none" w:sz="0" w:space="0" w:color="auto"/>
      </w:divBdr>
    </w:div>
    <w:div w:id="1585727310">
      <w:bodyDiv w:val="1"/>
      <w:marLeft w:val="0"/>
      <w:marRight w:val="0"/>
      <w:marTop w:val="0"/>
      <w:marBottom w:val="0"/>
      <w:divBdr>
        <w:top w:val="none" w:sz="0" w:space="0" w:color="auto"/>
        <w:left w:val="none" w:sz="0" w:space="0" w:color="auto"/>
        <w:bottom w:val="none" w:sz="0" w:space="0" w:color="auto"/>
        <w:right w:val="none" w:sz="0" w:space="0" w:color="auto"/>
      </w:divBdr>
    </w:div>
    <w:div w:id="1586038423">
      <w:bodyDiv w:val="1"/>
      <w:marLeft w:val="0"/>
      <w:marRight w:val="0"/>
      <w:marTop w:val="0"/>
      <w:marBottom w:val="0"/>
      <w:divBdr>
        <w:top w:val="none" w:sz="0" w:space="0" w:color="auto"/>
        <w:left w:val="none" w:sz="0" w:space="0" w:color="auto"/>
        <w:bottom w:val="none" w:sz="0" w:space="0" w:color="auto"/>
        <w:right w:val="none" w:sz="0" w:space="0" w:color="auto"/>
      </w:divBdr>
    </w:div>
    <w:div w:id="1586452523">
      <w:bodyDiv w:val="1"/>
      <w:marLeft w:val="0"/>
      <w:marRight w:val="0"/>
      <w:marTop w:val="0"/>
      <w:marBottom w:val="0"/>
      <w:divBdr>
        <w:top w:val="none" w:sz="0" w:space="0" w:color="auto"/>
        <w:left w:val="none" w:sz="0" w:space="0" w:color="auto"/>
        <w:bottom w:val="none" w:sz="0" w:space="0" w:color="auto"/>
        <w:right w:val="none" w:sz="0" w:space="0" w:color="auto"/>
      </w:divBdr>
    </w:div>
    <w:div w:id="1586841087">
      <w:bodyDiv w:val="1"/>
      <w:marLeft w:val="0"/>
      <w:marRight w:val="0"/>
      <w:marTop w:val="0"/>
      <w:marBottom w:val="0"/>
      <w:divBdr>
        <w:top w:val="none" w:sz="0" w:space="0" w:color="auto"/>
        <w:left w:val="none" w:sz="0" w:space="0" w:color="auto"/>
        <w:bottom w:val="none" w:sz="0" w:space="0" w:color="auto"/>
        <w:right w:val="none" w:sz="0" w:space="0" w:color="auto"/>
      </w:divBdr>
    </w:div>
    <w:div w:id="1587105310">
      <w:bodyDiv w:val="1"/>
      <w:marLeft w:val="0"/>
      <w:marRight w:val="0"/>
      <w:marTop w:val="0"/>
      <w:marBottom w:val="0"/>
      <w:divBdr>
        <w:top w:val="none" w:sz="0" w:space="0" w:color="auto"/>
        <w:left w:val="none" w:sz="0" w:space="0" w:color="auto"/>
        <w:bottom w:val="none" w:sz="0" w:space="0" w:color="auto"/>
        <w:right w:val="none" w:sz="0" w:space="0" w:color="auto"/>
      </w:divBdr>
    </w:div>
    <w:div w:id="1587107912">
      <w:bodyDiv w:val="1"/>
      <w:marLeft w:val="0"/>
      <w:marRight w:val="0"/>
      <w:marTop w:val="0"/>
      <w:marBottom w:val="0"/>
      <w:divBdr>
        <w:top w:val="none" w:sz="0" w:space="0" w:color="auto"/>
        <w:left w:val="none" w:sz="0" w:space="0" w:color="auto"/>
        <w:bottom w:val="none" w:sz="0" w:space="0" w:color="auto"/>
        <w:right w:val="none" w:sz="0" w:space="0" w:color="auto"/>
      </w:divBdr>
    </w:div>
    <w:div w:id="1587304183">
      <w:bodyDiv w:val="1"/>
      <w:marLeft w:val="0"/>
      <w:marRight w:val="0"/>
      <w:marTop w:val="0"/>
      <w:marBottom w:val="0"/>
      <w:divBdr>
        <w:top w:val="none" w:sz="0" w:space="0" w:color="auto"/>
        <w:left w:val="none" w:sz="0" w:space="0" w:color="auto"/>
        <w:bottom w:val="none" w:sz="0" w:space="0" w:color="auto"/>
        <w:right w:val="none" w:sz="0" w:space="0" w:color="auto"/>
      </w:divBdr>
    </w:div>
    <w:div w:id="1587569616">
      <w:bodyDiv w:val="1"/>
      <w:marLeft w:val="0"/>
      <w:marRight w:val="0"/>
      <w:marTop w:val="0"/>
      <w:marBottom w:val="0"/>
      <w:divBdr>
        <w:top w:val="none" w:sz="0" w:space="0" w:color="auto"/>
        <w:left w:val="none" w:sz="0" w:space="0" w:color="auto"/>
        <w:bottom w:val="none" w:sz="0" w:space="0" w:color="auto"/>
        <w:right w:val="none" w:sz="0" w:space="0" w:color="auto"/>
      </w:divBdr>
    </w:div>
    <w:div w:id="1587641869">
      <w:bodyDiv w:val="1"/>
      <w:marLeft w:val="0"/>
      <w:marRight w:val="0"/>
      <w:marTop w:val="0"/>
      <w:marBottom w:val="0"/>
      <w:divBdr>
        <w:top w:val="none" w:sz="0" w:space="0" w:color="auto"/>
        <w:left w:val="none" w:sz="0" w:space="0" w:color="auto"/>
        <w:bottom w:val="none" w:sz="0" w:space="0" w:color="auto"/>
        <w:right w:val="none" w:sz="0" w:space="0" w:color="auto"/>
      </w:divBdr>
    </w:div>
    <w:div w:id="1587686525">
      <w:bodyDiv w:val="1"/>
      <w:marLeft w:val="0"/>
      <w:marRight w:val="0"/>
      <w:marTop w:val="0"/>
      <w:marBottom w:val="0"/>
      <w:divBdr>
        <w:top w:val="none" w:sz="0" w:space="0" w:color="auto"/>
        <w:left w:val="none" w:sz="0" w:space="0" w:color="auto"/>
        <w:bottom w:val="none" w:sz="0" w:space="0" w:color="auto"/>
        <w:right w:val="none" w:sz="0" w:space="0" w:color="auto"/>
      </w:divBdr>
    </w:div>
    <w:div w:id="1587765298">
      <w:bodyDiv w:val="1"/>
      <w:marLeft w:val="0"/>
      <w:marRight w:val="0"/>
      <w:marTop w:val="0"/>
      <w:marBottom w:val="0"/>
      <w:divBdr>
        <w:top w:val="none" w:sz="0" w:space="0" w:color="auto"/>
        <w:left w:val="none" w:sz="0" w:space="0" w:color="auto"/>
        <w:bottom w:val="none" w:sz="0" w:space="0" w:color="auto"/>
        <w:right w:val="none" w:sz="0" w:space="0" w:color="auto"/>
      </w:divBdr>
    </w:div>
    <w:div w:id="1588155523">
      <w:bodyDiv w:val="1"/>
      <w:marLeft w:val="0"/>
      <w:marRight w:val="0"/>
      <w:marTop w:val="0"/>
      <w:marBottom w:val="0"/>
      <w:divBdr>
        <w:top w:val="none" w:sz="0" w:space="0" w:color="auto"/>
        <w:left w:val="none" w:sz="0" w:space="0" w:color="auto"/>
        <w:bottom w:val="none" w:sz="0" w:space="0" w:color="auto"/>
        <w:right w:val="none" w:sz="0" w:space="0" w:color="auto"/>
      </w:divBdr>
    </w:div>
    <w:div w:id="1588267222">
      <w:bodyDiv w:val="1"/>
      <w:marLeft w:val="0"/>
      <w:marRight w:val="0"/>
      <w:marTop w:val="0"/>
      <w:marBottom w:val="0"/>
      <w:divBdr>
        <w:top w:val="none" w:sz="0" w:space="0" w:color="auto"/>
        <w:left w:val="none" w:sz="0" w:space="0" w:color="auto"/>
        <w:bottom w:val="none" w:sz="0" w:space="0" w:color="auto"/>
        <w:right w:val="none" w:sz="0" w:space="0" w:color="auto"/>
      </w:divBdr>
    </w:div>
    <w:div w:id="1588540508">
      <w:bodyDiv w:val="1"/>
      <w:marLeft w:val="0"/>
      <w:marRight w:val="0"/>
      <w:marTop w:val="0"/>
      <w:marBottom w:val="0"/>
      <w:divBdr>
        <w:top w:val="none" w:sz="0" w:space="0" w:color="auto"/>
        <w:left w:val="none" w:sz="0" w:space="0" w:color="auto"/>
        <w:bottom w:val="none" w:sz="0" w:space="0" w:color="auto"/>
        <w:right w:val="none" w:sz="0" w:space="0" w:color="auto"/>
      </w:divBdr>
    </w:div>
    <w:div w:id="1588613068">
      <w:bodyDiv w:val="1"/>
      <w:marLeft w:val="0"/>
      <w:marRight w:val="0"/>
      <w:marTop w:val="0"/>
      <w:marBottom w:val="0"/>
      <w:divBdr>
        <w:top w:val="none" w:sz="0" w:space="0" w:color="auto"/>
        <w:left w:val="none" w:sz="0" w:space="0" w:color="auto"/>
        <w:bottom w:val="none" w:sz="0" w:space="0" w:color="auto"/>
        <w:right w:val="none" w:sz="0" w:space="0" w:color="auto"/>
      </w:divBdr>
    </w:div>
    <w:div w:id="1588735744">
      <w:bodyDiv w:val="1"/>
      <w:marLeft w:val="0"/>
      <w:marRight w:val="0"/>
      <w:marTop w:val="0"/>
      <w:marBottom w:val="0"/>
      <w:divBdr>
        <w:top w:val="none" w:sz="0" w:space="0" w:color="auto"/>
        <w:left w:val="none" w:sz="0" w:space="0" w:color="auto"/>
        <w:bottom w:val="none" w:sz="0" w:space="0" w:color="auto"/>
        <w:right w:val="none" w:sz="0" w:space="0" w:color="auto"/>
      </w:divBdr>
    </w:div>
    <w:div w:id="1588808734">
      <w:bodyDiv w:val="1"/>
      <w:marLeft w:val="0"/>
      <w:marRight w:val="0"/>
      <w:marTop w:val="0"/>
      <w:marBottom w:val="0"/>
      <w:divBdr>
        <w:top w:val="none" w:sz="0" w:space="0" w:color="auto"/>
        <w:left w:val="none" w:sz="0" w:space="0" w:color="auto"/>
        <w:bottom w:val="none" w:sz="0" w:space="0" w:color="auto"/>
        <w:right w:val="none" w:sz="0" w:space="0" w:color="auto"/>
      </w:divBdr>
    </w:div>
    <w:div w:id="1588810735">
      <w:bodyDiv w:val="1"/>
      <w:marLeft w:val="0"/>
      <w:marRight w:val="0"/>
      <w:marTop w:val="0"/>
      <w:marBottom w:val="0"/>
      <w:divBdr>
        <w:top w:val="none" w:sz="0" w:space="0" w:color="auto"/>
        <w:left w:val="none" w:sz="0" w:space="0" w:color="auto"/>
        <w:bottom w:val="none" w:sz="0" w:space="0" w:color="auto"/>
        <w:right w:val="none" w:sz="0" w:space="0" w:color="auto"/>
      </w:divBdr>
    </w:div>
    <w:div w:id="1588924768">
      <w:bodyDiv w:val="1"/>
      <w:marLeft w:val="0"/>
      <w:marRight w:val="0"/>
      <w:marTop w:val="0"/>
      <w:marBottom w:val="0"/>
      <w:divBdr>
        <w:top w:val="none" w:sz="0" w:space="0" w:color="auto"/>
        <w:left w:val="none" w:sz="0" w:space="0" w:color="auto"/>
        <w:bottom w:val="none" w:sz="0" w:space="0" w:color="auto"/>
        <w:right w:val="none" w:sz="0" w:space="0" w:color="auto"/>
      </w:divBdr>
    </w:div>
    <w:div w:id="1589079289">
      <w:bodyDiv w:val="1"/>
      <w:marLeft w:val="0"/>
      <w:marRight w:val="0"/>
      <w:marTop w:val="0"/>
      <w:marBottom w:val="0"/>
      <w:divBdr>
        <w:top w:val="none" w:sz="0" w:space="0" w:color="auto"/>
        <w:left w:val="none" w:sz="0" w:space="0" w:color="auto"/>
        <w:bottom w:val="none" w:sz="0" w:space="0" w:color="auto"/>
        <w:right w:val="none" w:sz="0" w:space="0" w:color="auto"/>
      </w:divBdr>
    </w:div>
    <w:div w:id="1589391288">
      <w:bodyDiv w:val="1"/>
      <w:marLeft w:val="0"/>
      <w:marRight w:val="0"/>
      <w:marTop w:val="0"/>
      <w:marBottom w:val="0"/>
      <w:divBdr>
        <w:top w:val="none" w:sz="0" w:space="0" w:color="auto"/>
        <w:left w:val="none" w:sz="0" w:space="0" w:color="auto"/>
        <w:bottom w:val="none" w:sz="0" w:space="0" w:color="auto"/>
        <w:right w:val="none" w:sz="0" w:space="0" w:color="auto"/>
      </w:divBdr>
    </w:div>
    <w:div w:id="1589463220">
      <w:bodyDiv w:val="1"/>
      <w:marLeft w:val="0"/>
      <w:marRight w:val="0"/>
      <w:marTop w:val="0"/>
      <w:marBottom w:val="0"/>
      <w:divBdr>
        <w:top w:val="none" w:sz="0" w:space="0" w:color="auto"/>
        <w:left w:val="none" w:sz="0" w:space="0" w:color="auto"/>
        <w:bottom w:val="none" w:sz="0" w:space="0" w:color="auto"/>
        <w:right w:val="none" w:sz="0" w:space="0" w:color="auto"/>
      </w:divBdr>
    </w:div>
    <w:div w:id="1589466139">
      <w:bodyDiv w:val="1"/>
      <w:marLeft w:val="0"/>
      <w:marRight w:val="0"/>
      <w:marTop w:val="0"/>
      <w:marBottom w:val="0"/>
      <w:divBdr>
        <w:top w:val="none" w:sz="0" w:space="0" w:color="auto"/>
        <w:left w:val="none" w:sz="0" w:space="0" w:color="auto"/>
        <w:bottom w:val="none" w:sz="0" w:space="0" w:color="auto"/>
        <w:right w:val="none" w:sz="0" w:space="0" w:color="auto"/>
      </w:divBdr>
    </w:div>
    <w:div w:id="1589727620">
      <w:bodyDiv w:val="1"/>
      <w:marLeft w:val="0"/>
      <w:marRight w:val="0"/>
      <w:marTop w:val="0"/>
      <w:marBottom w:val="0"/>
      <w:divBdr>
        <w:top w:val="none" w:sz="0" w:space="0" w:color="auto"/>
        <w:left w:val="none" w:sz="0" w:space="0" w:color="auto"/>
        <w:bottom w:val="none" w:sz="0" w:space="0" w:color="auto"/>
        <w:right w:val="none" w:sz="0" w:space="0" w:color="auto"/>
      </w:divBdr>
    </w:div>
    <w:div w:id="1589843690">
      <w:bodyDiv w:val="1"/>
      <w:marLeft w:val="0"/>
      <w:marRight w:val="0"/>
      <w:marTop w:val="0"/>
      <w:marBottom w:val="0"/>
      <w:divBdr>
        <w:top w:val="none" w:sz="0" w:space="0" w:color="auto"/>
        <w:left w:val="none" w:sz="0" w:space="0" w:color="auto"/>
        <w:bottom w:val="none" w:sz="0" w:space="0" w:color="auto"/>
        <w:right w:val="none" w:sz="0" w:space="0" w:color="auto"/>
      </w:divBdr>
    </w:div>
    <w:div w:id="1590232645">
      <w:bodyDiv w:val="1"/>
      <w:marLeft w:val="0"/>
      <w:marRight w:val="0"/>
      <w:marTop w:val="0"/>
      <w:marBottom w:val="0"/>
      <w:divBdr>
        <w:top w:val="none" w:sz="0" w:space="0" w:color="auto"/>
        <w:left w:val="none" w:sz="0" w:space="0" w:color="auto"/>
        <w:bottom w:val="none" w:sz="0" w:space="0" w:color="auto"/>
        <w:right w:val="none" w:sz="0" w:space="0" w:color="auto"/>
      </w:divBdr>
    </w:div>
    <w:div w:id="1590773478">
      <w:bodyDiv w:val="1"/>
      <w:marLeft w:val="0"/>
      <w:marRight w:val="0"/>
      <w:marTop w:val="0"/>
      <w:marBottom w:val="0"/>
      <w:divBdr>
        <w:top w:val="none" w:sz="0" w:space="0" w:color="auto"/>
        <w:left w:val="none" w:sz="0" w:space="0" w:color="auto"/>
        <w:bottom w:val="none" w:sz="0" w:space="0" w:color="auto"/>
        <w:right w:val="none" w:sz="0" w:space="0" w:color="auto"/>
      </w:divBdr>
    </w:div>
    <w:div w:id="1590890999">
      <w:bodyDiv w:val="1"/>
      <w:marLeft w:val="0"/>
      <w:marRight w:val="0"/>
      <w:marTop w:val="0"/>
      <w:marBottom w:val="0"/>
      <w:divBdr>
        <w:top w:val="none" w:sz="0" w:space="0" w:color="auto"/>
        <w:left w:val="none" w:sz="0" w:space="0" w:color="auto"/>
        <w:bottom w:val="none" w:sz="0" w:space="0" w:color="auto"/>
        <w:right w:val="none" w:sz="0" w:space="0" w:color="auto"/>
      </w:divBdr>
    </w:div>
    <w:div w:id="1591085223">
      <w:bodyDiv w:val="1"/>
      <w:marLeft w:val="0"/>
      <w:marRight w:val="0"/>
      <w:marTop w:val="0"/>
      <w:marBottom w:val="0"/>
      <w:divBdr>
        <w:top w:val="none" w:sz="0" w:space="0" w:color="auto"/>
        <w:left w:val="none" w:sz="0" w:space="0" w:color="auto"/>
        <w:bottom w:val="none" w:sz="0" w:space="0" w:color="auto"/>
        <w:right w:val="none" w:sz="0" w:space="0" w:color="auto"/>
      </w:divBdr>
    </w:div>
    <w:div w:id="1591086768">
      <w:bodyDiv w:val="1"/>
      <w:marLeft w:val="0"/>
      <w:marRight w:val="0"/>
      <w:marTop w:val="0"/>
      <w:marBottom w:val="0"/>
      <w:divBdr>
        <w:top w:val="none" w:sz="0" w:space="0" w:color="auto"/>
        <w:left w:val="none" w:sz="0" w:space="0" w:color="auto"/>
        <w:bottom w:val="none" w:sz="0" w:space="0" w:color="auto"/>
        <w:right w:val="none" w:sz="0" w:space="0" w:color="auto"/>
      </w:divBdr>
    </w:div>
    <w:div w:id="1591087428">
      <w:bodyDiv w:val="1"/>
      <w:marLeft w:val="0"/>
      <w:marRight w:val="0"/>
      <w:marTop w:val="0"/>
      <w:marBottom w:val="0"/>
      <w:divBdr>
        <w:top w:val="none" w:sz="0" w:space="0" w:color="auto"/>
        <w:left w:val="none" w:sz="0" w:space="0" w:color="auto"/>
        <w:bottom w:val="none" w:sz="0" w:space="0" w:color="auto"/>
        <w:right w:val="none" w:sz="0" w:space="0" w:color="auto"/>
      </w:divBdr>
    </w:div>
    <w:div w:id="1591156875">
      <w:bodyDiv w:val="1"/>
      <w:marLeft w:val="0"/>
      <w:marRight w:val="0"/>
      <w:marTop w:val="0"/>
      <w:marBottom w:val="0"/>
      <w:divBdr>
        <w:top w:val="none" w:sz="0" w:space="0" w:color="auto"/>
        <w:left w:val="none" w:sz="0" w:space="0" w:color="auto"/>
        <w:bottom w:val="none" w:sz="0" w:space="0" w:color="auto"/>
        <w:right w:val="none" w:sz="0" w:space="0" w:color="auto"/>
      </w:divBdr>
    </w:div>
    <w:div w:id="1591543264">
      <w:bodyDiv w:val="1"/>
      <w:marLeft w:val="0"/>
      <w:marRight w:val="0"/>
      <w:marTop w:val="0"/>
      <w:marBottom w:val="0"/>
      <w:divBdr>
        <w:top w:val="none" w:sz="0" w:space="0" w:color="auto"/>
        <w:left w:val="none" w:sz="0" w:space="0" w:color="auto"/>
        <w:bottom w:val="none" w:sz="0" w:space="0" w:color="auto"/>
        <w:right w:val="none" w:sz="0" w:space="0" w:color="auto"/>
      </w:divBdr>
    </w:div>
    <w:div w:id="1591543507">
      <w:bodyDiv w:val="1"/>
      <w:marLeft w:val="0"/>
      <w:marRight w:val="0"/>
      <w:marTop w:val="0"/>
      <w:marBottom w:val="0"/>
      <w:divBdr>
        <w:top w:val="none" w:sz="0" w:space="0" w:color="auto"/>
        <w:left w:val="none" w:sz="0" w:space="0" w:color="auto"/>
        <w:bottom w:val="none" w:sz="0" w:space="0" w:color="auto"/>
        <w:right w:val="none" w:sz="0" w:space="0" w:color="auto"/>
      </w:divBdr>
    </w:div>
    <w:div w:id="1591548751">
      <w:bodyDiv w:val="1"/>
      <w:marLeft w:val="0"/>
      <w:marRight w:val="0"/>
      <w:marTop w:val="0"/>
      <w:marBottom w:val="0"/>
      <w:divBdr>
        <w:top w:val="none" w:sz="0" w:space="0" w:color="auto"/>
        <w:left w:val="none" w:sz="0" w:space="0" w:color="auto"/>
        <w:bottom w:val="none" w:sz="0" w:space="0" w:color="auto"/>
        <w:right w:val="none" w:sz="0" w:space="0" w:color="auto"/>
      </w:divBdr>
    </w:div>
    <w:div w:id="1591549176">
      <w:bodyDiv w:val="1"/>
      <w:marLeft w:val="0"/>
      <w:marRight w:val="0"/>
      <w:marTop w:val="0"/>
      <w:marBottom w:val="0"/>
      <w:divBdr>
        <w:top w:val="none" w:sz="0" w:space="0" w:color="auto"/>
        <w:left w:val="none" w:sz="0" w:space="0" w:color="auto"/>
        <w:bottom w:val="none" w:sz="0" w:space="0" w:color="auto"/>
        <w:right w:val="none" w:sz="0" w:space="0" w:color="auto"/>
      </w:divBdr>
    </w:div>
    <w:div w:id="1591817163">
      <w:bodyDiv w:val="1"/>
      <w:marLeft w:val="0"/>
      <w:marRight w:val="0"/>
      <w:marTop w:val="0"/>
      <w:marBottom w:val="0"/>
      <w:divBdr>
        <w:top w:val="none" w:sz="0" w:space="0" w:color="auto"/>
        <w:left w:val="none" w:sz="0" w:space="0" w:color="auto"/>
        <w:bottom w:val="none" w:sz="0" w:space="0" w:color="auto"/>
        <w:right w:val="none" w:sz="0" w:space="0" w:color="auto"/>
      </w:divBdr>
    </w:div>
    <w:div w:id="1591887058">
      <w:bodyDiv w:val="1"/>
      <w:marLeft w:val="0"/>
      <w:marRight w:val="0"/>
      <w:marTop w:val="0"/>
      <w:marBottom w:val="0"/>
      <w:divBdr>
        <w:top w:val="none" w:sz="0" w:space="0" w:color="auto"/>
        <w:left w:val="none" w:sz="0" w:space="0" w:color="auto"/>
        <w:bottom w:val="none" w:sz="0" w:space="0" w:color="auto"/>
        <w:right w:val="none" w:sz="0" w:space="0" w:color="auto"/>
      </w:divBdr>
    </w:div>
    <w:div w:id="1591891182">
      <w:bodyDiv w:val="1"/>
      <w:marLeft w:val="0"/>
      <w:marRight w:val="0"/>
      <w:marTop w:val="0"/>
      <w:marBottom w:val="0"/>
      <w:divBdr>
        <w:top w:val="none" w:sz="0" w:space="0" w:color="auto"/>
        <w:left w:val="none" w:sz="0" w:space="0" w:color="auto"/>
        <w:bottom w:val="none" w:sz="0" w:space="0" w:color="auto"/>
        <w:right w:val="none" w:sz="0" w:space="0" w:color="auto"/>
      </w:divBdr>
    </w:div>
    <w:div w:id="1591894441">
      <w:bodyDiv w:val="1"/>
      <w:marLeft w:val="0"/>
      <w:marRight w:val="0"/>
      <w:marTop w:val="0"/>
      <w:marBottom w:val="0"/>
      <w:divBdr>
        <w:top w:val="none" w:sz="0" w:space="0" w:color="auto"/>
        <w:left w:val="none" w:sz="0" w:space="0" w:color="auto"/>
        <w:bottom w:val="none" w:sz="0" w:space="0" w:color="auto"/>
        <w:right w:val="none" w:sz="0" w:space="0" w:color="auto"/>
      </w:divBdr>
    </w:div>
    <w:div w:id="1591935902">
      <w:bodyDiv w:val="1"/>
      <w:marLeft w:val="0"/>
      <w:marRight w:val="0"/>
      <w:marTop w:val="0"/>
      <w:marBottom w:val="0"/>
      <w:divBdr>
        <w:top w:val="none" w:sz="0" w:space="0" w:color="auto"/>
        <w:left w:val="none" w:sz="0" w:space="0" w:color="auto"/>
        <w:bottom w:val="none" w:sz="0" w:space="0" w:color="auto"/>
        <w:right w:val="none" w:sz="0" w:space="0" w:color="auto"/>
      </w:divBdr>
    </w:div>
    <w:div w:id="1591961512">
      <w:bodyDiv w:val="1"/>
      <w:marLeft w:val="0"/>
      <w:marRight w:val="0"/>
      <w:marTop w:val="0"/>
      <w:marBottom w:val="0"/>
      <w:divBdr>
        <w:top w:val="none" w:sz="0" w:space="0" w:color="auto"/>
        <w:left w:val="none" w:sz="0" w:space="0" w:color="auto"/>
        <w:bottom w:val="none" w:sz="0" w:space="0" w:color="auto"/>
        <w:right w:val="none" w:sz="0" w:space="0" w:color="auto"/>
      </w:divBdr>
    </w:div>
    <w:div w:id="1591963133">
      <w:bodyDiv w:val="1"/>
      <w:marLeft w:val="0"/>
      <w:marRight w:val="0"/>
      <w:marTop w:val="0"/>
      <w:marBottom w:val="0"/>
      <w:divBdr>
        <w:top w:val="none" w:sz="0" w:space="0" w:color="auto"/>
        <w:left w:val="none" w:sz="0" w:space="0" w:color="auto"/>
        <w:bottom w:val="none" w:sz="0" w:space="0" w:color="auto"/>
        <w:right w:val="none" w:sz="0" w:space="0" w:color="auto"/>
      </w:divBdr>
    </w:div>
    <w:div w:id="1592154052">
      <w:bodyDiv w:val="1"/>
      <w:marLeft w:val="0"/>
      <w:marRight w:val="0"/>
      <w:marTop w:val="0"/>
      <w:marBottom w:val="0"/>
      <w:divBdr>
        <w:top w:val="none" w:sz="0" w:space="0" w:color="auto"/>
        <w:left w:val="none" w:sz="0" w:space="0" w:color="auto"/>
        <w:bottom w:val="none" w:sz="0" w:space="0" w:color="auto"/>
        <w:right w:val="none" w:sz="0" w:space="0" w:color="auto"/>
      </w:divBdr>
    </w:div>
    <w:div w:id="1592157834">
      <w:bodyDiv w:val="1"/>
      <w:marLeft w:val="0"/>
      <w:marRight w:val="0"/>
      <w:marTop w:val="0"/>
      <w:marBottom w:val="0"/>
      <w:divBdr>
        <w:top w:val="none" w:sz="0" w:space="0" w:color="auto"/>
        <w:left w:val="none" w:sz="0" w:space="0" w:color="auto"/>
        <w:bottom w:val="none" w:sz="0" w:space="0" w:color="auto"/>
        <w:right w:val="none" w:sz="0" w:space="0" w:color="auto"/>
      </w:divBdr>
    </w:div>
    <w:div w:id="1592395702">
      <w:bodyDiv w:val="1"/>
      <w:marLeft w:val="0"/>
      <w:marRight w:val="0"/>
      <w:marTop w:val="0"/>
      <w:marBottom w:val="0"/>
      <w:divBdr>
        <w:top w:val="none" w:sz="0" w:space="0" w:color="auto"/>
        <w:left w:val="none" w:sz="0" w:space="0" w:color="auto"/>
        <w:bottom w:val="none" w:sz="0" w:space="0" w:color="auto"/>
        <w:right w:val="none" w:sz="0" w:space="0" w:color="auto"/>
      </w:divBdr>
    </w:div>
    <w:div w:id="1592423993">
      <w:bodyDiv w:val="1"/>
      <w:marLeft w:val="0"/>
      <w:marRight w:val="0"/>
      <w:marTop w:val="0"/>
      <w:marBottom w:val="0"/>
      <w:divBdr>
        <w:top w:val="none" w:sz="0" w:space="0" w:color="auto"/>
        <w:left w:val="none" w:sz="0" w:space="0" w:color="auto"/>
        <w:bottom w:val="none" w:sz="0" w:space="0" w:color="auto"/>
        <w:right w:val="none" w:sz="0" w:space="0" w:color="auto"/>
      </w:divBdr>
    </w:div>
    <w:div w:id="1592545170">
      <w:bodyDiv w:val="1"/>
      <w:marLeft w:val="0"/>
      <w:marRight w:val="0"/>
      <w:marTop w:val="0"/>
      <w:marBottom w:val="0"/>
      <w:divBdr>
        <w:top w:val="none" w:sz="0" w:space="0" w:color="auto"/>
        <w:left w:val="none" w:sz="0" w:space="0" w:color="auto"/>
        <w:bottom w:val="none" w:sz="0" w:space="0" w:color="auto"/>
        <w:right w:val="none" w:sz="0" w:space="0" w:color="auto"/>
      </w:divBdr>
    </w:div>
    <w:div w:id="1592619601">
      <w:bodyDiv w:val="1"/>
      <w:marLeft w:val="0"/>
      <w:marRight w:val="0"/>
      <w:marTop w:val="0"/>
      <w:marBottom w:val="0"/>
      <w:divBdr>
        <w:top w:val="none" w:sz="0" w:space="0" w:color="auto"/>
        <w:left w:val="none" w:sz="0" w:space="0" w:color="auto"/>
        <w:bottom w:val="none" w:sz="0" w:space="0" w:color="auto"/>
        <w:right w:val="none" w:sz="0" w:space="0" w:color="auto"/>
      </w:divBdr>
    </w:div>
    <w:div w:id="1592622218">
      <w:bodyDiv w:val="1"/>
      <w:marLeft w:val="0"/>
      <w:marRight w:val="0"/>
      <w:marTop w:val="0"/>
      <w:marBottom w:val="0"/>
      <w:divBdr>
        <w:top w:val="none" w:sz="0" w:space="0" w:color="auto"/>
        <w:left w:val="none" w:sz="0" w:space="0" w:color="auto"/>
        <w:bottom w:val="none" w:sz="0" w:space="0" w:color="auto"/>
        <w:right w:val="none" w:sz="0" w:space="0" w:color="auto"/>
      </w:divBdr>
    </w:div>
    <w:div w:id="1592661523">
      <w:bodyDiv w:val="1"/>
      <w:marLeft w:val="0"/>
      <w:marRight w:val="0"/>
      <w:marTop w:val="0"/>
      <w:marBottom w:val="0"/>
      <w:divBdr>
        <w:top w:val="none" w:sz="0" w:space="0" w:color="auto"/>
        <w:left w:val="none" w:sz="0" w:space="0" w:color="auto"/>
        <w:bottom w:val="none" w:sz="0" w:space="0" w:color="auto"/>
        <w:right w:val="none" w:sz="0" w:space="0" w:color="auto"/>
      </w:divBdr>
    </w:div>
    <w:div w:id="1592666269">
      <w:bodyDiv w:val="1"/>
      <w:marLeft w:val="0"/>
      <w:marRight w:val="0"/>
      <w:marTop w:val="0"/>
      <w:marBottom w:val="0"/>
      <w:divBdr>
        <w:top w:val="none" w:sz="0" w:space="0" w:color="auto"/>
        <w:left w:val="none" w:sz="0" w:space="0" w:color="auto"/>
        <w:bottom w:val="none" w:sz="0" w:space="0" w:color="auto"/>
        <w:right w:val="none" w:sz="0" w:space="0" w:color="auto"/>
      </w:divBdr>
    </w:div>
    <w:div w:id="1592813625">
      <w:bodyDiv w:val="1"/>
      <w:marLeft w:val="0"/>
      <w:marRight w:val="0"/>
      <w:marTop w:val="0"/>
      <w:marBottom w:val="0"/>
      <w:divBdr>
        <w:top w:val="none" w:sz="0" w:space="0" w:color="auto"/>
        <w:left w:val="none" w:sz="0" w:space="0" w:color="auto"/>
        <w:bottom w:val="none" w:sz="0" w:space="0" w:color="auto"/>
        <w:right w:val="none" w:sz="0" w:space="0" w:color="auto"/>
      </w:divBdr>
    </w:div>
    <w:div w:id="1592855393">
      <w:bodyDiv w:val="1"/>
      <w:marLeft w:val="0"/>
      <w:marRight w:val="0"/>
      <w:marTop w:val="0"/>
      <w:marBottom w:val="0"/>
      <w:divBdr>
        <w:top w:val="none" w:sz="0" w:space="0" w:color="auto"/>
        <w:left w:val="none" w:sz="0" w:space="0" w:color="auto"/>
        <w:bottom w:val="none" w:sz="0" w:space="0" w:color="auto"/>
        <w:right w:val="none" w:sz="0" w:space="0" w:color="auto"/>
      </w:divBdr>
    </w:div>
    <w:div w:id="1592934732">
      <w:bodyDiv w:val="1"/>
      <w:marLeft w:val="0"/>
      <w:marRight w:val="0"/>
      <w:marTop w:val="0"/>
      <w:marBottom w:val="0"/>
      <w:divBdr>
        <w:top w:val="none" w:sz="0" w:space="0" w:color="auto"/>
        <w:left w:val="none" w:sz="0" w:space="0" w:color="auto"/>
        <w:bottom w:val="none" w:sz="0" w:space="0" w:color="auto"/>
        <w:right w:val="none" w:sz="0" w:space="0" w:color="auto"/>
      </w:divBdr>
    </w:div>
    <w:div w:id="1593079072">
      <w:bodyDiv w:val="1"/>
      <w:marLeft w:val="0"/>
      <w:marRight w:val="0"/>
      <w:marTop w:val="0"/>
      <w:marBottom w:val="0"/>
      <w:divBdr>
        <w:top w:val="none" w:sz="0" w:space="0" w:color="auto"/>
        <w:left w:val="none" w:sz="0" w:space="0" w:color="auto"/>
        <w:bottom w:val="none" w:sz="0" w:space="0" w:color="auto"/>
        <w:right w:val="none" w:sz="0" w:space="0" w:color="auto"/>
      </w:divBdr>
    </w:div>
    <w:div w:id="1593081206">
      <w:bodyDiv w:val="1"/>
      <w:marLeft w:val="0"/>
      <w:marRight w:val="0"/>
      <w:marTop w:val="0"/>
      <w:marBottom w:val="0"/>
      <w:divBdr>
        <w:top w:val="none" w:sz="0" w:space="0" w:color="auto"/>
        <w:left w:val="none" w:sz="0" w:space="0" w:color="auto"/>
        <w:bottom w:val="none" w:sz="0" w:space="0" w:color="auto"/>
        <w:right w:val="none" w:sz="0" w:space="0" w:color="auto"/>
      </w:divBdr>
    </w:div>
    <w:div w:id="1593199044">
      <w:bodyDiv w:val="1"/>
      <w:marLeft w:val="0"/>
      <w:marRight w:val="0"/>
      <w:marTop w:val="0"/>
      <w:marBottom w:val="0"/>
      <w:divBdr>
        <w:top w:val="none" w:sz="0" w:space="0" w:color="auto"/>
        <w:left w:val="none" w:sz="0" w:space="0" w:color="auto"/>
        <w:bottom w:val="none" w:sz="0" w:space="0" w:color="auto"/>
        <w:right w:val="none" w:sz="0" w:space="0" w:color="auto"/>
      </w:divBdr>
    </w:div>
    <w:div w:id="1593204171">
      <w:bodyDiv w:val="1"/>
      <w:marLeft w:val="0"/>
      <w:marRight w:val="0"/>
      <w:marTop w:val="0"/>
      <w:marBottom w:val="0"/>
      <w:divBdr>
        <w:top w:val="none" w:sz="0" w:space="0" w:color="auto"/>
        <w:left w:val="none" w:sz="0" w:space="0" w:color="auto"/>
        <w:bottom w:val="none" w:sz="0" w:space="0" w:color="auto"/>
        <w:right w:val="none" w:sz="0" w:space="0" w:color="auto"/>
      </w:divBdr>
    </w:div>
    <w:div w:id="1593393058">
      <w:bodyDiv w:val="1"/>
      <w:marLeft w:val="0"/>
      <w:marRight w:val="0"/>
      <w:marTop w:val="0"/>
      <w:marBottom w:val="0"/>
      <w:divBdr>
        <w:top w:val="none" w:sz="0" w:space="0" w:color="auto"/>
        <w:left w:val="none" w:sz="0" w:space="0" w:color="auto"/>
        <w:bottom w:val="none" w:sz="0" w:space="0" w:color="auto"/>
        <w:right w:val="none" w:sz="0" w:space="0" w:color="auto"/>
      </w:divBdr>
    </w:div>
    <w:div w:id="1593469770">
      <w:bodyDiv w:val="1"/>
      <w:marLeft w:val="0"/>
      <w:marRight w:val="0"/>
      <w:marTop w:val="0"/>
      <w:marBottom w:val="0"/>
      <w:divBdr>
        <w:top w:val="none" w:sz="0" w:space="0" w:color="auto"/>
        <w:left w:val="none" w:sz="0" w:space="0" w:color="auto"/>
        <w:bottom w:val="none" w:sz="0" w:space="0" w:color="auto"/>
        <w:right w:val="none" w:sz="0" w:space="0" w:color="auto"/>
      </w:divBdr>
    </w:div>
    <w:div w:id="1593471372">
      <w:bodyDiv w:val="1"/>
      <w:marLeft w:val="0"/>
      <w:marRight w:val="0"/>
      <w:marTop w:val="0"/>
      <w:marBottom w:val="0"/>
      <w:divBdr>
        <w:top w:val="none" w:sz="0" w:space="0" w:color="auto"/>
        <w:left w:val="none" w:sz="0" w:space="0" w:color="auto"/>
        <w:bottom w:val="none" w:sz="0" w:space="0" w:color="auto"/>
        <w:right w:val="none" w:sz="0" w:space="0" w:color="auto"/>
      </w:divBdr>
    </w:div>
    <w:div w:id="1593583574">
      <w:bodyDiv w:val="1"/>
      <w:marLeft w:val="0"/>
      <w:marRight w:val="0"/>
      <w:marTop w:val="0"/>
      <w:marBottom w:val="0"/>
      <w:divBdr>
        <w:top w:val="none" w:sz="0" w:space="0" w:color="auto"/>
        <w:left w:val="none" w:sz="0" w:space="0" w:color="auto"/>
        <w:bottom w:val="none" w:sz="0" w:space="0" w:color="auto"/>
        <w:right w:val="none" w:sz="0" w:space="0" w:color="auto"/>
      </w:divBdr>
    </w:div>
    <w:div w:id="1593736812">
      <w:bodyDiv w:val="1"/>
      <w:marLeft w:val="0"/>
      <w:marRight w:val="0"/>
      <w:marTop w:val="0"/>
      <w:marBottom w:val="0"/>
      <w:divBdr>
        <w:top w:val="none" w:sz="0" w:space="0" w:color="auto"/>
        <w:left w:val="none" w:sz="0" w:space="0" w:color="auto"/>
        <w:bottom w:val="none" w:sz="0" w:space="0" w:color="auto"/>
        <w:right w:val="none" w:sz="0" w:space="0" w:color="auto"/>
      </w:divBdr>
    </w:div>
    <w:div w:id="1594321603">
      <w:bodyDiv w:val="1"/>
      <w:marLeft w:val="0"/>
      <w:marRight w:val="0"/>
      <w:marTop w:val="0"/>
      <w:marBottom w:val="0"/>
      <w:divBdr>
        <w:top w:val="none" w:sz="0" w:space="0" w:color="auto"/>
        <w:left w:val="none" w:sz="0" w:space="0" w:color="auto"/>
        <w:bottom w:val="none" w:sz="0" w:space="0" w:color="auto"/>
        <w:right w:val="none" w:sz="0" w:space="0" w:color="auto"/>
      </w:divBdr>
    </w:div>
    <w:div w:id="1594359979">
      <w:bodyDiv w:val="1"/>
      <w:marLeft w:val="0"/>
      <w:marRight w:val="0"/>
      <w:marTop w:val="0"/>
      <w:marBottom w:val="0"/>
      <w:divBdr>
        <w:top w:val="none" w:sz="0" w:space="0" w:color="auto"/>
        <w:left w:val="none" w:sz="0" w:space="0" w:color="auto"/>
        <w:bottom w:val="none" w:sz="0" w:space="0" w:color="auto"/>
        <w:right w:val="none" w:sz="0" w:space="0" w:color="auto"/>
      </w:divBdr>
    </w:div>
    <w:div w:id="1594509808">
      <w:bodyDiv w:val="1"/>
      <w:marLeft w:val="0"/>
      <w:marRight w:val="0"/>
      <w:marTop w:val="0"/>
      <w:marBottom w:val="0"/>
      <w:divBdr>
        <w:top w:val="none" w:sz="0" w:space="0" w:color="auto"/>
        <w:left w:val="none" w:sz="0" w:space="0" w:color="auto"/>
        <w:bottom w:val="none" w:sz="0" w:space="0" w:color="auto"/>
        <w:right w:val="none" w:sz="0" w:space="0" w:color="auto"/>
      </w:divBdr>
    </w:div>
    <w:div w:id="1594511078">
      <w:bodyDiv w:val="1"/>
      <w:marLeft w:val="0"/>
      <w:marRight w:val="0"/>
      <w:marTop w:val="0"/>
      <w:marBottom w:val="0"/>
      <w:divBdr>
        <w:top w:val="none" w:sz="0" w:space="0" w:color="auto"/>
        <w:left w:val="none" w:sz="0" w:space="0" w:color="auto"/>
        <w:bottom w:val="none" w:sz="0" w:space="0" w:color="auto"/>
        <w:right w:val="none" w:sz="0" w:space="0" w:color="auto"/>
      </w:divBdr>
    </w:div>
    <w:div w:id="1594774669">
      <w:bodyDiv w:val="1"/>
      <w:marLeft w:val="0"/>
      <w:marRight w:val="0"/>
      <w:marTop w:val="0"/>
      <w:marBottom w:val="0"/>
      <w:divBdr>
        <w:top w:val="none" w:sz="0" w:space="0" w:color="auto"/>
        <w:left w:val="none" w:sz="0" w:space="0" w:color="auto"/>
        <w:bottom w:val="none" w:sz="0" w:space="0" w:color="auto"/>
        <w:right w:val="none" w:sz="0" w:space="0" w:color="auto"/>
      </w:divBdr>
    </w:div>
    <w:div w:id="1594968289">
      <w:bodyDiv w:val="1"/>
      <w:marLeft w:val="0"/>
      <w:marRight w:val="0"/>
      <w:marTop w:val="0"/>
      <w:marBottom w:val="0"/>
      <w:divBdr>
        <w:top w:val="none" w:sz="0" w:space="0" w:color="auto"/>
        <w:left w:val="none" w:sz="0" w:space="0" w:color="auto"/>
        <w:bottom w:val="none" w:sz="0" w:space="0" w:color="auto"/>
        <w:right w:val="none" w:sz="0" w:space="0" w:color="auto"/>
      </w:divBdr>
    </w:div>
    <w:div w:id="1594972116">
      <w:bodyDiv w:val="1"/>
      <w:marLeft w:val="0"/>
      <w:marRight w:val="0"/>
      <w:marTop w:val="0"/>
      <w:marBottom w:val="0"/>
      <w:divBdr>
        <w:top w:val="none" w:sz="0" w:space="0" w:color="auto"/>
        <w:left w:val="none" w:sz="0" w:space="0" w:color="auto"/>
        <w:bottom w:val="none" w:sz="0" w:space="0" w:color="auto"/>
        <w:right w:val="none" w:sz="0" w:space="0" w:color="auto"/>
      </w:divBdr>
    </w:div>
    <w:div w:id="1595016658">
      <w:bodyDiv w:val="1"/>
      <w:marLeft w:val="0"/>
      <w:marRight w:val="0"/>
      <w:marTop w:val="0"/>
      <w:marBottom w:val="0"/>
      <w:divBdr>
        <w:top w:val="none" w:sz="0" w:space="0" w:color="auto"/>
        <w:left w:val="none" w:sz="0" w:space="0" w:color="auto"/>
        <w:bottom w:val="none" w:sz="0" w:space="0" w:color="auto"/>
        <w:right w:val="none" w:sz="0" w:space="0" w:color="auto"/>
      </w:divBdr>
    </w:div>
    <w:div w:id="1595045347">
      <w:bodyDiv w:val="1"/>
      <w:marLeft w:val="0"/>
      <w:marRight w:val="0"/>
      <w:marTop w:val="0"/>
      <w:marBottom w:val="0"/>
      <w:divBdr>
        <w:top w:val="none" w:sz="0" w:space="0" w:color="auto"/>
        <w:left w:val="none" w:sz="0" w:space="0" w:color="auto"/>
        <w:bottom w:val="none" w:sz="0" w:space="0" w:color="auto"/>
        <w:right w:val="none" w:sz="0" w:space="0" w:color="auto"/>
      </w:divBdr>
    </w:div>
    <w:div w:id="1595557080">
      <w:bodyDiv w:val="1"/>
      <w:marLeft w:val="0"/>
      <w:marRight w:val="0"/>
      <w:marTop w:val="0"/>
      <w:marBottom w:val="0"/>
      <w:divBdr>
        <w:top w:val="none" w:sz="0" w:space="0" w:color="auto"/>
        <w:left w:val="none" w:sz="0" w:space="0" w:color="auto"/>
        <w:bottom w:val="none" w:sz="0" w:space="0" w:color="auto"/>
        <w:right w:val="none" w:sz="0" w:space="0" w:color="auto"/>
      </w:divBdr>
    </w:div>
    <w:div w:id="1595625527">
      <w:bodyDiv w:val="1"/>
      <w:marLeft w:val="0"/>
      <w:marRight w:val="0"/>
      <w:marTop w:val="0"/>
      <w:marBottom w:val="0"/>
      <w:divBdr>
        <w:top w:val="none" w:sz="0" w:space="0" w:color="auto"/>
        <w:left w:val="none" w:sz="0" w:space="0" w:color="auto"/>
        <w:bottom w:val="none" w:sz="0" w:space="0" w:color="auto"/>
        <w:right w:val="none" w:sz="0" w:space="0" w:color="auto"/>
      </w:divBdr>
    </w:div>
    <w:div w:id="1595748219">
      <w:bodyDiv w:val="1"/>
      <w:marLeft w:val="0"/>
      <w:marRight w:val="0"/>
      <w:marTop w:val="0"/>
      <w:marBottom w:val="0"/>
      <w:divBdr>
        <w:top w:val="none" w:sz="0" w:space="0" w:color="auto"/>
        <w:left w:val="none" w:sz="0" w:space="0" w:color="auto"/>
        <w:bottom w:val="none" w:sz="0" w:space="0" w:color="auto"/>
        <w:right w:val="none" w:sz="0" w:space="0" w:color="auto"/>
      </w:divBdr>
    </w:div>
    <w:div w:id="1595823897">
      <w:bodyDiv w:val="1"/>
      <w:marLeft w:val="0"/>
      <w:marRight w:val="0"/>
      <w:marTop w:val="0"/>
      <w:marBottom w:val="0"/>
      <w:divBdr>
        <w:top w:val="none" w:sz="0" w:space="0" w:color="auto"/>
        <w:left w:val="none" w:sz="0" w:space="0" w:color="auto"/>
        <w:bottom w:val="none" w:sz="0" w:space="0" w:color="auto"/>
        <w:right w:val="none" w:sz="0" w:space="0" w:color="auto"/>
      </w:divBdr>
    </w:div>
    <w:div w:id="1595825078">
      <w:bodyDiv w:val="1"/>
      <w:marLeft w:val="0"/>
      <w:marRight w:val="0"/>
      <w:marTop w:val="0"/>
      <w:marBottom w:val="0"/>
      <w:divBdr>
        <w:top w:val="none" w:sz="0" w:space="0" w:color="auto"/>
        <w:left w:val="none" w:sz="0" w:space="0" w:color="auto"/>
        <w:bottom w:val="none" w:sz="0" w:space="0" w:color="auto"/>
        <w:right w:val="none" w:sz="0" w:space="0" w:color="auto"/>
      </w:divBdr>
    </w:div>
    <w:div w:id="1595825448">
      <w:bodyDiv w:val="1"/>
      <w:marLeft w:val="0"/>
      <w:marRight w:val="0"/>
      <w:marTop w:val="0"/>
      <w:marBottom w:val="0"/>
      <w:divBdr>
        <w:top w:val="none" w:sz="0" w:space="0" w:color="auto"/>
        <w:left w:val="none" w:sz="0" w:space="0" w:color="auto"/>
        <w:bottom w:val="none" w:sz="0" w:space="0" w:color="auto"/>
        <w:right w:val="none" w:sz="0" w:space="0" w:color="auto"/>
      </w:divBdr>
    </w:div>
    <w:div w:id="1595894801">
      <w:bodyDiv w:val="1"/>
      <w:marLeft w:val="0"/>
      <w:marRight w:val="0"/>
      <w:marTop w:val="0"/>
      <w:marBottom w:val="0"/>
      <w:divBdr>
        <w:top w:val="none" w:sz="0" w:space="0" w:color="auto"/>
        <w:left w:val="none" w:sz="0" w:space="0" w:color="auto"/>
        <w:bottom w:val="none" w:sz="0" w:space="0" w:color="auto"/>
        <w:right w:val="none" w:sz="0" w:space="0" w:color="auto"/>
      </w:divBdr>
    </w:div>
    <w:div w:id="1596355431">
      <w:bodyDiv w:val="1"/>
      <w:marLeft w:val="0"/>
      <w:marRight w:val="0"/>
      <w:marTop w:val="0"/>
      <w:marBottom w:val="0"/>
      <w:divBdr>
        <w:top w:val="none" w:sz="0" w:space="0" w:color="auto"/>
        <w:left w:val="none" w:sz="0" w:space="0" w:color="auto"/>
        <w:bottom w:val="none" w:sz="0" w:space="0" w:color="auto"/>
        <w:right w:val="none" w:sz="0" w:space="0" w:color="auto"/>
      </w:divBdr>
    </w:div>
    <w:div w:id="1596590490">
      <w:bodyDiv w:val="1"/>
      <w:marLeft w:val="0"/>
      <w:marRight w:val="0"/>
      <w:marTop w:val="0"/>
      <w:marBottom w:val="0"/>
      <w:divBdr>
        <w:top w:val="none" w:sz="0" w:space="0" w:color="auto"/>
        <w:left w:val="none" w:sz="0" w:space="0" w:color="auto"/>
        <w:bottom w:val="none" w:sz="0" w:space="0" w:color="auto"/>
        <w:right w:val="none" w:sz="0" w:space="0" w:color="auto"/>
      </w:divBdr>
    </w:div>
    <w:div w:id="1596594455">
      <w:bodyDiv w:val="1"/>
      <w:marLeft w:val="0"/>
      <w:marRight w:val="0"/>
      <w:marTop w:val="0"/>
      <w:marBottom w:val="0"/>
      <w:divBdr>
        <w:top w:val="none" w:sz="0" w:space="0" w:color="auto"/>
        <w:left w:val="none" w:sz="0" w:space="0" w:color="auto"/>
        <w:bottom w:val="none" w:sz="0" w:space="0" w:color="auto"/>
        <w:right w:val="none" w:sz="0" w:space="0" w:color="auto"/>
      </w:divBdr>
    </w:div>
    <w:div w:id="1596670022">
      <w:bodyDiv w:val="1"/>
      <w:marLeft w:val="0"/>
      <w:marRight w:val="0"/>
      <w:marTop w:val="0"/>
      <w:marBottom w:val="0"/>
      <w:divBdr>
        <w:top w:val="none" w:sz="0" w:space="0" w:color="auto"/>
        <w:left w:val="none" w:sz="0" w:space="0" w:color="auto"/>
        <w:bottom w:val="none" w:sz="0" w:space="0" w:color="auto"/>
        <w:right w:val="none" w:sz="0" w:space="0" w:color="auto"/>
      </w:divBdr>
    </w:div>
    <w:div w:id="1597130661">
      <w:bodyDiv w:val="1"/>
      <w:marLeft w:val="0"/>
      <w:marRight w:val="0"/>
      <w:marTop w:val="0"/>
      <w:marBottom w:val="0"/>
      <w:divBdr>
        <w:top w:val="none" w:sz="0" w:space="0" w:color="auto"/>
        <w:left w:val="none" w:sz="0" w:space="0" w:color="auto"/>
        <w:bottom w:val="none" w:sz="0" w:space="0" w:color="auto"/>
        <w:right w:val="none" w:sz="0" w:space="0" w:color="auto"/>
      </w:divBdr>
    </w:div>
    <w:div w:id="1597323286">
      <w:bodyDiv w:val="1"/>
      <w:marLeft w:val="0"/>
      <w:marRight w:val="0"/>
      <w:marTop w:val="0"/>
      <w:marBottom w:val="0"/>
      <w:divBdr>
        <w:top w:val="none" w:sz="0" w:space="0" w:color="auto"/>
        <w:left w:val="none" w:sz="0" w:space="0" w:color="auto"/>
        <w:bottom w:val="none" w:sz="0" w:space="0" w:color="auto"/>
        <w:right w:val="none" w:sz="0" w:space="0" w:color="auto"/>
      </w:divBdr>
    </w:div>
    <w:div w:id="1597328597">
      <w:bodyDiv w:val="1"/>
      <w:marLeft w:val="0"/>
      <w:marRight w:val="0"/>
      <w:marTop w:val="0"/>
      <w:marBottom w:val="0"/>
      <w:divBdr>
        <w:top w:val="none" w:sz="0" w:space="0" w:color="auto"/>
        <w:left w:val="none" w:sz="0" w:space="0" w:color="auto"/>
        <w:bottom w:val="none" w:sz="0" w:space="0" w:color="auto"/>
        <w:right w:val="none" w:sz="0" w:space="0" w:color="auto"/>
      </w:divBdr>
    </w:div>
    <w:div w:id="1597329912">
      <w:bodyDiv w:val="1"/>
      <w:marLeft w:val="0"/>
      <w:marRight w:val="0"/>
      <w:marTop w:val="0"/>
      <w:marBottom w:val="0"/>
      <w:divBdr>
        <w:top w:val="none" w:sz="0" w:space="0" w:color="auto"/>
        <w:left w:val="none" w:sz="0" w:space="0" w:color="auto"/>
        <w:bottom w:val="none" w:sz="0" w:space="0" w:color="auto"/>
        <w:right w:val="none" w:sz="0" w:space="0" w:color="auto"/>
      </w:divBdr>
    </w:div>
    <w:div w:id="1597444065">
      <w:bodyDiv w:val="1"/>
      <w:marLeft w:val="0"/>
      <w:marRight w:val="0"/>
      <w:marTop w:val="0"/>
      <w:marBottom w:val="0"/>
      <w:divBdr>
        <w:top w:val="none" w:sz="0" w:space="0" w:color="auto"/>
        <w:left w:val="none" w:sz="0" w:space="0" w:color="auto"/>
        <w:bottom w:val="none" w:sz="0" w:space="0" w:color="auto"/>
        <w:right w:val="none" w:sz="0" w:space="0" w:color="auto"/>
      </w:divBdr>
    </w:div>
    <w:div w:id="1597515369">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598632367">
      <w:bodyDiv w:val="1"/>
      <w:marLeft w:val="0"/>
      <w:marRight w:val="0"/>
      <w:marTop w:val="0"/>
      <w:marBottom w:val="0"/>
      <w:divBdr>
        <w:top w:val="none" w:sz="0" w:space="0" w:color="auto"/>
        <w:left w:val="none" w:sz="0" w:space="0" w:color="auto"/>
        <w:bottom w:val="none" w:sz="0" w:space="0" w:color="auto"/>
        <w:right w:val="none" w:sz="0" w:space="0" w:color="auto"/>
      </w:divBdr>
    </w:div>
    <w:div w:id="1598713080">
      <w:bodyDiv w:val="1"/>
      <w:marLeft w:val="0"/>
      <w:marRight w:val="0"/>
      <w:marTop w:val="0"/>
      <w:marBottom w:val="0"/>
      <w:divBdr>
        <w:top w:val="none" w:sz="0" w:space="0" w:color="auto"/>
        <w:left w:val="none" w:sz="0" w:space="0" w:color="auto"/>
        <w:bottom w:val="none" w:sz="0" w:space="0" w:color="auto"/>
        <w:right w:val="none" w:sz="0" w:space="0" w:color="auto"/>
      </w:divBdr>
    </w:div>
    <w:div w:id="1598833518">
      <w:bodyDiv w:val="1"/>
      <w:marLeft w:val="0"/>
      <w:marRight w:val="0"/>
      <w:marTop w:val="0"/>
      <w:marBottom w:val="0"/>
      <w:divBdr>
        <w:top w:val="none" w:sz="0" w:space="0" w:color="auto"/>
        <w:left w:val="none" w:sz="0" w:space="0" w:color="auto"/>
        <w:bottom w:val="none" w:sz="0" w:space="0" w:color="auto"/>
        <w:right w:val="none" w:sz="0" w:space="0" w:color="auto"/>
      </w:divBdr>
    </w:div>
    <w:div w:id="1599099954">
      <w:bodyDiv w:val="1"/>
      <w:marLeft w:val="0"/>
      <w:marRight w:val="0"/>
      <w:marTop w:val="0"/>
      <w:marBottom w:val="0"/>
      <w:divBdr>
        <w:top w:val="none" w:sz="0" w:space="0" w:color="auto"/>
        <w:left w:val="none" w:sz="0" w:space="0" w:color="auto"/>
        <w:bottom w:val="none" w:sz="0" w:space="0" w:color="auto"/>
        <w:right w:val="none" w:sz="0" w:space="0" w:color="auto"/>
      </w:divBdr>
    </w:div>
    <w:div w:id="1599293848">
      <w:bodyDiv w:val="1"/>
      <w:marLeft w:val="0"/>
      <w:marRight w:val="0"/>
      <w:marTop w:val="0"/>
      <w:marBottom w:val="0"/>
      <w:divBdr>
        <w:top w:val="none" w:sz="0" w:space="0" w:color="auto"/>
        <w:left w:val="none" w:sz="0" w:space="0" w:color="auto"/>
        <w:bottom w:val="none" w:sz="0" w:space="0" w:color="auto"/>
        <w:right w:val="none" w:sz="0" w:space="0" w:color="auto"/>
      </w:divBdr>
    </w:div>
    <w:div w:id="1599678656">
      <w:bodyDiv w:val="1"/>
      <w:marLeft w:val="0"/>
      <w:marRight w:val="0"/>
      <w:marTop w:val="0"/>
      <w:marBottom w:val="0"/>
      <w:divBdr>
        <w:top w:val="none" w:sz="0" w:space="0" w:color="auto"/>
        <w:left w:val="none" w:sz="0" w:space="0" w:color="auto"/>
        <w:bottom w:val="none" w:sz="0" w:space="0" w:color="auto"/>
        <w:right w:val="none" w:sz="0" w:space="0" w:color="auto"/>
      </w:divBdr>
    </w:div>
    <w:div w:id="1599873012">
      <w:bodyDiv w:val="1"/>
      <w:marLeft w:val="0"/>
      <w:marRight w:val="0"/>
      <w:marTop w:val="0"/>
      <w:marBottom w:val="0"/>
      <w:divBdr>
        <w:top w:val="none" w:sz="0" w:space="0" w:color="auto"/>
        <w:left w:val="none" w:sz="0" w:space="0" w:color="auto"/>
        <w:bottom w:val="none" w:sz="0" w:space="0" w:color="auto"/>
        <w:right w:val="none" w:sz="0" w:space="0" w:color="auto"/>
      </w:divBdr>
    </w:div>
    <w:div w:id="1600066194">
      <w:bodyDiv w:val="1"/>
      <w:marLeft w:val="0"/>
      <w:marRight w:val="0"/>
      <w:marTop w:val="0"/>
      <w:marBottom w:val="0"/>
      <w:divBdr>
        <w:top w:val="none" w:sz="0" w:space="0" w:color="auto"/>
        <w:left w:val="none" w:sz="0" w:space="0" w:color="auto"/>
        <w:bottom w:val="none" w:sz="0" w:space="0" w:color="auto"/>
        <w:right w:val="none" w:sz="0" w:space="0" w:color="auto"/>
      </w:divBdr>
    </w:div>
    <w:div w:id="1600211011">
      <w:bodyDiv w:val="1"/>
      <w:marLeft w:val="0"/>
      <w:marRight w:val="0"/>
      <w:marTop w:val="0"/>
      <w:marBottom w:val="0"/>
      <w:divBdr>
        <w:top w:val="none" w:sz="0" w:space="0" w:color="auto"/>
        <w:left w:val="none" w:sz="0" w:space="0" w:color="auto"/>
        <w:bottom w:val="none" w:sz="0" w:space="0" w:color="auto"/>
        <w:right w:val="none" w:sz="0" w:space="0" w:color="auto"/>
      </w:divBdr>
    </w:div>
    <w:div w:id="1600215244">
      <w:bodyDiv w:val="1"/>
      <w:marLeft w:val="0"/>
      <w:marRight w:val="0"/>
      <w:marTop w:val="0"/>
      <w:marBottom w:val="0"/>
      <w:divBdr>
        <w:top w:val="none" w:sz="0" w:space="0" w:color="auto"/>
        <w:left w:val="none" w:sz="0" w:space="0" w:color="auto"/>
        <w:bottom w:val="none" w:sz="0" w:space="0" w:color="auto"/>
        <w:right w:val="none" w:sz="0" w:space="0" w:color="auto"/>
      </w:divBdr>
    </w:div>
    <w:div w:id="1600522354">
      <w:bodyDiv w:val="1"/>
      <w:marLeft w:val="0"/>
      <w:marRight w:val="0"/>
      <w:marTop w:val="0"/>
      <w:marBottom w:val="0"/>
      <w:divBdr>
        <w:top w:val="none" w:sz="0" w:space="0" w:color="auto"/>
        <w:left w:val="none" w:sz="0" w:space="0" w:color="auto"/>
        <w:bottom w:val="none" w:sz="0" w:space="0" w:color="auto"/>
        <w:right w:val="none" w:sz="0" w:space="0" w:color="auto"/>
      </w:divBdr>
    </w:div>
    <w:div w:id="1600674016">
      <w:bodyDiv w:val="1"/>
      <w:marLeft w:val="0"/>
      <w:marRight w:val="0"/>
      <w:marTop w:val="0"/>
      <w:marBottom w:val="0"/>
      <w:divBdr>
        <w:top w:val="none" w:sz="0" w:space="0" w:color="auto"/>
        <w:left w:val="none" w:sz="0" w:space="0" w:color="auto"/>
        <w:bottom w:val="none" w:sz="0" w:space="0" w:color="auto"/>
        <w:right w:val="none" w:sz="0" w:space="0" w:color="auto"/>
      </w:divBdr>
    </w:div>
    <w:div w:id="1600792020">
      <w:bodyDiv w:val="1"/>
      <w:marLeft w:val="0"/>
      <w:marRight w:val="0"/>
      <w:marTop w:val="0"/>
      <w:marBottom w:val="0"/>
      <w:divBdr>
        <w:top w:val="none" w:sz="0" w:space="0" w:color="auto"/>
        <w:left w:val="none" w:sz="0" w:space="0" w:color="auto"/>
        <w:bottom w:val="none" w:sz="0" w:space="0" w:color="auto"/>
        <w:right w:val="none" w:sz="0" w:space="0" w:color="auto"/>
      </w:divBdr>
    </w:div>
    <w:div w:id="1600792360">
      <w:bodyDiv w:val="1"/>
      <w:marLeft w:val="0"/>
      <w:marRight w:val="0"/>
      <w:marTop w:val="0"/>
      <w:marBottom w:val="0"/>
      <w:divBdr>
        <w:top w:val="none" w:sz="0" w:space="0" w:color="auto"/>
        <w:left w:val="none" w:sz="0" w:space="0" w:color="auto"/>
        <w:bottom w:val="none" w:sz="0" w:space="0" w:color="auto"/>
        <w:right w:val="none" w:sz="0" w:space="0" w:color="auto"/>
      </w:divBdr>
    </w:div>
    <w:div w:id="1601404798">
      <w:bodyDiv w:val="1"/>
      <w:marLeft w:val="0"/>
      <w:marRight w:val="0"/>
      <w:marTop w:val="0"/>
      <w:marBottom w:val="0"/>
      <w:divBdr>
        <w:top w:val="none" w:sz="0" w:space="0" w:color="auto"/>
        <w:left w:val="none" w:sz="0" w:space="0" w:color="auto"/>
        <w:bottom w:val="none" w:sz="0" w:space="0" w:color="auto"/>
        <w:right w:val="none" w:sz="0" w:space="0" w:color="auto"/>
      </w:divBdr>
    </w:div>
    <w:div w:id="1601451018">
      <w:bodyDiv w:val="1"/>
      <w:marLeft w:val="0"/>
      <w:marRight w:val="0"/>
      <w:marTop w:val="0"/>
      <w:marBottom w:val="0"/>
      <w:divBdr>
        <w:top w:val="none" w:sz="0" w:space="0" w:color="auto"/>
        <w:left w:val="none" w:sz="0" w:space="0" w:color="auto"/>
        <w:bottom w:val="none" w:sz="0" w:space="0" w:color="auto"/>
        <w:right w:val="none" w:sz="0" w:space="0" w:color="auto"/>
      </w:divBdr>
    </w:div>
    <w:div w:id="1601601353">
      <w:bodyDiv w:val="1"/>
      <w:marLeft w:val="0"/>
      <w:marRight w:val="0"/>
      <w:marTop w:val="0"/>
      <w:marBottom w:val="0"/>
      <w:divBdr>
        <w:top w:val="none" w:sz="0" w:space="0" w:color="auto"/>
        <w:left w:val="none" w:sz="0" w:space="0" w:color="auto"/>
        <w:bottom w:val="none" w:sz="0" w:space="0" w:color="auto"/>
        <w:right w:val="none" w:sz="0" w:space="0" w:color="auto"/>
      </w:divBdr>
    </w:div>
    <w:div w:id="1601715963">
      <w:bodyDiv w:val="1"/>
      <w:marLeft w:val="0"/>
      <w:marRight w:val="0"/>
      <w:marTop w:val="0"/>
      <w:marBottom w:val="0"/>
      <w:divBdr>
        <w:top w:val="none" w:sz="0" w:space="0" w:color="auto"/>
        <w:left w:val="none" w:sz="0" w:space="0" w:color="auto"/>
        <w:bottom w:val="none" w:sz="0" w:space="0" w:color="auto"/>
        <w:right w:val="none" w:sz="0" w:space="0" w:color="auto"/>
      </w:divBdr>
    </w:div>
    <w:div w:id="1602029636">
      <w:bodyDiv w:val="1"/>
      <w:marLeft w:val="0"/>
      <w:marRight w:val="0"/>
      <w:marTop w:val="0"/>
      <w:marBottom w:val="0"/>
      <w:divBdr>
        <w:top w:val="none" w:sz="0" w:space="0" w:color="auto"/>
        <w:left w:val="none" w:sz="0" w:space="0" w:color="auto"/>
        <w:bottom w:val="none" w:sz="0" w:space="0" w:color="auto"/>
        <w:right w:val="none" w:sz="0" w:space="0" w:color="auto"/>
      </w:divBdr>
    </w:div>
    <w:div w:id="1602102505">
      <w:bodyDiv w:val="1"/>
      <w:marLeft w:val="0"/>
      <w:marRight w:val="0"/>
      <w:marTop w:val="0"/>
      <w:marBottom w:val="0"/>
      <w:divBdr>
        <w:top w:val="none" w:sz="0" w:space="0" w:color="auto"/>
        <w:left w:val="none" w:sz="0" w:space="0" w:color="auto"/>
        <w:bottom w:val="none" w:sz="0" w:space="0" w:color="auto"/>
        <w:right w:val="none" w:sz="0" w:space="0" w:color="auto"/>
      </w:divBdr>
    </w:div>
    <w:div w:id="1602182091">
      <w:bodyDiv w:val="1"/>
      <w:marLeft w:val="0"/>
      <w:marRight w:val="0"/>
      <w:marTop w:val="0"/>
      <w:marBottom w:val="0"/>
      <w:divBdr>
        <w:top w:val="none" w:sz="0" w:space="0" w:color="auto"/>
        <w:left w:val="none" w:sz="0" w:space="0" w:color="auto"/>
        <w:bottom w:val="none" w:sz="0" w:space="0" w:color="auto"/>
        <w:right w:val="none" w:sz="0" w:space="0" w:color="auto"/>
      </w:divBdr>
    </w:div>
    <w:div w:id="1602569383">
      <w:bodyDiv w:val="1"/>
      <w:marLeft w:val="0"/>
      <w:marRight w:val="0"/>
      <w:marTop w:val="0"/>
      <w:marBottom w:val="0"/>
      <w:divBdr>
        <w:top w:val="none" w:sz="0" w:space="0" w:color="auto"/>
        <w:left w:val="none" w:sz="0" w:space="0" w:color="auto"/>
        <w:bottom w:val="none" w:sz="0" w:space="0" w:color="auto"/>
        <w:right w:val="none" w:sz="0" w:space="0" w:color="auto"/>
      </w:divBdr>
    </w:div>
    <w:div w:id="1603027886">
      <w:bodyDiv w:val="1"/>
      <w:marLeft w:val="0"/>
      <w:marRight w:val="0"/>
      <w:marTop w:val="0"/>
      <w:marBottom w:val="0"/>
      <w:divBdr>
        <w:top w:val="none" w:sz="0" w:space="0" w:color="auto"/>
        <w:left w:val="none" w:sz="0" w:space="0" w:color="auto"/>
        <w:bottom w:val="none" w:sz="0" w:space="0" w:color="auto"/>
        <w:right w:val="none" w:sz="0" w:space="0" w:color="auto"/>
      </w:divBdr>
    </w:div>
    <w:div w:id="1603106969">
      <w:bodyDiv w:val="1"/>
      <w:marLeft w:val="0"/>
      <w:marRight w:val="0"/>
      <w:marTop w:val="0"/>
      <w:marBottom w:val="0"/>
      <w:divBdr>
        <w:top w:val="none" w:sz="0" w:space="0" w:color="auto"/>
        <w:left w:val="none" w:sz="0" w:space="0" w:color="auto"/>
        <w:bottom w:val="none" w:sz="0" w:space="0" w:color="auto"/>
        <w:right w:val="none" w:sz="0" w:space="0" w:color="auto"/>
      </w:divBdr>
    </w:div>
    <w:div w:id="1603147898">
      <w:bodyDiv w:val="1"/>
      <w:marLeft w:val="0"/>
      <w:marRight w:val="0"/>
      <w:marTop w:val="0"/>
      <w:marBottom w:val="0"/>
      <w:divBdr>
        <w:top w:val="none" w:sz="0" w:space="0" w:color="auto"/>
        <w:left w:val="none" w:sz="0" w:space="0" w:color="auto"/>
        <w:bottom w:val="none" w:sz="0" w:space="0" w:color="auto"/>
        <w:right w:val="none" w:sz="0" w:space="0" w:color="auto"/>
      </w:divBdr>
    </w:div>
    <w:div w:id="1603294122">
      <w:bodyDiv w:val="1"/>
      <w:marLeft w:val="0"/>
      <w:marRight w:val="0"/>
      <w:marTop w:val="0"/>
      <w:marBottom w:val="0"/>
      <w:divBdr>
        <w:top w:val="none" w:sz="0" w:space="0" w:color="auto"/>
        <w:left w:val="none" w:sz="0" w:space="0" w:color="auto"/>
        <w:bottom w:val="none" w:sz="0" w:space="0" w:color="auto"/>
        <w:right w:val="none" w:sz="0" w:space="0" w:color="auto"/>
      </w:divBdr>
    </w:div>
    <w:div w:id="1603295583">
      <w:bodyDiv w:val="1"/>
      <w:marLeft w:val="0"/>
      <w:marRight w:val="0"/>
      <w:marTop w:val="0"/>
      <w:marBottom w:val="0"/>
      <w:divBdr>
        <w:top w:val="none" w:sz="0" w:space="0" w:color="auto"/>
        <w:left w:val="none" w:sz="0" w:space="0" w:color="auto"/>
        <w:bottom w:val="none" w:sz="0" w:space="0" w:color="auto"/>
        <w:right w:val="none" w:sz="0" w:space="0" w:color="auto"/>
      </w:divBdr>
    </w:div>
    <w:div w:id="1603369654">
      <w:bodyDiv w:val="1"/>
      <w:marLeft w:val="0"/>
      <w:marRight w:val="0"/>
      <w:marTop w:val="0"/>
      <w:marBottom w:val="0"/>
      <w:divBdr>
        <w:top w:val="none" w:sz="0" w:space="0" w:color="auto"/>
        <w:left w:val="none" w:sz="0" w:space="0" w:color="auto"/>
        <w:bottom w:val="none" w:sz="0" w:space="0" w:color="auto"/>
        <w:right w:val="none" w:sz="0" w:space="0" w:color="auto"/>
      </w:divBdr>
    </w:div>
    <w:div w:id="1603679945">
      <w:bodyDiv w:val="1"/>
      <w:marLeft w:val="0"/>
      <w:marRight w:val="0"/>
      <w:marTop w:val="0"/>
      <w:marBottom w:val="0"/>
      <w:divBdr>
        <w:top w:val="none" w:sz="0" w:space="0" w:color="auto"/>
        <w:left w:val="none" w:sz="0" w:space="0" w:color="auto"/>
        <w:bottom w:val="none" w:sz="0" w:space="0" w:color="auto"/>
        <w:right w:val="none" w:sz="0" w:space="0" w:color="auto"/>
      </w:divBdr>
    </w:div>
    <w:div w:id="1603756106">
      <w:bodyDiv w:val="1"/>
      <w:marLeft w:val="0"/>
      <w:marRight w:val="0"/>
      <w:marTop w:val="0"/>
      <w:marBottom w:val="0"/>
      <w:divBdr>
        <w:top w:val="none" w:sz="0" w:space="0" w:color="auto"/>
        <w:left w:val="none" w:sz="0" w:space="0" w:color="auto"/>
        <w:bottom w:val="none" w:sz="0" w:space="0" w:color="auto"/>
        <w:right w:val="none" w:sz="0" w:space="0" w:color="auto"/>
      </w:divBdr>
    </w:div>
    <w:div w:id="1603802482">
      <w:bodyDiv w:val="1"/>
      <w:marLeft w:val="0"/>
      <w:marRight w:val="0"/>
      <w:marTop w:val="0"/>
      <w:marBottom w:val="0"/>
      <w:divBdr>
        <w:top w:val="none" w:sz="0" w:space="0" w:color="auto"/>
        <w:left w:val="none" w:sz="0" w:space="0" w:color="auto"/>
        <w:bottom w:val="none" w:sz="0" w:space="0" w:color="auto"/>
        <w:right w:val="none" w:sz="0" w:space="0" w:color="auto"/>
      </w:divBdr>
    </w:div>
    <w:div w:id="1603955339">
      <w:bodyDiv w:val="1"/>
      <w:marLeft w:val="0"/>
      <w:marRight w:val="0"/>
      <w:marTop w:val="0"/>
      <w:marBottom w:val="0"/>
      <w:divBdr>
        <w:top w:val="none" w:sz="0" w:space="0" w:color="auto"/>
        <w:left w:val="none" w:sz="0" w:space="0" w:color="auto"/>
        <w:bottom w:val="none" w:sz="0" w:space="0" w:color="auto"/>
        <w:right w:val="none" w:sz="0" w:space="0" w:color="auto"/>
      </w:divBdr>
    </w:div>
    <w:div w:id="1604461141">
      <w:bodyDiv w:val="1"/>
      <w:marLeft w:val="0"/>
      <w:marRight w:val="0"/>
      <w:marTop w:val="0"/>
      <w:marBottom w:val="0"/>
      <w:divBdr>
        <w:top w:val="none" w:sz="0" w:space="0" w:color="auto"/>
        <w:left w:val="none" w:sz="0" w:space="0" w:color="auto"/>
        <w:bottom w:val="none" w:sz="0" w:space="0" w:color="auto"/>
        <w:right w:val="none" w:sz="0" w:space="0" w:color="auto"/>
      </w:divBdr>
    </w:div>
    <w:div w:id="1604535775">
      <w:bodyDiv w:val="1"/>
      <w:marLeft w:val="0"/>
      <w:marRight w:val="0"/>
      <w:marTop w:val="0"/>
      <w:marBottom w:val="0"/>
      <w:divBdr>
        <w:top w:val="none" w:sz="0" w:space="0" w:color="auto"/>
        <w:left w:val="none" w:sz="0" w:space="0" w:color="auto"/>
        <w:bottom w:val="none" w:sz="0" w:space="0" w:color="auto"/>
        <w:right w:val="none" w:sz="0" w:space="0" w:color="auto"/>
      </w:divBdr>
    </w:div>
    <w:div w:id="1604604964">
      <w:bodyDiv w:val="1"/>
      <w:marLeft w:val="0"/>
      <w:marRight w:val="0"/>
      <w:marTop w:val="0"/>
      <w:marBottom w:val="0"/>
      <w:divBdr>
        <w:top w:val="none" w:sz="0" w:space="0" w:color="auto"/>
        <w:left w:val="none" w:sz="0" w:space="0" w:color="auto"/>
        <w:bottom w:val="none" w:sz="0" w:space="0" w:color="auto"/>
        <w:right w:val="none" w:sz="0" w:space="0" w:color="auto"/>
      </w:divBdr>
    </w:div>
    <w:div w:id="1604998412">
      <w:bodyDiv w:val="1"/>
      <w:marLeft w:val="0"/>
      <w:marRight w:val="0"/>
      <w:marTop w:val="0"/>
      <w:marBottom w:val="0"/>
      <w:divBdr>
        <w:top w:val="none" w:sz="0" w:space="0" w:color="auto"/>
        <w:left w:val="none" w:sz="0" w:space="0" w:color="auto"/>
        <w:bottom w:val="none" w:sz="0" w:space="0" w:color="auto"/>
        <w:right w:val="none" w:sz="0" w:space="0" w:color="auto"/>
      </w:divBdr>
    </w:div>
    <w:div w:id="1605187824">
      <w:bodyDiv w:val="1"/>
      <w:marLeft w:val="0"/>
      <w:marRight w:val="0"/>
      <w:marTop w:val="0"/>
      <w:marBottom w:val="0"/>
      <w:divBdr>
        <w:top w:val="none" w:sz="0" w:space="0" w:color="auto"/>
        <w:left w:val="none" w:sz="0" w:space="0" w:color="auto"/>
        <w:bottom w:val="none" w:sz="0" w:space="0" w:color="auto"/>
        <w:right w:val="none" w:sz="0" w:space="0" w:color="auto"/>
      </w:divBdr>
    </w:div>
    <w:div w:id="1605188853">
      <w:bodyDiv w:val="1"/>
      <w:marLeft w:val="0"/>
      <w:marRight w:val="0"/>
      <w:marTop w:val="0"/>
      <w:marBottom w:val="0"/>
      <w:divBdr>
        <w:top w:val="none" w:sz="0" w:space="0" w:color="auto"/>
        <w:left w:val="none" w:sz="0" w:space="0" w:color="auto"/>
        <w:bottom w:val="none" w:sz="0" w:space="0" w:color="auto"/>
        <w:right w:val="none" w:sz="0" w:space="0" w:color="auto"/>
      </w:divBdr>
    </w:div>
    <w:div w:id="1605260586">
      <w:bodyDiv w:val="1"/>
      <w:marLeft w:val="0"/>
      <w:marRight w:val="0"/>
      <w:marTop w:val="0"/>
      <w:marBottom w:val="0"/>
      <w:divBdr>
        <w:top w:val="none" w:sz="0" w:space="0" w:color="auto"/>
        <w:left w:val="none" w:sz="0" w:space="0" w:color="auto"/>
        <w:bottom w:val="none" w:sz="0" w:space="0" w:color="auto"/>
        <w:right w:val="none" w:sz="0" w:space="0" w:color="auto"/>
      </w:divBdr>
    </w:div>
    <w:div w:id="1605305213">
      <w:bodyDiv w:val="1"/>
      <w:marLeft w:val="0"/>
      <w:marRight w:val="0"/>
      <w:marTop w:val="0"/>
      <w:marBottom w:val="0"/>
      <w:divBdr>
        <w:top w:val="none" w:sz="0" w:space="0" w:color="auto"/>
        <w:left w:val="none" w:sz="0" w:space="0" w:color="auto"/>
        <w:bottom w:val="none" w:sz="0" w:space="0" w:color="auto"/>
        <w:right w:val="none" w:sz="0" w:space="0" w:color="auto"/>
      </w:divBdr>
    </w:div>
    <w:div w:id="1605380588">
      <w:bodyDiv w:val="1"/>
      <w:marLeft w:val="0"/>
      <w:marRight w:val="0"/>
      <w:marTop w:val="0"/>
      <w:marBottom w:val="0"/>
      <w:divBdr>
        <w:top w:val="none" w:sz="0" w:space="0" w:color="auto"/>
        <w:left w:val="none" w:sz="0" w:space="0" w:color="auto"/>
        <w:bottom w:val="none" w:sz="0" w:space="0" w:color="auto"/>
        <w:right w:val="none" w:sz="0" w:space="0" w:color="auto"/>
      </w:divBdr>
    </w:div>
    <w:div w:id="1605385897">
      <w:bodyDiv w:val="1"/>
      <w:marLeft w:val="0"/>
      <w:marRight w:val="0"/>
      <w:marTop w:val="0"/>
      <w:marBottom w:val="0"/>
      <w:divBdr>
        <w:top w:val="none" w:sz="0" w:space="0" w:color="auto"/>
        <w:left w:val="none" w:sz="0" w:space="0" w:color="auto"/>
        <w:bottom w:val="none" w:sz="0" w:space="0" w:color="auto"/>
        <w:right w:val="none" w:sz="0" w:space="0" w:color="auto"/>
      </w:divBdr>
    </w:div>
    <w:div w:id="1605456698">
      <w:bodyDiv w:val="1"/>
      <w:marLeft w:val="0"/>
      <w:marRight w:val="0"/>
      <w:marTop w:val="0"/>
      <w:marBottom w:val="0"/>
      <w:divBdr>
        <w:top w:val="none" w:sz="0" w:space="0" w:color="auto"/>
        <w:left w:val="none" w:sz="0" w:space="0" w:color="auto"/>
        <w:bottom w:val="none" w:sz="0" w:space="0" w:color="auto"/>
        <w:right w:val="none" w:sz="0" w:space="0" w:color="auto"/>
      </w:divBdr>
    </w:div>
    <w:div w:id="1605503895">
      <w:bodyDiv w:val="1"/>
      <w:marLeft w:val="0"/>
      <w:marRight w:val="0"/>
      <w:marTop w:val="0"/>
      <w:marBottom w:val="0"/>
      <w:divBdr>
        <w:top w:val="none" w:sz="0" w:space="0" w:color="auto"/>
        <w:left w:val="none" w:sz="0" w:space="0" w:color="auto"/>
        <w:bottom w:val="none" w:sz="0" w:space="0" w:color="auto"/>
        <w:right w:val="none" w:sz="0" w:space="0" w:color="auto"/>
      </w:divBdr>
    </w:div>
    <w:div w:id="1605650906">
      <w:bodyDiv w:val="1"/>
      <w:marLeft w:val="0"/>
      <w:marRight w:val="0"/>
      <w:marTop w:val="0"/>
      <w:marBottom w:val="0"/>
      <w:divBdr>
        <w:top w:val="none" w:sz="0" w:space="0" w:color="auto"/>
        <w:left w:val="none" w:sz="0" w:space="0" w:color="auto"/>
        <w:bottom w:val="none" w:sz="0" w:space="0" w:color="auto"/>
        <w:right w:val="none" w:sz="0" w:space="0" w:color="auto"/>
      </w:divBdr>
    </w:div>
    <w:div w:id="1605721032">
      <w:bodyDiv w:val="1"/>
      <w:marLeft w:val="0"/>
      <w:marRight w:val="0"/>
      <w:marTop w:val="0"/>
      <w:marBottom w:val="0"/>
      <w:divBdr>
        <w:top w:val="none" w:sz="0" w:space="0" w:color="auto"/>
        <w:left w:val="none" w:sz="0" w:space="0" w:color="auto"/>
        <w:bottom w:val="none" w:sz="0" w:space="0" w:color="auto"/>
        <w:right w:val="none" w:sz="0" w:space="0" w:color="auto"/>
      </w:divBdr>
    </w:div>
    <w:div w:id="1606033644">
      <w:bodyDiv w:val="1"/>
      <w:marLeft w:val="0"/>
      <w:marRight w:val="0"/>
      <w:marTop w:val="0"/>
      <w:marBottom w:val="0"/>
      <w:divBdr>
        <w:top w:val="none" w:sz="0" w:space="0" w:color="auto"/>
        <w:left w:val="none" w:sz="0" w:space="0" w:color="auto"/>
        <w:bottom w:val="none" w:sz="0" w:space="0" w:color="auto"/>
        <w:right w:val="none" w:sz="0" w:space="0" w:color="auto"/>
      </w:divBdr>
    </w:div>
    <w:div w:id="1606115605">
      <w:bodyDiv w:val="1"/>
      <w:marLeft w:val="0"/>
      <w:marRight w:val="0"/>
      <w:marTop w:val="0"/>
      <w:marBottom w:val="0"/>
      <w:divBdr>
        <w:top w:val="none" w:sz="0" w:space="0" w:color="auto"/>
        <w:left w:val="none" w:sz="0" w:space="0" w:color="auto"/>
        <w:bottom w:val="none" w:sz="0" w:space="0" w:color="auto"/>
        <w:right w:val="none" w:sz="0" w:space="0" w:color="auto"/>
      </w:divBdr>
    </w:div>
    <w:div w:id="1606158740">
      <w:bodyDiv w:val="1"/>
      <w:marLeft w:val="0"/>
      <w:marRight w:val="0"/>
      <w:marTop w:val="0"/>
      <w:marBottom w:val="0"/>
      <w:divBdr>
        <w:top w:val="none" w:sz="0" w:space="0" w:color="auto"/>
        <w:left w:val="none" w:sz="0" w:space="0" w:color="auto"/>
        <w:bottom w:val="none" w:sz="0" w:space="0" w:color="auto"/>
        <w:right w:val="none" w:sz="0" w:space="0" w:color="auto"/>
      </w:divBdr>
    </w:div>
    <w:div w:id="1606303054">
      <w:bodyDiv w:val="1"/>
      <w:marLeft w:val="0"/>
      <w:marRight w:val="0"/>
      <w:marTop w:val="0"/>
      <w:marBottom w:val="0"/>
      <w:divBdr>
        <w:top w:val="none" w:sz="0" w:space="0" w:color="auto"/>
        <w:left w:val="none" w:sz="0" w:space="0" w:color="auto"/>
        <w:bottom w:val="none" w:sz="0" w:space="0" w:color="auto"/>
        <w:right w:val="none" w:sz="0" w:space="0" w:color="auto"/>
      </w:divBdr>
    </w:div>
    <w:div w:id="1606376631">
      <w:bodyDiv w:val="1"/>
      <w:marLeft w:val="0"/>
      <w:marRight w:val="0"/>
      <w:marTop w:val="0"/>
      <w:marBottom w:val="0"/>
      <w:divBdr>
        <w:top w:val="none" w:sz="0" w:space="0" w:color="auto"/>
        <w:left w:val="none" w:sz="0" w:space="0" w:color="auto"/>
        <w:bottom w:val="none" w:sz="0" w:space="0" w:color="auto"/>
        <w:right w:val="none" w:sz="0" w:space="0" w:color="auto"/>
      </w:divBdr>
    </w:div>
    <w:div w:id="1606619216">
      <w:bodyDiv w:val="1"/>
      <w:marLeft w:val="0"/>
      <w:marRight w:val="0"/>
      <w:marTop w:val="0"/>
      <w:marBottom w:val="0"/>
      <w:divBdr>
        <w:top w:val="none" w:sz="0" w:space="0" w:color="auto"/>
        <w:left w:val="none" w:sz="0" w:space="0" w:color="auto"/>
        <w:bottom w:val="none" w:sz="0" w:space="0" w:color="auto"/>
        <w:right w:val="none" w:sz="0" w:space="0" w:color="auto"/>
      </w:divBdr>
    </w:div>
    <w:div w:id="1606620009">
      <w:bodyDiv w:val="1"/>
      <w:marLeft w:val="0"/>
      <w:marRight w:val="0"/>
      <w:marTop w:val="0"/>
      <w:marBottom w:val="0"/>
      <w:divBdr>
        <w:top w:val="none" w:sz="0" w:space="0" w:color="auto"/>
        <w:left w:val="none" w:sz="0" w:space="0" w:color="auto"/>
        <w:bottom w:val="none" w:sz="0" w:space="0" w:color="auto"/>
        <w:right w:val="none" w:sz="0" w:space="0" w:color="auto"/>
      </w:divBdr>
    </w:div>
    <w:div w:id="1606687412">
      <w:bodyDiv w:val="1"/>
      <w:marLeft w:val="0"/>
      <w:marRight w:val="0"/>
      <w:marTop w:val="0"/>
      <w:marBottom w:val="0"/>
      <w:divBdr>
        <w:top w:val="none" w:sz="0" w:space="0" w:color="auto"/>
        <w:left w:val="none" w:sz="0" w:space="0" w:color="auto"/>
        <w:bottom w:val="none" w:sz="0" w:space="0" w:color="auto"/>
        <w:right w:val="none" w:sz="0" w:space="0" w:color="auto"/>
      </w:divBdr>
    </w:div>
    <w:div w:id="1607033143">
      <w:bodyDiv w:val="1"/>
      <w:marLeft w:val="0"/>
      <w:marRight w:val="0"/>
      <w:marTop w:val="0"/>
      <w:marBottom w:val="0"/>
      <w:divBdr>
        <w:top w:val="none" w:sz="0" w:space="0" w:color="auto"/>
        <w:left w:val="none" w:sz="0" w:space="0" w:color="auto"/>
        <w:bottom w:val="none" w:sz="0" w:space="0" w:color="auto"/>
        <w:right w:val="none" w:sz="0" w:space="0" w:color="auto"/>
      </w:divBdr>
    </w:div>
    <w:div w:id="1607040743">
      <w:bodyDiv w:val="1"/>
      <w:marLeft w:val="0"/>
      <w:marRight w:val="0"/>
      <w:marTop w:val="0"/>
      <w:marBottom w:val="0"/>
      <w:divBdr>
        <w:top w:val="none" w:sz="0" w:space="0" w:color="auto"/>
        <w:left w:val="none" w:sz="0" w:space="0" w:color="auto"/>
        <w:bottom w:val="none" w:sz="0" w:space="0" w:color="auto"/>
        <w:right w:val="none" w:sz="0" w:space="0" w:color="auto"/>
      </w:divBdr>
    </w:div>
    <w:div w:id="1607151694">
      <w:bodyDiv w:val="1"/>
      <w:marLeft w:val="0"/>
      <w:marRight w:val="0"/>
      <w:marTop w:val="0"/>
      <w:marBottom w:val="0"/>
      <w:divBdr>
        <w:top w:val="none" w:sz="0" w:space="0" w:color="auto"/>
        <w:left w:val="none" w:sz="0" w:space="0" w:color="auto"/>
        <w:bottom w:val="none" w:sz="0" w:space="0" w:color="auto"/>
        <w:right w:val="none" w:sz="0" w:space="0" w:color="auto"/>
      </w:divBdr>
    </w:div>
    <w:div w:id="1607152128">
      <w:bodyDiv w:val="1"/>
      <w:marLeft w:val="0"/>
      <w:marRight w:val="0"/>
      <w:marTop w:val="0"/>
      <w:marBottom w:val="0"/>
      <w:divBdr>
        <w:top w:val="none" w:sz="0" w:space="0" w:color="auto"/>
        <w:left w:val="none" w:sz="0" w:space="0" w:color="auto"/>
        <w:bottom w:val="none" w:sz="0" w:space="0" w:color="auto"/>
        <w:right w:val="none" w:sz="0" w:space="0" w:color="auto"/>
      </w:divBdr>
    </w:div>
    <w:div w:id="1607345554">
      <w:bodyDiv w:val="1"/>
      <w:marLeft w:val="0"/>
      <w:marRight w:val="0"/>
      <w:marTop w:val="0"/>
      <w:marBottom w:val="0"/>
      <w:divBdr>
        <w:top w:val="none" w:sz="0" w:space="0" w:color="auto"/>
        <w:left w:val="none" w:sz="0" w:space="0" w:color="auto"/>
        <w:bottom w:val="none" w:sz="0" w:space="0" w:color="auto"/>
        <w:right w:val="none" w:sz="0" w:space="0" w:color="auto"/>
      </w:divBdr>
    </w:div>
    <w:div w:id="1607467289">
      <w:bodyDiv w:val="1"/>
      <w:marLeft w:val="0"/>
      <w:marRight w:val="0"/>
      <w:marTop w:val="0"/>
      <w:marBottom w:val="0"/>
      <w:divBdr>
        <w:top w:val="none" w:sz="0" w:space="0" w:color="auto"/>
        <w:left w:val="none" w:sz="0" w:space="0" w:color="auto"/>
        <w:bottom w:val="none" w:sz="0" w:space="0" w:color="auto"/>
        <w:right w:val="none" w:sz="0" w:space="0" w:color="auto"/>
      </w:divBdr>
    </w:div>
    <w:div w:id="1607498828">
      <w:bodyDiv w:val="1"/>
      <w:marLeft w:val="0"/>
      <w:marRight w:val="0"/>
      <w:marTop w:val="0"/>
      <w:marBottom w:val="0"/>
      <w:divBdr>
        <w:top w:val="none" w:sz="0" w:space="0" w:color="auto"/>
        <w:left w:val="none" w:sz="0" w:space="0" w:color="auto"/>
        <w:bottom w:val="none" w:sz="0" w:space="0" w:color="auto"/>
        <w:right w:val="none" w:sz="0" w:space="0" w:color="auto"/>
      </w:divBdr>
    </w:div>
    <w:div w:id="1607537181">
      <w:bodyDiv w:val="1"/>
      <w:marLeft w:val="0"/>
      <w:marRight w:val="0"/>
      <w:marTop w:val="0"/>
      <w:marBottom w:val="0"/>
      <w:divBdr>
        <w:top w:val="none" w:sz="0" w:space="0" w:color="auto"/>
        <w:left w:val="none" w:sz="0" w:space="0" w:color="auto"/>
        <w:bottom w:val="none" w:sz="0" w:space="0" w:color="auto"/>
        <w:right w:val="none" w:sz="0" w:space="0" w:color="auto"/>
      </w:divBdr>
    </w:div>
    <w:div w:id="1607691896">
      <w:bodyDiv w:val="1"/>
      <w:marLeft w:val="0"/>
      <w:marRight w:val="0"/>
      <w:marTop w:val="0"/>
      <w:marBottom w:val="0"/>
      <w:divBdr>
        <w:top w:val="none" w:sz="0" w:space="0" w:color="auto"/>
        <w:left w:val="none" w:sz="0" w:space="0" w:color="auto"/>
        <w:bottom w:val="none" w:sz="0" w:space="0" w:color="auto"/>
        <w:right w:val="none" w:sz="0" w:space="0" w:color="auto"/>
      </w:divBdr>
    </w:div>
    <w:div w:id="1607809283">
      <w:bodyDiv w:val="1"/>
      <w:marLeft w:val="0"/>
      <w:marRight w:val="0"/>
      <w:marTop w:val="0"/>
      <w:marBottom w:val="0"/>
      <w:divBdr>
        <w:top w:val="none" w:sz="0" w:space="0" w:color="auto"/>
        <w:left w:val="none" w:sz="0" w:space="0" w:color="auto"/>
        <w:bottom w:val="none" w:sz="0" w:space="0" w:color="auto"/>
        <w:right w:val="none" w:sz="0" w:space="0" w:color="auto"/>
      </w:divBdr>
    </w:div>
    <w:div w:id="1607887020">
      <w:bodyDiv w:val="1"/>
      <w:marLeft w:val="0"/>
      <w:marRight w:val="0"/>
      <w:marTop w:val="0"/>
      <w:marBottom w:val="0"/>
      <w:divBdr>
        <w:top w:val="none" w:sz="0" w:space="0" w:color="auto"/>
        <w:left w:val="none" w:sz="0" w:space="0" w:color="auto"/>
        <w:bottom w:val="none" w:sz="0" w:space="0" w:color="auto"/>
        <w:right w:val="none" w:sz="0" w:space="0" w:color="auto"/>
      </w:divBdr>
    </w:div>
    <w:div w:id="1608344609">
      <w:bodyDiv w:val="1"/>
      <w:marLeft w:val="0"/>
      <w:marRight w:val="0"/>
      <w:marTop w:val="0"/>
      <w:marBottom w:val="0"/>
      <w:divBdr>
        <w:top w:val="none" w:sz="0" w:space="0" w:color="auto"/>
        <w:left w:val="none" w:sz="0" w:space="0" w:color="auto"/>
        <w:bottom w:val="none" w:sz="0" w:space="0" w:color="auto"/>
        <w:right w:val="none" w:sz="0" w:space="0" w:color="auto"/>
      </w:divBdr>
    </w:div>
    <w:div w:id="1608345235">
      <w:bodyDiv w:val="1"/>
      <w:marLeft w:val="0"/>
      <w:marRight w:val="0"/>
      <w:marTop w:val="0"/>
      <w:marBottom w:val="0"/>
      <w:divBdr>
        <w:top w:val="none" w:sz="0" w:space="0" w:color="auto"/>
        <w:left w:val="none" w:sz="0" w:space="0" w:color="auto"/>
        <w:bottom w:val="none" w:sz="0" w:space="0" w:color="auto"/>
        <w:right w:val="none" w:sz="0" w:space="0" w:color="auto"/>
      </w:divBdr>
    </w:div>
    <w:div w:id="1608537535">
      <w:bodyDiv w:val="1"/>
      <w:marLeft w:val="0"/>
      <w:marRight w:val="0"/>
      <w:marTop w:val="0"/>
      <w:marBottom w:val="0"/>
      <w:divBdr>
        <w:top w:val="none" w:sz="0" w:space="0" w:color="auto"/>
        <w:left w:val="none" w:sz="0" w:space="0" w:color="auto"/>
        <w:bottom w:val="none" w:sz="0" w:space="0" w:color="auto"/>
        <w:right w:val="none" w:sz="0" w:space="0" w:color="auto"/>
      </w:divBdr>
    </w:div>
    <w:div w:id="1608611706">
      <w:bodyDiv w:val="1"/>
      <w:marLeft w:val="0"/>
      <w:marRight w:val="0"/>
      <w:marTop w:val="0"/>
      <w:marBottom w:val="0"/>
      <w:divBdr>
        <w:top w:val="none" w:sz="0" w:space="0" w:color="auto"/>
        <w:left w:val="none" w:sz="0" w:space="0" w:color="auto"/>
        <w:bottom w:val="none" w:sz="0" w:space="0" w:color="auto"/>
        <w:right w:val="none" w:sz="0" w:space="0" w:color="auto"/>
      </w:divBdr>
    </w:div>
    <w:div w:id="1608779038">
      <w:bodyDiv w:val="1"/>
      <w:marLeft w:val="0"/>
      <w:marRight w:val="0"/>
      <w:marTop w:val="0"/>
      <w:marBottom w:val="0"/>
      <w:divBdr>
        <w:top w:val="none" w:sz="0" w:space="0" w:color="auto"/>
        <w:left w:val="none" w:sz="0" w:space="0" w:color="auto"/>
        <w:bottom w:val="none" w:sz="0" w:space="0" w:color="auto"/>
        <w:right w:val="none" w:sz="0" w:space="0" w:color="auto"/>
      </w:divBdr>
    </w:div>
    <w:div w:id="1608803984">
      <w:bodyDiv w:val="1"/>
      <w:marLeft w:val="0"/>
      <w:marRight w:val="0"/>
      <w:marTop w:val="0"/>
      <w:marBottom w:val="0"/>
      <w:divBdr>
        <w:top w:val="none" w:sz="0" w:space="0" w:color="auto"/>
        <w:left w:val="none" w:sz="0" w:space="0" w:color="auto"/>
        <w:bottom w:val="none" w:sz="0" w:space="0" w:color="auto"/>
        <w:right w:val="none" w:sz="0" w:space="0" w:color="auto"/>
      </w:divBdr>
    </w:div>
    <w:div w:id="1608927376">
      <w:bodyDiv w:val="1"/>
      <w:marLeft w:val="0"/>
      <w:marRight w:val="0"/>
      <w:marTop w:val="0"/>
      <w:marBottom w:val="0"/>
      <w:divBdr>
        <w:top w:val="none" w:sz="0" w:space="0" w:color="auto"/>
        <w:left w:val="none" w:sz="0" w:space="0" w:color="auto"/>
        <w:bottom w:val="none" w:sz="0" w:space="0" w:color="auto"/>
        <w:right w:val="none" w:sz="0" w:space="0" w:color="auto"/>
      </w:divBdr>
    </w:div>
    <w:div w:id="1609122783">
      <w:bodyDiv w:val="1"/>
      <w:marLeft w:val="0"/>
      <w:marRight w:val="0"/>
      <w:marTop w:val="0"/>
      <w:marBottom w:val="0"/>
      <w:divBdr>
        <w:top w:val="none" w:sz="0" w:space="0" w:color="auto"/>
        <w:left w:val="none" w:sz="0" w:space="0" w:color="auto"/>
        <w:bottom w:val="none" w:sz="0" w:space="0" w:color="auto"/>
        <w:right w:val="none" w:sz="0" w:space="0" w:color="auto"/>
      </w:divBdr>
    </w:div>
    <w:div w:id="1609580368">
      <w:bodyDiv w:val="1"/>
      <w:marLeft w:val="0"/>
      <w:marRight w:val="0"/>
      <w:marTop w:val="0"/>
      <w:marBottom w:val="0"/>
      <w:divBdr>
        <w:top w:val="none" w:sz="0" w:space="0" w:color="auto"/>
        <w:left w:val="none" w:sz="0" w:space="0" w:color="auto"/>
        <w:bottom w:val="none" w:sz="0" w:space="0" w:color="auto"/>
        <w:right w:val="none" w:sz="0" w:space="0" w:color="auto"/>
      </w:divBdr>
    </w:div>
    <w:div w:id="1609695740">
      <w:bodyDiv w:val="1"/>
      <w:marLeft w:val="0"/>
      <w:marRight w:val="0"/>
      <w:marTop w:val="0"/>
      <w:marBottom w:val="0"/>
      <w:divBdr>
        <w:top w:val="none" w:sz="0" w:space="0" w:color="auto"/>
        <w:left w:val="none" w:sz="0" w:space="0" w:color="auto"/>
        <w:bottom w:val="none" w:sz="0" w:space="0" w:color="auto"/>
        <w:right w:val="none" w:sz="0" w:space="0" w:color="auto"/>
      </w:divBdr>
    </w:div>
    <w:div w:id="1609700756">
      <w:bodyDiv w:val="1"/>
      <w:marLeft w:val="0"/>
      <w:marRight w:val="0"/>
      <w:marTop w:val="0"/>
      <w:marBottom w:val="0"/>
      <w:divBdr>
        <w:top w:val="none" w:sz="0" w:space="0" w:color="auto"/>
        <w:left w:val="none" w:sz="0" w:space="0" w:color="auto"/>
        <w:bottom w:val="none" w:sz="0" w:space="0" w:color="auto"/>
        <w:right w:val="none" w:sz="0" w:space="0" w:color="auto"/>
      </w:divBdr>
    </w:div>
    <w:div w:id="1610314858">
      <w:bodyDiv w:val="1"/>
      <w:marLeft w:val="0"/>
      <w:marRight w:val="0"/>
      <w:marTop w:val="0"/>
      <w:marBottom w:val="0"/>
      <w:divBdr>
        <w:top w:val="none" w:sz="0" w:space="0" w:color="auto"/>
        <w:left w:val="none" w:sz="0" w:space="0" w:color="auto"/>
        <w:bottom w:val="none" w:sz="0" w:space="0" w:color="auto"/>
        <w:right w:val="none" w:sz="0" w:space="0" w:color="auto"/>
      </w:divBdr>
    </w:div>
    <w:div w:id="1610553283">
      <w:bodyDiv w:val="1"/>
      <w:marLeft w:val="0"/>
      <w:marRight w:val="0"/>
      <w:marTop w:val="0"/>
      <w:marBottom w:val="0"/>
      <w:divBdr>
        <w:top w:val="none" w:sz="0" w:space="0" w:color="auto"/>
        <w:left w:val="none" w:sz="0" w:space="0" w:color="auto"/>
        <w:bottom w:val="none" w:sz="0" w:space="0" w:color="auto"/>
        <w:right w:val="none" w:sz="0" w:space="0" w:color="auto"/>
      </w:divBdr>
    </w:div>
    <w:div w:id="1611399518">
      <w:bodyDiv w:val="1"/>
      <w:marLeft w:val="0"/>
      <w:marRight w:val="0"/>
      <w:marTop w:val="0"/>
      <w:marBottom w:val="0"/>
      <w:divBdr>
        <w:top w:val="none" w:sz="0" w:space="0" w:color="auto"/>
        <w:left w:val="none" w:sz="0" w:space="0" w:color="auto"/>
        <w:bottom w:val="none" w:sz="0" w:space="0" w:color="auto"/>
        <w:right w:val="none" w:sz="0" w:space="0" w:color="auto"/>
      </w:divBdr>
    </w:div>
    <w:div w:id="1611426994">
      <w:bodyDiv w:val="1"/>
      <w:marLeft w:val="0"/>
      <w:marRight w:val="0"/>
      <w:marTop w:val="0"/>
      <w:marBottom w:val="0"/>
      <w:divBdr>
        <w:top w:val="none" w:sz="0" w:space="0" w:color="auto"/>
        <w:left w:val="none" w:sz="0" w:space="0" w:color="auto"/>
        <w:bottom w:val="none" w:sz="0" w:space="0" w:color="auto"/>
        <w:right w:val="none" w:sz="0" w:space="0" w:color="auto"/>
      </w:divBdr>
    </w:div>
    <w:div w:id="1611476634">
      <w:bodyDiv w:val="1"/>
      <w:marLeft w:val="0"/>
      <w:marRight w:val="0"/>
      <w:marTop w:val="0"/>
      <w:marBottom w:val="0"/>
      <w:divBdr>
        <w:top w:val="none" w:sz="0" w:space="0" w:color="auto"/>
        <w:left w:val="none" w:sz="0" w:space="0" w:color="auto"/>
        <w:bottom w:val="none" w:sz="0" w:space="0" w:color="auto"/>
        <w:right w:val="none" w:sz="0" w:space="0" w:color="auto"/>
      </w:divBdr>
    </w:div>
    <w:div w:id="1611545302">
      <w:bodyDiv w:val="1"/>
      <w:marLeft w:val="0"/>
      <w:marRight w:val="0"/>
      <w:marTop w:val="0"/>
      <w:marBottom w:val="0"/>
      <w:divBdr>
        <w:top w:val="none" w:sz="0" w:space="0" w:color="auto"/>
        <w:left w:val="none" w:sz="0" w:space="0" w:color="auto"/>
        <w:bottom w:val="none" w:sz="0" w:space="0" w:color="auto"/>
        <w:right w:val="none" w:sz="0" w:space="0" w:color="auto"/>
      </w:divBdr>
    </w:div>
    <w:div w:id="1611741825">
      <w:bodyDiv w:val="1"/>
      <w:marLeft w:val="0"/>
      <w:marRight w:val="0"/>
      <w:marTop w:val="0"/>
      <w:marBottom w:val="0"/>
      <w:divBdr>
        <w:top w:val="none" w:sz="0" w:space="0" w:color="auto"/>
        <w:left w:val="none" w:sz="0" w:space="0" w:color="auto"/>
        <w:bottom w:val="none" w:sz="0" w:space="0" w:color="auto"/>
        <w:right w:val="none" w:sz="0" w:space="0" w:color="auto"/>
      </w:divBdr>
    </w:div>
    <w:div w:id="1611932439">
      <w:bodyDiv w:val="1"/>
      <w:marLeft w:val="0"/>
      <w:marRight w:val="0"/>
      <w:marTop w:val="0"/>
      <w:marBottom w:val="0"/>
      <w:divBdr>
        <w:top w:val="none" w:sz="0" w:space="0" w:color="auto"/>
        <w:left w:val="none" w:sz="0" w:space="0" w:color="auto"/>
        <w:bottom w:val="none" w:sz="0" w:space="0" w:color="auto"/>
        <w:right w:val="none" w:sz="0" w:space="0" w:color="auto"/>
      </w:divBdr>
    </w:div>
    <w:div w:id="1612398240">
      <w:bodyDiv w:val="1"/>
      <w:marLeft w:val="0"/>
      <w:marRight w:val="0"/>
      <w:marTop w:val="0"/>
      <w:marBottom w:val="0"/>
      <w:divBdr>
        <w:top w:val="none" w:sz="0" w:space="0" w:color="auto"/>
        <w:left w:val="none" w:sz="0" w:space="0" w:color="auto"/>
        <w:bottom w:val="none" w:sz="0" w:space="0" w:color="auto"/>
        <w:right w:val="none" w:sz="0" w:space="0" w:color="auto"/>
      </w:divBdr>
    </w:div>
    <w:div w:id="1612471776">
      <w:bodyDiv w:val="1"/>
      <w:marLeft w:val="0"/>
      <w:marRight w:val="0"/>
      <w:marTop w:val="0"/>
      <w:marBottom w:val="0"/>
      <w:divBdr>
        <w:top w:val="none" w:sz="0" w:space="0" w:color="auto"/>
        <w:left w:val="none" w:sz="0" w:space="0" w:color="auto"/>
        <w:bottom w:val="none" w:sz="0" w:space="0" w:color="auto"/>
        <w:right w:val="none" w:sz="0" w:space="0" w:color="auto"/>
      </w:divBdr>
    </w:div>
    <w:div w:id="1612473586">
      <w:bodyDiv w:val="1"/>
      <w:marLeft w:val="0"/>
      <w:marRight w:val="0"/>
      <w:marTop w:val="0"/>
      <w:marBottom w:val="0"/>
      <w:divBdr>
        <w:top w:val="none" w:sz="0" w:space="0" w:color="auto"/>
        <w:left w:val="none" w:sz="0" w:space="0" w:color="auto"/>
        <w:bottom w:val="none" w:sz="0" w:space="0" w:color="auto"/>
        <w:right w:val="none" w:sz="0" w:space="0" w:color="auto"/>
      </w:divBdr>
    </w:div>
    <w:div w:id="1612739944">
      <w:bodyDiv w:val="1"/>
      <w:marLeft w:val="0"/>
      <w:marRight w:val="0"/>
      <w:marTop w:val="0"/>
      <w:marBottom w:val="0"/>
      <w:divBdr>
        <w:top w:val="none" w:sz="0" w:space="0" w:color="auto"/>
        <w:left w:val="none" w:sz="0" w:space="0" w:color="auto"/>
        <w:bottom w:val="none" w:sz="0" w:space="0" w:color="auto"/>
        <w:right w:val="none" w:sz="0" w:space="0" w:color="auto"/>
      </w:divBdr>
    </w:div>
    <w:div w:id="1612930189">
      <w:bodyDiv w:val="1"/>
      <w:marLeft w:val="0"/>
      <w:marRight w:val="0"/>
      <w:marTop w:val="0"/>
      <w:marBottom w:val="0"/>
      <w:divBdr>
        <w:top w:val="none" w:sz="0" w:space="0" w:color="auto"/>
        <w:left w:val="none" w:sz="0" w:space="0" w:color="auto"/>
        <w:bottom w:val="none" w:sz="0" w:space="0" w:color="auto"/>
        <w:right w:val="none" w:sz="0" w:space="0" w:color="auto"/>
      </w:divBdr>
    </w:div>
    <w:div w:id="1613049170">
      <w:bodyDiv w:val="1"/>
      <w:marLeft w:val="0"/>
      <w:marRight w:val="0"/>
      <w:marTop w:val="0"/>
      <w:marBottom w:val="0"/>
      <w:divBdr>
        <w:top w:val="none" w:sz="0" w:space="0" w:color="auto"/>
        <w:left w:val="none" w:sz="0" w:space="0" w:color="auto"/>
        <w:bottom w:val="none" w:sz="0" w:space="0" w:color="auto"/>
        <w:right w:val="none" w:sz="0" w:space="0" w:color="auto"/>
      </w:divBdr>
    </w:div>
    <w:div w:id="1613199647">
      <w:bodyDiv w:val="1"/>
      <w:marLeft w:val="0"/>
      <w:marRight w:val="0"/>
      <w:marTop w:val="0"/>
      <w:marBottom w:val="0"/>
      <w:divBdr>
        <w:top w:val="none" w:sz="0" w:space="0" w:color="auto"/>
        <w:left w:val="none" w:sz="0" w:space="0" w:color="auto"/>
        <w:bottom w:val="none" w:sz="0" w:space="0" w:color="auto"/>
        <w:right w:val="none" w:sz="0" w:space="0" w:color="auto"/>
      </w:divBdr>
    </w:div>
    <w:div w:id="1613200369">
      <w:bodyDiv w:val="1"/>
      <w:marLeft w:val="0"/>
      <w:marRight w:val="0"/>
      <w:marTop w:val="0"/>
      <w:marBottom w:val="0"/>
      <w:divBdr>
        <w:top w:val="none" w:sz="0" w:space="0" w:color="auto"/>
        <w:left w:val="none" w:sz="0" w:space="0" w:color="auto"/>
        <w:bottom w:val="none" w:sz="0" w:space="0" w:color="auto"/>
        <w:right w:val="none" w:sz="0" w:space="0" w:color="auto"/>
      </w:divBdr>
    </w:div>
    <w:div w:id="1613244582">
      <w:bodyDiv w:val="1"/>
      <w:marLeft w:val="0"/>
      <w:marRight w:val="0"/>
      <w:marTop w:val="0"/>
      <w:marBottom w:val="0"/>
      <w:divBdr>
        <w:top w:val="none" w:sz="0" w:space="0" w:color="auto"/>
        <w:left w:val="none" w:sz="0" w:space="0" w:color="auto"/>
        <w:bottom w:val="none" w:sz="0" w:space="0" w:color="auto"/>
        <w:right w:val="none" w:sz="0" w:space="0" w:color="auto"/>
      </w:divBdr>
    </w:div>
    <w:div w:id="1613393972">
      <w:bodyDiv w:val="1"/>
      <w:marLeft w:val="0"/>
      <w:marRight w:val="0"/>
      <w:marTop w:val="0"/>
      <w:marBottom w:val="0"/>
      <w:divBdr>
        <w:top w:val="none" w:sz="0" w:space="0" w:color="auto"/>
        <w:left w:val="none" w:sz="0" w:space="0" w:color="auto"/>
        <w:bottom w:val="none" w:sz="0" w:space="0" w:color="auto"/>
        <w:right w:val="none" w:sz="0" w:space="0" w:color="auto"/>
      </w:divBdr>
    </w:div>
    <w:div w:id="1613397722">
      <w:bodyDiv w:val="1"/>
      <w:marLeft w:val="0"/>
      <w:marRight w:val="0"/>
      <w:marTop w:val="0"/>
      <w:marBottom w:val="0"/>
      <w:divBdr>
        <w:top w:val="none" w:sz="0" w:space="0" w:color="auto"/>
        <w:left w:val="none" w:sz="0" w:space="0" w:color="auto"/>
        <w:bottom w:val="none" w:sz="0" w:space="0" w:color="auto"/>
        <w:right w:val="none" w:sz="0" w:space="0" w:color="auto"/>
      </w:divBdr>
    </w:div>
    <w:div w:id="1613628494">
      <w:bodyDiv w:val="1"/>
      <w:marLeft w:val="0"/>
      <w:marRight w:val="0"/>
      <w:marTop w:val="0"/>
      <w:marBottom w:val="0"/>
      <w:divBdr>
        <w:top w:val="none" w:sz="0" w:space="0" w:color="auto"/>
        <w:left w:val="none" w:sz="0" w:space="0" w:color="auto"/>
        <w:bottom w:val="none" w:sz="0" w:space="0" w:color="auto"/>
        <w:right w:val="none" w:sz="0" w:space="0" w:color="auto"/>
      </w:divBdr>
    </w:div>
    <w:div w:id="1613631714">
      <w:bodyDiv w:val="1"/>
      <w:marLeft w:val="0"/>
      <w:marRight w:val="0"/>
      <w:marTop w:val="0"/>
      <w:marBottom w:val="0"/>
      <w:divBdr>
        <w:top w:val="none" w:sz="0" w:space="0" w:color="auto"/>
        <w:left w:val="none" w:sz="0" w:space="0" w:color="auto"/>
        <w:bottom w:val="none" w:sz="0" w:space="0" w:color="auto"/>
        <w:right w:val="none" w:sz="0" w:space="0" w:color="auto"/>
      </w:divBdr>
    </w:div>
    <w:div w:id="1614245643">
      <w:bodyDiv w:val="1"/>
      <w:marLeft w:val="0"/>
      <w:marRight w:val="0"/>
      <w:marTop w:val="0"/>
      <w:marBottom w:val="0"/>
      <w:divBdr>
        <w:top w:val="none" w:sz="0" w:space="0" w:color="auto"/>
        <w:left w:val="none" w:sz="0" w:space="0" w:color="auto"/>
        <w:bottom w:val="none" w:sz="0" w:space="0" w:color="auto"/>
        <w:right w:val="none" w:sz="0" w:space="0" w:color="auto"/>
      </w:divBdr>
    </w:div>
    <w:div w:id="1614315272">
      <w:bodyDiv w:val="1"/>
      <w:marLeft w:val="0"/>
      <w:marRight w:val="0"/>
      <w:marTop w:val="0"/>
      <w:marBottom w:val="0"/>
      <w:divBdr>
        <w:top w:val="none" w:sz="0" w:space="0" w:color="auto"/>
        <w:left w:val="none" w:sz="0" w:space="0" w:color="auto"/>
        <w:bottom w:val="none" w:sz="0" w:space="0" w:color="auto"/>
        <w:right w:val="none" w:sz="0" w:space="0" w:color="auto"/>
      </w:divBdr>
    </w:div>
    <w:div w:id="1614433443">
      <w:bodyDiv w:val="1"/>
      <w:marLeft w:val="0"/>
      <w:marRight w:val="0"/>
      <w:marTop w:val="0"/>
      <w:marBottom w:val="0"/>
      <w:divBdr>
        <w:top w:val="none" w:sz="0" w:space="0" w:color="auto"/>
        <w:left w:val="none" w:sz="0" w:space="0" w:color="auto"/>
        <w:bottom w:val="none" w:sz="0" w:space="0" w:color="auto"/>
        <w:right w:val="none" w:sz="0" w:space="0" w:color="auto"/>
      </w:divBdr>
    </w:div>
    <w:div w:id="1614483564">
      <w:bodyDiv w:val="1"/>
      <w:marLeft w:val="0"/>
      <w:marRight w:val="0"/>
      <w:marTop w:val="0"/>
      <w:marBottom w:val="0"/>
      <w:divBdr>
        <w:top w:val="none" w:sz="0" w:space="0" w:color="auto"/>
        <w:left w:val="none" w:sz="0" w:space="0" w:color="auto"/>
        <w:bottom w:val="none" w:sz="0" w:space="0" w:color="auto"/>
        <w:right w:val="none" w:sz="0" w:space="0" w:color="auto"/>
      </w:divBdr>
    </w:div>
    <w:div w:id="1614707349">
      <w:bodyDiv w:val="1"/>
      <w:marLeft w:val="0"/>
      <w:marRight w:val="0"/>
      <w:marTop w:val="0"/>
      <w:marBottom w:val="0"/>
      <w:divBdr>
        <w:top w:val="none" w:sz="0" w:space="0" w:color="auto"/>
        <w:left w:val="none" w:sz="0" w:space="0" w:color="auto"/>
        <w:bottom w:val="none" w:sz="0" w:space="0" w:color="auto"/>
        <w:right w:val="none" w:sz="0" w:space="0" w:color="auto"/>
      </w:divBdr>
    </w:div>
    <w:div w:id="1614903029">
      <w:bodyDiv w:val="1"/>
      <w:marLeft w:val="0"/>
      <w:marRight w:val="0"/>
      <w:marTop w:val="0"/>
      <w:marBottom w:val="0"/>
      <w:divBdr>
        <w:top w:val="none" w:sz="0" w:space="0" w:color="auto"/>
        <w:left w:val="none" w:sz="0" w:space="0" w:color="auto"/>
        <w:bottom w:val="none" w:sz="0" w:space="0" w:color="auto"/>
        <w:right w:val="none" w:sz="0" w:space="0" w:color="auto"/>
      </w:divBdr>
    </w:div>
    <w:div w:id="1615017686">
      <w:bodyDiv w:val="1"/>
      <w:marLeft w:val="0"/>
      <w:marRight w:val="0"/>
      <w:marTop w:val="0"/>
      <w:marBottom w:val="0"/>
      <w:divBdr>
        <w:top w:val="none" w:sz="0" w:space="0" w:color="auto"/>
        <w:left w:val="none" w:sz="0" w:space="0" w:color="auto"/>
        <w:bottom w:val="none" w:sz="0" w:space="0" w:color="auto"/>
        <w:right w:val="none" w:sz="0" w:space="0" w:color="auto"/>
      </w:divBdr>
    </w:div>
    <w:div w:id="1615092878">
      <w:bodyDiv w:val="1"/>
      <w:marLeft w:val="0"/>
      <w:marRight w:val="0"/>
      <w:marTop w:val="0"/>
      <w:marBottom w:val="0"/>
      <w:divBdr>
        <w:top w:val="none" w:sz="0" w:space="0" w:color="auto"/>
        <w:left w:val="none" w:sz="0" w:space="0" w:color="auto"/>
        <w:bottom w:val="none" w:sz="0" w:space="0" w:color="auto"/>
        <w:right w:val="none" w:sz="0" w:space="0" w:color="auto"/>
      </w:divBdr>
    </w:div>
    <w:div w:id="1615209964">
      <w:bodyDiv w:val="1"/>
      <w:marLeft w:val="0"/>
      <w:marRight w:val="0"/>
      <w:marTop w:val="0"/>
      <w:marBottom w:val="0"/>
      <w:divBdr>
        <w:top w:val="none" w:sz="0" w:space="0" w:color="auto"/>
        <w:left w:val="none" w:sz="0" w:space="0" w:color="auto"/>
        <w:bottom w:val="none" w:sz="0" w:space="0" w:color="auto"/>
        <w:right w:val="none" w:sz="0" w:space="0" w:color="auto"/>
      </w:divBdr>
    </w:div>
    <w:div w:id="1615288708">
      <w:bodyDiv w:val="1"/>
      <w:marLeft w:val="0"/>
      <w:marRight w:val="0"/>
      <w:marTop w:val="0"/>
      <w:marBottom w:val="0"/>
      <w:divBdr>
        <w:top w:val="none" w:sz="0" w:space="0" w:color="auto"/>
        <w:left w:val="none" w:sz="0" w:space="0" w:color="auto"/>
        <w:bottom w:val="none" w:sz="0" w:space="0" w:color="auto"/>
        <w:right w:val="none" w:sz="0" w:space="0" w:color="auto"/>
      </w:divBdr>
    </w:div>
    <w:div w:id="1615475946">
      <w:bodyDiv w:val="1"/>
      <w:marLeft w:val="0"/>
      <w:marRight w:val="0"/>
      <w:marTop w:val="0"/>
      <w:marBottom w:val="0"/>
      <w:divBdr>
        <w:top w:val="none" w:sz="0" w:space="0" w:color="auto"/>
        <w:left w:val="none" w:sz="0" w:space="0" w:color="auto"/>
        <w:bottom w:val="none" w:sz="0" w:space="0" w:color="auto"/>
        <w:right w:val="none" w:sz="0" w:space="0" w:color="auto"/>
      </w:divBdr>
    </w:div>
    <w:div w:id="1615670182">
      <w:bodyDiv w:val="1"/>
      <w:marLeft w:val="0"/>
      <w:marRight w:val="0"/>
      <w:marTop w:val="0"/>
      <w:marBottom w:val="0"/>
      <w:divBdr>
        <w:top w:val="none" w:sz="0" w:space="0" w:color="auto"/>
        <w:left w:val="none" w:sz="0" w:space="0" w:color="auto"/>
        <w:bottom w:val="none" w:sz="0" w:space="0" w:color="auto"/>
        <w:right w:val="none" w:sz="0" w:space="0" w:color="auto"/>
      </w:divBdr>
    </w:div>
    <w:div w:id="1615943396">
      <w:bodyDiv w:val="1"/>
      <w:marLeft w:val="0"/>
      <w:marRight w:val="0"/>
      <w:marTop w:val="0"/>
      <w:marBottom w:val="0"/>
      <w:divBdr>
        <w:top w:val="none" w:sz="0" w:space="0" w:color="auto"/>
        <w:left w:val="none" w:sz="0" w:space="0" w:color="auto"/>
        <w:bottom w:val="none" w:sz="0" w:space="0" w:color="auto"/>
        <w:right w:val="none" w:sz="0" w:space="0" w:color="auto"/>
      </w:divBdr>
    </w:div>
    <w:div w:id="1616016626">
      <w:bodyDiv w:val="1"/>
      <w:marLeft w:val="0"/>
      <w:marRight w:val="0"/>
      <w:marTop w:val="0"/>
      <w:marBottom w:val="0"/>
      <w:divBdr>
        <w:top w:val="none" w:sz="0" w:space="0" w:color="auto"/>
        <w:left w:val="none" w:sz="0" w:space="0" w:color="auto"/>
        <w:bottom w:val="none" w:sz="0" w:space="0" w:color="auto"/>
        <w:right w:val="none" w:sz="0" w:space="0" w:color="auto"/>
      </w:divBdr>
    </w:div>
    <w:div w:id="1616252449">
      <w:bodyDiv w:val="1"/>
      <w:marLeft w:val="0"/>
      <w:marRight w:val="0"/>
      <w:marTop w:val="0"/>
      <w:marBottom w:val="0"/>
      <w:divBdr>
        <w:top w:val="none" w:sz="0" w:space="0" w:color="auto"/>
        <w:left w:val="none" w:sz="0" w:space="0" w:color="auto"/>
        <w:bottom w:val="none" w:sz="0" w:space="0" w:color="auto"/>
        <w:right w:val="none" w:sz="0" w:space="0" w:color="auto"/>
      </w:divBdr>
    </w:div>
    <w:div w:id="1616448796">
      <w:bodyDiv w:val="1"/>
      <w:marLeft w:val="0"/>
      <w:marRight w:val="0"/>
      <w:marTop w:val="0"/>
      <w:marBottom w:val="0"/>
      <w:divBdr>
        <w:top w:val="none" w:sz="0" w:space="0" w:color="auto"/>
        <w:left w:val="none" w:sz="0" w:space="0" w:color="auto"/>
        <w:bottom w:val="none" w:sz="0" w:space="0" w:color="auto"/>
        <w:right w:val="none" w:sz="0" w:space="0" w:color="auto"/>
      </w:divBdr>
    </w:div>
    <w:div w:id="1616595789">
      <w:bodyDiv w:val="1"/>
      <w:marLeft w:val="0"/>
      <w:marRight w:val="0"/>
      <w:marTop w:val="0"/>
      <w:marBottom w:val="0"/>
      <w:divBdr>
        <w:top w:val="none" w:sz="0" w:space="0" w:color="auto"/>
        <w:left w:val="none" w:sz="0" w:space="0" w:color="auto"/>
        <w:bottom w:val="none" w:sz="0" w:space="0" w:color="auto"/>
        <w:right w:val="none" w:sz="0" w:space="0" w:color="auto"/>
      </w:divBdr>
    </w:div>
    <w:div w:id="1616643866">
      <w:bodyDiv w:val="1"/>
      <w:marLeft w:val="0"/>
      <w:marRight w:val="0"/>
      <w:marTop w:val="0"/>
      <w:marBottom w:val="0"/>
      <w:divBdr>
        <w:top w:val="none" w:sz="0" w:space="0" w:color="auto"/>
        <w:left w:val="none" w:sz="0" w:space="0" w:color="auto"/>
        <w:bottom w:val="none" w:sz="0" w:space="0" w:color="auto"/>
        <w:right w:val="none" w:sz="0" w:space="0" w:color="auto"/>
      </w:divBdr>
    </w:div>
    <w:div w:id="1616864698">
      <w:bodyDiv w:val="1"/>
      <w:marLeft w:val="0"/>
      <w:marRight w:val="0"/>
      <w:marTop w:val="0"/>
      <w:marBottom w:val="0"/>
      <w:divBdr>
        <w:top w:val="none" w:sz="0" w:space="0" w:color="auto"/>
        <w:left w:val="none" w:sz="0" w:space="0" w:color="auto"/>
        <w:bottom w:val="none" w:sz="0" w:space="0" w:color="auto"/>
        <w:right w:val="none" w:sz="0" w:space="0" w:color="auto"/>
      </w:divBdr>
    </w:div>
    <w:div w:id="1616869868">
      <w:bodyDiv w:val="1"/>
      <w:marLeft w:val="0"/>
      <w:marRight w:val="0"/>
      <w:marTop w:val="0"/>
      <w:marBottom w:val="0"/>
      <w:divBdr>
        <w:top w:val="none" w:sz="0" w:space="0" w:color="auto"/>
        <w:left w:val="none" w:sz="0" w:space="0" w:color="auto"/>
        <w:bottom w:val="none" w:sz="0" w:space="0" w:color="auto"/>
        <w:right w:val="none" w:sz="0" w:space="0" w:color="auto"/>
      </w:divBdr>
    </w:div>
    <w:div w:id="1617176023">
      <w:bodyDiv w:val="1"/>
      <w:marLeft w:val="0"/>
      <w:marRight w:val="0"/>
      <w:marTop w:val="0"/>
      <w:marBottom w:val="0"/>
      <w:divBdr>
        <w:top w:val="none" w:sz="0" w:space="0" w:color="auto"/>
        <w:left w:val="none" w:sz="0" w:space="0" w:color="auto"/>
        <w:bottom w:val="none" w:sz="0" w:space="0" w:color="auto"/>
        <w:right w:val="none" w:sz="0" w:space="0" w:color="auto"/>
      </w:divBdr>
    </w:div>
    <w:div w:id="1617249804">
      <w:bodyDiv w:val="1"/>
      <w:marLeft w:val="0"/>
      <w:marRight w:val="0"/>
      <w:marTop w:val="0"/>
      <w:marBottom w:val="0"/>
      <w:divBdr>
        <w:top w:val="none" w:sz="0" w:space="0" w:color="auto"/>
        <w:left w:val="none" w:sz="0" w:space="0" w:color="auto"/>
        <w:bottom w:val="none" w:sz="0" w:space="0" w:color="auto"/>
        <w:right w:val="none" w:sz="0" w:space="0" w:color="auto"/>
      </w:divBdr>
    </w:div>
    <w:div w:id="1617327609">
      <w:bodyDiv w:val="1"/>
      <w:marLeft w:val="0"/>
      <w:marRight w:val="0"/>
      <w:marTop w:val="0"/>
      <w:marBottom w:val="0"/>
      <w:divBdr>
        <w:top w:val="none" w:sz="0" w:space="0" w:color="auto"/>
        <w:left w:val="none" w:sz="0" w:space="0" w:color="auto"/>
        <w:bottom w:val="none" w:sz="0" w:space="0" w:color="auto"/>
        <w:right w:val="none" w:sz="0" w:space="0" w:color="auto"/>
      </w:divBdr>
    </w:div>
    <w:div w:id="1617374134">
      <w:bodyDiv w:val="1"/>
      <w:marLeft w:val="0"/>
      <w:marRight w:val="0"/>
      <w:marTop w:val="0"/>
      <w:marBottom w:val="0"/>
      <w:divBdr>
        <w:top w:val="none" w:sz="0" w:space="0" w:color="auto"/>
        <w:left w:val="none" w:sz="0" w:space="0" w:color="auto"/>
        <w:bottom w:val="none" w:sz="0" w:space="0" w:color="auto"/>
        <w:right w:val="none" w:sz="0" w:space="0" w:color="auto"/>
      </w:divBdr>
    </w:div>
    <w:div w:id="1617443180">
      <w:bodyDiv w:val="1"/>
      <w:marLeft w:val="0"/>
      <w:marRight w:val="0"/>
      <w:marTop w:val="0"/>
      <w:marBottom w:val="0"/>
      <w:divBdr>
        <w:top w:val="none" w:sz="0" w:space="0" w:color="auto"/>
        <w:left w:val="none" w:sz="0" w:space="0" w:color="auto"/>
        <w:bottom w:val="none" w:sz="0" w:space="0" w:color="auto"/>
        <w:right w:val="none" w:sz="0" w:space="0" w:color="auto"/>
      </w:divBdr>
    </w:div>
    <w:div w:id="1617446137">
      <w:bodyDiv w:val="1"/>
      <w:marLeft w:val="0"/>
      <w:marRight w:val="0"/>
      <w:marTop w:val="0"/>
      <w:marBottom w:val="0"/>
      <w:divBdr>
        <w:top w:val="none" w:sz="0" w:space="0" w:color="auto"/>
        <w:left w:val="none" w:sz="0" w:space="0" w:color="auto"/>
        <w:bottom w:val="none" w:sz="0" w:space="0" w:color="auto"/>
        <w:right w:val="none" w:sz="0" w:space="0" w:color="auto"/>
      </w:divBdr>
    </w:div>
    <w:div w:id="1617447398">
      <w:bodyDiv w:val="1"/>
      <w:marLeft w:val="0"/>
      <w:marRight w:val="0"/>
      <w:marTop w:val="0"/>
      <w:marBottom w:val="0"/>
      <w:divBdr>
        <w:top w:val="none" w:sz="0" w:space="0" w:color="auto"/>
        <w:left w:val="none" w:sz="0" w:space="0" w:color="auto"/>
        <w:bottom w:val="none" w:sz="0" w:space="0" w:color="auto"/>
        <w:right w:val="none" w:sz="0" w:space="0" w:color="auto"/>
      </w:divBdr>
    </w:div>
    <w:div w:id="1617561086">
      <w:bodyDiv w:val="1"/>
      <w:marLeft w:val="0"/>
      <w:marRight w:val="0"/>
      <w:marTop w:val="0"/>
      <w:marBottom w:val="0"/>
      <w:divBdr>
        <w:top w:val="none" w:sz="0" w:space="0" w:color="auto"/>
        <w:left w:val="none" w:sz="0" w:space="0" w:color="auto"/>
        <w:bottom w:val="none" w:sz="0" w:space="0" w:color="auto"/>
        <w:right w:val="none" w:sz="0" w:space="0" w:color="auto"/>
      </w:divBdr>
    </w:div>
    <w:div w:id="1617833841">
      <w:bodyDiv w:val="1"/>
      <w:marLeft w:val="0"/>
      <w:marRight w:val="0"/>
      <w:marTop w:val="0"/>
      <w:marBottom w:val="0"/>
      <w:divBdr>
        <w:top w:val="none" w:sz="0" w:space="0" w:color="auto"/>
        <w:left w:val="none" w:sz="0" w:space="0" w:color="auto"/>
        <w:bottom w:val="none" w:sz="0" w:space="0" w:color="auto"/>
        <w:right w:val="none" w:sz="0" w:space="0" w:color="auto"/>
      </w:divBdr>
    </w:div>
    <w:div w:id="1617904899">
      <w:bodyDiv w:val="1"/>
      <w:marLeft w:val="0"/>
      <w:marRight w:val="0"/>
      <w:marTop w:val="0"/>
      <w:marBottom w:val="0"/>
      <w:divBdr>
        <w:top w:val="none" w:sz="0" w:space="0" w:color="auto"/>
        <w:left w:val="none" w:sz="0" w:space="0" w:color="auto"/>
        <w:bottom w:val="none" w:sz="0" w:space="0" w:color="auto"/>
        <w:right w:val="none" w:sz="0" w:space="0" w:color="auto"/>
      </w:divBdr>
    </w:div>
    <w:div w:id="1617911219">
      <w:bodyDiv w:val="1"/>
      <w:marLeft w:val="0"/>
      <w:marRight w:val="0"/>
      <w:marTop w:val="0"/>
      <w:marBottom w:val="0"/>
      <w:divBdr>
        <w:top w:val="none" w:sz="0" w:space="0" w:color="auto"/>
        <w:left w:val="none" w:sz="0" w:space="0" w:color="auto"/>
        <w:bottom w:val="none" w:sz="0" w:space="0" w:color="auto"/>
        <w:right w:val="none" w:sz="0" w:space="0" w:color="auto"/>
      </w:divBdr>
    </w:div>
    <w:div w:id="1617980013">
      <w:bodyDiv w:val="1"/>
      <w:marLeft w:val="0"/>
      <w:marRight w:val="0"/>
      <w:marTop w:val="0"/>
      <w:marBottom w:val="0"/>
      <w:divBdr>
        <w:top w:val="none" w:sz="0" w:space="0" w:color="auto"/>
        <w:left w:val="none" w:sz="0" w:space="0" w:color="auto"/>
        <w:bottom w:val="none" w:sz="0" w:space="0" w:color="auto"/>
        <w:right w:val="none" w:sz="0" w:space="0" w:color="auto"/>
      </w:divBdr>
    </w:div>
    <w:div w:id="1617980360">
      <w:bodyDiv w:val="1"/>
      <w:marLeft w:val="0"/>
      <w:marRight w:val="0"/>
      <w:marTop w:val="0"/>
      <w:marBottom w:val="0"/>
      <w:divBdr>
        <w:top w:val="none" w:sz="0" w:space="0" w:color="auto"/>
        <w:left w:val="none" w:sz="0" w:space="0" w:color="auto"/>
        <w:bottom w:val="none" w:sz="0" w:space="0" w:color="auto"/>
        <w:right w:val="none" w:sz="0" w:space="0" w:color="auto"/>
      </w:divBdr>
    </w:div>
    <w:div w:id="1617981823">
      <w:bodyDiv w:val="1"/>
      <w:marLeft w:val="0"/>
      <w:marRight w:val="0"/>
      <w:marTop w:val="0"/>
      <w:marBottom w:val="0"/>
      <w:divBdr>
        <w:top w:val="none" w:sz="0" w:space="0" w:color="auto"/>
        <w:left w:val="none" w:sz="0" w:space="0" w:color="auto"/>
        <w:bottom w:val="none" w:sz="0" w:space="0" w:color="auto"/>
        <w:right w:val="none" w:sz="0" w:space="0" w:color="auto"/>
      </w:divBdr>
    </w:div>
    <w:div w:id="1617983491">
      <w:bodyDiv w:val="1"/>
      <w:marLeft w:val="0"/>
      <w:marRight w:val="0"/>
      <w:marTop w:val="0"/>
      <w:marBottom w:val="0"/>
      <w:divBdr>
        <w:top w:val="none" w:sz="0" w:space="0" w:color="auto"/>
        <w:left w:val="none" w:sz="0" w:space="0" w:color="auto"/>
        <w:bottom w:val="none" w:sz="0" w:space="0" w:color="auto"/>
        <w:right w:val="none" w:sz="0" w:space="0" w:color="auto"/>
      </w:divBdr>
    </w:div>
    <w:div w:id="1618566248">
      <w:bodyDiv w:val="1"/>
      <w:marLeft w:val="0"/>
      <w:marRight w:val="0"/>
      <w:marTop w:val="0"/>
      <w:marBottom w:val="0"/>
      <w:divBdr>
        <w:top w:val="none" w:sz="0" w:space="0" w:color="auto"/>
        <w:left w:val="none" w:sz="0" w:space="0" w:color="auto"/>
        <w:bottom w:val="none" w:sz="0" w:space="0" w:color="auto"/>
        <w:right w:val="none" w:sz="0" w:space="0" w:color="auto"/>
      </w:divBdr>
    </w:div>
    <w:div w:id="1618683162">
      <w:bodyDiv w:val="1"/>
      <w:marLeft w:val="0"/>
      <w:marRight w:val="0"/>
      <w:marTop w:val="0"/>
      <w:marBottom w:val="0"/>
      <w:divBdr>
        <w:top w:val="none" w:sz="0" w:space="0" w:color="auto"/>
        <w:left w:val="none" w:sz="0" w:space="0" w:color="auto"/>
        <w:bottom w:val="none" w:sz="0" w:space="0" w:color="auto"/>
        <w:right w:val="none" w:sz="0" w:space="0" w:color="auto"/>
      </w:divBdr>
    </w:div>
    <w:div w:id="1618828892">
      <w:bodyDiv w:val="1"/>
      <w:marLeft w:val="0"/>
      <w:marRight w:val="0"/>
      <w:marTop w:val="0"/>
      <w:marBottom w:val="0"/>
      <w:divBdr>
        <w:top w:val="none" w:sz="0" w:space="0" w:color="auto"/>
        <w:left w:val="none" w:sz="0" w:space="0" w:color="auto"/>
        <w:bottom w:val="none" w:sz="0" w:space="0" w:color="auto"/>
        <w:right w:val="none" w:sz="0" w:space="0" w:color="auto"/>
      </w:divBdr>
    </w:div>
    <w:div w:id="1619027359">
      <w:bodyDiv w:val="1"/>
      <w:marLeft w:val="0"/>
      <w:marRight w:val="0"/>
      <w:marTop w:val="0"/>
      <w:marBottom w:val="0"/>
      <w:divBdr>
        <w:top w:val="none" w:sz="0" w:space="0" w:color="auto"/>
        <w:left w:val="none" w:sz="0" w:space="0" w:color="auto"/>
        <w:bottom w:val="none" w:sz="0" w:space="0" w:color="auto"/>
        <w:right w:val="none" w:sz="0" w:space="0" w:color="auto"/>
      </w:divBdr>
    </w:div>
    <w:div w:id="1619098174">
      <w:bodyDiv w:val="1"/>
      <w:marLeft w:val="0"/>
      <w:marRight w:val="0"/>
      <w:marTop w:val="0"/>
      <w:marBottom w:val="0"/>
      <w:divBdr>
        <w:top w:val="none" w:sz="0" w:space="0" w:color="auto"/>
        <w:left w:val="none" w:sz="0" w:space="0" w:color="auto"/>
        <w:bottom w:val="none" w:sz="0" w:space="0" w:color="auto"/>
        <w:right w:val="none" w:sz="0" w:space="0" w:color="auto"/>
      </w:divBdr>
    </w:div>
    <w:div w:id="1619413337">
      <w:bodyDiv w:val="1"/>
      <w:marLeft w:val="0"/>
      <w:marRight w:val="0"/>
      <w:marTop w:val="0"/>
      <w:marBottom w:val="0"/>
      <w:divBdr>
        <w:top w:val="none" w:sz="0" w:space="0" w:color="auto"/>
        <w:left w:val="none" w:sz="0" w:space="0" w:color="auto"/>
        <w:bottom w:val="none" w:sz="0" w:space="0" w:color="auto"/>
        <w:right w:val="none" w:sz="0" w:space="0" w:color="auto"/>
      </w:divBdr>
    </w:div>
    <w:div w:id="1619415709">
      <w:bodyDiv w:val="1"/>
      <w:marLeft w:val="0"/>
      <w:marRight w:val="0"/>
      <w:marTop w:val="0"/>
      <w:marBottom w:val="0"/>
      <w:divBdr>
        <w:top w:val="none" w:sz="0" w:space="0" w:color="auto"/>
        <w:left w:val="none" w:sz="0" w:space="0" w:color="auto"/>
        <w:bottom w:val="none" w:sz="0" w:space="0" w:color="auto"/>
        <w:right w:val="none" w:sz="0" w:space="0" w:color="auto"/>
      </w:divBdr>
    </w:div>
    <w:div w:id="1619874025">
      <w:bodyDiv w:val="1"/>
      <w:marLeft w:val="0"/>
      <w:marRight w:val="0"/>
      <w:marTop w:val="0"/>
      <w:marBottom w:val="0"/>
      <w:divBdr>
        <w:top w:val="none" w:sz="0" w:space="0" w:color="auto"/>
        <w:left w:val="none" w:sz="0" w:space="0" w:color="auto"/>
        <w:bottom w:val="none" w:sz="0" w:space="0" w:color="auto"/>
        <w:right w:val="none" w:sz="0" w:space="0" w:color="auto"/>
      </w:divBdr>
    </w:div>
    <w:div w:id="1619988783">
      <w:bodyDiv w:val="1"/>
      <w:marLeft w:val="0"/>
      <w:marRight w:val="0"/>
      <w:marTop w:val="0"/>
      <w:marBottom w:val="0"/>
      <w:divBdr>
        <w:top w:val="none" w:sz="0" w:space="0" w:color="auto"/>
        <w:left w:val="none" w:sz="0" w:space="0" w:color="auto"/>
        <w:bottom w:val="none" w:sz="0" w:space="0" w:color="auto"/>
        <w:right w:val="none" w:sz="0" w:space="0" w:color="auto"/>
      </w:divBdr>
    </w:div>
    <w:div w:id="1619989960">
      <w:bodyDiv w:val="1"/>
      <w:marLeft w:val="0"/>
      <w:marRight w:val="0"/>
      <w:marTop w:val="0"/>
      <w:marBottom w:val="0"/>
      <w:divBdr>
        <w:top w:val="none" w:sz="0" w:space="0" w:color="auto"/>
        <w:left w:val="none" w:sz="0" w:space="0" w:color="auto"/>
        <w:bottom w:val="none" w:sz="0" w:space="0" w:color="auto"/>
        <w:right w:val="none" w:sz="0" w:space="0" w:color="auto"/>
      </w:divBdr>
    </w:div>
    <w:div w:id="1620184116">
      <w:bodyDiv w:val="1"/>
      <w:marLeft w:val="0"/>
      <w:marRight w:val="0"/>
      <w:marTop w:val="0"/>
      <w:marBottom w:val="0"/>
      <w:divBdr>
        <w:top w:val="none" w:sz="0" w:space="0" w:color="auto"/>
        <w:left w:val="none" w:sz="0" w:space="0" w:color="auto"/>
        <w:bottom w:val="none" w:sz="0" w:space="0" w:color="auto"/>
        <w:right w:val="none" w:sz="0" w:space="0" w:color="auto"/>
      </w:divBdr>
    </w:div>
    <w:div w:id="1620184637">
      <w:bodyDiv w:val="1"/>
      <w:marLeft w:val="0"/>
      <w:marRight w:val="0"/>
      <w:marTop w:val="0"/>
      <w:marBottom w:val="0"/>
      <w:divBdr>
        <w:top w:val="none" w:sz="0" w:space="0" w:color="auto"/>
        <w:left w:val="none" w:sz="0" w:space="0" w:color="auto"/>
        <w:bottom w:val="none" w:sz="0" w:space="0" w:color="auto"/>
        <w:right w:val="none" w:sz="0" w:space="0" w:color="auto"/>
      </w:divBdr>
    </w:div>
    <w:div w:id="1620212157">
      <w:bodyDiv w:val="1"/>
      <w:marLeft w:val="0"/>
      <w:marRight w:val="0"/>
      <w:marTop w:val="0"/>
      <w:marBottom w:val="0"/>
      <w:divBdr>
        <w:top w:val="none" w:sz="0" w:space="0" w:color="auto"/>
        <w:left w:val="none" w:sz="0" w:space="0" w:color="auto"/>
        <w:bottom w:val="none" w:sz="0" w:space="0" w:color="auto"/>
        <w:right w:val="none" w:sz="0" w:space="0" w:color="auto"/>
      </w:divBdr>
    </w:div>
    <w:div w:id="1620330564">
      <w:bodyDiv w:val="1"/>
      <w:marLeft w:val="0"/>
      <w:marRight w:val="0"/>
      <w:marTop w:val="0"/>
      <w:marBottom w:val="0"/>
      <w:divBdr>
        <w:top w:val="none" w:sz="0" w:space="0" w:color="auto"/>
        <w:left w:val="none" w:sz="0" w:space="0" w:color="auto"/>
        <w:bottom w:val="none" w:sz="0" w:space="0" w:color="auto"/>
        <w:right w:val="none" w:sz="0" w:space="0" w:color="auto"/>
      </w:divBdr>
    </w:div>
    <w:div w:id="1620331212">
      <w:bodyDiv w:val="1"/>
      <w:marLeft w:val="0"/>
      <w:marRight w:val="0"/>
      <w:marTop w:val="0"/>
      <w:marBottom w:val="0"/>
      <w:divBdr>
        <w:top w:val="none" w:sz="0" w:space="0" w:color="auto"/>
        <w:left w:val="none" w:sz="0" w:space="0" w:color="auto"/>
        <w:bottom w:val="none" w:sz="0" w:space="0" w:color="auto"/>
        <w:right w:val="none" w:sz="0" w:space="0" w:color="auto"/>
      </w:divBdr>
    </w:div>
    <w:div w:id="1620408278">
      <w:bodyDiv w:val="1"/>
      <w:marLeft w:val="0"/>
      <w:marRight w:val="0"/>
      <w:marTop w:val="0"/>
      <w:marBottom w:val="0"/>
      <w:divBdr>
        <w:top w:val="none" w:sz="0" w:space="0" w:color="auto"/>
        <w:left w:val="none" w:sz="0" w:space="0" w:color="auto"/>
        <w:bottom w:val="none" w:sz="0" w:space="0" w:color="auto"/>
        <w:right w:val="none" w:sz="0" w:space="0" w:color="auto"/>
      </w:divBdr>
    </w:div>
    <w:div w:id="1620529972">
      <w:bodyDiv w:val="1"/>
      <w:marLeft w:val="0"/>
      <w:marRight w:val="0"/>
      <w:marTop w:val="0"/>
      <w:marBottom w:val="0"/>
      <w:divBdr>
        <w:top w:val="none" w:sz="0" w:space="0" w:color="auto"/>
        <w:left w:val="none" w:sz="0" w:space="0" w:color="auto"/>
        <w:bottom w:val="none" w:sz="0" w:space="0" w:color="auto"/>
        <w:right w:val="none" w:sz="0" w:space="0" w:color="auto"/>
      </w:divBdr>
    </w:div>
    <w:div w:id="1620574550">
      <w:bodyDiv w:val="1"/>
      <w:marLeft w:val="0"/>
      <w:marRight w:val="0"/>
      <w:marTop w:val="0"/>
      <w:marBottom w:val="0"/>
      <w:divBdr>
        <w:top w:val="none" w:sz="0" w:space="0" w:color="auto"/>
        <w:left w:val="none" w:sz="0" w:space="0" w:color="auto"/>
        <w:bottom w:val="none" w:sz="0" w:space="0" w:color="auto"/>
        <w:right w:val="none" w:sz="0" w:space="0" w:color="auto"/>
      </w:divBdr>
    </w:div>
    <w:div w:id="1620913622">
      <w:bodyDiv w:val="1"/>
      <w:marLeft w:val="0"/>
      <w:marRight w:val="0"/>
      <w:marTop w:val="0"/>
      <w:marBottom w:val="0"/>
      <w:divBdr>
        <w:top w:val="none" w:sz="0" w:space="0" w:color="auto"/>
        <w:left w:val="none" w:sz="0" w:space="0" w:color="auto"/>
        <w:bottom w:val="none" w:sz="0" w:space="0" w:color="auto"/>
        <w:right w:val="none" w:sz="0" w:space="0" w:color="auto"/>
      </w:divBdr>
    </w:div>
    <w:div w:id="1620913772">
      <w:bodyDiv w:val="1"/>
      <w:marLeft w:val="0"/>
      <w:marRight w:val="0"/>
      <w:marTop w:val="0"/>
      <w:marBottom w:val="0"/>
      <w:divBdr>
        <w:top w:val="none" w:sz="0" w:space="0" w:color="auto"/>
        <w:left w:val="none" w:sz="0" w:space="0" w:color="auto"/>
        <w:bottom w:val="none" w:sz="0" w:space="0" w:color="auto"/>
        <w:right w:val="none" w:sz="0" w:space="0" w:color="auto"/>
      </w:divBdr>
    </w:div>
    <w:div w:id="1621034568">
      <w:bodyDiv w:val="1"/>
      <w:marLeft w:val="0"/>
      <w:marRight w:val="0"/>
      <w:marTop w:val="0"/>
      <w:marBottom w:val="0"/>
      <w:divBdr>
        <w:top w:val="none" w:sz="0" w:space="0" w:color="auto"/>
        <w:left w:val="none" w:sz="0" w:space="0" w:color="auto"/>
        <w:bottom w:val="none" w:sz="0" w:space="0" w:color="auto"/>
        <w:right w:val="none" w:sz="0" w:space="0" w:color="auto"/>
      </w:divBdr>
    </w:div>
    <w:div w:id="1621181312">
      <w:bodyDiv w:val="1"/>
      <w:marLeft w:val="0"/>
      <w:marRight w:val="0"/>
      <w:marTop w:val="0"/>
      <w:marBottom w:val="0"/>
      <w:divBdr>
        <w:top w:val="none" w:sz="0" w:space="0" w:color="auto"/>
        <w:left w:val="none" w:sz="0" w:space="0" w:color="auto"/>
        <w:bottom w:val="none" w:sz="0" w:space="0" w:color="auto"/>
        <w:right w:val="none" w:sz="0" w:space="0" w:color="auto"/>
      </w:divBdr>
    </w:div>
    <w:div w:id="1621187748">
      <w:bodyDiv w:val="1"/>
      <w:marLeft w:val="0"/>
      <w:marRight w:val="0"/>
      <w:marTop w:val="0"/>
      <w:marBottom w:val="0"/>
      <w:divBdr>
        <w:top w:val="none" w:sz="0" w:space="0" w:color="auto"/>
        <w:left w:val="none" w:sz="0" w:space="0" w:color="auto"/>
        <w:bottom w:val="none" w:sz="0" w:space="0" w:color="auto"/>
        <w:right w:val="none" w:sz="0" w:space="0" w:color="auto"/>
      </w:divBdr>
    </w:div>
    <w:div w:id="1621298635">
      <w:bodyDiv w:val="1"/>
      <w:marLeft w:val="0"/>
      <w:marRight w:val="0"/>
      <w:marTop w:val="0"/>
      <w:marBottom w:val="0"/>
      <w:divBdr>
        <w:top w:val="none" w:sz="0" w:space="0" w:color="auto"/>
        <w:left w:val="none" w:sz="0" w:space="0" w:color="auto"/>
        <w:bottom w:val="none" w:sz="0" w:space="0" w:color="auto"/>
        <w:right w:val="none" w:sz="0" w:space="0" w:color="auto"/>
      </w:divBdr>
    </w:div>
    <w:div w:id="1621299977">
      <w:bodyDiv w:val="1"/>
      <w:marLeft w:val="0"/>
      <w:marRight w:val="0"/>
      <w:marTop w:val="0"/>
      <w:marBottom w:val="0"/>
      <w:divBdr>
        <w:top w:val="none" w:sz="0" w:space="0" w:color="auto"/>
        <w:left w:val="none" w:sz="0" w:space="0" w:color="auto"/>
        <w:bottom w:val="none" w:sz="0" w:space="0" w:color="auto"/>
        <w:right w:val="none" w:sz="0" w:space="0" w:color="auto"/>
      </w:divBdr>
    </w:div>
    <w:div w:id="1621648012">
      <w:bodyDiv w:val="1"/>
      <w:marLeft w:val="0"/>
      <w:marRight w:val="0"/>
      <w:marTop w:val="0"/>
      <w:marBottom w:val="0"/>
      <w:divBdr>
        <w:top w:val="none" w:sz="0" w:space="0" w:color="auto"/>
        <w:left w:val="none" w:sz="0" w:space="0" w:color="auto"/>
        <w:bottom w:val="none" w:sz="0" w:space="0" w:color="auto"/>
        <w:right w:val="none" w:sz="0" w:space="0" w:color="auto"/>
      </w:divBdr>
    </w:div>
    <w:div w:id="1622036425">
      <w:bodyDiv w:val="1"/>
      <w:marLeft w:val="0"/>
      <w:marRight w:val="0"/>
      <w:marTop w:val="0"/>
      <w:marBottom w:val="0"/>
      <w:divBdr>
        <w:top w:val="none" w:sz="0" w:space="0" w:color="auto"/>
        <w:left w:val="none" w:sz="0" w:space="0" w:color="auto"/>
        <w:bottom w:val="none" w:sz="0" w:space="0" w:color="auto"/>
        <w:right w:val="none" w:sz="0" w:space="0" w:color="auto"/>
      </w:divBdr>
    </w:div>
    <w:div w:id="1622103541">
      <w:bodyDiv w:val="1"/>
      <w:marLeft w:val="0"/>
      <w:marRight w:val="0"/>
      <w:marTop w:val="0"/>
      <w:marBottom w:val="0"/>
      <w:divBdr>
        <w:top w:val="none" w:sz="0" w:space="0" w:color="auto"/>
        <w:left w:val="none" w:sz="0" w:space="0" w:color="auto"/>
        <w:bottom w:val="none" w:sz="0" w:space="0" w:color="auto"/>
        <w:right w:val="none" w:sz="0" w:space="0" w:color="auto"/>
      </w:divBdr>
    </w:div>
    <w:div w:id="1622108967">
      <w:bodyDiv w:val="1"/>
      <w:marLeft w:val="0"/>
      <w:marRight w:val="0"/>
      <w:marTop w:val="0"/>
      <w:marBottom w:val="0"/>
      <w:divBdr>
        <w:top w:val="none" w:sz="0" w:space="0" w:color="auto"/>
        <w:left w:val="none" w:sz="0" w:space="0" w:color="auto"/>
        <w:bottom w:val="none" w:sz="0" w:space="0" w:color="auto"/>
        <w:right w:val="none" w:sz="0" w:space="0" w:color="auto"/>
      </w:divBdr>
    </w:div>
    <w:div w:id="1622150397">
      <w:bodyDiv w:val="1"/>
      <w:marLeft w:val="0"/>
      <w:marRight w:val="0"/>
      <w:marTop w:val="0"/>
      <w:marBottom w:val="0"/>
      <w:divBdr>
        <w:top w:val="none" w:sz="0" w:space="0" w:color="auto"/>
        <w:left w:val="none" w:sz="0" w:space="0" w:color="auto"/>
        <w:bottom w:val="none" w:sz="0" w:space="0" w:color="auto"/>
        <w:right w:val="none" w:sz="0" w:space="0" w:color="auto"/>
      </w:divBdr>
    </w:div>
    <w:div w:id="1622304878">
      <w:bodyDiv w:val="1"/>
      <w:marLeft w:val="0"/>
      <w:marRight w:val="0"/>
      <w:marTop w:val="0"/>
      <w:marBottom w:val="0"/>
      <w:divBdr>
        <w:top w:val="none" w:sz="0" w:space="0" w:color="auto"/>
        <w:left w:val="none" w:sz="0" w:space="0" w:color="auto"/>
        <w:bottom w:val="none" w:sz="0" w:space="0" w:color="auto"/>
        <w:right w:val="none" w:sz="0" w:space="0" w:color="auto"/>
      </w:divBdr>
    </w:div>
    <w:div w:id="1622682917">
      <w:bodyDiv w:val="1"/>
      <w:marLeft w:val="0"/>
      <w:marRight w:val="0"/>
      <w:marTop w:val="0"/>
      <w:marBottom w:val="0"/>
      <w:divBdr>
        <w:top w:val="none" w:sz="0" w:space="0" w:color="auto"/>
        <w:left w:val="none" w:sz="0" w:space="0" w:color="auto"/>
        <w:bottom w:val="none" w:sz="0" w:space="0" w:color="auto"/>
        <w:right w:val="none" w:sz="0" w:space="0" w:color="auto"/>
      </w:divBdr>
    </w:div>
    <w:div w:id="1623339521">
      <w:bodyDiv w:val="1"/>
      <w:marLeft w:val="0"/>
      <w:marRight w:val="0"/>
      <w:marTop w:val="0"/>
      <w:marBottom w:val="0"/>
      <w:divBdr>
        <w:top w:val="none" w:sz="0" w:space="0" w:color="auto"/>
        <w:left w:val="none" w:sz="0" w:space="0" w:color="auto"/>
        <w:bottom w:val="none" w:sz="0" w:space="0" w:color="auto"/>
        <w:right w:val="none" w:sz="0" w:space="0" w:color="auto"/>
      </w:divBdr>
    </w:div>
    <w:div w:id="1623344944">
      <w:bodyDiv w:val="1"/>
      <w:marLeft w:val="0"/>
      <w:marRight w:val="0"/>
      <w:marTop w:val="0"/>
      <w:marBottom w:val="0"/>
      <w:divBdr>
        <w:top w:val="none" w:sz="0" w:space="0" w:color="auto"/>
        <w:left w:val="none" w:sz="0" w:space="0" w:color="auto"/>
        <w:bottom w:val="none" w:sz="0" w:space="0" w:color="auto"/>
        <w:right w:val="none" w:sz="0" w:space="0" w:color="auto"/>
      </w:divBdr>
    </w:div>
    <w:div w:id="1623420687">
      <w:bodyDiv w:val="1"/>
      <w:marLeft w:val="0"/>
      <w:marRight w:val="0"/>
      <w:marTop w:val="0"/>
      <w:marBottom w:val="0"/>
      <w:divBdr>
        <w:top w:val="none" w:sz="0" w:space="0" w:color="auto"/>
        <w:left w:val="none" w:sz="0" w:space="0" w:color="auto"/>
        <w:bottom w:val="none" w:sz="0" w:space="0" w:color="auto"/>
        <w:right w:val="none" w:sz="0" w:space="0" w:color="auto"/>
      </w:divBdr>
    </w:div>
    <w:div w:id="1623538045">
      <w:bodyDiv w:val="1"/>
      <w:marLeft w:val="0"/>
      <w:marRight w:val="0"/>
      <w:marTop w:val="0"/>
      <w:marBottom w:val="0"/>
      <w:divBdr>
        <w:top w:val="none" w:sz="0" w:space="0" w:color="auto"/>
        <w:left w:val="none" w:sz="0" w:space="0" w:color="auto"/>
        <w:bottom w:val="none" w:sz="0" w:space="0" w:color="auto"/>
        <w:right w:val="none" w:sz="0" w:space="0" w:color="auto"/>
      </w:divBdr>
    </w:div>
    <w:div w:id="1623610938">
      <w:bodyDiv w:val="1"/>
      <w:marLeft w:val="0"/>
      <w:marRight w:val="0"/>
      <w:marTop w:val="0"/>
      <w:marBottom w:val="0"/>
      <w:divBdr>
        <w:top w:val="none" w:sz="0" w:space="0" w:color="auto"/>
        <w:left w:val="none" w:sz="0" w:space="0" w:color="auto"/>
        <w:bottom w:val="none" w:sz="0" w:space="0" w:color="auto"/>
        <w:right w:val="none" w:sz="0" w:space="0" w:color="auto"/>
      </w:divBdr>
    </w:div>
    <w:div w:id="1623614167">
      <w:bodyDiv w:val="1"/>
      <w:marLeft w:val="0"/>
      <w:marRight w:val="0"/>
      <w:marTop w:val="0"/>
      <w:marBottom w:val="0"/>
      <w:divBdr>
        <w:top w:val="none" w:sz="0" w:space="0" w:color="auto"/>
        <w:left w:val="none" w:sz="0" w:space="0" w:color="auto"/>
        <w:bottom w:val="none" w:sz="0" w:space="0" w:color="auto"/>
        <w:right w:val="none" w:sz="0" w:space="0" w:color="auto"/>
      </w:divBdr>
    </w:div>
    <w:div w:id="1623615544">
      <w:bodyDiv w:val="1"/>
      <w:marLeft w:val="0"/>
      <w:marRight w:val="0"/>
      <w:marTop w:val="0"/>
      <w:marBottom w:val="0"/>
      <w:divBdr>
        <w:top w:val="none" w:sz="0" w:space="0" w:color="auto"/>
        <w:left w:val="none" w:sz="0" w:space="0" w:color="auto"/>
        <w:bottom w:val="none" w:sz="0" w:space="0" w:color="auto"/>
        <w:right w:val="none" w:sz="0" w:space="0" w:color="auto"/>
      </w:divBdr>
    </w:div>
    <w:div w:id="1623732806">
      <w:bodyDiv w:val="1"/>
      <w:marLeft w:val="0"/>
      <w:marRight w:val="0"/>
      <w:marTop w:val="0"/>
      <w:marBottom w:val="0"/>
      <w:divBdr>
        <w:top w:val="none" w:sz="0" w:space="0" w:color="auto"/>
        <w:left w:val="none" w:sz="0" w:space="0" w:color="auto"/>
        <w:bottom w:val="none" w:sz="0" w:space="0" w:color="auto"/>
        <w:right w:val="none" w:sz="0" w:space="0" w:color="auto"/>
      </w:divBdr>
    </w:div>
    <w:div w:id="1623805083">
      <w:bodyDiv w:val="1"/>
      <w:marLeft w:val="0"/>
      <w:marRight w:val="0"/>
      <w:marTop w:val="0"/>
      <w:marBottom w:val="0"/>
      <w:divBdr>
        <w:top w:val="none" w:sz="0" w:space="0" w:color="auto"/>
        <w:left w:val="none" w:sz="0" w:space="0" w:color="auto"/>
        <w:bottom w:val="none" w:sz="0" w:space="0" w:color="auto"/>
        <w:right w:val="none" w:sz="0" w:space="0" w:color="auto"/>
      </w:divBdr>
    </w:div>
    <w:div w:id="1623918844">
      <w:bodyDiv w:val="1"/>
      <w:marLeft w:val="0"/>
      <w:marRight w:val="0"/>
      <w:marTop w:val="0"/>
      <w:marBottom w:val="0"/>
      <w:divBdr>
        <w:top w:val="none" w:sz="0" w:space="0" w:color="auto"/>
        <w:left w:val="none" w:sz="0" w:space="0" w:color="auto"/>
        <w:bottom w:val="none" w:sz="0" w:space="0" w:color="auto"/>
        <w:right w:val="none" w:sz="0" w:space="0" w:color="auto"/>
      </w:divBdr>
    </w:div>
    <w:div w:id="1623996580">
      <w:bodyDiv w:val="1"/>
      <w:marLeft w:val="0"/>
      <w:marRight w:val="0"/>
      <w:marTop w:val="0"/>
      <w:marBottom w:val="0"/>
      <w:divBdr>
        <w:top w:val="none" w:sz="0" w:space="0" w:color="auto"/>
        <w:left w:val="none" w:sz="0" w:space="0" w:color="auto"/>
        <w:bottom w:val="none" w:sz="0" w:space="0" w:color="auto"/>
        <w:right w:val="none" w:sz="0" w:space="0" w:color="auto"/>
      </w:divBdr>
    </w:div>
    <w:div w:id="1624002001">
      <w:bodyDiv w:val="1"/>
      <w:marLeft w:val="0"/>
      <w:marRight w:val="0"/>
      <w:marTop w:val="0"/>
      <w:marBottom w:val="0"/>
      <w:divBdr>
        <w:top w:val="none" w:sz="0" w:space="0" w:color="auto"/>
        <w:left w:val="none" w:sz="0" w:space="0" w:color="auto"/>
        <w:bottom w:val="none" w:sz="0" w:space="0" w:color="auto"/>
        <w:right w:val="none" w:sz="0" w:space="0" w:color="auto"/>
      </w:divBdr>
    </w:div>
    <w:div w:id="1624119363">
      <w:bodyDiv w:val="1"/>
      <w:marLeft w:val="0"/>
      <w:marRight w:val="0"/>
      <w:marTop w:val="0"/>
      <w:marBottom w:val="0"/>
      <w:divBdr>
        <w:top w:val="none" w:sz="0" w:space="0" w:color="auto"/>
        <w:left w:val="none" w:sz="0" w:space="0" w:color="auto"/>
        <w:bottom w:val="none" w:sz="0" w:space="0" w:color="auto"/>
        <w:right w:val="none" w:sz="0" w:space="0" w:color="auto"/>
      </w:divBdr>
    </w:div>
    <w:div w:id="1624271222">
      <w:bodyDiv w:val="1"/>
      <w:marLeft w:val="0"/>
      <w:marRight w:val="0"/>
      <w:marTop w:val="0"/>
      <w:marBottom w:val="0"/>
      <w:divBdr>
        <w:top w:val="none" w:sz="0" w:space="0" w:color="auto"/>
        <w:left w:val="none" w:sz="0" w:space="0" w:color="auto"/>
        <w:bottom w:val="none" w:sz="0" w:space="0" w:color="auto"/>
        <w:right w:val="none" w:sz="0" w:space="0" w:color="auto"/>
      </w:divBdr>
    </w:div>
    <w:div w:id="1624310266">
      <w:bodyDiv w:val="1"/>
      <w:marLeft w:val="0"/>
      <w:marRight w:val="0"/>
      <w:marTop w:val="0"/>
      <w:marBottom w:val="0"/>
      <w:divBdr>
        <w:top w:val="none" w:sz="0" w:space="0" w:color="auto"/>
        <w:left w:val="none" w:sz="0" w:space="0" w:color="auto"/>
        <w:bottom w:val="none" w:sz="0" w:space="0" w:color="auto"/>
        <w:right w:val="none" w:sz="0" w:space="0" w:color="auto"/>
      </w:divBdr>
    </w:div>
    <w:div w:id="1624582469">
      <w:bodyDiv w:val="1"/>
      <w:marLeft w:val="0"/>
      <w:marRight w:val="0"/>
      <w:marTop w:val="0"/>
      <w:marBottom w:val="0"/>
      <w:divBdr>
        <w:top w:val="none" w:sz="0" w:space="0" w:color="auto"/>
        <w:left w:val="none" w:sz="0" w:space="0" w:color="auto"/>
        <w:bottom w:val="none" w:sz="0" w:space="0" w:color="auto"/>
        <w:right w:val="none" w:sz="0" w:space="0" w:color="auto"/>
      </w:divBdr>
    </w:div>
    <w:div w:id="1624657138">
      <w:bodyDiv w:val="1"/>
      <w:marLeft w:val="0"/>
      <w:marRight w:val="0"/>
      <w:marTop w:val="0"/>
      <w:marBottom w:val="0"/>
      <w:divBdr>
        <w:top w:val="none" w:sz="0" w:space="0" w:color="auto"/>
        <w:left w:val="none" w:sz="0" w:space="0" w:color="auto"/>
        <w:bottom w:val="none" w:sz="0" w:space="0" w:color="auto"/>
        <w:right w:val="none" w:sz="0" w:space="0" w:color="auto"/>
      </w:divBdr>
    </w:div>
    <w:div w:id="1625117283">
      <w:bodyDiv w:val="1"/>
      <w:marLeft w:val="0"/>
      <w:marRight w:val="0"/>
      <w:marTop w:val="0"/>
      <w:marBottom w:val="0"/>
      <w:divBdr>
        <w:top w:val="none" w:sz="0" w:space="0" w:color="auto"/>
        <w:left w:val="none" w:sz="0" w:space="0" w:color="auto"/>
        <w:bottom w:val="none" w:sz="0" w:space="0" w:color="auto"/>
        <w:right w:val="none" w:sz="0" w:space="0" w:color="auto"/>
      </w:divBdr>
    </w:div>
    <w:div w:id="1625228149">
      <w:bodyDiv w:val="1"/>
      <w:marLeft w:val="0"/>
      <w:marRight w:val="0"/>
      <w:marTop w:val="0"/>
      <w:marBottom w:val="0"/>
      <w:divBdr>
        <w:top w:val="none" w:sz="0" w:space="0" w:color="auto"/>
        <w:left w:val="none" w:sz="0" w:space="0" w:color="auto"/>
        <w:bottom w:val="none" w:sz="0" w:space="0" w:color="auto"/>
        <w:right w:val="none" w:sz="0" w:space="0" w:color="auto"/>
      </w:divBdr>
    </w:div>
    <w:div w:id="1625313125">
      <w:bodyDiv w:val="1"/>
      <w:marLeft w:val="0"/>
      <w:marRight w:val="0"/>
      <w:marTop w:val="0"/>
      <w:marBottom w:val="0"/>
      <w:divBdr>
        <w:top w:val="none" w:sz="0" w:space="0" w:color="auto"/>
        <w:left w:val="none" w:sz="0" w:space="0" w:color="auto"/>
        <w:bottom w:val="none" w:sz="0" w:space="0" w:color="auto"/>
        <w:right w:val="none" w:sz="0" w:space="0" w:color="auto"/>
      </w:divBdr>
    </w:div>
    <w:div w:id="1625426316">
      <w:bodyDiv w:val="1"/>
      <w:marLeft w:val="0"/>
      <w:marRight w:val="0"/>
      <w:marTop w:val="0"/>
      <w:marBottom w:val="0"/>
      <w:divBdr>
        <w:top w:val="none" w:sz="0" w:space="0" w:color="auto"/>
        <w:left w:val="none" w:sz="0" w:space="0" w:color="auto"/>
        <w:bottom w:val="none" w:sz="0" w:space="0" w:color="auto"/>
        <w:right w:val="none" w:sz="0" w:space="0" w:color="auto"/>
      </w:divBdr>
    </w:div>
    <w:div w:id="1625572380">
      <w:bodyDiv w:val="1"/>
      <w:marLeft w:val="0"/>
      <w:marRight w:val="0"/>
      <w:marTop w:val="0"/>
      <w:marBottom w:val="0"/>
      <w:divBdr>
        <w:top w:val="none" w:sz="0" w:space="0" w:color="auto"/>
        <w:left w:val="none" w:sz="0" w:space="0" w:color="auto"/>
        <w:bottom w:val="none" w:sz="0" w:space="0" w:color="auto"/>
        <w:right w:val="none" w:sz="0" w:space="0" w:color="auto"/>
      </w:divBdr>
    </w:div>
    <w:div w:id="1625844527">
      <w:bodyDiv w:val="1"/>
      <w:marLeft w:val="0"/>
      <w:marRight w:val="0"/>
      <w:marTop w:val="0"/>
      <w:marBottom w:val="0"/>
      <w:divBdr>
        <w:top w:val="none" w:sz="0" w:space="0" w:color="auto"/>
        <w:left w:val="none" w:sz="0" w:space="0" w:color="auto"/>
        <w:bottom w:val="none" w:sz="0" w:space="0" w:color="auto"/>
        <w:right w:val="none" w:sz="0" w:space="0" w:color="auto"/>
      </w:divBdr>
    </w:div>
    <w:div w:id="1625890076">
      <w:bodyDiv w:val="1"/>
      <w:marLeft w:val="0"/>
      <w:marRight w:val="0"/>
      <w:marTop w:val="0"/>
      <w:marBottom w:val="0"/>
      <w:divBdr>
        <w:top w:val="none" w:sz="0" w:space="0" w:color="auto"/>
        <w:left w:val="none" w:sz="0" w:space="0" w:color="auto"/>
        <w:bottom w:val="none" w:sz="0" w:space="0" w:color="auto"/>
        <w:right w:val="none" w:sz="0" w:space="0" w:color="auto"/>
      </w:divBdr>
    </w:div>
    <w:div w:id="1626159900">
      <w:bodyDiv w:val="1"/>
      <w:marLeft w:val="0"/>
      <w:marRight w:val="0"/>
      <w:marTop w:val="0"/>
      <w:marBottom w:val="0"/>
      <w:divBdr>
        <w:top w:val="none" w:sz="0" w:space="0" w:color="auto"/>
        <w:left w:val="none" w:sz="0" w:space="0" w:color="auto"/>
        <w:bottom w:val="none" w:sz="0" w:space="0" w:color="auto"/>
        <w:right w:val="none" w:sz="0" w:space="0" w:color="auto"/>
      </w:divBdr>
    </w:div>
    <w:div w:id="1626303592">
      <w:bodyDiv w:val="1"/>
      <w:marLeft w:val="0"/>
      <w:marRight w:val="0"/>
      <w:marTop w:val="0"/>
      <w:marBottom w:val="0"/>
      <w:divBdr>
        <w:top w:val="none" w:sz="0" w:space="0" w:color="auto"/>
        <w:left w:val="none" w:sz="0" w:space="0" w:color="auto"/>
        <w:bottom w:val="none" w:sz="0" w:space="0" w:color="auto"/>
        <w:right w:val="none" w:sz="0" w:space="0" w:color="auto"/>
      </w:divBdr>
    </w:div>
    <w:div w:id="1626348387">
      <w:bodyDiv w:val="1"/>
      <w:marLeft w:val="0"/>
      <w:marRight w:val="0"/>
      <w:marTop w:val="0"/>
      <w:marBottom w:val="0"/>
      <w:divBdr>
        <w:top w:val="none" w:sz="0" w:space="0" w:color="auto"/>
        <w:left w:val="none" w:sz="0" w:space="0" w:color="auto"/>
        <w:bottom w:val="none" w:sz="0" w:space="0" w:color="auto"/>
        <w:right w:val="none" w:sz="0" w:space="0" w:color="auto"/>
      </w:divBdr>
    </w:div>
    <w:div w:id="1626350329">
      <w:bodyDiv w:val="1"/>
      <w:marLeft w:val="0"/>
      <w:marRight w:val="0"/>
      <w:marTop w:val="0"/>
      <w:marBottom w:val="0"/>
      <w:divBdr>
        <w:top w:val="none" w:sz="0" w:space="0" w:color="auto"/>
        <w:left w:val="none" w:sz="0" w:space="0" w:color="auto"/>
        <w:bottom w:val="none" w:sz="0" w:space="0" w:color="auto"/>
        <w:right w:val="none" w:sz="0" w:space="0" w:color="auto"/>
      </w:divBdr>
    </w:div>
    <w:div w:id="1626544777">
      <w:bodyDiv w:val="1"/>
      <w:marLeft w:val="0"/>
      <w:marRight w:val="0"/>
      <w:marTop w:val="0"/>
      <w:marBottom w:val="0"/>
      <w:divBdr>
        <w:top w:val="none" w:sz="0" w:space="0" w:color="auto"/>
        <w:left w:val="none" w:sz="0" w:space="0" w:color="auto"/>
        <w:bottom w:val="none" w:sz="0" w:space="0" w:color="auto"/>
        <w:right w:val="none" w:sz="0" w:space="0" w:color="auto"/>
      </w:divBdr>
    </w:div>
    <w:div w:id="1626931415">
      <w:bodyDiv w:val="1"/>
      <w:marLeft w:val="0"/>
      <w:marRight w:val="0"/>
      <w:marTop w:val="0"/>
      <w:marBottom w:val="0"/>
      <w:divBdr>
        <w:top w:val="none" w:sz="0" w:space="0" w:color="auto"/>
        <w:left w:val="none" w:sz="0" w:space="0" w:color="auto"/>
        <w:bottom w:val="none" w:sz="0" w:space="0" w:color="auto"/>
        <w:right w:val="none" w:sz="0" w:space="0" w:color="auto"/>
      </w:divBdr>
    </w:div>
    <w:div w:id="1627152763">
      <w:bodyDiv w:val="1"/>
      <w:marLeft w:val="0"/>
      <w:marRight w:val="0"/>
      <w:marTop w:val="0"/>
      <w:marBottom w:val="0"/>
      <w:divBdr>
        <w:top w:val="none" w:sz="0" w:space="0" w:color="auto"/>
        <w:left w:val="none" w:sz="0" w:space="0" w:color="auto"/>
        <w:bottom w:val="none" w:sz="0" w:space="0" w:color="auto"/>
        <w:right w:val="none" w:sz="0" w:space="0" w:color="auto"/>
      </w:divBdr>
    </w:div>
    <w:div w:id="1627348316">
      <w:bodyDiv w:val="1"/>
      <w:marLeft w:val="0"/>
      <w:marRight w:val="0"/>
      <w:marTop w:val="0"/>
      <w:marBottom w:val="0"/>
      <w:divBdr>
        <w:top w:val="none" w:sz="0" w:space="0" w:color="auto"/>
        <w:left w:val="none" w:sz="0" w:space="0" w:color="auto"/>
        <w:bottom w:val="none" w:sz="0" w:space="0" w:color="auto"/>
        <w:right w:val="none" w:sz="0" w:space="0" w:color="auto"/>
      </w:divBdr>
    </w:div>
    <w:div w:id="1627934227">
      <w:bodyDiv w:val="1"/>
      <w:marLeft w:val="0"/>
      <w:marRight w:val="0"/>
      <w:marTop w:val="0"/>
      <w:marBottom w:val="0"/>
      <w:divBdr>
        <w:top w:val="none" w:sz="0" w:space="0" w:color="auto"/>
        <w:left w:val="none" w:sz="0" w:space="0" w:color="auto"/>
        <w:bottom w:val="none" w:sz="0" w:space="0" w:color="auto"/>
        <w:right w:val="none" w:sz="0" w:space="0" w:color="auto"/>
      </w:divBdr>
    </w:div>
    <w:div w:id="1628008493">
      <w:bodyDiv w:val="1"/>
      <w:marLeft w:val="0"/>
      <w:marRight w:val="0"/>
      <w:marTop w:val="0"/>
      <w:marBottom w:val="0"/>
      <w:divBdr>
        <w:top w:val="none" w:sz="0" w:space="0" w:color="auto"/>
        <w:left w:val="none" w:sz="0" w:space="0" w:color="auto"/>
        <w:bottom w:val="none" w:sz="0" w:space="0" w:color="auto"/>
        <w:right w:val="none" w:sz="0" w:space="0" w:color="auto"/>
      </w:divBdr>
    </w:div>
    <w:div w:id="1628196977">
      <w:bodyDiv w:val="1"/>
      <w:marLeft w:val="0"/>
      <w:marRight w:val="0"/>
      <w:marTop w:val="0"/>
      <w:marBottom w:val="0"/>
      <w:divBdr>
        <w:top w:val="none" w:sz="0" w:space="0" w:color="auto"/>
        <w:left w:val="none" w:sz="0" w:space="0" w:color="auto"/>
        <w:bottom w:val="none" w:sz="0" w:space="0" w:color="auto"/>
        <w:right w:val="none" w:sz="0" w:space="0" w:color="auto"/>
      </w:divBdr>
    </w:div>
    <w:div w:id="1628201959">
      <w:bodyDiv w:val="1"/>
      <w:marLeft w:val="0"/>
      <w:marRight w:val="0"/>
      <w:marTop w:val="0"/>
      <w:marBottom w:val="0"/>
      <w:divBdr>
        <w:top w:val="none" w:sz="0" w:space="0" w:color="auto"/>
        <w:left w:val="none" w:sz="0" w:space="0" w:color="auto"/>
        <w:bottom w:val="none" w:sz="0" w:space="0" w:color="auto"/>
        <w:right w:val="none" w:sz="0" w:space="0" w:color="auto"/>
      </w:divBdr>
    </w:div>
    <w:div w:id="1628467880">
      <w:bodyDiv w:val="1"/>
      <w:marLeft w:val="0"/>
      <w:marRight w:val="0"/>
      <w:marTop w:val="0"/>
      <w:marBottom w:val="0"/>
      <w:divBdr>
        <w:top w:val="none" w:sz="0" w:space="0" w:color="auto"/>
        <w:left w:val="none" w:sz="0" w:space="0" w:color="auto"/>
        <w:bottom w:val="none" w:sz="0" w:space="0" w:color="auto"/>
        <w:right w:val="none" w:sz="0" w:space="0" w:color="auto"/>
      </w:divBdr>
    </w:div>
    <w:div w:id="1628857623">
      <w:bodyDiv w:val="1"/>
      <w:marLeft w:val="0"/>
      <w:marRight w:val="0"/>
      <w:marTop w:val="0"/>
      <w:marBottom w:val="0"/>
      <w:divBdr>
        <w:top w:val="none" w:sz="0" w:space="0" w:color="auto"/>
        <w:left w:val="none" w:sz="0" w:space="0" w:color="auto"/>
        <w:bottom w:val="none" w:sz="0" w:space="0" w:color="auto"/>
        <w:right w:val="none" w:sz="0" w:space="0" w:color="auto"/>
      </w:divBdr>
    </w:div>
    <w:div w:id="1629124507">
      <w:bodyDiv w:val="1"/>
      <w:marLeft w:val="0"/>
      <w:marRight w:val="0"/>
      <w:marTop w:val="0"/>
      <w:marBottom w:val="0"/>
      <w:divBdr>
        <w:top w:val="none" w:sz="0" w:space="0" w:color="auto"/>
        <w:left w:val="none" w:sz="0" w:space="0" w:color="auto"/>
        <w:bottom w:val="none" w:sz="0" w:space="0" w:color="auto"/>
        <w:right w:val="none" w:sz="0" w:space="0" w:color="auto"/>
      </w:divBdr>
    </w:div>
    <w:div w:id="1629360379">
      <w:bodyDiv w:val="1"/>
      <w:marLeft w:val="0"/>
      <w:marRight w:val="0"/>
      <w:marTop w:val="0"/>
      <w:marBottom w:val="0"/>
      <w:divBdr>
        <w:top w:val="none" w:sz="0" w:space="0" w:color="auto"/>
        <w:left w:val="none" w:sz="0" w:space="0" w:color="auto"/>
        <w:bottom w:val="none" w:sz="0" w:space="0" w:color="auto"/>
        <w:right w:val="none" w:sz="0" w:space="0" w:color="auto"/>
      </w:divBdr>
    </w:div>
    <w:div w:id="1629629987">
      <w:bodyDiv w:val="1"/>
      <w:marLeft w:val="0"/>
      <w:marRight w:val="0"/>
      <w:marTop w:val="0"/>
      <w:marBottom w:val="0"/>
      <w:divBdr>
        <w:top w:val="none" w:sz="0" w:space="0" w:color="auto"/>
        <w:left w:val="none" w:sz="0" w:space="0" w:color="auto"/>
        <w:bottom w:val="none" w:sz="0" w:space="0" w:color="auto"/>
        <w:right w:val="none" w:sz="0" w:space="0" w:color="auto"/>
      </w:divBdr>
    </w:div>
    <w:div w:id="1629824210">
      <w:bodyDiv w:val="1"/>
      <w:marLeft w:val="0"/>
      <w:marRight w:val="0"/>
      <w:marTop w:val="0"/>
      <w:marBottom w:val="0"/>
      <w:divBdr>
        <w:top w:val="none" w:sz="0" w:space="0" w:color="auto"/>
        <w:left w:val="none" w:sz="0" w:space="0" w:color="auto"/>
        <w:bottom w:val="none" w:sz="0" w:space="0" w:color="auto"/>
        <w:right w:val="none" w:sz="0" w:space="0" w:color="auto"/>
      </w:divBdr>
    </w:div>
    <w:div w:id="1629824238">
      <w:bodyDiv w:val="1"/>
      <w:marLeft w:val="0"/>
      <w:marRight w:val="0"/>
      <w:marTop w:val="0"/>
      <w:marBottom w:val="0"/>
      <w:divBdr>
        <w:top w:val="none" w:sz="0" w:space="0" w:color="auto"/>
        <w:left w:val="none" w:sz="0" w:space="0" w:color="auto"/>
        <w:bottom w:val="none" w:sz="0" w:space="0" w:color="auto"/>
        <w:right w:val="none" w:sz="0" w:space="0" w:color="auto"/>
      </w:divBdr>
    </w:div>
    <w:div w:id="1629966881">
      <w:bodyDiv w:val="1"/>
      <w:marLeft w:val="0"/>
      <w:marRight w:val="0"/>
      <w:marTop w:val="0"/>
      <w:marBottom w:val="0"/>
      <w:divBdr>
        <w:top w:val="none" w:sz="0" w:space="0" w:color="auto"/>
        <w:left w:val="none" w:sz="0" w:space="0" w:color="auto"/>
        <w:bottom w:val="none" w:sz="0" w:space="0" w:color="auto"/>
        <w:right w:val="none" w:sz="0" w:space="0" w:color="auto"/>
      </w:divBdr>
    </w:div>
    <w:div w:id="1630630429">
      <w:bodyDiv w:val="1"/>
      <w:marLeft w:val="0"/>
      <w:marRight w:val="0"/>
      <w:marTop w:val="0"/>
      <w:marBottom w:val="0"/>
      <w:divBdr>
        <w:top w:val="none" w:sz="0" w:space="0" w:color="auto"/>
        <w:left w:val="none" w:sz="0" w:space="0" w:color="auto"/>
        <w:bottom w:val="none" w:sz="0" w:space="0" w:color="auto"/>
        <w:right w:val="none" w:sz="0" w:space="0" w:color="auto"/>
      </w:divBdr>
    </w:div>
    <w:div w:id="1630742309">
      <w:bodyDiv w:val="1"/>
      <w:marLeft w:val="0"/>
      <w:marRight w:val="0"/>
      <w:marTop w:val="0"/>
      <w:marBottom w:val="0"/>
      <w:divBdr>
        <w:top w:val="none" w:sz="0" w:space="0" w:color="auto"/>
        <w:left w:val="none" w:sz="0" w:space="0" w:color="auto"/>
        <w:bottom w:val="none" w:sz="0" w:space="0" w:color="auto"/>
        <w:right w:val="none" w:sz="0" w:space="0" w:color="auto"/>
      </w:divBdr>
    </w:div>
    <w:div w:id="1630745739">
      <w:bodyDiv w:val="1"/>
      <w:marLeft w:val="0"/>
      <w:marRight w:val="0"/>
      <w:marTop w:val="0"/>
      <w:marBottom w:val="0"/>
      <w:divBdr>
        <w:top w:val="none" w:sz="0" w:space="0" w:color="auto"/>
        <w:left w:val="none" w:sz="0" w:space="0" w:color="auto"/>
        <w:bottom w:val="none" w:sz="0" w:space="0" w:color="auto"/>
        <w:right w:val="none" w:sz="0" w:space="0" w:color="auto"/>
      </w:divBdr>
    </w:div>
    <w:div w:id="1630937063">
      <w:bodyDiv w:val="1"/>
      <w:marLeft w:val="0"/>
      <w:marRight w:val="0"/>
      <w:marTop w:val="0"/>
      <w:marBottom w:val="0"/>
      <w:divBdr>
        <w:top w:val="none" w:sz="0" w:space="0" w:color="auto"/>
        <w:left w:val="none" w:sz="0" w:space="0" w:color="auto"/>
        <w:bottom w:val="none" w:sz="0" w:space="0" w:color="auto"/>
        <w:right w:val="none" w:sz="0" w:space="0" w:color="auto"/>
      </w:divBdr>
    </w:div>
    <w:div w:id="1631011754">
      <w:bodyDiv w:val="1"/>
      <w:marLeft w:val="0"/>
      <w:marRight w:val="0"/>
      <w:marTop w:val="0"/>
      <w:marBottom w:val="0"/>
      <w:divBdr>
        <w:top w:val="none" w:sz="0" w:space="0" w:color="auto"/>
        <w:left w:val="none" w:sz="0" w:space="0" w:color="auto"/>
        <w:bottom w:val="none" w:sz="0" w:space="0" w:color="auto"/>
        <w:right w:val="none" w:sz="0" w:space="0" w:color="auto"/>
      </w:divBdr>
    </w:div>
    <w:div w:id="1631085361">
      <w:bodyDiv w:val="1"/>
      <w:marLeft w:val="0"/>
      <w:marRight w:val="0"/>
      <w:marTop w:val="0"/>
      <w:marBottom w:val="0"/>
      <w:divBdr>
        <w:top w:val="none" w:sz="0" w:space="0" w:color="auto"/>
        <w:left w:val="none" w:sz="0" w:space="0" w:color="auto"/>
        <w:bottom w:val="none" w:sz="0" w:space="0" w:color="auto"/>
        <w:right w:val="none" w:sz="0" w:space="0" w:color="auto"/>
      </w:divBdr>
    </w:div>
    <w:div w:id="1631127521">
      <w:bodyDiv w:val="1"/>
      <w:marLeft w:val="0"/>
      <w:marRight w:val="0"/>
      <w:marTop w:val="0"/>
      <w:marBottom w:val="0"/>
      <w:divBdr>
        <w:top w:val="none" w:sz="0" w:space="0" w:color="auto"/>
        <w:left w:val="none" w:sz="0" w:space="0" w:color="auto"/>
        <w:bottom w:val="none" w:sz="0" w:space="0" w:color="auto"/>
        <w:right w:val="none" w:sz="0" w:space="0" w:color="auto"/>
      </w:divBdr>
    </w:div>
    <w:div w:id="1631284838">
      <w:bodyDiv w:val="1"/>
      <w:marLeft w:val="0"/>
      <w:marRight w:val="0"/>
      <w:marTop w:val="0"/>
      <w:marBottom w:val="0"/>
      <w:divBdr>
        <w:top w:val="none" w:sz="0" w:space="0" w:color="auto"/>
        <w:left w:val="none" w:sz="0" w:space="0" w:color="auto"/>
        <w:bottom w:val="none" w:sz="0" w:space="0" w:color="auto"/>
        <w:right w:val="none" w:sz="0" w:space="0" w:color="auto"/>
      </w:divBdr>
    </w:div>
    <w:div w:id="1631285144">
      <w:bodyDiv w:val="1"/>
      <w:marLeft w:val="0"/>
      <w:marRight w:val="0"/>
      <w:marTop w:val="0"/>
      <w:marBottom w:val="0"/>
      <w:divBdr>
        <w:top w:val="none" w:sz="0" w:space="0" w:color="auto"/>
        <w:left w:val="none" w:sz="0" w:space="0" w:color="auto"/>
        <w:bottom w:val="none" w:sz="0" w:space="0" w:color="auto"/>
        <w:right w:val="none" w:sz="0" w:space="0" w:color="auto"/>
      </w:divBdr>
    </w:div>
    <w:div w:id="1631591957">
      <w:bodyDiv w:val="1"/>
      <w:marLeft w:val="0"/>
      <w:marRight w:val="0"/>
      <w:marTop w:val="0"/>
      <w:marBottom w:val="0"/>
      <w:divBdr>
        <w:top w:val="none" w:sz="0" w:space="0" w:color="auto"/>
        <w:left w:val="none" w:sz="0" w:space="0" w:color="auto"/>
        <w:bottom w:val="none" w:sz="0" w:space="0" w:color="auto"/>
        <w:right w:val="none" w:sz="0" w:space="0" w:color="auto"/>
      </w:divBdr>
    </w:div>
    <w:div w:id="1631932017">
      <w:bodyDiv w:val="1"/>
      <w:marLeft w:val="0"/>
      <w:marRight w:val="0"/>
      <w:marTop w:val="0"/>
      <w:marBottom w:val="0"/>
      <w:divBdr>
        <w:top w:val="none" w:sz="0" w:space="0" w:color="auto"/>
        <w:left w:val="none" w:sz="0" w:space="0" w:color="auto"/>
        <w:bottom w:val="none" w:sz="0" w:space="0" w:color="auto"/>
        <w:right w:val="none" w:sz="0" w:space="0" w:color="auto"/>
      </w:divBdr>
    </w:div>
    <w:div w:id="1631935524">
      <w:bodyDiv w:val="1"/>
      <w:marLeft w:val="0"/>
      <w:marRight w:val="0"/>
      <w:marTop w:val="0"/>
      <w:marBottom w:val="0"/>
      <w:divBdr>
        <w:top w:val="none" w:sz="0" w:space="0" w:color="auto"/>
        <w:left w:val="none" w:sz="0" w:space="0" w:color="auto"/>
        <w:bottom w:val="none" w:sz="0" w:space="0" w:color="auto"/>
        <w:right w:val="none" w:sz="0" w:space="0" w:color="auto"/>
      </w:divBdr>
    </w:div>
    <w:div w:id="1631981516">
      <w:bodyDiv w:val="1"/>
      <w:marLeft w:val="0"/>
      <w:marRight w:val="0"/>
      <w:marTop w:val="0"/>
      <w:marBottom w:val="0"/>
      <w:divBdr>
        <w:top w:val="none" w:sz="0" w:space="0" w:color="auto"/>
        <w:left w:val="none" w:sz="0" w:space="0" w:color="auto"/>
        <w:bottom w:val="none" w:sz="0" w:space="0" w:color="auto"/>
        <w:right w:val="none" w:sz="0" w:space="0" w:color="auto"/>
      </w:divBdr>
    </w:div>
    <w:div w:id="1632203345">
      <w:bodyDiv w:val="1"/>
      <w:marLeft w:val="0"/>
      <w:marRight w:val="0"/>
      <w:marTop w:val="0"/>
      <w:marBottom w:val="0"/>
      <w:divBdr>
        <w:top w:val="none" w:sz="0" w:space="0" w:color="auto"/>
        <w:left w:val="none" w:sz="0" w:space="0" w:color="auto"/>
        <w:bottom w:val="none" w:sz="0" w:space="0" w:color="auto"/>
        <w:right w:val="none" w:sz="0" w:space="0" w:color="auto"/>
      </w:divBdr>
    </w:div>
    <w:div w:id="1632441169">
      <w:bodyDiv w:val="1"/>
      <w:marLeft w:val="0"/>
      <w:marRight w:val="0"/>
      <w:marTop w:val="0"/>
      <w:marBottom w:val="0"/>
      <w:divBdr>
        <w:top w:val="none" w:sz="0" w:space="0" w:color="auto"/>
        <w:left w:val="none" w:sz="0" w:space="0" w:color="auto"/>
        <w:bottom w:val="none" w:sz="0" w:space="0" w:color="auto"/>
        <w:right w:val="none" w:sz="0" w:space="0" w:color="auto"/>
      </w:divBdr>
    </w:div>
    <w:div w:id="1632442049">
      <w:bodyDiv w:val="1"/>
      <w:marLeft w:val="0"/>
      <w:marRight w:val="0"/>
      <w:marTop w:val="0"/>
      <w:marBottom w:val="0"/>
      <w:divBdr>
        <w:top w:val="none" w:sz="0" w:space="0" w:color="auto"/>
        <w:left w:val="none" w:sz="0" w:space="0" w:color="auto"/>
        <w:bottom w:val="none" w:sz="0" w:space="0" w:color="auto"/>
        <w:right w:val="none" w:sz="0" w:space="0" w:color="auto"/>
      </w:divBdr>
    </w:div>
    <w:div w:id="1632709932">
      <w:bodyDiv w:val="1"/>
      <w:marLeft w:val="0"/>
      <w:marRight w:val="0"/>
      <w:marTop w:val="0"/>
      <w:marBottom w:val="0"/>
      <w:divBdr>
        <w:top w:val="none" w:sz="0" w:space="0" w:color="auto"/>
        <w:left w:val="none" w:sz="0" w:space="0" w:color="auto"/>
        <w:bottom w:val="none" w:sz="0" w:space="0" w:color="auto"/>
        <w:right w:val="none" w:sz="0" w:space="0" w:color="auto"/>
      </w:divBdr>
    </w:div>
    <w:div w:id="1633055315">
      <w:bodyDiv w:val="1"/>
      <w:marLeft w:val="0"/>
      <w:marRight w:val="0"/>
      <w:marTop w:val="0"/>
      <w:marBottom w:val="0"/>
      <w:divBdr>
        <w:top w:val="none" w:sz="0" w:space="0" w:color="auto"/>
        <w:left w:val="none" w:sz="0" w:space="0" w:color="auto"/>
        <w:bottom w:val="none" w:sz="0" w:space="0" w:color="auto"/>
        <w:right w:val="none" w:sz="0" w:space="0" w:color="auto"/>
      </w:divBdr>
    </w:div>
    <w:div w:id="1633173816">
      <w:bodyDiv w:val="1"/>
      <w:marLeft w:val="0"/>
      <w:marRight w:val="0"/>
      <w:marTop w:val="0"/>
      <w:marBottom w:val="0"/>
      <w:divBdr>
        <w:top w:val="none" w:sz="0" w:space="0" w:color="auto"/>
        <w:left w:val="none" w:sz="0" w:space="0" w:color="auto"/>
        <w:bottom w:val="none" w:sz="0" w:space="0" w:color="auto"/>
        <w:right w:val="none" w:sz="0" w:space="0" w:color="auto"/>
      </w:divBdr>
    </w:div>
    <w:div w:id="1633174635">
      <w:bodyDiv w:val="1"/>
      <w:marLeft w:val="0"/>
      <w:marRight w:val="0"/>
      <w:marTop w:val="0"/>
      <w:marBottom w:val="0"/>
      <w:divBdr>
        <w:top w:val="none" w:sz="0" w:space="0" w:color="auto"/>
        <w:left w:val="none" w:sz="0" w:space="0" w:color="auto"/>
        <w:bottom w:val="none" w:sz="0" w:space="0" w:color="auto"/>
        <w:right w:val="none" w:sz="0" w:space="0" w:color="auto"/>
      </w:divBdr>
    </w:div>
    <w:div w:id="1633360627">
      <w:bodyDiv w:val="1"/>
      <w:marLeft w:val="0"/>
      <w:marRight w:val="0"/>
      <w:marTop w:val="0"/>
      <w:marBottom w:val="0"/>
      <w:divBdr>
        <w:top w:val="none" w:sz="0" w:space="0" w:color="auto"/>
        <w:left w:val="none" w:sz="0" w:space="0" w:color="auto"/>
        <w:bottom w:val="none" w:sz="0" w:space="0" w:color="auto"/>
        <w:right w:val="none" w:sz="0" w:space="0" w:color="auto"/>
      </w:divBdr>
    </w:div>
    <w:div w:id="1633437831">
      <w:bodyDiv w:val="1"/>
      <w:marLeft w:val="0"/>
      <w:marRight w:val="0"/>
      <w:marTop w:val="0"/>
      <w:marBottom w:val="0"/>
      <w:divBdr>
        <w:top w:val="none" w:sz="0" w:space="0" w:color="auto"/>
        <w:left w:val="none" w:sz="0" w:space="0" w:color="auto"/>
        <w:bottom w:val="none" w:sz="0" w:space="0" w:color="auto"/>
        <w:right w:val="none" w:sz="0" w:space="0" w:color="auto"/>
      </w:divBdr>
    </w:div>
    <w:div w:id="1633513862">
      <w:bodyDiv w:val="1"/>
      <w:marLeft w:val="0"/>
      <w:marRight w:val="0"/>
      <w:marTop w:val="0"/>
      <w:marBottom w:val="0"/>
      <w:divBdr>
        <w:top w:val="none" w:sz="0" w:space="0" w:color="auto"/>
        <w:left w:val="none" w:sz="0" w:space="0" w:color="auto"/>
        <w:bottom w:val="none" w:sz="0" w:space="0" w:color="auto"/>
        <w:right w:val="none" w:sz="0" w:space="0" w:color="auto"/>
      </w:divBdr>
    </w:div>
    <w:div w:id="1633632716">
      <w:bodyDiv w:val="1"/>
      <w:marLeft w:val="0"/>
      <w:marRight w:val="0"/>
      <w:marTop w:val="0"/>
      <w:marBottom w:val="0"/>
      <w:divBdr>
        <w:top w:val="none" w:sz="0" w:space="0" w:color="auto"/>
        <w:left w:val="none" w:sz="0" w:space="0" w:color="auto"/>
        <w:bottom w:val="none" w:sz="0" w:space="0" w:color="auto"/>
        <w:right w:val="none" w:sz="0" w:space="0" w:color="auto"/>
      </w:divBdr>
    </w:div>
    <w:div w:id="1633709492">
      <w:bodyDiv w:val="1"/>
      <w:marLeft w:val="0"/>
      <w:marRight w:val="0"/>
      <w:marTop w:val="0"/>
      <w:marBottom w:val="0"/>
      <w:divBdr>
        <w:top w:val="none" w:sz="0" w:space="0" w:color="auto"/>
        <w:left w:val="none" w:sz="0" w:space="0" w:color="auto"/>
        <w:bottom w:val="none" w:sz="0" w:space="0" w:color="auto"/>
        <w:right w:val="none" w:sz="0" w:space="0" w:color="auto"/>
      </w:divBdr>
    </w:div>
    <w:div w:id="1633749267">
      <w:bodyDiv w:val="1"/>
      <w:marLeft w:val="0"/>
      <w:marRight w:val="0"/>
      <w:marTop w:val="0"/>
      <w:marBottom w:val="0"/>
      <w:divBdr>
        <w:top w:val="none" w:sz="0" w:space="0" w:color="auto"/>
        <w:left w:val="none" w:sz="0" w:space="0" w:color="auto"/>
        <w:bottom w:val="none" w:sz="0" w:space="0" w:color="auto"/>
        <w:right w:val="none" w:sz="0" w:space="0" w:color="auto"/>
      </w:divBdr>
    </w:div>
    <w:div w:id="1633822432">
      <w:bodyDiv w:val="1"/>
      <w:marLeft w:val="0"/>
      <w:marRight w:val="0"/>
      <w:marTop w:val="0"/>
      <w:marBottom w:val="0"/>
      <w:divBdr>
        <w:top w:val="none" w:sz="0" w:space="0" w:color="auto"/>
        <w:left w:val="none" w:sz="0" w:space="0" w:color="auto"/>
        <w:bottom w:val="none" w:sz="0" w:space="0" w:color="auto"/>
        <w:right w:val="none" w:sz="0" w:space="0" w:color="auto"/>
      </w:divBdr>
    </w:div>
    <w:div w:id="1633828472">
      <w:bodyDiv w:val="1"/>
      <w:marLeft w:val="0"/>
      <w:marRight w:val="0"/>
      <w:marTop w:val="0"/>
      <w:marBottom w:val="0"/>
      <w:divBdr>
        <w:top w:val="none" w:sz="0" w:space="0" w:color="auto"/>
        <w:left w:val="none" w:sz="0" w:space="0" w:color="auto"/>
        <w:bottom w:val="none" w:sz="0" w:space="0" w:color="auto"/>
        <w:right w:val="none" w:sz="0" w:space="0" w:color="auto"/>
      </w:divBdr>
    </w:div>
    <w:div w:id="1633949038">
      <w:bodyDiv w:val="1"/>
      <w:marLeft w:val="0"/>
      <w:marRight w:val="0"/>
      <w:marTop w:val="0"/>
      <w:marBottom w:val="0"/>
      <w:divBdr>
        <w:top w:val="none" w:sz="0" w:space="0" w:color="auto"/>
        <w:left w:val="none" w:sz="0" w:space="0" w:color="auto"/>
        <w:bottom w:val="none" w:sz="0" w:space="0" w:color="auto"/>
        <w:right w:val="none" w:sz="0" w:space="0" w:color="auto"/>
      </w:divBdr>
    </w:div>
    <w:div w:id="1634602543">
      <w:bodyDiv w:val="1"/>
      <w:marLeft w:val="0"/>
      <w:marRight w:val="0"/>
      <w:marTop w:val="0"/>
      <w:marBottom w:val="0"/>
      <w:divBdr>
        <w:top w:val="none" w:sz="0" w:space="0" w:color="auto"/>
        <w:left w:val="none" w:sz="0" w:space="0" w:color="auto"/>
        <w:bottom w:val="none" w:sz="0" w:space="0" w:color="auto"/>
        <w:right w:val="none" w:sz="0" w:space="0" w:color="auto"/>
      </w:divBdr>
    </w:div>
    <w:div w:id="1634866169">
      <w:bodyDiv w:val="1"/>
      <w:marLeft w:val="0"/>
      <w:marRight w:val="0"/>
      <w:marTop w:val="0"/>
      <w:marBottom w:val="0"/>
      <w:divBdr>
        <w:top w:val="none" w:sz="0" w:space="0" w:color="auto"/>
        <w:left w:val="none" w:sz="0" w:space="0" w:color="auto"/>
        <w:bottom w:val="none" w:sz="0" w:space="0" w:color="auto"/>
        <w:right w:val="none" w:sz="0" w:space="0" w:color="auto"/>
      </w:divBdr>
    </w:div>
    <w:div w:id="1634947073">
      <w:bodyDiv w:val="1"/>
      <w:marLeft w:val="0"/>
      <w:marRight w:val="0"/>
      <w:marTop w:val="0"/>
      <w:marBottom w:val="0"/>
      <w:divBdr>
        <w:top w:val="none" w:sz="0" w:space="0" w:color="auto"/>
        <w:left w:val="none" w:sz="0" w:space="0" w:color="auto"/>
        <w:bottom w:val="none" w:sz="0" w:space="0" w:color="auto"/>
        <w:right w:val="none" w:sz="0" w:space="0" w:color="auto"/>
      </w:divBdr>
    </w:div>
    <w:div w:id="1635134073">
      <w:bodyDiv w:val="1"/>
      <w:marLeft w:val="0"/>
      <w:marRight w:val="0"/>
      <w:marTop w:val="0"/>
      <w:marBottom w:val="0"/>
      <w:divBdr>
        <w:top w:val="none" w:sz="0" w:space="0" w:color="auto"/>
        <w:left w:val="none" w:sz="0" w:space="0" w:color="auto"/>
        <w:bottom w:val="none" w:sz="0" w:space="0" w:color="auto"/>
        <w:right w:val="none" w:sz="0" w:space="0" w:color="auto"/>
      </w:divBdr>
    </w:div>
    <w:div w:id="1635140970">
      <w:bodyDiv w:val="1"/>
      <w:marLeft w:val="0"/>
      <w:marRight w:val="0"/>
      <w:marTop w:val="0"/>
      <w:marBottom w:val="0"/>
      <w:divBdr>
        <w:top w:val="none" w:sz="0" w:space="0" w:color="auto"/>
        <w:left w:val="none" w:sz="0" w:space="0" w:color="auto"/>
        <w:bottom w:val="none" w:sz="0" w:space="0" w:color="auto"/>
        <w:right w:val="none" w:sz="0" w:space="0" w:color="auto"/>
      </w:divBdr>
    </w:div>
    <w:div w:id="1635142098">
      <w:bodyDiv w:val="1"/>
      <w:marLeft w:val="0"/>
      <w:marRight w:val="0"/>
      <w:marTop w:val="0"/>
      <w:marBottom w:val="0"/>
      <w:divBdr>
        <w:top w:val="none" w:sz="0" w:space="0" w:color="auto"/>
        <w:left w:val="none" w:sz="0" w:space="0" w:color="auto"/>
        <w:bottom w:val="none" w:sz="0" w:space="0" w:color="auto"/>
        <w:right w:val="none" w:sz="0" w:space="0" w:color="auto"/>
      </w:divBdr>
    </w:div>
    <w:div w:id="1635212095">
      <w:bodyDiv w:val="1"/>
      <w:marLeft w:val="0"/>
      <w:marRight w:val="0"/>
      <w:marTop w:val="0"/>
      <w:marBottom w:val="0"/>
      <w:divBdr>
        <w:top w:val="none" w:sz="0" w:space="0" w:color="auto"/>
        <w:left w:val="none" w:sz="0" w:space="0" w:color="auto"/>
        <w:bottom w:val="none" w:sz="0" w:space="0" w:color="auto"/>
        <w:right w:val="none" w:sz="0" w:space="0" w:color="auto"/>
      </w:divBdr>
    </w:div>
    <w:div w:id="1635212496">
      <w:bodyDiv w:val="1"/>
      <w:marLeft w:val="0"/>
      <w:marRight w:val="0"/>
      <w:marTop w:val="0"/>
      <w:marBottom w:val="0"/>
      <w:divBdr>
        <w:top w:val="none" w:sz="0" w:space="0" w:color="auto"/>
        <w:left w:val="none" w:sz="0" w:space="0" w:color="auto"/>
        <w:bottom w:val="none" w:sz="0" w:space="0" w:color="auto"/>
        <w:right w:val="none" w:sz="0" w:space="0" w:color="auto"/>
      </w:divBdr>
    </w:div>
    <w:div w:id="1635256312">
      <w:bodyDiv w:val="1"/>
      <w:marLeft w:val="0"/>
      <w:marRight w:val="0"/>
      <w:marTop w:val="0"/>
      <w:marBottom w:val="0"/>
      <w:divBdr>
        <w:top w:val="none" w:sz="0" w:space="0" w:color="auto"/>
        <w:left w:val="none" w:sz="0" w:space="0" w:color="auto"/>
        <w:bottom w:val="none" w:sz="0" w:space="0" w:color="auto"/>
        <w:right w:val="none" w:sz="0" w:space="0" w:color="auto"/>
      </w:divBdr>
    </w:div>
    <w:div w:id="1635787802">
      <w:bodyDiv w:val="1"/>
      <w:marLeft w:val="0"/>
      <w:marRight w:val="0"/>
      <w:marTop w:val="0"/>
      <w:marBottom w:val="0"/>
      <w:divBdr>
        <w:top w:val="none" w:sz="0" w:space="0" w:color="auto"/>
        <w:left w:val="none" w:sz="0" w:space="0" w:color="auto"/>
        <w:bottom w:val="none" w:sz="0" w:space="0" w:color="auto"/>
        <w:right w:val="none" w:sz="0" w:space="0" w:color="auto"/>
      </w:divBdr>
    </w:div>
    <w:div w:id="1635982363">
      <w:bodyDiv w:val="1"/>
      <w:marLeft w:val="0"/>
      <w:marRight w:val="0"/>
      <w:marTop w:val="0"/>
      <w:marBottom w:val="0"/>
      <w:divBdr>
        <w:top w:val="none" w:sz="0" w:space="0" w:color="auto"/>
        <w:left w:val="none" w:sz="0" w:space="0" w:color="auto"/>
        <w:bottom w:val="none" w:sz="0" w:space="0" w:color="auto"/>
        <w:right w:val="none" w:sz="0" w:space="0" w:color="auto"/>
      </w:divBdr>
    </w:div>
    <w:div w:id="1636107063">
      <w:bodyDiv w:val="1"/>
      <w:marLeft w:val="0"/>
      <w:marRight w:val="0"/>
      <w:marTop w:val="0"/>
      <w:marBottom w:val="0"/>
      <w:divBdr>
        <w:top w:val="none" w:sz="0" w:space="0" w:color="auto"/>
        <w:left w:val="none" w:sz="0" w:space="0" w:color="auto"/>
        <w:bottom w:val="none" w:sz="0" w:space="0" w:color="auto"/>
        <w:right w:val="none" w:sz="0" w:space="0" w:color="auto"/>
      </w:divBdr>
    </w:div>
    <w:div w:id="1636251844">
      <w:bodyDiv w:val="1"/>
      <w:marLeft w:val="0"/>
      <w:marRight w:val="0"/>
      <w:marTop w:val="0"/>
      <w:marBottom w:val="0"/>
      <w:divBdr>
        <w:top w:val="none" w:sz="0" w:space="0" w:color="auto"/>
        <w:left w:val="none" w:sz="0" w:space="0" w:color="auto"/>
        <w:bottom w:val="none" w:sz="0" w:space="0" w:color="auto"/>
        <w:right w:val="none" w:sz="0" w:space="0" w:color="auto"/>
      </w:divBdr>
    </w:div>
    <w:div w:id="1636253854">
      <w:bodyDiv w:val="1"/>
      <w:marLeft w:val="0"/>
      <w:marRight w:val="0"/>
      <w:marTop w:val="0"/>
      <w:marBottom w:val="0"/>
      <w:divBdr>
        <w:top w:val="none" w:sz="0" w:space="0" w:color="auto"/>
        <w:left w:val="none" w:sz="0" w:space="0" w:color="auto"/>
        <w:bottom w:val="none" w:sz="0" w:space="0" w:color="auto"/>
        <w:right w:val="none" w:sz="0" w:space="0" w:color="auto"/>
      </w:divBdr>
    </w:div>
    <w:div w:id="1636255620">
      <w:bodyDiv w:val="1"/>
      <w:marLeft w:val="0"/>
      <w:marRight w:val="0"/>
      <w:marTop w:val="0"/>
      <w:marBottom w:val="0"/>
      <w:divBdr>
        <w:top w:val="none" w:sz="0" w:space="0" w:color="auto"/>
        <w:left w:val="none" w:sz="0" w:space="0" w:color="auto"/>
        <w:bottom w:val="none" w:sz="0" w:space="0" w:color="auto"/>
        <w:right w:val="none" w:sz="0" w:space="0" w:color="auto"/>
      </w:divBdr>
    </w:div>
    <w:div w:id="1636526511">
      <w:bodyDiv w:val="1"/>
      <w:marLeft w:val="0"/>
      <w:marRight w:val="0"/>
      <w:marTop w:val="0"/>
      <w:marBottom w:val="0"/>
      <w:divBdr>
        <w:top w:val="none" w:sz="0" w:space="0" w:color="auto"/>
        <w:left w:val="none" w:sz="0" w:space="0" w:color="auto"/>
        <w:bottom w:val="none" w:sz="0" w:space="0" w:color="auto"/>
        <w:right w:val="none" w:sz="0" w:space="0" w:color="auto"/>
      </w:divBdr>
    </w:div>
    <w:div w:id="1636835726">
      <w:bodyDiv w:val="1"/>
      <w:marLeft w:val="0"/>
      <w:marRight w:val="0"/>
      <w:marTop w:val="0"/>
      <w:marBottom w:val="0"/>
      <w:divBdr>
        <w:top w:val="none" w:sz="0" w:space="0" w:color="auto"/>
        <w:left w:val="none" w:sz="0" w:space="0" w:color="auto"/>
        <w:bottom w:val="none" w:sz="0" w:space="0" w:color="auto"/>
        <w:right w:val="none" w:sz="0" w:space="0" w:color="auto"/>
      </w:divBdr>
    </w:div>
    <w:div w:id="1636990121">
      <w:bodyDiv w:val="1"/>
      <w:marLeft w:val="0"/>
      <w:marRight w:val="0"/>
      <w:marTop w:val="0"/>
      <w:marBottom w:val="0"/>
      <w:divBdr>
        <w:top w:val="none" w:sz="0" w:space="0" w:color="auto"/>
        <w:left w:val="none" w:sz="0" w:space="0" w:color="auto"/>
        <w:bottom w:val="none" w:sz="0" w:space="0" w:color="auto"/>
        <w:right w:val="none" w:sz="0" w:space="0" w:color="auto"/>
      </w:divBdr>
    </w:div>
    <w:div w:id="1637031563">
      <w:bodyDiv w:val="1"/>
      <w:marLeft w:val="0"/>
      <w:marRight w:val="0"/>
      <w:marTop w:val="0"/>
      <w:marBottom w:val="0"/>
      <w:divBdr>
        <w:top w:val="none" w:sz="0" w:space="0" w:color="auto"/>
        <w:left w:val="none" w:sz="0" w:space="0" w:color="auto"/>
        <w:bottom w:val="none" w:sz="0" w:space="0" w:color="auto"/>
        <w:right w:val="none" w:sz="0" w:space="0" w:color="auto"/>
      </w:divBdr>
    </w:div>
    <w:div w:id="1637031824">
      <w:bodyDiv w:val="1"/>
      <w:marLeft w:val="0"/>
      <w:marRight w:val="0"/>
      <w:marTop w:val="0"/>
      <w:marBottom w:val="0"/>
      <w:divBdr>
        <w:top w:val="none" w:sz="0" w:space="0" w:color="auto"/>
        <w:left w:val="none" w:sz="0" w:space="0" w:color="auto"/>
        <w:bottom w:val="none" w:sz="0" w:space="0" w:color="auto"/>
        <w:right w:val="none" w:sz="0" w:space="0" w:color="auto"/>
      </w:divBdr>
    </w:div>
    <w:div w:id="1637177094">
      <w:bodyDiv w:val="1"/>
      <w:marLeft w:val="0"/>
      <w:marRight w:val="0"/>
      <w:marTop w:val="0"/>
      <w:marBottom w:val="0"/>
      <w:divBdr>
        <w:top w:val="none" w:sz="0" w:space="0" w:color="auto"/>
        <w:left w:val="none" w:sz="0" w:space="0" w:color="auto"/>
        <w:bottom w:val="none" w:sz="0" w:space="0" w:color="auto"/>
        <w:right w:val="none" w:sz="0" w:space="0" w:color="auto"/>
      </w:divBdr>
    </w:div>
    <w:div w:id="1637418720">
      <w:bodyDiv w:val="1"/>
      <w:marLeft w:val="0"/>
      <w:marRight w:val="0"/>
      <w:marTop w:val="0"/>
      <w:marBottom w:val="0"/>
      <w:divBdr>
        <w:top w:val="none" w:sz="0" w:space="0" w:color="auto"/>
        <w:left w:val="none" w:sz="0" w:space="0" w:color="auto"/>
        <w:bottom w:val="none" w:sz="0" w:space="0" w:color="auto"/>
        <w:right w:val="none" w:sz="0" w:space="0" w:color="auto"/>
      </w:divBdr>
    </w:div>
    <w:div w:id="1637487093">
      <w:bodyDiv w:val="1"/>
      <w:marLeft w:val="0"/>
      <w:marRight w:val="0"/>
      <w:marTop w:val="0"/>
      <w:marBottom w:val="0"/>
      <w:divBdr>
        <w:top w:val="none" w:sz="0" w:space="0" w:color="auto"/>
        <w:left w:val="none" w:sz="0" w:space="0" w:color="auto"/>
        <w:bottom w:val="none" w:sz="0" w:space="0" w:color="auto"/>
        <w:right w:val="none" w:sz="0" w:space="0" w:color="auto"/>
      </w:divBdr>
    </w:div>
    <w:div w:id="1637562528">
      <w:bodyDiv w:val="1"/>
      <w:marLeft w:val="0"/>
      <w:marRight w:val="0"/>
      <w:marTop w:val="0"/>
      <w:marBottom w:val="0"/>
      <w:divBdr>
        <w:top w:val="none" w:sz="0" w:space="0" w:color="auto"/>
        <w:left w:val="none" w:sz="0" w:space="0" w:color="auto"/>
        <w:bottom w:val="none" w:sz="0" w:space="0" w:color="auto"/>
        <w:right w:val="none" w:sz="0" w:space="0" w:color="auto"/>
      </w:divBdr>
    </w:div>
    <w:div w:id="1637681040">
      <w:bodyDiv w:val="1"/>
      <w:marLeft w:val="0"/>
      <w:marRight w:val="0"/>
      <w:marTop w:val="0"/>
      <w:marBottom w:val="0"/>
      <w:divBdr>
        <w:top w:val="none" w:sz="0" w:space="0" w:color="auto"/>
        <w:left w:val="none" w:sz="0" w:space="0" w:color="auto"/>
        <w:bottom w:val="none" w:sz="0" w:space="0" w:color="auto"/>
        <w:right w:val="none" w:sz="0" w:space="0" w:color="auto"/>
      </w:divBdr>
    </w:div>
    <w:div w:id="1637753683">
      <w:bodyDiv w:val="1"/>
      <w:marLeft w:val="0"/>
      <w:marRight w:val="0"/>
      <w:marTop w:val="0"/>
      <w:marBottom w:val="0"/>
      <w:divBdr>
        <w:top w:val="none" w:sz="0" w:space="0" w:color="auto"/>
        <w:left w:val="none" w:sz="0" w:space="0" w:color="auto"/>
        <w:bottom w:val="none" w:sz="0" w:space="0" w:color="auto"/>
        <w:right w:val="none" w:sz="0" w:space="0" w:color="auto"/>
      </w:divBdr>
    </w:div>
    <w:div w:id="1637760682">
      <w:bodyDiv w:val="1"/>
      <w:marLeft w:val="0"/>
      <w:marRight w:val="0"/>
      <w:marTop w:val="0"/>
      <w:marBottom w:val="0"/>
      <w:divBdr>
        <w:top w:val="none" w:sz="0" w:space="0" w:color="auto"/>
        <w:left w:val="none" w:sz="0" w:space="0" w:color="auto"/>
        <w:bottom w:val="none" w:sz="0" w:space="0" w:color="auto"/>
        <w:right w:val="none" w:sz="0" w:space="0" w:color="auto"/>
      </w:divBdr>
    </w:div>
    <w:div w:id="1638217742">
      <w:bodyDiv w:val="1"/>
      <w:marLeft w:val="0"/>
      <w:marRight w:val="0"/>
      <w:marTop w:val="0"/>
      <w:marBottom w:val="0"/>
      <w:divBdr>
        <w:top w:val="none" w:sz="0" w:space="0" w:color="auto"/>
        <w:left w:val="none" w:sz="0" w:space="0" w:color="auto"/>
        <w:bottom w:val="none" w:sz="0" w:space="0" w:color="auto"/>
        <w:right w:val="none" w:sz="0" w:space="0" w:color="auto"/>
      </w:divBdr>
    </w:div>
    <w:div w:id="1638489169">
      <w:bodyDiv w:val="1"/>
      <w:marLeft w:val="0"/>
      <w:marRight w:val="0"/>
      <w:marTop w:val="0"/>
      <w:marBottom w:val="0"/>
      <w:divBdr>
        <w:top w:val="none" w:sz="0" w:space="0" w:color="auto"/>
        <w:left w:val="none" w:sz="0" w:space="0" w:color="auto"/>
        <w:bottom w:val="none" w:sz="0" w:space="0" w:color="auto"/>
        <w:right w:val="none" w:sz="0" w:space="0" w:color="auto"/>
      </w:divBdr>
    </w:div>
    <w:div w:id="1638610258">
      <w:bodyDiv w:val="1"/>
      <w:marLeft w:val="0"/>
      <w:marRight w:val="0"/>
      <w:marTop w:val="0"/>
      <w:marBottom w:val="0"/>
      <w:divBdr>
        <w:top w:val="none" w:sz="0" w:space="0" w:color="auto"/>
        <w:left w:val="none" w:sz="0" w:space="0" w:color="auto"/>
        <w:bottom w:val="none" w:sz="0" w:space="0" w:color="auto"/>
        <w:right w:val="none" w:sz="0" w:space="0" w:color="auto"/>
      </w:divBdr>
    </w:div>
    <w:div w:id="1638874239">
      <w:bodyDiv w:val="1"/>
      <w:marLeft w:val="0"/>
      <w:marRight w:val="0"/>
      <w:marTop w:val="0"/>
      <w:marBottom w:val="0"/>
      <w:divBdr>
        <w:top w:val="none" w:sz="0" w:space="0" w:color="auto"/>
        <w:left w:val="none" w:sz="0" w:space="0" w:color="auto"/>
        <w:bottom w:val="none" w:sz="0" w:space="0" w:color="auto"/>
        <w:right w:val="none" w:sz="0" w:space="0" w:color="auto"/>
      </w:divBdr>
    </w:div>
    <w:div w:id="1639411519">
      <w:bodyDiv w:val="1"/>
      <w:marLeft w:val="0"/>
      <w:marRight w:val="0"/>
      <w:marTop w:val="0"/>
      <w:marBottom w:val="0"/>
      <w:divBdr>
        <w:top w:val="none" w:sz="0" w:space="0" w:color="auto"/>
        <w:left w:val="none" w:sz="0" w:space="0" w:color="auto"/>
        <w:bottom w:val="none" w:sz="0" w:space="0" w:color="auto"/>
        <w:right w:val="none" w:sz="0" w:space="0" w:color="auto"/>
      </w:divBdr>
    </w:div>
    <w:div w:id="1639454575">
      <w:bodyDiv w:val="1"/>
      <w:marLeft w:val="0"/>
      <w:marRight w:val="0"/>
      <w:marTop w:val="0"/>
      <w:marBottom w:val="0"/>
      <w:divBdr>
        <w:top w:val="none" w:sz="0" w:space="0" w:color="auto"/>
        <w:left w:val="none" w:sz="0" w:space="0" w:color="auto"/>
        <w:bottom w:val="none" w:sz="0" w:space="0" w:color="auto"/>
        <w:right w:val="none" w:sz="0" w:space="0" w:color="auto"/>
      </w:divBdr>
    </w:div>
    <w:div w:id="1639722413">
      <w:bodyDiv w:val="1"/>
      <w:marLeft w:val="0"/>
      <w:marRight w:val="0"/>
      <w:marTop w:val="0"/>
      <w:marBottom w:val="0"/>
      <w:divBdr>
        <w:top w:val="none" w:sz="0" w:space="0" w:color="auto"/>
        <w:left w:val="none" w:sz="0" w:space="0" w:color="auto"/>
        <w:bottom w:val="none" w:sz="0" w:space="0" w:color="auto"/>
        <w:right w:val="none" w:sz="0" w:space="0" w:color="auto"/>
      </w:divBdr>
    </w:div>
    <w:div w:id="1639913639">
      <w:bodyDiv w:val="1"/>
      <w:marLeft w:val="0"/>
      <w:marRight w:val="0"/>
      <w:marTop w:val="0"/>
      <w:marBottom w:val="0"/>
      <w:divBdr>
        <w:top w:val="none" w:sz="0" w:space="0" w:color="auto"/>
        <w:left w:val="none" w:sz="0" w:space="0" w:color="auto"/>
        <w:bottom w:val="none" w:sz="0" w:space="0" w:color="auto"/>
        <w:right w:val="none" w:sz="0" w:space="0" w:color="auto"/>
      </w:divBdr>
    </w:div>
    <w:div w:id="1640040131">
      <w:bodyDiv w:val="1"/>
      <w:marLeft w:val="0"/>
      <w:marRight w:val="0"/>
      <w:marTop w:val="0"/>
      <w:marBottom w:val="0"/>
      <w:divBdr>
        <w:top w:val="none" w:sz="0" w:space="0" w:color="auto"/>
        <w:left w:val="none" w:sz="0" w:space="0" w:color="auto"/>
        <w:bottom w:val="none" w:sz="0" w:space="0" w:color="auto"/>
        <w:right w:val="none" w:sz="0" w:space="0" w:color="auto"/>
      </w:divBdr>
    </w:div>
    <w:div w:id="1640107721">
      <w:bodyDiv w:val="1"/>
      <w:marLeft w:val="0"/>
      <w:marRight w:val="0"/>
      <w:marTop w:val="0"/>
      <w:marBottom w:val="0"/>
      <w:divBdr>
        <w:top w:val="none" w:sz="0" w:space="0" w:color="auto"/>
        <w:left w:val="none" w:sz="0" w:space="0" w:color="auto"/>
        <w:bottom w:val="none" w:sz="0" w:space="0" w:color="auto"/>
        <w:right w:val="none" w:sz="0" w:space="0" w:color="auto"/>
      </w:divBdr>
    </w:div>
    <w:div w:id="1640500645">
      <w:bodyDiv w:val="1"/>
      <w:marLeft w:val="0"/>
      <w:marRight w:val="0"/>
      <w:marTop w:val="0"/>
      <w:marBottom w:val="0"/>
      <w:divBdr>
        <w:top w:val="none" w:sz="0" w:space="0" w:color="auto"/>
        <w:left w:val="none" w:sz="0" w:space="0" w:color="auto"/>
        <w:bottom w:val="none" w:sz="0" w:space="0" w:color="auto"/>
        <w:right w:val="none" w:sz="0" w:space="0" w:color="auto"/>
      </w:divBdr>
    </w:div>
    <w:div w:id="1640693876">
      <w:bodyDiv w:val="1"/>
      <w:marLeft w:val="0"/>
      <w:marRight w:val="0"/>
      <w:marTop w:val="0"/>
      <w:marBottom w:val="0"/>
      <w:divBdr>
        <w:top w:val="none" w:sz="0" w:space="0" w:color="auto"/>
        <w:left w:val="none" w:sz="0" w:space="0" w:color="auto"/>
        <w:bottom w:val="none" w:sz="0" w:space="0" w:color="auto"/>
        <w:right w:val="none" w:sz="0" w:space="0" w:color="auto"/>
      </w:divBdr>
    </w:div>
    <w:div w:id="1640918677">
      <w:bodyDiv w:val="1"/>
      <w:marLeft w:val="0"/>
      <w:marRight w:val="0"/>
      <w:marTop w:val="0"/>
      <w:marBottom w:val="0"/>
      <w:divBdr>
        <w:top w:val="none" w:sz="0" w:space="0" w:color="auto"/>
        <w:left w:val="none" w:sz="0" w:space="0" w:color="auto"/>
        <w:bottom w:val="none" w:sz="0" w:space="0" w:color="auto"/>
        <w:right w:val="none" w:sz="0" w:space="0" w:color="auto"/>
      </w:divBdr>
    </w:div>
    <w:div w:id="1641180876">
      <w:bodyDiv w:val="1"/>
      <w:marLeft w:val="0"/>
      <w:marRight w:val="0"/>
      <w:marTop w:val="0"/>
      <w:marBottom w:val="0"/>
      <w:divBdr>
        <w:top w:val="none" w:sz="0" w:space="0" w:color="auto"/>
        <w:left w:val="none" w:sz="0" w:space="0" w:color="auto"/>
        <w:bottom w:val="none" w:sz="0" w:space="0" w:color="auto"/>
        <w:right w:val="none" w:sz="0" w:space="0" w:color="auto"/>
      </w:divBdr>
    </w:div>
    <w:div w:id="1641418596">
      <w:bodyDiv w:val="1"/>
      <w:marLeft w:val="0"/>
      <w:marRight w:val="0"/>
      <w:marTop w:val="0"/>
      <w:marBottom w:val="0"/>
      <w:divBdr>
        <w:top w:val="none" w:sz="0" w:space="0" w:color="auto"/>
        <w:left w:val="none" w:sz="0" w:space="0" w:color="auto"/>
        <w:bottom w:val="none" w:sz="0" w:space="0" w:color="auto"/>
        <w:right w:val="none" w:sz="0" w:space="0" w:color="auto"/>
      </w:divBdr>
    </w:div>
    <w:div w:id="1641499661">
      <w:bodyDiv w:val="1"/>
      <w:marLeft w:val="0"/>
      <w:marRight w:val="0"/>
      <w:marTop w:val="0"/>
      <w:marBottom w:val="0"/>
      <w:divBdr>
        <w:top w:val="none" w:sz="0" w:space="0" w:color="auto"/>
        <w:left w:val="none" w:sz="0" w:space="0" w:color="auto"/>
        <w:bottom w:val="none" w:sz="0" w:space="0" w:color="auto"/>
        <w:right w:val="none" w:sz="0" w:space="0" w:color="auto"/>
      </w:divBdr>
    </w:div>
    <w:div w:id="1641614138">
      <w:bodyDiv w:val="1"/>
      <w:marLeft w:val="0"/>
      <w:marRight w:val="0"/>
      <w:marTop w:val="0"/>
      <w:marBottom w:val="0"/>
      <w:divBdr>
        <w:top w:val="none" w:sz="0" w:space="0" w:color="auto"/>
        <w:left w:val="none" w:sz="0" w:space="0" w:color="auto"/>
        <w:bottom w:val="none" w:sz="0" w:space="0" w:color="auto"/>
        <w:right w:val="none" w:sz="0" w:space="0" w:color="auto"/>
      </w:divBdr>
    </w:div>
    <w:div w:id="1641881587">
      <w:bodyDiv w:val="1"/>
      <w:marLeft w:val="0"/>
      <w:marRight w:val="0"/>
      <w:marTop w:val="0"/>
      <w:marBottom w:val="0"/>
      <w:divBdr>
        <w:top w:val="none" w:sz="0" w:space="0" w:color="auto"/>
        <w:left w:val="none" w:sz="0" w:space="0" w:color="auto"/>
        <w:bottom w:val="none" w:sz="0" w:space="0" w:color="auto"/>
        <w:right w:val="none" w:sz="0" w:space="0" w:color="auto"/>
      </w:divBdr>
    </w:div>
    <w:div w:id="1642075829">
      <w:bodyDiv w:val="1"/>
      <w:marLeft w:val="0"/>
      <w:marRight w:val="0"/>
      <w:marTop w:val="0"/>
      <w:marBottom w:val="0"/>
      <w:divBdr>
        <w:top w:val="none" w:sz="0" w:space="0" w:color="auto"/>
        <w:left w:val="none" w:sz="0" w:space="0" w:color="auto"/>
        <w:bottom w:val="none" w:sz="0" w:space="0" w:color="auto"/>
        <w:right w:val="none" w:sz="0" w:space="0" w:color="auto"/>
      </w:divBdr>
    </w:div>
    <w:div w:id="1642543392">
      <w:bodyDiv w:val="1"/>
      <w:marLeft w:val="0"/>
      <w:marRight w:val="0"/>
      <w:marTop w:val="0"/>
      <w:marBottom w:val="0"/>
      <w:divBdr>
        <w:top w:val="none" w:sz="0" w:space="0" w:color="auto"/>
        <w:left w:val="none" w:sz="0" w:space="0" w:color="auto"/>
        <w:bottom w:val="none" w:sz="0" w:space="0" w:color="auto"/>
        <w:right w:val="none" w:sz="0" w:space="0" w:color="auto"/>
      </w:divBdr>
    </w:div>
    <w:div w:id="1642689112">
      <w:bodyDiv w:val="1"/>
      <w:marLeft w:val="0"/>
      <w:marRight w:val="0"/>
      <w:marTop w:val="0"/>
      <w:marBottom w:val="0"/>
      <w:divBdr>
        <w:top w:val="none" w:sz="0" w:space="0" w:color="auto"/>
        <w:left w:val="none" w:sz="0" w:space="0" w:color="auto"/>
        <w:bottom w:val="none" w:sz="0" w:space="0" w:color="auto"/>
        <w:right w:val="none" w:sz="0" w:space="0" w:color="auto"/>
      </w:divBdr>
    </w:div>
    <w:div w:id="1643076375">
      <w:bodyDiv w:val="1"/>
      <w:marLeft w:val="0"/>
      <w:marRight w:val="0"/>
      <w:marTop w:val="0"/>
      <w:marBottom w:val="0"/>
      <w:divBdr>
        <w:top w:val="none" w:sz="0" w:space="0" w:color="auto"/>
        <w:left w:val="none" w:sz="0" w:space="0" w:color="auto"/>
        <w:bottom w:val="none" w:sz="0" w:space="0" w:color="auto"/>
        <w:right w:val="none" w:sz="0" w:space="0" w:color="auto"/>
      </w:divBdr>
    </w:div>
    <w:div w:id="1643080106">
      <w:bodyDiv w:val="1"/>
      <w:marLeft w:val="0"/>
      <w:marRight w:val="0"/>
      <w:marTop w:val="0"/>
      <w:marBottom w:val="0"/>
      <w:divBdr>
        <w:top w:val="none" w:sz="0" w:space="0" w:color="auto"/>
        <w:left w:val="none" w:sz="0" w:space="0" w:color="auto"/>
        <w:bottom w:val="none" w:sz="0" w:space="0" w:color="auto"/>
        <w:right w:val="none" w:sz="0" w:space="0" w:color="auto"/>
      </w:divBdr>
    </w:div>
    <w:div w:id="1643120695">
      <w:bodyDiv w:val="1"/>
      <w:marLeft w:val="0"/>
      <w:marRight w:val="0"/>
      <w:marTop w:val="0"/>
      <w:marBottom w:val="0"/>
      <w:divBdr>
        <w:top w:val="none" w:sz="0" w:space="0" w:color="auto"/>
        <w:left w:val="none" w:sz="0" w:space="0" w:color="auto"/>
        <w:bottom w:val="none" w:sz="0" w:space="0" w:color="auto"/>
        <w:right w:val="none" w:sz="0" w:space="0" w:color="auto"/>
      </w:divBdr>
    </w:div>
    <w:div w:id="1643147447">
      <w:bodyDiv w:val="1"/>
      <w:marLeft w:val="0"/>
      <w:marRight w:val="0"/>
      <w:marTop w:val="0"/>
      <w:marBottom w:val="0"/>
      <w:divBdr>
        <w:top w:val="none" w:sz="0" w:space="0" w:color="auto"/>
        <w:left w:val="none" w:sz="0" w:space="0" w:color="auto"/>
        <w:bottom w:val="none" w:sz="0" w:space="0" w:color="auto"/>
        <w:right w:val="none" w:sz="0" w:space="0" w:color="auto"/>
      </w:divBdr>
    </w:div>
    <w:div w:id="1643191053">
      <w:bodyDiv w:val="1"/>
      <w:marLeft w:val="0"/>
      <w:marRight w:val="0"/>
      <w:marTop w:val="0"/>
      <w:marBottom w:val="0"/>
      <w:divBdr>
        <w:top w:val="none" w:sz="0" w:space="0" w:color="auto"/>
        <w:left w:val="none" w:sz="0" w:space="0" w:color="auto"/>
        <w:bottom w:val="none" w:sz="0" w:space="0" w:color="auto"/>
        <w:right w:val="none" w:sz="0" w:space="0" w:color="auto"/>
      </w:divBdr>
    </w:div>
    <w:div w:id="1643461505">
      <w:bodyDiv w:val="1"/>
      <w:marLeft w:val="0"/>
      <w:marRight w:val="0"/>
      <w:marTop w:val="0"/>
      <w:marBottom w:val="0"/>
      <w:divBdr>
        <w:top w:val="none" w:sz="0" w:space="0" w:color="auto"/>
        <w:left w:val="none" w:sz="0" w:space="0" w:color="auto"/>
        <w:bottom w:val="none" w:sz="0" w:space="0" w:color="auto"/>
        <w:right w:val="none" w:sz="0" w:space="0" w:color="auto"/>
      </w:divBdr>
    </w:div>
    <w:div w:id="1643534121">
      <w:bodyDiv w:val="1"/>
      <w:marLeft w:val="0"/>
      <w:marRight w:val="0"/>
      <w:marTop w:val="0"/>
      <w:marBottom w:val="0"/>
      <w:divBdr>
        <w:top w:val="none" w:sz="0" w:space="0" w:color="auto"/>
        <w:left w:val="none" w:sz="0" w:space="0" w:color="auto"/>
        <w:bottom w:val="none" w:sz="0" w:space="0" w:color="auto"/>
        <w:right w:val="none" w:sz="0" w:space="0" w:color="auto"/>
      </w:divBdr>
    </w:div>
    <w:div w:id="1643653934">
      <w:bodyDiv w:val="1"/>
      <w:marLeft w:val="0"/>
      <w:marRight w:val="0"/>
      <w:marTop w:val="0"/>
      <w:marBottom w:val="0"/>
      <w:divBdr>
        <w:top w:val="none" w:sz="0" w:space="0" w:color="auto"/>
        <w:left w:val="none" w:sz="0" w:space="0" w:color="auto"/>
        <w:bottom w:val="none" w:sz="0" w:space="0" w:color="auto"/>
        <w:right w:val="none" w:sz="0" w:space="0" w:color="auto"/>
      </w:divBdr>
    </w:div>
    <w:div w:id="1643736034">
      <w:bodyDiv w:val="1"/>
      <w:marLeft w:val="0"/>
      <w:marRight w:val="0"/>
      <w:marTop w:val="0"/>
      <w:marBottom w:val="0"/>
      <w:divBdr>
        <w:top w:val="none" w:sz="0" w:space="0" w:color="auto"/>
        <w:left w:val="none" w:sz="0" w:space="0" w:color="auto"/>
        <w:bottom w:val="none" w:sz="0" w:space="0" w:color="auto"/>
        <w:right w:val="none" w:sz="0" w:space="0" w:color="auto"/>
      </w:divBdr>
    </w:div>
    <w:div w:id="1643848142">
      <w:bodyDiv w:val="1"/>
      <w:marLeft w:val="0"/>
      <w:marRight w:val="0"/>
      <w:marTop w:val="0"/>
      <w:marBottom w:val="0"/>
      <w:divBdr>
        <w:top w:val="none" w:sz="0" w:space="0" w:color="auto"/>
        <w:left w:val="none" w:sz="0" w:space="0" w:color="auto"/>
        <w:bottom w:val="none" w:sz="0" w:space="0" w:color="auto"/>
        <w:right w:val="none" w:sz="0" w:space="0" w:color="auto"/>
      </w:divBdr>
    </w:div>
    <w:div w:id="1644044997">
      <w:bodyDiv w:val="1"/>
      <w:marLeft w:val="0"/>
      <w:marRight w:val="0"/>
      <w:marTop w:val="0"/>
      <w:marBottom w:val="0"/>
      <w:divBdr>
        <w:top w:val="none" w:sz="0" w:space="0" w:color="auto"/>
        <w:left w:val="none" w:sz="0" w:space="0" w:color="auto"/>
        <w:bottom w:val="none" w:sz="0" w:space="0" w:color="auto"/>
        <w:right w:val="none" w:sz="0" w:space="0" w:color="auto"/>
      </w:divBdr>
    </w:div>
    <w:div w:id="1644237672">
      <w:bodyDiv w:val="1"/>
      <w:marLeft w:val="0"/>
      <w:marRight w:val="0"/>
      <w:marTop w:val="0"/>
      <w:marBottom w:val="0"/>
      <w:divBdr>
        <w:top w:val="none" w:sz="0" w:space="0" w:color="auto"/>
        <w:left w:val="none" w:sz="0" w:space="0" w:color="auto"/>
        <w:bottom w:val="none" w:sz="0" w:space="0" w:color="auto"/>
        <w:right w:val="none" w:sz="0" w:space="0" w:color="auto"/>
      </w:divBdr>
    </w:div>
    <w:div w:id="1644265175">
      <w:bodyDiv w:val="1"/>
      <w:marLeft w:val="0"/>
      <w:marRight w:val="0"/>
      <w:marTop w:val="0"/>
      <w:marBottom w:val="0"/>
      <w:divBdr>
        <w:top w:val="none" w:sz="0" w:space="0" w:color="auto"/>
        <w:left w:val="none" w:sz="0" w:space="0" w:color="auto"/>
        <w:bottom w:val="none" w:sz="0" w:space="0" w:color="auto"/>
        <w:right w:val="none" w:sz="0" w:space="0" w:color="auto"/>
      </w:divBdr>
    </w:div>
    <w:div w:id="1644458483">
      <w:bodyDiv w:val="1"/>
      <w:marLeft w:val="0"/>
      <w:marRight w:val="0"/>
      <w:marTop w:val="0"/>
      <w:marBottom w:val="0"/>
      <w:divBdr>
        <w:top w:val="none" w:sz="0" w:space="0" w:color="auto"/>
        <w:left w:val="none" w:sz="0" w:space="0" w:color="auto"/>
        <w:bottom w:val="none" w:sz="0" w:space="0" w:color="auto"/>
        <w:right w:val="none" w:sz="0" w:space="0" w:color="auto"/>
      </w:divBdr>
    </w:div>
    <w:div w:id="1644919180">
      <w:bodyDiv w:val="1"/>
      <w:marLeft w:val="0"/>
      <w:marRight w:val="0"/>
      <w:marTop w:val="0"/>
      <w:marBottom w:val="0"/>
      <w:divBdr>
        <w:top w:val="none" w:sz="0" w:space="0" w:color="auto"/>
        <w:left w:val="none" w:sz="0" w:space="0" w:color="auto"/>
        <w:bottom w:val="none" w:sz="0" w:space="0" w:color="auto"/>
        <w:right w:val="none" w:sz="0" w:space="0" w:color="auto"/>
      </w:divBdr>
    </w:div>
    <w:div w:id="1645425659">
      <w:bodyDiv w:val="1"/>
      <w:marLeft w:val="0"/>
      <w:marRight w:val="0"/>
      <w:marTop w:val="0"/>
      <w:marBottom w:val="0"/>
      <w:divBdr>
        <w:top w:val="none" w:sz="0" w:space="0" w:color="auto"/>
        <w:left w:val="none" w:sz="0" w:space="0" w:color="auto"/>
        <w:bottom w:val="none" w:sz="0" w:space="0" w:color="auto"/>
        <w:right w:val="none" w:sz="0" w:space="0" w:color="auto"/>
      </w:divBdr>
    </w:div>
    <w:div w:id="1645549053">
      <w:bodyDiv w:val="1"/>
      <w:marLeft w:val="0"/>
      <w:marRight w:val="0"/>
      <w:marTop w:val="0"/>
      <w:marBottom w:val="0"/>
      <w:divBdr>
        <w:top w:val="none" w:sz="0" w:space="0" w:color="auto"/>
        <w:left w:val="none" w:sz="0" w:space="0" w:color="auto"/>
        <w:bottom w:val="none" w:sz="0" w:space="0" w:color="auto"/>
        <w:right w:val="none" w:sz="0" w:space="0" w:color="auto"/>
      </w:divBdr>
    </w:div>
    <w:div w:id="1645622887">
      <w:bodyDiv w:val="1"/>
      <w:marLeft w:val="0"/>
      <w:marRight w:val="0"/>
      <w:marTop w:val="0"/>
      <w:marBottom w:val="0"/>
      <w:divBdr>
        <w:top w:val="none" w:sz="0" w:space="0" w:color="auto"/>
        <w:left w:val="none" w:sz="0" w:space="0" w:color="auto"/>
        <w:bottom w:val="none" w:sz="0" w:space="0" w:color="auto"/>
        <w:right w:val="none" w:sz="0" w:space="0" w:color="auto"/>
      </w:divBdr>
    </w:div>
    <w:div w:id="1645623376">
      <w:bodyDiv w:val="1"/>
      <w:marLeft w:val="0"/>
      <w:marRight w:val="0"/>
      <w:marTop w:val="0"/>
      <w:marBottom w:val="0"/>
      <w:divBdr>
        <w:top w:val="none" w:sz="0" w:space="0" w:color="auto"/>
        <w:left w:val="none" w:sz="0" w:space="0" w:color="auto"/>
        <w:bottom w:val="none" w:sz="0" w:space="0" w:color="auto"/>
        <w:right w:val="none" w:sz="0" w:space="0" w:color="auto"/>
      </w:divBdr>
    </w:div>
    <w:div w:id="1645890207">
      <w:bodyDiv w:val="1"/>
      <w:marLeft w:val="0"/>
      <w:marRight w:val="0"/>
      <w:marTop w:val="0"/>
      <w:marBottom w:val="0"/>
      <w:divBdr>
        <w:top w:val="none" w:sz="0" w:space="0" w:color="auto"/>
        <w:left w:val="none" w:sz="0" w:space="0" w:color="auto"/>
        <w:bottom w:val="none" w:sz="0" w:space="0" w:color="auto"/>
        <w:right w:val="none" w:sz="0" w:space="0" w:color="auto"/>
      </w:divBdr>
    </w:div>
    <w:div w:id="1645964249">
      <w:bodyDiv w:val="1"/>
      <w:marLeft w:val="0"/>
      <w:marRight w:val="0"/>
      <w:marTop w:val="0"/>
      <w:marBottom w:val="0"/>
      <w:divBdr>
        <w:top w:val="none" w:sz="0" w:space="0" w:color="auto"/>
        <w:left w:val="none" w:sz="0" w:space="0" w:color="auto"/>
        <w:bottom w:val="none" w:sz="0" w:space="0" w:color="auto"/>
        <w:right w:val="none" w:sz="0" w:space="0" w:color="auto"/>
      </w:divBdr>
    </w:div>
    <w:div w:id="1646161681">
      <w:bodyDiv w:val="1"/>
      <w:marLeft w:val="0"/>
      <w:marRight w:val="0"/>
      <w:marTop w:val="0"/>
      <w:marBottom w:val="0"/>
      <w:divBdr>
        <w:top w:val="none" w:sz="0" w:space="0" w:color="auto"/>
        <w:left w:val="none" w:sz="0" w:space="0" w:color="auto"/>
        <w:bottom w:val="none" w:sz="0" w:space="0" w:color="auto"/>
        <w:right w:val="none" w:sz="0" w:space="0" w:color="auto"/>
      </w:divBdr>
    </w:div>
    <w:div w:id="1646279441">
      <w:bodyDiv w:val="1"/>
      <w:marLeft w:val="0"/>
      <w:marRight w:val="0"/>
      <w:marTop w:val="0"/>
      <w:marBottom w:val="0"/>
      <w:divBdr>
        <w:top w:val="none" w:sz="0" w:space="0" w:color="auto"/>
        <w:left w:val="none" w:sz="0" w:space="0" w:color="auto"/>
        <w:bottom w:val="none" w:sz="0" w:space="0" w:color="auto"/>
        <w:right w:val="none" w:sz="0" w:space="0" w:color="auto"/>
      </w:divBdr>
    </w:div>
    <w:div w:id="1646280774">
      <w:bodyDiv w:val="1"/>
      <w:marLeft w:val="0"/>
      <w:marRight w:val="0"/>
      <w:marTop w:val="0"/>
      <w:marBottom w:val="0"/>
      <w:divBdr>
        <w:top w:val="none" w:sz="0" w:space="0" w:color="auto"/>
        <w:left w:val="none" w:sz="0" w:space="0" w:color="auto"/>
        <w:bottom w:val="none" w:sz="0" w:space="0" w:color="auto"/>
        <w:right w:val="none" w:sz="0" w:space="0" w:color="auto"/>
      </w:divBdr>
    </w:div>
    <w:div w:id="1646350752">
      <w:bodyDiv w:val="1"/>
      <w:marLeft w:val="0"/>
      <w:marRight w:val="0"/>
      <w:marTop w:val="0"/>
      <w:marBottom w:val="0"/>
      <w:divBdr>
        <w:top w:val="none" w:sz="0" w:space="0" w:color="auto"/>
        <w:left w:val="none" w:sz="0" w:space="0" w:color="auto"/>
        <w:bottom w:val="none" w:sz="0" w:space="0" w:color="auto"/>
        <w:right w:val="none" w:sz="0" w:space="0" w:color="auto"/>
      </w:divBdr>
    </w:div>
    <w:div w:id="1646427136">
      <w:bodyDiv w:val="1"/>
      <w:marLeft w:val="0"/>
      <w:marRight w:val="0"/>
      <w:marTop w:val="0"/>
      <w:marBottom w:val="0"/>
      <w:divBdr>
        <w:top w:val="none" w:sz="0" w:space="0" w:color="auto"/>
        <w:left w:val="none" w:sz="0" w:space="0" w:color="auto"/>
        <w:bottom w:val="none" w:sz="0" w:space="0" w:color="auto"/>
        <w:right w:val="none" w:sz="0" w:space="0" w:color="auto"/>
      </w:divBdr>
    </w:div>
    <w:div w:id="1646465648">
      <w:bodyDiv w:val="1"/>
      <w:marLeft w:val="0"/>
      <w:marRight w:val="0"/>
      <w:marTop w:val="0"/>
      <w:marBottom w:val="0"/>
      <w:divBdr>
        <w:top w:val="none" w:sz="0" w:space="0" w:color="auto"/>
        <w:left w:val="none" w:sz="0" w:space="0" w:color="auto"/>
        <w:bottom w:val="none" w:sz="0" w:space="0" w:color="auto"/>
        <w:right w:val="none" w:sz="0" w:space="0" w:color="auto"/>
      </w:divBdr>
    </w:div>
    <w:div w:id="1646816645">
      <w:bodyDiv w:val="1"/>
      <w:marLeft w:val="0"/>
      <w:marRight w:val="0"/>
      <w:marTop w:val="0"/>
      <w:marBottom w:val="0"/>
      <w:divBdr>
        <w:top w:val="none" w:sz="0" w:space="0" w:color="auto"/>
        <w:left w:val="none" w:sz="0" w:space="0" w:color="auto"/>
        <w:bottom w:val="none" w:sz="0" w:space="0" w:color="auto"/>
        <w:right w:val="none" w:sz="0" w:space="0" w:color="auto"/>
      </w:divBdr>
    </w:div>
    <w:div w:id="1646934757">
      <w:bodyDiv w:val="1"/>
      <w:marLeft w:val="0"/>
      <w:marRight w:val="0"/>
      <w:marTop w:val="0"/>
      <w:marBottom w:val="0"/>
      <w:divBdr>
        <w:top w:val="none" w:sz="0" w:space="0" w:color="auto"/>
        <w:left w:val="none" w:sz="0" w:space="0" w:color="auto"/>
        <w:bottom w:val="none" w:sz="0" w:space="0" w:color="auto"/>
        <w:right w:val="none" w:sz="0" w:space="0" w:color="auto"/>
      </w:divBdr>
    </w:div>
    <w:div w:id="1647474375">
      <w:bodyDiv w:val="1"/>
      <w:marLeft w:val="0"/>
      <w:marRight w:val="0"/>
      <w:marTop w:val="0"/>
      <w:marBottom w:val="0"/>
      <w:divBdr>
        <w:top w:val="none" w:sz="0" w:space="0" w:color="auto"/>
        <w:left w:val="none" w:sz="0" w:space="0" w:color="auto"/>
        <w:bottom w:val="none" w:sz="0" w:space="0" w:color="auto"/>
        <w:right w:val="none" w:sz="0" w:space="0" w:color="auto"/>
      </w:divBdr>
    </w:div>
    <w:div w:id="1647512615">
      <w:bodyDiv w:val="1"/>
      <w:marLeft w:val="0"/>
      <w:marRight w:val="0"/>
      <w:marTop w:val="0"/>
      <w:marBottom w:val="0"/>
      <w:divBdr>
        <w:top w:val="none" w:sz="0" w:space="0" w:color="auto"/>
        <w:left w:val="none" w:sz="0" w:space="0" w:color="auto"/>
        <w:bottom w:val="none" w:sz="0" w:space="0" w:color="auto"/>
        <w:right w:val="none" w:sz="0" w:space="0" w:color="auto"/>
      </w:divBdr>
    </w:div>
    <w:div w:id="1647514620">
      <w:bodyDiv w:val="1"/>
      <w:marLeft w:val="0"/>
      <w:marRight w:val="0"/>
      <w:marTop w:val="0"/>
      <w:marBottom w:val="0"/>
      <w:divBdr>
        <w:top w:val="none" w:sz="0" w:space="0" w:color="auto"/>
        <w:left w:val="none" w:sz="0" w:space="0" w:color="auto"/>
        <w:bottom w:val="none" w:sz="0" w:space="0" w:color="auto"/>
        <w:right w:val="none" w:sz="0" w:space="0" w:color="auto"/>
      </w:divBdr>
    </w:div>
    <w:div w:id="1647708807">
      <w:bodyDiv w:val="1"/>
      <w:marLeft w:val="0"/>
      <w:marRight w:val="0"/>
      <w:marTop w:val="0"/>
      <w:marBottom w:val="0"/>
      <w:divBdr>
        <w:top w:val="none" w:sz="0" w:space="0" w:color="auto"/>
        <w:left w:val="none" w:sz="0" w:space="0" w:color="auto"/>
        <w:bottom w:val="none" w:sz="0" w:space="0" w:color="auto"/>
        <w:right w:val="none" w:sz="0" w:space="0" w:color="auto"/>
      </w:divBdr>
    </w:div>
    <w:div w:id="1647779856">
      <w:bodyDiv w:val="1"/>
      <w:marLeft w:val="0"/>
      <w:marRight w:val="0"/>
      <w:marTop w:val="0"/>
      <w:marBottom w:val="0"/>
      <w:divBdr>
        <w:top w:val="none" w:sz="0" w:space="0" w:color="auto"/>
        <w:left w:val="none" w:sz="0" w:space="0" w:color="auto"/>
        <w:bottom w:val="none" w:sz="0" w:space="0" w:color="auto"/>
        <w:right w:val="none" w:sz="0" w:space="0" w:color="auto"/>
      </w:divBdr>
    </w:div>
    <w:div w:id="1647780860">
      <w:bodyDiv w:val="1"/>
      <w:marLeft w:val="0"/>
      <w:marRight w:val="0"/>
      <w:marTop w:val="0"/>
      <w:marBottom w:val="0"/>
      <w:divBdr>
        <w:top w:val="none" w:sz="0" w:space="0" w:color="auto"/>
        <w:left w:val="none" w:sz="0" w:space="0" w:color="auto"/>
        <w:bottom w:val="none" w:sz="0" w:space="0" w:color="auto"/>
        <w:right w:val="none" w:sz="0" w:space="0" w:color="auto"/>
      </w:divBdr>
    </w:div>
    <w:div w:id="1648045822">
      <w:bodyDiv w:val="1"/>
      <w:marLeft w:val="0"/>
      <w:marRight w:val="0"/>
      <w:marTop w:val="0"/>
      <w:marBottom w:val="0"/>
      <w:divBdr>
        <w:top w:val="none" w:sz="0" w:space="0" w:color="auto"/>
        <w:left w:val="none" w:sz="0" w:space="0" w:color="auto"/>
        <w:bottom w:val="none" w:sz="0" w:space="0" w:color="auto"/>
        <w:right w:val="none" w:sz="0" w:space="0" w:color="auto"/>
      </w:divBdr>
    </w:div>
    <w:div w:id="1648166311">
      <w:bodyDiv w:val="1"/>
      <w:marLeft w:val="0"/>
      <w:marRight w:val="0"/>
      <w:marTop w:val="0"/>
      <w:marBottom w:val="0"/>
      <w:divBdr>
        <w:top w:val="none" w:sz="0" w:space="0" w:color="auto"/>
        <w:left w:val="none" w:sz="0" w:space="0" w:color="auto"/>
        <w:bottom w:val="none" w:sz="0" w:space="0" w:color="auto"/>
        <w:right w:val="none" w:sz="0" w:space="0" w:color="auto"/>
      </w:divBdr>
    </w:div>
    <w:div w:id="1648196632">
      <w:bodyDiv w:val="1"/>
      <w:marLeft w:val="0"/>
      <w:marRight w:val="0"/>
      <w:marTop w:val="0"/>
      <w:marBottom w:val="0"/>
      <w:divBdr>
        <w:top w:val="none" w:sz="0" w:space="0" w:color="auto"/>
        <w:left w:val="none" w:sz="0" w:space="0" w:color="auto"/>
        <w:bottom w:val="none" w:sz="0" w:space="0" w:color="auto"/>
        <w:right w:val="none" w:sz="0" w:space="0" w:color="auto"/>
      </w:divBdr>
    </w:div>
    <w:div w:id="1648319204">
      <w:bodyDiv w:val="1"/>
      <w:marLeft w:val="0"/>
      <w:marRight w:val="0"/>
      <w:marTop w:val="0"/>
      <w:marBottom w:val="0"/>
      <w:divBdr>
        <w:top w:val="none" w:sz="0" w:space="0" w:color="auto"/>
        <w:left w:val="none" w:sz="0" w:space="0" w:color="auto"/>
        <w:bottom w:val="none" w:sz="0" w:space="0" w:color="auto"/>
        <w:right w:val="none" w:sz="0" w:space="0" w:color="auto"/>
      </w:divBdr>
    </w:div>
    <w:div w:id="1649478016">
      <w:bodyDiv w:val="1"/>
      <w:marLeft w:val="0"/>
      <w:marRight w:val="0"/>
      <w:marTop w:val="0"/>
      <w:marBottom w:val="0"/>
      <w:divBdr>
        <w:top w:val="none" w:sz="0" w:space="0" w:color="auto"/>
        <w:left w:val="none" w:sz="0" w:space="0" w:color="auto"/>
        <w:bottom w:val="none" w:sz="0" w:space="0" w:color="auto"/>
        <w:right w:val="none" w:sz="0" w:space="0" w:color="auto"/>
      </w:divBdr>
    </w:div>
    <w:div w:id="1649631886">
      <w:bodyDiv w:val="1"/>
      <w:marLeft w:val="0"/>
      <w:marRight w:val="0"/>
      <w:marTop w:val="0"/>
      <w:marBottom w:val="0"/>
      <w:divBdr>
        <w:top w:val="none" w:sz="0" w:space="0" w:color="auto"/>
        <w:left w:val="none" w:sz="0" w:space="0" w:color="auto"/>
        <w:bottom w:val="none" w:sz="0" w:space="0" w:color="auto"/>
        <w:right w:val="none" w:sz="0" w:space="0" w:color="auto"/>
      </w:divBdr>
    </w:div>
    <w:div w:id="1650019138">
      <w:bodyDiv w:val="1"/>
      <w:marLeft w:val="0"/>
      <w:marRight w:val="0"/>
      <w:marTop w:val="0"/>
      <w:marBottom w:val="0"/>
      <w:divBdr>
        <w:top w:val="none" w:sz="0" w:space="0" w:color="auto"/>
        <w:left w:val="none" w:sz="0" w:space="0" w:color="auto"/>
        <w:bottom w:val="none" w:sz="0" w:space="0" w:color="auto"/>
        <w:right w:val="none" w:sz="0" w:space="0" w:color="auto"/>
      </w:divBdr>
    </w:div>
    <w:div w:id="1650162212">
      <w:bodyDiv w:val="1"/>
      <w:marLeft w:val="0"/>
      <w:marRight w:val="0"/>
      <w:marTop w:val="0"/>
      <w:marBottom w:val="0"/>
      <w:divBdr>
        <w:top w:val="none" w:sz="0" w:space="0" w:color="auto"/>
        <w:left w:val="none" w:sz="0" w:space="0" w:color="auto"/>
        <w:bottom w:val="none" w:sz="0" w:space="0" w:color="auto"/>
        <w:right w:val="none" w:sz="0" w:space="0" w:color="auto"/>
      </w:divBdr>
    </w:div>
    <w:div w:id="1650207447">
      <w:bodyDiv w:val="1"/>
      <w:marLeft w:val="0"/>
      <w:marRight w:val="0"/>
      <w:marTop w:val="0"/>
      <w:marBottom w:val="0"/>
      <w:divBdr>
        <w:top w:val="none" w:sz="0" w:space="0" w:color="auto"/>
        <w:left w:val="none" w:sz="0" w:space="0" w:color="auto"/>
        <w:bottom w:val="none" w:sz="0" w:space="0" w:color="auto"/>
        <w:right w:val="none" w:sz="0" w:space="0" w:color="auto"/>
      </w:divBdr>
    </w:div>
    <w:div w:id="1650358516">
      <w:bodyDiv w:val="1"/>
      <w:marLeft w:val="0"/>
      <w:marRight w:val="0"/>
      <w:marTop w:val="0"/>
      <w:marBottom w:val="0"/>
      <w:divBdr>
        <w:top w:val="none" w:sz="0" w:space="0" w:color="auto"/>
        <w:left w:val="none" w:sz="0" w:space="0" w:color="auto"/>
        <w:bottom w:val="none" w:sz="0" w:space="0" w:color="auto"/>
        <w:right w:val="none" w:sz="0" w:space="0" w:color="auto"/>
      </w:divBdr>
    </w:div>
    <w:div w:id="1650482078">
      <w:bodyDiv w:val="1"/>
      <w:marLeft w:val="0"/>
      <w:marRight w:val="0"/>
      <w:marTop w:val="0"/>
      <w:marBottom w:val="0"/>
      <w:divBdr>
        <w:top w:val="none" w:sz="0" w:space="0" w:color="auto"/>
        <w:left w:val="none" w:sz="0" w:space="0" w:color="auto"/>
        <w:bottom w:val="none" w:sz="0" w:space="0" w:color="auto"/>
        <w:right w:val="none" w:sz="0" w:space="0" w:color="auto"/>
      </w:divBdr>
    </w:div>
    <w:div w:id="1650597925">
      <w:bodyDiv w:val="1"/>
      <w:marLeft w:val="0"/>
      <w:marRight w:val="0"/>
      <w:marTop w:val="0"/>
      <w:marBottom w:val="0"/>
      <w:divBdr>
        <w:top w:val="none" w:sz="0" w:space="0" w:color="auto"/>
        <w:left w:val="none" w:sz="0" w:space="0" w:color="auto"/>
        <w:bottom w:val="none" w:sz="0" w:space="0" w:color="auto"/>
        <w:right w:val="none" w:sz="0" w:space="0" w:color="auto"/>
      </w:divBdr>
    </w:div>
    <w:div w:id="1650750527">
      <w:bodyDiv w:val="1"/>
      <w:marLeft w:val="0"/>
      <w:marRight w:val="0"/>
      <w:marTop w:val="0"/>
      <w:marBottom w:val="0"/>
      <w:divBdr>
        <w:top w:val="none" w:sz="0" w:space="0" w:color="auto"/>
        <w:left w:val="none" w:sz="0" w:space="0" w:color="auto"/>
        <w:bottom w:val="none" w:sz="0" w:space="0" w:color="auto"/>
        <w:right w:val="none" w:sz="0" w:space="0" w:color="auto"/>
      </w:divBdr>
    </w:div>
    <w:div w:id="1650818398">
      <w:bodyDiv w:val="1"/>
      <w:marLeft w:val="0"/>
      <w:marRight w:val="0"/>
      <w:marTop w:val="0"/>
      <w:marBottom w:val="0"/>
      <w:divBdr>
        <w:top w:val="none" w:sz="0" w:space="0" w:color="auto"/>
        <w:left w:val="none" w:sz="0" w:space="0" w:color="auto"/>
        <w:bottom w:val="none" w:sz="0" w:space="0" w:color="auto"/>
        <w:right w:val="none" w:sz="0" w:space="0" w:color="auto"/>
      </w:divBdr>
    </w:div>
    <w:div w:id="1651011507">
      <w:bodyDiv w:val="1"/>
      <w:marLeft w:val="0"/>
      <w:marRight w:val="0"/>
      <w:marTop w:val="0"/>
      <w:marBottom w:val="0"/>
      <w:divBdr>
        <w:top w:val="none" w:sz="0" w:space="0" w:color="auto"/>
        <w:left w:val="none" w:sz="0" w:space="0" w:color="auto"/>
        <w:bottom w:val="none" w:sz="0" w:space="0" w:color="auto"/>
        <w:right w:val="none" w:sz="0" w:space="0" w:color="auto"/>
      </w:divBdr>
    </w:div>
    <w:div w:id="1651208633">
      <w:bodyDiv w:val="1"/>
      <w:marLeft w:val="0"/>
      <w:marRight w:val="0"/>
      <w:marTop w:val="0"/>
      <w:marBottom w:val="0"/>
      <w:divBdr>
        <w:top w:val="none" w:sz="0" w:space="0" w:color="auto"/>
        <w:left w:val="none" w:sz="0" w:space="0" w:color="auto"/>
        <w:bottom w:val="none" w:sz="0" w:space="0" w:color="auto"/>
        <w:right w:val="none" w:sz="0" w:space="0" w:color="auto"/>
      </w:divBdr>
    </w:div>
    <w:div w:id="1651400202">
      <w:bodyDiv w:val="1"/>
      <w:marLeft w:val="0"/>
      <w:marRight w:val="0"/>
      <w:marTop w:val="0"/>
      <w:marBottom w:val="0"/>
      <w:divBdr>
        <w:top w:val="none" w:sz="0" w:space="0" w:color="auto"/>
        <w:left w:val="none" w:sz="0" w:space="0" w:color="auto"/>
        <w:bottom w:val="none" w:sz="0" w:space="0" w:color="auto"/>
        <w:right w:val="none" w:sz="0" w:space="0" w:color="auto"/>
      </w:divBdr>
    </w:div>
    <w:div w:id="1651446683">
      <w:bodyDiv w:val="1"/>
      <w:marLeft w:val="0"/>
      <w:marRight w:val="0"/>
      <w:marTop w:val="0"/>
      <w:marBottom w:val="0"/>
      <w:divBdr>
        <w:top w:val="none" w:sz="0" w:space="0" w:color="auto"/>
        <w:left w:val="none" w:sz="0" w:space="0" w:color="auto"/>
        <w:bottom w:val="none" w:sz="0" w:space="0" w:color="auto"/>
        <w:right w:val="none" w:sz="0" w:space="0" w:color="auto"/>
      </w:divBdr>
    </w:div>
    <w:div w:id="1651666519">
      <w:bodyDiv w:val="1"/>
      <w:marLeft w:val="0"/>
      <w:marRight w:val="0"/>
      <w:marTop w:val="0"/>
      <w:marBottom w:val="0"/>
      <w:divBdr>
        <w:top w:val="none" w:sz="0" w:space="0" w:color="auto"/>
        <w:left w:val="none" w:sz="0" w:space="0" w:color="auto"/>
        <w:bottom w:val="none" w:sz="0" w:space="0" w:color="auto"/>
        <w:right w:val="none" w:sz="0" w:space="0" w:color="auto"/>
      </w:divBdr>
    </w:div>
    <w:div w:id="1651867569">
      <w:bodyDiv w:val="1"/>
      <w:marLeft w:val="0"/>
      <w:marRight w:val="0"/>
      <w:marTop w:val="0"/>
      <w:marBottom w:val="0"/>
      <w:divBdr>
        <w:top w:val="none" w:sz="0" w:space="0" w:color="auto"/>
        <w:left w:val="none" w:sz="0" w:space="0" w:color="auto"/>
        <w:bottom w:val="none" w:sz="0" w:space="0" w:color="auto"/>
        <w:right w:val="none" w:sz="0" w:space="0" w:color="auto"/>
      </w:divBdr>
    </w:div>
    <w:div w:id="1651907733">
      <w:bodyDiv w:val="1"/>
      <w:marLeft w:val="0"/>
      <w:marRight w:val="0"/>
      <w:marTop w:val="0"/>
      <w:marBottom w:val="0"/>
      <w:divBdr>
        <w:top w:val="none" w:sz="0" w:space="0" w:color="auto"/>
        <w:left w:val="none" w:sz="0" w:space="0" w:color="auto"/>
        <w:bottom w:val="none" w:sz="0" w:space="0" w:color="auto"/>
        <w:right w:val="none" w:sz="0" w:space="0" w:color="auto"/>
      </w:divBdr>
    </w:div>
    <w:div w:id="1652321153">
      <w:bodyDiv w:val="1"/>
      <w:marLeft w:val="0"/>
      <w:marRight w:val="0"/>
      <w:marTop w:val="0"/>
      <w:marBottom w:val="0"/>
      <w:divBdr>
        <w:top w:val="none" w:sz="0" w:space="0" w:color="auto"/>
        <w:left w:val="none" w:sz="0" w:space="0" w:color="auto"/>
        <w:bottom w:val="none" w:sz="0" w:space="0" w:color="auto"/>
        <w:right w:val="none" w:sz="0" w:space="0" w:color="auto"/>
      </w:divBdr>
    </w:div>
    <w:div w:id="1652371344">
      <w:bodyDiv w:val="1"/>
      <w:marLeft w:val="0"/>
      <w:marRight w:val="0"/>
      <w:marTop w:val="0"/>
      <w:marBottom w:val="0"/>
      <w:divBdr>
        <w:top w:val="none" w:sz="0" w:space="0" w:color="auto"/>
        <w:left w:val="none" w:sz="0" w:space="0" w:color="auto"/>
        <w:bottom w:val="none" w:sz="0" w:space="0" w:color="auto"/>
        <w:right w:val="none" w:sz="0" w:space="0" w:color="auto"/>
      </w:divBdr>
    </w:div>
    <w:div w:id="1652638184">
      <w:bodyDiv w:val="1"/>
      <w:marLeft w:val="0"/>
      <w:marRight w:val="0"/>
      <w:marTop w:val="0"/>
      <w:marBottom w:val="0"/>
      <w:divBdr>
        <w:top w:val="none" w:sz="0" w:space="0" w:color="auto"/>
        <w:left w:val="none" w:sz="0" w:space="0" w:color="auto"/>
        <w:bottom w:val="none" w:sz="0" w:space="0" w:color="auto"/>
        <w:right w:val="none" w:sz="0" w:space="0" w:color="auto"/>
      </w:divBdr>
    </w:div>
    <w:div w:id="1652709376">
      <w:bodyDiv w:val="1"/>
      <w:marLeft w:val="0"/>
      <w:marRight w:val="0"/>
      <w:marTop w:val="0"/>
      <w:marBottom w:val="0"/>
      <w:divBdr>
        <w:top w:val="none" w:sz="0" w:space="0" w:color="auto"/>
        <w:left w:val="none" w:sz="0" w:space="0" w:color="auto"/>
        <w:bottom w:val="none" w:sz="0" w:space="0" w:color="auto"/>
        <w:right w:val="none" w:sz="0" w:space="0" w:color="auto"/>
      </w:divBdr>
    </w:div>
    <w:div w:id="1652829323">
      <w:bodyDiv w:val="1"/>
      <w:marLeft w:val="0"/>
      <w:marRight w:val="0"/>
      <w:marTop w:val="0"/>
      <w:marBottom w:val="0"/>
      <w:divBdr>
        <w:top w:val="none" w:sz="0" w:space="0" w:color="auto"/>
        <w:left w:val="none" w:sz="0" w:space="0" w:color="auto"/>
        <w:bottom w:val="none" w:sz="0" w:space="0" w:color="auto"/>
        <w:right w:val="none" w:sz="0" w:space="0" w:color="auto"/>
      </w:divBdr>
    </w:div>
    <w:div w:id="1652979811">
      <w:bodyDiv w:val="1"/>
      <w:marLeft w:val="0"/>
      <w:marRight w:val="0"/>
      <w:marTop w:val="0"/>
      <w:marBottom w:val="0"/>
      <w:divBdr>
        <w:top w:val="none" w:sz="0" w:space="0" w:color="auto"/>
        <w:left w:val="none" w:sz="0" w:space="0" w:color="auto"/>
        <w:bottom w:val="none" w:sz="0" w:space="0" w:color="auto"/>
        <w:right w:val="none" w:sz="0" w:space="0" w:color="auto"/>
      </w:divBdr>
    </w:div>
    <w:div w:id="1653098190">
      <w:bodyDiv w:val="1"/>
      <w:marLeft w:val="0"/>
      <w:marRight w:val="0"/>
      <w:marTop w:val="0"/>
      <w:marBottom w:val="0"/>
      <w:divBdr>
        <w:top w:val="none" w:sz="0" w:space="0" w:color="auto"/>
        <w:left w:val="none" w:sz="0" w:space="0" w:color="auto"/>
        <w:bottom w:val="none" w:sz="0" w:space="0" w:color="auto"/>
        <w:right w:val="none" w:sz="0" w:space="0" w:color="auto"/>
      </w:divBdr>
    </w:div>
    <w:div w:id="1653287286">
      <w:bodyDiv w:val="1"/>
      <w:marLeft w:val="0"/>
      <w:marRight w:val="0"/>
      <w:marTop w:val="0"/>
      <w:marBottom w:val="0"/>
      <w:divBdr>
        <w:top w:val="none" w:sz="0" w:space="0" w:color="auto"/>
        <w:left w:val="none" w:sz="0" w:space="0" w:color="auto"/>
        <w:bottom w:val="none" w:sz="0" w:space="0" w:color="auto"/>
        <w:right w:val="none" w:sz="0" w:space="0" w:color="auto"/>
      </w:divBdr>
    </w:div>
    <w:div w:id="1653559882">
      <w:bodyDiv w:val="1"/>
      <w:marLeft w:val="0"/>
      <w:marRight w:val="0"/>
      <w:marTop w:val="0"/>
      <w:marBottom w:val="0"/>
      <w:divBdr>
        <w:top w:val="none" w:sz="0" w:space="0" w:color="auto"/>
        <w:left w:val="none" w:sz="0" w:space="0" w:color="auto"/>
        <w:bottom w:val="none" w:sz="0" w:space="0" w:color="auto"/>
        <w:right w:val="none" w:sz="0" w:space="0" w:color="auto"/>
      </w:divBdr>
    </w:div>
    <w:div w:id="1653673713">
      <w:bodyDiv w:val="1"/>
      <w:marLeft w:val="0"/>
      <w:marRight w:val="0"/>
      <w:marTop w:val="0"/>
      <w:marBottom w:val="0"/>
      <w:divBdr>
        <w:top w:val="none" w:sz="0" w:space="0" w:color="auto"/>
        <w:left w:val="none" w:sz="0" w:space="0" w:color="auto"/>
        <w:bottom w:val="none" w:sz="0" w:space="0" w:color="auto"/>
        <w:right w:val="none" w:sz="0" w:space="0" w:color="auto"/>
      </w:divBdr>
    </w:div>
    <w:div w:id="1653946165">
      <w:bodyDiv w:val="1"/>
      <w:marLeft w:val="0"/>
      <w:marRight w:val="0"/>
      <w:marTop w:val="0"/>
      <w:marBottom w:val="0"/>
      <w:divBdr>
        <w:top w:val="none" w:sz="0" w:space="0" w:color="auto"/>
        <w:left w:val="none" w:sz="0" w:space="0" w:color="auto"/>
        <w:bottom w:val="none" w:sz="0" w:space="0" w:color="auto"/>
        <w:right w:val="none" w:sz="0" w:space="0" w:color="auto"/>
      </w:divBdr>
    </w:div>
    <w:div w:id="1654142078">
      <w:bodyDiv w:val="1"/>
      <w:marLeft w:val="0"/>
      <w:marRight w:val="0"/>
      <w:marTop w:val="0"/>
      <w:marBottom w:val="0"/>
      <w:divBdr>
        <w:top w:val="none" w:sz="0" w:space="0" w:color="auto"/>
        <w:left w:val="none" w:sz="0" w:space="0" w:color="auto"/>
        <w:bottom w:val="none" w:sz="0" w:space="0" w:color="auto"/>
        <w:right w:val="none" w:sz="0" w:space="0" w:color="auto"/>
      </w:divBdr>
    </w:div>
    <w:div w:id="1654678198">
      <w:bodyDiv w:val="1"/>
      <w:marLeft w:val="0"/>
      <w:marRight w:val="0"/>
      <w:marTop w:val="0"/>
      <w:marBottom w:val="0"/>
      <w:divBdr>
        <w:top w:val="none" w:sz="0" w:space="0" w:color="auto"/>
        <w:left w:val="none" w:sz="0" w:space="0" w:color="auto"/>
        <w:bottom w:val="none" w:sz="0" w:space="0" w:color="auto"/>
        <w:right w:val="none" w:sz="0" w:space="0" w:color="auto"/>
      </w:divBdr>
    </w:div>
    <w:div w:id="1654800300">
      <w:bodyDiv w:val="1"/>
      <w:marLeft w:val="0"/>
      <w:marRight w:val="0"/>
      <w:marTop w:val="0"/>
      <w:marBottom w:val="0"/>
      <w:divBdr>
        <w:top w:val="none" w:sz="0" w:space="0" w:color="auto"/>
        <w:left w:val="none" w:sz="0" w:space="0" w:color="auto"/>
        <w:bottom w:val="none" w:sz="0" w:space="0" w:color="auto"/>
        <w:right w:val="none" w:sz="0" w:space="0" w:color="auto"/>
      </w:divBdr>
    </w:div>
    <w:div w:id="1654874539">
      <w:bodyDiv w:val="1"/>
      <w:marLeft w:val="0"/>
      <w:marRight w:val="0"/>
      <w:marTop w:val="0"/>
      <w:marBottom w:val="0"/>
      <w:divBdr>
        <w:top w:val="none" w:sz="0" w:space="0" w:color="auto"/>
        <w:left w:val="none" w:sz="0" w:space="0" w:color="auto"/>
        <w:bottom w:val="none" w:sz="0" w:space="0" w:color="auto"/>
        <w:right w:val="none" w:sz="0" w:space="0" w:color="auto"/>
      </w:divBdr>
    </w:div>
    <w:div w:id="1655184992">
      <w:bodyDiv w:val="1"/>
      <w:marLeft w:val="0"/>
      <w:marRight w:val="0"/>
      <w:marTop w:val="0"/>
      <w:marBottom w:val="0"/>
      <w:divBdr>
        <w:top w:val="none" w:sz="0" w:space="0" w:color="auto"/>
        <w:left w:val="none" w:sz="0" w:space="0" w:color="auto"/>
        <w:bottom w:val="none" w:sz="0" w:space="0" w:color="auto"/>
        <w:right w:val="none" w:sz="0" w:space="0" w:color="auto"/>
      </w:divBdr>
    </w:div>
    <w:div w:id="1655185618">
      <w:bodyDiv w:val="1"/>
      <w:marLeft w:val="0"/>
      <w:marRight w:val="0"/>
      <w:marTop w:val="0"/>
      <w:marBottom w:val="0"/>
      <w:divBdr>
        <w:top w:val="none" w:sz="0" w:space="0" w:color="auto"/>
        <w:left w:val="none" w:sz="0" w:space="0" w:color="auto"/>
        <w:bottom w:val="none" w:sz="0" w:space="0" w:color="auto"/>
        <w:right w:val="none" w:sz="0" w:space="0" w:color="auto"/>
      </w:divBdr>
    </w:div>
    <w:div w:id="1655375808">
      <w:bodyDiv w:val="1"/>
      <w:marLeft w:val="0"/>
      <w:marRight w:val="0"/>
      <w:marTop w:val="0"/>
      <w:marBottom w:val="0"/>
      <w:divBdr>
        <w:top w:val="none" w:sz="0" w:space="0" w:color="auto"/>
        <w:left w:val="none" w:sz="0" w:space="0" w:color="auto"/>
        <w:bottom w:val="none" w:sz="0" w:space="0" w:color="auto"/>
        <w:right w:val="none" w:sz="0" w:space="0" w:color="auto"/>
      </w:divBdr>
    </w:div>
    <w:div w:id="1655639316">
      <w:bodyDiv w:val="1"/>
      <w:marLeft w:val="0"/>
      <w:marRight w:val="0"/>
      <w:marTop w:val="0"/>
      <w:marBottom w:val="0"/>
      <w:divBdr>
        <w:top w:val="none" w:sz="0" w:space="0" w:color="auto"/>
        <w:left w:val="none" w:sz="0" w:space="0" w:color="auto"/>
        <w:bottom w:val="none" w:sz="0" w:space="0" w:color="auto"/>
        <w:right w:val="none" w:sz="0" w:space="0" w:color="auto"/>
      </w:divBdr>
    </w:div>
    <w:div w:id="1656035400">
      <w:bodyDiv w:val="1"/>
      <w:marLeft w:val="0"/>
      <w:marRight w:val="0"/>
      <w:marTop w:val="0"/>
      <w:marBottom w:val="0"/>
      <w:divBdr>
        <w:top w:val="none" w:sz="0" w:space="0" w:color="auto"/>
        <w:left w:val="none" w:sz="0" w:space="0" w:color="auto"/>
        <w:bottom w:val="none" w:sz="0" w:space="0" w:color="auto"/>
        <w:right w:val="none" w:sz="0" w:space="0" w:color="auto"/>
      </w:divBdr>
    </w:div>
    <w:div w:id="1656101852">
      <w:bodyDiv w:val="1"/>
      <w:marLeft w:val="0"/>
      <w:marRight w:val="0"/>
      <w:marTop w:val="0"/>
      <w:marBottom w:val="0"/>
      <w:divBdr>
        <w:top w:val="none" w:sz="0" w:space="0" w:color="auto"/>
        <w:left w:val="none" w:sz="0" w:space="0" w:color="auto"/>
        <w:bottom w:val="none" w:sz="0" w:space="0" w:color="auto"/>
        <w:right w:val="none" w:sz="0" w:space="0" w:color="auto"/>
      </w:divBdr>
    </w:div>
    <w:div w:id="1656177021">
      <w:bodyDiv w:val="1"/>
      <w:marLeft w:val="0"/>
      <w:marRight w:val="0"/>
      <w:marTop w:val="0"/>
      <w:marBottom w:val="0"/>
      <w:divBdr>
        <w:top w:val="none" w:sz="0" w:space="0" w:color="auto"/>
        <w:left w:val="none" w:sz="0" w:space="0" w:color="auto"/>
        <w:bottom w:val="none" w:sz="0" w:space="0" w:color="auto"/>
        <w:right w:val="none" w:sz="0" w:space="0" w:color="auto"/>
      </w:divBdr>
    </w:div>
    <w:div w:id="1656570764">
      <w:bodyDiv w:val="1"/>
      <w:marLeft w:val="0"/>
      <w:marRight w:val="0"/>
      <w:marTop w:val="0"/>
      <w:marBottom w:val="0"/>
      <w:divBdr>
        <w:top w:val="none" w:sz="0" w:space="0" w:color="auto"/>
        <w:left w:val="none" w:sz="0" w:space="0" w:color="auto"/>
        <w:bottom w:val="none" w:sz="0" w:space="0" w:color="auto"/>
        <w:right w:val="none" w:sz="0" w:space="0" w:color="auto"/>
      </w:divBdr>
    </w:div>
    <w:div w:id="1656639538">
      <w:bodyDiv w:val="1"/>
      <w:marLeft w:val="0"/>
      <w:marRight w:val="0"/>
      <w:marTop w:val="0"/>
      <w:marBottom w:val="0"/>
      <w:divBdr>
        <w:top w:val="none" w:sz="0" w:space="0" w:color="auto"/>
        <w:left w:val="none" w:sz="0" w:space="0" w:color="auto"/>
        <w:bottom w:val="none" w:sz="0" w:space="0" w:color="auto"/>
        <w:right w:val="none" w:sz="0" w:space="0" w:color="auto"/>
      </w:divBdr>
    </w:div>
    <w:div w:id="1656684754">
      <w:bodyDiv w:val="1"/>
      <w:marLeft w:val="0"/>
      <w:marRight w:val="0"/>
      <w:marTop w:val="0"/>
      <w:marBottom w:val="0"/>
      <w:divBdr>
        <w:top w:val="none" w:sz="0" w:space="0" w:color="auto"/>
        <w:left w:val="none" w:sz="0" w:space="0" w:color="auto"/>
        <w:bottom w:val="none" w:sz="0" w:space="0" w:color="auto"/>
        <w:right w:val="none" w:sz="0" w:space="0" w:color="auto"/>
      </w:divBdr>
    </w:div>
    <w:div w:id="1656685342">
      <w:bodyDiv w:val="1"/>
      <w:marLeft w:val="0"/>
      <w:marRight w:val="0"/>
      <w:marTop w:val="0"/>
      <w:marBottom w:val="0"/>
      <w:divBdr>
        <w:top w:val="none" w:sz="0" w:space="0" w:color="auto"/>
        <w:left w:val="none" w:sz="0" w:space="0" w:color="auto"/>
        <w:bottom w:val="none" w:sz="0" w:space="0" w:color="auto"/>
        <w:right w:val="none" w:sz="0" w:space="0" w:color="auto"/>
      </w:divBdr>
    </w:div>
    <w:div w:id="1656690648">
      <w:bodyDiv w:val="1"/>
      <w:marLeft w:val="0"/>
      <w:marRight w:val="0"/>
      <w:marTop w:val="0"/>
      <w:marBottom w:val="0"/>
      <w:divBdr>
        <w:top w:val="none" w:sz="0" w:space="0" w:color="auto"/>
        <w:left w:val="none" w:sz="0" w:space="0" w:color="auto"/>
        <w:bottom w:val="none" w:sz="0" w:space="0" w:color="auto"/>
        <w:right w:val="none" w:sz="0" w:space="0" w:color="auto"/>
      </w:divBdr>
    </w:div>
    <w:div w:id="1656759594">
      <w:bodyDiv w:val="1"/>
      <w:marLeft w:val="0"/>
      <w:marRight w:val="0"/>
      <w:marTop w:val="0"/>
      <w:marBottom w:val="0"/>
      <w:divBdr>
        <w:top w:val="none" w:sz="0" w:space="0" w:color="auto"/>
        <w:left w:val="none" w:sz="0" w:space="0" w:color="auto"/>
        <w:bottom w:val="none" w:sz="0" w:space="0" w:color="auto"/>
        <w:right w:val="none" w:sz="0" w:space="0" w:color="auto"/>
      </w:divBdr>
    </w:div>
    <w:div w:id="1656959115">
      <w:bodyDiv w:val="1"/>
      <w:marLeft w:val="0"/>
      <w:marRight w:val="0"/>
      <w:marTop w:val="0"/>
      <w:marBottom w:val="0"/>
      <w:divBdr>
        <w:top w:val="none" w:sz="0" w:space="0" w:color="auto"/>
        <w:left w:val="none" w:sz="0" w:space="0" w:color="auto"/>
        <w:bottom w:val="none" w:sz="0" w:space="0" w:color="auto"/>
        <w:right w:val="none" w:sz="0" w:space="0" w:color="auto"/>
      </w:divBdr>
    </w:div>
    <w:div w:id="1657027645">
      <w:bodyDiv w:val="1"/>
      <w:marLeft w:val="0"/>
      <w:marRight w:val="0"/>
      <w:marTop w:val="0"/>
      <w:marBottom w:val="0"/>
      <w:divBdr>
        <w:top w:val="none" w:sz="0" w:space="0" w:color="auto"/>
        <w:left w:val="none" w:sz="0" w:space="0" w:color="auto"/>
        <w:bottom w:val="none" w:sz="0" w:space="0" w:color="auto"/>
        <w:right w:val="none" w:sz="0" w:space="0" w:color="auto"/>
      </w:divBdr>
    </w:div>
    <w:div w:id="1657107351">
      <w:bodyDiv w:val="1"/>
      <w:marLeft w:val="0"/>
      <w:marRight w:val="0"/>
      <w:marTop w:val="0"/>
      <w:marBottom w:val="0"/>
      <w:divBdr>
        <w:top w:val="none" w:sz="0" w:space="0" w:color="auto"/>
        <w:left w:val="none" w:sz="0" w:space="0" w:color="auto"/>
        <w:bottom w:val="none" w:sz="0" w:space="0" w:color="auto"/>
        <w:right w:val="none" w:sz="0" w:space="0" w:color="auto"/>
      </w:divBdr>
    </w:div>
    <w:div w:id="1657108468">
      <w:bodyDiv w:val="1"/>
      <w:marLeft w:val="0"/>
      <w:marRight w:val="0"/>
      <w:marTop w:val="0"/>
      <w:marBottom w:val="0"/>
      <w:divBdr>
        <w:top w:val="none" w:sz="0" w:space="0" w:color="auto"/>
        <w:left w:val="none" w:sz="0" w:space="0" w:color="auto"/>
        <w:bottom w:val="none" w:sz="0" w:space="0" w:color="auto"/>
        <w:right w:val="none" w:sz="0" w:space="0" w:color="auto"/>
      </w:divBdr>
    </w:div>
    <w:div w:id="1657219348">
      <w:bodyDiv w:val="1"/>
      <w:marLeft w:val="0"/>
      <w:marRight w:val="0"/>
      <w:marTop w:val="0"/>
      <w:marBottom w:val="0"/>
      <w:divBdr>
        <w:top w:val="none" w:sz="0" w:space="0" w:color="auto"/>
        <w:left w:val="none" w:sz="0" w:space="0" w:color="auto"/>
        <w:bottom w:val="none" w:sz="0" w:space="0" w:color="auto"/>
        <w:right w:val="none" w:sz="0" w:space="0" w:color="auto"/>
      </w:divBdr>
    </w:div>
    <w:div w:id="1657223080">
      <w:bodyDiv w:val="1"/>
      <w:marLeft w:val="0"/>
      <w:marRight w:val="0"/>
      <w:marTop w:val="0"/>
      <w:marBottom w:val="0"/>
      <w:divBdr>
        <w:top w:val="none" w:sz="0" w:space="0" w:color="auto"/>
        <w:left w:val="none" w:sz="0" w:space="0" w:color="auto"/>
        <w:bottom w:val="none" w:sz="0" w:space="0" w:color="auto"/>
        <w:right w:val="none" w:sz="0" w:space="0" w:color="auto"/>
      </w:divBdr>
    </w:div>
    <w:div w:id="1657607595">
      <w:bodyDiv w:val="1"/>
      <w:marLeft w:val="0"/>
      <w:marRight w:val="0"/>
      <w:marTop w:val="0"/>
      <w:marBottom w:val="0"/>
      <w:divBdr>
        <w:top w:val="none" w:sz="0" w:space="0" w:color="auto"/>
        <w:left w:val="none" w:sz="0" w:space="0" w:color="auto"/>
        <w:bottom w:val="none" w:sz="0" w:space="0" w:color="auto"/>
        <w:right w:val="none" w:sz="0" w:space="0" w:color="auto"/>
      </w:divBdr>
    </w:div>
    <w:div w:id="1657685898">
      <w:bodyDiv w:val="1"/>
      <w:marLeft w:val="0"/>
      <w:marRight w:val="0"/>
      <w:marTop w:val="0"/>
      <w:marBottom w:val="0"/>
      <w:divBdr>
        <w:top w:val="none" w:sz="0" w:space="0" w:color="auto"/>
        <w:left w:val="none" w:sz="0" w:space="0" w:color="auto"/>
        <w:bottom w:val="none" w:sz="0" w:space="0" w:color="auto"/>
        <w:right w:val="none" w:sz="0" w:space="0" w:color="auto"/>
      </w:divBdr>
    </w:div>
    <w:div w:id="1657688398">
      <w:bodyDiv w:val="1"/>
      <w:marLeft w:val="0"/>
      <w:marRight w:val="0"/>
      <w:marTop w:val="0"/>
      <w:marBottom w:val="0"/>
      <w:divBdr>
        <w:top w:val="none" w:sz="0" w:space="0" w:color="auto"/>
        <w:left w:val="none" w:sz="0" w:space="0" w:color="auto"/>
        <w:bottom w:val="none" w:sz="0" w:space="0" w:color="auto"/>
        <w:right w:val="none" w:sz="0" w:space="0" w:color="auto"/>
      </w:divBdr>
    </w:div>
    <w:div w:id="1657875206">
      <w:bodyDiv w:val="1"/>
      <w:marLeft w:val="0"/>
      <w:marRight w:val="0"/>
      <w:marTop w:val="0"/>
      <w:marBottom w:val="0"/>
      <w:divBdr>
        <w:top w:val="none" w:sz="0" w:space="0" w:color="auto"/>
        <w:left w:val="none" w:sz="0" w:space="0" w:color="auto"/>
        <w:bottom w:val="none" w:sz="0" w:space="0" w:color="auto"/>
        <w:right w:val="none" w:sz="0" w:space="0" w:color="auto"/>
      </w:divBdr>
    </w:div>
    <w:div w:id="1657955925">
      <w:bodyDiv w:val="1"/>
      <w:marLeft w:val="0"/>
      <w:marRight w:val="0"/>
      <w:marTop w:val="0"/>
      <w:marBottom w:val="0"/>
      <w:divBdr>
        <w:top w:val="none" w:sz="0" w:space="0" w:color="auto"/>
        <w:left w:val="none" w:sz="0" w:space="0" w:color="auto"/>
        <w:bottom w:val="none" w:sz="0" w:space="0" w:color="auto"/>
        <w:right w:val="none" w:sz="0" w:space="0" w:color="auto"/>
      </w:divBdr>
    </w:div>
    <w:div w:id="1658462578">
      <w:bodyDiv w:val="1"/>
      <w:marLeft w:val="0"/>
      <w:marRight w:val="0"/>
      <w:marTop w:val="0"/>
      <w:marBottom w:val="0"/>
      <w:divBdr>
        <w:top w:val="none" w:sz="0" w:space="0" w:color="auto"/>
        <w:left w:val="none" w:sz="0" w:space="0" w:color="auto"/>
        <w:bottom w:val="none" w:sz="0" w:space="0" w:color="auto"/>
        <w:right w:val="none" w:sz="0" w:space="0" w:color="auto"/>
      </w:divBdr>
    </w:div>
    <w:div w:id="1658877586">
      <w:bodyDiv w:val="1"/>
      <w:marLeft w:val="0"/>
      <w:marRight w:val="0"/>
      <w:marTop w:val="0"/>
      <w:marBottom w:val="0"/>
      <w:divBdr>
        <w:top w:val="none" w:sz="0" w:space="0" w:color="auto"/>
        <w:left w:val="none" w:sz="0" w:space="0" w:color="auto"/>
        <w:bottom w:val="none" w:sz="0" w:space="0" w:color="auto"/>
        <w:right w:val="none" w:sz="0" w:space="0" w:color="auto"/>
      </w:divBdr>
    </w:div>
    <w:div w:id="1659075906">
      <w:bodyDiv w:val="1"/>
      <w:marLeft w:val="0"/>
      <w:marRight w:val="0"/>
      <w:marTop w:val="0"/>
      <w:marBottom w:val="0"/>
      <w:divBdr>
        <w:top w:val="none" w:sz="0" w:space="0" w:color="auto"/>
        <w:left w:val="none" w:sz="0" w:space="0" w:color="auto"/>
        <w:bottom w:val="none" w:sz="0" w:space="0" w:color="auto"/>
        <w:right w:val="none" w:sz="0" w:space="0" w:color="auto"/>
      </w:divBdr>
    </w:div>
    <w:div w:id="1659117252">
      <w:bodyDiv w:val="1"/>
      <w:marLeft w:val="0"/>
      <w:marRight w:val="0"/>
      <w:marTop w:val="0"/>
      <w:marBottom w:val="0"/>
      <w:divBdr>
        <w:top w:val="none" w:sz="0" w:space="0" w:color="auto"/>
        <w:left w:val="none" w:sz="0" w:space="0" w:color="auto"/>
        <w:bottom w:val="none" w:sz="0" w:space="0" w:color="auto"/>
        <w:right w:val="none" w:sz="0" w:space="0" w:color="auto"/>
      </w:divBdr>
    </w:div>
    <w:div w:id="1659185324">
      <w:bodyDiv w:val="1"/>
      <w:marLeft w:val="0"/>
      <w:marRight w:val="0"/>
      <w:marTop w:val="0"/>
      <w:marBottom w:val="0"/>
      <w:divBdr>
        <w:top w:val="none" w:sz="0" w:space="0" w:color="auto"/>
        <w:left w:val="none" w:sz="0" w:space="0" w:color="auto"/>
        <w:bottom w:val="none" w:sz="0" w:space="0" w:color="auto"/>
        <w:right w:val="none" w:sz="0" w:space="0" w:color="auto"/>
      </w:divBdr>
    </w:div>
    <w:div w:id="1659191268">
      <w:bodyDiv w:val="1"/>
      <w:marLeft w:val="0"/>
      <w:marRight w:val="0"/>
      <w:marTop w:val="0"/>
      <w:marBottom w:val="0"/>
      <w:divBdr>
        <w:top w:val="none" w:sz="0" w:space="0" w:color="auto"/>
        <w:left w:val="none" w:sz="0" w:space="0" w:color="auto"/>
        <w:bottom w:val="none" w:sz="0" w:space="0" w:color="auto"/>
        <w:right w:val="none" w:sz="0" w:space="0" w:color="auto"/>
      </w:divBdr>
    </w:div>
    <w:div w:id="1659454085">
      <w:bodyDiv w:val="1"/>
      <w:marLeft w:val="0"/>
      <w:marRight w:val="0"/>
      <w:marTop w:val="0"/>
      <w:marBottom w:val="0"/>
      <w:divBdr>
        <w:top w:val="none" w:sz="0" w:space="0" w:color="auto"/>
        <w:left w:val="none" w:sz="0" w:space="0" w:color="auto"/>
        <w:bottom w:val="none" w:sz="0" w:space="0" w:color="auto"/>
        <w:right w:val="none" w:sz="0" w:space="0" w:color="auto"/>
      </w:divBdr>
    </w:div>
    <w:div w:id="1659529851">
      <w:bodyDiv w:val="1"/>
      <w:marLeft w:val="0"/>
      <w:marRight w:val="0"/>
      <w:marTop w:val="0"/>
      <w:marBottom w:val="0"/>
      <w:divBdr>
        <w:top w:val="none" w:sz="0" w:space="0" w:color="auto"/>
        <w:left w:val="none" w:sz="0" w:space="0" w:color="auto"/>
        <w:bottom w:val="none" w:sz="0" w:space="0" w:color="auto"/>
        <w:right w:val="none" w:sz="0" w:space="0" w:color="auto"/>
      </w:divBdr>
    </w:div>
    <w:div w:id="1659533641">
      <w:bodyDiv w:val="1"/>
      <w:marLeft w:val="0"/>
      <w:marRight w:val="0"/>
      <w:marTop w:val="0"/>
      <w:marBottom w:val="0"/>
      <w:divBdr>
        <w:top w:val="none" w:sz="0" w:space="0" w:color="auto"/>
        <w:left w:val="none" w:sz="0" w:space="0" w:color="auto"/>
        <w:bottom w:val="none" w:sz="0" w:space="0" w:color="auto"/>
        <w:right w:val="none" w:sz="0" w:space="0" w:color="auto"/>
      </w:divBdr>
    </w:div>
    <w:div w:id="1659963031">
      <w:bodyDiv w:val="1"/>
      <w:marLeft w:val="0"/>
      <w:marRight w:val="0"/>
      <w:marTop w:val="0"/>
      <w:marBottom w:val="0"/>
      <w:divBdr>
        <w:top w:val="none" w:sz="0" w:space="0" w:color="auto"/>
        <w:left w:val="none" w:sz="0" w:space="0" w:color="auto"/>
        <w:bottom w:val="none" w:sz="0" w:space="0" w:color="auto"/>
        <w:right w:val="none" w:sz="0" w:space="0" w:color="auto"/>
      </w:divBdr>
    </w:div>
    <w:div w:id="1660309034">
      <w:bodyDiv w:val="1"/>
      <w:marLeft w:val="0"/>
      <w:marRight w:val="0"/>
      <w:marTop w:val="0"/>
      <w:marBottom w:val="0"/>
      <w:divBdr>
        <w:top w:val="none" w:sz="0" w:space="0" w:color="auto"/>
        <w:left w:val="none" w:sz="0" w:space="0" w:color="auto"/>
        <w:bottom w:val="none" w:sz="0" w:space="0" w:color="auto"/>
        <w:right w:val="none" w:sz="0" w:space="0" w:color="auto"/>
      </w:divBdr>
    </w:div>
    <w:div w:id="1660500507">
      <w:bodyDiv w:val="1"/>
      <w:marLeft w:val="0"/>
      <w:marRight w:val="0"/>
      <w:marTop w:val="0"/>
      <w:marBottom w:val="0"/>
      <w:divBdr>
        <w:top w:val="none" w:sz="0" w:space="0" w:color="auto"/>
        <w:left w:val="none" w:sz="0" w:space="0" w:color="auto"/>
        <w:bottom w:val="none" w:sz="0" w:space="0" w:color="auto"/>
        <w:right w:val="none" w:sz="0" w:space="0" w:color="auto"/>
      </w:divBdr>
    </w:div>
    <w:div w:id="1660618253">
      <w:bodyDiv w:val="1"/>
      <w:marLeft w:val="0"/>
      <w:marRight w:val="0"/>
      <w:marTop w:val="0"/>
      <w:marBottom w:val="0"/>
      <w:divBdr>
        <w:top w:val="none" w:sz="0" w:space="0" w:color="auto"/>
        <w:left w:val="none" w:sz="0" w:space="0" w:color="auto"/>
        <w:bottom w:val="none" w:sz="0" w:space="0" w:color="auto"/>
        <w:right w:val="none" w:sz="0" w:space="0" w:color="auto"/>
      </w:divBdr>
    </w:div>
    <w:div w:id="1660618675">
      <w:bodyDiv w:val="1"/>
      <w:marLeft w:val="0"/>
      <w:marRight w:val="0"/>
      <w:marTop w:val="0"/>
      <w:marBottom w:val="0"/>
      <w:divBdr>
        <w:top w:val="none" w:sz="0" w:space="0" w:color="auto"/>
        <w:left w:val="none" w:sz="0" w:space="0" w:color="auto"/>
        <w:bottom w:val="none" w:sz="0" w:space="0" w:color="auto"/>
        <w:right w:val="none" w:sz="0" w:space="0" w:color="auto"/>
      </w:divBdr>
    </w:div>
    <w:div w:id="1660647481">
      <w:bodyDiv w:val="1"/>
      <w:marLeft w:val="0"/>
      <w:marRight w:val="0"/>
      <w:marTop w:val="0"/>
      <w:marBottom w:val="0"/>
      <w:divBdr>
        <w:top w:val="none" w:sz="0" w:space="0" w:color="auto"/>
        <w:left w:val="none" w:sz="0" w:space="0" w:color="auto"/>
        <w:bottom w:val="none" w:sz="0" w:space="0" w:color="auto"/>
        <w:right w:val="none" w:sz="0" w:space="0" w:color="auto"/>
      </w:divBdr>
    </w:div>
    <w:div w:id="1662000877">
      <w:bodyDiv w:val="1"/>
      <w:marLeft w:val="0"/>
      <w:marRight w:val="0"/>
      <w:marTop w:val="0"/>
      <w:marBottom w:val="0"/>
      <w:divBdr>
        <w:top w:val="none" w:sz="0" w:space="0" w:color="auto"/>
        <w:left w:val="none" w:sz="0" w:space="0" w:color="auto"/>
        <w:bottom w:val="none" w:sz="0" w:space="0" w:color="auto"/>
        <w:right w:val="none" w:sz="0" w:space="0" w:color="auto"/>
      </w:divBdr>
    </w:div>
    <w:div w:id="1662002084">
      <w:bodyDiv w:val="1"/>
      <w:marLeft w:val="0"/>
      <w:marRight w:val="0"/>
      <w:marTop w:val="0"/>
      <w:marBottom w:val="0"/>
      <w:divBdr>
        <w:top w:val="none" w:sz="0" w:space="0" w:color="auto"/>
        <w:left w:val="none" w:sz="0" w:space="0" w:color="auto"/>
        <w:bottom w:val="none" w:sz="0" w:space="0" w:color="auto"/>
        <w:right w:val="none" w:sz="0" w:space="0" w:color="auto"/>
      </w:divBdr>
    </w:div>
    <w:div w:id="1662150624">
      <w:bodyDiv w:val="1"/>
      <w:marLeft w:val="0"/>
      <w:marRight w:val="0"/>
      <w:marTop w:val="0"/>
      <w:marBottom w:val="0"/>
      <w:divBdr>
        <w:top w:val="none" w:sz="0" w:space="0" w:color="auto"/>
        <w:left w:val="none" w:sz="0" w:space="0" w:color="auto"/>
        <w:bottom w:val="none" w:sz="0" w:space="0" w:color="auto"/>
        <w:right w:val="none" w:sz="0" w:space="0" w:color="auto"/>
      </w:divBdr>
    </w:div>
    <w:div w:id="1662153262">
      <w:bodyDiv w:val="1"/>
      <w:marLeft w:val="0"/>
      <w:marRight w:val="0"/>
      <w:marTop w:val="0"/>
      <w:marBottom w:val="0"/>
      <w:divBdr>
        <w:top w:val="none" w:sz="0" w:space="0" w:color="auto"/>
        <w:left w:val="none" w:sz="0" w:space="0" w:color="auto"/>
        <w:bottom w:val="none" w:sz="0" w:space="0" w:color="auto"/>
        <w:right w:val="none" w:sz="0" w:space="0" w:color="auto"/>
      </w:divBdr>
    </w:div>
    <w:div w:id="1662351030">
      <w:bodyDiv w:val="1"/>
      <w:marLeft w:val="0"/>
      <w:marRight w:val="0"/>
      <w:marTop w:val="0"/>
      <w:marBottom w:val="0"/>
      <w:divBdr>
        <w:top w:val="none" w:sz="0" w:space="0" w:color="auto"/>
        <w:left w:val="none" w:sz="0" w:space="0" w:color="auto"/>
        <w:bottom w:val="none" w:sz="0" w:space="0" w:color="auto"/>
        <w:right w:val="none" w:sz="0" w:space="0" w:color="auto"/>
      </w:divBdr>
    </w:div>
    <w:div w:id="1662390928">
      <w:bodyDiv w:val="1"/>
      <w:marLeft w:val="0"/>
      <w:marRight w:val="0"/>
      <w:marTop w:val="0"/>
      <w:marBottom w:val="0"/>
      <w:divBdr>
        <w:top w:val="none" w:sz="0" w:space="0" w:color="auto"/>
        <w:left w:val="none" w:sz="0" w:space="0" w:color="auto"/>
        <w:bottom w:val="none" w:sz="0" w:space="0" w:color="auto"/>
        <w:right w:val="none" w:sz="0" w:space="0" w:color="auto"/>
      </w:divBdr>
    </w:div>
    <w:div w:id="1662780152">
      <w:bodyDiv w:val="1"/>
      <w:marLeft w:val="0"/>
      <w:marRight w:val="0"/>
      <w:marTop w:val="0"/>
      <w:marBottom w:val="0"/>
      <w:divBdr>
        <w:top w:val="none" w:sz="0" w:space="0" w:color="auto"/>
        <w:left w:val="none" w:sz="0" w:space="0" w:color="auto"/>
        <w:bottom w:val="none" w:sz="0" w:space="0" w:color="auto"/>
        <w:right w:val="none" w:sz="0" w:space="0" w:color="auto"/>
      </w:divBdr>
    </w:div>
    <w:div w:id="1662923339">
      <w:bodyDiv w:val="1"/>
      <w:marLeft w:val="0"/>
      <w:marRight w:val="0"/>
      <w:marTop w:val="0"/>
      <w:marBottom w:val="0"/>
      <w:divBdr>
        <w:top w:val="none" w:sz="0" w:space="0" w:color="auto"/>
        <w:left w:val="none" w:sz="0" w:space="0" w:color="auto"/>
        <w:bottom w:val="none" w:sz="0" w:space="0" w:color="auto"/>
        <w:right w:val="none" w:sz="0" w:space="0" w:color="auto"/>
      </w:divBdr>
    </w:div>
    <w:div w:id="1663046332">
      <w:bodyDiv w:val="1"/>
      <w:marLeft w:val="0"/>
      <w:marRight w:val="0"/>
      <w:marTop w:val="0"/>
      <w:marBottom w:val="0"/>
      <w:divBdr>
        <w:top w:val="none" w:sz="0" w:space="0" w:color="auto"/>
        <w:left w:val="none" w:sz="0" w:space="0" w:color="auto"/>
        <w:bottom w:val="none" w:sz="0" w:space="0" w:color="auto"/>
        <w:right w:val="none" w:sz="0" w:space="0" w:color="auto"/>
      </w:divBdr>
    </w:div>
    <w:div w:id="1663197631">
      <w:bodyDiv w:val="1"/>
      <w:marLeft w:val="0"/>
      <w:marRight w:val="0"/>
      <w:marTop w:val="0"/>
      <w:marBottom w:val="0"/>
      <w:divBdr>
        <w:top w:val="none" w:sz="0" w:space="0" w:color="auto"/>
        <w:left w:val="none" w:sz="0" w:space="0" w:color="auto"/>
        <w:bottom w:val="none" w:sz="0" w:space="0" w:color="auto"/>
        <w:right w:val="none" w:sz="0" w:space="0" w:color="auto"/>
      </w:divBdr>
    </w:div>
    <w:div w:id="1663242621">
      <w:bodyDiv w:val="1"/>
      <w:marLeft w:val="0"/>
      <w:marRight w:val="0"/>
      <w:marTop w:val="0"/>
      <w:marBottom w:val="0"/>
      <w:divBdr>
        <w:top w:val="none" w:sz="0" w:space="0" w:color="auto"/>
        <w:left w:val="none" w:sz="0" w:space="0" w:color="auto"/>
        <w:bottom w:val="none" w:sz="0" w:space="0" w:color="auto"/>
        <w:right w:val="none" w:sz="0" w:space="0" w:color="auto"/>
      </w:divBdr>
    </w:div>
    <w:div w:id="1663508365">
      <w:bodyDiv w:val="1"/>
      <w:marLeft w:val="0"/>
      <w:marRight w:val="0"/>
      <w:marTop w:val="0"/>
      <w:marBottom w:val="0"/>
      <w:divBdr>
        <w:top w:val="none" w:sz="0" w:space="0" w:color="auto"/>
        <w:left w:val="none" w:sz="0" w:space="0" w:color="auto"/>
        <w:bottom w:val="none" w:sz="0" w:space="0" w:color="auto"/>
        <w:right w:val="none" w:sz="0" w:space="0" w:color="auto"/>
      </w:divBdr>
    </w:div>
    <w:div w:id="1663699770">
      <w:bodyDiv w:val="1"/>
      <w:marLeft w:val="0"/>
      <w:marRight w:val="0"/>
      <w:marTop w:val="0"/>
      <w:marBottom w:val="0"/>
      <w:divBdr>
        <w:top w:val="none" w:sz="0" w:space="0" w:color="auto"/>
        <w:left w:val="none" w:sz="0" w:space="0" w:color="auto"/>
        <w:bottom w:val="none" w:sz="0" w:space="0" w:color="auto"/>
        <w:right w:val="none" w:sz="0" w:space="0" w:color="auto"/>
      </w:divBdr>
    </w:div>
    <w:div w:id="1663971430">
      <w:bodyDiv w:val="1"/>
      <w:marLeft w:val="0"/>
      <w:marRight w:val="0"/>
      <w:marTop w:val="0"/>
      <w:marBottom w:val="0"/>
      <w:divBdr>
        <w:top w:val="none" w:sz="0" w:space="0" w:color="auto"/>
        <w:left w:val="none" w:sz="0" w:space="0" w:color="auto"/>
        <w:bottom w:val="none" w:sz="0" w:space="0" w:color="auto"/>
        <w:right w:val="none" w:sz="0" w:space="0" w:color="auto"/>
      </w:divBdr>
    </w:div>
    <w:div w:id="1664158684">
      <w:bodyDiv w:val="1"/>
      <w:marLeft w:val="0"/>
      <w:marRight w:val="0"/>
      <w:marTop w:val="0"/>
      <w:marBottom w:val="0"/>
      <w:divBdr>
        <w:top w:val="none" w:sz="0" w:space="0" w:color="auto"/>
        <w:left w:val="none" w:sz="0" w:space="0" w:color="auto"/>
        <w:bottom w:val="none" w:sz="0" w:space="0" w:color="auto"/>
        <w:right w:val="none" w:sz="0" w:space="0" w:color="auto"/>
      </w:divBdr>
    </w:div>
    <w:div w:id="1664236369">
      <w:bodyDiv w:val="1"/>
      <w:marLeft w:val="0"/>
      <w:marRight w:val="0"/>
      <w:marTop w:val="0"/>
      <w:marBottom w:val="0"/>
      <w:divBdr>
        <w:top w:val="none" w:sz="0" w:space="0" w:color="auto"/>
        <w:left w:val="none" w:sz="0" w:space="0" w:color="auto"/>
        <w:bottom w:val="none" w:sz="0" w:space="0" w:color="auto"/>
        <w:right w:val="none" w:sz="0" w:space="0" w:color="auto"/>
      </w:divBdr>
    </w:div>
    <w:div w:id="1664237989">
      <w:bodyDiv w:val="1"/>
      <w:marLeft w:val="0"/>
      <w:marRight w:val="0"/>
      <w:marTop w:val="0"/>
      <w:marBottom w:val="0"/>
      <w:divBdr>
        <w:top w:val="none" w:sz="0" w:space="0" w:color="auto"/>
        <w:left w:val="none" w:sz="0" w:space="0" w:color="auto"/>
        <w:bottom w:val="none" w:sz="0" w:space="0" w:color="auto"/>
        <w:right w:val="none" w:sz="0" w:space="0" w:color="auto"/>
      </w:divBdr>
    </w:div>
    <w:div w:id="1664312497">
      <w:bodyDiv w:val="1"/>
      <w:marLeft w:val="0"/>
      <w:marRight w:val="0"/>
      <w:marTop w:val="0"/>
      <w:marBottom w:val="0"/>
      <w:divBdr>
        <w:top w:val="none" w:sz="0" w:space="0" w:color="auto"/>
        <w:left w:val="none" w:sz="0" w:space="0" w:color="auto"/>
        <w:bottom w:val="none" w:sz="0" w:space="0" w:color="auto"/>
        <w:right w:val="none" w:sz="0" w:space="0" w:color="auto"/>
      </w:divBdr>
    </w:div>
    <w:div w:id="1664313522">
      <w:bodyDiv w:val="1"/>
      <w:marLeft w:val="0"/>
      <w:marRight w:val="0"/>
      <w:marTop w:val="0"/>
      <w:marBottom w:val="0"/>
      <w:divBdr>
        <w:top w:val="none" w:sz="0" w:space="0" w:color="auto"/>
        <w:left w:val="none" w:sz="0" w:space="0" w:color="auto"/>
        <w:bottom w:val="none" w:sz="0" w:space="0" w:color="auto"/>
        <w:right w:val="none" w:sz="0" w:space="0" w:color="auto"/>
      </w:divBdr>
    </w:div>
    <w:div w:id="1664434403">
      <w:bodyDiv w:val="1"/>
      <w:marLeft w:val="0"/>
      <w:marRight w:val="0"/>
      <w:marTop w:val="0"/>
      <w:marBottom w:val="0"/>
      <w:divBdr>
        <w:top w:val="none" w:sz="0" w:space="0" w:color="auto"/>
        <w:left w:val="none" w:sz="0" w:space="0" w:color="auto"/>
        <w:bottom w:val="none" w:sz="0" w:space="0" w:color="auto"/>
        <w:right w:val="none" w:sz="0" w:space="0" w:color="auto"/>
      </w:divBdr>
    </w:div>
    <w:div w:id="1665082635">
      <w:bodyDiv w:val="1"/>
      <w:marLeft w:val="0"/>
      <w:marRight w:val="0"/>
      <w:marTop w:val="0"/>
      <w:marBottom w:val="0"/>
      <w:divBdr>
        <w:top w:val="none" w:sz="0" w:space="0" w:color="auto"/>
        <w:left w:val="none" w:sz="0" w:space="0" w:color="auto"/>
        <w:bottom w:val="none" w:sz="0" w:space="0" w:color="auto"/>
        <w:right w:val="none" w:sz="0" w:space="0" w:color="auto"/>
      </w:divBdr>
    </w:div>
    <w:div w:id="1665086674">
      <w:bodyDiv w:val="1"/>
      <w:marLeft w:val="0"/>
      <w:marRight w:val="0"/>
      <w:marTop w:val="0"/>
      <w:marBottom w:val="0"/>
      <w:divBdr>
        <w:top w:val="none" w:sz="0" w:space="0" w:color="auto"/>
        <w:left w:val="none" w:sz="0" w:space="0" w:color="auto"/>
        <w:bottom w:val="none" w:sz="0" w:space="0" w:color="auto"/>
        <w:right w:val="none" w:sz="0" w:space="0" w:color="auto"/>
      </w:divBdr>
    </w:div>
    <w:div w:id="1665622931">
      <w:bodyDiv w:val="1"/>
      <w:marLeft w:val="0"/>
      <w:marRight w:val="0"/>
      <w:marTop w:val="0"/>
      <w:marBottom w:val="0"/>
      <w:divBdr>
        <w:top w:val="none" w:sz="0" w:space="0" w:color="auto"/>
        <w:left w:val="none" w:sz="0" w:space="0" w:color="auto"/>
        <w:bottom w:val="none" w:sz="0" w:space="0" w:color="auto"/>
        <w:right w:val="none" w:sz="0" w:space="0" w:color="auto"/>
      </w:divBdr>
    </w:div>
    <w:div w:id="1665743506">
      <w:bodyDiv w:val="1"/>
      <w:marLeft w:val="0"/>
      <w:marRight w:val="0"/>
      <w:marTop w:val="0"/>
      <w:marBottom w:val="0"/>
      <w:divBdr>
        <w:top w:val="none" w:sz="0" w:space="0" w:color="auto"/>
        <w:left w:val="none" w:sz="0" w:space="0" w:color="auto"/>
        <w:bottom w:val="none" w:sz="0" w:space="0" w:color="auto"/>
        <w:right w:val="none" w:sz="0" w:space="0" w:color="auto"/>
      </w:divBdr>
    </w:div>
    <w:div w:id="1665745471">
      <w:bodyDiv w:val="1"/>
      <w:marLeft w:val="0"/>
      <w:marRight w:val="0"/>
      <w:marTop w:val="0"/>
      <w:marBottom w:val="0"/>
      <w:divBdr>
        <w:top w:val="none" w:sz="0" w:space="0" w:color="auto"/>
        <w:left w:val="none" w:sz="0" w:space="0" w:color="auto"/>
        <w:bottom w:val="none" w:sz="0" w:space="0" w:color="auto"/>
        <w:right w:val="none" w:sz="0" w:space="0" w:color="auto"/>
      </w:divBdr>
    </w:div>
    <w:div w:id="1665819042">
      <w:bodyDiv w:val="1"/>
      <w:marLeft w:val="0"/>
      <w:marRight w:val="0"/>
      <w:marTop w:val="0"/>
      <w:marBottom w:val="0"/>
      <w:divBdr>
        <w:top w:val="none" w:sz="0" w:space="0" w:color="auto"/>
        <w:left w:val="none" w:sz="0" w:space="0" w:color="auto"/>
        <w:bottom w:val="none" w:sz="0" w:space="0" w:color="auto"/>
        <w:right w:val="none" w:sz="0" w:space="0" w:color="auto"/>
      </w:divBdr>
    </w:div>
    <w:div w:id="1666204148">
      <w:bodyDiv w:val="1"/>
      <w:marLeft w:val="0"/>
      <w:marRight w:val="0"/>
      <w:marTop w:val="0"/>
      <w:marBottom w:val="0"/>
      <w:divBdr>
        <w:top w:val="none" w:sz="0" w:space="0" w:color="auto"/>
        <w:left w:val="none" w:sz="0" w:space="0" w:color="auto"/>
        <w:bottom w:val="none" w:sz="0" w:space="0" w:color="auto"/>
        <w:right w:val="none" w:sz="0" w:space="0" w:color="auto"/>
      </w:divBdr>
    </w:div>
    <w:div w:id="1666207363">
      <w:bodyDiv w:val="1"/>
      <w:marLeft w:val="0"/>
      <w:marRight w:val="0"/>
      <w:marTop w:val="0"/>
      <w:marBottom w:val="0"/>
      <w:divBdr>
        <w:top w:val="none" w:sz="0" w:space="0" w:color="auto"/>
        <w:left w:val="none" w:sz="0" w:space="0" w:color="auto"/>
        <w:bottom w:val="none" w:sz="0" w:space="0" w:color="auto"/>
        <w:right w:val="none" w:sz="0" w:space="0" w:color="auto"/>
      </w:divBdr>
    </w:div>
    <w:div w:id="1666397097">
      <w:bodyDiv w:val="1"/>
      <w:marLeft w:val="0"/>
      <w:marRight w:val="0"/>
      <w:marTop w:val="0"/>
      <w:marBottom w:val="0"/>
      <w:divBdr>
        <w:top w:val="none" w:sz="0" w:space="0" w:color="auto"/>
        <w:left w:val="none" w:sz="0" w:space="0" w:color="auto"/>
        <w:bottom w:val="none" w:sz="0" w:space="0" w:color="auto"/>
        <w:right w:val="none" w:sz="0" w:space="0" w:color="auto"/>
      </w:divBdr>
    </w:div>
    <w:div w:id="1666586166">
      <w:bodyDiv w:val="1"/>
      <w:marLeft w:val="0"/>
      <w:marRight w:val="0"/>
      <w:marTop w:val="0"/>
      <w:marBottom w:val="0"/>
      <w:divBdr>
        <w:top w:val="none" w:sz="0" w:space="0" w:color="auto"/>
        <w:left w:val="none" w:sz="0" w:space="0" w:color="auto"/>
        <w:bottom w:val="none" w:sz="0" w:space="0" w:color="auto"/>
        <w:right w:val="none" w:sz="0" w:space="0" w:color="auto"/>
      </w:divBdr>
    </w:div>
    <w:div w:id="1666589040">
      <w:bodyDiv w:val="1"/>
      <w:marLeft w:val="0"/>
      <w:marRight w:val="0"/>
      <w:marTop w:val="0"/>
      <w:marBottom w:val="0"/>
      <w:divBdr>
        <w:top w:val="none" w:sz="0" w:space="0" w:color="auto"/>
        <w:left w:val="none" w:sz="0" w:space="0" w:color="auto"/>
        <w:bottom w:val="none" w:sz="0" w:space="0" w:color="auto"/>
        <w:right w:val="none" w:sz="0" w:space="0" w:color="auto"/>
      </w:divBdr>
    </w:div>
    <w:div w:id="1666594084">
      <w:bodyDiv w:val="1"/>
      <w:marLeft w:val="0"/>
      <w:marRight w:val="0"/>
      <w:marTop w:val="0"/>
      <w:marBottom w:val="0"/>
      <w:divBdr>
        <w:top w:val="none" w:sz="0" w:space="0" w:color="auto"/>
        <w:left w:val="none" w:sz="0" w:space="0" w:color="auto"/>
        <w:bottom w:val="none" w:sz="0" w:space="0" w:color="auto"/>
        <w:right w:val="none" w:sz="0" w:space="0" w:color="auto"/>
      </w:divBdr>
    </w:div>
    <w:div w:id="1666662918">
      <w:bodyDiv w:val="1"/>
      <w:marLeft w:val="0"/>
      <w:marRight w:val="0"/>
      <w:marTop w:val="0"/>
      <w:marBottom w:val="0"/>
      <w:divBdr>
        <w:top w:val="none" w:sz="0" w:space="0" w:color="auto"/>
        <w:left w:val="none" w:sz="0" w:space="0" w:color="auto"/>
        <w:bottom w:val="none" w:sz="0" w:space="0" w:color="auto"/>
        <w:right w:val="none" w:sz="0" w:space="0" w:color="auto"/>
      </w:divBdr>
    </w:div>
    <w:div w:id="1667130717">
      <w:bodyDiv w:val="1"/>
      <w:marLeft w:val="0"/>
      <w:marRight w:val="0"/>
      <w:marTop w:val="0"/>
      <w:marBottom w:val="0"/>
      <w:divBdr>
        <w:top w:val="none" w:sz="0" w:space="0" w:color="auto"/>
        <w:left w:val="none" w:sz="0" w:space="0" w:color="auto"/>
        <w:bottom w:val="none" w:sz="0" w:space="0" w:color="auto"/>
        <w:right w:val="none" w:sz="0" w:space="0" w:color="auto"/>
      </w:divBdr>
    </w:div>
    <w:div w:id="1667316176">
      <w:bodyDiv w:val="1"/>
      <w:marLeft w:val="0"/>
      <w:marRight w:val="0"/>
      <w:marTop w:val="0"/>
      <w:marBottom w:val="0"/>
      <w:divBdr>
        <w:top w:val="none" w:sz="0" w:space="0" w:color="auto"/>
        <w:left w:val="none" w:sz="0" w:space="0" w:color="auto"/>
        <w:bottom w:val="none" w:sz="0" w:space="0" w:color="auto"/>
        <w:right w:val="none" w:sz="0" w:space="0" w:color="auto"/>
      </w:divBdr>
    </w:div>
    <w:div w:id="1667434433">
      <w:bodyDiv w:val="1"/>
      <w:marLeft w:val="0"/>
      <w:marRight w:val="0"/>
      <w:marTop w:val="0"/>
      <w:marBottom w:val="0"/>
      <w:divBdr>
        <w:top w:val="none" w:sz="0" w:space="0" w:color="auto"/>
        <w:left w:val="none" w:sz="0" w:space="0" w:color="auto"/>
        <w:bottom w:val="none" w:sz="0" w:space="0" w:color="auto"/>
        <w:right w:val="none" w:sz="0" w:space="0" w:color="auto"/>
      </w:divBdr>
    </w:div>
    <w:div w:id="1667517984">
      <w:bodyDiv w:val="1"/>
      <w:marLeft w:val="0"/>
      <w:marRight w:val="0"/>
      <w:marTop w:val="0"/>
      <w:marBottom w:val="0"/>
      <w:divBdr>
        <w:top w:val="none" w:sz="0" w:space="0" w:color="auto"/>
        <w:left w:val="none" w:sz="0" w:space="0" w:color="auto"/>
        <w:bottom w:val="none" w:sz="0" w:space="0" w:color="auto"/>
        <w:right w:val="none" w:sz="0" w:space="0" w:color="auto"/>
      </w:divBdr>
    </w:div>
    <w:div w:id="1667710991">
      <w:bodyDiv w:val="1"/>
      <w:marLeft w:val="0"/>
      <w:marRight w:val="0"/>
      <w:marTop w:val="0"/>
      <w:marBottom w:val="0"/>
      <w:divBdr>
        <w:top w:val="none" w:sz="0" w:space="0" w:color="auto"/>
        <w:left w:val="none" w:sz="0" w:space="0" w:color="auto"/>
        <w:bottom w:val="none" w:sz="0" w:space="0" w:color="auto"/>
        <w:right w:val="none" w:sz="0" w:space="0" w:color="auto"/>
      </w:divBdr>
    </w:div>
    <w:div w:id="1667855612">
      <w:bodyDiv w:val="1"/>
      <w:marLeft w:val="0"/>
      <w:marRight w:val="0"/>
      <w:marTop w:val="0"/>
      <w:marBottom w:val="0"/>
      <w:divBdr>
        <w:top w:val="none" w:sz="0" w:space="0" w:color="auto"/>
        <w:left w:val="none" w:sz="0" w:space="0" w:color="auto"/>
        <w:bottom w:val="none" w:sz="0" w:space="0" w:color="auto"/>
        <w:right w:val="none" w:sz="0" w:space="0" w:color="auto"/>
      </w:divBdr>
    </w:div>
    <w:div w:id="1667899055">
      <w:bodyDiv w:val="1"/>
      <w:marLeft w:val="0"/>
      <w:marRight w:val="0"/>
      <w:marTop w:val="0"/>
      <w:marBottom w:val="0"/>
      <w:divBdr>
        <w:top w:val="none" w:sz="0" w:space="0" w:color="auto"/>
        <w:left w:val="none" w:sz="0" w:space="0" w:color="auto"/>
        <w:bottom w:val="none" w:sz="0" w:space="0" w:color="auto"/>
        <w:right w:val="none" w:sz="0" w:space="0" w:color="auto"/>
      </w:divBdr>
    </w:div>
    <w:div w:id="1668098664">
      <w:bodyDiv w:val="1"/>
      <w:marLeft w:val="0"/>
      <w:marRight w:val="0"/>
      <w:marTop w:val="0"/>
      <w:marBottom w:val="0"/>
      <w:divBdr>
        <w:top w:val="none" w:sz="0" w:space="0" w:color="auto"/>
        <w:left w:val="none" w:sz="0" w:space="0" w:color="auto"/>
        <w:bottom w:val="none" w:sz="0" w:space="0" w:color="auto"/>
        <w:right w:val="none" w:sz="0" w:space="0" w:color="auto"/>
      </w:divBdr>
    </w:div>
    <w:div w:id="1668364692">
      <w:bodyDiv w:val="1"/>
      <w:marLeft w:val="0"/>
      <w:marRight w:val="0"/>
      <w:marTop w:val="0"/>
      <w:marBottom w:val="0"/>
      <w:divBdr>
        <w:top w:val="none" w:sz="0" w:space="0" w:color="auto"/>
        <w:left w:val="none" w:sz="0" w:space="0" w:color="auto"/>
        <w:bottom w:val="none" w:sz="0" w:space="0" w:color="auto"/>
        <w:right w:val="none" w:sz="0" w:space="0" w:color="auto"/>
      </w:divBdr>
    </w:div>
    <w:div w:id="1668552837">
      <w:bodyDiv w:val="1"/>
      <w:marLeft w:val="0"/>
      <w:marRight w:val="0"/>
      <w:marTop w:val="0"/>
      <w:marBottom w:val="0"/>
      <w:divBdr>
        <w:top w:val="none" w:sz="0" w:space="0" w:color="auto"/>
        <w:left w:val="none" w:sz="0" w:space="0" w:color="auto"/>
        <w:bottom w:val="none" w:sz="0" w:space="0" w:color="auto"/>
        <w:right w:val="none" w:sz="0" w:space="0" w:color="auto"/>
      </w:divBdr>
    </w:div>
    <w:div w:id="1668746806">
      <w:bodyDiv w:val="1"/>
      <w:marLeft w:val="0"/>
      <w:marRight w:val="0"/>
      <w:marTop w:val="0"/>
      <w:marBottom w:val="0"/>
      <w:divBdr>
        <w:top w:val="none" w:sz="0" w:space="0" w:color="auto"/>
        <w:left w:val="none" w:sz="0" w:space="0" w:color="auto"/>
        <w:bottom w:val="none" w:sz="0" w:space="0" w:color="auto"/>
        <w:right w:val="none" w:sz="0" w:space="0" w:color="auto"/>
      </w:divBdr>
    </w:div>
    <w:div w:id="1668753333">
      <w:bodyDiv w:val="1"/>
      <w:marLeft w:val="0"/>
      <w:marRight w:val="0"/>
      <w:marTop w:val="0"/>
      <w:marBottom w:val="0"/>
      <w:divBdr>
        <w:top w:val="none" w:sz="0" w:space="0" w:color="auto"/>
        <w:left w:val="none" w:sz="0" w:space="0" w:color="auto"/>
        <w:bottom w:val="none" w:sz="0" w:space="0" w:color="auto"/>
        <w:right w:val="none" w:sz="0" w:space="0" w:color="auto"/>
      </w:divBdr>
    </w:div>
    <w:div w:id="1668829217">
      <w:bodyDiv w:val="1"/>
      <w:marLeft w:val="0"/>
      <w:marRight w:val="0"/>
      <w:marTop w:val="0"/>
      <w:marBottom w:val="0"/>
      <w:divBdr>
        <w:top w:val="none" w:sz="0" w:space="0" w:color="auto"/>
        <w:left w:val="none" w:sz="0" w:space="0" w:color="auto"/>
        <w:bottom w:val="none" w:sz="0" w:space="0" w:color="auto"/>
        <w:right w:val="none" w:sz="0" w:space="0" w:color="auto"/>
      </w:divBdr>
    </w:div>
    <w:div w:id="1668940500">
      <w:bodyDiv w:val="1"/>
      <w:marLeft w:val="0"/>
      <w:marRight w:val="0"/>
      <w:marTop w:val="0"/>
      <w:marBottom w:val="0"/>
      <w:divBdr>
        <w:top w:val="none" w:sz="0" w:space="0" w:color="auto"/>
        <w:left w:val="none" w:sz="0" w:space="0" w:color="auto"/>
        <w:bottom w:val="none" w:sz="0" w:space="0" w:color="auto"/>
        <w:right w:val="none" w:sz="0" w:space="0" w:color="auto"/>
      </w:divBdr>
    </w:div>
    <w:div w:id="1669095848">
      <w:bodyDiv w:val="1"/>
      <w:marLeft w:val="0"/>
      <w:marRight w:val="0"/>
      <w:marTop w:val="0"/>
      <w:marBottom w:val="0"/>
      <w:divBdr>
        <w:top w:val="none" w:sz="0" w:space="0" w:color="auto"/>
        <w:left w:val="none" w:sz="0" w:space="0" w:color="auto"/>
        <w:bottom w:val="none" w:sz="0" w:space="0" w:color="auto"/>
        <w:right w:val="none" w:sz="0" w:space="0" w:color="auto"/>
      </w:divBdr>
    </w:div>
    <w:div w:id="1669095943">
      <w:bodyDiv w:val="1"/>
      <w:marLeft w:val="0"/>
      <w:marRight w:val="0"/>
      <w:marTop w:val="0"/>
      <w:marBottom w:val="0"/>
      <w:divBdr>
        <w:top w:val="none" w:sz="0" w:space="0" w:color="auto"/>
        <w:left w:val="none" w:sz="0" w:space="0" w:color="auto"/>
        <w:bottom w:val="none" w:sz="0" w:space="0" w:color="auto"/>
        <w:right w:val="none" w:sz="0" w:space="0" w:color="auto"/>
      </w:divBdr>
    </w:div>
    <w:div w:id="1669137625">
      <w:bodyDiv w:val="1"/>
      <w:marLeft w:val="0"/>
      <w:marRight w:val="0"/>
      <w:marTop w:val="0"/>
      <w:marBottom w:val="0"/>
      <w:divBdr>
        <w:top w:val="none" w:sz="0" w:space="0" w:color="auto"/>
        <w:left w:val="none" w:sz="0" w:space="0" w:color="auto"/>
        <w:bottom w:val="none" w:sz="0" w:space="0" w:color="auto"/>
        <w:right w:val="none" w:sz="0" w:space="0" w:color="auto"/>
      </w:divBdr>
    </w:div>
    <w:div w:id="1669138732">
      <w:bodyDiv w:val="1"/>
      <w:marLeft w:val="0"/>
      <w:marRight w:val="0"/>
      <w:marTop w:val="0"/>
      <w:marBottom w:val="0"/>
      <w:divBdr>
        <w:top w:val="none" w:sz="0" w:space="0" w:color="auto"/>
        <w:left w:val="none" w:sz="0" w:space="0" w:color="auto"/>
        <w:bottom w:val="none" w:sz="0" w:space="0" w:color="auto"/>
        <w:right w:val="none" w:sz="0" w:space="0" w:color="auto"/>
      </w:divBdr>
    </w:div>
    <w:div w:id="1669407416">
      <w:bodyDiv w:val="1"/>
      <w:marLeft w:val="0"/>
      <w:marRight w:val="0"/>
      <w:marTop w:val="0"/>
      <w:marBottom w:val="0"/>
      <w:divBdr>
        <w:top w:val="none" w:sz="0" w:space="0" w:color="auto"/>
        <w:left w:val="none" w:sz="0" w:space="0" w:color="auto"/>
        <w:bottom w:val="none" w:sz="0" w:space="0" w:color="auto"/>
        <w:right w:val="none" w:sz="0" w:space="0" w:color="auto"/>
      </w:divBdr>
    </w:div>
    <w:div w:id="1669550472">
      <w:bodyDiv w:val="1"/>
      <w:marLeft w:val="0"/>
      <w:marRight w:val="0"/>
      <w:marTop w:val="0"/>
      <w:marBottom w:val="0"/>
      <w:divBdr>
        <w:top w:val="none" w:sz="0" w:space="0" w:color="auto"/>
        <w:left w:val="none" w:sz="0" w:space="0" w:color="auto"/>
        <w:bottom w:val="none" w:sz="0" w:space="0" w:color="auto"/>
        <w:right w:val="none" w:sz="0" w:space="0" w:color="auto"/>
      </w:divBdr>
    </w:div>
    <w:div w:id="1669675424">
      <w:bodyDiv w:val="1"/>
      <w:marLeft w:val="0"/>
      <w:marRight w:val="0"/>
      <w:marTop w:val="0"/>
      <w:marBottom w:val="0"/>
      <w:divBdr>
        <w:top w:val="none" w:sz="0" w:space="0" w:color="auto"/>
        <w:left w:val="none" w:sz="0" w:space="0" w:color="auto"/>
        <w:bottom w:val="none" w:sz="0" w:space="0" w:color="auto"/>
        <w:right w:val="none" w:sz="0" w:space="0" w:color="auto"/>
      </w:divBdr>
    </w:div>
    <w:div w:id="1669822485">
      <w:bodyDiv w:val="1"/>
      <w:marLeft w:val="0"/>
      <w:marRight w:val="0"/>
      <w:marTop w:val="0"/>
      <w:marBottom w:val="0"/>
      <w:divBdr>
        <w:top w:val="none" w:sz="0" w:space="0" w:color="auto"/>
        <w:left w:val="none" w:sz="0" w:space="0" w:color="auto"/>
        <w:bottom w:val="none" w:sz="0" w:space="0" w:color="auto"/>
        <w:right w:val="none" w:sz="0" w:space="0" w:color="auto"/>
      </w:divBdr>
    </w:div>
    <w:div w:id="1669937194">
      <w:bodyDiv w:val="1"/>
      <w:marLeft w:val="0"/>
      <w:marRight w:val="0"/>
      <w:marTop w:val="0"/>
      <w:marBottom w:val="0"/>
      <w:divBdr>
        <w:top w:val="none" w:sz="0" w:space="0" w:color="auto"/>
        <w:left w:val="none" w:sz="0" w:space="0" w:color="auto"/>
        <w:bottom w:val="none" w:sz="0" w:space="0" w:color="auto"/>
        <w:right w:val="none" w:sz="0" w:space="0" w:color="auto"/>
      </w:divBdr>
    </w:div>
    <w:div w:id="1670019554">
      <w:bodyDiv w:val="1"/>
      <w:marLeft w:val="0"/>
      <w:marRight w:val="0"/>
      <w:marTop w:val="0"/>
      <w:marBottom w:val="0"/>
      <w:divBdr>
        <w:top w:val="none" w:sz="0" w:space="0" w:color="auto"/>
        <w:left w:val="none" w:sz="0" w:space="0" w:color="auto"/>
        <w:bottom w:val="none" w:sz="0" w:space="0" w:color="auto"/>
        <w:right w:val="none" w:sz="0" w:space="0" w:color="auto"/>
      </w:divBdr>
    </w:div>
    <w:div w:id="1670253466">
      <w:bodyDiv w:val="1"/>
      <w:marLeft w:val="0"/>
      <w:marRight w:val="0"/>
      <w:marTop w:val="0"/>
      <w:marBottom w:val="0"/>
      <w:divBdr>
        <w:top w:val="none" w:sz="0" w:space="0" w:color="auto"/>
        <w:left w:val="none" w:sz="0" w:space="0" w:color="auto"/>
        <w:bottom w:val="none" w:sz="0" w:space="0" w:color="auto"/>
        <w:right w:val="none" w:sz="0" w:space="0" w:color="auto"/>
      </w:divBdr>
    </w:div>
    <w:div w:id="1670675436">
      <w:bodyDiv w:val="1"/>
      <w:marLeft w:val="0"/>
      <w:marRight w:val="0"/>
      <w:marTop w:val="0"/>
      <w:marBottom w:val="0"/>
      <w:divBdr>
        <w:top w:val="none" w:sz="0" w:space="0" w:color="auto"/>
        <w:left w:val="none" w:sz="0" w:space="0" w:color="auto"/>
        <w:bottom w:val="none" w:sz="0" w:space="0" w:color="auto"/>
        <w:right w:val="none" w:sz="0" w:space="0" w:color="auto"/>
      </w:divBdr>
    </w:div>
    <w:div w:id="1670861756">
      <w:bodyDiv w:val="1"/>
      <w:marLeft w:val="0"/>
      <w:marRight w:val="0"/>
      <w:marTop w:val="0"/>
      <w:marBottom w:val="0"/>
      <w:divBdr>
        <w:top w:val="none" w:sz="0" w:space="0" w:color="auto"/>
        <w:left w:val="none" w:sz="0" w:space="0" w:color="auto"/>
        <w:bottom w:val="none" w:sz="0" w:space="0" w:color="auto"/>
        <w:right w:val="none" w:sz="0" w:space="0" w:color="auto"/>
      </w:divBdr>
    </w:div>
    <w:div w:id="1671062030">
      <w:bodyDiv w:val="1"/>
      <w:marLeft w:val="0"/>
      <w:marRight w:val="0"/>
      <w:marTop w:val="0"/>
      <w:marBottom w:val="0"/>
      <w:divBdr>
        <w:top w:val="none" w:sz="0" w:space="0" w:color="auto"/>
        <w:left w:val="none" w:sz="0" w:space="0" w:color="auto"/>
        <w:bottom w:val="none" w:sz="0" w:space="0" w:color="auto"/>
        <w:right w:val="none" w:sz="0" w:space="0" w:color="auto"/>
      </w:divBdr>
    </w:div>
    <w:div w:id="1671106443">
      <w:bodyDiv w:val="1"/>
      <w:marLeft w:val="0"/>
      <w:marRight w:val="0"/>
      <w:marTop w:val="0"/>
      <w:marBottom w:val="0"/>
      <w:divBdr>
        <w:top w:val="none" w:sz="0" w:space="0" w:color="auto"/>
        <w:left w:val="none" w:sz="0" w:space="0" w:color="auto"/>
        <w:bottom w:val="none" w:sz="0" w:space="0" w:color="auto"/>
        <w:right w:val="none" w:sz="0" w:space="0" w:color="auto"/>
      </w:divBdr>
    </w:div>
    <w:div w:id="1671174945">
      <w:bodyDiv w:val="1"/>
      <w:marLeft w:val="0"/>
      <w:marRight w:val="0"/>
      <w:marTop w:val="0"/>
      <w:marBottom w:val="0"/>
      <w:divBdr>
        <w:top w:val="none" w:sz="0" w:space="0" w:color="auto"/>
        <w:left w:val="none" w:sz="0" w:space="0" w:color="auto"/>
        <w:bottom w:val="none" w:sz="0" w:space="0" w:color="auto"/>
        <w:right w:val="none" w:sz="0" w:space="0" w:color="auto"/>
      </w:divBdr>
    </w:div>
    <w:div w:id="1671299368">
      <w:bodyDiv w:val="1"/>
      <w:marLeft w:val="0"/>
      <w:marRight w:val="0"/>
      <w:marTop w:val="0"/>
      <w:marBottom w:val="0"/>
      <w:divBdr>
        <w:top w:val="none" w:sz="0" w:space="0" w:color="auto"/>
        <w:left w:val="none" w:sz="0" w:space="0" w:color="auto"/>
        <w:bottom w:val="none" w:sz="0" w:space="0" w:color="auto"/>
        <w:right w:val="none" w:sz="0" w:space="0" w:color="auto"/>
      </w:divBdr>
    </w:div>
    <w:div w:id="1671517672">
      <w:bodyDiv w:val="1"/>
      <w:marLeft w:val="0"/>
      <w:marRight w:val="0"/>
      <w:marTop w:val="0"/>
      <w:marBottom w:val="0"/>
      <w:divBdr>
        <w:top w:val="none" w:sz="0" w:space="0" w:color="auto"/>
        <w:left w:val="none" w:sz="0" w:space="0" w:color="auto"/>
        <w:bottom w:val="none" w:sz="0" w:space="0" w:color="auto"/>
        <w:right w:val="none" w:sz="0" w:space="0" w:color="auto"/>
      </w:divBdr>
    </w:div>
    <w:div w:id="1671642922">
      <w:bodyDiv w:val="1"/>
      <w:marLeft w:val="0"/>
      <w:marRight w:val="0"/>
      <w:marTop w:val="0"/>
      <w:marBottom w:val="0"/>
      <w:divBdr>
        <w:top w:val="none" w:sz="0" w:space="0" w:color="auto"/>
        <w:left w:val="none" w:sz="0" w:space="0" w:color="auto"/>
        <w:bottom w:val="none" w:sz="0" w:space="0" w:color="auto"/>
        <w:right w:val="none" w:sz="0" w:space="0" w:color="auto"/>
      </w:divBdr>
    </w:div>
    <w:div w:id="1671832123">
      <w:bodyDiv w:val="1"/>
      <w:marLeft w:val="0"/>
      <w:marRight w:val="0"/>
      <w:marTop w:val="0"/>
      <w:marBottom w:val="0"/>
      <w:divBdr>
        <w:top w:val="none" w:sz="0" w:space="0" w:color="auto"/>
        <w:left w:val="none" w:sz="0" w:space="0" w:color="auto"/>
        <w:bottom w:val="none" w:sz="0" w:space="0" w:color="auto"/>
        <w:right w:val="none" w:sz="0" w:space="0" w:color="auto"/>
      </w:divBdr>
    </w:div>
    <w:div w:id="1671906432">
      <w:bodyDiv w:val="1"/>
      <w:marLeft w:val="0"/>
      <w:marRight w:val="0"/>
      <w:marTop w:val="0"/>
      <w:marBottom w:val="0"/>
      <w:divBdr>
        <w:top w:val="none" w:sz="0" w:space="0" w:color="auto"/>
        <w:left w:val="none" w:sz="0" w:space="0" w:color="auto"/>
        <w:bottom w:val="none" w:sz="0" w:space="0" w:color="auto"/>
        <w:right w:val="none" w:sz="0" w:space="0" w:color="auto"/>
      </w:divBdr>
    </w:div>
    <w:div w:id="1672291700">
      <w:bodyDiv w:val="1"/>
      <w:marLeft w:val="0"/>
      <w:marRight w:val="0"/>
      <w:marTop w:val="0"/>
      <w:marBottom w:val="0"/>
      <w:divBdr>
        <w:top w:val="none" w:sz="0" w:space="0" w:color="auto"/>
        <w:left w:val="none" w:sz="0" w:space="0" w:color="auto"/>
        <w:bottom w:val="none" w:sz="0" w:space="0" w:color="auto"/>
        <w:right w:val="none" w:sz="0" w:space="0" w:color="auto"/>
      </w:divBdr>
    </w:div>
    <w:div w:id="1672415919">
      <w:bodyDiv w:val="1"/>
      <w:marLeft w:val="0"/>
      <w:marRight w:val="0"/>
      <w:marTop w:val="0"/>
      <w:marBottom w:val="0"/>
      <w:divBdr>
        <w:top w:val="none" w:sz="0" w:space="0" w:color="auto"/>
        <w:left w:val="none" w:sz="0" w:space="0" w:color="auto"/>
        <w:bottom w:val="none" w:sz="0" w:space="0" w:color="auto"/>
        <w:right w:val="none" w:sz="0" w:space="0" w:color="auto"/>
      </w:divBdr>
    </w:div>
    <w:div w:id="1672638171">
      <w:bodyDiv w:val="1"/>
      <w:marLeft w:val="0"/>
      <w:marRight w:val="0"/>
      <w:marTop w:val="0"/>
      <w:marBottom w:val="0"/>
      <w:divBdr>
        <w:top w:val="none" w:sz="0" w:space="0" w:color="auto"/>
        <w:left w:val="none" w:sz="0" w:space="0" w:color="auto"/>
        <w:bottom w:val="none" w:sz="0" w:space="0" w:color="auto"/>
        <w:right w:val="none" w:sz="0" w:space="0" w:color="auto"/>
      </w:divBdr>
    </w:div>
    <w:div w:id="1672758248">
      <w:bodyDiv w:val="1"/>
      <w:marLeft w:val="0"/>
      <w:marRight w:val="0"/>
      <w:marTop w:val="0"/>
      <w:marBottom w:val="0"/>
      <w:divBdr>
        <w:top w:val="none" w:sz="0" w:space="0" w:color="auto"/>
        <w:left w:val="none" w:sz="0" w:space="0" w:color="auto"/>
        <w:bottom w:val="none" w:sz="0" w:space="0" w:color="auto"/>
        <w:right w:val="none" w:sz="0" w:space="0" w:color="auto"/>
      </w:divBdr>
    </w:div>
    <w:div w:id="1672873743">
      <w:bodyDiv w:val="1"/>
      <w:marLeft w:val="0"/>
      <w:marRight w:val="0"/>
      <w:marTop w:val="0"/>
      <w:marBottom w:val="0"/>
      <w:divBdr>
        <w:top w:val="none" w:sz="0" w:space="0" w:color="auto"/>
        <w:left w:val="none" w:sz="0" w:space="0" w:color="auto"/>
        <w:bottom w:val="none" w:sz="0" w:space="0" w:color="auto"/>
        <w:right w:val="none" w:sz="0" w:space="0" w:color="auto"/>
      </w:divBdr>
    </w:div>
    <w:div w:id="1673020270">
      <w:bodyDiv w:val="1"/>
      <w:marLeft w:val="0"/>
      <w:marRight w:val="0"/>
      <w:marTop w:val="0"/>
      <w:marBottom w:val="0"/>
      <w:divBdr>
        <w:top w:val="none" w:sz="0" w:space="0" w:color="auto"/>
        <w:left w:val="none" w:sz="0" w:space="0" w:color="auto"/>
        <w:bottom w:val="none" w:sz="0" w:space="0" w:color="auto"/>
        <w:right w:val="none" w:sz="0" w:space="0" w:color="auto"/>
      </w:divBdr>
    </w:div>
    <w:div w:id="1673022443">
      <w:bodyDiv w:val="1"/>
      <w:marLeft w:val="0"/>
      <w:marRight w:val="0"/>
      <w:marTop w:val="0"/>
      <w:marBottom w:val="0"/>
      <w:divBdr>
        <w:top w:val="none" w:sz="0" w:space="0" w:color="auto"/>
        <w:left w:val="none" w:sz="0" w:space="0" w:color="auto"/>
        <w:bottom w:val="none" w:sz="0" w:space="0" w:color="auto"/>
        <w:right w:val="none" w:sz="0" w:space="0" w:color="auto"/>
      </w:divBdr>
    </w:div>
    <w:div w:id="1673071822">
      <w:bodyDiv w:val="1"/>
      <w:marLeft w:val="0"/>
      <w:marRight w:val="0"/>
      <w:marTop w:val="0"/>
      <w:marBottom w:val="0"/>
      <w:divBdr>
        <w:top w:val="none" w:sz="0" w:space="0" w:color="auto"/>
        <w:left w:val="none" w:sz="0" w:space="0" w:color="auto"/>
        <w:bottom w:val="none" w:sz="0" w:space="0" w:color="auto"/>
        <w:right w:val="none" w:sz="0" w:space="0" w:color="auto"/>
      </w:divBdr>
    </w:div>
    <w:div w:id="1673098881">
      <w:bodyDiv w:val="1"/>
      <w:marLeft w:val="0"/>
      <w:marRight w:val="0"/>
      <w:marTop w:val="0"/>
      <w:marBottom w:val="0"/>
      <w:divBdr>
        <w:top w:val="none" w:sz="0" w:space="0" w:color="auto"/>
        <w:left w:val="none" w:sz="0" w:space="0" w:color="auto"/>
        <w:bottom w:val="none" w:sz="0" w:space="0" w:color="auto"/>
        <w:right w:val="none" w:sz="0" w:space="0" w:color="auto"/>
      </w:divBdr>
    </w:div>
    <w:div w:id="1673337026">
      <w:bodyDiv w:val="1"/>
      <w:marLeft w:val="0"/>
      <w:marRight w:val="0"/>
      <w:marTop w:val="0"/>
      <w:marBottom w:val="0"/>
      <w:divBdr>
        <w:top w:val="none" w:sz="0" w:space="0" w:color="auto"/>
        <w:left w:val="none" w:sz="0" w:space="0" w:color="auto"/>
        <w:bottom w:val="none" w:sz="0" w:space="0" w:color="auto"/>
        <w:right w:val="none" w:sz="0" w:space="0" w:color="auto"/>
      </w:divBdr>
    </w:div>
    <w:div w:id="1673338668">
      <w:bodyDiv w:val="1"/>
      <w:marLeft w:val="0"/>
      <w:marRight w:val="0"/>
      <w:marTop w:val="0"/>
      <w:marBottom w:val="0"/>
      <w:divBdr>
        <w:top w:val="none" w:sz="0" w:space="0" w:color="auto"/>
        <w:left w:val="none" w:sz="0" w:space="0" w:color="auto"/>
        <w:bottom w:val="none" w:sz="0" w:space="0" w:color="auto"/>
        <w:right w:val="none" w:sz="0" w:space="0" w:color="auto"/>
      </w:divBdr>
    </w:div>
    <w:div w:id="1673414649">
      <w:bodyDiv w:val="1"/>
      <w:marLeft w:val="0"/>
      <w:marRight w:val="0"/>
      <w:marTop w:val="0"/>
      <w:marBottom w:val="0"/>
      <w:divBdr>
        <w:top w:val="none" w:sz="0" w:space="0" w:color="auto"/>
        <w:left w:val="none" w:sz="0" w:space="0" w:color="auto"/>
        <w:bottom w:val="none" w:sz="0" w:space="0" w:color="auto"/>
        <w:right w:val="none" w:sz="0" w:space="0" w:color="auto"/>
      </w:divBdr>
    </w:div>
    <w:div w:id="1673490213">
      <w:bodyDiv w:val="1"/>
      <w:marLeft w:val="0"/>
      <w:marRight w:val="0"/>
      <w:marTop w:val="0"/>
      <w:marBottom w:val="0"/>
      <w:divBdr>
        <w:top w:val="none" w:sz="0" w:space="0" w:color="auto"/>
        <w:left w:val="none" w:sz="0" w:space="0" w:color="auto"/>
        <w:bottom w:val="none" w:sz="0" w:space="0" w:color="auto"/>
        <w:right w:val="none" w:sz="0" w:space="0" w:color="auto"/>
      </w:divBdr>
    </w:div>
    <w:div w:id="1673530643">
      <w:bodyDiv w:val="1"/>
      <w:marLeft w:val="0"/>
      <w:marRight w:val="0"/>
      <w:marTop w:val="0"/>
      <w:marBottom w:val="0"/>
      <w:divBdr>
        <w:top w:val="none" w:sz="0" w:space="0" w:color="auto"/>
        <w:left w:val="none" w:sz="0" w:space="0" w:color="auto"/>
        <w:bottom w:val="none" w:sz="0" w:space="0" w:color="auto"/>
        <w:right w:val="none" w:sz="0" w:space="0" w:color="auto"/>
      </w:divBdr>
    </w:div>
    <w:div w:id="1673793571">
      <w:bodyDiv w:val="1"/>
      <w:marLeft w:val="0"/>
      <w:marRight w:val="0"/>
      <w:marTop w:val="0"/>
      <w:marBottom w:val="0"/>
      <w:divBdr>
        <w:top w:val="none" w:sz="0" w:space="0" w:color="auto"/>
        <w:left w:val="none" w:sz="0" w:space="0" w:color="auto"/>
        <w:bottom w:val="none" w:sz="0" w:space="0" w:color="auto"/>
        <w:right w:val="none" w:sz="0" w:space="0" w:color="auto"/>
      </w:divBdr>
    </w:div>
    <w:div w:id="1673987342">
      <w:bodyDiv w:val="1"/>
      <w:marLeft w:val="0"/>
      <w:marRight w:val="0"/>
      <w:marTop w:val="0"/>
      <w:marBottom w:val="0"/>
      <w:divBdr>
        <w:top w:val="none" w:sz="0" w:space="0" w:color="auto"/>
        <w:left w:val="none" w:sz="0" w:space="0" w:color="auto"/>
        <w:bottom w:val="none" w:sz="0" w:space="0" w:color="auto"/>
        <w:right w:val="none" w:sz="0" w:space="0" w:color="auto"/>
      </w:divBdr>
    </w:div>
    <w:div w:id="1674143372">
      <w:bodyDiv w:val="1"/>
      <w:marLeft w:val="0"/>
      <w:marRight w:val="0"/>
      <w:marTop w:val="0"/>
      <w:marBottom w:val="0"/>
      <w:divBdr>
        <w:top w:val="none" w:sz="0" w:space="0" w:color="auto"/>
        <w:left w:val="none" w:sz="0" w:space="0" w:color="auto"/>
        <w:bottom w:val="none" w:sz="0" w:space="0" w:color="auto"/>
        <w:right w:val="none" w:sz="0" w:space="0" w:color="auto"/>
      </w:divBdr>
    </w:div>
    <w:div w:id="1674335036">
      <w:bodyDiv w:val="1"/>
      <w:marLeft w:val="0"/>
      <w:marRight w:val="0"/>
      <w:marTop w:val="0"/>
      <w:marBottom w:val="0"/>
      <w:divBdr>
        <w:top w:val="none" w:sz="0" w:space="0" w:color="auto"/>
        <w:left w:val="none" w:sz="0" w:space="0" w:color="auto"/>
        <w:bottom w:val="none" w:sz="0" w:space="0" w:color="auto"/>
        <w:right w:val="none" w:sz="0" w:space="0" w:color="auto"/>
      </w:divBdr>
    </w:div>
    <w:div w:id="1674338313">
      <w:bodyDiv w:val="1"/>
      <w:marLeft w:val="0"/>
      <w:marRight w:val="0"/>
      <w:marTop w:val="0"/>
      <w:marBottom w:val="0"/>
      <w:divBdr>
        <w:top w:val="none" w:sz="0" w:space="0" w:color="auto"/>
        <w:left w:val="none" w:sz="0" w:space="0" w:color="auto"/>
        <w:bottom w:val="none" w:sz="0" w:space="0" w:color="auto"/>
        <w:right w:val="none" w:sz="0" w:space="0" w:color="auto"/>
      </w:divBdr>
    </w:div>
    <w:div w:id="1674454410">
      <w:bodyDiv w:val="1"/>
      <w:marLeft w:val="0"/>
      <w:marRight w:val="0"/>
      <w:marTop w:val="0"/>
      <w:marBottom w:val="0"/>
      <w:divBdr>
        <w:top w:val="none" w:sz="0" w:space="0" w:color="auto"/>
        <w:left w:val="none" w:sz="0" w:space="0" w:color="auto"/>
        <w:bottom w:val="none" w:sz="0" w:space="0" w:color="auto"/>
        <w:right w:val="none" w:sz="0" w:space="0" w:color="auto"/>
      </w:divBdr>
    </w:div>
    <w:div w:id="1674797174">
      <w:bodyDiv w:val="1"/>
      <w:marLeft w:val="0"/>
      <w:marRight w:val="0"/>
      <w:marTop w:val="0"/>
      <w:marBottom w:val="0"/>
      <w:divBdr>
        <w:top w:val="none" w:sz="0" w:space="0" w:color="auto"/>
        <w:left w:val="none" w:sz="0" w:space="0" w:color="auto"/>
        <w:bottom w:val="none" w:sz="0" w:space="0" w:color="auto"/>
        <w:right w:val="none" w:sz="0" w:space="0" w:color="auto"/>
      </w:divBdr>
    </w:div>
    <w:div w:id="1674840306">
      <w:bodyDiv w:val="1"/>
      <w:marLeft w:val="0"/>
      <w:marRight w:val="0"/>
      <w:marTop w:val="0"/>
      <w:marBottom w:val="0"/>
      <w:divBdr>
        <w:top w:val="none" w:sz="0" w:space="0" w:color="auto"/>
        <w:left w:val="none" w:sz="0" w:space="0" w:color="auto"/>
        <w:bottom w:val="none" w:sz="0" w:space="0" w:color="auto"/>
        <w:right w:val="none" w:sz="0" w:space="0" w:color="auto"/>
      </w:divBdr>
    </w:div>
    <w:div w:id="1674988219">
      <w:bodyDiv w:val="1"/>
      <w:marLeft w:val="0"/>
      <w:marRight w:val="0"/>
      <w:marTop w:val="0"/>
      <w:marBottom w:val="0"/>
      <w:divBdr>
        <w:top w:val="none" w:sz="0" w:space="0" w:color="auto"/>
        <w:left w:val="none" w:sz="0" w:space="0" w:color="auto"/>
        <w:bottom w:val="none" w:sz="0" w:space="0" w:color="auto"/>
        <w:right w:val="none" w:sz="0" w:space="0" w:color="auto"/>
      </w:divBdr>
    </w:div>
    <w:div w:id="1675182462">
      <w:bodyDiv w:val="1"/>
      <w:marLeft w:val="0"/>
      <w:marRight w:val="0"/>
      <w:marTop w:val="0"/>
      <w:marBottom w:val="0"/>
      <w:divBdr>
        <w:top w:val="none" w:sz="0" w:space="0" w:color="auto"/>
        <w:left w:val="none" w:sz="0" w:space="0" w:color="auto"/>
        <w:bottom w:val="none" w:sz="0" w:space="0" w:color="auto"/>
        <w:right w:val="none" w:sz="0" w:space="0" w:color="auto"/>
      </w:divBdr>
    </w:div>
    <w:div w:id="1675297430">
      <w:bodyDiv w:val="1"/>
      <w:marLeft w:val="0"/>
      <w:marRight w:val="0"/>
      <w:marTop w:val="0"/>
      <w:marBottom w:val="0"/>
      <w:divBdr>
        <w:top w:val="none" w:sz="0" w:space="0" w:color="auto"/>
        <w:left w:val="none" w:sz="0" w:space="0" w:color="auto"/>
        <w:bottom w:val="none" w:sz="0" w:space="0" w:color="auto"/>
        <w:right w:val="none" w:sz="0" w:space="0" w:color="auto"/>
      </w:divBdr>
    </w:div>
    <w:div w:id="1675379126">
      <w:bodyDiv w:val="1"/>
      <w:marLeft w:val="0"/>
      <w:marRight w:val="0"/>
      <w:marTop w:val="0"/>
      <w:marBottom w:val="0"/>
      <w:divBdr>
        <w:top w:val="none" w:sz="0" w:space="0" w:color="auto"/>
        <w:left w:val="none" w:sz="0" w:space="0" w:color="auto"/>
        <w:bottom w:val="none" w:sz="0" w:space="0" w:color="auto"/>
        <w:right w:val="none" w:sz="0" w:space="0" w:color="auto"/>
      </w:divBdr>
    </w:div>
    <w:div w:id="1675840483">
      <w:bodyDiv w:val="1"/>
      <w:marLeft w:val="0"/>
      <w:marRight w:val="0"/>
      <w:marTop w:val="0"/>
      <w:marBottom w:val="0"/>
      <w:divBdr>
        <w:top w:val="none" w:sz="0" w:space="0" w:color="auto"/>
        <w:left w:val="none" w:sz="0" w:space="0" w:color="auto"/>
        <w:bottom w:val="none" w:sz="0" w:space="0" w:color="auto"/>
        <w:right w:val="none" w:sz="0" w:space="0" w:color="auto"/>
      </w:divBdr>
    </w:div>
    <w:div w:id="1675911565">
      <w:bodyDiv w:val="1"/>
      <w:marLeft w:val="0"/>
      <w:marRight w:val="0"/>
      <w:marTop w:val="0"/>
      <w:marBottom w:val="0"/>
      <w:divBdr>
        <w:top w:val="none" w:sz="0" w:space="0" w:color="auto"/>
        <w:left w:val="none" w:sz="0" w:space="0" w:color="auto"/>
        <w:bottom w:val="none" w:sz="0" w:space="0" w:color="auto"/>
        <w:right w:val="none" w:sz="0" w:space="0" w:color="auto"/>
      </w:divBdr>
    </w:div>
    <w:div w:id="1676348648">
      <w:bodyDiv w:val="1"/>
      <w:marLeft w:val="0"/>
      <w:marRight w:val="0"/>
      <w:marTop w:val="0"/>
      <w:marBottom w:val="0"/>
      <w:divBdr>
        <w:top w:val="none" w:sz="0" w:space="0" w:color="auto"/>
        <w:left w:val="none" w:sz="0" w:space="0" w:color="auto"/>
        <w:bottom w:val="none" w:sz="0" w:space="0" w:color="auto"/>
        <w:right w:val="none" w:sz="0" w:space="0" w:color="auto"/>
      </w:divBdr>
    </w:div>
    <w:div w:id="1676565971">
      <w:bodyDiv w:val="1"/>
      <w:marLeft w:val="0"/>
      <w:marRight w:val="0"/>
      <w:marTop w:val="0"/>
      <w:marBottom w:val="0"/>
      <w:divBdr>
        <w:top w:val="none" w:sz="0" w:space="0" w:color="auto"/>
        <w:left w:val="none" w:sz="0" w:space="0" w:color="auto"/>
        <w:bottom w:val="none" w:sz="0" w:space="0" w:color="auto"/>
        <w:right w:val="none" w:sz="0" w:space="0" w:color="auto"/>
      </w:divBdr>
    </w:div>
    <w:div w:id="1676569957">
      <w:bodyDiv w:val="1"/>
      <w:marLeft w:val="0"/>
      <w:marRight w:val="0"/>
      <w:marTop w:val="0"/>
      <w:marBottom w:val="0"/>
      <w:divBdr>
        <w:top w:val="none" w:sz="0" w:space="0" w:color="auto"/>
        <w:left w:val="none" w:sz="0" w:space="0" w:color="auto"/>
        <w:bottom w:val="none" w:sz="0" w:space="0" w:color="auto"/>
        <w:right w:val="none" w:sz="0" w:space="0" w:color="auto"/>
      </w:divBdr>
    </w:div>
    <w:div w:id="1676610032">
      <w:bodyDiv w:val="1"/>
      <w:marLeft w:val="0"/>
      <w:marRight w:val="0"/>
      <w:marTop w:val="0"/>
      <w:marBottom w:val="0"/>
      <w:divBdr>
        <w:top w:val="none" w:sz="0" w:space="0" w:color="auto"/>
        <w:left w:val="none" w:sz="0" w:space="0" w:color="auto"/>
        <w:bottom w:val="none" w:sz="0" w:space="0" w:color="auto"/>
        <w:right w:val="none" w:sz="0" w:space="0" w:color="auto"/>
      </w:divBdr>
    </w:div>
    <w:div w:id="1676763132">
      <w:bodyDiv w:val="1"/>
      <w:marLeft w:val="0"/>
      <w:marRight w:val="0"/>
      <w:marTop w:val="0"/>
      <w:marBottom w:val="0"/>
      <w:divBdr>
        <w:top w:val="none" w:sz="0" w:space="0" w:color="auto"/>
        <w:left w:val="none" w:sz="0" w:space="0" w:color="auto"/>
        <w:bottom w:val="none" w:sz="0" w:space="0" w:color="auto"/>
        <w:right w:val="none" w:sz="0" w:space="0" w:color="auto"/>
      </w:divBdr>
    </w:div>
    <w:div w:id="1676809698">
      <w:bodyDiv w:val="1"/>
      <w:marLeft w:val="0"/>
      <w:marRight w:val="0"/>
      <w:marTop w:val="0"/>
      <w:marBottom w:val="0"/>
      <w:divBdr>
        <w:top w:val="none" w:sz="0" w:space="0" w:color="auto"/>
        <w:left w:val="none" w:sz="0" w:space="0" w:color="auto"/>
        <w:bottom w:val="none" w:sz="0" w:space="0" w:color="auto"/>
        <w:right w:val="none" w:sz="0" w:space="0" w:color="auto"/>
      </w:divBdr>
    </w:div>
    <w:div w:id="1676834031">
      <w:bodyDiv w:val="1"/>
      <w:marLeft w:val="0"/>
      <w:marRight w:val="0"/>
      <w:marTop w:val="0"/>
      <w:marBottom w:val="0"/>
      <w:divBdr>
        <w:top w:val="none" w:sz="0" w:space="0" w:color="auto"/>
        <w:left w:val="none" w:sz="0" w:space="0" w:color="auto"/>
        <w:bottom w:val="none" w:sz="0" w:space="0" w:color="auto"/>
        <w:right w:val="none" w:sz="0" w:space="0" w:color="auto"/>
      </w:divBdr>
    </w:div>
    <w:div w:id="1676883277">
      <w:bodyDiv w:val="1"/>
      <w:marLeft w:val="0"/>
      <w:marRight w:val="0"/>
      <w:marTop w:val="0"/>
      <w:marBottom w:val="0"/>
      <w:divBdr>
        <w:top w:val="none" w:sz="0" w:space="0" w:color="auto"/>
        <w:left w:val="none" w:sz="0" w:space="0" w:color="auto"/>
        <w:bottom w:val="none" w:sz="0" w:space="0" w:color="auto"/>
        <w:right w:val="none" w:sz="0" w:space="0" w:color="auto"/>
      </w:divBdr>
    </w:div>
    <w:div w:id="1677071601">
      <w:bodyDiv w:val="1"/>
      <w:marLeft w:val="0"/>
      <w:marRight w:val="0"/>
      <w:marTop w:val="0"/>
      <w:marBottom w:val="0"/>
      <w:divBdr>
        <w:top w:val="none" w:sz="0" w:space="0" w:color="auto"/>
        <w:left w:val="none" w:sz="0" w:space="0" w:color="auto"/>
        <w:bottom w:val="none" w:sz="0" w:space="0" w:color="auto"/>
        <w:right w:val="none" w:sz="0" w:space="0" w:color="auto"/>
      </w:divBdr>
    </w:div>
    <w:div w:id="1677266999">
      <w:bodyDiv w:val="1"/>
      <w:marLeft w:val="0"/>
      <w:marRight w:val="0"/>
      <w:marTop w:val="0"/>
      <w:marBottom w:val="0"/>
      <w:divBdr>
        <w:top w:val="none" w:sz="0" w:space="0" w:color="auto"/>
        <w:left w:val="none" w:sz="0" w:space="0" w:color="auto"/>
        <w:bottom w:val="none" w:sz="0" w:space="0" w:color="auto"/>
        <w:right w:val="none" w:sz="0" w:space="0" w:color="auto"/>
      </w:divBdr>
    </w:div>
    <w:div w:id="1677614612">
      <w:bodyDiv w:val="1"/>
      <w:marLeft w:val="0"/>
      <w:marRight w:val="0"/>
      <w:marTop w:val="0"/>
      <w:marBottom w:val="0"/>
      <w:divBdr>
        <w:top w:val="none" w:sz="0" w:space="0" w:color="auto"/>
        <w:left w:val="none" w:sz="0" w:space="0" w:color="auto"/>
        <w:bottom w:val="none" w:sz="0" w:space="0" w:color="auto"/>
        <w:right w:val="none" w:sz="0" w:space="0" w:color="auto"/>
      </w:divBdr>
    </w:div>
    <w:div w:id="1677686942">
      <w:bodyDiv w:val="1"/>
      <w:marLeft w:val="0"/>
      <w:marRight w:val="0"/>
      <w:marTop w:val="0"/>
      <w:marBottom w:val="0"/>
      <w:divBdr>
        <w:top w:val="none" w:sz="0" w:space="0" w:color="auto"/>
        <w:left w:val="none" w:sz="0" w:space="0" w:color="auto"/>
        <w:bottom w:val="none" w:sz="0" w:space="0" w:color="auto"/>
        <w:right w:val="none" w:sz="0" w:space="0" w:color="auto"/>
      </w:divBdr>
    </w:div>
    <w:div w:id="1677883760">
      <w:bodyDiv w:val="1"/>
      <w:marLeft w:val="0"/>
      <w:marRight w:val="0"/>
      <w:marTop w:val="0"/>
      <w:marBottom w:val="0"/>
      <w:divBdr>
        <w:top w:val="none" w:sz="0" w:space="0" w:color="auto"/>
        <w:left w:val="none" w:sz="0" w:space="0" w:color="auto"/>
        <w:bottom w:val="none" w:sz="0" w:space="0" w:color="auto"/>
        <w:right w:val="none" w:sz="0" w:space="0" w:color="auto"/>
      </w:divBdr>
    </w:div>
    <w:div w:id="1678000218">
      <w:bodyDiv w:val="1"/>
      <w:marLeft w:val="0"/>
      <w:marRight w:val="0"/>
      <w:marTop w:val="0"/>
      <w:marBottom w:val="0"/>
      <w:divBdr>
        <w:top w:val="none" w:sz="0" w:space="0" w:color="auto"/>
        <w:left w:val="none" w:sz="0" w:space="0" w:color="auto"/>
        <w:bottom w:val="none" w:sz="0" w:space="0" w:color="auto"/>
        <w:right w:val="none" w:sz="0" w:space="0" w:color="auto"/>
      </w:divBdr>
    </w:div>
    <w:div w:id="1678118567">
      <w:bodyDiv w:val="1"/>
      <w:marLeft w:val="0"/>
      <w:marRight w:val="0"/>
      <w:marTop w:val="0"/>
      <w:marBottom w:val="0"/>
      <w:divBdr>
        <w:top w:val="none" w:sz="0" w:space="0" w:color="auto"/>
        <w:left w:val="none" w:sz="0" w:space="0" w:color="auto"/>
        <w:bottom w:val="none" w:sz="0" w:space="0" w:color="auto"/>
        <w:right w:val="none" w:sz="0" w:space="0" w:color="auto"/>
      </w:divBdr>
    </w:div>
    <w:div w:id="1678340646">
      <w:bodyDiv w:val="1"/>
      <w:marLeft w:val="0"/>
      <w:marRight w:val="0"/>
      <w:marTop w:val="0"/>
      <w:marBottom w:val="0"/>
      <w:divBdr>
        <w:top w:val="none" w:sz="0" w:space="0" w:color="auto"/>
        <w:left w:val="none" w:sz="0" w:space="0" w:color="auto"/>
        <w:bottom w:val="none" w:sz="0" w:space="0" w:color="auto"/>
        <w:right w:val="none" w:sz="0" w:space="0" w:color="auto"/>
      </w:divBdr>
    </w:div>
    <w:div w:id="1678341712">
      <w:bodyDiv w:val="1"/>
      <w:marLeft w:val="0"/>
      <w:marRight w:val="0"/>
      <w:marTop w:val="0"/>
      <w:marBottom w:val="0"/>
      <w:divBdr>
        <w:top w:val="none" w:sz="0" w:space="0" w:color="auto"/>
        <w:left w:val="none" w:sz="0" w:space="0" w:color="auto"/>
        <w:bottom w:val="none" w:sz="0" w:space="0" w:color="auto"/>
        <w:right w:val="none" w:sz="0" w:space="0" w:color="auto"/>
      </w:divBdr>
    </w:div>
    <w:div w:id="1678921453">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9479">
      <w:bodyDiv w:val="1"/>
      <w:marLeft w:val="0"/>
      <w:marRight w:val="0"/>
      <w:marTop w:val="0"/>
      <w:marBottom w:val="0"/>
      <w:divBdr>
        <w:top w:val="none" w:sz="0" w:space="0" w:color="auto"/>
        <w:left w:val="none" w:sz="0" w:space="0" w:color="auto"/>
        <w:bottom w:val="none" w:sz="0" w:space="0" w:color="auto"/>
        <w:right w:val="none" w:sz="0" w:space="0" w:color="auto"/>
      </w:divBdr>
    </w:div>
    <w:div w:id="1679306450">
      <w:bodyDiv w:val="1"/>
      <w:marLeft w:val="0"/>
      <w:marRight w:val="0"/>
      <w:marTop w:val="0"/>
      <w:marBottom w:val="0"/>
      <w:divBdr>
        <w:top w:val="none" w:sz="0" w:space="0" w:color="auto"/>
        <w:left w:val="none" w:sz="0" w:space="0" w:color="auto"/>
        <w:bottom w:val="none" w:sz="0" w:space="0" w:color="auto"/>
        <w:right w:val="none" w:sz="0" w:space="0" w:color="auto"/>
      </w:divBdr>
    </w:div>
    <w:div w:id="1679648975">
      <w:bodyDiv w:val="1"/>
      <w:marLeft w:val="0"/>
      <w:marRight w:val="0"/>
      <w:marTop w:val="0"/>
      <w:marBottom w:val="0"/>
      <w:divBdr>
        <w:top w:val="none" w:sz="0" w:space="0" w:color="auto"/>
        <w:left w:val="none" w:sz="0" w:space="0" w:color="auto"/>
        <w:bottom w:val="none" w:sz="0" w:space="0" w:color="auto"/>
        <w:right w:val="none" w:sz="0" w:space="0" w:color="auto"/>
      </w:divBdr>
    </w:div>
    <w:div w:id="1679841906">
      <w:bodyDiv w:val="1"/>
      <w:marLeft w:val="0"/>
      <w:marRight w:val="0"/>
      <w:marTop w:val="0"/>
      <w:marBottom w:val="0"/>
      <w:divBdr>
        <w:top w:val="none" w:sz="0" w:space="0" w:color="auto"/>
        <w:left w:val="none" w:sz="0" w:space="0" w:color="auto"/>
        <w:bottom w:val="none" w:sz="0" w:space="0" w:color="auto"/>
        <w:right w:val="none" w:sz="0" w:space="0" w:color="auto"/>
      </w:divBdr>
    </w:div>
    <w:div w:id="1679844126">
      <w:bodyDiv w:val="1"/>
      <w:marLeft w:val="0"/>
      <w:marRight w:val="0"/>
      <w:marTop w:val="0"/>
      <w:marBottom w:val="0"/>
      <w:divBdr>
        <w:top w:val="none" w:sz="0" w:space="0" w:color="auto"/>
        <w:left w:val="none" w:sz="0" w:space="0" w:color="auto"/>
        <w:bottom w:val="none" w:sz="0" w:space="0" w:color="auto"/>
        <w:right w:val="none" w:sz="0" w:space="0" w:color="auto"/>
      </w:divBdr>
    </w:div>
    <w:div w:id="1680038300">
      <w:bodyDiv w:val="1"/>
      <w:marLeft w:val="0"/>
      <w:marRight w:val="0"/>
      <w:marTop w:val="0"/>
      <w:marBottom w:val="0"/>
      <w:divBdr>
        <w:top w:val="none" w:sz="0" w:space="0" w:color="auto"/>
        <w:left w:val="none" w:sz="0" w:space="0" w:color="auto"/>
        <w:bottom w:val="none" w:sz="0" w:space="0" w:color="auto"/>
        <w:right w:val="none" w:sz="0" w:space="0" w:color="auto"/>
      </w:divBdr>
    </w:div>
    <w:div w:id="1680737916">
      <w:bodyDiv w:val="1"/>
      <w:marLeft w:val="0"/>
      <w:marRight w:val="0"/>
      <w:marTop w:val="0"/>
      <w:marBottom w:val="0"/>
      <w:divBdr>
        <w:top w:val="none" w:sz="0" w:space="0" w:color="auto"/>
        <w:left w:val="none" w:sz="0" w:space="0" w:color="auto"/>
        <w:bottom w:val="none" w:sz="0" w:space="0" w:color="auto"/>
        <w:right w:val="none" w:sz="0" w:space="0" w:color="auto"/>
      </w:divBdr>
    </w:div>
    <w:div w:id="1681084444">
      <w:bodyDiv w:val="1"/>
      <w:marLeft w:val="0"/>
      <w:marRight w:val="0"/>
      <w:marTop w:val="0"/>
      <w:marBottom w:val="0"/>
      <w:divBdr>
        <w:top w:val="none" w:sz="0" w:space="0" w:color="auto"/>
        <w:left w:val="none" w:sz="0" w:space="0" w:color="auto"/>
        <w:bottom w:val="none" w:sz="0" w:space="0" w:color="auto"/>
        <w:right w:val="none" w:sz="0" w:space="0" w:color="auto"/>
      </w:divBdr>
    </w:div>
    <w:div w:id="1681155530">
      <w:bodyDiv w:val="1"/>
      <w:marLeft w:val="0"/>
      <w:marRight w:val="0"/>
      <w:marTop w:val="0"/>
      <w:marBottom w:val="0"/>
      <w:divBdr>
        <w:top w:val="none" w:sz="0" w:space="0" w:color="auto"/>
        <w:left w:val="none" w:sz="0" w:space="0" w:color="auto"/>
        <w:bottom w:val="none" w:sz="0" w:space="0" w:color="auto"/>
        <w:right w:val="none" w:sz="0" w:space="0" w:color="auto"/>
      </w:divBdr>
    </w:div>
    <w:div w:id="1681271103">
      <w:bodyDiv w:val="1"/>
      <w:marLeft w:val="0"/>
      <w:marRight w:val="0"/>
      <w:marTop w:val="0"/>
      <w:marBottom w:val="0"/>
      <w:divBdr>
        <w:top w:val="none" w:sz="0" w:space="0" w:color="auto"/>
        <w:left w:val="none" w:sz="0" w:space="0" w:color="auto"/>
        <w:bottom w:val="none" w:sz="0" w:space="0" w:color="auto"/>
        <w:right w:val="none" w:sz="0" w:space="0" w:color="auto"/>
      </w:divBdr>
    </w:div>
    <w:div w:id="1681277907">
      <w:bodyDiv w:val="1"/>
      <w:marLeft w:val="0"/>
      <w:marRight w:val="0"/>
      <w:marTop w:val="0"/>
      <w:marBottom w:val="0"/>
      <w:divBdr>
        <w:top w:val="none" w:sz="0" w:space="0" w:color="auto"/>
        <w:left w:val="none" w:sz="0" w:space="0" w:color="auto"/>
        <w:bottom w:val="none" w:sz="0" w:space="0" w:color="auto"/>
        <w:right w:val="none" w:sz="0" w:space="0" w:color="auto"/>
      </w:divBdr>
    </w:div>
    <w:div w:id="1681347417">
      <w:bodyDiv w:val="1"/>
      <w:marLeft w:val="0"/>
      <w:marRight w:val="0"/>
      <w:marTop w:val="0"/>
      <w:marBottom w:val="0"/>
      <w:divBdr>
        <w:top w:val="none" w:sz="0" w:space="0" w:color="auto"/>
        <w:left w:val="none" w:sz="0" w:space="0" w:color="auto"/>
        <w:bottom w:val="none" w:sz="0" w:space="0" w:color="auto"/>
        <w:right w:val="none" w:sz="0" w:space="0" w:color="auto"/>
      </w:divBdr>
    </w:div>
    <w:div w:id="1681396315">
      <w:bodyDiv w:val="1"/>
      <w:marLeft w:val="0"/>
      <w:marRight w:val="0"/>
      <w:marTop w:val="0"/>
      <w:marBottom w:val="0"/>
      <w:divBdr>
        <w:top w:val="none" w:sz="0" w:space="0" w:color="auto"/>
        <w:left w:val="none" w:sz="0" w:space="0" w:color="auto"/>
        <w:bottom w:val="none" w:sz="0" w:space="0" w:color="auto"/>
        <w:right w:val="none" w:sz="0" w:space="0" w:color="auto"/>
      </w:divBdr>
    </w:div>
    <w:div w:id="1681422802">
      <w:bodyDiv w:val="1"/>
      <w:marLeft w:val="0"/>
      <w:marRight w:val="0"/>
      <w:marTop w:val="0"/>
      <w:marBottom w:val="0"/>
      <w:divBdr>
        <w:top w:val="none" w:sz="0" w:space="0" w:color="auto"/>
        <w:left w:val="none" w:sz="0" w:space="0" w:color="auto"/>
        <w:bottom w:val="none" w:sz="0" w:space="0" w:color="auto"/>
        <w:right w:val="none" w:sz="0" w:space="0" w:color="auto"/>
      </w:divBdr>
    </w:div>
    <w:div w:id="1681464874">
      <w:bodyDiv w:val="1"/>
      <w:marLeft w:val="0"/>
      <w:marRight w:val="0"/>
      <w:marTop w:val="0"/>
      <w:marBottom w:val="0"/>
      <w:divBdr>
        <w:top w:val="none" w:sz="0" w:space="0" w:color="auto"/>
        <w:left w:val="none" w:sz="0" w:space="0" w:color="auto"/>
        <w:bottom w:val="none" w:sz="0" w:space="0" w:color="auto"/>
        <w:right w:val="none" w:sz="0" w:space="0" w:color="auto"/>
      </w:divBdr>
    </w:div>
    <w:div w:id="1681850974">
      <w:bodyDiv w:val="1"/>
      <w:marLeft w:val="0"/>
      <w:marRight w:val="0"/>
      <w:marTop w:val="0"/>
      <w:marBottom w:val="0"/>
      <w:divBdr>
        <w:top w:val="none" w:sz="0" w:space="0" w:color="auto"/>
        <w:left w:val="none" w:sz="0" w:space="0" w:color="auto"/>
        <w:bottom w:val="none" w:sz="0" w:space="0" w:color="auto"/>
        <w:right w:val="none" w:sz="0" w:space="0" w:color="auto"/>
      </w:divBdr>
    </w:div>
    <w:div w:id="1681857358">
      <w:bodyDiv w:val="1"/>
      <w:marLeft w:val="0"/>
      <w:marRight w:val="0"/>
      <w:marTop w:val="0"/>
      <w:marBottom w:val="0"/>
      <w:divBdr>
        <w:top w:val="none" w:sz="0" w:space="0" w:color="auto"/>
        <w:left w:val="none" w:sz="0" w:space="0" w:color="auto"/>
        <w:bottom w:val="none" w:sz="0" w:space="0" w:color="auto"/>
        <w:right w:val="none" w:sz="0" w:space="0" w:color="auto"/>
      </w:divBdr>
    </w:div>
    <w:div w:id="1681929712">
      <w:bodyDiv w:val="1"/>
      <w:marLeft w:val="0"/>
      <w:marRight w:val="0"/>
      <w:marTop w:val="0"/>
      <w:marBottom w:val="0"/>
      <w:divBdr>
        <w:top w:val="none" w:sz="0" w:space="0" w:color="auto"/>
        <w:left w:val="none" w:sz="0" w:space="0" w:color="auto"/>
        <w:bottom w:val="none" w:sz="0" w:space="0" w:color="auto"/>
        <w:right w:val="none" w:sz="0" w:space="0" w:color="auto"/>
      </w:divBdr>
    </w:div>
    <w:div w:id="1682076014">
      <w:bodyDiv w:val="1"/>
      <w:marLeft w:val="0"/>
      <w:marRight w:val="0"/>
      <w:marTop w:val="0"/>
      <w:marBottom w:val="0"/>
      <w:divBdr>
        <w:top w:val="none" w:sz="0" w:space="0" w:color="auto"/>
        <w:left w:val="none" w:sz="0" w:space="0" w:color="auto"/>
        <w:bottom w:val="none" w:sz="0" w:space="0" w:color="auto"/>
        <w:right w:val="none" w:sz="0" w:space="0" w:color="auto"/>
      </w:divBdr>
    </w:div>
    <w:div w:id="1682315616">
      <w:bodyDiv w:val="1"/>
      <w:marLeft w:val="0"/>
      <w:marRight w:val="0"/>
      <w:marTop w:val="0"/>
      <w:marBottom w:val="0"/>
      <w:divBdr>
        <w:top w:val="none" w:sz="0" w:space="0" w:color="auto"/>
        <w:left w:val="none" w:sz="0" w:space="0" w:color="auto"/>
        <w:bottom w:val="none" w:sz="0" w:space="0" w:color="auto"/>
        <w:right w:val="none" w:sz="0" w:space="0" w:color="auto"/>
      </w:divBdr>
    </w:div>
    <w:div w:id="1682776069">
      <w:bodyDiv w:val="1"/>
      <w:marLeft w:val="0"/>
      <w:marRight w:val="0"/>
      <w:marTop w:val="0"/>
      <w:marBottom w:val="0"/>
      <w:divBdr>
        <w:top w:val="none" w:sz="0" w:space="0" w:color="auto"/>
        <w:left w:val="none" w:sz="0" w:space="0" w:color="auto"/>
        <w:bottom w:val="none" w:sz="0" w:space="0" w:color="auto"/>
        <w:right w:val="none" w:sz="0" w:space="0" w:color="auto"/>
      </w:divBdr>
    </w:div>
    <w:div w:id="1682780802">
      <w:bodyDiv w:val="1"/>
      <w:marLeft w:val="0"/>
      <w:marRight w:val="0"/>
      <w:marTop w:val="0"/>
      <w:marBottom w:val="0"/>
      <w:divBdr>
        <w:top w:val="none" w:sz="0" w:space="0" w:color="auto"/>
        <w:left w:val="none" w:sz="0" w:space="0" w:color="auto"/>
        <w:bottom w:val="none" w:sz="0" w:space="0" w:color="auto"/>
        <w:right w:val="none" w:sz="0" w:space="0" w:color="auto"/>
      </w:divBdr>
    </w:div>
    <w:div w:id="1682849975">
      <w:bodyDiv w:val="1"/>
      <w:marLeft w:val="0"/>
      <w:marRight w:val="0"/>
      <w:marTop w:val="0"/>
      <w:marBottom w:val="0"/>
      <w:divBdr>
        <w:top w:val="none" w:sz="0" w:space="0" w:color="auto"/>
        <w:left w:val="none" w:sz="0" w:space="0" w:color="auto"/>
        <w:bottom w:val="none" w:sz="0" w:space="0" w:color="auto"/>
        <w:right w:val="none" w:sz="0" w:space="0" w:color="auto"/>
      </w:divBdr>
    </w:div>
    <w:div w:id="1682973023">
      <w:bodyDiv w:val="1"/>
      <w:marLeft w:val="0"/>
      <w:marRight w:val="0"/>
      <w:marTop w:val="0"/>
      <w:marBottom w:val="0"/>
      <w:divBdr>
        <w:top w:val="none" w:sz="0" w:space="0" w:color="auto"/>
        <w:left w:val="none" w:sz="0" w:space="0" w:color="auto"/>
        <w:bottom w:val="none" w:sz="0" w:space="0" w:color="auto"/>
        <w:right w:val="none" w:sz="0" w:space="0" w:color="auto"/>
      </w:divBdr>
    </w:div>
    <w:div w:id="1682973957">
      <w:bodyDiv w:val="1"/>
      <w:marLeft w:val="0"/>
      <w:marRight w:val="0"/>
      <w:marTop w:val="0"/>
      <w:marBottom w:val="0"/>
      <w:divBdr>
        <w:top w:val="none" w:sz="0" w:space="0" w:color="auto"/>
        <w:left w:val="none" w:sz="0" w:space="0" w:color="auto"/>
        <w:bottom w:val="none" w:sz="0" w:space="0" w:color="auto"/>
        <w:right w:val="none" w:sz="0" w:space="0" w:color="auto"/>
      </w:divBdr>
    </w:div>
    <w:div w:id="1683235957">
      <w:bodyDiv w:val="1"/>
      <w:marLeft w:val="0"/>
      <w:marRight w:val="0"/>
      <w:marTop w:val="0"/>
      <w:marBottom w:val="0"/>
      <w:divBdr>
        <w:top w:val="none" w:sz="0" w:space="0" w:color="auto"/>
        <w:left w:val="none" w:sz="0" w:space="0" w:color="auto"/>
        <w:bottom w:val="none" w:sz="0" w:space="0" w:color="auto"/>
        <w:right w:val="none" w:sz="0" w:space="0" w:color="auto"/>
      </w:divBdr>
    </w:div>
    <w:div w:id="1683778114">
      <w:bodyDiv w:val="1"/>
      <w:marLeft w:val="0"/>
      <w:marRight w:val="0"/>
      <w:marTop w:val="0"/>
      <w:marBottom w:val="0"/>
      <w:divBdr>
        <w:top w:val="none" w:sz="0" w:space="0" w:color="auto"/>
        <w:left w:val="none" w:sz="0" w:space="0" w:color="auto"/>
        <w:bottom w:val="none" w:sz="0" w:space="0" w:color="auto"/>
        <w:right w:val="none" w:sz="0" w:space="0" w:color="auto"/>
      </w:divBdr>
    </w:div>
    <w:div w:id="1683897986">
      <w:bodyDiv w:val="1"/>
      <w:marLeft w:val="0"/>
      <w:marRight w:val="0"/>
      <w:marTop w:val="0"/>
      <w:marBottom w:val="0"/>
      <w:divBdr>
        <w:top w:val="none" w:sz="0" w:space="0" w:color="auto"/>
        <w:left w:val="none" w:sz="0" w:space="0" w:color="auto"/>
        <w:bottom w:val="none" w:sz="0" w:space="0" w:color="auto"/>
        <w:right w:val="none" w:sz="0" w:space="0" w:color="auto"/>
      </w:divBdr>
    </w:div>
    <w:div w:id="1684086843">
      <w:bodyDiv w:val="1"/>
      <w:marLeft w:val="0"/>
      <w:marRight w:val="0"/>
      <w:marTop w:val="0"/>
      <w:marBottom w:val="0"/>
      <w:divBdr>
        <w:top w:val="none" w:sz="0" w:space="0" w:color="auto"/>
        <w:left w:val="none" w:sz="0" w:space="0" w:color="auto"/>
        <w:bottom w:val="none" w:sz="0" w:space="0" w:color="auto"/>
        <w:right w:val="none" w:sz="0" w:space="0" w:color="auto"/>
      </w:divBdr>
    </w:div>
    <w:div w:id="1684354002">
      <w:bodyDiv w:val="1"/>
      <w:marLeft w:val="0"/>
      <w:marRight w:val="0"/>
      <w:marTop w:val="0"/>
      <w:marBottom w:val="0"/>
      <w:divBdr>
        <w:top w:val="none" w:sz="0" w:space="0" w:color="auto"/>
        <w:left w:val="none" w:sz="0" w:space="0" w:color="auto"/>
        <w:bottom w:val="none" w:sz="0" w:space="0" w:color="auto"/>
        <w:right w:val="none" w:sz="0" w:space="0" w:color="auto"/>
      </w:divBdr>
    </w:div>
    <w:div w:id="1684432504">
      <w:bodyDiv w:val="1"/>
      <w:marLeft w:val="0"/>
      <w:marRight w:val="0"/>
      <w:marTop w:val="0"/>
      <w:marBottom w:val="0"/>
      <w:divBdr>
        <w:top w:val="none" w:sz="0" w:space="0" w:color="auto"/>
        <w:left w:val="none" w:sz="0" w:space="0" w:color="auto"/>
        <w:bottom w:val="none" w:sz="0" w:space="0" w:color="auto"/>
        <w:right w:val="none" w:sz="0" w:space="0" w:color="auto"/>
      </w:divBdr>
    </w:div>
    <w:div w:id="1684478254">
      <w:bodyDiv w:val="1"/>
      <w:marLeft w:val="0"/>
      <w:marRight w:val="0"/>
      <w:marTop w:val="0"/>
      <w:marBottom w:val="0"/>
      <w:divBdr>
        <w:top w:val="none" w:sz="0" w:space="0" w:color="auto"/>
        <w:left w:val="none" w:sz="0" w:space="0" w:color="auto"/>
        <w:bottom w:val="none" w:sz="0" w:space="0" w:color="auto"/>
        <w:right w:val="none" w:sz="0" w:space="0" w:color="auto"/>
      </w:divBdr>
    </w:div>
    <w:div w:id="1684626630">
      <w:bodyDiv w:val="1"/>
      <w:marLeft w:val="0"/>
      <w:marRight w:val="0"/>
      <w:marTop w:val="0"/>
      <w:marBottom w:val="0"/>
      <w:divBdr>
        <w:top w:val="none" w:sz="0" w:space="0" w:color="auto"/>
        <w:left w:val="none" w:sz="0" w:space="0" w:color="auto"/>
        <w:bottom w:val="none" w:sz="0" w:space="0" w:color="auto"/>
        <w:right w:val="none" w:sz="0" w:space="0" w:color="auto"/>
      </w:divBdr>
    </w:div>
    <w:div w:id="1684673425">
      <w:bodyDiv w:val="1"/>
      <w:marLeft w:val="0"/>
      <w:marRight w:val="0"/>
      <w:marTop w:val="0"/>
      <w:marBottom w:val="0"/>
      <w:divBdr>
        <w:top w:val="none" w:sz="0" w:space="0" w:color="auto"/>
        <w:left w:val="none" w:sz="0" w:space="0" w:color="auto"/>
        <w:bottom w:val="none" w:sz="0" w:space="0" w:color="auto"/>
        <w:right w:val="none" w:sz="0" w:space="0" w:color="auto"/>
      </w:divBdr>
    </w:div>
    <w:div w:id="1684741581">
      <w:bodyDiv w:val="1"/>
      <w:marLeft w:val="0"/>
      <w:marRight w:val="0"/>
      <w:marTop w:val="0"/>
      <w:marBottom w:val="0"/>
      <w:divBdr>
        <w:top w:val="none" w:sz="0" w:space="0" w:color="auto"/>
        <w:left w:val="none" w:sz="0" w:space="0" w:color="auto"/>
        <w:bottom w:val="none" w:sz="0" w:space="0" w:color="auto"/>
        <w:right w:val="none" w:sz="0" w:space="0" w:color="auto"/>
      </w:divBdr>
    </w:div>
    <w:div w:id="1685084239">
      <w:bodyDiv w:val="1"/>
      <w:marLeft w:val="0"/>
      <w:marRight w:val="0"/>
      <w:marTop w:val="0"/>
      <w:marBottom w:val="0"/>
      <w:divBdr>
        <w:top w:val="none" w:sz="0" w:space="0" w:color="auto"/>
        <w:left w:val="none" w:sz="0" w:space="0" w:color="auto"/>
        <w:bottom w:val="none" w:sz="0" w:space="0" w:color="auto"/>
        <w:right w:val="none" w:sz="0" w:space="0" w:color="auto"/>
      </w:divBdr>
    </w:div>
    <w:div w:id="1685129286">
      <w:bodyDiv w:val="1"/>
      <w:marLeft w:val="0"/>
      <w:marRight w:val="0"/>
      <w:marTop w:val="0"/>
      <w:marBottom w:val="0"/>
      <w:divBdr>
        <w:top w:val="none" w:sz="0" w:space="0" w:color="auto"/>
        <w:left w:val="none" w:sz="0" w:space="0" w:color="auto"/>
        <w:bottom w:val="none" w:sz="0" w:space="0" w:color="auto"/>
        <w:right w:val="none" w:sz="0" w:space="0" w:color="auto"/>
      </w:divBdr>
    </w:div>
    <w:div w:id="1685353418">
      <w:bodyDiv w:val="1"/>
      <w:marLeft w:val="0"/>
      <w:marRight w:val="0"/>
      <w:marTop w:val="0"/>
      <w:marBottom w:val="0"/>
      <w:divBdr>
        <w:top w:val="none" w:sz="0" w:space="0" w:color="auto"/>
        <w:left w:val="none" w:sz="0" w:space="0" w:color="auto"/>
        <w:bottom w:val="none" w:sz="0" w:space="0" w:color="auto"/>
        <w:right w:val="none" w:sz="0" w:space="0" w:color="auto"/>
      </w:divBdr>
    </w:div>
    <w:div w:id="1685396773">
      <w:bodyDiv w:val="1"/>
      <w:marLeft w:val="0"/>
      <w:marRight w:val="0"/>
      <w:marTop w:val="0"/>
      <w:marBottom w:val="0"/>
      <w:divBdr>
        <w:top w:val="none" w:sz="0" w:space="0" w:color="auto"/>
        <w:left w:val="none" w:sz="0" w:space="0" w:color="auto"/>
        <w:bottom w:val="none" w:sz="0" w:space="0" w:color="auto"/>
        <w:right w:val="none" w:sz="0" w:space="0" w:color="auto"/>
      </w:divBdr>
    </w:div>
    <w:div w:id="1685596041">
      <w:bodyDiv w:val="1"/>
      <w:marLeft w:val="0"/>
      <w:marRight w:val="0"/>
      <w:marTop w:val="0"/>
      <w:marBottom w:val="0"/>
      <w:divBdr>
        <w:top w:val="none" w:sz="0" w:space="0" w:color="auto"/>
        <w:left w:val="none" w:sz="0" w:space="0" w:color="auto"/>
        <w:bottom w:val="none" w:sz="0" w:space="0" w:color="auto"/>
        <w:right w:val="none" w:sz="0" w:space="0" w:color="auto"/>
      </w:divBdr>
    </w:div>
    <w:div w:id="1685745380">
      <w:bodyDiv w:val="1"/>
      <w:marLeft w:val="0"/>
      <w:marRight w:val="0"/>
      <w:marTop w:val="0"/>
      <w:marBottom w:val="0"/>
      <w:divBdr>
        <w:top w:val="none" w:sz="0" w:space="0" w:color="auto"/>
        <w:left w:val="none" w:sz="0" w:space="0" w:color="auto"/>
        <w:bottom w:val="none" w:sz="0" w:space="0" w:color="auto"/>
        <w:right w:val="none" w:sz="0" w:space="0" w:color="auto"/>
      </w:divBdr>
    </w:div>
    <w:div w:id="1685932739">
      <w:bodyDiv w:val="1"/>
      <w:marLeft w:val="0"/>
      <w:marRight w:val="0"/>
      <w:marTop w:val="0"/>
      <w:marBottom w:val="0"/>
      <w:divBdr>
        <w:top w:val="none" w:sz="0" w:space="0" w:color="auto"/>
        <w:left w:val="none" w:sz="0" w:space="0" w:color="auto"/>
        <w:bottom w:val="none" w:sz="0" w:space="0" w:color="auto"/>
        <w:right w:val="none" w:sz="0" w:space="0" w:color="auto"/>
      </w:divBdr>
    </w:div>
    <w:div w:id="1685981773">
      <w:bodyDiv w:val="1"/>
      <w:marLeft w:val="0"/>
      <w:marRight w:val="0"/>
      <w:marTop w:val="0"/>
      <w:marBottom w:val="0"/>
      <w:divBdr>
        <w:top w:val="none" w:sz="0" w:space="0" w:color="auto"/>
        <w:left w:val="none" w:sz="0" w:space="0" w:color="auto"/>
        <w:bottom w:val="none" w:sz="0" w:space="0" w:color="auto"/>
        <w:right w:val="none" w:sz="0" w:space="0" w:color="auto"/>
      </w:divBdr>
    </w:div>
    <w:div w:id="1686051674">
      <w:bodyDiv w:val="1"/>
      <w:marLeft w:val="0"/>
      <w:marRight w:val="0"/>
      <w:marTop w:val="0"/>
      <w:marBottom w:val="0"/>
      <w:divBdr>
        <w:top w:val="none" w:sz="0" w:space="0" w:color="auto"/>
        <w:left w:val="none" w:sz="0" w:space="0" w:color="auto"/>
        <w:bottom w:val="none" w:sz="0" w:space="0" w:color="auto"/>
        <w:right w:val="none" w:sz="0" w:space="0" w:color="auto"/>
      </w:divBdr>
    </w:div>
    <w:div w:id="1686319540">
      <w:bodyDiv w:val="1"/>
      <w:marLeft w:val="0"/>
      <w:marRight w:val="0"/>
      <w:marTop w:val="0"/>
      <w:marBottom w:val="0"/>
      <w:divBdr>
        <w:top w:val="none" w:sz="0" w:space="0" w:color="auto"/>
        <w:left w:val="none" w:sz="0" w:space="0" w:color="auto"/>
        <w:bottom w:val="none" w:sz="0" w:space="0" w:color="auto"/>
        <w:right w:val="none" w:sz="0" w:space="0" w:color="auto"/>
      </w:divBdr>
    </w:div>
    <w:div w:id="1686399790">
      <w:bodyDiv w:val="1"/>
      <w:marLeft w:val="0"/>
      <w:marRight w:val="0"/>
      <w:marTop w:val="0"/>
      <w:marBottom w:val="0"/>
      <w:divBdr>
        <w:top w:val="none" w:sz="0" w:space="0" w:color="auto"/>
        <w:left w:val="none" w:sz="0" w:space="0" w:color="auto"/>
        <w:bottom w:val="none" w:sz="0" w:space="0" w:color="auto"/>
        <w:right w:val="none" w:sz="0" w:space="0" w:color="auto"/>
      </w:divBdr>
    </w:div>
    <w:div w:id="1686520121">
      <w:bodyDiv w:val="1"/>
      <w:marLeft w:val="0"/>
      <w:marRight w:val="0"/>
      <w:marTop w:val="0"/>
      <w:marBottom w:val="0"/>
      <w:divBdr>
        <w:top w:val="none" w:sz="0" w:space="0" w:color="auto"/>
        <w:left w:val="none" w:sz="0" w:space="0" w:color="auto"/>
        <w:bottom w:val="none" w:sz="0" w:space="0" w:color="auto"/>
        <w:right w:val="none" w:sz="0" w:space="0" w:color="auto"/>
      </w:divBdr>
    </w:div>
    <w:div w:id="1686521312">
      <w:bodyDiv w:val="1"/>
      <w:marLeft w:val="0"/>
      <w:marRight w:val="0"/>
      <w:marTop w:val="0"/>
      <w:marBottom w:val="0"/>
      <w:divBdr>
        <w:top w:val="none" w:sz="0" w:space="0" w:color="auto"/>
        <w:left w:val="none" w:sz="0" w:space="0" w:color="auto"/>
        <w:bottom w:val="none" w:sz="0" w:space="0" w:color="auto"/>
        <w:right w:val="none" w:sz="0" w:space="0" w:color="auto"/>
      </w:divBdr>
    </w:div>
    <w:div w:id="1686590552">
      <w:bodyDiv w:val="1"/>
      <w:marLeft w:val="0"/>
      <w:marRight w:val="0"/>
      <w:marTop w:val="0"/>
      <w:marBottom w:val="0"/>
      <w:divBdr>
        <w:top w:val="none" w:sz="0" w:space="0" w:color="auto"/>
        <w:left w:val="none" w:sz="0" w:space="0" w:color="auto"/>
        <w:bottom w:val="none" w:sz="0" w:space="0" w:color="auto"/>
        <w:right w:val="none" w:sz="0" w:space="0" w:color="auto"/>
      </w:divBdr>
    </w:div>
    <w:div w:id="1686637166">
      <w:bodyDiv w:val="1"/>
      <w:marLeft w:val="0"/>
      <w:marRight w:val="0"/>
      <w:marTop w:val="0"/>
      <w:marBottom w:val="0"/>
      <w:divBdr>
        <w:top w:val="none" w:sz="0" w:space="0" w:color="auto"/>
        <w:left w:val="none" w:sz="0" w:space="0" w:color="auto"/>
        <w:bottom w:val="none" w:sz="0" w:space="0" w:color="auto"/>
        <w:right w:val="none" w:sz="0" w:space="0" w:color="auto"/>
      </w:divBdr>
    </w:div>
    <w:div w:id="1686638967">
      <w:bodyDiv w:val="1"/>
      <w:marLeft w:val="0"/>
      <w:marRight w:val="0"/>
      <w:marTop w:val="0"/>
      <w:marBottom w:val="0"/>
      <w:divBdr>
        <w:top w:val="none" w:sz="0" w:space="0" w:color="auto"/>
        <w:left w:val="none" w:sz="0" w:space="0" w:color="auto"/>
        <w:bottom w:val="none" w:sz="0" w:space="0" w:color="auto"/>
        <w:right w:val="none" w:sz="0" w:space="0" w:color="auto"/>
      </w:divBdr>
    </w:div>
    <w:div w:id="1686783065">
      <w:bodyDiv w:val="1"/>
      <w:marLeft w:val="0"/>
      <w:marRight w:val="0"/>
      <w:marTop w:val="0"/>
      <w:marBottom w:val="0"/>
      <w:divBdr>
        <w:top w:val="none" w:sz="0" w:space="0" w:color="auto"/>
        <w:left w:val="none" w:sz="0" w:space="0" w:color="auto"/>
        <w:bottom w:val="none" w:sz="0" w:space="0" w:color="auto"/>
        <w:right w:val="none" w:sz="0" w:space="0" w:color="auto"/>
      </w:divBdr>
    </w:div>
    <w:div w:id="1686856867">
      <w:bodyDiv w:val="1"/>
      <w:marLeft w:val="0"/>
      <w:marRight w:val="0"/>
      <w:marTop w:val="0"/>
      <w:marBottom w:val="0"/>
      <w:divBdr>
        <w:top w:val="none" w:sz="0" w:space="0" w:color="auto"/>
        <w:left w:val="none" w:sz="0" w:space="0" w:color="auto"/>
        <w:bottom w:val="none" w:sz="0" w:space="0" w:color="auto"/>
        <w:right w:val="none" w:sz="0" w:space="0" w:color="auto"/>
      </w:divBdr>
    </w:div>
    <w:div w:id="1686907787">
      <w:bodyDiv w:val="1"/>
      <w:marLeft w:val="0"/>
      <w:marRight w:val="0"/>
      <w:marTop w:val="0"/>
      <w:marBottom w:val="0"/>
      <w:divBdr>
        <w:top w:val="none" w:sz="0" w:space="0" w:color="auto"/>
        <w:left w:val="none" w:sz="0" w:space="0" w:color="auto"/>
        <w:bottom w:val="none" w:sz="0" w:space="0" w:color="auto"/>
        <w:right w:val="none" w:sz="0" w:space="0" w:color="auto"/>
      </w:divBdr>
    </w:div>
    <w:div w:id="1687244974">
      <w:bodyDiv w:val="1"/>
      <w:marLeft w:val="0"/>
      <w:marRight w:val="0"/>
      <w:marTop w:val="0"/>
      <w:marBottom w:val="0"/>
      <w:divBdr>
        <w:top w:val="none" w:sz="0" w:space="0" w:color="auto"/>
        <w:left w:val="none" w:sz="0" w:space="0" w:color="auto"/>
        <w:bottom w:val="none" w:sz="0" w:space="0" w:color="auto"/>
        <w:right w:val="none" w:sz="0" w:space="0" w:color="auto"/>
      </w:divBdr>
    </w:div>
    <w:div w:id="1687290344">
      <w:bodyDiv w:val="1"/>
      <w:marLeft w:val="0"/>
      <w:marRight w:val="0"/>
      <w:marTop w:val="0"/>
      <w:marBottom w:val="0"/>
      <w:divBdr>
        <w:top w:val="none" w:sz="0" w:space="0" w:color="auto"/>
        <w:left w:val="none" w:sz="0" w:space="0" w:color="auto"/>
        <w:bottom w:val="none" w:sz="0" w:space="0" w:color="auto"/>
        <w:right w:val="none" w:sz="0" w:space="0" w:color="auto"/>
      </w:divBdr>
    </w:div>
    <w:div w:id="1687369209">
      <w:bodyDiv w:val="1"/>
      <w:marLeft w:val="0"/>
      <w:marRight w:val="0"/>
      <w:marTop w:val="0"/>
      <w:marBottom w:val="0"/>
      <w:divBdr>
        <w:top w:val="none" w:sz="0" w:space="0" w:color="auto"/>
        <w:left w:val="none" w:sz="0" w:space="0" w:color="auto"/>
        <w:bottom w:val="none" w:sz="0" w:space="0" w:color="auto"/>
        <w:right w:val="none" w:sz="0" w:space="0" w:color="auto"/>
      </w:divBdr>
    </w:div>
    <w:div w:id="1687488387">
      <w:bodyDiv w:val="1"/>
      <w:marLeft w:val="0"/>
      <w:marRight w:val="0"/>
      <w:marTop w:val="0"/>
      <w:marBottom w:val="0"/>
      <w:divBdr>
        <w:top w:val="none" w:sz="0" w:space="0" w:color="auto"/>
        <w:left w:val="none" w:sz="0" w:space="0" w:color="auto"/>
        <w:bottom w:val="none" w:sz="0" w:space="0" w:color="auto"/>
        <w:right w:val="none" w:sz="0" w:space="0" w:color="auto"/>
      </w:divBdr>
    </w:div>
    <w:div w:id="1687514858">
      <w:bodyDiv w:val="1"/>
      <w:marLeft w:val="0"/>
      <w:marRight w:val="0"/>
      <w:marTop w:val="0"/>
      <w:marBottom w:val="0"/>
      <w:divBdr>
        <w:top w:val="none" w:sz="0" w:space="0" w:color="auto"/>
        <w:left w:val="none" w:sz="0" w:space="0" w:color="auto"/>
        <w:bottom w:val="none" w:sz="0" w:space="0" w:color="auto"/>
        <w:right w:val="none" w:sz="0" w:space="0" w:color="auto"/>
      </w:divBdr>
    </w:div>
    <w:div w:id="1687825952">
      <w:bodyDiv w:val="1"/>
      <w:marLeft w:val="0"/>
      <w:marRight w:val="0"/>
      <w:marTop w:val="0"/>
      <w:marBottom w:val="0"/>
      <w:divBdr>
        <w:top w:val="none" w:sz="0" w:space="0" w:color="auto"/>
        <w:left w:val="none" w:sz="0" w:space="0" w:color="auto"/>
        <w:bottom w:val="none" w:sz="0" w:space="0" w:color="auto"/>
        <w:right w:val="none" w:sz="0" w:space="0" w:color="auto"/>
      </w:divBdr>
    </w:div>
    <w:div w:id="1688024546">
      <w:bodyDiv w:val="1"/>
      <w:marLeft w:val="0"/>
      <w:marRight w:val="0"/>
      <w:marTop w:val="0"/>
      <w:marBottom w:val="0"/>
      <w:divBdr>
        <w:top w:val="none" w:sz="0" w:space="0" w:color="auto"/>
        <w:left w:val="none" w:sz="0" w:space="0" w:color="auto"/>
        <w:bottom w:val="none" w:sz="0" w:space="0" w:color="auto"/>
        <w:right w:val="none" w:sz="0" w:space="0" w:color="auto"/>
      </w:divBdr>
    </w:div>
    <w:div w:id="1688171649">
      <w:bodyDiv w:val="1"/>
      <w:marLeft w:val="0"/>
      <w:marRight w:val="0"/>
      <w:marTop w:val="0"/>
      <w:marBottom w:val="0"/>
      <w:divBdr>
        <w:top w:val="none" w:sz="0" w:space="0" w:color="auto"/>
        <w:left w:val="none" w:sz="0" w:space="0" w:color="auto"/>
        <w:bottom w:val="none" w:sz="0" w:space="0" w:color="auto"/>
        <w:right w:val="none" w:sz="0" w:space="0" w:color="auto"/>
      </w:divBdr>
    </w:div>
    <w:div w:id="1688212339">
      <w:bodyDiv w:val="1"/>
      <w:marLeft w:val="0"/>
      <w:marRight w:val="0"/>
      <w:marTop w:val="0"/>
      <w:marBottom w:val="0"/>
      <w:divBdr>
        <w:top w:val="none" w:sz="0" w:space="0" w:color="auto"/>
        <w:left w:val="none" w:sz="0" w:space="0" w:color="auto"/>
        <w:bottom w:val="none" w:sz="0" w:space="0" w:color="auto"/>
        <w:right w:val="none" w:sz="0" w:space="0" w:color="auto"/>
      </w:divBdr>
    </w:div>
    <w:div w:id="1688604687">
      <w:bodyDiv w:val="1"/>
      <w:marLeft w:val="0"/>
      <w:marRight w:val="0"/>
      <w:marTop w:val="0"/>
      <w:marBottom w:val="0"/>
      <w:divBdr>
        <w:top w:val="none" w:sz="0" w:space="0" w:color="auto"/>
        <w:left w:val="none" w:sz="0" w:space="0" w:color="auto"/>
        <w:bottom w:val="none" w:sz="0" w:space="0" w:color="auto"/>
        <w:right w:val="none" w:sz="0" w:space="0" w:color="auto"/>
      </w:divBdr>
    </w:div>
    <w:div w:id="1688823030">
      <w:bodyDiv w:val="1"/>
      <w:marLeft w:val="0"/>
      <w:marRight w:val="0"/>
      <w:marTop w:val="0"/>
      <w:marBottom w:val="0"/>
      <w:divBdr>
        <w:top w:val="none" w:sz="0" w:space="0" w:color="auto"/>
        <w:left w:val="none" w:sz="0" w:space="0" w:color="auto"/>
        <w:bottom w:val="none" w:sz="0" w:space="0" w:color="auto"/>
        <w:right w:val="none" w:sz="0" w:space="0" w:color="auto"/>
      </w:divBdr>
    </w:div>
    <w:div w:id="1688941463">
      <w:bodyDiv w:val="1"/>
      <w:marLeft w:val="0"/>
      <w:marRight w:val="0"/>
      <w:marTop w:val="0"/>
      <w:marBottom w:val="0"/>
      <w:divBdr>
        <w:top w:val="none" w:sz="0" w:space="0" w:color="auto"/>
        <w:left w:val="none" w:sz="0" w:space="0" w:color="auto"/>
        <w:bottom w:val="none" w:sz="0" w:space="0" w:color="auto"/>
        <w:right w:val="none" w:sz="0" w:space="0" w:color="auto"/>
      </w:divBdr>
    </w:div>
    <w:div w:id="1688944118">
      <w:bodyDiv w:val="1"/>
      <w:marLeft w:val="0"/>
      <w:marRight w:val="0"/>
      <w:marTop w:val="0"/>
      <w:marBottom w:val="0"/>
      <w:divBdr>
        <w:top w:val="none" w:sz="0" w:space="0" w:color="auto"/>
        <w:left w:val="none" w:sz="0" w:space="0" w:color="auto"/>
        <w:bottom w:val="none" w:sz="0" w:space="0" w:color="auto"/>
        <w:right w:val="none" w:sz="0" w:space="0" w:color="auto"/>
      </w:divBdr>
    </w:div>
    <w:div w:id="1688946552">
      <w:bodyDiv w:val="1"/>
      <w:marLeft w:val="0"/>
      <w:marRight w:val="0"/>
      <w:marTop w:val="0"/>
      <w:marBottom w:val="0"/>
      <w:divBdr>
        <w:top w:val="none" w:sz="0" w:space="0" w:color="auto"/>
        <w:left w:val="none" w:sz="0" w:space="0" w:color="auto"/>
        <w:bottom w:val="none" w:sz="0" w:space="0" w:color="auto"/>
        <w:right w:val="none" w:sz="0" w:space="0" w:color="auto"/>
      </w:divBdr>
    </w:div>
    <w:div w:id="1689216363">
      <w:bodyDiv w:val="1"/>
      <w:marLeft w:val="0"/>
      <w:marRight w:val="0"/>
      <w:marTop w:val="0"/>
      <w:marBottom w:val="0"/>
      <w:divBdr>
        <w:top w:val="none" w:sz="0" w:space="0" w:color="auto"/>
        <w:left w:val="none" w:sz="0" w:space="0" w:color="auto"/>
        <w:bottom w:val="none" w:sz="0" w:space="0" w:color="auto"/>
        <w:right w:val="none" w:sz="0" w:space="0" w:color="auto"/>
      </w:divBdr>
    </w:div>
    <w:div w:id="1689216802">
      <w:bodyDiv w:val="1"/>
      <w:marLeft w:val="0"/>
      <w:marRight w:val="0"/>
      <w:marTop w:val="0"/>
      <w:marBottom w:val="0"/>
      <w:divBdr>
        <w:top w:val="none" w:sz="0" w:space="0" w:color="auto"/>
        <w:left w:val="none" w:sz="0" w:space="0" w:color="auto"/>
        <w:bottom w:val="none" w:sz="0" w:space="0" w:color="auto"/>
        <w:right w:val="none" w:sz="0" w:space="0" w:color="auto"/>
      </w:divBdr>
    </w:div>
    <w:div w:id="1689408532">
      <w:bodyDiv w:val="1"/>
      <w:marLeft w:val="0"/>
      <w:marRight w:val="0"/>
      <w:marTop w:val="0"/>
      <w:marBottom w:val="0"/>
      <w:divBdr>
        <w:top w:val="none" w:sz="0" w:space="0" w:color="auto"/>
        <w:left w:val="none" w:sz="0" w:space="0" w:color="auto"/>
        <w:bottom w:val="none" w:sz="0" w:space="0" w:color="auto"/>
        <w:right w:val="none" w:sz="0" w:space="0" w:color="auto"/>
      </w:divBdr>
    </w:div>
    <w:div w:id="1689484524">
      <w:bodyDiv w:val="1"/>
      <w:marLeft w:val="0"/>
      <w:marRight w:val="0"/>
      <w:marTop w:val="0"/>
      <w:marBottom w:val="0"/>
      <w:divBdr>
        <w:top w:val="none" w:sz="0" w:space="0" w:color="auto"/>
        <w:left w:val="none" w:sz="0" w:space="0" w:color="auto"/>
        <w:bottom w:val="none" w:sz="0" w:space="0" w:color="auto"/>
        <w:right w:val="none" w:sz="0" w:space="0" w:color="auto"/>
      </w:divBdr>
    </w:div>
    <w:div w:id="1689525145">
      <w:bodyDiv w:val="1"/>
      <w:marLeft w:val="0"/>
      <w:marRight w:val="0"/>
      <w:marTop w:val="0"/>
      <w:marBottom w:val="0"/>
      <w:divBdr>
        <w:top w:val="none" w:sz="0" w:space="0" w:color="auto"/>
        <w:left w:val="none" w:sz="0" w:space="0" w:color="auto"/>
        <w:bottom w:val="none" w:sz="0" w:space="0" w:color="auto"/>
        <w:right w:val="none" w:sz="0" w:space="0" w:color="auto"/>
      </w:divBdr>
    </w:div>
    <w:div w:id="1689597430">
      <w:bodyDiv w:val="1"/>
      <w:marLeft w:val="0"/>
      <w:marRight w:val="0"/>
      <w:marTop w:val="0"/>
      <w:marBottom w:val="0"/>
      <w:divBdr>
        <w:top w:val="none" w:sz="0" w:space="0" w:color="auto"/>
        <w:left w:val="none" w:sz="0" w:space="0" w:color="auto"/>
        <w:bottom w:val="none" w:sz="0" w:space="0" w:color="auto"/>
        <w:right w:val="none" w:sz="0" w:space="0" w:color="auto"/>
      </w:divBdr>
    </w:div>
    <w:div w:id="1689603876">
      <w:bodyDiv w:val="1"/>
      <w:marLeft w:val="0"/>
      <w:marRight w:val="0"/>
      <w:marTop w:val="0"/>
      <w:marBottom w:val="0"/>
      <w:divBdr>
        <w:top w:val="none" w:sz="0" w:space="0" w:color="auto"/>
        <w:left w:val="none" w:sz="0" w:space="0" w:color="auto"/>
        <w:bottom w:val="none" w:sz="0" w:space="0" w:color="auto"/>
        <w:right w:val="none" w:sz="0" w:space="0" w:color="auto"/>
      </w:divBdr>
    </w:div>
    <w:div w:id="1689721502">
      <w:bodyDiv w:val="1"/>
      <w:marLeft w:val="0"/>
      <w:marRight w:val="0"/>
      <w:marTop w:val="0"/>
      <w:marBottom w:val="0"/>
      <w:divBdr>
        <w:top w:val="none" w:sz="0" w:space="0" w:color="auto"/>
        <w:left w:val="none" w:sz="0" w:space="0" w:color="auto"/>
        <w:bottom w:val="none" w:sz="0" w:space="0" w:color="auto"/>
        <w:right w:val="none" w:sz="0" w:space="0" w:color="auto"/>
      </w:divBdr>
    </w:div>
    <w:div w:id="1689794441">
      <w:bodyDiv w:val="1"/>
      <w:marLeft w:val="0"/>
      <w:marRight w:val="0"/>
      <w:marTop w:val="0"/>
      <w:marBottom w:val="0"/>
      <w:divBdr>
        <w:top w:val="none" w:sz="0" w:space="0" w:color="auto"/>
        <w:left w:val="none" w:sz="0" w:space="0" w:color="auto"/>
        <w:bottom w:val="none" w:sz="0" w:space="0" w:color="auto"/>
        <w:right w:val="none" w:sz="0" w:space="0" w:color="auto"/>
      </w:divBdr>
    </w:div>
    <w:div w:id="1690788253">
      <w:bodyDiv w:val="1"/>
      <w:marLeft w:val="0"/>
      <w:marRight w:val="0"/>
      <w:marTop w:val="0"/>
      <w:marBottom w:val="0"/>
      <w:divBdr>
        <w:top w:val="none" w:sz="0" w:space="0" w:color="auto"/>
        <w:left w:val="none" w:sz="0" w:space="0" w:color="auto"/>
        <w:bottom w:val="none" w:sz="0" w:space="0" w:color="auto"/>
        <w:right w:val="none" w:sz="0" w:space="0" w:color="auto"/>
      </w:divBdr>
    </w:div>
    <w:div w:id="1691488910">
      <w:bodyDiv w:val="1"/>
      <w:marLeft w:val="0"/>
      <w:marRight w:val="0"/>
      <w:marTop w:val="0"/>
      <w:marBottom w:val="0"/>
      <w:divBdr>
        <w:top w:val="none" w:sz="0" w:space="0" w:color="auto"/>
        <w:left w:val="none" w:sz="0" w:space="0" w:color="auto"/>
        <w:bottom w:val="none" w:sz="0" w:space="0" w:color="auto"/>
        <w:right w:val="none" w:sz="0" w:space="0" w:color="auto"/>
      </w:divBdr>
    </w:div>
    <w:div w:id="1691489218">
      <w:bodyDiv w:val="1"/>
      <w:marLeft w:val="0"/>
      <w:marRight w:val="0"/>
      <w:marTop w:val="0"/>
      <w:marBottom w:val="0"/>
      <w:divBdr>
        <w:top w:val="none" w:sz="0" w:space="0" w:color="auto"/>
        <w:left w:val="none" w:sz="0" w:space="0" w:color="auto"/>
        <w:bottom w:val="none" w:sz="0" w:space="0" w:color="auto"/>
        <w:right w:val="none" w:sz="0" w:space="0" w:color="auto"/>
      </w:divBdr>
    </w:div>
    <w:div w:id="1692105540">
      <w:bodyDiv w:val="1"/>
      <w:marLeft w:val="0"/>
      <w:marRight w:val="0"/>
      <w:marTop w:val="0"/>
      <w:marBottom w:val="0"/>
      <w:divBdr>
        <w:top w:val="none" w:sz="0" w:space="0" w:color="auto"/>
        <w:left w:val="none" w:sz="0" w:space="0" w:color="auto"/>
        <w:bottom w:val="none" w:sz="0" w:space="0" w:color="auto"/>
        <w:right w:val="none" w:sz="0" w:space="0" w:color="auto"/>
      </w:divBdr>
    </w:div>
    <w:div w:id="1692149422">
      <w:bodyDiv w:val="1"/>
      <w:marLeft w:val="0"/>
      <w:marRight w:val="0"/>
      <w:marTop w:val="0"/>
      <w:marBottom w:val="0"/>
      <w:divBdr>
        <w:top w:val="none" w:sz="0" w:space="0" w:color="auto"/>
        <w:left w:val="none" w:sz="0" w:space="0" w:color="auto"/>
        <w:bottom w:val="none" w:sz="0" w:space="0" w:color="auto"/>
        <w:right w:val="none" w:sz="0" w:space="0" w:color="auto"/>
      </w:divBdr>
    </w:div>
    <w:div w:id="1692222227">
      <w:bodyDiv w:val="1"/>
      <w:marLeft w:val="0"/>
      <w:marRight w:val="0"/>
      <w:marTop w:val="0"/>
      <w:marBottom w:val="0"/>
      <w:divBdr>
        <w:top w:val="none" w:sz="0" w:space="0" w:color="auto"/>
        <w:left w:val="none" w:sz="0" w:space="0" w:color="auto"/>
        <w:bottom w:val="none" w:sz="0" w:space="0" w:color="auto"/>
        <w:right w:val="none" w:sz="0" w:space="0" w:color="auto"/>
      </w:divBdr>
    </w:div>
    <w:div w:id="1692368109">
      <w:bodyDiv w:val="1"/>
      <w:marLeft w:val="0"/>
      <w:marRight w:val="0"/>
      <w:marTop w:val="0"/>
      <w:marBottom w:val="0"/>
      <w:divBdr>
        <w:top w:val="none" w:sz="0" w:space="0" w:color="auto"/>
        <w:left w:val="none" w:sz="0" w:space="0" w:color="auto"/>
        <w:bottom w:val="none" w:sz="0" w:space="0" w:color="auto"/>
        <w:right w:val="none" w:sz="0" w:space="0" w:color="auto"/>
      </w:divBdr>
    </w:div>
    <w:div w:id="1692414325">
      <w:bodyDiv w:val="1"/>
      <w:marLeft w:val="0"/>
      <w:marRight w:val="0"/>
      <w:marTop w:val="0"/>
      <w:marBottom w:val="0"/>
      <w:divBdr>
        <w:top w:val="none" w:sz="0" w:space="0" w:color="auto"/>
        <w:left w:val="none" w:sz="0" w:space="0" w:color="auto"/>
        <w:bottom w:val="none" w:sz="0" w:space="0" w:color="auto"/>
        <w:right w:val="none" w:sz="0" w:space="0" w:color="auto"/>
      </w:divBdr>
    </w:div>
    <w:div w:id="1692417362">
      <w:bodyDiv w:val="1"/>
      <w:marLeft w:val="0"/>
      <w:marRight w:val="0"/>
      <w:marTop w:val="0"/>
      <w:marBottom w:val="0"/>
      <w:divBdr>
        <w:top w:val="none" w:sz="0" w:space="0" w:color="auto"/>
        <w:left w:val="none" w:sz="0" w:space="0" w:color="auto"/>
        <w:bottom w:val="none" w:sz="0" w:space="0" w:color="auto"/>
        <w:right w:val="none" w:sz="0" w:space="0" w:color="auto"/>
      </w:divBdr>
    </w:div>
    <w:div w:id="1692492233">
      <w:bodyDiv w:val="1"/>
      <w:marLeft w:val="0"/>
      <w:marRight w:val="0"/>
      <w:marTop w:val="0"/>
      <w:marBottom w:val="0"/>
      <w:divBdr>
        <w:top w:val="none" w:sz="0" w:space="0" w:color="auto"/>
        <w:left w:val="none" w:sz="0" w:space="0" w:color="auto"/>
        <w:bottom w:val="none" w:sz="0" w:space="0" w:color="auto"/>
        <w:right w:val="none" w:sz="0" w:space="0" w:color="auto"/>
      </w:divBdr>
    </w:div>
    <w:div w:id="1692494273">
      <w:bodyDiv w:val="1"/>
      <w:marLeft w:val="0"/>
      <w:marRight w:val="0"/>
      <w:marTop w:val="0"/>
      <w:marBottom w:val="0"/>
      <w:divBdr>
        <w:top w:val="none" w:sz="0" w:space="0" w:color="auto"/>
        <w:left w:val="none" w:sz="0" w:space="0" w:color="auto"/>
        <w:bottom w:val="none" w:sz="0" w:space="0" w:color="auto"/>
        <w:right w:val="none" w:sz="0" w:space="0" w:color="auto"/>
      </w:divBdr>
    </w:div>
    <w:div w:id="1693218374">
      <w:bodyDiv w:val="1"/>
      <w:marLeft w:val="0"/>
      <w:marRight w:val="0"/>
      <w:marTop w:val="0"/>
      <w:marBottom w:val="0"/>
      <w:divBdr>
        <w:top w:val="none" w:sz="0" w:space="0" w:color="auto"/>
        <w:left w:val="none" w:sz="0" w:space="0" w:color="auto"/>
        <w:bottom w:val="none" w:sz="0" w:space="0" w:color="auto"/>
        <w:right w:val="none" w:sz="0" w:space="0" w:color="auto"/>
      </w:divBdr>
    </w:div>
    <w:div w:id="1693720620">
      <w:bodyDiv w:val="1"/>
      <w:marLeft w:val="0"/>
      <w:marRight w:val="0"/>
      <w:marTop w:val="0"/>
      <w:marBottom w:val="0"/>
      <w:divBdr>
        <w:top w:val="none" w:sz="0" w:space="0" w:color="auto"/>
        <w:left w:val="none" w:sz="0" w:space="0" w:color="auto"/>
        <w:bottom w:val="none" w:sz="0" w:space="0" w:color="auto"/>
        <w:right w:val="none" w:sz="0" w:space="0" w:color="auto"/>
      </w:divBdr>
    </w:div>
    <w:div w:id="1693847187">
      <w:bodyDiv w:val="1"/>
      <w:marLeft w:val="0"/>
      <w:marRight w:val="0"/>
      <w:marTop w:val="0"/>
      <w:marBottom w:val="0"/>
      <w:divBdr>
        <w:top w:val="none" w:sz="0" w:space="0" w:color="auto"/>
        <w:left w:val="none" w:sz="0" w:space="0" w:color="auto"/>
        <w:bottom w:val="none" w:sz="0" w:space="0" w:color="auto"/>
        <w:right w:val="none" w:sz="0" w:space="0" w:color="auto"/>
      </w:divBdr>
    </w:div>
    <w:div w:id="1693875147">
      <w:bodyDiv w:val="1"/>
      <w:marLeft w:val="0"/>
      <w:marRight w:val="0"/>
      <w:marTop w:val="0"/>
      <w:marBottom w:val="0"/>
      <w:divBdr>
        <w:top w:val="none" w:sz="0" w:space="0" w:color="auto"/>
        <w:left w:val="none" w:sz="0" w:space="0" w:color="auto"/>
        <w:bottom w:val="none" w:sz="0" w:space="0" w:color="auto"/>
        <w:right w:val="none" w:sz="0" w:space="0" w:color="auto"/>
      </w:divBdr>
    </w:div>
    <w:div w:id="1694111088">
      <w:bodyDiv w:val="1"/>
      <w:marLeft w:val="0"/>
      <w:marRight w:val="0"/>
      <w:marTop w:val="0"/>
      <w:marBottom w:val="0"/>
      <w:divBdr>
        <w:top w:val="none" w:sz="0" w:space="0" w:color="auto"/>
        <w:left w:val="none" w:sz="0" w:space="0" w:color="auto"/>
        <w:bottom w:val="none" w:sz="0" w:space="0" w:color="auto"/>
        <w:right w:val="none" w:sz="0" w:space="0" w:color="auto"/>
      </w:divBdr>
    </w:div>
    <w:div w:id="1694112748">
      <w:bodyDiv w:val="1"/>
      <w:marLeft w:val="0"/>
      <w:marRight w:val="0"/>
      <w:marTop w:val="0"/>
      <w:marBottom w:val="0"/>
      <w:divBdr>
        <w:top w:val="none" w:sz="0" w:space="0" w:color="auto"/>
        <w:left w:val="none" w:sz="0" w:space="0" w:color="auto"/>
        <w:bottom w:val="none" w:sz="0" w:space="0" w:color="auto"/>
        <w:right w:val="none" w:sz="0" w:space="0" w:color="auto"/>
      </w:divBdr>
    </w:div>
    <w:div w:id="1694265129">
      <w:bodyDiv w:val="1"/>
      <w:marLeft w:val="0"/>
      <w:marRight w:val="0"/>
      <w:marTop w:val="0"/>
      <w:marBottom w:val="0"/>
      <w:divBdr>
        <w:top w:val="none" w:sz="0" w:space="0" w:color="auto"/>
        <w:left w:val="none" w:sz="0" w:space="0" w:color="auto"/>
        <w:bottom w:val="none" w:sz="0" w:space="0" w:color="auto"/>
        <w:right w:val="none" w:sz="0" w:space="0" w:color="auto"/>
      </w:divBdr>
    </w:div>
    <w:div w:id="1694302910">
      <w:bodyDiv w:val="1"/>
      <w:marLeft w:val="0"/>
      <w:marRight w:val="0"/>
      <w:marTop w:val="0"/>
      <w:marBottom w:val="0"/>
      <w:divBdr>
        <w:top w:val="none" w:sz="0" w:space="0" w:color="auto"/>
        <w:left w:val="none" w:sz="0" w:space="0" w:color="auto"/>
        <w:bottom w:val="none" w:sz="0" w:space="0" w:color="auto"/>
        <w:right w:val="none" w:sz="0" w:space="0" w:color="auto"/>
      </w:divBdr>
    </w:div>
    <w:div w:id="1694382909">
      <w:bodyDiv w:val="1"/>
      <w:marLeft w:val="0"/>
      <w:marRight w:val="0"/>
      <w:marTop w:val="0"/>
      <w:marBottom w:val="0"/>
      <w:divBdr>
        <w:top w:val="none" w:sz="0" w:space="0" w:color="auto"/>
        <w:left w:val="none" w:sz="0" w:space="0" w:color="auto"/>
        <w:bottom w:val="none" w:sz="0" w:space="0" w:color="auto"/>
        <w:right w:val="none" w:sz="0" w:space="0" w:color="auto"/>
      </w:divBdr>
    </w:div>
    <w:div w:id="1694383318">
      <w:bodyDiv w:val="1"/>
      <w:marLeft w:val="0"/>
      <w:marRight w:val="0"/>
      <w:marTop w:val="0"/>
      <w:marBottom w:val="0"/>
      <w:divBdr>
        <w:top w:val="none" w:sz="0" w:space="0" w:color="auto"/>
        <w:left w:val="none" w:sz="0" w:space="0" w:color="auto"/>
        <w:bottom w:val="none" w:sz="0" w:space="0" w:color="auto"/>
        <w:right w:val="none" w:sz="0" w:space="0" w:color="auto"/>
      </w:divBdr>
    </w:div>
    <w:div w:id="1694383718">
      <w:bodyDiv w:val="1"/>
      <w:marLeft w:val="0"/>
      <w:marRight w:val="0"/>
      <w:marTop w:val="0"/>
      <w:marBottom w:val="0"/>
      <w:divBdr>
        <w:top w:val="none" w:sz="0" w:space="0" w:color="auto"/>
        <w:left w:val="none" w:sz="0" w:space="0" w:color="auto"/>
        <w:bottom w:val="none" w:sz="0" w:space="0" w:color="auto"/>
        <w:right w:val="none" w:sz="0" w:space="0" w:color="auto"/>
      </w:divBdr>
    </w:div>
    <w:div w:id="1694526259">
      <w:bodyDiv w:val="1"/>
      <w:marLeft w:val="0"/>
      <w:marRight w:val="0"/>
      <w:marTop w:val="0"/>
      <w:marBottom w:val="0"/>
      <w:divBdr>
        <w:top w:val="none" w:sz="0" w:space="0" w:color="auto"/>
        <w:left w:val="none" w:sz="0" w:space="0" w:color="auto"/>
        <w:bottom w:val="none" w:sz="0" w:space="0" w:color="auto"/>
        <w:right w:val="none" w:sz="0" w:space="0" w:color="auto"/>
      </w:divBdr>
    </w:div>
    <w:div w:id="1694571145">
      <w:bodyDiv w:val="1"/>
      <w:marLeft w:val="0"/>
      <w:marRight w:val="0"/>
      <w:marTop w:val="0"/>
      <w:marBottom w:val="0"/>
      <w:divBdr>
        <w:top w:val="none" w:sz="0" w:space="0" w:color="auto"/>
        <w:left w:val="none" w:sz="0" w:space="0" w:color="auto"/>
        <w:bottom w:val="none" w:sz="0" w:space="0" w:color="auto"/>
        <w:right w:val="none" w:sz="0" w:space="0" w:color="auto"/>
      </w:divBdr>
    </w:div>
    <w:div w:id="1694645095">
      <w:bodyDiv w:val="1"/>
      <w:marLeft w:val="0"/>
      <w:marRight w:val="0"/>
      <w:marTop w:val="0"/>
      <w:marBottom w:val="0"/>
      <w:divBdr>
        <w:top w:val="none" w:sz="0" w:space="0" w:color="auto"/>
        <w:left w:val="none" w:sz="0" w:space="0" w:color="auto"/>
        <w:bottom w:val="none" w:sz="0" w:space="0" w:color="auto"/>
        <w:right w:val="none" w:sz="0" w:space="0" w:color="auto"/>
      </w:divBdr>
    </w:div>
    <w:div w:id="1694645613">
      <w:bodyDiv w:val="1"/>
      <w:marLeft w:val="0"/>
      <w:marRight w:val="0"/>
      <w:marTop w:val="0"/>
      <w:marBottom w:val="0"/>
      <w:divBdr>
        <w:top w:val="none" w:sz="0" w:space="0" w:color="auto"/>
        <w:left w:val="none" w:sz="0" w:space="0" w:color="auto"/>
        <w:bottom w:val="none" w:sz="0" w:space="0" w:color="auto"/>
        <w:right w:val="none" w:sz="0" w:space="0" w:color="auto"/>
      </w:divBdr>
    </w:div>
    <w:div w:id="1694843279">
      <w:bodyDiv w:val="1"/>
      <w:marLeft w:val="0"/>
      <w:marRight w:val="0"/>
      <w:marTop w:val="0"/>
      <w:marBottom w:val="0"/>
      <w:divBdr>
        <w:top w:val="none" w:sz="0" w:space="0" w:color="auto"/>
        <w:left w:val="none" w:sz="0" w:space="0" w:color="auto"/>
        <w:bottom w:val="none" w:sz="0" w:space="0" w:color="auto"/>
        <w:right w:val="none" w:sz="0" w:space="0" w:color="auto"/>
      </w:divBdr>
    </w:div>
    <w:div w:id="1694914584">
      <w:bodyDiv w:val="1"/>
      <w:marLeft w:val="0"/>
      <w:marRight w:val="0"/>
      <w:marTop w:val="0"/>
      <w:marBottom w:val="0"/>
      <w:divBdr>
        <w:top w:val="none" w:sz="0" w:space="0" w:color="auto"/>
        <w:left w:val="none" w:sz="0" w:space="0" w:color="auto"/>
        <w:bottom w:val="none" w:sz="0" w:space="0" w:color="auto"/>
        <w:right w:val="none" w:sz="0" w:space="0" w:color="auto"/>
      </w:divBdr>
    </w:div>
    <w:div w:id="1694922122">
      <w:bodyDiv w:val="1"/>
      <w:marLeft w:val="0"/>
      <w:marRight w:val="0"/>
      <w:marTop w:val="0"/>
      <w:marBottom w:val="0"/>
      <w:divBdr>
        <w:top w:val="none" w:sz="0" w:space="0" w:color="auto"/>
        <w:left w:val="none" w:sz="0" w:space="0" w:color="auto"/>
        <w:bottom w:val="none" w:sz="0" w:space="0" w:color="auto"/>
        <w:right w:val="none" w:sz="0" w:space="0" w:color="auto"/>
      </w:divBdr>
    </w:div>
    <w:div w:id="1694962710">
      <w:bodyDiv w:val="1"/>
      <w:marLeft w:val="0"/>
      <w:marRight w:val="0"/>
      <w:marTop w:val="0"/>
      <w:marBottom w:val="0"/>
      <w:divBdr>
        <w:top w:val="none" w:sz="0" w:space="0" w:color="auto"/>
        <w:left w:val="none" w:sz="0" w:space="0" w:color="auto"/>
        <w:bottom w:val="none" w:sz="0" w:space="0" w:color="auto"/>
        <w:right w:val="none" w:sz="0" w:space="0" w:color="auto"/>
      </w:divBdr>
    </w:div>
    <w:div w:id="1695033099">
      <w:bodyDiv w:val="1"/>
      <w:marLeft w:val="0"/>
      <w:marRight w:val="0"/>
      <w:marTop w:val="0"/>
      <w:marBottom w:val="0"/>
      <w:divBdr>
        <w:top w:val="none" w:sz="0" w:space="0" w:color="auto"/>
        <w:left w:val="none" w:sz="0" w:space="0" w:color="auto"/>
        <w:bottom w:val="none" w:sz="0" w:space="0" w:color="auto"/>
        <w:right w:val="none" w:sz="0" w:space="0" w:color="auto"/>
      </w:divBdr>
    </w:div>
    <w:div w:id="1695301480">
      <w:bodyDiv w:val="1"/>
      <w:marLeft w:val="0"/>
      <w:marRight w:val="0"/>
      <w:marTop w:val="0"/>
      <w:marBottom w:val="0"/>
      <w:divBdr>
        <w:top w:val="none" w:sz="0" w:space="0" w:color="auto"/>
        <w:left w:val="none" w:sz="0" w:space="0" w:color="auto"/>
        <w:bottom w:val="none" w:sz="0" w:space="0" w:color="auto"/>
        <w:right w:val="none" w:sz="0" w:space="0" w:color="auto"/>
      </w:divBdr>
    </w:div>
    <w:div w:id="1695305399">
      <w:bodyDiv w:val="1"/>
      <w:marLeft w:val="0"/>
      <w:marRight w:val="0"/>
      <w:marTop w:val="0"/>
      <w:marBottom w:val="0"/>
      <w:divBdr>
        <w:top w:val="none" w:sz="0" w:space="0" w:color="auto"/>
        <w:left w:val="none" w:sz="0" w:space="0" w:color="auto"/>
        <w:bottom w:val="none" w:sz="0" w:space="0" w:color="auto"/>
        <w:right w:val="none" w:sz="0" w:space="0" w:color="auto"/>
      </w:divBdr>
    </w:div>
    <w:div w:id="1695425547">
      <w:bodyDiv w:val="1"/>
      <w:marLeft w:val="0"/>
      <w:marRight w:val="0"/>
      <w:marTop w:val="0"/>
      <w:marBottom w:val="0"/>
      <w:divBdr>
        <w:top w:val="none" w:sz="0" w:space="0" w:color="auto"/>
        <w:left w:val="none" w:sz="0" w:space="0" w:color="auto"/>
        <w:bottom w:val="none" w:sz="0" w:space="0" w:color="auto"/>
        <w:right w:val="none" w:sz="0" w:space="0" w:color="auto"/>
      </w:divBdr>
    </w:div>
    <w:div w:id="1695494560">
      <w:bodyDiv w:val="1"/>
      <w:marLeft w:val="0"/>
      <w:marRight w:val="0"/>
      <w:marTop w:val="0"/>
      <w:marBottom w:val="0"/>
      <w:divBdr>
        <w:top w:val="none" w:sz="0" w:space="0" w:color="auto"/>
        <w:left w:val="none" w:sz="0" w:space="0" w:color="auto"/>
        <w:bottom w:val="none" w:sz="0" w:space="0" w:color="auto"/>
        <w:right w:val="none" w:sz="0" w:space="0" w:color="auto"/>
      </w:divBdr>
    </w:div>
    <w:div w:id="1695690108">
      <w:bodyDiv w:val="1"/>
      <w:marLeft w:val="0"/>
      <w:marRight w:val="0"/>
      <w:marTop w:val="0"/>
      <w:marBottom w:val="0"/>
      <w:divBdr>
        <w:top w:val="none" w:sz="0" w:space="0" w:color="auto"/>
        <w:left w:val="none" w:sz="0" w:space="0" w:color="auto"/>
        <w:bottom w:val="none" w:sz="0" w:space="0" w:color="auto"/>
        <w:right w:val="none" w:sz="0" w:space="0" w:color="auto"/>
      </w:divBdr>
    </w:div>
    <w:div w:id="1696342287">
      <w:bodyDiv w:val="1"/>
      <w:marLeft w:val="0"/>
      <w:marRight w:val="0"/>
      <w:marTop w:val="0"/>
      <w:marBottom w:val="0"/>
      <w:divBdr>
        <w:top w:val="none" w:sz="0" w:space="0" w:color="auto"/>
        <w:left w:val="none" w:sz="0" w:space="0" w:color="auto"/>
        <w:bottom w:val="none" w:sz="0" w:space="0" w:color="auto"/>
        <w:right w:val="none" w:sz="0" w:space="0" w:color="auto"/>
      </w:divBdr>
    </w:div>
    <w:div w:id="1696691339">
      <w:bodyDiv w:val="1"/>
      <w:marLeft w:val="0"/>
      <w:marRight w:val="0"/>
      <w:marTop w:val="0"/>
      <w:marBottom w:val="0"/>
      <w:divBdr>
        <w:top w:val="none" w:sz="0" w:space="0" w:color="auto"/>
        <w:left w:val="none" w:sz="0" w:space="0" w:color="auto"/>
        <w:bottom w:val="none" w:sz="0" w:space="0" w:color="auto"/>
        <w:right w:val="none" w:sz="0" w:space="0" w:color="auto"/>
      </w:divBdr>
    </w:div>
    <w:div w:id="1697075830">
      <w:bodyDiv w:val="1"/>
      <w:marLeft w:val="0"/>
      <w:marRight w:val="0"/>
      <w:marTop w:val="0"/>
      <w:marBottom w:val="0"/>
      <w:divBdr>
        <w:top w:val="none" w:sz="0" w:space="0" w:color="auto"/>
        <w:left w:val="none" w:sz="0" w:space="0" w:color="auto"/>
        <w:bottom w:val="none" w:sz="0" w:space="0" w:color="auto"/>
        <w:right w:val="none" w:sz="0" w:space="0" w:color="auto"/>
      </w:divBdr>
    </w:div>
    <w:div w:id="1697150799">
      <w:bodyDiv w:val="1"/>
      <w:marLeft w:val="0"/>
      <w:marRight w:val="0"/>
      <w:marTop w:val="0"/>
      <w:marBottom w:val="0"/>
      <w:divBdr>
        <w:top w:val="none" w:sz="0" w:space="0" w:color="auto"/>
        <w:left w:val="none" w:sz="0" w:space="0" w:color="auto"/>
        <w:bottom w:val="none" w:sz="0" w:space="0" w:color="auto"/>
        <w:right w:val="none" w:sz="0" w:space="0" w:color="auto"/>
      </w:divBdr>
    </w:div>
    <w:div w:id="1697463433">
      <w:bodyDiv w:val="1"/>
      <w:marLeft w:val="0"/>
      <w:marRight w:val="0"/>
      <w:marTop w:val="0"/>
      <w:marBottom w:val="0"/>
      <w:divBdr>
        <w:top w:val="none" w:sz="0" w:space="0" w:color="auto"/>
        <w:left w:val="none" w:sz="0" w:space="0" w:color="auto"/>
        <w:bottom w:val="none" w:sz="0" w:space="0" w:color="auto"/>
        <w:right w:val="none" w:sz="0" w:space="0" w:color="auto"/>
      </w:divBdr>
    </w:div>
    <w:div w:id="1697580205">
      <w:bodyDiv w:val="1"/>
      <w:marLeft w:val="0"/>
      <w:marRight w:val="0"/>
      <w:marTop w:val="0"/>
      <w:marBottom w:val="0"/>
      <w:divBdr>
        <w:top w:val="none" w:sz="0" w:space="0" w:color="auto"/>
        <w:left w:val="none" w:sz="0" w:space="0" w:color="auto"/>
        <w:bottom w:val="none" w:sz="0" w:space="0" w:color="auto"/>
        <w:right w:val="none" w:sz="0" w:space="0" w:color="auto"/>
      </w:divBdr>
    </w:div>
    <w:div w:id="1697654302">
      <w:bodyDiv w:val="1"/>
      <w:marLeft w:val="0"/>
      <w:marRight w:val="0"/>
      <w:marTop w:val="0"/>
      <w:marBottom w:val="0"/>
      <w:divBdr>
        <w:top w:val="none" w:sz="0" w:space="0" w:color="auto"/>
        <w:left w:val="none" w:sz="0" w:space="0" w:color="auto"/>
        <w:bottom w:val="none" w:sz="0" w:space="0" w:color="auto"/>
        <w:right w:val="none" w:sz="0" w:space="0" w:color="auto"/>
      </w:divBdr>
    </w:div>
    <w:div w:id="1697733337">
      <w:bodyDiv w:val="1"/>
      <w:marLeft w:val="0"/>
      <w:marRight w:val="0"/>
      <w:marTop w:val="0"/>
      <w:marBottom w:val="0"/>
      <w:divBdr>
        <w:top w:val="none" w:sz="0" w:space="0" w:color="auto"/>
        <w:left w:val="none" w:sz="0" w:space="0" w:color="auto"/>
        <w:bottom w:val="none" w:sz="0" w:space="0" w:color="auto"/>
        <w:right w:val="none" w:sz="0" w:space="0" w:color="auto"/>
      </w:divBdr>
    </w:div>
    <w:div w:id="1697850294">
      <w:bodyDiv w:val="1"/>
      <w:marLeft w:val="0"/>
      <w:marRight w:val="0"/>
      <w:marTop w:val="0"/>
      <w:marBottom w:val="0"/>
      <w:divBdr>
        <w:top w:val="none" w:sz="0" w:space="0" w:color="auto"/>
        <w:left w:val="none" w:sz="0" w:space="0" w:color="auto"/>
        <w:bottom w:val="none" w:sz="0" w:space="0" w:color="auto"/>
        <w:right w:val="none" w:sz="0" w:space="0" w:color="auto"/>
      </w:divBdr>
    </w:div>
    <w:div w:id="1697926380">
      <w:bodyDiv w:val="1"/>
      <w:marLeft w:val="0"/>
      <w:marRight w:val="0"/>
      <w:marTop w:val="0"/>
      <w:marBottom w:val="0"/>
      <w:divBdr>
        <w:top w:val="none" w:sz="0" w:space="0" w:color="auto"/>
        <w:left w:val="none" w:sz="0" w:space="0" w:color="auto"/>
        <w:bottom w:val="none" w:sz="0" w:space="0" w:color="auto"/>
        <w:right w:val="none" w:sz="0" w:space="0" w:color="auto"/>
      </w:divBdr>
    </w:div>
    <w:div w:id="1698117782">
      <w:bodyDiv w:val="1"/>
      <w:marLeft w:val="0"/>
      <w:marRight w:val="0"/>
      <w:marTop w:val="0"/>
      <w:marBottom w:val="0"/>
      <w:divBdr>
        <w:top w:val="none" w:sz="0" w:space="0" w:color="auto"/>
        <w:left w:val="none" w:sz="0" w:space="0" w:color="auto"/>
        <w:bottom w:val="none" w:sz="0" w:space="0" w:color="auto"/>
        <w:right w:val="none" w:sz="0" w:space="0" w:color="auto"/>
      </w:divBdr>
    </w:div>
    <w:div w:id="1698308147">
      <w:bodyDiv w:val="1"/>
      <w:marLeft w:val="0"/>
      <w:marRight w:val="0"/>
      <w:marTop w:val="0"/>
      <w:marBottom w:val="0"/>
      <w:divBdr>
        <w:top w:val="none" w:sz="0" w:space="0" w:color="auto"/>
        <w:left w:val="none" w:sz="0" w:space="0" w:color="auto"/>
        <w:bottom w:val="none" w:sz="0" w:space="0" w:color="auto"/>
        <w:right w:val="none" w:sz="0" w:space="0" w:color="auto"/>
      </w:divBdr>
    </w:div>
    <w:div w:id="1698313092">
      <w:bodyDiv w:val="1"/>
      <w:marLeft w:val="0"/>
      <w:marRight w:val="0"/>
      <w:marTop w:val="0"/>
      <w:marBottom w:val="0"/>
      <w:divBdr>
        <w:top w:val="none" w:sz="0" w:space="0" w:color="auto"/>
        <w:left w:val="none" w:sz="0" w:space="0" w:color="auto"/>
        <w:bottom w:val="none" w:sz="0" w:space="0" w:color="auto"/>
        <w:right w:val="none" w:sz="0" w:space="0" w:color="auto"/>
      </w:divBdr>
    </w:div>
    <w:div w:id="1698390284">
      <w:bodyDiv w:val="1"/>
      <w:marLeft w:val="0"/>
      <w:marRight w:val="0"/>
      <w:marTop w:val="0"/>
      <w:marBottom w:val="0"/>
      <w:divBdr>
        <w:top w:val="none" w:sz="0" w:space="0" w:color="auto"/>
        <w:left w:val="none" w:sz="0" w:space="0" w:color="auto"/>
        <w:bottom w:val="none" w:sz="0" w:space="0" w:color="auto"/>
        <w:right w:val="none" w:sz="0" w:space="0" w:color="auto"/>
      </w:divBdr>
    </w:div>
    <w:div w:id="1698774776">
      <w:bodyDiv w:val="1"/>
      <w:marLeft w:val="0"/>
      <w:marRight w:val="0"/>
      <w:marTop w:val="0"/>
      <w:marBottom w:val="0"/>
      <w:divBdr>
        <w:top w:val="none" w:sz="0" w:space="0" w:color="auto"/>
        <w:left w:val="none" w:sz="0" w:space="0" w:color="auto"/>
        <w:bottom w:val="none" w:sz="0" w:space="0" w:color="auto"/>
        <w:right w:val="none" w:sz="0" w:space="0" w:color="auto"/>
      </w:divBdr>
    </w:div>
    <w:div w:id="1698895754">
      <w:bodyDiv w:val="1"/>
      <w:marLeft w:val="0"/>
      <w:marRight w:val="0"/>
      <w:marTop w:val="0"/>
      <w:marBottom w:val="0"/>
      <w:divBdr>
        <w:top w:val="none" w:sz="0" w:space="0" w:color="auto"/>
        <w:left w:val="none" w:sz="0" w:space="0" w:color="auto"/>
        <w:bottom w:val="none" w:sz="0" w:space="0" w:color="auto"/>
        <w:right w:val="none" w:sz="0" w:space="0" w:color="auto"/>
      </w:divBdr>
    </w:div>
    <w:div w:id="1699816347">
      <w:bodyDiv w:val="1"/>
      <w:marLeft w:val="0"/>
      <w:marRight w:val="0"/>
      <w:marTop w:val="0"/>
      <w:marBottom w:val="0"/>
      <w:divBdr>
        <w:top w:val="none" w:sz="0" w:space="0" w:color="auto"/>
        <w:left w:val="none" w:sz="0" w:space="0" w:color="auto"/>
        <w:bottom w:val="none" w:sz="0" w:space="0" w:color="auto"/>
        <w:right w:val="none" w:sz="0" w:space="0" w:color="auto"/>
      </w:divBdr>
    </w:div>
    <w:div w:id="1700006677">
      <w:bodyDiv w:val="1"/>
      <w:marLeft w:val="0"/>
      <w:marRight w:val="0"/>
      <w:marTop w:val="0"/>
      <w:marBottom w:val="0"/>
      <w:divBdr>
        <w:top w:val="none" w:sz="0" w:space="0" w:color="auto"/>
        <w:left w:val="none" w:sz="0" w:space="0" w:color="auto"/>
        <w:bottom w:val="none" w:sz="0" w:space="0" w:color="auto"/>
        <w:right w:val="none" w:sz="0" w:space="0" w:color="auto"/>
      </w:divBdr>
    </w:div>
    <w:div w:id="1700157736">
      <w:bodyDiv w:val="1"/>
      <w:marLeft w:val="0"/>
      <w:marRight w:val="0"/>
      <w:marTop w:val="0"/>
      <w:marBottom w:val="0"/>
      <w:divBdr>
        <w:top w:val="none" w:sz="0" w:space="0" w:color="auto"/>
        <w:left w:val="none" w:sz="0" w:space="0" w:color="auto"/>
        <w:bottom w:val="none" w:sz="0" w:space="0" w:color="auto"/>
        <w:right w:val="none" w:sz="0" w:space="0" w:color="auto"/>
      </w:divBdr>
    </w:div>
    <w:div w:id="1700549883">
      <w:bodyDiv w:val="1"/>
      <w:marLeft w:val="0"/>
      <w:marRight w:val="0"/>
      <w:marTop w:val="0"/>
      <w:marBottom w:val="0"/>
      <w:divBdr>
        <w:top w:val="none" w:sz="0" w:space="0" w:color="auto"/>
        <w:left w:val="none" w:sz="0" w:space="0" w:color="auto"/>
        <w:bottom w:val="none" w:sz="0" w:space="0" w:color="auto"/>
        <w:right w:val="none" w:sz="0" w:space="0" w:color="auto"/>
      </w:divBdr>
    </w:div>
    <w:div w:id="1700625946">
      <w:bodyDiv w:val="1"/>
      <w:marLeft w:val="0"/>
      <w:marRight w:val="0"/>
      <w:marTop w:val="0"/>
      <w:marBottom w:val="0"/>
      <w:divBdr>
        <w:top w:val="none" w:sz="0" w:space="0" w:color="auto"/>
        <w:left w:val="none" w:sz="0" w:space="0" w:color="auto"/>
        <w:bottom w:val="none" w:sz="0" w:space="0" w:color="auto"/>
        <w:right w:val="none" w:sz="0" w:space="0" w:color="auto"/>
      </w:divBdr>
    </w:div>
    <w:div w:id="1700668357">
      <w:bodyDiv w:val="1"/>
      <w:marLeft w:val="0"/>
      <w:marRight w:val="0"/>
      <w:marTop w:val="0"/>
      <w:marBottom w:val="0"/>
      <w:divBdr>
        <w:top w:val="none" w:sz="0" w:space="0" w:color="auto"/>
        <w:left w:val="none" w:sz="0" w:space="0" w:color="auto"/>
        <w:bottom w:val="none" w:sz="0" w:space="0" w:color="auto"/>
        <w:right w:val="none" w:sz="0" w:space="0" w:color="auto"/>
      </w:divBdr>
    </w:div>
    <w:div w:id="1701006350">
      <w:bodyDiv w:val="1"/>
      <w:marLeft w:val="0"/>
      <w:marRight w:val="0"/>
      <w:marTop w:val="0"/>
      <w:marBottom w:val="0"/>
      <w:divBdr>
        <w:top w:val="none" w:sz="0" w:space="0" w:color="auto"/>
        <w:left w:val="none" w:sz="0" w:space="0" w:color="auto"/>
        <w:bottom w:val="none" w:sz="0" w:space="0" w:color="auto"/>
        <w:right w:val="none" w:sz="0" w:space="0" w:color="auto"/>
      </w:divBdr>
    </w:div>
    <w:div w:id="1701008775">
      <w:bodyDiv w:val="1"/>
      <w:marLeft w:val="0"/>
      <w:marRight w:val="0"/>
      <w:marTop w:val="0"/>
      <w:marBottom w:val="0"/>
      <w:divBdr>
        <w:top w:val="none" w:sz="0" w:space="0" w:color="auto"/>
        <w:left w:val="none" w:sz="0" w:space="0" w:color="auto"/>
        <w:bottom w:val="none" w:sz="0" w:space="0" w:color="auto"/>
        <w:right w:val="none" w:sz="0" w:space="0" w:color="auto"/>
      </w:divBdr>
    </w:div>
    <w:div w:id="1701128150">
      <w:bodyDiv w:val="1"/>
      <w:marLeft w:val="0"/>
      <w:marRight w:val="0"/>
      <w:marTop w:val="0"/>
      <w:marBottom w:val="0"/>
      <w:divBdr>
        <w:top w:val="none" w:sz="0" w:space="0" w:color="auto"/>
        <w:left w:val="none" w:sz="0" w:space="0" w:color="auto"/>
        <w:bottom w:val="none" w:sz="0" w:space="0" w:color="auto"/>
        <w:right w:val="none" w:sz="0" w:space="0" w:color="auto"/>
      </w:divBdr>
    </w:div>
    <w:div w:id="1701200098">
      <w:bodyDiv w:val="1"/>
      <w:marLeft w:val="0"/>
      <w:marRight w:val="0"/>
      <w:marTop w:val="0"/>
      <w:marBottom w:val="0"/>
      <w:divBdr>
        <w:top w:val="none" w:sz="0" w:space="0" w:color="auto"/>
        <w:left w:val="none" w:sz="0" w:space="0" w:color="auto"/>
        <w:bottom w:val="none" w:sz="0" w:space="0" w:color="auto"/>
        <w:right w:val="none" w:sz="0" w:space="0" w:color="auto"/>
      </w:divBdr>
    </w:div>
    <w:div w:id="1701200173">
      <w:bodyDiv w:val="1"/>
      <w:marLeft w:val="0"/>
      <w:marRight w:val="0"/>
      <w:marTop w:val="0"/>
      <w:marBottom w:val="0"/>
      <w:divBdr>
        <w:top w:val="none" w:sz="0" w:space="0" w:color="auto"/>
        <w:left w:val="none" w:sz="0" w:space="0" w:color="auto"/>
        <w:bottom w:val="none" w:sz="0" w:space="0" w:color="auto"/>
        <w:right w:val="none" w:sz="0" w:space="0" w:color="auto"/>
      </w:divBdr>
    </w:div>
    <w:div w:id="1701276772">
      <w:bodyDiv w:val="1"/>
      <w:marLeft w:val="0"/>
      <w:marRight w:val="0"/>
      <w:marTop w:val="0"/>
      <w:marBottom w:val="0"/>
      <w:divBdr>
        <w:top w:val="none" w:sz="0" w:space="0" w:color="auto"/>
        <w:left w:val="none" w:sz="0" w:space="0" w:color="auto"/>
        <w:bottom w:val="none" w:sz="0" w:space="0" w:color="auto"/>
        <w:right w:val="none" w:sz="0" w:space="0" w:color="auto"/>
      </w:divBdr>
    </w:div>
    <w:div w:id="1701279592">
      <w:bodyDiv w:val="1"/>
      <w:marLeft w:val="0"/>
      <w:marRight w:val="0"/>
      <w:marTop w:val="0"/>
      <w:marBottom w:val="0"/>
      <w:divBdr>
        <w:top w:val="none" w:sz="0" w:space="0" w:color="auto"/>
        <w:left w:val="none" w:sz="0" w:space="0" w:color="auto"/>
        <w:bottom w:val="none" w:sz="0" w:space="0" w:color="auto"/>
        <w:right w:val="none" w:sz="0" w:space="0" w:color="auto"/>
      </w:divBdr>
    </w:div>
    <w:div w:id="1701318940">
      <w:bodyDiv w:val="1"/>
      <w:marLeft w:val="0"/>
      <w:marRight w:val="0"/>
      <w:marTop w:val="0"/>
      <w:marBottom w:val="0"/>
      <w:divBdr>
        <w:top w:val="none" w:sz="0" w:space="0" w:color="auto"/>
        <w:left w:val="none" w:sz="0" w:space="0" w:color="auto"/>
        <w:bottom w:val="none" w:sz="0" w:space="0" w:color="auto"/>
        <w:right w:val="none" w:sz="0" w:space="0" w:color="auto"/>
      </w:divBdr>
    </w:div>
    <w:div w:id="1701468697">
      <w:bodyDiv w:val="1"/>
      <w:marLeft w:val="0"/>
      <w:marRight w:val="0"/>
      <w:marTop w:val="0"/>
      <w:marBottom w:val="0"/>
      <w:divBdr>
        <w:top w:val="none" w:sz="0" w:space="0" w:color="auto"/>
        <w:left w:val="none" w:sz="0" w:space="0" w:color="auto"/>
        <w:bottom w:val="none" w:sz="0" w:space="0" w:color="auto"/>
        <w:right w:val="none" w:sz="0" w:space="0" w:color="auto"/>
      </w:divBdr>
    </w:div>
    <w:div w:id="1701855638">
      <w:bodyDiv w:val="1"/>
      <w:marLeft w:val="0"/>
      <w:marRight w:val="0"/>
      <w:marTop w:val="0"/>
      <w:marBottom w:val="0"/>
      <w:divBdr>
        <w:top w:val="none" w:sz="0" w:space="0" w:color="auto"/>
        <w:left w:val="none" w:sz="0" w:space="0" w:color="auto"/>
        <w:bottom w:val="none" w:sz="0" w:space="0" w:color="auto"/>
        <w:right w:val="none" w:sz="0" w:space="0" w:color="auto"/>
      </w:divBdr>
    </w:div>
    <w:div w:id="1701857582">
      <w:bodyDiv w:val="1"/>
      <w:marLeft w:val="0"/>
      <w:marRight w:val="0"/>
      <w:marTop w:val="0"/>
      <w:marBottom w:val="0"/>
      <w:divBdr>
        <w:top w:val="none" w:sz="0" w:space="0" w:color="auto"/>
        <w:left w:val="none" w:sz="0" w:space="0" w:color="auto"/>
        <w:bottom w:val="none" w:sz="0" w:space="0" w:color="auto"/>
        <w:right w:val="none" w:sz="0" w:space="0" w:color="auto"/>
      </w:divBdr>
    </w:div>
    <w:div w:id="1702319909">
      <w:bodyDiv w:val="1"/>
      <w:marLeft w:val="0"/>
      <w:marRight w:val="0"/>
      <w:marTop w:val="0"/>
      <w:marBottom w:val="0"/>
      <w:divBdr>
        <w:top w:val="none" w:sz="0" w:space="0" w:color="auto"/>
        <w:left w:val="none" w:sz="0" w:space="0" w:color="auto"/>
        <w:bottom w:val="none" w:sz="0" w:space="0" w:color="auto"/>
        <w:right w:val="none" w:sz="0" w:space="0" w:color="auto"/>
      </w:divBdr>
    </w:div>
    <w:div w:id="1702436781">
      <w:bodyDiv w:val="1"/>
      <w:marLeft w:val="0"/>
      <w:marRight w:val="0"/>
      <w:marTop w:val="0"/>
      <w:marBottom w:val="0"/>
      <w:divBdr>
        <w:top w:val="none" w:sz="0" w:space="0" w:color="auto"/>
        <w:left w:val="none" w:sz="0" w:space="0" w:color="auto"/>
        <w:bottom w:val="none" w:sz="0" w:space="0" w:color="auto"/>
        <w:right w:val="none" w:sz="0" w:space="0" w:color="auto"/>
      </w:divBdr>
    </w:div>
    <w:div w:id="1702582838">
      <w:bodyDiv w:val="1"/>
      <w:marLeft w:val="0"/>
      <w:marRight w:val="0"/>
      <w:marTop w:val="0"/>
      <w:marBottom w:val="0"/>
      <w:divBdr>
        <w:top w:val="none" w:sz="0" w:space="0" w:color="auto"/>
        <w:left w:val="none" w:sz="0" w:space="0" w:color="auto"/>
        <w:bottom w:val="none" w:sz="0" w:space="0" w:color="auto"/>
        <w:right w:val="none" w:sz="0" w:space="0" w:color="auto"/>
      </w:divBdr>
    </w:div>
    <w:div w:id="1702634489">
      <w:bodyDiv w:val="1"/>
      <w:marLeft w:val="0"/>
      <w:marRight w:val="0"/>
      <w:marTop w:val="0"/>
      <w:marBottom w:val="0"/>
      <w:divBdr>
        <w:top w:val="none" w:sz="0" w:space="0" w:color="auto"/>
        <w:left w:val="none" w:sz="0" w:space="0" w:color="auto"/>
        <w:bottom w:val="none" w:sz="0" w:space="0" w:color="auto"/>
        <w:right w:val="none" w:sz="0" w:space="0" w:color="auto"/>
      </w:divBdr>
    </w:div>
    <w:div w:id="1702822470">
      <w:bodyDiv w:val="1"/>
      <w:marLeft w:val="0"/>
      <w:marRight w:val="0"/>
      <w:marTop w:val="0"/>
      <w:marBottom w:val="0"/>
      <w:divBdr>
        <w:top w:val="none" w:sz="0" w:space="0" w:color="auto"/>
        <w:left w:val="none" w:sz="0" w:space="0" w:color="auto"/>
        <w:bottom w:val="none" w:sz="0" w:space="0" w:color="auto"/>
        <w:right w:val="none" w:sz="0" w:space="0" w:color="auto"/>
      </w:divBdr>
    </w:div>
    <w:div w:id="1702970517">
      <w:bodyDiv w:val="1"/>
      <w:marLeft w:val="0"/>
      <w:marRight w:val="0"/>
      <w:marTop w:val="0"/>
      <w:marBottom w:val="0"/>
      <w:divBdr>
        <w:top w:val="none" w:sz="0" w:space="0" w:color="auto"/>
        <w:left w:val="none" w:sz="0" w:space="0" w:color="auto"/>
        <w:bottom w:val="none" w:sz="0" w:space="0" w:color="auto"/>
        <w:right w:val="none" w:sz="0" w:space="0" w:color="auto"/>
      </w:divBdr>
    </w:div>
    <w:div w:id="1703168336">
      <w:bodyDiv w:val="1"/>
      <w:marLeft w:val="0"/>
      <w:marRight w:val="0"/>
      <w:marTop w:val="0"/>
      <w:marBottom w:val="0"/>
      <w:divBdr>
        <w:top w:val="none" w:sz="0" w:space="0" w:color="auto"/>
        <w:left w:val="none" w:sz="0" w:space="0" w:color="auto"/>
        <w:bottom w:val="none" w:sz="0" w:space="0" w:color="auto"/>
        <w:right w:val="none" w:sz="0" w:space="0" w:color="auto"/>
      </w:divBdr>
    </w:div>
    <w:div w:id="1703286978">
      <w:bodyDiv w:val="1"/>
      <w:marLeft w:val="0"/>
      <w:marRight w:val="0"/>
      <w:marTop w:val="0"/>
      <w:marBottom w:val="0"/>
      <w:divBdr>
        <w:top w:val="none" w:sz="0" w:space="0" w:color="auto"/>
        <w:left w:val="none" w:sz="0" w:space="0" w:color="auto"/>
        <w:bottom w:val="none" w:sz="0" w:space="0" w:color="auto"/>
        <w:right w:val="none" w:sz="0" w:space="0" w:color="auto"/>
      </w:divBdr>
    </w:div>
    <w:div w:id="1703897314">
      <w:bodyDiv w:val="1"/>
      <w:marLeft w:val="0"/>
      <w:marRight w:val="0"/>
      <w:marTop w:val="0"/>
      <w:marBottom w:val="0"/>
      <w:divBdr>
        <w:top w:val="none" w:sz="0" w:space="0" w:color="auto"/>
        <w:left w:val="none" w:sz="0" w:space="0" w:color="auto"/>
        <w:bottom w:val="none" w:sz="0" w:space="0" w:color="auto"/>
        <w:right w:val="none" w:sz="0" w:space="0" w:color="auto"/>
      </w:divBdr>
    </w:div>
    <w:div w:id="1703939294">
      <w:bodyDiv w:val="1"/>
      <w:marLeft w:val="0"/>
      <w:marRight w:val="0"/>
      <w:marTop w:val="0"/>
      <w:marBottom w:val="0"/>
      <w:divBdr>
        <w:top w:val="none" w:sz="0" w:space="0" w:color="auto"/>
        <w:left w:val="none" w:sz="0" w:space="0" w:color="auto"/>
        <w:bottom w:val="none" w:sz="0" w:space="0" w:color="auto"/>
        <w:right w:val="none" w:sz="0" w:space="0" w:color="auto"/>
      </w:divBdr>
    </w:div>
    <w:div w:id="1704020540">
      <w:bodyDiv w:val="1"/>
      <w:marLeft w:val="0"/>
      <w:marRight w:val="0"/>
      <w:marTop w:val="0"/>
      <w:marBottom w:val="0"/>
      <w:divBdr>
        <w:top w:val="none" w:sz="0" w:space="0" w:color="auto"/>
        <w:left w:val="none" w:sz="0" w:space="0" w:color="auto"/>
        <w:bottom w:val="none" w:sz="0" w:space="0" w:color="auto"/>
        <w:right w:val="none" w:sz="0" w:space="0" w:color="auto"/>
      </w:divBdr>
    </w:div>
    <w:div w:id="1704088000">
      <w:bodyDiv w:val="1"/>
      <w:marLeft w:val="0"/>
      <w:marRight w:val="0"/>
      <w:marTop w:val="0"/>
      <w:marBottom w:val="0"/>
      <w:divBdr>
        <w:top w:val="none" w:sz="0" w:space="0" w:color="auto"/>
        <w:left w:val="none" w:sz="0" w:space="0" w:color="auto"/>
        <w:bottom w:val="none" w:sz="0" w:space="0" w:color="auto"/>
        <w:right w:val="none" w:sz="0" w:space="0" w:color="auto"/>
      </w:divBdr>
    </w:div>
    <w:div w:id="1704090510">
      <w:bodyDiv w:val="1"/>
      <w:marLeft w:val="0"/>
      <w:marRight w:val="0"/>
      <w:marTop w:val="0"/>
      <w:marBottom w:val="0"/>
      <w:divBdr>
        <w:top w:val="none" w:sz="0" w:space="0" w:color="auto"/>
        <w:left w:val="none" w:sz="0" w:space="0" w:color="auto"/>
        <w:bottom w:val="none" w:sz="0" w:space="0" w:color="auto"/>
        <w:right w:val="none" w:sz="0" w:space="0" w:color="auto"/>
      </w:divBdr>
    </w:div>
    <w:div w:id="1704210336">
      <w:bodyDiv w:val="1"/>
      <w:marLeft w:val="0"/>
      <w:marRight w:val="0"/>
      <w:marTop w:val="0"/>
      <w:marBottom w:val="0"/>
      <w:divBdr>
        <w:top w:val="none" w:sz="0" w:space="0" w:color="auto"/>
        <w:left w:val="none" w:sz="0" w:space="0" w:color="auto"/>
        <w:bottom w:val="none" w:sz="0" w:space="0" w:color="auto"/>
        <w:right w:val="none" w:sz="0" w:space="0" w:color="auto"/>
      </w:divBdr>
    </w:div>
    <w:div w:id="1704597772">
      <w:bodyDiv w:val="1"/>
      <w:marLeft w:val="0"/>
      <w:marRight w:val="0"/>
      <w:marTop w:val="0"/>
      <w:marBottom w:val="0"/>
      <w:divBdr>
        <w:top w:val="none" w:sz="0" w:space="0" w:color="auto"/>
        <w:left w:val="none" w:sz="0" w:space="0" w:color="auto"/>
        <w:bottom w:val="none" w:sz="0" w:space="0" w:color="auto"/>
        <w:right w:val="none" w:sz="0" w:space="0" w:color="auto"/>
      </w:divBdr>
    </w:div>
    <w:div w:id="1704600498">
      <w:bodyDiv w:val="1"/>
      <w:marLeft w:val="0"/>
      <w:marRight w:val="0"/>
      <w:marTop w:val="0"/>
      <w:marBottom w:val="0"/>
      <w:divBdr>
        <w:top w:val="none" w:sz="0" w:space="0" w:color="auto"/>
        <w:left w:val="none" w:sz="0" w:space="0" w:color="auto"/>
        <w:bottom w:val="none" w:sz="0" w:space="0" w:color="auto"/>
        <w:right w:val="none" w:sz="0" w:space="0" w:color="auto"/>
      </w:divBdr>
    </w:div>
    <w:div w:id="1704674783">
      <w:bodyDiv w:val="1"/>
      <w:marLeft w:val="0"/>
      <w:marRight w:val="0"/>
      <w:marTop w:val="0"/>
      <w:marBottom w:val="0"/>
      <w:divBdr>
        <w:top w:val="none" w:sz="0" w:space="0" w:color="auto"/>
        <w:left w:val="none" w:sz="0" w:space="0" w:color="auto"/>
        <w:bottom w:val="none" w:sz="0" w:space="0" w:color="auto"/>
        <w:right w:val="none" w:sz="0" w:space="0" w:color="auto"/>
      </w:divBdr>
    </w:div>
    <w:div w:id="1704937019">
      <w:bodyDiv w:val="1"/>
      <w:marLeft w:val="0"/>
      <w:marRight w:val="0"/>
      <w:marTop w:val="0"/>
      <w:marBottom w:val="0"/>
      <w:divBdr>
        <w:top w:val="none" w:sz="0" w:space="0" w:color="auto"/>
        <w:left w:val="none" w:sz="0" w:space="0" w:color="auto"/>
        <w:bottom w:val="none" w:sz="0" w:space="0" w:color="auto"/>
        <w:right w:val="none" w:sz="0" w:space="0" w:color="auto"/>
      </w:divBdr>
    </w:div>
    <w:div w:id="1704986124">
      <w:bodyDiv w:val="1"/>
      <w:marLeft w:val="0"/>
      <w:marRight w:val="0"/>
      <w:marTop w:val="0"/>
      <w:marBottom w:val="0"/>
      <w:divBdr>
        <w:top w:val="none" w:sz="0" w:space="0" w:color="auto"/>
        <w:left w:val="none" w:sz="0" w:space="0" w:color="auto"/>
        <w:bottom w:val="none" w:sz="0" w:space="0" w:color="auto"/>
        <w:right w:val="none" w:sz="0" w:space="0" w:color="auto"/>
      </w:divBdr>
    </w:div>
    <w:div w:id="1705330208">
      <w:bodyDiv w:val="1"/>
      <w:marLeft w:val="0"/>
      <w:marRight w:val="0"/>
      <w:marTop w:val="0"/>
      <w:marBottom w:val="0"/>
      <w:divBdr>
        <w:top w:val="none" w:sz="0" w:space="0" w:color="auto"/>
        <w:left w:val="none" w:sz="0" w:space="0" w:color="auto"/>
        <w:bottom w:val="none" w:sz="0" w:space="0" w:color="auto"/>
        <w:right w:val="none" w:sz="0" w:space="0" w:color="auto"/>
      </w:divBdr>
    </w:div>
    <w:div w:id="1705331205">
      <w:bodyDiv w:val="1"/>
      <w:marLeft w:val="0"/>
      <w:marRight w:val="0"/>
      <w:marTop w:val="0"/>
      <w:marBottom w:val="0"/>
      <w:divBdr>
        <w:top w:val="none" w:sz="0" w:space="0" w:color="auto"/>
        <w:left w:val="none" w:sz="0" w:space="0" w:color="auto"/>
        <w:bottom w:val="none" w:sz="0" w:space="0" w:color="auto"/>
        <w:right w:val="none" w:sz="0" w:space="0" w:color="auto"/>
      </w:divBdr>
    </w:div>
    <w:div w:id="1705783982">
      <w:bodyDiv w:val="1"/>
      <w:marLeft w:val="0"/>
      <w:marRight w:val="0"/>
      <w:marTop w:val="0"/>
      <w:marBottom w:val="0"/>
      <w:divBdr>
        <w:top w:val="none" w:sz="0" w:space="0" w:color="auto"/>
        <w:left w:val="none" w:sz="0" w:space="0" w:color="auto"/>
        <w:bottom w:val="none" w:sz="0" w:space="0" w:color="auto"/>
        <w:right w:val="none" w:sz="0" w:space="0" w:color="auto"/>
      </w:divBdr>
    </w:div>
    <w:div w:id="1706371582">
      <w:bodyDiv w:val="1"/>
      <w:marLeft w:val="0"/>
      <w:marRight w:val="0"/>
      <w:marTop w:val="0"/>
      <w:marBottom w:val="0"/>
      <w:divBdr>
        <w:top w:val="none" w:sz="0" w:space="0" w:color="auto"/>
        <w:left w:val="none" w:sz="0" w:space="0" w:color="auto"/>
        <w:bottom w:val="none" w:sz="0" w:space="0" w:color="auto"/>
        <w:right w:val="none" w:sz="0" w:space="0" w:color="auto"/>
      </w:divBdr>
    </w:div>
    <w:div w:id="1706784713">
      <w:bodyDiv w:val="1"/>
      <w:marLeft w:val="0"/>
      <w:marRight w:val="0"/>
      <w:marTop w:val="0"/>
      <w:marBottom w:val="0"/>
      <w:divBdr>
        <w:top w:val="none" w:sz="0" w:space="0" w:color="auto"/>
        <w:left w:val="none" w:sz="0" w:space="0" w:color="auto"/>
        <w:bottom w:val="none" w:sz="0" w:space="0" w:color="auto"/>
        <w:right w:val="none" w:sz="0" w:space="0" w:color="auto"/>
      </w:divBdr>
    </w:div>
    <w:div w:id="1706910401">
      <w:bodyDiv w:val="1"/>
      <w:marLeft w:val="0"/>
      <w:marRight w:val="0"/>
      <w:marTop w:val="0"/>
      <w:marBottom w:val="0"/>
      <w:divBdr>
        <w:top w:val="none" w:sz="0" w:space="0" w:color="auto"/>
        <w:left w:val="none" w:sz="0" w:space="0" w:color="auto"/>
        <w:bottom w:val="none" w:sz="0" w:space="0" w:color="auto"/>
        <w:right w:val="none" w:sz="0" w:space="0" w:color="auto"/>
      </w:divBdr>
    </w:div>
    <w:div w:id="1706978487">
      <w:bodyDiv w:val="1"/>
      <w:marLeft w:val="0"/>
      <w:marRight w:val="0"/>
      <w:marTop w:val="0"/>
      <w:marBottom w:val="0"/>
      <w:divBdr>
        <w:top w:val="none" w:sz="0" w:space="0" w:color="auto"/>
        <w:left w:val="none" w:sz="0" w:space="0" w:color="auto"/>
        <w:bottom w:val="none" w:sz="0" w:space="0" w:color="auto"/>
        <w:right w:val="none" w:sz="0" w:space="0" w:color="auto"/>
      </w:divBdr>
    </w:div>
    <w:div w:id="1707179063">
      <w:bodyDiv w:val="1"/>
      <w:marLeft w:val="0"/>
      <w:marRight w:val="0"/>
      <w:marTop w:val="0"/>
      <w:marBottom w:val="0"/>
      <w:divBdr>
        <w:top w:val="none" w:sz="0" w:space="0" w:color="auto"/>
        <w:left w:val="none" w:sz="0" w:space="0" w:color="auto"/>
        <w:bottom w:val="none" w:sz="0" w:space="0" w:color="auto"/>
        <w:right w:val="none" w:sz="0" w:space="0" w:color="auto"/>
      </w:divBdr>
    </w:div>
    <w:div w:id="1707296287">
      <w:bodyDiv w:val="1"/>
      <w:marLeft w:val="0"/>
      <w:marRight w:val="0"/>
      <w:marTop w:val="0"/>
      <w:marBottom w:val="0"/>
      <w:divBdr>
        <w:top w:val="none" w:sz="0" w:space="0" w:color="auto"/>
        <w:left w:val="none" w:sz="0" w:space="0" w:color="auto"/>
        <w:bottom w:val="none" w:sz="0" w:space="0" w:color="auto"/>
        <w:right w:val="none" w:sz="0" w:space="0" w:color="auto"/>
      </w:divBdr>
    </w:div>
    <w:div w:id="1707369546">
      <w:bodyDiv w:val="1"/>
      <w:marLeft w:val="0"/>
      <w:marRight w:val="0"/>
      <w:marTop w:val="0"/>
      <w:marBottom w:val="0"/>
      <w:divBdr>
        <w:top w:val="none" w:sz="0" w:space="0" w:color="auto"/>
        <w:left w:val="none" w:sz="0" w:space="0" w:color="auto"/>
        <w:bottom w:val="none" w:sz="0" w:space="0" w:color="auto"/>
        <w:right w:val="none" w:sz="0" w:space="0" w:color="auto"/>
      </w:divBdr>
    </w:div>
    <w:div w:id="1707829035">
      <w:bodyDiv w:val="1"/>
      <w:marLeft w:val="0"/>
      <w:marRight w:val="0"/>
      <w:marTop w:val="0"/>
      <w:marBottom w:val="0"/>
      <w:divBdr>
        <w:top w:val="none" w:sz="0" w:space="0" w:color="auto"/>
        <w:left w:val="none" w:sz="0" w:space="0" w:color="auto"/>
        <w:bottom w:val="none" w:sz="0" w:space="0" w:color="auto"/>
        <w:right w:val="none" w:sz="0" w:space="0" w:color="auto"/>
      </w:divBdr>
    </w:div>
    <w:div w:id="1707831066">
      <w:bodyDiv w:val="1"/>
      <w:marLeft w:val="0"/>
      <w:marRight w:val="0"/>
      <w:marTop w:val="0"/>
      <w:marBottom w:val="0"/>
      <w:divBdr>
        <w:top w:val="none" w:sz="0" w:space="0" w:color="auto"/>
        <w:left w:val="none" w:sz="0" w:space="0" w:color="auto"/>
        <w:bottom w:val="none" w:sz="0" w:space="0" w:color="auto"/>
        <w:right w:val="none" w:sz="0" w:space="0" w:color="auto"/>
      </w:divBdr>
    </w:div>
    <w:div w:id="1707873123">
      <w:bodyDiv w:val="1"/>
      <w:marLeft w:val="0"/>
      <w:marRight w:val="0"/>
      <w:marTop w:val="0"/>
      <w:marBottom w:val="0"/>
      <w:divBdr>
        <w:top w:val="none" w:sz="0" w:space="0" w:color="auto"/>
        <w:left w:val="none" w:sz="0" w:space="0" w:color="auto"/>
        <w:bottom w:val="none" w:sz="0" w:space="0" w:color="auto"/>
        <w:right w:val="none" w:sz="0" w:space="0" w:color="auto"/>
      </w:divBdr>
    </w:div>
    <w:div w:id="1708024672">
      <w:bodyDiv w:val="1"/>
      <w:marLeft w:val="0"/>
      <w:marRight w:val="0"/>
      <w:marTop w:val="0"/>
      <w:marBottom w:val="0"/>
      <w:divBdr>
        <w:top w:val="none" w:sz="0" w:space="0" w:color="auto"/>
        <w:left w:val="none" w:sz="0" w:space="0" w:color="auto"/>
        <w:bottom w:val="none" w:sz="0" w:space="0" w:color="auto"/>
        <w:right w:val="none" w:sz="0" w:space="0" w:color="auto"/>
      </w:divBdr>
    </w:div>
    <w:div w:id="1708681971">
      <w:bodyDiv w:val="1"/>
      <w:marLeft w:val="0"/>
      <w:marRight w:val="0"/>
      <w:marTop w:val="0"/>
      <w:marBottom w:val="0"/>
      <w:divBdr>
        <w:top w:val="none" w:sz="0" w:space="0" w:color="auto"/>
        <w:left w:val="none" w:sz="0" w:space="0" w:color="auto"/>
        <w:bottom w:val="none" w:sz="0" w:space="0" w:color="auto"/>
        <w:right w:val="none" w:sz="0" w:space="0" w:color="auto"/>
      </w:divBdr>
    </w:div>
    <w:div w:id="1708868908">
      <w:bodyDiv w:val="1"/>
      <w:marLeft w:val="0"/>
      <w:marRight w:val="0"/>
      <w:marTop w:val="0"/>
      <w:marBottom w:val="0"/>
      <w:divBdr>
        <w:top w:val="none" w:sz="0" w:space="0" w:color="auto"/>
        <w:left w:val="none" w:sz="0" w:space="0" w:color="auto"/>
        <w:bottom w:val="none" w:sz="0" w:space="0" w:color="auto"/>
        <w:right w:val="none" w:sz="0" w:space="0" w:color="auto"/>
      </w:divBdr>
    </w:div>
    <w:div w:id="1708871488">
      <w:bodyDiv w:val="1"/>
      <w:marLeft w:val="0"/>
      <w:marRight w:val="0"/>
      <w:marTop w:val="0"/>
      <w:marBottom w:val="0"/>
      <w:divBdr>
        <w:top w:val="none" w:sz="0" w:space="0" w:color="auto"/>
        <w:left w:val="none" w:sz="0" w:space="0" w:color="auto"/>
        <w:bottom w:val="none" w:sz="0" w:space="0" w:color="auto"/>
        <w:right w:val="none" w:sz="0" w:space="0" w:color="auto"/>
      </w:divBdr>
    </w:div>
    <w:div w:id="1709254164">
      <w:bodyDiv w:val="1"/>
      <w:marLeft w:val="0"/>
      <w:marRight w:val="0"/>
      <w:marTop w:val="0"/>
      <w:marBottom w:val="0"/>
      <w:divBdr>
        <w:top w:val="none" w:sz="0" w:space="0" w:color="auto"/>
        <w:left w:val="none" w:sz="0" w:space="0" w:color="auto"/>
        <w:bottom w:val="none" w:sz="0" w:space="0" w:color="auto"/>
        <w:right w:val="none" w:sz="0" w:space="0" w:color="auto"/>
      </w:divBdr>
    </w:div>
    <w:div w:id="1709255367">
      <w:bodyDiv w:val="1"/>
      <w:marLeft w:val="0"/>
      <w:marRight w:val="0"/>
      <w:marTop w:val="0"/>
      <w:marBottom w:val="0"/>
      <w:divBdr>
        <w:top w:val="none" w:sz="0" w:space="0" w:color="auto"/>
        <w:left w:val="none" w:sz="0" w:space="0" w:color="auto"/>
        <w:bottom w:val="none" w:sz="0" w:space="0" w:color="auto"/>
        <w:right w:val="none" w:sz="0" w:space="0" w:color="auto"/>
      </w:divBdr>
    </w:div>
    <w:div w:id="1709261393">
      <w:bodyDiv w:val="1"/>
      <w:marLeft w:val="0"/>
      <w:marRight w:val="0"/>
      <w:marTop w:val="0"/>
      <w:marBottom w:val="0"/>
      <w:divBdr>
        <w:top w:val="none" w:sz="0" w:space="0" w:color="auto"/>
        <w:left w:val="none" w:sz="0" w:space="0" w:color="auto"/>
        <w:bottom w:val="none" w:sz="0" w:space="0" w:color="auto"/>
        <w:right w:val="none" w:sz="0" w:space="0" w:color="auto"/>
      </w:divBdr>
    </w:div>
    <w:div w:id="1709600567">
      <w:bodyDiv w:val="1"/>
      <w:marLeft w:val="0"/>
      <w:marRight w:val="0"/>
      <w:marTop w:val="0"/>
      <w:marBottom w:val="0"/>
      <w:divBdr>
        <w:top w:val="none" w:sz="0" w:space="0" w:color="auto"/>
        <w:left w:val="none" w:sz="0" w:space="0" w:color="auto"/>
        <w:bottom w:val="none" w:sz="0" w:space="0" w:color="auto"/>
        <w:right w:val="none" w:sz="0" w:space="0" w:color="auto"/>
      </w:divBdr>
    </w:div>
    <w:div w:id="1709796990">
      <w:bodyDiv w:val="1"/>
      <w:marLeft w:val="0"/>
      <w:marRight w:val="0"/>
      <w:marTop w:val="0"/>
      <w:marBottom w:val="0"/>
      <w:divBdr>
        <w:top w:val="none" w:sz="0" w:space="0" w:color="auto"/>
        <w:left w:val="none" w:sz="0" w:space="0" w:color="auto"/>
        <w:bottom w:val="none" w:sz="0" w:space="0" w:color="auto"/>
        <w:right w:val="none" w:sz="0" w:space="0" w:color="auto"/>
      </w:divBdr>
    </w:div>
    <w:div w:id="1709914936">
      <w:bodyDiv w:val="1"/>
      <w:marLeft w:val="0"/>
      <w:marRight w:val="0"/>
      <w:marTop w:val="0"/>
      <w:marBottom w:val="0"/>
      <w:divBdr>
        <w:top w:val="none" w:sz="0" w:space="0" w:color="auto"/>
        <w:left w:val="none" w:sz="0" w:space="0" w:color="auto"/>
        <w:bottom w:val="none" w:sz="0" w:space="0" w:color="auto"/>
        <w:right w:val="none" w:sz="0" w:space="0" w:color="auto"/>
      </w:divBdr>
    </w:div>
    <w:div w:id="1710102212">
      <w:bodyDiv w:val="1"/>
      <w:marLeft w:val="0"/>
      <w:marRight w:val="0"/>
      <w:marTop w:val="0"/>
      <w:marBottom w:val="0"/>
      <w:divBdr>
        <w:top w:val="none" w:sz="0" w:space="0" w:color="auto"/>
        <w:left w:val="none" w:sz="0" w:space="0" w:color="auto"/>
        <w:bottom w:val="none" w:sz="0" w:space="0" w:color="auto"/>
        <w:right w:val="none" w:sz="0" w:space="0" w:color="auto"/>
      </w:divBdr>
    </w:div>
    <w:div w:id="1710378173">
      <w:bodyDiv w:val="1"/>
      <w:marLeft w:val="0"/>
      <w:marRight w:val="0"/>
      <w:marTop w:val="0"/>
      <w:marBottom w:val="0"/>
      <w:divBdr>
        <w:top w:val="none" w:sz="0" w:space="0" w:color="auto"/>
        <w:left w:val="none" w:sz="0" w:space="0" w:color="auto"/>
        <w:bottom w:val="none" w:sz="0" w:space="0" w:color="auto"/>
        <w:right w:val="none" w:sz="0" w:space="0" w:color="auto"/>
      </w:divBdr>
    </w:div>
    <w:div w:id="1710567485">
      <w:bodyDiv w:val="1"/>
      <w:marLeft w:val="0"/>
      <w:marRight w:val="0"/>
      <w:marTop w:val="0"/>
      <w:marBottom w:val="0"/>
      <w:divBdr>
        <w:top w:val="none" w:sz="0" w:space="0" w:color="auto"/>
        <w:left w:val="none" w:sz="0" w:space="0" w:color="auto"/>
        <w:bottom w:val="none" w:sz="0" w:space="0" w:color="auto"/>
        <w:right w:val="none" w:sz="0" w:space="0" w:color="auto"/>
      </w:divBdr>
    </w:div>
    <w:div w:id="1710686424">
      <w:bodyDiv w:val="1"/>
      <w:marLeft w:val="0"/>
      <w:marRight w:val="0"/>
      <w:marTop w:val="0"/>
      <w:marBottom w:val="0"/>
      <w:divBdr>
        <w:top w:val="none" w:sz="0" w:space="0" w:color="auto"/>
        <w:left w:val="none" w:sz="0" w:space="0" w:color="auto"/>
        <w:bottom w:val="none" w:sz="0" w:space="0" w:color="auto"/>
        <w:right w:val="none" w:sz="0" w:space="0" w:color="auto"/>
      </w:divBdr>
    </w:div>
    <w:div w:id="1710883777">
      <w:bodyDiv w:val="1"/>
      <w:marLeft w:val="0"/>
      <w:marRight w:val="0"/>
      <w:marTop w:val="0"/>
      <w:marBottom w:val="0"/>
      <w:divBdr>
        <w:top w:val="none" w:sz="0" w:space="0" w:color="auto"/>
        <w:left w:val="none" w:sz="0" w:space="0" w:color="auto"/>
        <w:bottom w:val="none" w:sz="0" w:space="0" w:color="auto"/>
        <w:right w:val="none" w:sz="0" w:space="0" w:color="auto"/>
      </w:divBdr>
    </w:div>
    <w:div w:id="1710909063">
      <w:bodyDiv w:val="1"/>
      <w:marLeft w:val="0"/>
      <w:marRight w:val="0"/>
      <w:marTop w:val="0"/>
      <w:marBottom w:val="0"/>
      <w:divBdr>
        <w:top w:val="none" w:sz="0" w:space="0" w:color="auto"/>
        <w:left w:val="none" w:sz="0" w:space="0" w:color="auto"/>
        <w:bottom w:val="none" w:sz="0" w:space="0" w:color="auto"/>
        <w:right w:val="none" w:sz="0" w:space="0" w:color="auto"/>
      </w:divBdr>
    </w:div>
    <w:div w:id="1711030318">
      <w:bodyDiv w:val="1"/>
      <w:marLeft w:val="0"/>
      <w:marRight w:val="0"/>
      <w:marTop w:val="0"/>
      <w:marBottom w:val="0"/>
      <w:divBdr>
        <w:top w:val="none" w:sz="0" w:space="0" w:color="auto"/>
        <w:left w:val="none" w:sz="0" w:space="0" w:color="auto"/>
        <w:bottom w:val="none" w:sz="0" w:space="0" w:color="auto"/>
        <w:right w:val="none" w:sz="0" w:space="0" w:color="auto"/>
      </w:divBdr>
    </w:div>
    <w:div w:id="1711152163">
      <w:bodyDiv w:val="1"/>
      <w:marLeft w:val="0"/>
      <w:marRight w:val="0"/>
      <w:marTop w:val="0"/>
      <w:marBottom w:val="0"/>
      <w:divBdr>
        <w:top w:val="none" w:sz="0" w:space="0" w:color="auto"/>
        <w:left w:val="none" w:sz="0" w:space="0" w:color="auto"/>
        <w:bottom w:val="none" w:sz="0" w:space="0" w:color="auto"/>
        <w:right w:val="none" w:sz="0" w:space="0" w:color="auto"/>
      </w:divBdr>
    </w:div>
    <w:div w:id="1711610348">
      <w:bodyDiv w:val="1"/>
      <w:marLeft w:val="0"/>
      <w:marRight w:val="0"/>
      <w:marTop w:val="0"/>
      <w:marBottom w:val="0"/>
      <w:divBdr>
        <w:top w:val="none" w:sz="0" w:space="0" w:color="auto"/>
        <w:left w:val="none" w:sz="0" w:space="0" w:color="auto"/>
        <w:bottom w:val="none" w:sz="0" w:space="0" w:color="auto"/>
        <w:right w:val="none" w:sz="0" w:space="0" w:color="auto"/>
      </w:divBdr>
    </w:div>
    <w:div w:id="1711801934">
      <w:bodyDiv w:val="1"/>
      <w:marLeft w:val="0"/>
      <w:marRight w:val="0"/>
      <w:marTop w:val="0"/>
      <w:marBottom w:val="0"/>
      <w:divBdr>
        <w:top w:val="none" w:sz="0" w:space="0" w:color="auto"/>
        <w:left w:val="none" w:sz="0" w:space="0" w:color="auto"/>
        <w:bottom w:val="none" w:sz="0" w:space="0" w:color="auto"/>
        <w:right w:val="none" w:sz="0" w:space="0" w:color="auto"/>
      </w:divBdr>
    </w:div>
    <w:div w:id="1712001772">
      <w:bodyDiv w:val="1"/>
      <w:marLeft w:val="0"/>
      <w:marRight w:val="0"/>
      <w:marTop w:val="0"/>
      <w:marBottom w:val="0"/>
      <w:divBdr>
        <w:top w:val="none" w:sz="0" w:space="0" w:color="auto"/>
        <w:left w:val="none" w:sz="0" w:space="0" w:color="auto"/>
        <w:bottom w:val="none" w:sz="0" w:space="0" w:color="auto"/>
        <w:right w:val="none" w:sz="0" w:space="0" w:color="auto"/>
      </w:divBdr>
    </w:div>
    <w:div w:id="1712339380">
      <w:bodyDiv w:val="1"/>
      <w:marLeft w:val="0"/>
      <w:marRight w:val="0"/>
      <w:marTop w:val="0"/>
      <w:marBottom w:val="0"/>
      <w:divBdr>
        <w:top w:val="none" w:sz="0" w:space="0" w:color="auto"/>
        <w:left w:val="none" w:sz="0" w:space="0" w:color="auto"/>
        <w:bottom w:val="none" w:sz="0" w:space="0" w:color="auto"/>
        <w:right w:val="none" w:sz="0" w:space="0" w:color="auto"/>
      </w:divBdr>
    </w:div>
    <w:div w:id="1712339939">
      <w:bodyDiv w:val="1"/>
      <w:marLeft w:val="0"/>
      <w:marRight w:val="0"/>
      <w:marTop w:val="0"/>
      <w:marBottom w:val="0"/>
      <w:divBdr>
        <w:top w:val="none" w:sz="0" w:space="0" w:color="auto"/>
        <w:left w:val="none" w:sz="0" w:space="0" w:color="auto"/>
        <w:bottom w:val="none" w:sz="0" w:space="0" w:color="auto"/>
        <w:right w:val="none" w:sz="0" w:space="0" w:color="auto"/>
      </w:divBdr>
    </w:div>
    <w:div w:id="1712414237">
      <w:bodyDiv w:val="1"/>
      <w:marLeft w:val="0"/>
      <w:marRight w:val="0"/>
      <w:marTop w:val="0"/>
      <w:marBottom w:val="0"/>
      <w:divBdr>
        <w:top w:val="none" w:sz="0" w:space="0" w:color="auto"/>
        <w:left w:val="none" w:sz="0" w:space="0" w:color="auto"/>
        <w:bottom w:val="none" w:sz="0" w:space="0" w:color="auto"/>
        <w:right w:val="none" w:sz="0" w:space="0" w:color="auto"/>
      </w:divBdr>
    </w:div>
    <w:div w:id="1712458871">
      <w:bodyDiv w:val="1"/>
      <w:marLeft w:val="0"/>
      <w:marRight w:val="0"/>
      <w:marTop w:val="0"/>
      <w:marBottom w:val="0"/>
      <w:divBdr>
        <w:top w:val="none" w:sz="0" w:space="0" w:color="auto"/>
        <w:left w:val="none" w:sz="0" w:space="0" w:color="auto"/>
        <w:bottom w:val="none" w:sz="0" w:space="0" w:color="auto"/>
        <w:right w:val="none" w:sz="0" w:space="0" w:color="auto"/>
      </w:divBdr>
    </w:div>
    <w:div w:id="1712535835">
      <w:bodyDiv w:val="1"/>
      <w:marLeft w:val="0"/>
      <w:marRight w:val="0"/>
      <w:marTop w:val="0"/>
      <w:marBottom w:val="0"/>
      <w:divBdr>
        <w:top w:val="none" w:sz="0" w:space="0" w:color="auto"/>
        <w:left w:val="none" w:sz="0" w:space="0" w:color="auto"/>
        <w:bottom w:val="none" w:sz="0" w:space="0" w:color="auto"/>
        <w:right w:val="none" w:sz="0" w:space="0" w:color="auto"/>
      </w:divBdr>
    </w:div>
    <w:div w:id="1712918315">
      <w:bodyDiv w:val="1"/>
      <w:marLeft w:val="0"/>
      <w:marRight w:val="0"/>
      <w:marTop w:val="0"/>
      <w:marBottom w:val="0"/>
      <w:divBdr>
        <w:top w:val="none" w:sz="0" w:space="0" w:color="auto"/>
        <w:left w:val="none" w:sz="0" w:space="0" w:color="auto"/>
        <w:bottom w:val="none" w:sz="0" w:space="0" w:color="auto"/>
        <w:right w:val="none" w:sz="0" w:space="0" w:color="auto"/>
      </w:divBdr>
    </w:div>
    <w:div w:id="1713076602">
      <w:bodyDiv w:val="1"/>
      <w:marLeft w:val="0"/>
      <w:marRight w:val="0"/>
      <w:marTop w:val="0"/>
      <w:marBottom w:val="0"/>
      <w:divBdr>
        <w:top w:val="none" w:sz="0" w:space="0" w:color="auto"/>
        <w:left w:val="none" w:sz="0" w:space="0" w:color="auto"/>
        <w:bottom w:val="none" w:sz="0" w:space="0" w:color="auto"/>
        <w:right w:val="none" w:sz="0" w:space="0" w:color="auto"/>
      </w:divBdr>
    </w:div>
    <w:div w:id="1713263276">
      <w:bodyDiv w:val="1"/>
      <w:marLeft w:val="0"/>
      <w:marRight w:val="0"/>
      <w:marTop w:val="0"/>
      <w:marBottom w:val="0"/>
      <w:divBdr>
        <w:top w:val="none" w:sz="0" w:space="0" w:color="auto"/>
        <w:left w:val="none" w:sz="0" w:space="0" w:color="auto"/>
        <w:bottom w:val="none" w:sz="0" w:space="0" w:color="auto"/>
        <w:right w:val="none" w:sz="0" w:space="0" w:color="auto"/>
      </w:divBdr>
    </w:div>
    <w:div w:id="1713340345">
      <w:bodyDiv w:val="1"/>
      <w:marLeft w:val="0"/>
      <w:marRight w:val="0"/>
      <w:marTop w:val="0"/>
      <w:marBottom w:val="0"/>
      <w:divBdr>
        <w:top w:val="none" w:sz="0" w:space="0" w:color="auto"/>
        <w:left w:val="none" w:sz="0" w:space="0" w:color="auto"/>
        <w:bottom w:val="none" w:sz="0" w:space="0" w:color="auto"/>
        <w:right w:val="none" w:sz="0" w:space="0" w:color="auto"/>
      </w:divBdr>
    </w:div>
    <w:div w:id="1713380427">
      <w:bodyDiv w:val="1"/>
      <w:marLeft w:val="0"/>
      <w:marRight w:val="0"/>
      <w:marTop w:val="0"/>
      <w:marBottom w:val="0"/>
      <w:divBdr>
        <w:top w:val="none" w:sz="0" w:space="0" w:color="auto"/>
        <w:left w:val="none" w:sz="0" w:space="0" w:color="auto"/>
        <w:bottom w:val="none" w:sz="0" w:space="0" w:color="auto"/>
        <w:right w:val="none" w:sz="0" w:space="0" w:color="auto"/>
      </w:divBdr>
    </w:div>
    <w:div w:id="1713571590">
      <w:bodyDiv w:val="1"/>
      <w:marLeft w:val="0"/>
      <w:marRight w:val="0"/>
      <w:marTop w:val="0"/>
      <w:marBottom w:val="0"/>
      <w:divBdr>
        <w:top w:val="none" w:sz="0" w:space="0" w:color="auto"/>
        <w:left w:val="none" w:sz="0" w:space="0" w:color="auto"/>
        <w:bottom w:val="none" w:sz="0" w:space="0" w:color="auto"/>
        <w:right w:val="none" w:sz="0" w:space="0" w:color="auto"/>
      </w:divBdr>
    </w:div>
    <w:div w:id="1713725317">
      <w:bodyDiv w:val="1"/>
      <w:marLeft w:val="0"/>
      <w:marRight w:val="0"/>
      <w:marTop w:val="0"/>
      <w:marBottom w:val="0"/>
      <w:divBdr>
        <w:top w:val="none" w:sz="0" w:space="0" w:color="auto"/>
        <w:left w:val="none" w:sz="0" w:space="0" w:color="auto"/>
        <w:bottom w:val="none" w:sz="0" w:space="0" w:color="auto"/>
        <w:right w:val="none" w:sz="0" w:space="0" w:color="auto"/>
      </w:divBdr>
    </w:div>
    <w:div w:id="1713845858">
      <w:bodyDiv w:val="1"/>
      <w:marLeft w:val="0"/>
      <w:marRight w:val="0"/>
      <w:marTop w:val="0"/>
      <w:marBottom w:val="0"/>
      <w:divBdr>
        <w:top w:val="none" w:sz="0" w:space="0" w:color="auto"/>
        <w:left w:val="none" w:sz="0" w:space="0" w:color="auto"/>
        <w:bottom w:val="none" w:sz="0" w:space="0" w:color="auto"/>
        <w:right w:val="none" w:sz="0" w:space="0" w:color="auto"/>
      </w:divBdr>
    </w:div>
    <w:div w:id="1714186708">
      <w:bodyDiv w:val="1"/>
      <w:marLeft w:val="0"/>
      <w:marRight w:val="0"/>
      <w:marTop w:val="0"/>
      <w:marBottom w:val="0"/>
      <w:divBdr>
        <w:top w:val="none" w:sz="0" w:space="0" w:color="auto"/>
        <w:left w:val="none" w:sz="0" w:space="0" w:color="auto"/>
        <w:bottom w:val="none" w:sz="0" w:space="0" w:color="auto"/>
        <w:right w:val="none" w:sz="0" w:space="0" w:color="auto"/>
      </w:divBdr>
    </w:div>
    <w:div w:id="1714378063">
      <w:bodyDiv w:val="1"/>
      <w:marLeft w:val="0"/>
      <w:marRight w:val="0"/>
      <w:marTop w:val="0"/>
      <w:marBottom w:val="0"/>
      <w:divBdr>
        <w:top w:val="none" w:sz="0" w:space="0" w:color="auto"/>
        <w:left w:val="none" w:sz="0" w:space="0" w:color="auto"/>
        <w:bottom w:val="none" w:sz="0" w:space="0" w:color="auto"/>
        <w:right w:val="none" w:sz="0" w:space="0" w:color="auto"/>
      </w:divBdr>
    </w:div>
    <w:div w:id="1714382061">
      <w:bodyDiv w:val="1"/>
      <w:marLeft w:val="0"/>
      <w:marRight w:val="0"/>
      <w:marTop w:val="0"/>
      <w:marBottom w:val="0"/>
      <w:divBdr>
        <w:top w:val="none" w:sz="0" w:space="0" w:color="auto"/>
        <w:left w:val="none" w:sz="0" w:space="0" w:color="auto"/>
        <w:bottom w:val="none" w:sz="0" w:space="0" w:color="auto"/>
        <w:right w:val="none" w:sz="0" w:space="0" w:color="auto"/>
      </w:divBdr>
    </w:div>
    <w:div w:id="1714428487">
      <w:bodyDiv w:val="1"/>
      <w:marLeft w:val="0"/>
      <w:marRight w:val="0"/>
      <w:marTop w:val="0"/>
      <w:marBottom w:val="0"/>
      <w:divBdr>
        <w:top w:val="none" w:sz="0" w:space="0" w:color="auto"/>
        <w:left w:val="none" w:sz="0" w:space="0" w:color="auto"/>
        <w:bottom w:val="none" w:sz="0" w:space="0" w:color="auto"/>
        <w:right w:val="none" w:sz="0" w:space="0" w:color="auto"/>
      </w:divBdr>
    </w:div>
    <w:div w:id="1714429643">
      <w:bodyDiv w:val="1"/>
      <w:marLeft w:val="0"/>
      <w:marRight w:val="0"/>
      <w:marTop w:val="0"/>
      <w:marBottom w:val="0"/>
      <w:divBdr>
        <w:top w:val="none" w:sz="0" w:space="0" w:color="auto"/>
        <w:left w:val="none" w:sz="0" w:space="0" w:color="auto"/>
        <w:bottom w:val="none" w:sz="0" w:space="0" w:color="auto"/>
        <w:right w:val="none" w:sz="0" w:space="0" w:color="auto"/>
      </w:divBdr>
    </w:div>
    <w:div w:id="1714579710">
      <w:bodyDiv w:val="1"/>
      <w:marLeft w:val="0"/>
      <w:marRight w:val="0"/>
      <w:marTop w:val="0"/>
      <w:marBottom w:val="0"/>
      <w:divBdr>
        <w:top w:val="none" w:sz="0" w:space="0" w:color="auto"/>
        <w:left w:val="none" w:sz="0" w:space="0" w:color="auto"/>
        <w:bottom w:val="none" w:sz="0" w:space="0" w:color="auto"/>
        <w:right w:val="none" w:sz="0" w:space="0" w:color="auto"/>
      </w:divBdr>
    </w:div>
    <w:div w:id="1714621832">
      <w:bodyDiv w:val="1"/>
      <w:marLeft w:val="0"/>
      <w:marRight w:val="0"/>
      <w:marTop w:val="0"/>
      <w:marBottom w:val="0"/>
      <w:divBdr>
        <w:top w:val="none" w:sz="0" w:space="0" w:color="auto"/>
        <w:left w:val="none" w:sz="0" w:space="0" w:color="auto"/>
        <w:bottom w:val="none" w:sz="0" w:space="0" w:color="auto"/>
        <w:right w:val="none" w:sz="0" w:space="0" w:color="auto"/>
      </w:divBdr>
    </w:div>
    <w:div w:id="1714846158">
      <w:bodyDiv w:val="1"/>
      <w:marLeft w:val="0"/>
      <w:marRight w:val="0"/>
      <w:marTop w:val="0"/>
      <w:marBottom w:val="0"/>
      <w:divBdr>
        <w:top w:val="none" w:sz="0" w:space="0" w:color="auto"/>
        <w:left w:val="none" w:sz="0" w:space="0" w:color="auto"/>
        <w:bottom w:val="none" w:sz="0" w:space="0" w:color="auto"/>
        <w:right w:val="none" w:sz="0" w:space="0" w:color="auto"/>
      </w:divBdr>
    </w:div>
    <w:div w:id="1714882718">
      <w:bodyDiv w:val="1"/>
      <w:marLeft w:val="0"/>
      <w:marRight w:val="0"/>
      <w:marTop w:val="0"/>
      <w:marBottom w:val="0"/>
      <w:divBdr>
        <w:top w:val="none" w:sz="0" w:space="0" w:color="auto"/>
        <w:left w:val="none" w:sz="0" w:space="0" w:color="auto"/>
        <w:bottom w:val="none" w:sz="0" w:space="0" w:color="auto"/>
        <w:right w:val="none" w:sz="0" w:space="0" w:color="auto"/>
      </w:divBdr>
    </w:div>
    <w:div w:id="1715347190">
      <w:bodyDiv w:val="1"/>
      <w:marLeft w:val="0"/>
      <w:marRight w:val="0"/>
      <w:marTop w:val="0"/>
      <w:marBottom w:val="0"/>
      <w:divBdr>
        <w:top w:val="none" w:sz="0" w:space="0" w:color="auto"/>
        <w:left w:val="none" w:sz="0" w:space="0" w:color="auto"/>
        <w:bottom w:val="none" w:sz="0" w:space="0" w:color="auto"/>
        <w:right w:val="none" w:sz="0" w:space="0" w:color="auto"/>
      </w:divBdr>
    </w:div>
    <w:div w:id="1715538033">
      <w:bodyDiv w:val="1"/>
      <w:marLeft w:val="0"/>
      <w:marRight w:val="0"/>
      <w:marTop w:val="0"/>
      <w:marBottom w:val="0"/>
      <w:divBdr>
        <w:top w:val="none" w:sz="0" w:space="0" w:color="auto"/>
        <w:left w:val="none" w:sz="0" w:space="0" w:color="auto"/>
        <w:bottom w:val="none" w:sz="0" w:space="0" w:color="auto"/>
        <w:right w:val="none" w:sz="0" w:space="0" w:color="auto"/>
      </w:divBdr>
    </w:div>
    <w:div w:id="1715889927">
      <w:bodyDiv w:val="1"/>
      <w:marLeft w:val="0"/>
      <w:marRight w:val="0"/>
      <w:marTop w:val="0"/>
      <w:marBottom w:val="0"/>
      <w:divBdr>
        <w:top w:val="none" w:sz="0" w:space="0" w:color="auto"/>
        <w:left w:val="none" w:sz="0" w:space="0" w:color="auto"/>
        <w:bottom w:val="none" w:sz="0" w:space="0" w:color="auto"/>
        <w:right w:val="none" w:sz="0" w:space="0" w:color="auto"/>
      </w:divBdr>
    </w:div>
    <w:div w:id="1715957625">
      <w:bodyDiv w:val="1"/>
      <w:marLeft w:val="0"/>
      <w:marRight w:val="0"/>
      <w:marTop w:val="0"/>
      <w:marBottom w:val="0"/>
      <w:divBdr>
        <w:top w:val="none" w:sz="0" w:space="0" w:color="auto"/>
        <w:left w:val="none" w:sz="0" w:space="0" w:color="auto"/>
        <w:bottom w:val="none" w:sz="0" w:space="0" w:color="auto"/>
        <w:right w:val="none" w:sz="0" w:space="0" w:color="auto"/>
      </w:divBdr>
    </w:div>
    <w:div w:id="1715960879">
      <w:bodyDiv w:val="1"/>
      <w:marLeft w:val="0"/>
      <w:marRight w:val="0"/>
      <w:marTop w:val="0"/>
      <w:marBottom w:val="0"/>
      <w:divBdr>
        <w:top w:val="none" w:sz="0" w:space="0" w:color="auto"/>
        <w:left w:val="none" w:sz="0" w:space="0" w:color="auto"/>
        <w:bottom w:val="none" w:sz="0" w:space="0" w:color="auto"/>
        <w:right w:val="none" w:sz="0" w:space="0" w:color="auto"/>
      </w:divBdr>
    </w:div>
    <w:div w:id="1716006919">
      <w:bodyDiv w:val="1"/>
      <w:marLeft w:val="0"/>
      <w:marRight w:val="0"/>
      <w:marTop w:val="0"/>
      <w:marBottom w:val="0"/>
      <w:divBdr>
        <w:top w:val="none" w:sz="0" w:space="0" w:color="auto"/>
        <w:left w:val="none" w:sz="0" w:space="0" w:color="auto"/>
        <w:bottom w:val="none" w:sz="0" w:space="0" w:color="auto"/>
        <w:right w:val="none" w:sz="0" w:space="0" w:color="auto"/>
      </w:divBdr>
    </w:div>
    <w:div w:id="1716082344">
      <w:bodyDiv w:val="1"/>
      <w:marLeft w:val="0"/>
      <w:marRight w:val="0"/>
      <w:marTop w:val="0"/>
      <w:marBottom w:val="0"/>
      <w:divBdr>
        <w:top w:val="none" w:sz="0" w:space="0" w:color="auto"/>
        <w:left w:val="none" w:sz="0" w:space="0" w:color="auto"/>
        <w:bottom w:val="none" w:sz="0" w:space="0" w:color="auto"/>
        <w:right w:val="none" w:sz="0" w:space="0" w:color="auto"/>
      </w:divBdr>
    </w:div>
    <w:div w:id="1716151774">
      <w:bodyDiv w:val="1"/>
      <w:marLeft w:val="0"/>
      <w:marRight w:val="0"/>
      <w:marTop w:val="0"/>
      <w:marBottom w:val="0"/>
      <w:divBdr>
        <w:top w:val="none" w:sz="0" w:space="0" w:color="auto"/>
        <w:left w:val="none" w:sz="0" w:space="0" w:color="auto"/>
        <w:bottom w:val="none" w:sz="0" w:space="0" w:color="auto"/>
        <w:right w:val="none" w:sz="0" w:space="0" w:color="auto"/>
      </w:divBdr>
    </w:div>
    <w:div w:id="1716197105">
      <w:bodyDiv w:val="1"/>
      <w:marLeft w:val="0"/>
      <w:marRight w:val="0"/>
      <w:marTop w:val="0"/>
      <w:marBottom w:val="0"/>
      <w:divBdr>
        <w:top w:val="none" w:sz="0" w:space="0" w:color="auto"/>
        <w:left w:val="none" w:sz="0" w:space="0" w:color="auto"/>
        <w:bottom w:val="none" w:sz="0" w:space="0" w:color="auto"/>
        <w:right w:val="none" w:sz="0" w:space="0" w:color="auto"/>
      </w:divBdr>
    </w:div>
    <w:div w:id="1716270756">
      <w:bodyDiv w:val="1"/>
      <w:marLeft w:val="0"/>
      <w:marRight w:val="0"/>
      <w:marTop w:val="0"/>
      <w:marBottom w:val="0"/>
      <w:divBdr>
        <w:top w:val="none" w:sz="0" w:space="0" w:color="auto"/>
        <w:left w:val="none" w:sz="0" w:space="0" w:color="auto"/>
        <w:bottom w:val="none" w:sz="0" w:space="0" w:color="auto"/>
        <w:right w:val="none" w:sz="0" w:space="0" w:color="auto"/>
      </w:divBdr>
    </w:div>
    <w:div w:id="1716658672">
      <w:bodyDiv w:val="1"/>
      <w:marLeft w:val="0"/>
      <w:marRight w:val="0"/>
      <w:marTop w:val="0"/>
      <w:marBottom w:val="0"/>
      <w:divBdr>
        <w:top w:val="none" w:sz="0" w:space="0" w:color="auto"/>
        <w:left w:val="none" w:sz="0" w:space="0" w:color="auto"/>
        <w:bottom w:val="none" w:sz="0" w:space="0" w:color="auto"/>
        <w:right w:val="none" w:sz="0" w:space="0" w:color="auto"/>
      </w:divBdr>
    </w:div>
    <w:div w:id="1716813005">
      <w:bodyDiv w:val="1"/>
      <w:marLeft w:val="0"/>
      <w:marRight w:val="0"/>
      <w:marTop w:val="0"/>
      <w:marBottom w:val="0"/>
      <w:divBdr>
        <w:top w:val="none" w:sz="0" w:space="0" w:color="auto"/>
        <w:left w:val="none" w:sz="0" w:space="0" w:color="auto"/>
        <w:bottom w:val="none" w:sz="0" w:space="0" w:color="auto"/>
        <w:right w:val="none" w:sz="0" w:space="0" w:color="auto"/>
      </w:divBdr>
    </w:div>
    <w:div w:id="1716856787">
      <w:bodyDiv w:val="1"/>
      <w:marLeft w:val="0"/>
      <w:marRight w:val="0"/>
      <w:marTop w:val="0"/>
      <w:marBottom w:val="0"/>
      <w:divBdr>
        <w:top w:val="none" w:sz="0" w:space="0" w:color="auto"/>
        <w:left w:val="none" w:sz="0" w:space="0" w:color="auto"/>
        <w:bottom w:val="none" w:sz="0" w:space="0" w:color="auto"/>
        <w:right w:val="none" w:sz="0" w:space="0" w:color="auto"/>
      </w:divBdr>
    </w:div>
    <w:div w:id="1717003367">
      <w:bodyDiv w:val="1"/>
      <w:marLeft w:val="0"/>
      <w:marRight w:val="0"/>
      <w:marTop w:val="0"/>
      <w:marBottom w:val="0"/>
      <w:divBdr>
        <w:top w:val="none" w:sz="0" w:space="0" w:color="auto"/>
        <w:left w:val="none" w:sz="0" w:space="0" w:color="auto"/>
        <w:bottom w:val="none" w:sz="0" w:space="0" w:color="auto"/>
        <w:right w:val="none" w:sz="0" w:space="0" w:color="auto"/>
      </w:divBdr>
    </w:div>
    <w:div w:id="1717046735">
      <w:bodyDiv w:val="1"/>
      <w:marLeft w:val="0"/>
      <w:marRight w:val="0"/>
      <w:marTop w:val="0"/>
      <w:marBottom w:val="0"/>
      <w:divBdr>
        <w:top w:val="none" w:sz="0" w:space="0" w:color="auto"/>
        <w:left w:val="none" w:sz="0" w:space="0" w:color="auto"/>
        <w:bottom w:val="none" w:sz="0" w:space="0" w:color="auto"/>
        <w:right w:val="none" w:sz="0" w:space="0" w:color="auto"/>
      </w:divBdr>
    </w:div>
    <w:div w:id="1717117231">
      <w:bodyDiv w:val="1"/>
      <w:marLeft w:val="0"/>
      <w:marRight w:val="0"/>
      <w:marTop w:val="0"/>
      <w:marBottom w:val="0"/>
      <w:divBdr>
        <w:top w:val="none" w:sz="0" w:space="0" w:color="auto"/>
        <w:left w:val="none" w:sz="0" w:space="0" w:color="auto"/>
        <w:bottom w:val="none" w:sz="0" w:space="0" w:color="auto"/>
        <w:right w:val="none" w:sz="0" w:space="0" w:color="auto"/>
      </w:divBdr>
    </w:div>
    <w:div w:id="1717201416">
      <w:bodyDiv w:val="1"/>
      <w:marLeft w:val="0"/>
      <w:marRight w:val="0"/>
      <w:marTop w:val="0"/>
      <w:marBottom w:val="0"/>
      <w:divBdr>
        <w:top w:val="none" w:sz="0" w:space="0" w:color="auto"/>
        <w:left w:val="none" w:sz="0" w:space="0" w:color="auto"/>
        <w:bottom w:val="none" w:sz="0" w:space="0" w:color="auto"/>
        <w:right w:val="none" w:sz="0" w:space="0" w:color="auto"/>
      </w:divBdr>
    </w:div>
    <w:div w:id="1717317330">
      <w:bodyDiv w:val="1"/>
      <w:marLeft w:val="0"/>
      <w:marRight w:val="0"/>
      <w:marTop w:val="0"/>
      <w:marBottom w:val="0"/>
      <w:divBdr>
        <w:top w:val="none" w:sz="0" w:space="0" w:color="auto"/>
        <w:left w:val="none" w:sz="0" w:space="0" w:color="auto"/>
        <w:bottom w:val="none" w:sz="0" w:space="0" w:color="auto"/>
        <w:right w:val="none" w:sz="0" w:space="0" w:color="auto"/>
      </w:divBdr>
    </w:div>
    <w:div w:id="1717318177">
      <w:bodyDiv w:val="1"/>
      <w:marLeft w:val="0"/>
      <w:marRight w:val="0"/>
      <w:marTop w:val="0"/>
      <w:marBottom w:val="0"/>
      <w:divBdr>
        <w:top w:val="none" w:sz="0" w:space="0" w:color="auto"/>
        <w:left w:val="none" w:sz="0" w:space="0" w:color="auto"/>
        <w:bottom w:val="none" w:sz="0" w:space="0" w:color="auto"/>
        <w:right w:val="none" w:sz="0" w:space="0" w:color="auto"/>
      </w:divBdr>
    </w:div>
    <w:div w:id="1717506342">
      <w:bodyDiv w:val="1"/>
      <w:marLeft w:val="0"/>
      <w:marRight w:val="0"/>
      <w:marTop w:val="0"/>
      <w:marBottom w:val="0"/>
      <w:divBdr>
        <w:top w:val="none" w:sz="0" w:space="0" w:color="auto"/>
        <w:left w:val="none" w:sz="0" w:space="0" w:color="auto"/>
        <w:bottom w:val="none" w:sz="0" w:space="0" w:color="auto"/>
        <w:right w:val="none" w:sz="0" w:space="0" w:color="auto"/>
      </w:divBdr>
    </w:div>
    <w:div w:id="1717582119">
      <w:bodyDiv w:val="1"/>
      <w:marLeft w:val="0"/>
      <w:marRight w:val="0"/>
      <w:marTop w:val="0"/>
      <w:marBottom w:val="0"/>
      <w:divBdr>
        <w:top w:val="none" w:sz="0" w:space="0" w:color="auto"/>
        <w:left w:val="none" w:sz="0" w:space="0" w:color="auto"/>
        <w:bottom w:val="none" w:sz="0" w:space="0" w:color="auto"/>
        <w:right w:val="none" w:sz="0" w:space="0" w:color="auto"/>
      </w:divBdr>
    </w:div>
    <w:div w:id="1717655662">
      <w:bodyDiv w:val="1"/>
      <w:marLeft w:val="0"/>
      <w:marRight w:val="0"/>
      <w:marTop w:val="0"/>
      <w:marBottom w:val="0"/>
      <w:divBdr>
        <w:top w:val="none" w:sz="0" w:space="0" w:color="auto"/>
        <w:left w:val="none" w:sz="0" w:space="0" w:color="auto"/>
        <w:bottom w:val="none" w:sz="0" w:space="0" w:color="auto"/>
        <w:right w:val="none" w:sz="0" w:space="0" w:color="auto"/>
      </w:divBdr>
    </w:div>
    <w:div w:id="1717659649">
      <w:bodyDiv w:val="1"/>
      <w:marLeft w:val="0"/>
      <w:marRight w:val="0"/>
      <w:marTop w:val="0"/>
      <w:marBottom w:val="0"/>
      <w:divBdr>
        <w:top w:val="none" w:sz="0" w:space="0" w:color="auto"/>
        <w:left w:val="none" w:sz="0" w:space="0" w:color="auto"/>
        <w:bottom w:val="none" w:sz="0" w:space="0" w:color="auto"/>
        <w:right w:val="none" w:sz="0" w:space="0" w:color="auto"/>
      </w:divBdr>
    </w:div>
    <w:div w:id="1717853085">
      <w:bodyDiv w:val="1"/>
      <w:marLeft w:val="0"/>
      <w:marRight w:val="0"/>
      <w:marTop w:val="0"/>
      <w:marBottom w:val="0"/>
      <w:divBdr>
        <w:top w:val="none" w:sz="0" w:space="0" w:color="auto"/>
        <w:left w:val="none" w:sz="0" w:space="0" w:color="auto"/>
        <w:bottom w:val="none" w:sz="0" w:space="0" w:color="auto"/>
        <w:right w:val="none" w:sz="0" w:space="0" w:color="auto"/>
      </w:divBdr>
    </w:div>
    <w:div w:id="1717966974">
      <w:bodyDiv w:val="1"/>
      <w:marLeft w:val="0"/>
      <w:marRight w:val="0"/>
      <w:marTop w:val="0"/>
      <w:marBottom w:val="0"/>
      <w:divBdr>
        <w:top w:val="none" w:sz="0" w:space="0" w:color="auto"/>
        <w:left w:val="none" w:sz="0" w:space="0" w:color="auto"/>
        <w:bottom w:val="none" w:sz="0" w:space="0" w:color="auto"/>
        <w:right w:val="none" w:sz="0" w:space="0" w:color="auto"/>
      </w:divBdr>
    </w:div>
    <w:div w:id="1718238917">
      <w:bodyDiv w:val="1"/>
      <w:marLeft w:val="0"/>
      <w:marRight w:val="0"/>
      <w:marTop w:val="0"/>
      <w:marBottom w:val="0"/>
      <w:divBdr>
        <w:top w:val="none" w:sz="0" w:space="0" w:color="auto"/>
        <w:left w:val="none" w:sz="0" w:space="0" w:color="auto"/>
        <w:bottom w:val="none" w:sz="0" w:space="0" w:color="auto"/>
        <w:right w:val="none" w:sz="0" w:space="0" w:color="auto"/>
      </w:divBdr>
    </w:div>
    <w:div w:id="1718312298">
      <w:bodyDiv w:val="1"/>
      <w:marLeft w:val="0"/>
      <w:marRight w:val="0"/>
      <w:marTop w:val="0"/>
      <w:marBottom w:val="0"/>
      <w:divBdr>
        <w:top w:val="none" w:sz="0" w:space="0" w:color="auto"/>
        <w:left w:val="none" w:sz="0" w:space="0" w:color="auto"/>
        <w:bottom w:val="none" w:sz="0" w:space="0" w:color="auto"/>
        <w:right w:val="none" w:sz="0" w:space="0" w:color="auto"/>
      </w:divBdr>
    </w:div>
    <w:div w:id="1718385805">
      <w:bodyDiv w:val="1"/>
      <w:marLeft w:val="0"/>
      <w:marRight w:val="0"/>
      <w:marTop w:val="0"/>
      <w:marBottom w:val="0"/>
      <w:divBdr>
        <w:top w:val="none" w:sz="0" w:space="0" w:color="auto"/>
        <w:left w:val="none" w:sz="0" w:space="0" w:color="auto"/>
        <w:bottom w:val="none" w:sz="0" w:space="0" w:color="auto"/>
        <w:right w:val="none" w:sz="0" w:space="0" w:color="auto"/>
      </w:divBdr>
    </w:div>
    <w:div w:id="1718431509">
      <w:bodyDiv w:val="1"/>
      <w:marLeft w:val="0"/>
      <w:marRight w:val="0"/>
      <w:marTop w:val="0"/>
      <w:marBottom w:val="0"/>
      <w:divBdr>
        <w:top w:val="none" w:sz="0" w:space="0" w:color="auto"/>
        <w:left w:val="none" w:sz="0" w:space="0" w:color="auto"/>
        <w:bottom w:val="none" w:sz="0" w:space="0" w:color="auto"/>
        <w:right w:val="none" w:sz="0" w:space="0" w:color="auto"/>
      </w:divBdr>
    </w:div>
    <w:div w:id="1718581682">
      <w:bodyDiv w:val="1"/>
      <w:marLeft w:val="0"/>
      <w:marRight w:val="0"/>
      <w:marTop w:val="0"/>
      <w:marBottom w:val="0"/>
      <w:divBdr>
        <w:top w:val="none" w:sz="0" w:space="0" w:color="auto"/>
        <w:left w:val="none" w:sz="0" w:space="0" w:color="auto"/>
        <w:bottom w:val="none" w:sz="0" w:space="0" w:color="auto"/>
        <w:right w:val="none" w:sz="0" w:space="0" w:color="auto"/>
      </w:divBdr>
    </w:div>
    <w:div w:id="1718629673">
      <w:bodyDiv w:val="1"/>
      <w:marLeft w:val="0"/>
      <w:marRight w:val="0"/>
      <w:marTop w:val="0"/>
      <w:marBottom w:val="0"/>
      <w:divBdr>
        <w:top w:val="none" w:sz="0" w:space="0" w:color="auto"/>
        <w:left w:val="none" w:sz="0" w:space="0" w:color="auto"/>
        <w:bottom w:val="none" w:sz="0" w:space="0" w:color="auto"/>
        <w:right w:val="none" w:sz="0" w:space="0" w:color="auto"/>
      </w:divBdr>
    </w:div>
    <w:div w:id="1718697908">
      <w:bodyDiv w:val="1"/>
      <w:marLeft w:val="0"/>
      <w:marRight w:val="0"/>
      <w:marTop w:val="0"/>
      <w:marBottom w:val="0"/>
      <w:divBdr>
        <w:top w:val="none" w:sz="0" w:space="0" w:color="auto"/>
        <w:left w:val="none" w:sz="0" w:space="0" w:color="auto"/>
        <w:bottom w:val="none" w:sz="0" w:space="0" w:color="auto"/>
        <w:right w:val="none" w:sz="0" w:space="0" w:color="auto"/>
      </w:divBdr>
    </w:div>
    <w:div w:id="1718702675">
      <w:bodyDiv w:val="1"/>
      <w:marLeft w:val="0"/>
      <w:marRight w:val="0"/>
      <w:marTop w:val="0"/>
      <w:marBottom w:val="0"/>
      <w:divBdr>
        <w:top w:val="none" w:sz="0" w:space="0" w:color="auto"/>
        <w:left w:val="none" w:sz="0" w:space="0" w:color="auto"/>
        <w:bottom w:val="none" w:sz="0" w:space="0" w:color="auto"/>
        <w:right w:val="none" w:sz="0" w:space="0" w:color="auto"/>
      </w:divBdr>
    </w:div>
    <w:div w:id="1718779171">
      <w:bodyDiv w:val="1"/>
      <w:marLeft w:val="0"/>
      <w:marRight w:val="0"/>
      <w:marTop w:val="0"/>
      <w:marBottom w:val="0"/>
      <w:divBdr>
        <w:top w:val="none" w:sz="0" w:space="0" w:color="auto"/>
        <w:left w:val="none" w:sz="0" w:space="0" w:color="auto"/>
        <w:bottom w:val="none" w:sz="0" w:space="0" w:color="auto"/>
        <w:right w:val="none" w:sz="0" w:space="0" w:color="auto"/>
      </w:divBdr>
    </w:div>
    <w:div w:id="1719471205">
      <w:bodyDiv w:val="1"/>
      <w:marLeft w:val="0"/>
      <w:marRight w:val="0"/>
      <w:marTop w:val="0"/>
      <w:marBottom w:val="0"/>
      <w:divBdr>
        <w:top w:val="none" w:sz="0" w:space="0" w:color="auto"/>
        <w:left w:val="none" w:sz="0" w:space="0" w:color="auto"/>
        <w:bottom w:val="none" w:sz="0" w:space="0" w:color="auto"/>
        <w:right w:val="none" w:sz="0" w:space="0" w:color="auto"/>
      </w:divBdr>
    </w:div>
    <w:div w:id="1719552997">
      <w:bodyDiv w:val="1"/>
      <w:marLeft w:val="0"/>
      <w:marRight w:val="0"/>
      <w:marTop w:val="0"/>
      <w:marBottom w:val="0"/>
      <w:divBdr>
        <w:top w:val="none" w:sz="0" w:space="0" w:color="auto"/>
        <w:left w:val="none" w:sz="0" w:space="0" w:color="auto"/>
        <w:bottom w:val="none" w:sz="0" w:space="0" w:color="auto"/>
        <w:right w:val="none" w:sz="0" w:space="0" w:color="auto"/>
      </w:divBdr>
    </w:div>
    <w:div w:id="1719625059">
      <w:bodyDiv w:val="1"/>
      <w:marLeft w:val="0"/>
      <w:marRight w:val="0"/>
      <w:marTop w:val="0"/>
      <w:marBottom w:val="0"/>
      <w:divBdr>
        <w:top w:val="none" w:sz="0" w:space="0" w:color="auto"/>
        <w:left w:val="none" w:sz="0" w:space="0" w:color="auto"/>
        <w:bottom w:val="none" w:sz="0" w:space="0" w:color="auto"/>
        <w:right w:val="none" w:sz="0" w:space="0" w:color="auto"/>
      </w:divBdr>
    </w:div>
    <w:div w:id="1719744591">
      <w:bodyDiv w:val="1"/>
      <w:marLeft w:val="0"/>
      <w:marRight w:val="0"/>
      <w:marTop w:val="0"/>
      <w:marBottom w:val="0"/>
      <w:divBdr>
        <w:top w:val="none" w:sz="0" w:space="0" w:color="auto"/>
        <w:left w:val="none" w:sz="0" w:space="0" w:color="auto"/>
        <w:bottom w:val="none" w:sz="0" w:space="0" w:color="auto"/>
        <w:right w:val="none" w:sz="0" w:space="0" w:color="auto"/>
      </w:divBdr>
    </w:div>
    <w:div w:id="1719890769">
      <w:bodyDiv w:val="1"/>
      <w:marLeft w:val="0"/>
      <w:marRight w:val="0"/>
      <w:marTop w:val="0"/>
      <w:marBottom w:val="0"/>
      <w:divBdr>
        <w:top w:val="none" w:sz="0" w:space="0" w:color="auto"/>
        <w:left w:val="none" w:sz="0" w:space="0" w:color="auto"/>
        <w:bottom w:val="none" w:sz="0" w:space="0" w:color="auto"/>
        <w:right w:val="none" w:sz="0" w:space="0" w:color="auto"/>
      </w:divBdr>
    </w:div>
    <w:div w:id="1719935403">
      <w:bodyDiv w:val="1"/>
      <w:marLeft w:val="0"/>
      <w:marRight w:val="0"/>
      <w:marTop w:val="0"/>
      <w:marBottom w:val="0"/>
      <w:divBdr>
        <w:top w:val="none" w:sz="0" w:space="0" w:color="auto"/>
        <w:left w:val="none" w:sz="0" w:space="0" w:color="auto"/>
        <w:bottom w:val="none" w:sz="0" w:space="0" w:color="auto"/>
        <w:right w:val="none" w:sz="0" w:space="0" w:color="auto"/>
      </w:divBdr>
    </w:div>
    <w:div w:id="1719935500">
      <w:bodyDiv w:val="1"/>
      <w:marLeft w:val="0"/>
      <w:marRight w:val="0"/>
      <w:marTop w:val="0"/>
      <w:marBottom w:val="0"/>
      <w:divBdr>
        <w:top w:val="none" w:sz="0" w:space="0" w:color="auto"/>
        <w:left w:val="none" w:sz="0" w:space="0" w:color="auto"/>
        <w:bottom w:val="none" w:sz="0" w:space="0" w:color="auto"/>
        <w:right w:val="none" w:sz="0" w:space="0" w:color="auto"/>
      </w:divBdr>
    </w:div>
    <w:div w:id="1720083878">
      <w:bodyDiv w:val="1"/>
      <w:marLeft w:val="0"/>
      <w:marRight w:val="0"/>
      <w:marTop w:val="0"/>
      <w:marBottom w:val="0"/>
      <w:divBdr>
        <w:top w:val="none" w:sz="0" w:space="0" w:color="auto"/>
        <w:left w:val="none" w:sz="0" w:space="0" w:color="auto"/>
        <w:bottom w:val="none" w:sz="0" w:space="0" w:color="auto"/>
        <w:right w:val="none" w:sz="0" w:space="0" w:color="auto"/>
      </w:divBdr>
    </w:div>
    <w:div w:id="1720393640">
      <w:bodyDiv w:val="1"/>
      <w:marLeft w:val="0"/>
      <w:marRight w:val="0"/>
      <w:marTop w:val="0"/>
      <w:marBottom w:val="0"/>
      <w:divBdr>
        <w:top w:val="none" w:sz="0" w:space="0" w:color="auto"/>
        <w:left w:val="none" w:sz="0" w:space="0" w:color="auto"/>
        <w:bottom w:val="none" w:sz="0" w:space="0" w:color="auto"/>
        <w:right w:val="none" w:sz="0" w:space="0" w:color="auto"/>
      </w:divBdr>
    </w:div>
    <w:div w:id="1720935902">
      <w:bodyDiv w:val="1"/>
      <w:marLeft w:val="0"/>
      <w:marRight w:val="0"/>
      <w:marTop w:val="0"/>
      <w:marBottom w:val="0"/>
      <w:divBdr>
        <w:top w:val="none" w:sz="0" w:space="0" w:color="auto"/>
        <w:left w:val="none" w:sz="0" w:space="0" w:color="auto"/>
        <w:bottom w:val="none" w:sz="0" w:space="0" w:color="auto"/>
        <w:right w:val="none" w:sz="0" w:space="0" w:color="auto"/>
      </w:divBdr>
    </w:div>
    <w:div w:id="1721130064">
      <w:bodyDiv w:val="1"/>
      <w:marLeft w:val="0"/>
      <w:marRight w:val="0"/>
      <w:marTop w:val="0"/>
      <w:marBottom w:val="0"/>
      <w:divBdr>
        <w:top w:val="none" w:sz="0" w:space="0" w:color="auto"/>
        <w:left w:val="none" w:sz="0" w:space="0" w:color="auto"/>
        <w:bottom w:val="none" w:sz="0" w:space="0" w:color="auto"/>
        <w:right w:val="none" w:sz="0" w:space="0" w:color="auto"/>
      </w:divBdr>
    </w:div>
    <w:div w:id="1721517620">
      <w:bodyDiv w:val="1"/>
      <w:marLeft w:val="0"/>
      <w:marRight w:val="0"/>
      <w:marTop w:val="0"/>
      <w:marBottom w:val="0"/>
      <w:divBdr>
        <w:top w:val="none" w:sz="0" w:space="0" w:color="auto"/>
        <w:left w:val="none" w:sz="0" w:space="0" w:color="auto"/>
        <w:bottom w:val="none" w:sz="0" w:space="0" w:color="auto"/>
        <w:right w:val="none" w:sz="0" w:space="0" w:color="auto"/>
      </w:divBdr>
    </w:div>
    <w:div w:id="1721587660">
      <w:bodyDiv w:val="1"/>
      <w:marLeft w:val="0"/>
      <w:marRight w:val="0"/>
      <w:marTop w:val="0"/>
      <w:marBottom w:val="0"/>
      <w:divBdr>
        <w:top w:val="none" w:sz="0" w:space="0" w:color="auto"/>
        <w:left w:val="none" w:sz="0" w:space="0" w:color="auto"/>
        <w:bottom w:val="none" w:sz="0" w:space="0" w:color="auto"/>
        <w:right w:val="none" w:sz="0" w:space="0" w:color="auto"/>
      </w:divBdr>
    </w:div>
    <w:div w:id="1721589351">
      <w:bodyDiv w:val="1"/>
      <w:marLeft w:val="0"/>
      <w:marRight w:val="0"/>
      <w:marTop w:val="0"/>
      <w:marBottom w:val="0"/>
      <w:divBdr>
        <w:top w:val="none" w:sz="0" w:space="0" w:color="auto"/>
        <w:left w:val="none" w:sz="0" w:space="0" w:color="auto"/>
        <w:bottom w:val="none" w:sz="0" w:space="0" w:color="auto"/>
        <w:right w:val="none" w:sz="0" w:space="0" w:color="auto"/>
      </w:divBdr>
    </w:div>
    <w:div w:id="1721632465">
      <w:bodyDiv w:val="1"/>
      <w:marLeft w:val="0"/>
      <w:marRight w:val="0"/>
      <w:marTop w:val="0"/>
      <w:marBottom w:val="0"/>
      <w:divBdr>
        <w:top w:val="none" w:sz="0" w:space="0" w:color="auto"/>
        <w:left w:val="none" w:sz="0" w:space="0" w:color="auto"/>
        <w:bottom w:val="none" w:sz="0" w:space="0" w:color="auto"/>
        <w:right w:val="none" w:sz="0" w:space="0" w:color="auto"/>
      </w:divBdr>
    </w:div>
    <w:div w:id="1721709027">
      <w:bodyDiv w:val="1"/>
      <w:marLeft w:val="0"/>
      <w:marRight w:val="0"/>
      <w:marTop w:val="0"/>
      <w:marBottom w:val="0"/>
      <w:divBdr>
        <w:top w:val="none" w:sz="0" w:space="0" w:color="auto"/>
        <w:left w:val="none" w:sz="0" w:space="0" w:color="auto"/>
        <w:bottom w:val="none" w:sz="0" w:space="0" w:color="auto"/>
        <w:right w:val="none" w:sz="0" w:space="0" w:color="auto"/>
      </w:divBdr>
    </w:div>
    <w:div w:id="1721784571">
      <w:bodyDiv w:val="1"/>
      <w:marLeft w:val="0"/>
      <w:marRight w:val="0"/>
      <w:marTop w:val="0"/>
      <w:marBottom w:val="0"/>
      <w:divBdr>
        <w:top w:val="none" w:sz="0" w:space="0" w:color="auto"/>
        <w:left w:val="none" w:sz="0" w:space="0" w:color="auto"/>
        <w:bottom w:val="none" w:sz="0" w:space="0" w:color="auto"/>
        <w:right w:val="none" w:sz="0" w:space="0" w:color="auto"/>
      </w:divBdr>
    </w:div>
    <w:div w:id="1722055860">
      <w:bodyDiv w:val="1"/>
      <w:marLeft w:val="0"/>
      <w:marRight w:val="0"/>
      <w:marTop w:val="0"/>
      <w:marBottom w:val="0"/>
      <w:divBdr>
        <w:top w:val="none" w:sz="0" w:space="0" w:color="auto"/>
        <w:left w:val="none" w:sz="0" w:space="0" w:color="auto"/>
        <w:bottom w:val="none" w:sz="0" w:space="0" w:color="auto"/>
        <w:right w:val="none" w:sz="0" w:space="0" w:color="auto"/>
      </w:divBdr>
    </w:div>
    <w:div w:id="1722560215">
      <w:bodyDiv w:val="1"/>
      <w:marLeft w:val="0"/>
      <w:marRight w:val="0"/>
      <w:marTop w:val="0"/>
      <w:marBottom w:val="0"/>
      <w:divBdr>
        <w:top w:val="none" w:sz="0" w:space="0" w:color="auto"/>
        <w:left w:val="none" w:sz="0" w:space="0" w:color="auto"/>
        <w:bottom w:val="none" w:sz="0" w:space="0" w:color="auto"/>
        <w:right w:val="none" w:sz="0" w:space="0" w:color="auto"/>
      </w:divBdr>
    </w:div>
    <w:div w:id="1722561469">
      <w:bodyDiv w:val="1"/>
      <w:marLeft w:val="0"/>
      <w:marRight w:val="0"/>
      <w:marTop w:val="0"/>
      <w:marBottom w:val="0"/>
      <w:divBdr>
        <w:top w:val="none" w:sz="0" w:space="0" w:color="auto"/>
        <w:left w:val="none" w:sz="0" w:space="0" w:color="auto"/>
        <w:bottom w:val="none" w:sz="0" w:space="0" w:color="auto"/>
        <w:right w:val="none" w:sz="0" w:space="0" w:color="auto"/>
      </w:divBdr>
    </w:div>
    <w:div w:id="1722628015">
      <w:bodyDiv w:val="1"/>
      <w:marLeft w:val="0"/>
      <w:marRight w:val="0"/>
      <w:marTop w:val="0"/>
      <w:marBottom w:val="0"/>
      <w:divBdr>
        <w:top w:val="none" w:sz="0" w:space="0" w:color="auto"/>
        <w:left w:val="none" w:sz="0" w:space="0" w:color="auto"/>
        <w:bottom w:val="none" w:sz="0" w:space="0" w:color="auto"/>
        <w:right w:val="none" w:sz="0" w:space="0" w:color="auto"/>
      </w:divBdr>
    </w:div>
    <w:div w:id="1723169598">
      <w:bodyDiv w:val="1"/>
      <w:marLeft w:val="0"/>
      <w:marRight w:val="0"/>
      <w:marTop w:val="0"/>
      <w:marBottom w:val="0"/>
      <w:divBdr>
        <w:top w:val="none" w:sz="0" w:space="0" w:color="auto"/>
        <w:left w:val="none" w:sz="0" w:space="0" w:color="auto"/>
        <w:bottom w:val="none" w:sz="0" w:space="0" w:color="auto"/>
        <w:right w:val="none" w:sz="0" w:space="0" w:color="auto"/>
      </w:divBdr>
    </w:div>
    <w:div w:id="1723213010">
      <w:bodyDiv w:val="1"/>
      <w:marLeft w:val="0"/>
      <w:marRight w:val="0"/>
      <w:marTop w:val="0"/>
      <w:marBottom w:val="0"/>
      <w:divBdr>
        <w:top w:val="none" w:sz="0" w:space="0" w:color="auto"/>
        <w:left w:val="none" w:sz="0" w:space="0" w:color="auto"/>
        <w:bottom w:val="none" w:sz="0" w:space="0" w:color="auto"/>
        <w:right w:val="none" w:sz="0" w:space="0" w:color="auto"/>
      </w:divBdr>
    </w:div>
    <w:div w:id="1723286823">
      <w:bodyDiv w:val="1"/>
      <w:marLeft w:val="0"/>
      <w:marRight w:val="0"/>
      <w:marTop w:val="0"/>
      <w:marBottom w:val="0"/>
      <w:divBdr>
        <w:top w:val="none" w:sz="0" w:space="0" w:color="auto"/>
        <w:left w:val="none" w:sz="0" w:space="0" w:color="auto"/>
        <w:bottom w:val="none" w:sz="0" w:space="0" w:color="auto"/>
        <w:right w:val="none" w:sz="0" w:space="0" w:color="auto"/>
      </w:divBdr>
    </w:div>
    <w:div w:id="1723364011">
      <w:bodyDiv w:val="1"/>
      <w:marLeft w:val="0"/>
      <w:marRight w:val="0"/>
      <w:marTop w:val="0"/>
      <w:marBottom w:val="0"/>
      <w:divBdr>
        <w:top w:val="none" w:sz="0" w:space="0" w:color="auto"/>
        <w:left w:val="none" w:sz="0" w:space="0" w:color="auto"/>
        <w:bottom w:val="none" w:sz="0" w:space="0" w:color="auto"/>
        <w:right w:val="none" w:sz="0" w:space="0" w:color="auto"/>
      </w:divBdr>
    </w:div>
    <w:div w:id="1723628905">
      <w:bodyDiv w:val="1"/>
      <w:marLeft w:val="0"/>
      <w:marRight w:val="0"/>
      <w:marTop w:val="0"/>
      <w:marBottom w:val="0"/>
      <w:divBdr>
        <w:top w:val="none" w:sz="0" w:space="0" w:color="auto"/>
        <w:left w:val="none" w:sz="0" w:space="0" w:color="auto"/>
        <w:bottom w:val="none" w:sz="0" w:space="0" w:color="auto"/>
        <w:right w:val="none" w:sz="0" w:space="0" w:color="auto"/>
      </w:divBdr>
    </w:div>
    <w:div w:id="1723862470">
      <w:bodyDiv w:val="1"/>
      <w:marLeft w:val="0"/>
      <w:marRight w:val="0"/>
      <w:marTop w:val="0"/>
      <w:marBottom w:val="0"/>
      <w:divBdr>
        <w:top w:val="none" w:sz="0" w:space="0" w:color="auto"/>
        <w:left w:val="none" w:sz="0" w:space="0" w:color="auto"/>
        <w:bottom w:val="none" w:sz="0" w:space="0" w:color="auto"/>
        <w:right w:val="none" w:sz="0" w:space="0" w:color="auto"/>
      </w:divBdr>
    </w:div>
    <w:div w:id="1723867505">
      <w:bodyDiv w:val="1"/>
      <w:marLeft w:val="0"/>
      <w:marRight w:val="0"/>
      <w:marTop w:val="0"/>
      <w:marBottom w:val="0"/>
      <w:divBdr>
        <w:top w:val="none" w:sz="0" w:space="0" w:color="auto"/>
        <w:left w:val="none" w:sz="0" w:space="0" w:color="auto"/>
        <w:bottom w:val="none" w:sz="0" w:space="0" w:color="auto"/>
        <w:right w:val="none" w:sz="0" w:space="0" w:color="auto"/>
      </w:divBdr>
    </w:div>
    <w:div w:id="1724056257">
      <w:bodyDiv w:val="1"/>
      <w:marLeft w:val="0"/>
      <w:marRight w:val="0"/>
      <w:marTop w:val="0"/>
      <w:marBottom w:val="0"/>
      <w:divBdr>
        <w:top w:val="none" w:sz="0" w:space="0" w:color="auto"/>
        <w:left w:val="none" w:sz="0" w:space="0" w:color="auto"/>
        <w:bottom w:val="none" w:sz="0" w:space="0" w:color="auto"/>
        <w:right w:val="none" w:sz="0" w:space="0" w:color="auto"/>
      </w:divBdr>
    </w:div>
    <w:div w:id="1724255782">
      <w:bodyDiv w:val="1"/>
      <w:marLeft w:val="0"/>
      <w:marRight w:val="0"/>
      <w:marTop w:val="0"/>
      <w:marBottom w:val="0"/>
      <w:divBdr>
        <w:top w:val="none" w:sz="0" w:space="0" w:color="auto"/>
        <w:left w:val="none" w:sz="0" w:space="0" w:color="auto"/>
        <w:bottom w:val="none" w:sz="0" w:space="0" w:color="auto"/>
        <w:right w:val="none" w:sz="0" w:space="0" w:color="auto"/>
      </w:divBdr>
    </w:div>
    <w:div w:id="1724256063">
      <w:bodyDiv w:val="1"/>
      <w:marLeft w:val="0"/>
      <w:marRight w:val="0"/>
      <w:marTop w:val="0"/>
      <w:marBottom w:val="0"/>
      <w:divBdr>
        <w:top w:val="none" w:sz="0" w:space="0" w:color="auto"/>
        <w:left w:val="none" w:sz="0" w:space="0" w:color="auto"/>
        <w:bottom w:val="none" w:sz="0" w:space="0" w:color="auto"/>
        <w:right w:val="none" w:sz="0" w:space="0" w:color="auto"/>
      </w:divBdr>
    </w:div>
    <w:div w:id="1724326525">
      <w:bodyDiv w:val="1"/>
      <w:marLeft w:val="0"/>
      <w:marRight w:val="0"/>
      <w:marTop w:val="0"/>
      <w:marBottom w:val="0"/>
      <w:divBdr>
        <w:top w:val="none" w:sz="0" w:space="0" w:color="auto"/>
        <w:left w:val="none" w:sz="0" w:space="0" w:color="auto"/>
        <w:bottom w:val="none" w:sz="0" w:space="0" w:color="auto"/>
        <w:right w:val="none" w:sz="0" w:space="0" w:color="auto"/>
      </w:divBdr>
    </w:div>
    <w:div w:id="1724713253">
      <w:bodyDiv w:val="1"/>
      <w:marLeft w:val="0"/>
      <w:marRight w:val="0"/>
      <w:marTop w:val="0"/>
      <w:marBottom w:val="0"/>
      <w:divBdr>
        <w:top w:val="none" w:sz="0" w:space="0" w:color="auto"/>
        <w:left w:val="none" w:sz="0" w:space="0" w:color="auto"/>
        <w:bottom w:val="none" w:sz="0" w:space="0" w:color="auto"/>
        <w:right w:val="none" w:sz="0" w:space="0" w:color="auto"/>
      </w:divBdr>
    </w:div>
    <w:div w:id="1725441646">
      <w:bodyDiv w:val="1"/>
      <w:marLeft w:val="0"/>
      <w:marRight w:val="0"/>
      <w:marTop w:val="0"/>
      <w:marBottom w:val="0"/>
      <w:divBdr>
        <w:top w:val="none" w:sz="0" w:space="0" w:color="auto"/>
        <w:left w:val="none" w:sz="0" w:space="0" w:color="auto"/>
        <w:bottom w:val="none" w:sz="0" w:space="0" w:color="auto"/>
        <w:right w:val="none" w:sz="0" w:space="0" w:color="auto"/>
      </w:divBdr>
    </w:div>
    <w:div w:id="1725442726">
      <w:bodyDiv w:val="1"/>
      <w:marLeft w:val="0"/>
      <w:marRight w:val="0"/>
      <w:marTop w:val="0"/>
      <w:marBottom w:val="0"/>
      <w:divBdr>
        <w:top w:val="none" w:sz="0" w:space="0" w:color="auto"/>
        <w:left w:val="none" w:sz="0" w:space="0" w:color="auto"/>
        <w:bottom w:val="none" w:sz="0" w:space="0" w:color="auto"/>
        <w:right w:val="none" w:sz="0" w:space="0" w:color="auto"/>
      </w:divBdr>
    </w:div>
    <w:div w:id="1725518480">
      <w:bodyDiv w:val="1"/>
      <w:marLeft w:val="0"/>
      <w:marRight w:val="0"/>
      <w:marTop w:val="0"/>
      <w:marBottom w:val="0"/>
      <w:divBdr>
        <w:top w:val="none" w:sz="0" w:space="0" w:color="auto"/>
        <w:left w:val="none" w:sz="0" w:space="0" w:color="auto"/>
        <w:bottom w:val="none" w:sz="0" w:space="0" w:color="auto"/>
        <w:right w:val="none" w:sz="0" w:space="0" w:color="auto"/>
      </w:divBdr>
    </w:div>
    <w:div w:id="1725518512">
      <w:bodyDiv w:val="1"/>
      <w:marLeft w:val="0"/>
      <w:marRight w:val="0"/>
      <w:marTop w:val="0"/>
      <w:marBottom w:val="0"/>
      <w:divBdr>
        <w:top w:val="none" w:sz="0" w:space="0" w:color="auto"/>
        <w:left w:val="none" w:sz="0" w:space="0" w:color="auto"/>
        <w:bottom w:val="none" w:sz="0" w:space="0" w:color="auto"/>
        <w:right w:val="none" w:sz="0" w:space="0" w:color="auto"/>
      </w:divBdr>
    </w:div>
    <w:div w:id="1725526466">
      <w:bodyDiv w:val="1"/>
      <w:marLeft w:val="0"/>
      <w:marRight w:val="0"/>
      <w:marTop w:val="0"/>
      <w:marBottom w:val="0"/>
      <w:divBdr>
        <w:top w:val="none" w:sz="0" w:space="0" w:color="auto"/>
        <w:left w:val="none" w:sz="0" w:space="0" w:color="auto"/>
        <w:bottom w:val="none" w:sz="0" w:space="0" w:color="auto"/>
        <w:right w:val="none" w:sz="0" w:space="0" w:color="auto"/>
      </w:divBdr>
    </w:div>
    <w:div w:id="1725569295">
      <w:bodyDiv w:val="1"/>
      <w:marLeft w:val="0"/>
      <w:marRight w:val="0"/>
      <w:marTop w:val="0"/>
      <w:marBottom w:val="0"/>
      <w:divBdr>
        <w:top w:val="none" w:sz="0" w:space="0" w:color="auto"/>
        <w:left w:val="none" w:sz="0" w:space="0" w:color="auto"/>
        <w:bottom w:val="none" w:sz="0" w:space="0" w:color="auto"/>
        <w:right w:val="none" w:sz="0" w:space="0" w:color="auto"/>
      </w:divBdr>
    </w:div>
    <w:div w:id="1725710618">
      <w:bodyDiv w:val="1"/>
      <w:marLeft w:val="0"/>
      <w:marRight w:val="0"/>
      <w:marTop w:val="0"/>
      <w:marBottom w:val="0"/>
      <w:divBdr>
        <w:top w:val="none" w:sz="0" w:space="0" w:color="auto"/>
        <w:left w:val="none" w:sz="0" w:space="0" w:color="auto"/>
        <w:bottom w:val="none" w:sz="0" w:space="0" w:color="auto"/>
        <w:right w:val="none" w:sz="0" w:space="0" w:color="auto"/>
      </w:divBdr>
    </w:div>
    <w:div w:id="1725909890">
      <w:bodyDiv w:val="1"/>
      <w:marLeft w:val="0"/>
      <w:marRight w:val="0"/>
      <w:marTop w:val="0"/>
      <w:marBottom w:val="0"/>
      <w:divBdr>
        <w:top w:val="none" w:sz="0" w:space="0" w:color="auto"/>
        <w:left w:val="none" w:sz="0" w:space="0" w:color="auto"/>
        <w:bottom w:val="none" w:sz="0" w:space="0" w:color="auto"/>
        <w:right w:val="none" w:sz="0" w:space="0" w:color="auto"/>
      </w:divBdr>
    </w:div>
    <w:div w:id="1726223502">
      <w:bodyDiv w:val="1"/>
      <w:marLeft w:val="0"/>
      <w:marRight w:val="0"/>
      <w:marTop w:val="0"/>
      <w:marBottom w:val="0"/>
      <w:divBdr>
        <w:top w:val="none" w:sz="0" w:space="0" w:color="auto"/>
        <w:left w:val="none" w:sz="0" w:space="0" w:color="auto"/>
        <w:bottom w:val="none" w:sz="0" w:space="0" w:color="auto"/>
        <w:right w:val="none" w:sz="0" w:space="0" w:color="auto"/>
      </w:divBdr>
    </w:div>
    <w:div w:id="1726295347">
      <w:bodyDiv w:val="1"/>
      <w:marLeft w:val="0"/>
      <w:marRight w:val="0"/>
      <w:marTop w:val="0"/>
      <w:marBottom w:val="0"/>
      <w:divBdr>
        <w:top w:val="none" w:sz="0" w:space="0" w:color="auto"/>
        <w:left w:val="none" w:sz="0" w:space="0" w:color="auto"/>
        <w:bottom w:val="none" w:sz="0" w:space="0" w:color="auto"/>
        <w:right w:val="none" w:sz="0" w:space="0" w:color="auto"/>
      </w:divBdr>
    </w:div>
    <w:div w:id="1726367514">
      <w:bodyDiv w:val="1"/>
      <w:marLeft w:val="0"/>
      <w:marRight w:val="0"/>
      <w:marTop w:val="0"/>
      <w:marBottom w:val="0"/>
      <w:divBdr>
        <w:top w:val="none" w:sz="0" w:space="0" w:color="auto"/>
        <w:left w:val="none" w:sz="0" w:space="0" w:color="auto"/>
        <w:bottom w:val="none" w:sz="0" w:space="0" w:color="auto"/>
        <w:right w:val="none" w:sz="0" w:space="0" w:color="auto"/>
      </w:divBdr>
    </w:div>
    <w:div w:id="1726562263">
      <w:bodyDiv w:val="1"/>
      <w:marLeft w:val="0"/>
      <w:marRight w:val="0"/>
      <w:marTop w:val="0"/>
      <w:marBottom w:val="0"/>
      <w:divBdr>
        <w:top w:val="none" w:sz="0" w:space="0" w:color="auto"/>
        <w:left w:val="none" w:sz="0" w:space="0" w:color="auto"/>
        <w:bottom w:val="none" w:sz="0" w:space="0" w:color="auto"/>
        <w:right w:val="none" w:sz="0" w:space="0" w:color="auto"/>
      </w:divBdr>
    </w:div>
    <w:div w:id="1726684086">
      <w:bodyDiv w:val="1"/>
      <w:marLeft w:val="0"/>
      <w:marRight w:val="0"/>
      <w:marTop w:val="0"/>
      <w:marBottom w:val="0"/>
      <w:divBdr>
        <w:top w:val="none" w:sz="0" w:space="0" w:color="auto"/>
        <w:left w:val="none" w:sz="0" w:space="0" w:color="auto"/>
        <w:bottom w:val="none" w:sz="0" w:space="0" w:color="auto"/>
        <w:right w:val="none" w:sz="0" w:space="0" w:color="auto"/>
      </w:divBdr>
    </w:div>
    <w:div w:id="1726948864">
      <w:bodyDiv w:val="1"/>
      <w:marLeft w:val="0"/>
      <w:marRight w:val="0"/>
      <w:marTop w:val="0"/>
      <w:marBottom w:val="0"/>
      <w:divBdr>
        <w:top w:val="none" w:sz="0" w:space="0" w:color="auto"/>
        <w:left w:val="none" w:sz="0" w:space="0" w:color="auto"/>
        <w:bottom w:val="none" w:sz="0" w:space="0" w:color="auto"/>
        <w:right w:val="none" w:sz="0" w:space="0" w:color="auto"/>
      </w:divBdr>
    </w:div>
    <w:div w:id="1726952924">
      <w:bodyDiv w:val="1"/>
      <w:marLeft w:val="0"/>
      <w:marRight w:val="0"/>
      <w:marTop w:val="0"/>
      <w:marBottom w:val="0"/>
      <w:divBdr>
        <w:top w:val="none" w:sz="0" w:space="0" w:color="auto"/>
        <w:left w:val="none" w:sz="0" w:space="0" w:color="auto"/>
        <w:bottom w:val="none" w:sz="0" w:space="0" w:color="auto"/>
        <w:right w:val="none" w:sz="0" w:space="0" w:color="auto"/>
      </w:divBdr>
    </w:div>
    <w:div w:id="1727100491">
      <w:bodyDiv w:val="1"/>
      <w:marLeft w:val="0"/>
      <w:marRight w:val="0"/>
      <w:marTop w:val="0"/>
      <w:marBottom w:val="0"/>
      <w:divBdr>
        <w:top w:val="none" w:sz="0" w:space="0" w:color="auto"/>
        <w:left w:val="none" w:sz="0" w:space="0" w:color="auto"/>
        <w:bottom w:val="none" w:sz="0" w:space="0" w:color="auto"/>
        <w:right w:val="none" w:sz="0" w:space="0" w:color="auto"/>
      </w:divBdr>
    </w:div>
    <w:div w:id="1727100899">
      <w:bodyDiv w:val="1"/>
      <w:marLeft w:val="0"/>
      <w:marRight w:val="0"/>
      <w:marTop w:val="0"/>
      <w:marBottom w:val="0"/>
      <w:divBdr>
        <w:top w:val="none" w:sz="0" w:space="0" w:color="auto"/>
        <w:left w:val="none" w:sz="0" w:space="0" w:color="auto"/>
        <w:bottom w:val="none" w:sz="0" w:space="0" w:color="auto"/>
        <w:right w:val="none" w:sz="0" w:space="0" w:color="auto"/>
      </w:divBdr>
    </w:div>
    <w:div w:id="1727140981">
      <w:bodyDiv w:val="1"/>
      <w:marLeft w:val="0"/>
      <w:marRight w:val="0"/>
      <w:marTop w:val="0"/>
      <w:marBottom w:val="0"/>
      <w:divBdr>
        <w:top w:val="none" w:sz="0" w:space="0" w:color="auto"/>
        <w:left w:val="none" w:sz="0" w:space="0" w:color="auto"/>
        <w:bottom w:val="none" w:sz="0" w:space="0" w:color="auto"/>
        <w:right w:val="none" w:sz="0" w:space="0" w:color="auto"/>
      </w:divBdr>
    </w:div>
    <w:div w:id="1727293288">
      <w:bodyDiv w:val="1"/>
      <w:marLeft w:val="0"/>
      <w:marRight w:val="0"/>
      <w:marTop w:val="0"/>
      <w:marBottom w:val="0"/>
      <w:divBdr>
        <w:top w:val="none" w:sz="0" w:space="0" w:color="auto"/>
        <w:left w:val="none" w:sz="0" w:space="0" w:color="auto"/>
        <w:bottom w:val="none" w:sz="0" w:space="0" w:color="auto"/>
        <w:right w:val="none" w:sz="0" w:space="0" w:color="auto"/>
      </w:divBdr>
    </w:div>
    <w:div w:id="1727875347">
      <w:bodyDiv w:val="1"/>
      <w:marLeft w:val="0"/>
      <w:marRight w:val="0"/>
      <w:marTop w:val="0"/>
      <w:marBottom w:val="0"/>
      <w:divBdr>
        <w:top w:val="none" w:sz="0" w:space="0" w:color="auto"/>
        <w:left w:val="none" w:sz="0" w:space="0" w:color="auto"/>
        <w:bottom w:val="none" w:sz="0" w:space="0" w:color="auto"/>
        <w:right w:val="none" w:sz="0" w:space="0" w:color="auto"/>
      </w:divBdr>
    </w:div>
    <w:div w:id="1728062858">
      <w:bodyDiv w:val="1"/>
      <w:marLeft w:val="0"/>
      <w:marRight w:val="0"/>
      <w:marTop w:val="0"/>
      <w:marBottom w:val="0"/>
      <w:divBdr>
        <w:top w:val="none" w:sz="0" w:space="0" w:color="auto"/>
        <w:left w:val="none" w:sz="0" w:space="0" w:color="auto"/>
        <w:bottom w:val="none" w:sz="0" w:space="0" w:color="auto"/>
        <w:right w:val="none" w:sz="0" w:space="0" w:color="auto"/>
      </w:divBdr>
    </w:div>
    <w:div w:id="1728452906">
      <w:bodyDiv w:val="1"/>
      <w:marLeft w:val="0"/>
      <w:marRight w:val="0"/>
      <w:marTop w:val="0"/>
      <w:marBottom w:val="0"/>
      <w:divBdr>
        <w:top w:val="none" w:sz="0" w:space="0" w:color="auto"/>
        <w:left w:val="none" w:sz="0" w:space="0" w:color="auto"/>
        <w:bottom w:val="none" w:sz="0" w:space="0" w:color="auto"/>
        <w:right w:val="none" w:sz="0" w:space="0" w:color="auto"/>
      </w:divBdr>
    </w:div>
    <w:div w:id="1728606885">
      <w:bodyDiv w:val="1"/>
      <w:marLeft w:val="0"/>
      <w:marRight w:val="0"/>
      <w:marTop w:val="0"/>
      <w:marBottom w:val="0"/>
      <w:divBdr>
        <w:top w:val="none" w:sz="0" w:space="0" w:color="auto"/>
        <w:left w:val="none" w:sz="0" w:space="0" w:color="auto"/>
        <w:bottom w:val="none" w:sz="0" w:space="0" w:color="auto"/>
        <w:right w:val="none" w:sz="0" w:space="0" w:color="auto"/>
      </w:divBdr>
    </w:div>
    <w:div w:id="1728919226">
      <w:bodyDiv w:val="1"/>
      <w:marLeft w:val="0"/>
      <w:marRight w:val="0"/>
      <w:marTop w:val="0"/>
      <w:marBottom w:val="0"/>
      <w:divBdr>
        <w:top w:val="none" w:sz="0" w:space="0" w:color="auto"/>
        <w:left w:val="none" w:sz="0" w:space="0" w:color="auto"/>
        <w:bottom w:val="none" w:sz="0" w:space="0" w:color="auto"/>
        <w:right w:val="none" w:sz="0" w:space="0" w:color="auto"/>
      </w:divBdr>
    </w:div>
    <w:div w:id="1729062636">
      <w:bodyDiv w:val="1"/>
      <w:marLeft w:val="0"/>
      <w:marRight w:val="0"/>
      <w:marTop w:val="0"/>
      <w:marBottom w:val="0"/>
      <w:divBdr>
        <w:top w:val="none" w:sz="0" w:space="0" w:color="auto"/>
        <w:left w:val="none" w:sz="0" w:space="0" w:color="auto"/>
        <w:bottom w:val="none" w:sz="0" w:space="0" w:color="auto"/>
        <w:right w:val="none" w:sz="0" w:space="0" w:color="auto"/>
      </w:divBdr>
    </w:div>
    <w:div w:id="1729301726">
      <w:bodyDiv w:val="1"/>
      <w:marLeft w:val="0"/>
      <w:marRight w:val="0"/>
      <w:marTop w:val="0"/>
      <w:marBottom w:val="0"/>
      <w:divBdr>
        <w:top w:val="none" w:sz="0" w:space="0" w:color="auto"/>
        <w:left w:val="none" w:sz="0" w:space="0" w:color="auto"/>
        <w:bottom w:val="none" w:sz="0" w:space="0" w:color="auto"/>
        <w:right w:val="none" w:sz="0" w:space="0" w:color="auto"/>
      </w:divBdr>
    </w:div>
    <w:div w:id="1729572754">
      <w:bodyDiv w:val="1"/>
      <w:marLeft w:val="0"/>
      <w:marRight w:val="0"/>
      <w:marTop w:val="0"/>
      <w:marBottom w:val="0"/>
      <w:divBdr>
        <w:top w:val="none" w:sz="0" w:space="0" w:color="auto"/>
        <w:left w:val="none" w:sz="0" w:space="0" w:color="auto"/>
        <w:bottom w:val="none" w:sz="0" w:space="0" w:color="auto"/>
        <w:right w:val="none" w:sz="0" w:space="0" w:color="auto"/>
      </w:divBdr>
    </w:div>
    <w:div w:id="1729692895">
      <w:bodyDiv w:val="1"/>
      <w:marLeft w:val="0"/>
      <w:marRight w:val="0"/>
      <w:marTop w:val="0"/>
      <w:marBottom w:val="0"/>
      <w:divBdr>
        <w:top w:val="none" w:sz="0" w:space="0" w:color="auto"/>
        <w:left w:val="none" w:sz="0" w:space="0" w:color="auto"/>
        <w:bottom w:val="none" w:sz="0" w:space="0" w:color="auto"/>
        <w:right w:val="none" w:sz="0" w:space="0" w:color="auto"/>
      </w:divBdr>
    </w:div>
    <w:div w:id="1730030677">
      <w:bodyDiv w:val="1"/>
      <w:marLeft w:val="0"/>
      <w:marRight w:val="0"/>
      <w:marTop w:val="0"/>
      <w:marBottom w:val="0"/>
      <w:divBdr>
        <w:top w:val="none" w:sz="0" w:space="0" w:color="auto"/>
        <w:left w:val="none" w:sz="0" w:space="0" w:color="auto"/>
        <w:bottom w:val="none" w:sz="0" w:space="0" w:color="auto"/>
        <w:right w:val="none" w:sz="0" w:space="0" w:color="auto"/>
      </w:divBdr>
    </w:div>
    <w:div w:id="1730152257">
      <w:bodyDiv w:val="1"/>
      <w:marLeft w:val="0"/>
      <w:marRight w:val="0"/>
      <w:marTop w:val="0"/>
      <w:marBottom w:val="0"/>
      <w:divBdr>
        <w:top w:val="none" w:sz="0" w:space="0" w:color="auto"/>
        <w:left w:val="none" w:sz="0" w:space="0" w:color="auto"/>
        <w:bottom w:val="none" w:sz="0" w:space="0" w:color="auto"/>
        <w:right w:val="none" w:sz="0" w:space="0" w:color="auto"/>
      </w:divBdr>
    </w:div>
    <w:div w:id="1730154329">
      <w:bodyDiv w:val="1"/>
      <w:marLeft w:val="0"/>
      <w:marRight w:val="0"/>
      <w:marTop w:val="0"/>
      <w:marBottom w:val="0"/>
      <w:divBdr>
        <w:top w:val="none" w:sz="0" w:space="0" w:color="auto"/>
        <w:left w:val="none" w:sz="0" w:space="0" w:color="auto"/>
        <w:bottom w:val="none" w:sz="0" w:space="0" w:color="auto"/>
        <w:right w:val="none" w:sz="0" w:space="0" w:color="auto"/>
      </w:divBdr>
    </w:div>
    <w:div w:id="1730495728">
      <w:bodyDiv w:val="1"/>
      <w:marLeft w:val="0"/>
      <w:marRight w:val="0"/>
      <w:marTop w:val="0"/>
      <w:marBottom w:val="0"/>
      <w:divBdr>
        <w:top w:val="none" w:sz="0" w:space="0" w:color="auto"/>
        <w:left w:val="none" w:sz="0" w:space="0" w:color="auto"/>
        <w:bottom w:val="none" w:sz="0" w:space="0" w:color="auto"/>
        <w:right w:val="none" w:sz="0" w:space="0" w:color="auto"/>
      </w:divBdr>
    </w:div>
    <w:div w:id="1730573882">
      <w:bodyDiv w:val="1"/>
      <w:marLeft w:val="0"/>
      <w:marRight w:val="0"/>
      <w:marTop w:val="0"/>
      <w:marBottom w:val="0"/>
      <w:divBdr>
        <w:top w:val="none" w:sz="0" w:space="0" w:color="auto"/>
        <w:left w:val="none" w:sz="0" w:space="0" w:color="auto"/>
        <w:bottom w:val="none" w:sz="0" w:space="0" w:color="auto"/>
        <w:right w:val="none" w:sz="0" w:space="0" w:color="auto"/>
      </w:divBdr>
    </w:div>
    <w:div w:id="1730883885">
      <w:bodyDiv w:val="1"/>
      <w:marLeft w:val="0"/>
      <w:marRight w:val="0"/>
      <w:marTop w:val="0"/>
      <w:marBottom w:val="0"/>
      <w:divBdr>
        <w:top w:val="none" w:sz="0" w:space="0" w:color="auto"/>
        <w:left w:val="none" w:sz="0" w:space="0" w:color="auto"/>
        <w:bottom w:val="none" w:sz="0" w:space="0" w:color="auto"/>
        <w:right w:val="none" w:sz="0" w:space="0" w:color="auto"/>
      </w:divBdr>
    </w:div>
    <w:div w:id="1731222624">
      <w:bodyDiv w:val="1"/>
      <w:marLeft w:val="0"/>
      <w:marRight w:val="0"/>
      <w:marTop w:val="0"/>
      <w:marBottom w:val="0"/>
      <w:divBdr>
        <w:top w:val="none" w:sz="0" w:space="0" w:color="auto"/>
        <w:left w:val="none" w:sz="0" w:space="0" w:color="auto"/>
        <w:bottom w:val="none" w:sz="0" w:space="0" w:color="auto"/>
        <w:right w:val="none" w:sz="0" w:space="0" w:color="auto"/>
      </w:divBdr>
    </w:div>
    <w:div w:id="1731421405">
      <w:bodyDiv w:val="1"/>
      <w:marLeft w:val="0"/>
      <w:marRight w:val="0"/>
      <w:marTop w:val="0"/>
      <w:marBottom w:val="0"/>
      <w:divBdr>
        <w:top w:val="none" w:sz="0" w:space="0" w:color="auto"/>
        <w:left w:val="none" w:sz="0" w:space="0" w:color="auto"/>
        <w:bottom w:val="none" w:sz="0" w:space="0" w:color="auto"/>
        <w:right w:val="none" w:sz="0" w:space="0" w:color="auto"/>
      </w:divBdr>
    </w:div>
    <w:div w:id="1731537200">
      <w:bodyDiv w:val="1"/>
      <w:marLeft w:val="0"/>
      <w:marRight w:val="0"/>
      <w:marTop w:val="0"/>
      <w:marBottom w:val="0"/>
      <w:divBdr>
        <w:top w:val="none" w:sz="0" w:space="0" w:color="auto"/>
        <w:left w:val="none" w:sz="0" w:space="0" w:color="auto"/>
        <w:bottom w:val="none" w:sz="0" w:space="0" w:color="auto"/>
        <w:right w:val="none" w:sz="0" w:space="0" w:color="auto"/>
      </w:divBdr>
    </w:div>
    <w:div w:id="1731729306">
      <w:bodyDiv w:val="1"/>
      <w:marLeft w:val="0"/>
      <w:marRight w:val="0"/>
      <w:marTop w:val="0"/>
      <w:marBottom w:val="0"/>
      <w:divBdr>
        <w:top w:val="none" w:sz="0" w:space="0" w:color="auto"/>
        <w:left w:val="none" w:sz="0" w:space="0" w:color="auto"/>
        <w:bottom w:val="none" w:sz="0" w:space="0" w:color="auto"/>
        <w:right w:val="none" w:sz="0" w:space="0" w:color="auto"/>
      </w:divBdr>
    </w:div>
    <w:div w:id="1731734936">
      <w:bodyDiv w:val="1"/>
      <w:marLeft w:val="0"/>
      <w:marRight w:val="0"/>
      <w:marTop w:val="0"/>
      <w:marBottom w:val="0"/>
      <w:divBdr>
        <w:top w:val="none" w:sz="0" w:space="0" w:color="auto"/>
        <w:left w:val="none" w:sz="0" w:space="0" w:color="auto"/>
        <w:bottom w:val="none" w:sz="0" w:space="0" w:color="auto"/>
        <w:right w:val="none" w:sz="0" w:space="0" w:color="auto"/>
      </w:divBdr>
    </w:div>
    <w:div w:id="1732075937">
      <w:bodyDiv w:val="1"/>
      <w:marLeft w:val="0"/>
      <w:marRight w:val="0"/>
      <w:marTop w:val="0"/>
      <w:marBottom w:val="0"/>
      <w:divBdr>
        <w:top w:val="none" w:sz="0" w:space="0" w:color="auto"/>
        <w:left w:val="none" w:sz="0" w:space="0" w:color="auto"/>
        <w:bottom w:val="none" w:sz="0" w:space="0" w:color="auto"/>
        <w:right w:val="none" w:sz="0" w:space="0" w:color="auto"/>
      </w:divBdr>
    </w:div>
    <w:div w:id="1732192443">
      <w:bodyDiv w:val="1"/>
      <w:marLeft w:val="0"/>
      <w:marRight w:val="0"/>
      <w:marTop w:val="0"/>
      <w:marBottom w:val="0"/>
      <w:divBdr>
        <w:top w:val="none" w:sz="0" w:space="0" w:color="auto"/>
        <w:left w:val="none" w:sz="0" w:space="0" w:color="auto"/>
        <w:bottom w:val="none" w:sz="0" w:space="0" w:color="auto"/>
        <w:right w:val="none" w:sz="0" w:space="0" w:color="auto"/>
      </w:divBdr>
    </w:div>
    <w:div w:id="1732576728">
      <w:bodyDiv w:val="1"/>
      <w:marLeft w:val="0"/>
      <w:marRight w:val="0"/>
      <w:marTop w:val="0"/>
      <w:marBottom w:val="0"/>
      <w:divBdr>
        <w:top w:val="none" w:sz="0" w:space="0" w:color="auto"/>
        <w:left w:val="none" w:sz="0" w:space="0" w:color="auto"/>
        <w:bottom w:val="none" w:sz="0" w:space="0" w:color="auto"/>
        <w:right w:val="none" w:sz="0" w:space="0" w:color="auto"/>
      </w:divBdr>
    </w:div>
    <w:div w:id="1733235498">
      <w:bodyDiv w:val="1"/>
      <w:marLeft w:val="0"/>
      <w:marRight w:val="0"/>
      <w:marTop w:val="0"/>
      <w:marBottom w:val="0"/>
      <w:divBdr>
        <w:top w:val="none" w:sz="0" w:space="0" w:color="auto"/>
        <w:left w:val="none" w:sz="0" w:space="0" w:color="auto"/>
        <w:bottom w:val="none" w:sz="0" w:space="0" w:color="auto"/>
        <w:right w:val="none" w:sz="0" w:space="0" w:color="auto"/>
      </w:divBdr>
    </w:div>
    <w:div w:id="1733579759">
      <w:bodyDiv w:val="1"/>
      <w:marLeft w:val="0"/>
      <w:marRight w:val="0"/>
      <w:marTop w:val="0"/>
      <w:marBottom w:val="0"/>
      <w:divBdr>
        <w:top w:val="none" w:sz="0" w:space="0" w:color="auto"/>
        <w:left w:val="none" w:sz="0" w:space="0" w:color="auto"/>
        <w:bottom w:val="none" w:sz="0" w:space="0" w:color="auto"/>
        <w:right w:val="none" w:sz="0" w:space="0" w:color="auto"/>
      </w:divBdr>
    </w:div>
    <w:div w:id="1733625828">
      <w:bodyDiv w:val="1"/>
      <w:marLeft w:val="0"/>
      <w:marRight w:val="0"/>
      <w:marTop w:val="0"/>
      <w:marBottom w:val="0"/>
      <w:divBdr>
        <w:top w:val="none" w:sz="0" w:space="0" w:color="auto"/>
        <w:left w:val="none" w:sz="0" w:space="0" w:color="auto"/>
        <w:bottom w:val="none" w:sz="0" w:space="0" w:color="auto"/>
        <w:right w:val="none" w:sz="0" w:space="0" w:color="auto"/>
      </w:divBdr>
    </w:div>
    <w:div w:id="1733771830">
      <w:bodyDiv w:val="1"/>
      <w:marLeft w:val="0"/>
      <w:marRight w:val="0"/>
      <w:marTop w:val="0"/>
      <w:marBottom w:val="0"/>
      <w:divBdr>
        <w:top w:val="none" w:sz="0" w:space="0" w:color="auto"/>
        <w:left w:val="none" w:sz="0" w:space="0" w:color="auto"/>
        <w:bottom w:val="none" w:sz="0" w:space="0" w:color="auto"/>
        <w:right w:val="none" w:sz="0" w:space="0" w:color="auto"/>
      </w:divBdr>
    </w:div>
    <w:div w:id="1733846206">
      <w:bodyDiv w:val="1"/>
      <w:marLeft w:val="0"/>
      <w:marRight w:val="0"/>
      <w:marTop w:val="0"/>
      <w:marBottom w:val="0"/>
      <w:divBdr>
        <w:top w:val="none" w:sz="0" w:space="0" w:color="auto"/>
        <w:left w:val="none" w:sz="0" w:space="0" w:color="auto"/>
        <w:bottom w:val="none" w:sz="0" w:space="0" w:color="auto"/>
        <w:right w:val="none" w:sz="0" w:space="0" w:color="auto"/>
      </w:divBdr>
    </w:div>
    <w:div w:id="1734157380">
      <w:bodyDiv w:val="1"/>
      <w:marLeft w:val="0"/>
      <w:marRight w:val="0"/>
      <w:marTop w:val="0"/>
      <w:marBottom w:val="0"/>
      <w:divBdr>
        <w:top w:val="none" w:sz="0" w:space="0" w:color="auto"/>
        <w:left w:val="none" w:sz="0" w:space="0" w:color="auto"/>
        <w:bottom w:val="none" w:sz="0" w:space="0" w:color="auto"/>
        <w:right w:val="none" w:sz="0" w:space="0" w:color="auto"/>
      </w:divBdr>
    </w:div>
    <w:div w:id="1734306815">
      <w:bodyDiv w:val="1"/>
      <w:marLeft w:val="0"/>
      <w:marRight w:val="0"/>
      <w:marTop w:val="0"/>
      <w:marBottom w:val="0"/>
      <w:divBdr>
        <w:top w:val="none" w:sz="0" w:space="0" w:color="auto"/>
        <w:left w:val="none" w:sz="0" w:space="0" w:color="auto"/>
        <w:bottom w:val="none" w:sz="0" w:space="0" w:color="auto"/>
        <w:right w:val="none" w:sz="0" w:space="0" w:color="auto"/>
      </w:divBdr>
    </w:div>
    <w:div w:id="1734504364">
      <w:bodyDiv w:val="1"/>
      <w:marLeft w:val="0"/>
      <w:marRight w:val="0"/>
      <w:marTop w:val="0"/>
      <w:marBottom w:val="0"/>
      <w:divBdr>
        <w:top w:val="none" w:sz="0" w:space="0" w:color="auto"/>
        <w:left w:val="none" w:sz="0" w:space="0" w:color="auto"/>
        <w:bottom w:val="none" w:sz="0" w:space="0" w:color="auto"/>
        <w:right w:val="none" w:sz="0" w:space="0" w:color="auto"/>
      </w:divBdr>
    </w:div>
    <w:div w:id="1734542504">
      <w:bodyDiv w:val="1"/>
      <w:marLeft w:val="0"/>
      <w:marRight w:val="0"/>
      <w:marTop w:val="0"/>
      <w:marBottom w:val="0"/>
      <w:divBdr>
        <w:top w:val="none" w:sz="0" w:space="0" w:color="auto"/>
        <w:left w:val="none" w:sz="0" w:space="0" w:color="auto"/>
        <w:bottom w:val="none" w:sz="0" w:space="0" w:color="auto"/>
        <w:right w:val="none" w:sz="0" w:space="0" w:color="auto"/>
      </w:divBdr>
    </w:div>
    <w:div w:id="1734543857">
      <w:bodyDiv w:val="1"/>
      <w:marLeft w:val="0"/>
      <w:marRight w:val="0"/>
      <w:marTop w:val="0"/>
      <w:marBottom w:val="0"/>
      <w:divBdr>
        <w:top w:val="none" w:sz="0" w:space="0" w:color="auto"/>
        <w:left w:val="none" w:sz="0" w:space="0" w:color="auto"/>
        <w:bottom w:val="none" w:sz="0" w:space="0" w:color="auto"/>
        <w:right w:val="none" w:sz="0" w:space="0" w:color="auto"/>
      </w:divBdr>
    </w:div>
    <w:div w:id="1735084009">
      <w:bodyDiv w:val="1"/>
      <w:marLeft w:val="0"/>
      <w:marRight w:val="0"/>
      <w:marTop w:val="0"/>
      <w:marBottom w:val="0"/>
      <w:divBdr>
        <w:top w:val="none" w:sz="0" w:space="0" w:color="auto"/>
        <w:left w:val="none" w:sz="0" w:space="0" w:color="auto"/>
        <w:bottom w:val="none" w:sz="0" w:space="0" w:color="auto"/>
        <w:right w:val="none" w:sz="0" w:space="0" w:color="auto"/>
      </w:divBdr>
    </w:div>
    <w:div w:id="1735543504">
      <w:bodyDiv w:val="1"/>
      <w:marLeft w:val="0"/>
      <w:marRight w:val="0"/>
      <w:marTop w:val="0"/>
      <w:marBottom w:val="0"/>
      <w:divBdr>
        <w:top w:val="none" w:sz="0" w:space="0" w:color="auto"/>
        <w:left w:val="none" w:sz="0" w:space="0" w:color="auto"/>
        <w:bottom w:val="none" w:sz="0" w:space="0" w:color="auto"/>
        <w:right w:val="none" w:sz="0" w:space="0" w:color="auto"/>
      </w:divBdr>
    </w:div>
    <w:div w:id="1735543981">
      <w:bodyDiv w:val="1"/>
      <w:marLeft w:val="0"/>
      <w:marRight w:val="0"/>
      <w:marTop w:val="0"/>
      <w:marBottom w:val="0"/>
      <w:divBdr>
        <w:top w:val="none" w:sz="0" w:space="0" w:color="auto"/>
        <w:left w:val="none" w:sz="0" w:space="0" w:color="auto"/>
        <w:bottom w:val="none" w:sz="0" w:space="0" w:color="auto"/>
        <w:right w:val="none" w:sz="0" w:space="0" w:color="auto"/>
      </w:divBdr>
    </w:div>
    <w:div w:id="1735657409">
      <w:bodyDiv w:val="1"/>
      <w:marLeft w:val="0"/>
      <w:marRight w:val="0"/>
      <w:marTop w:val="0"/>
      <w:marBottom w:val="0"/>
      <w:divBdr>
        <w:top w:val="none" w:sz="0" w:space="0" w:color="auto"/>
        <w:left w:val="none" w:sz="0" w:space="0" w:color="auto"/>
        <w:bottom w:val="none" w:sz="0" w:space="0" w:color="auto"/>
        <w:right w:val="none" w:sz="0" w:space="0" w:color="auto"/>
      </w:divBdr>
    </w:div>
    <w:div w:id="1735658307">
      <w:bodyDiv w:val="1"/>
      <w:marLeft w:val="0"/>
      <w:marRight w:val="0"/>
      <w:marTop w:val="0"/>
      <w:marBottom w:val="0"/>
      <w:divBdr>
        <w:top w:val="none" w:sz="0" w:space="0" w:color="auto"/>
        <w:left w:val="none" w:sz="0" w:space="0" w:color="auto"/>
        <w:bottom w:val="none" w:sz="0" w:space="0" w:color="auto"/>
        <w:right w:val="none" w:sz="0" w:space="0" w:color="auto"/>
      </w:divBdr>
    </w:div>
    <w:div w:id="1735665653">
      <w:bodyDiv w:val="1"/>
      <w:marLeft w:val="0"/>
      <w:marRight w:val="0"/>
      <w:marTop w:val="0"/>
      <w:marBottom w:val="0"/>
      <w:divBdr>
        <w:top w:val="none" w:sz="0" w:space="0" w:color="auto"/>
        <w:left w:val="none" w:sz="0" w:space="0" w:color="auto"/>
        <w:bottom w:val="none" w:sz="0" w:space="0" w:color="auto"/>
        <w:right w:val="none" w:sz="0" w:space="0" w:color="auto"/>
      </w:divBdr>
    </w:div>
    <w:div w:id="1735855037">
      <w:bodyDiv w:val="1"/>
      <w:marLeft w:val="0"/>
      <w:marRight w:val="0"/>
      <w:marTop w:val="0"/>
      <w:marBottom w:val="0"/>
      <w:divBdr>
        <w:top w:val="none" w:sz="0" w:space="0" w:color="auto"/>
        <w:left w:val="none" w:sz="0" w:space="0" w:color="auto"/>
        <w:bottom w:val="none" w:sz="0" w:space="0" w:color="auto"/>
        <w:right w:val="none" w:sz="0" w:space="0" w:color="auto"/>
      </w:divBdr>
    </w:div>
    <w:div w:id="1736052795">
      <w:bodyDiv w:val="1"/>
      <w:marLeft w:val="0"/>
      <w:marRight w:val="0"/>
      <w:marTop w:val="0"/>
      <w:marBottom w:val="0"/>
      <w:divBdr>
        <w:top w:val="none" w:sz="0" w:space="0" w:color="auto"/>
        <w:left w:val="none" w:sz="0" w:space="0" w:color="auto"/>
        <w:bottom w:val="none" w:sz="0" w:space="0" w:color="auto"/>
        <w:right w:val="none" w:sz="0" w:space="0" w:color="auto"/>
      </w:divBdr>
    </w:div>
    <w:div w:id="1736080378">
      <w:bodyDiv w:val="1"/>
      <w:marLeft w:val="0"/>
      <w:marRight w:val="0"/>
      <w:marTop w:val="0"/>
      <w:marBottom w:val="0"/>
      <w:divBdr>
        <w:top w:val="none" w:sz="0" w:space="0" w:color="auto"/>
        <w:left w:val="none" w:sz="0" w:space="0" w:color="auto"/>
        <w:bottom w:val="none" w:sz="0" w:space="0" w:color="auto"/>
        <w:right w:val="none" w:sz="0" w:space="0" w:color="auto"/>
      </w:divBdr>
    </w:div>
    <w:div w:id="1736196230">
      <w:bodyDiv w:val="1"/>
      <w:marLeft w:val="0"/>
      <w:marRight w:val="0"/>
      <w:marTop w:val="0"/>
      <w:marBottom w:val="0"/>
      <w:divBdr>
        <w:top w:val="none" w:sz="0" w:space="0" w:color="auto"/>
        <w:left w:val="none" w:sz="0" w:space="0" w:color="auto"/>
        <w:bottom w:val="none" w:sz="0" w:space="0" w:color="auto"/>
        <w:right w:val="none" w:sz="0" w:space="0" w:color="auto"/>
      </w:divBdr>
    </w:div>
    <w:div w:id="1736317837">
      <w:bodyDiv w:val="1"/>
      <w:marLeft w:val="0"/>
      <w:marRight w:val="0"/>
      <w:marTop w:val="0"/>
      <w:marBottom w:val="0"/>
      <w:divBdr>
        <w:top w:val="none" w:sz="0" w:space="0" w:color="auto"/>
        <w:left w:val="none" w:sz="0" w:space="0" w:color="auto"/>
        <w:bottom w:val="none" w:sz="0" w:space="0" w:color="auto"/>
        <w:right w:val="none" w:sz="0" w:space="0" w:color="auto"/>
      </w:divBdr>
    </w:div>
    <w:div w:id="1736320776">
      <w:bodyDiv w:val="1"/>
      <w:marLeft w:val="0"/>
      <w:marRight w:val="0"/>
      <w:marTop w:val="0"/>
      <w:marBottom w:val="0"/>
      <w:divBdr>
        <w:top w:val="none" w:sz="0" w:space="0" w:color="auto"/>
        <w:left w:val="none" w:sz="0" w:space="0" w:color="auto"/>
        <w:bottom w:val="none" w:sz="0" w:space="0" w:color="auto"/>
        <w:right w:val="none" w:sz="0" w:space="0" w:color="auto"/>
      </w:divBdr>
    </w:div>
    <w:div w:id="1736661649">
      <w:bodyDiv w:val="1"/>
      <w:marLeft w:val="0"/>
      <w:marRight w:val="0"/>
      <w:marTop w:val="0"/>
      <w:marBottom w:val="0"/>
      <w:divBdr>
        <w:top w:val="none" w:sz="0" w:space="0" w:color="auto"/>
        <w:left w:val="none" w:sz="0" w:space="0" w:color="auto"/>
        <w:bottom w:val="none" w:sz="0" w:space="0" w:color="auto"/>
        <w:right w:val="none" w:sz="0" w:space="0" w:color="auto"/>
      </w:divBdr>
    </w:div>
    <w:div w:id="1736976696">
      <w:bodyDiv w:val="1"/>
      <w:marLeft w:val="0"/>
      <w:marRight w:val="0"/>
      <w:marTop w:val="0"/>
      <w:marBottom w:val="0"/>
      <w:divBdr>
        <w:top w:val="none" w:sz="0" w:space="0" w:color="auto"/>
        <w:left w:val="none" w:sz="0" w:space="0" w:color="auto"/>
        <w:bottom w:val="none" w:sz="0" w:space="0" w:color="auto"/>
        <w:right w:val="none" w:sz="0" w:space="0" w:color="auto"/>
      </w:divBdr>
    </w:div>
    <w:div w:id="1737170288">
      <w:bodyDiv w:val="1"/>
      <w:marLeft w:val="0"/>
      <w:marRight w:val="0"/>
      <w:marTop w:val="0"/>
      <w:marBottom w:val="0"/>
      <w:divBdr>
        <w:top w:val="none" w:sz="0" w:space="0" w:color="auto"/>
        <w:left w:val="none" w:sz="0" w:space="0" w:color="auto"/>
        <w:bottom w:val="none" w:sz="0" w:space="0" w:color="auto"/>
        <w:right w:val="none" w:sz="0" w:space="0" w:color="auto"/>
      </w:divBdr>
    </w:div>
    <w:div w:id="1737193884">
      <w:bodyDiv w:val="1"/>
      <w:marLeft w:val="0"/>
      <w:marRight w:val="0"/>
      <w:marTop w:val="0"/>
      <w:marBottom w:val="0"/>
      <w:divBdr>
        <w:top w:val="none" w:sz="0" w:space="0" w:color="auto"/>
        <w:left w:val="none" w:sz="0" w:space="0" w:color="auto"/>
        <w:bottom w:val="none" w:sz="0" w:space="0" w:color="auto"/>
        <w:right w:val="none" w:sz="0" w:space="0" w:color="auto"/>
      </w:divBdr>
    </w:div>
    <w:div w:id="1737240340">
      <w:bodyDiv w:val="1"/>
      <w:marLeft w:val="0"/>
      <w:marRight w:val="0"/>
      <w:marTop w:val="0"/>
      <w:marBottom w:val="0"/>
      <w:divBdr>
        <w:top w:val="none" w:sz="0" w:space="0" w:color="auto"/>
        <w:left w:val="none" w:sz="0" w:space="0" w:color="auto"/>
        <w:bottom w:val="none" w:sz="0" w:space="0" w:color="auto"/>
        <w:right w:val="none" w:sz="0" w:space="0" w:color="auto"/>
      </w:divBdr>
    </w:div>
    <w:div w:id="1737362257">
      <w:bodyDiv w:val="1"/>
      <w:marLeft w:val="0"/>
      <w:marRight w:val="0"/>
      <w:marTop w:val="0"/>
      <w:marBottom w:val="0"/>
      <w:divBdr>
        <w:top w:val="none" w:sz="0" w:space="0" w:color="auto"/>
        <w:left w:val="none" w:sz="0" w:space="0" w:color="auto"/>
        <w:bottom w:val="none" w:sz="0" w:space="0" w:color="auto"/>
        <w:right w:val="none" w:sz="0" w:space="0" w:color="auto"/>
      </w:divBdr>
    </w:div>
    <w:div w:id="1737512268">
      <w:bodyDiv w:val="1"/>
      <w:marLeft w:val="0"/>
      <w:marRight w:val="0"/>
      <w:marTop w:val="0"/>
      <w:marBottom w:val="0"/>
      <w:divBdr>
        <w:top w:val="none" w:sz="0" w:space="0" w:color="auto"/>
        <w:left w:val="none" w:sz="0" w:space="0" w:color="auto"/>
        <w:bottom w:val="none" w:sz="0" w:space="0" w:color="auto"/>
        <w:right w:val="none" w:sz="0" w:space="0" w:color="auto"/>
      </w:divBdr>
    </w:div>
    <w:div w:id="1737629264">
      <w:bodyDiv w:val="1"/>
      <w:marLeft w:val="0"/>
      <w:marRight w:val="0"/>
      <w:marTop w:val="0"/>
      <w:marBottom w:val="0"/>
      <w:divBdr>
        <w:top w:val="none" w:sz="0" w:space="0" w:color="auto"/>
        <w:left w:val="none" w:sz="0" w:space="0" w:color="auto"/>
        <w:bottom w:val="none" w:sz="0" w:space="0" w:color="auto"/>
        <w:right w:val="none" w:sz="0" w:space="0" w:color="auto"/>
      </w:divBdr>
    </w:div>
    <w:div w:id="1737703784">
      <w:bodyDiv w:val="1"/>
      <w:marLeft w:val="0"/>
      <w:marRight w:val="0"/>
      <w:marTop w:val="0"/>
      <w:marBottom w:val="0"/>
      <w:divBdr>
        <w:top w:val="none" w:sz="0" w:space="0" w:color="auto"/>
        <w:left w:val="none" w:sz="0" w:space="0" w:color="auto"/>
        <w:bottom w:val="none" w:sz="0" w:space="0" w:color="auto"/>
        <w:right w:val="none" w:sz="0" w:space="0" w:color="auto"/>
      </w:divBdr>
    </w:div>
    <w:div w:id="1737706052">
      <w:bodyDiv w:val="1"/>
      <w:marLeft w:val="0"/>
      <w:marRight w:val="0"/>
      <w:marTop w:val="0"/>
      <w:marBottom w:val="0"/>
      <w:divBdr>
        <w:top w:val="none" w:sz="0" w:space="0" w:color="auto"/>
        <w:left w:val="none" w:sz="0" w:space="0" w:color="auto"/>
        <w:bottom w:val="none" w:sz="0" w:space="0" w:color="auto"/>
        <w:right w:val="none" w:sz="0" w:space="0" w:color="auto"/>
      </w:divBdr>
    </w:div>
    <w:div w:id="1737783202">
      <w:bodyDiv w:val="1"/>
      <w:marLeft w:val="0"/>
      <w:marRight w:val="0"/>
      <w:marTop w:val="0"/>
      <w:marBottom w:val="0"/>
      <w:divBdr>
        <w:top w:val="none" w:sz="0" w:space="0" w:color="auto"/>
        <w:left w:val="none" w:sz="0" w:space="0" w:color="auto"/>
        <w:bottom w:val="none" w:sz="0" w:space="0" w:color="auto"/>
        <w:right w:val="none" w:sz="0" w:space="0" w:color="auto"/>
      </w:divBdr>
    </w:div>
    <w:div w:id="1737818832">
      <w:bodyDiv w:val="1"/>
      <w:marLeft w:val="0"/>
      <w:marRight w:val="0"/>
      <w:marTop w:val="0"/>
      <w:marBottom w:val="0"/>
      <w:divBdr>
        <w:top w:val="none" w:sz="0" w:space="0" w:color="auto"/>
        <w:left w:val="none" w:sz="0" w:space="0" w:color="auto"/>
        <w:bottom w:val="none" w:sz="0" w:space="0" w:color="auto"/>
        <w:right w:val="none" w:sz="0" w:space="0" w:color="auto"/>
      </w:divBdr>
    </w:div>
    <w:div w:id="1737849748">
      <w:bodyDiv w:val="1"/>
      <w:marLeft w:val="0"/>
      <w:marRight w:val="0"/>
      <w:marTop w:val="0"/>
      <w:marBottom w:val="0"/>
      <w:divBdr>
        <w:top w:val="none" w:sz="0" w:space="0" w:color="auto"/>
        <w:left w:val="none" w:sz="0" w:space="0" w:color="auto"/>
        <w:bottom w:val="none" w:sz="0" w:space="0" w:color="auto"/>
        <w:right w:val="none" w:sz="0" w:space="0" w:color="auto"/>
      </w:divBdr>
    </w:div>
    <w:div w:id="1738046153">
      <w:bodyDiv w:val="1"/>
      <w:marLeft w:val="0"/>
      <w:marRight w:val="0"/>
      <w:marTop w:val="0"/>
      <w:marBottom w:val="0"/>
      <w:divBdr>
        <w:top w:val="none" w:sz="0" w:space="0" w:color="auto"/>
        <w:left w:val="none" w:sz="0" w:space="0" w:color="auto"/>
        <w:bottom w:val="none" w:sz="0" w:space="0" w:color="auto"/>
        <w:right w:val="none" w:sz="0" w:space="0" w:color="auto"/>
      </w:divBdr>
    </w:div>
    <w:div w:id="1738236310">
      <w:bodyDiv w:val="1"/>
      <w:marLeft w:val="0"/>
      <w:marRight w:val="0"/>
      <w:marTop w:val="0"/>
      <w:marBottom w:val="0"/>
      <w:divBdr>
        <w:top w:val="none" w:sz="0" w:space="0" w:color="auto"/>
        <w:left w:val="none" w:sz="0" w:space="0" w:color="auto"/>
        <w:bottom w:val="none" w:sz="0" w:space="0" w:color="auto"/>
        <w:right w:val="none" w:sz="0" w:space="0" w:color="auto"/>
      </w:divBdr>
    </w:div>
    <w:div w:id="1738279084">
      <w:bodyDiv w:val="1"/>
      <w:marLeft w:val="0"/>
      <w:marRight w:val="0"/>
      <w:marTop w:val="0"/>
      <w:marBottom w:val="0"/>
      <w:divBdr>
        <w:top w:val="none" w:sz="0" w:space="0" w:color="auto"/>
        <w:left w:val="none" w:sz="0" w:space="0" w:color="auto"/>
        <w:bottom w:val="none" w:sz="0" w:space="0" w:color="auto"/>
        <w:right w:val="none" w:sz="0" w:space="0" w:color="auto"/>
      </w:divBdr>
    </w:div>
    <w:div w:id="1738287455">
      <w:bodyDiv w:val="1"/>
      <w:marLeft w:val="0"/>
      <w:marRight w:val="0"/>
      <w:marTop w:val="0"/>
      <w:marBottom w:val="0"/>
      <w:divBdr>
        <w:top w:val="none" w:sz="0" w:space="0" w:color="auto"/>
        <w:left w:val="none" w:sz="0" w:space="0" w:color="auto"/>
        <w:bottom w:val="none" w:sz="0" w:space="0" w:color="auto"/>
        <w:right w:val="none" w:sz="0" w:space="0" w:color="auto"/>
      </w:divBdr>
    </w:div>
    <w:div w:id="1738356098">
      <w:bodyDiv w:val="1"/>
      <w:marLeft w:val="0"/>
      <w:marRight w:val="0"/>
      <w:marTop w:val="0"/>
      <w:marBottom w:val="0"/>
      <w:divBdr>
        <w:top w:val="none" w:sz="0" w:space="0" w:color="auto"/>
        <w:left w:val="none" w:sz="0" w:space="0" w:color="auto"/>
        <w:bottom w:val="none" w:sz="0" w:space="0" w:color="auto"/>
        <w:right w:val="none" w:sz="0" w:space="0" w:color="auto"/>
      </w:divBdr>
    </w:div>
    <w:div w:id="1738432870">
      <w:bodyDiv w:val="1"/>
      <w:marLeft w:val="0"/>
      <w:marRight w:val="0"/>
      <w:marTop w:val="0"/>
      <w:marBottom w:val="0"/>
      <w:divBdr>
        <w:top w:val="none" w:sz="0" w:space="0" w:color="auto"/>
        <w:left w:val="none" w:sz="0" w:space="0" w:color="auto"/>
        <w:bottom w:val="none" w:sz="0" w:space="0" w:color="auto"/>
        <w:right w:val="none" w:sz="0" w:space="0" w:color="auto"/>
      </w:divBdr>
    </w:div>
    <w:div w:id="1738746280">
      <w:bodyDiv w:val="1"/>
      <w:marLeft w:val="0"/>
      <w:marRight w:val="0"/>
      <w:marTop w:val="0"/>
      <w:marBottom w:val="0"/>
      <w:divBdr>
        <w:top w:val="none" w:sz="0" w:space="0" w:color="auto"/>
        <w:left w:val="none" w:sz="0" w:space="0" w:color="auto"/>
        <w:bottom w:val="none" w:sz="0" w:space="0" w:color="auto"/>
        <w:right w:val="none" w:sz="0" w:space="0" w:color="auto"/>
      </w:divBdr>
    </w:div>
    <w:div w:id="1738817029">
      <w:bodyDiv w:val="1"/>
      <w:marLeft w:val="0"/>
      <w:marRight w:val="0"/>
      <w:marTop w:val="0"/>
      <w:marBottom w:val="0"/>
      <w:divBdr>
        <w:top w:val="none" w:sz="0" w:space="0" w:color="auto"/>
        <w:left w:val="none" w:sz="0" w:space="0" w:color="auto"/>
        <w:bottom w:val="none" w:sz="0" w:space="0" w:color="auto"/>
        <w:right w:val="none" w:sz="0" w:space="0" w:color="auto"/>
      </w:divBdr>
    </w:div>
    <w:div w:id="1738891955">
      <w:bodyDiv w:val="1"/>
      <w:marLeft w:val="0"/>
      <w:marRight w:val="0"/>
      <w:marTop w:val="0"/>
      <w:marBottom w:val="0"/>
      <w:divBdr>
        <w:top w:val="none" w:sz="0" w:space="0" w:color="auto"/>
        <w:left w:val="none" w:sz="0" w:space="0" w:color="auto"/>
        <w:bottom w:val="none" w:sz="0" w:space="0" w:color="auto"/>
        <w:right w:val="none" w:sz="0" w:space="0" w:color="auto"/>
      </w:divBdr>
    </w:div>
    <w:div w:id="1739278099">
      <w:bodyDiv w:val="1"/>
      <w:marLeft w:val="0"/>
      <w:marRight w:val="0"/>
      <w:marTop w:val="0"/>
      <w:marBottom w:val="0"/>
      <w:divBdr>
        <w:top w:val="none" w:sz="0" w:space="0" w:color="auto"/>
        <w:left w:val="none" w:sz="0" w:space="0" w:color="auto"/>
        <w:bottom w:val="none" w:sz="0" w:space="0" w:color="auto"/>
        <w:right w:val="none" w:sz="0" w:space="0" w:color="auto"/>
      </w:divBdr>
    </w:div>
    <w:div w:id="1739282875">
      <w:bodyDiv w:val="1"/>
      <w:marLeft w:val="0"/>
      <w:marRight w:val="0"/>
      <w:marTop w:val="0"/>
      <w:marBottom w:val="0"/>
      <w:divBdr>
        <w:top w:val="none" w:sz="0" w:space="0" w:color="auto"/>
        <w:left w:val="none" w:sz="0" w:space="0" w:color="auto"/>
        <w:bottom w:val="none" w:sz="0" w:space="0" w:color="auto"/>
        <w:right w:val="none" w:sz="0" w:space="0" w:color="auto"/>
      </w:divBdr>
    </w:div>
    <w:div w:id="1739354419">
      <w:bodyDiv w:val="1"/>
      <w:marLeft w:val="0"/>
      <w:marRight w:val="0"/>
      <w:marTop w:val="0"/>
      <w:marBottom w:val="0"/>
      <w:divBdr>
        <w:top w:val="none" w:sz="0" w:space="0" w:color="auto"/>
        <w:left w:val="none" w:sz="0" w:space="0" w:color="auto"/>
        <w:bottom w:val="none" w:sz="0" w:space="0" w:color="auto"/>
        <w:right w:val="none" w:sz="0" w:space="0" w:color="auto"/>
      </w:divBdr>
    </w:div>
    <w:div w:id="1739357528">
      <w:bodyDiv w:val="1"/>
      <w:marLeft w:val="0"/>
      <w:marRight w:val="0"/>
      <w:marTop w:val="0"/>
      <w:marBottom w:val="0"/>
      <w:divBdr>
        <w:top w:val="none" w:sz="0" w:space="0" w:color="auto"/>
        <w:left w:val="none" w:sz="0" w:space="0" w:color="auto"/>
        <w:bottom w:val="none" w:sz="0" w:space="0" w:color="auto"/>
        <w:right w:val="none" w:sz="0" w:space="0" w:color="auto"/>
      </w:divBdr>
    </w:div>
    <w:div w:id="1739403592">
      <w:bodyDiv w:val="1"/>
      <w:marLeft w:val="0"/>
      <w:marRight w:val="0"/>
      <w:marTop w:val="0"/>
      <w:marBottom w:val="0"/>
      <w:divBdr>
        <w:top w:val="none" w:sz="0" w:space="0" w:color="auto"/>
        <w:left w:val="none" w:sz="0" w:space="0" w:color="auto"/>
        <w:bottom w:val="none" w:sz="0" w:space="0" w:color="auto"/>
        <w:right w:val="none" w:sz="0" w:space="0" w:color="auto"/>
      </w:divBdr>
    </w:div>
    <w:div w:id="1739479107">
      <w:bodyDiv w:val="1"/>
      <w:marLeft w:val="0"/>
      <w:marRight w:val="0"/>
      <w:marTop w:val="0"/>
      <w:marBottom w:val="0"/>
      <w:divBdr>
        <w:top w:val="none" w:sz="0" w:space="0" w:color="auto"/>
        <w:left w:val="none" w:sz="0" w:space="0" w:color="auto"/>
        <w:bottom w:val="none" w:sz="0" w:space="0" w:color="auto"/>
        <w:right w:val="none" w:sz="0" w:space="0" w:color="auto"/>
      </w:divBdr>
    </w:div>
    <w:div w:id="1739744806">
      <w:bodyDiv w:val="1"/>
      <w:marLeft w:val="0"/>
      <w:marRight w:val="0"/>
      <w:marTop w:val="0"/>
      <w:marBottom w:val="0"/>
      <w:divBdr>
        <w:top w:val="none" w:sz="0" w:space="0" w:color="auto"/>
        <w:left w:val="none" w:sz="0" w:space="0" w:color="auto"/>
        <w:bottom w:val="none" w:sz="0" w:space="0" w:color="auto"/>
        <w:right w:val="none" w:sz="0" w:space="0" w:color="auto"/>
      </w:divBdr>
    </w:div>
    <w:div w:id="1740011355">
      <w:bodyDiv w:val="1"/>
      <w:marLeft w:val="0"/>
      <w:marRight w:val="0"/>
      <w:marTop w:val="0"/>
      <w:marBottom w:val="0"/>
      <w:divBdr>
        <w:top w:val="none" w:sz="0" w:space="0" w:color="auto"/>
        <w:left w:val="none" w:sz="0" w:space="0" w:color="auto"/>
        <w:bottom w:val="none" w:sz="0" w:space="0" w:color="auto"/>
        <w:right w:val="none" w:sz="0" w:space="0" w:color="auto"/>
      </w:divBdr>
    </w:div>
    <w:div w:id="1740321270">
      <w:bodyDiv w:val="1"/>
      <w:marLeft w:val="0"/>
      <w:marRight w:val="0"/>
      <w:marTop w:val="0"/>
      <w:marBottom w:val="0"/>
      <w:divBdr>
        <w:top w:val="none" w:sz="0" w:space="0" w:color="auto"/>
        <w:left w:val="none" w:sz="0" w:space="0" w:color="auto"/>
        <w:bottom w:val="none" w:sz="0" w:space="0" w:color="auto"/>
        <w:right w:val="none" w:sz="0" w:space="0" w:color="auto"/>
      </w:divBdr>
    </w:div>
    <w:div w:id="1740324548">
      <w:bodyDiv w:val="1"/>
      <w:marLeft w:val="0"/>
      <w:marRight w:val="0"/>
      <w:marTop w:val="0"/>
      <w:marBottom w:val="0"/>
      <w:divBdr>
        <w:top w:val="none" w:sz="0" w:space="0" w:color="auto"/>
        <w:left w:val="none" w:sz="0" w:space="0" w:color="auto"/>
        <w:bottom w:val="none" w:sz="0" w:space="0" w:color="auto"/>
        <w:right w:val="none" w:sz="0" w:space="0" w:color="auto"/>
      </w:divBdr>
    </w:div>
    <w:div w:id="1740591621">
      <w:bodyDiv w:val="1"/>
      <w:marLeft w:val="0"/>
      <w:marRight w:val="0"/>
      <w:marTop w:val="0"/>
      <w:marBottom w:val="0"/>
      <w:divBdr>
        <w:top w:val="none" w:sz="0" w:space="0" w:color="auto"/>
        <w:left w:val="none" w:sz="0" w:space="0" w:color="auto"/>
        <w:bottom w:val="none" w:sz="0" w:space="0" w:color="auto"/>
        <w:right w:val="none" w:sz="0" w:space="0" w:color="auto"/>
      </w:divBdr>
    </w:div>
    <w:div w:id="1740904269">
      <w:bodyDiv w:val="1"/>
      <w:marLeft w:val="0"/>
      <w:marRight w:val="0"/>
      <w:marTop w:val="0"/>
      <w:marBottom w:val="0"/>
      <w:divBdr>
        <w:top w:val="none" w:sz="0" w:space="0" w:color="auto"/>
        <w:left w:val="none" w:sz="0" w:space="0" w:color="auto"/>
        <w:bottom w:val="none" w:sz="0" w:space="0" w:color="auto"/>
        <w:right w:val="none" w:sz="0" w:space="0" w:color="auto"/>
      </w:divBdr>
    </w:div>
    <w:div w:id="1741058780">
      <w:bodyDiv w:val="1"/>
      <w:marLeft w:val="0"/>
      <w:marRight w:val="0"/>
      <w:marTop w:val="0"/>
      <w:marBottom w:val="0"/>
      <w:divBdr>
        <w:top w:val="none" w:sz="0" w:space="0" w:color="auto"/>
        <w:left w:val="none" w:sz="0" w:space="0" w:color="auto"/>
        <w:bottom w:val="none" w:sz="0" w:space="0" w:color="auto"/>
        <w:right w:val="none" w:sz="0" w:space="0" w:color="auto"/>
      </w:divBdr>
    </w:div>
    <w:div w:id="1741101670">
      <w:bodyDiv w:val="1"/>
      <w:marLeft w:val="0"/>
      <w:marRight w:val="0"/>
      <w:marTop w:val="0"/>
      <w:marBottom w:val="0"/>
      <w:divBdr>
        <w:top w:val="none" w:sz="0" w:space="0" w:color="auto"/>
        <w:left w:val="none" w:sz="0" w:space="0" w:color="auto"/>
        <w:bottom w:val="none" w:sz="0" w:space="0" w:color="auto"/>
        <w:right w:val="none" w:sz="0" w:space="0" w:color="auto"/>
      </w:divBdr>
    </w:div>
    <w:div w:id="1741322824">
      <w:bodyDiv w:val="1"/>
      <w:marLeft w:val="0"/>
      <w:marRight w:val="0"/>
      <w:marTop w:val="0"/>
      <w:marBottom w:val="0"/>
      <w:divBdr>
        <w:top w:val="none" w:sz="0" w:space="0" w:color="auto"/>
        <w:left w:val="none" w:sz="0" w:space="0" w:color="auto"/>
        <w:bottom w:val="none" w:sz="0" w:space="0" w:color="auto"/>
        <w:right w:val="none" w:sz="0" w:space="0" w:color="auto"/>
      </w:divBdr>
    </w:div>
    <w:div w:id="1741445685">
      <w:bodyDiv w:val="1"/>
      <w:marLeft w:val="0"/>
      <w:marRight w:val="0"/>
      <w:marTop w:val="0"/>
      <w:marBottom w:val="0"/>
      <w:divBdr>
        <w:top w:val="none" w:sz="0" w:space="0" w:color="auto"/>
        <w:left w:val="none" w:sz="0" w:space="0" w:color="auto"/>
        <w:bottom w:val="none" w:sz="0" w:space="0" w:color="auto"/>
        <w:right w:val="none" w:sz="0" w:space="0" w:color="auto"/>
      </w:divBdr>
    </w:div>
    <w:div w:id="1741974267">
      <w:bodyDiv w:val="1"/>
      <w:marLeft w:val="0"/>
      <w:marRight w:val="0"/>
      <w:marTop w:val="0"/>
      <w:marBottom w:val="0"/>
      <w:divBdr>
        <w:top w:val="none" w:sz="0" w:space="0" w:color="auto"/>
        <w:left w:val="none" w:sz="0" w:space="0" w:color="auto"/>
        <w:bottom w:val="none" w:sz="0" w:space="0" w:color="auto"/>
        <w:right w:val="none" w:sz="0" w:space="0" w:color="auto"/>
      </w:divBdr>
    </w:div>
    <w:div w:id="1742018790">
      <w:bodyDiv w:val="1"/>
      <w:marLeft w:val="0"/>
      <w:marRight w:val="0"/>
      <w:marTop w:val="0"/>
      <w:marBottom w:val="0"/>
      <w:divBdr>
        <w:top w:val="none" w:sz="0" w:space="0" w:color="auto"/>
        <w:left w:val="none" w:sz="0" w:space="0" w:color="auto"/>
        <w:bottom w:val="none" w:sz="0" w:space="0" w:color="auto"/>
        <w:right w:val="none" w:sz="0" w:space="0" w:color="auto"/>
      </w:divBdr>
    </w:div>
    <w:div w:id="1742023089">
      <w:bodyDiv w:val="1"/>
      <w:marLeft w:val="0"/>
      <w:marRight w:val="0"/>
      <w:marTop w:val="0"/>
      <w:marBottom w:val="0"/>
      <w:divBdr>
        <w:top w:val="none" w:sz="0" w:space="0" w:color="auto"/>
        <w:left w:val="none" w:sz="0" w:space="0" w:color="auto"/>
        <w:bottom w:val="none" w:sz="0" w:space="0" w:color="auto"/>
        <w:right w:val="none" w:sz="0" w:space="0" w:color="auto"/>
      </w:divBdr>
    </w:div>
    <w:div w:id="1742025080">
      <w:bodyDiv w:val="1"/>
      <w:marLeft w:val="0"/>
      <w:marRight w:val="0"/>
      <w:marTop w:val="0"/>
      <w:marBottom w:val="0"/>
      <w:divBdr>
        <w:top w:val="none" w:sz="0" w:space="0" w:color="auto"/>
        <w:left w:val="none" w:sz="0" w:space="0" w:color="auto"/>
        <w:bottom w:val="none" w:sz="0" w:space="0" w:color="auto"/>
        <w:right w:val="none" w:sz="0" w:space="0" w:color="auto"/>
      </w:divBdr>
    </w:div>
    <w:div w:id="1742101729">
      <w:bodyDiv w:val="1"/>
      <w:marLeft w:val="0"/>
      <w:marRight w:val="0"/>
      <w:marTop w:val="0"/>
      <w:marBottom w:val="0"/>
      <w:divBdr>
        <w:top w:val="none" w:sz="0" w:space="0" w:color="auto"/>
        <w:left w:val="none" w:sz="0" w:space="0" w:color="auto"/>
        <w:bottom w:val="none" w:sz="0" w:space="0" w:color="auto"/>
        <w:right w:val="none" w:sz="0" w:space="0" w:color="auto"/>
      </w:divBdr>
    </w:div>
    <w:div w:id="1742212156">
      <w:bodyDiv w:val="1"/>
      <w:marLeft w:val="0"/>
      <w:marRight w:val="0"/>
      <w:marTop w:val="0"/>
      <w:marBottom w:val="0"/>
      <w:divBdr>
        <w:top w:val="none" w:sz="0" w:space="0" w:color="auto"/>
        <w:left w:val="none" w:sz="0" w:space="0" w:color="auto"/>
        <w:bottom w:val="none" w:sz="0" w:space="0" w:color="auto"/>
        <w:right w:val="none" w:sz="0" w:space="0" w:color="auto"/>
      </w:divBdr>
    </w:div>
    <w:div w:id="1742406310">
      <w:bodyDiv w:val="1"/>
      <w:marLeft w:val="0"/>
      <w:marRight w:val="0"/>
      <w:marTop w:val="0"/>
      <w:marBottom w:val="0"/>
      <w:divBdr>
        <w:top w:val="none" w:sz="0" w:space="0" w:color="auto"/>
        <w:left w:val="none" w:sz="0" w:space="0" w:color="auto"/>
        <w:bottom w:val="none" w:sz="0" w:space="0" w:color="auto"/>
        <w:right w:val="none" w:sz="0" w:space="0" w:color="auto"/>
      </w:divBdr>
    </w:div>
    <w:div w:id="1742562048">
      <w:bodyDiv w:val="1"/>
      <w:marLeft w:val="0"/>
      <w:marRight w:val="0"/>
      <w:marTop w:val="0"/>
      <w:marBottom w:val="0"/>
      <w:divBdr>
        <w:top w:val="none" w:sz="0" w:space="0" w:color="auto"/>
        <w:left w:val="none" w:sz="0" w:space="0" w:color="auto"/>
        <w:bottom w:val="none" w:sz="0" w:space="0" w:color="auto"/>
        <w:right w:val="none" w:sz="0" w:space="0" w:color="auto"/>
      </w:divBdr>
    </w:div>
    <w:div w:id="1742941004">
      <w:bodyDiv w:val="1"/>
      <w:marLeft w:val="0"/>
      <w:marRight w:val="0"/>
      <w:marTop w:val="0"/>
      <w:marBottom w:val="0"/>
      <w:divBdr>
        <w:top w:val="none" w:sz="0" w:space="0" w:color="auto"/>
        <w:left w:val="none" w:sz="0" w:space="0" w:color="auto"/>
        <w:bottom w:val="none" w:sz="0" w:space="0" w:color="auto"/>
        <w:right w:val="none" w:sz="0" w:space="0" w:color="auto"/>
      </w:divBdr>
    </w:div>
    <w:div w:id="1743137572">
      <w:bodyDiv w:val="1"/>
      <w:marLeft w:val="0"/>
      <w:marRight w:val="0"/>
      <w:marTop w:val="0"/>
      <w:marBottom w:val="0"/>
      <w:divBdr>
        <w:top w:val="none" w:sz="0" w:space="0" w:color="auto"/>
        <w:left w:val="none" w:sz="0" w:space="0" w:color="auto"/>
        <w:bottom w:val="none" w:sz="0" w:space="0" w:color="auto"/>
        <w:right w:val="none" w:sz="0" w:space="0" w:color="auto"/>
      </w:divBdr>
    </w:div>
    <w:div w:id="1743214282">
      <w:bodyDiv w:val="1"/>
      <w:marLeft w:val="0"/>
      <w:marRight w:val="0"/>
      <w:marTop w:val="0"/>
      <w:marBottom w:val="0"/>
      <w:divBdr>
        <w:top w:val="none" w:sz="0" w:space="0" w:color="auto"/>
        <w:left w:val="none" w:sz="0" w:space="0" w:color="auto"/>
        <w:bottom w:val="none" w:sz="0" w:space="0" w:color="auto"/>
        <w:right w:val="none" w:sz="0" w:space="0" w:color="auto"/>
      </w:divBdr>
    </w:div>
    <w:div w:id="1743257695">
      <w:bodyDiv w:val="1"/>
      <w:marLeft w:val="0"/>
      <w:marRight w:val="0"/>
      <w:marTop w:val="0"/>
      <w:marBottom w:val="0"/>
      <w:divBdr>
        <w:top w:val="none" w:sz="0" w:space="0" w:color="auto"/>
        <w:left w:val="none" w:sz="0" w:space="0" w:color="auto"/>
        <w:bottom w:val="none" w:sz="0" w:space="0" w:color="auto"/>
        <w:right w:val="none" w:sz="0" w:space="0" w:color="auto"/>
      </w:divBdr>
    </w:div>
    <w:div w:id="1743530264">
      <w:bodyDiv w:val="1"/>
      <w:marLeft w:val="0"/>
      <w:marRight w:val="0"/>
      <w:marTop w:val="0"/>
      <w:marBottom w:val="0"/>
      <w:divBdr>
        <w:top w:val="none" w:sz="0" w:space="0" w:color="auto"/>
        <w:left w:val="none" w:sz="0" w:space="0" w:color="auto"/>
        <w:bottom w:val="none" w:sz="0" w:space="0" w:color="auto"/>
        <w:right w:val="none" w:sz="0" w:space="0" w:color="auto"/>
      </w:divBdr>
    </w:div>
    <w:div w:id="1743721468">
      <w:bodyDiv w:val="1"/>
      <w:marLeft w:val="0"/>
      <w:marRight w:val="0"/>
      <w:marTop w:val="0"/>
      <w:marBottom w:val="0"/>
      <w:divBdr>
        <w:top w:val="none" w:sz="0" w:space="0" w:color="auto"/>
        <w:left w:val="none" w:sz="0" w:space="0" w:color="auto"/>
        <w:bottom w:val="none" w:sz="0" w:space="0" w:color="auto"/>
        <w:right w:val="none" w:sz="0" w:space="0" w:color="auto"/>
      </w:divBdr>
    </w:div>
    <w:div w:id="1743790765">
      <w:bodyDiv w:val="1"/>
      <w:marLeft w:val="0"/>
      <w:marRight w:val="0"/>
      <w:marTop w:val="0"/>
      <w:marBottom w:val="0"/>
      <w:divBdr>
        <w:top w:val="none" w:sz="0" w:space="0" w:color="auto"/>
        <w:left w:val="none" w:sz="0" w:space="0" w:color="auto"/>
        <w:bottom w:val="none" w:sz="0" w:space="0" w:color="auto"/>
        <w:right w:val="none" w:sz="0" w:space="0" w:color="auto"/>
      </w:divBdr>
    </w:div>
    <w:div w:id="1743796290">
      <w:bodyDiv w:val="1"/>
      <w:marLeft w:val="0"/>
      <w:marRight w:val="0"/>
      <w:marTop w:val="0"/>
      <w:marBottom w:val="0"/>
      <w:divBdr>
        <w:top w:val="none" w:sz="0" w:space="0" w:color="auto"/>
        <w:left w:val="none" w:sz="0" w:space="0" w:color="auto"/>
        <w:bottom w:val="none" w:sz="0" w:space="0" w:color="auto"/>
        <w:right w:val="none" w:sz="0" w:space="0" w:color="auto"/>
      </w:divBdr>
    </w:div>
    <w:div w:id="1744333532">
      <w:bodyDiv w:val="1"/>
      <w:marLeft w:val="0"/>
      <w:marRight w:val="0"/>
      <w:marTop w:val="0"/>
      <w:marBottom w:val="0"/>
      <w:divBdr>
        <w:top w:val="none" w:sz="0" w:space="0" w:color="auto"/>
        <w:left w:val="none" w:sz="0" w:space="0" w:color="auto"/>
        <w:bottom w:val="none" w:sz="0" w:space="0" w:color="auto"/>
        <w:right w:val="none" w:sz="0" w:space="0" w:color="auto"/>
      </w:divBdr>
    </w:div>
    <w:div w:id="1744595384">
      <w:bodyDiv w:val="1"/>
      <w:marLeft w:val="0"/>
      <w:marRight w:val="0"/>
      <w:marTop w:val="0"/>
      <w:marBottom w:val="0"/>
      <w:divBdr>
        <w:top w:val="none" w:sz="0" w:space="0" w:color="auto"/>
        <w:left w:val="none" w:sz="0" w:space="0" w:color="auto"/>
        <w:bottom w:val="none" w:sz="0" w:space="0" w:color="auto"/>
        <w:right w:val="none" w:sz="0" w:space="0" w:color="auto"/>
      </w:divBdr>
    </w:div>
    <w:div w:id="1744793601">
      <w:bodyDiv w:val="1"/>
      <w:marLeft w:val="0"/>
      <w:marRight w:val="0"/>
      <w:marTop w:val="0"/>
      <w:marBottom w:val="0"/>
      <w:divBdr>
        <w:top w:val="none" w:sz="0" w:space="0" w:color="auto"/>
        <w:left w:val="none" w:sz="0" w:space="0" w:color="auto"/>
        <w:bottom w:val="none" w:sz="0" w:space="0" w:color="auto"/>
        <w:right w:val="none" w:sz="0" w:space="0" w:color="auto"/>
      </w:divBdr>
    </w:div>
    <w:div w:id="1744834772">
      <w:bodyDiv w:val="1"/>
      <w:marLeft w:val="0"/>
      <w:marRight w:val="0"/>
      <w:marTop w:val="0"/>
      <w:marBottom w:val="0"/>
      <w:divBdr>
        <w:top w:val="none" w:sz="0" w:space="0" w:color="auto"/>
        <w:left w:val="none" w:sz="0" w:space="0" w:color="auto"/>
        <w:bottom w:val="none" w:sz="0" w:space="0" w:color="auto"/>
        <w:right w:val="none" w:sz="0" w:space="0" w:color="auto"/>
      </w:divBdr>
    </w:div>
    <w:div w:id="1744837404">
      <w:bodyDiv w:val="1"/>
      <w:marLeft w:val="0"/>
      <w:marRight w:val="0"/>
      <w:marTop w:val="0"/>
      <w:marBottom w:val="0"/>
      <w:divBdr>
        <w:top w:val="none" w:sz="0" w:space="0" w:color="auto"/>
        <w:left w:val="none" w:sz="0" w:space="0" w:color="auto"/>
        <w:bottom w:val="none" w:sz="0" w:space="0" w:color="auto"/>
        <w:right w:val="none" w:sz="0" w:space="0" w:color="auto"/>
      </w:divBdr>
    </w:div>
    <w:div w:id="1745107015">
      <w:bodyDiv w:val="1"/>
      <w:marLeft w:val="0"/>
      <w:marRight w:val="0"/>
      <w:marTop w:val="0"/>
      <w:marBottom w:val="0"/>
      <w:divBdr>
        <w:top w:val="none" w:sz="0" w:space="0" w:color="auto"/>
        <w:left w:val="none" w:sz="0" w:space="0" w:color="auto"/>
        <w:bottom w:val="none" w:sz="0" w:space="0" w:color="auto"/>
        <w:right w:val="none" w:sz="0" w:space="0" w:color="auto"/>
      </w:divBdr>
    </w:div>
    <w:div w:id="1745184585">
      <w:bodyDiv w:val="1"/>
      <w:marLeft w:val="0"/>
      <w:marRight w:val="0"/>
      <w:marTop w:val="0"/>
      <w:marBottom w:val="0"/>
      <w:divBdr>
        <w:top w:val="none" w:sz="0" w:space="0" w:color="auto"/>
        <w:left w:val="none" w:sz="0" w:space="0" w:color="auto"/>
        <w:bottom w:val="none" w:sz="0" w:space="0" w:color="auto"/>
        <w:right w:val="none" w:sz="0" w:space="0" w:color="auto"/>
      </w:divBdr>
    </w:div>
    <w:div w:id="1745490731">
      <w:bodyDiv w:val="1"/>
      <w:marLeft w:val="0"/>
      <w:marRight w:val="0"/>
      <w:marTop w:val="0"/>
      <w:marBottom w:val="0"/>
      <w:divBdr>
        <w:top w:val="none" w:sz="0" w:space="0" w:color="auto"/>
        <w:left w:val="none" w:sz="0" w:space="0" w:color="auto"/>
        <w:bottom w:val="none" w:sz="0" w:space="0" w:color="auto"/>
        <w:right w:val="none" w:sz="0" w:space="0" w:color="auto"/>
      </w:divBdr>
    </w:div>
    <w:div w:id="1745566598">
      <w:bodyDiv w:val="1"/>
      <w:marLeft w:val="0"/>
      <w:marRight w:val="0"/>
      <w:marTop w:val="0"/>
      <w:marBottom w:val="0"/>
      <w:divBdr>
        <w:top w:val="none" w:sz="0" w:space="0" w:color="auto"/>
        <w:left w:val="none" w:sz="0" w:space="0" w:color="auto"/>
        <w:bottom w:val="none" w:sz="0" w:space="0" w:color="auto"/>
        <w:right w:val="none" w:sz="0" w:space="0" w:color="auto"/>
      </w:divBdr>
    </w:div>
    <w:div w:id="1745906496">
      <w:bodyDiv w:val="1"/>
      <w:marLeft w:val="0"/>
      <w:marRight w:val="0"/>
      <w:marTop w:val="0"/>
      <w:marBottom w:val="0"/>
      <w:divBdr>
        <w:top w:val="none" w:sz="0" w:space="0" w:color="auto"/>
        <w:left w:val="none" w:sz="0" w:space="0" w:color="auto"/>
        <w:bottom w:val="none" w:sz="0" w:space="0" w:color="auto"/>
        <w:right w:val="none" w:sz="0" w:space="0" w:color="auto"/>
      </w:divBdr>
    </w:div>
    <w:div w:id="1746143403">
      <w:bodyDiv w:val="1"/>
      <w:marLeft w:val="0"/>
      <w:marRight w:val="0"/>
      <w:marTop w:val="0"/>
      <w:marBottom w:val="0"/>
      <w:divBdr>
        <w:top w:val="none" w:sz="0" w:space="0" w:color="auto"/>
        <w:left w:val="none" w:sz="0" w:space="0" w:color="auto"/>
        <w:bottom w:val="none" w:sz="0" w:space="0" w:color="auto"/>
        <w:right w:val="none" w:sz="0" w:space="0" w:color="auto"/>
      </w:divBdr>
    </w:div>
    <w:div w:id="1746561321">
      <w:bodyDiv w:val="1"/>
      <w:marLeft w:val="0"/>
      <w:marRight w:val="0"/>
      <w:marTop w:val="0"/>
      <w:marBottom w:val="0"/>
      <w:divBdr>
        <w:top w:val="none" w:sz="0" w:space="0" w:color="auto"/>
        <w:left w:val="none" w:sz="0" w:space="0" w:color="auto"/>
        <w:bottom w:val="none" w:sz="0" w:space="0" w:color="auto"/>
        <w:right w:val="none" w:sz="0" w:space="0" w:color="auto"/>
      </w:divBdr>
    </w:div>
    <w:div w:id="1746612392">
      <w:bodyDiv w:val="1"/>
      <w:marLeft w:val="0"/>
      <w:marRight w:val="0"/>
      <w:marTop w:val="0"/>
      <w:marBottom w:val="0"/>
      <w:divBdr>
        <w:top w:val="none" w:sz="0" w:space="0" w:color="auto"/>
        <w:left w:val="none" w:sz="0" w:space="0" w:color="auto"/>
        <w:bottom w:val="none" w:sz="0" w:space="0" w:color="auto"/>
        <w:right w:val="none" w:sz="0" w:space="0" w:color="auto"/>
      </w:divBdr>
    </w:div>
    <w:div w:id="1746686313">
      <w:bodyDiv w:val="1"/>
      <w:marLeft w:val="0"/>
      <w:marRight w:val="0"/>
      <w:marTop w:val="0"/>
      <w:marBottom w:val="0"/>
      <w:divBdr>
        <w:top w:val="none" w:sz="0" w:space="0" w:color="auto"/>
        <w:left w:val="none" w:sz="0" w:space="0" w:color="auto"/>
        <w:bottom w:val="none" w:sz="0" w:space="0" w:color="auto"/>
        <w:right w:val="none" w:sz="0" w:space="0" w:color="auto"/>
      </w:divBdr>
    </w:div>
    <w:div w:id="1746758339">
      <w:bodyDiv w:val="1"/>
      <w:marLeft w:val="0"/>
      <w:marRight w:val="0"/>
      <w:marTop w:val="0"/>
      <w:marBottom w:val="0"/>
      <w:divBdr>
        <w:top w:val="none" w:sz="0" w:space="0" w:color="auto"/>
        <w:left w:val="none" w:sz="0" w:space="0" w:color="auto"/>
        <w:bottom w:val="none" w:sz="0" w:space="0" w:color="auto"/>
        <w:right w:val="none" w:sz="0" w:space="0" w:color="auto"/>
      </w:divBdr>
    </w:div>
    <w:div w:id="1746874877">
      <w:bodyDiv w:val="1"/>
      <w:marLeft w:val="0"/>
      <w:marRight w:val="0"/>
      <w:marTop w:val="0"/>
      <w:marBottom w:val="0"/>
      <w:divBdr>
        <w:top w:val="none" w:sz="0" w:space="0" w:color="auto"/>
        <w:left w:val="none" w:sz="0" w:space="0" w:color="auto"/>
        <w:bottom w:val="none" w:sz="0" w:space="0" w:color="auto"/>
        <w:right w:val="none" w:sz="0" w:space="0" w:color="auto"/>
      </w:divBdr>
    </w:div>
    <w:div w:id="1747141425">
      <w:bodyDiv w:val="1"/>
      <w:marLeft w:val="0"/>
      <w:marRight w:val="0"/>
      <w:marTop w:val="0"/>
      <w:marBottom w:val="0"/>
      <w:divBdr>
        <w:top w:val="none" w:sz="0" w:space="0" w:color="auto"/>
        <w:left w:val="none" w:sz="0" w:space="0" w:color="auto"/>
        <w:bottom w:val="none" w:sz="0" w:space="0" w:color="auto"/>
        <w:right w:val="none" w:sz="0" w:space="0" w:color="auto"/>
      </w:divBdr>
    </w:div>
    <w:div w:id="1747142017">
      <w:bodyDiv w:val="1"/>
      <w:marLeft w:val="0"/>
      <w:marRight w:val="0"/>
      <w:marTop w:val="0"/>
      <w:marBottom w:val="0"/>
      <w:divBdr>
        <w:top w:val="none" w:sz="0" w:space="0" w:color="auto"/>
        <w:left w:val="none" w:sz="0" w:space="0" w:color="auto"/>
        <w:bottom w:val="none" w:sz="0" w:space="0" w:color="auto"/>
        <w:right w:val="none" w:sz="0" w:space="0" w:color="auto"/>
      </w:divBdr>
    </w:div>
    <w:div w:id="1747218461">
      <w:bodyDiv w:val="1"/>
      <w:marLeft w:val="0"/>
      <w:marRight w:val="0"/>
      <w:marTop w:val="0"/>
      <w:marBottom w:val="0"/>
      <w:divBdr>
        <w:top w:val="none" w:sz="0" w:space="0" w:color="auto"/>
        <w:left w:val="none" w:sz="0" w:space="0" w:color="auto"/>
        <w:bottom w:val="none" w:sz="0" w:space="0" w:color="auto"/>
        <w:right w:val="none" w:sz="0" w:space="0" w:color="auto"/>
      </w:divBdr>
    </w:div>
    <w:div w:id="1747265873">
      <w:bodyDiv w:val="1"/>
      <w:marLeft w:val="0"/>
      <w:marRight w:val="0"/>
      <w:marTop w:val="0"/>
      <w:marBottom w:val="0"/>
      <w:divBdr>
        <w:top w:val="none" w:sz="0" w:space="0" w:color="auto"/>
        <w:left w:val="none" w:sz="0" w:space="0" w:color="auto"/>
        <w:bottom w:val="none" w:sz="0" w:space="0" w:color="auto"/>
        <w:right w:val="none" w:sz="0" w:space="0" w:color="auto"/>
      </w:divBdr>
    </w:div>
    <w:div w:id="1747529729">
      <w:bodyDiv w:val="1"/>
      <w:marLeft w:val="0"/>
      <w:marRight w:val="0"/>
      <w:marTop w:val="0"/>
      <w:marBottom w:val="0"/>
      <w:divBdr>
        <w:top w:val="none" w:sz="0" w:space="0" w:color="auto"/>
        <w:left w:val="none" w:sz="0" w:space="0" w:color="auto"/>
        <w:bottom w:val="none" w:sz="0" w:space="0" w:color="auto"/>
        <w:right w:val="none" w:sz="0" w:space="0" w:color="auto"/>
      </w:divBdr>
    </w:div>
    <w:div w:id="1747610644">
      <w:bodyDiv w:val="1"/>
      <w:marLeft w:val="0"/>
      <w:marRight w:val="0"/>
      <w:marTop w:val="0"/>
      <w:marBottom w:val="0"/>
      <w:divBdr>
        <w:top w:val="none" w:sz="0" w:space="0" w:color="auto"/>
        <w:left w:val="none" w:sz="0" w:space="0" w:color="auto"/>
        <w:bottom w:val="none" w:sz="0" w:space="0" w:color="auto"/>
        <w:right w:val="none" w:sz="0" w:space="0" w:color="auto"/>
      </w:divBdr>
    </w:div>
    <w:div w:id="1747918436">
      <w:bodyDiv w:val="1"/>
      <w:marLeft w:val="0"/>
      <w:marRight w:val="0"/>
      <w:marTop w:val="0"/>
      <w:marBottom w:val="0"/>
      <w:divBdr>
        <w:top w:val="none" w:sz="0" w:space="0" w:color="auto"/>
        <w:left w:val="none" w:sz="0" w:space="0" w:color="auto"/>
        <w:bottom w:val="none" w:sz="0" w:space="0" w:color="auto"/>
        <w:right w:val="none" w:sz="0" w:space="0" w:color="auto"/>
      </w:divBdr>
    </w:div>
    <w:div w:id="1747921692">
      <w:bodyDiv w:val="1"/>
      <w:marLeft w:val="0"/>
      <w:marRight w:val="0"/>
      <w:marTop w:val="0"/>
      <w:marBottom w:val="0"/>
      <w:divBdr>
        <w:top w:val="none" w:sz="0" w:space="0" w:color="auto"/>
        <w:left w:val="none" w:sz="0" w:space="0" w:color="auto"/>
        <w:bottom w:val="none" w:sz="0" w:space="0" w:color="auto"/>
        <w:right w:val="none" w:sz="0" w:space="0" w:color="auto"/>
      </w:divBdr>
    </w:div>
    <w:div w:id="1747989709">
      <w:bodyDiv w:val="1"/>
      <w:marLeft w:val="0"/>
      <w:marRight w:val="0"/>
      <w:marTop w:val="0"/>
      <w:marBottom w:val="0"/>
      <w:divBdr>
        <w:top w:val="none" w:sz="0" w:space="0" w:color="auto"/>
        <w:left w:val="none" w:sz="0" w:space="0" w:color="auto"/>
        <w:bottom w:val="none" w:sz="0" w:space="0" w:color="auto"/>
        <w:right w:val="none" w:sz="0" w:space="0" w:color="auto"/>
      </w:divBdr>
    </w:div>
    <w:div w:id="1748115486">
      <w:bodyDiv w:val="1"/>
      <w:marLeft w:val="0"/>
      <w:marRight w:val="0"/>
      <w:marTop w:val="0"/>
      <w:marBottom w:val="0"/>
      <w:divBdr>
        <w:top w:val="none" w:sz="0" w:space="0" w:color="auto"/>
        <w:left w:val="none" w:sz="0" w:space="0" w:color="auto"/>
        <w:bottom w:val="none" w:sz="0" w:space="0" w:color="auto"/>
        <w:right w:val="none" w:sz="0" w:space="0" w:color="auto"/>
      </w:divBdr>
    </w:div>
    <w:div w:id="1748333676">
      <w:bodyDiv w:val="1"/>
      <w:marLeft w:val="0"/>
      <w:marRight w:val="0"/>
      <w:marTop w:val="0"/>
      <w:marBottom w:val="0"/>
      <w:divBdr>
        <w:top w:val="none" w:sz="0" w:space="0" w:color="auto"/>
        <w:left w:val="none" w:sz="0" w:space="0" w:color="auto"/>
        <w:bottom w:val="none" w:sz="0" w:space="0" w:color="auto"/>
        <w:right w:val="none" w:sz="0" w:space="0" w:color="auto"/>
      </w:divBdr>
    </w:div>
    <w:div w:id="1748570547">
      <w:bodyDiv w:val="1"/>
      <w:marLeft w:val="0"/>
      <w:marRight w:val="0"/>
      <w:marTop w:val="0"/>
      <w:marBottom w:val="0"/>
      <w:divBdr>
        <w:top w:val="none" w:sz="0" w:space="0" w:color="auto"/>
        <w:left w:val="none" w:sz="0" w:space="0" w:color="auto"/>
        <w:bottom w:val="none" w:sz="0" w:space="0" w:color="auto"/>
        <w:right w:val="none" w:sz="0" w:space="0" w:color="auto"/>
      </w:divBdr>
    </w:div>
    <w:div w:id="1748651312">
      <w:bodyDiv w:val="1"/>
      <w:marLeft w:val="0"/>
      <w:marRight w:val="0"/>
      <w:marTop w:val="0"/>
      <w:marBottom w:val="0"/>
      <w:divBdr>
        <w:top w:val="none" w:sz="0" w:space="0" w:color="auto"/>
        <w:left w:val="none" w:sz="0" w:space="0" w:color="auto"/>
        <w:bottom w:val="none" w:sz="0" w:space="0" w:color="auto"/>
        <w:right w:val="none" w:sz="0" w:space="0" w:color="auto"/>
      </w:divBdr>
    </w:div>
    <w:div w:id="1748843407">
      <w:bodyDiv w:val="1"/>
      <w:marLeft w:val="0"/>
      <w:marRight w:val="0"/>
      <w:marTop w:val="0"/>
      <w:marBottom w:val="0"/>
      <w:divBdr>
        <w:top w:val="none" w:sz="0" w:space="0" w:color="auto"/>
        <w:left w:val="none" w:sz="0" w:space="0" w:color="auto"/>
        <w:bottom w:val="none" w:sz="0" w:space="0" w:color="auto"/>
        <w:right w:val="none" w:sz="0" w:space="0" w:color="auto"/>
      </w:divBdr>
    </w:div>
    <w:div w:id="1748918281">
      <w:bodyDiv w:val="1"/>
      <w:marLeft w:val="0"/>
      <w:marRight w:val="0"/>
      <w:marTop w:val="0"/>
      <w:marBottom w:val="0"/>
      <w:divBdr>
        <w:top w:val="none" w:sz="0" w:space="0" w:color="auto"/>
        <w:left w:val="none" w:sz="0" w:space="0" w:color="auto"/>
        <w:bottom w:val="none" w:sz="0" w:space="0" w:color="auto"/>
        <w:right w:val="none" w:sz="0" w:space="0" w:color="auto"/>
      </w:divBdr>
    </w:div>
    <w:div w:id="1748963953">
      <w:bodyDiv w:val="1"/>
      <w:marLeft w:val="0"/>
      <w:marRight w:val="0"/>
      <w:marTop w:val="0"/>
      <w:marBottom w:val="0"/>
      <w:divBdr>
        <w:top w:val="none" w:sz="0" w:space="0" w:color="auto"/>
        <w:left w:val="none" w:sz="0" w:space="0" w:color="auto"/>
        <w:bottom w:val="none" w:sz="0" w:space="0" w:color="auto"/>
        <w:right w:val="none" w:sz="0" w:space="0" w:color="auto"/>
      </w:divBdr>
    </w:div>
    <w:div w:id="1749037803">
      <w:bodyDiv w:val="1"/>
      <w:marLeft w:val="0"/>
      <w:marRight w:val="0"/>
      <w:marTop w:val="0"/>
      <w:marBottom w:val="0"/>
      <w:divBdr>
        <w:top w:val="none" w:sz="0" w:space="0" w:color="auto"/>
        <w:left w:val="none" w:sz="0" w:space="0" w:color="auto"/>
        <w:bottom w:val="none" w:sz="0" w:space="0" w:color="auto"/>
        <w:right w:val="none" w:sz="0" w:space="0" w:color="auto"/>
      </w:divBdr>
    </w:div>
    <w:div w:id="1749113745">
      <w:bodyDiv w:val="1"/>
      <w:marLeft w:val="0"/>
      <w:marRight w:val="0"/>
      <w:marTop w:val="0"/>
      <w:marBottom w:val="0"/>
      <w:divBdr>
        <w:top w:val="none" w:sz="0" w:space="0" w:color="auto"/>
        <w:left w:val="none" w:sz="0" w:space="0" w:color="auto"/>
        <w:bottom w:val="none" w:sz="0" w:space="0" w:color="auto"/>
        <w:right w:val="none" w:sz="0" w:space="0" w:color="auto"/>
      </w:divBdr>
    </w:div>
    <w:div w:id="1749502790">
      <w:bodyDiv w:val="1"/>
      <w:marLeft w:val="0"/>
      <w:marRight w:val="0"/>
      <w:marTop w:val="0"/>
      <w:marBottom w:val="0"/>
      <w:divBdr>
        <w:top w:val="none" w:sz="0" w:space="0" w:color="auto"/>
        <w:left w:val="none" w:sz="0" w:space="0" w:color="auto"/>
        <w:bottom w:val="none" w:sz="0" w:space="0" w:color="auto"/>
        <w:right w:val="none" w:sz="0" w:space="0" w:color="auto"/>
      </w:divBdr>
    </w:div>
    <w:div w:id="1749837324">
      <w:bodyDiv w:val="1"/>
      <w:marLeft w:val="0"/>
      <w:marRight w:val="0"/>
      <w:marTop w:val="0"/>
      <w:marBottom w:val="0"/>
      <w:divBdr>
        <w:top w:val="none" w:sz="0" w:space="0" w:color="auto"/>
        <w:left w:val="none" w:sz="0" w:space="0" w:color="auto"/>
        <w:bottom w:val="none" w:sz="0" w:space="0" w:color="auto"/>
        <w:right w:val="none" w:sz="0" w:space="0" w:color="auto"/>
      </w:divBdr>
    </w:div>
    <w:div w:id="1750225137">
      <w:bodyDiv w:val="1"/>
      <w:marLeft w:val="0"/>
      <w:marRight w:val="0"/>
      <w:marTop w:val="0"/>
      <w:marBottom w:val="0"/>
      <w:divBdr>
        <w:top w:val="none" w:sz="0" w:space="0" w:color="auto"/>
        <w:left w:val="none" w:sz="0" w:space="0" w:color="auto"/>
        <w:bottom w:val="none" w:sz="0" w:space="0" w:color="auto"/>
        <w:right w:val="none" w:sz="0" w:space="0" w:color="auto"/>
      </w:divBdr>
    </w:div>
    <w:div w:id="1750272977">
      <w:bodyDiv w:val="1"/>
      <w:marLeft w:val="0"/>
      <w:marRight w:val="0"/>
      <w:marTop w:val="0"/>
      <w:marBottom w:val="0"/>
      <w:divBdr>
        <w:top w:val="none" w:sz="0" w:space="0" w:color="auto"/>
        <w:left w:val="none" w:sz="0" w:space="0" w:color="auto"/>
        <w:bottom w:val="none" w:sz="0" w:space="0" w:color="auto"/>
        <w:right w:val="none" w:sz="0" w:space="0" w:color="auto"/>
      </w:divBdr>
    </w:div>
    <w:div w:id="1750495110">
      <w:bodyDiv w:val="1"/>
      <w:marLeft w:val="0"/>
      <w:marRight w:val="0"/>
      <w:marTop w:val="0"/>
      <w:marBottom w:val="0"/>
      <w:divBdr>
        <w:top w:val="none" w:sz="0" w:space="0" w:color="auto"/>
        <w:left w:val="none" w:sz="0" w:space="0" w:color="auto"/>
        <w:bottom w:val="none" w:sz="0" w:space="0" w:color="auto"/>
        <w:right w:val="none" w:sz="0" w:space="0" w:color="auto"/>
      </w:divBdr>
    </w:div>
    <w:div w:id="1750955585">
      <w:bodyDiv w:val="1"/>
      <w:marLeft w:val="0"/>
      <w:marRight w:val="0"/>
      <w:marTop w:val="0"/>
      <w:marBottom w:val="0"/>
      <w:divBdr>
        <w:top w:val="none" w:sz="0" w:space="0" w:color="auto"/>
        <w:left w:val="none" w:sz="0" w:space="0" w:color="auto"/>
        <w:bottom w:val="none" w:sz="0" w:space="0" w:color="auto"/>
        <w:right w:val="none" w:sz="0" w:space="0" w:color="auto"/>
      </w:divBdr>
    </w:div>
    <w:div w:id="1751002471">
      <w:bodyDiv w:val="1"/>
      <w:marLeft w:val="0"/>
      <w:marRight w:val="0"/>
      <w:marTop w:val="0"/>
      <w:marBottom w:val="0"/>
      <w:divBdr>
        <w:top w:val="none" w:sz="0" w:space="0" w:color="auto"/>
        <w:left w:val="none" w:sz="0" w:space="0" w:color="auto"/>
        <w:bottom w:val="none" w:sz="0" w:space="0" w:color="auto"/>
        <w:right w:val="none" w:sz="0" w:space="0" w:color="auto"/>
      </w:divBdr>
    </w:div>
    <w:div w:id="1751122132">
      <w:bodyDiv w:val="1"/>
      <w:marLeft w:val="0"/>
      <w:marRight w:val="0"/>
      <w:marTop w:val="0"/>
      <w:marBottom w:val="0"/>
      <w:divBdr>
        <w:top w:val="none" w:sz="0" w:space="0" w:color="auto"/>
        <w:left w:val="none" w:sz="0" w:space="0" w:color="auto"/>
        <w:bottom w:val="none" w:sz="0" w:space="0" w:color="auto"/>
        <w:right w:val="none" w:sz="0" w:space="0" w:color="auto"/>
      </w:divBdr>
    </w:div>
    <w:div w:id="1751267608">
      <w:bodyDiv w:val="1"/>
      <w:marLeft w:val="0"/>
      <w:marRight w:val="0"/>
      <w:marTop w:val="0"/>
      <w:marBottom w:val="0"/>
      <w:divBdr>
        <w:top w:val="none" w:sz="0" w:space="0" w:color="auto"/>
        <w:left w:val="none" w:sz="0" w:space="0" w:color="auto"/>
        <w:bottom w:val="none" w:sz="0" w:space="0" w:color="auto"/>
        <w:right w:val="none" w:sz="0" w:space="0" w:color="auto"/>
      </w:divBdr>
    </w:div>
    <w:div w:id="1751270404">
      <w:bodyDiv w:val="1"/>
      <w:marLeft w:val="0"/>
      <w:marRight w:val="0"/>
      <w:marTop w:val="0"/>
      <w:marBottom w:val="0"/>
      <w:divBdr>
        <w:top w:val="none" w:sz="0" w:space="0" w:color="auto"/>
        <w:left w:val="none" w:sz="0" w:space="0" w:color="auto"/>
        <w:bottom w:val="none" w:sz="0" w:space="0" w:color="auto"/>
        <w:right w:val="none" w:sz="0" w:space="0" w:color="auto"/>
      </w:divBdr>
    </w:div>
    <w:div w:id="1751272594">
      <w:bodyDiv w:val="1"/>
      <w:marLeft w:val="0"/>
      <w:marRight w:val="0"/>
      <w:marTop w:val="0"/>
      <w:marBottom w:val="0"/>
      <w:divBdr>
        <w:top w:val="none" w:sz="0" w:space="0" w:color="auto"/>
        <w:left w:val="none" w:sz="0" w:space="0" w:color="auto"/>
        <w:bottom w:val="none" w:sz="0" w:space="0" w:color="auto"/>
        <w:right w:val="none" w:sz="0" w:space="0" w:color="auto"/>
      </w:divBdr>
    </w:div>
    <w:div w:id="1751342095">
      <w:bodyDiv w:val="1"/>
      <w:marLeft w:val="0"/>
      <w:marRight w:val="0"/>
      <w:marTop w:val="0"/>
      <w:marBottom w:val="0"/>
      <w:divBdr>
        <w:top w:val="none" w:sz="0" w:space="0" w:color="auto"/>
        <w:left w:val="none" w:sz="0" w:space="0" w:color="auto"/>
        <w:bottom w:val="none" w:sz="0" w:space="0" w:color="auto"/>
        <w:right w:val="none" w:sz="0" w:space="0" w:color="auto"/>
      </w:divBdr>
    </w:div>
    <w:div w:id="1751728846">
      <w:bodyDiv w:val="1"/>
      <w:marLeft w:val="0"/>
      <w:marRight w:val="0"/>
      <w:marTop w:val="0"/>
      <w:marBottom w:val="0"/>
      <w:divBdr>
        <w:top w:val="none" w:sz="0" w:space="0" w:color="auto"/>
        <w:left w:val="none" w:sz="0" w:space="0" w:color="auto"/>
        <w:bottom w:val="none" w:sz="0" w:space="0" w:color="auto"/>
        <w:right w:val="none" w:sz="0" w:space="0" w:color="auto"/>
      </w:divBdr>
    </w:div>
    <w:div w:id="1751928595">
      <w:bodyDiv w:val="1"/>
      <w:marLeft w:val="0"/>
      <w:marRight w:val="0"/>
      <w:marTop w:val="0"/>
      <w:marBottom w:val="0"/>
      <w:divBdr>
        <w:top w:val="none" w:sz="0" w:space="0" w:color="auto"/>
        <w:left w:val="none" w:sz="0" w:space="0" w:color="auto"/>
        <w:bottom w:val="none" w:sz="0" w:space="0" w:color="auto"/>
        <w:right w:val="none" w:sz="0" w:space="0" w:color="auto"/>
      </w:divBdr>
    </w:div>
    <w:div w:id="1751929437">
      <w:bodyDiv w:val="1"/>
      <w:marLeft w:val="0"/>
      <w:marRight w:val="0"/>
      <w:marTop w:val="0"/>
      <w:marBottom w:val="0"/>
      <w:divBdr>
        <w:top w:val="none" w:sz="0" w:space="0" w:color="auto"/>
        <w:left w:val="none" w:sz="0" w:space="0" w:color="auto"/>
        <w:bottom w:val="none" w:sz="0" w:space="0" w:color="auto"/>
        <w:right w:val="none" w:sz="0" w:space="0" w:color="auto"/>
      </w:divBdr>
    </w:div>
    <w:div w:id="1752268030">
      <w:bodyDiv w:val="1"/>
      <w:marLeft w:val="0"/>
      <w:marRight w:val="0"/>
      <w:marTop w:val="0"/>
      <w:marBottom w:val="0"/>
      <w:divBdr>
        <w:top w:val="none" w:sz="0" w:space="0" w:color="auto"/>
        <w:left w:val="none" w:sz="0" w:space="0" w:color="auto"/>
        <w:bottom w:val="none" w:sz="0" w:space="0" w:color="auto"/>
        <w:right w:val="none" w:sz="0" w:space="0" w:color="auto"/>
      </w:divBdr>
    </w:div>
    <w:div w:id="1752576827">
      <w:bodyDiv w:val="1"/>
      <w:marLeft w:val="0"/>
      <w:marRight w:val="0"/>
      <w:marTop w:val="0"/>
      <w:marBottom w:val="0"/>
      <w:divBdr>
        <w:top w:val="none" w:sz="0" w:space="0" w:color="auto"/>
        <w:left w:val="none" w:sz="0" w:space="0" w:color="auto"/>
        <w:bottom w:val="none" w:sz="0" w:space="0" w:color="auto"/>
        <w:right w:val="none" w:sz="0" w:space="0" w:color="auto"/>
      </w:divBdr>
    </w:div>
    <w:div w:id="1752776939">
      <w:bodyDiv w:val="1"/>
      <w:marLeft w:val="0"/>
      <w:marRight w:val="0"/>
      <w:marTop w:val="0"/>
      <w:marBottom w:val="0"/>
      <w:divBdr>
        <w:top w:val="none" w:sz="0" w:space="0" w:color="auto"/>
        <w:left w:val="none" w:sz="0" w:space="0" w:color="auto"/>
        <w:bottom w:val="none" w:sz="0" w:space="0" w:color="auto"/>
        <w:right w:val="none" w:sz="0" w:space="0" w:color="auto"/>
      </w:divBdr>
    </w:div>
    <w:div w:id="1753157961">
      <w:bodyDiv w:val="1"/>
      <w:marLeft w:val="0"/>
      <w:marRight w:val="0"/>
      <w:marTop w:val="0"/>
      <w:marBottom w:val="0"/>
      <w:divBdr>
        <w:top w:val="none" w:sz="0" w:space="0" w:color="auto"/>
        <w:left w:val="none" w:sz="0" w:space="0" w:color="auto"/>
        <w:bottom w:val="none" w:sz="0" w:space="0" w:color="auto"/>
        <w:right w:val="none" w:sz="0" w:space="0" w:color="auto"/>
      </w:divBdr>
    </w:div>
    <w:div w:id="1753164043">
      <w:bodyDiv w:val="1"/>
      <w:marLeft w:val="0"/>
      <w:marRight w:val="0"/>
      <w:marTop w:val="0"/>
      <w:marBottom w:val="0"/>
      <w:divBdr>
        <w:top w:val="none" w:sz="0" w:space="0" w:color="auto"/>
        <w:left w:val="none" w:sz="0" w:space="0" w:color="auto"/>
        <w:bottom w:val="none" w:sz="0" w:space="0" w:color="auto"/>
        <w:right w:val="none" w:sz="0" w:space="0" w:color="auto"/>
      </w:divBdr>
    </w:div>
    <w:div w:id="1753696878">
      <w:bodyDiv w:val="1"/>
      <w:marLeft w:val="0"/>
      <w:marRight w:val="0"/>
      <w:marTop w:val="0"/>
      <w:marBottom w:val="0"/>
      <w:divBdr>
        <w:top w:val="none" w:sz="0" w:space="0" w:color="auto"/>
        <w:left w:val="none" w:sz="0" w:space="0" w:color="auto"/>
        <w:bottom w:val="none" w:sz="0" w:space="0" w:color="auto"/>
        <w:right w:val="none" w:sz="0" w:space="0" w:color="auto"/>
      </w:divBdr>
    </w:div>
    <w:div w:id="1754428566">
      <w:bodyDiv w:val="1"/>
      <w:marLeft w:val="0"/>
      <w:marRight w:val="0"/>
      <w:marTop w:val="0"/>
      <w:marBottom w:val="0"/>
      <w:divBdr>
        <w:top w:val="none" w:sz="0" w:space="0" w:color="auto"/>
        <w:left w:val="none" w:sz="0" w:space="0" w:color="auto"/>
        <w:bottom w:val="none" w:sz="0" w:space="0" w:color="auto"/>
        <w:right w:val="none" w:sz="0" w:space="0" w:color="auto"/>
      </w:divBdr>
    </w:div>
    <w:div w:id="1754473692">
      <w:bodyDiv w:val="1"/>
      <w:marLeft w:val="0"/>
      <w:marRight w:val="0"/>
      <w:marTop w:val="0"/>
      <w:marBottom w:val="0"/>
      <w:divBdr>
        <w:top w:val="none" w:sz="0" w:space="0" w:color="auto"/>
        <w:left w:val="none" w:sz="0" w:space="0" w:color="auto"/>
        <w:bottom w:val="none" w:sz="0" w:space="0" w:color="auto"/>
        <w:right w:val="none" w:sz="0" w:space="0" w:color="auto"/>
      </w:divBdr>
    </w:div>
    <w:div w:id="1754474112">
      <w:bodyDiv w:val="1"/>
      <w:marLeft w:val="0"/>
      <w:marRight w:val="0"/>
      <w:marTop w:val="0"/>
      <w:marBottom w:val="0"/>
      <w:divBdr>
        <w:top w:val="none" w:sz="0" w:space="0" w:color="auto"/>
        <w:left w:val="none" w:sz="0" w:space="0" w:color="auto"/>
        <w:bottom w:val="none" w:sz="0" w:space="0" w:color="auto"/>
        <w:right w:val="none" w:sz="0" w:space="0" w:color="auto"/>
      </w:divBdr>
    </w:div>
    <w:div w:id="1754661660">
      <w:bodyDiv w:val="1"/>
      <w:marLeft w:val="0"/>
      <w:marRight w:val="0"/>
      <w:marTop w:val="0"/>
      <w:marBottom w:val="0"/>
      <w:divBdr>
        <w:top w:val="none" w:sz="0" w:space="0" w:color="auto"/>
        <w:left w:val="none" w:sz="0" w:space="0" w:color="auto"/>
        <w:bottom w:val="none" w:sz="0" w:space="0" w:color="auto"/>
        <w:right w:val="none" w:sz="0" w:space="0" w:color="auto"/>
      </w:divBdr>
    </w:div>
    <w:div w:id="1755008367">
      <w:bodyDiv w:val="1"/>
      <w:marLeft w:val="0"/>
      <w:marRight w:val="0"/>
      <w:marTop w:val="0"/>
      <w:marBottom w:val="0"/>
      <w:divBdr>
        <w:top w:val="none" w:sz="0" w:space="0" w:color="auto"/>
        <w:left w:val="none" w:sz="0" w:space="0" w:color="auto"/>
        <w:bottom w:val="none" w:sz="0" w:space="0" w:color="auto"/>
        <w:right w:val="none" w:sz="0" w:space="0" w:color="auto"/>
      </w:divBdr>
    </w:div>
    <w:div w:id="1755126715">
      <w:bodyDiv w:val="1"/>
      <w:marLeft w:val="0"/>
      <w:marRight w:val="0"/>
      <w:marTop w:val="0"/>
      <w:marBottom w:val="0"/>
      <w:divBdr>
        <w:top w:val="none" w:sz="0" w:space="0" w:color="auto"/>
        <w:left w:val="none" w:sz="0" w:space="0" w:color="auto"/>
        <w:bottom w:val="none" w:sz="0" w:space="0" w:color="auto"/>
        <w:right w:val="none" w:sz="0" w:space="0" w:color="auto"/>
      </w:divBdr>
    </w:div>
    <w:div w:id="1755131322">
      <w:bodyDiv w:val="1"/>
      <w:marLeft w:val="0"/>
      <w:marRight w:val="0"/>
      <w:marTop w:val="0"/>
      <w:marBottom w:val="0"/>
      <w:divBdr>
        <w:top w:val="none" w:sz="0" w:space="0" w:color="auto"/>
        <w:left w:val="none" w:sz="0" w:space="0" w:color="auto"/>
        <w:bottom w:val="none" w:sz="0" w:space="0" w:color="auto"/>
        <w:right w:val="none" w:sz="0" w:space="0" w:color="auto"/>
      </w:divBdr>
    </w:div>
    <w:div w:id="1755203765">
      <w:bodyDiv w:val="1"/>
      <w:marLeft w:val="0"/>
      <w:marRight w:val="0"/>
      <w:marTop w:val="0"/>
      <w:marBottom w:val="0"/>
      <w:divBdr>
        <w:top w:val="none" w:sz="0" w:space="0" w:color="auto"/>
        <w:left w:val="none" w:sz="0" w:space="0" w:color="auto"/>
        <w:bottom w:val="none" w:sz="0" w:space="0" w:color="auto"/>
        <w:right w:val="none" w:sz="0" w:space="0" w:color="auto"/>
      </w:divBdr>
    </w:div>
    <w:div w:id="1755276972">
      <w:bodyDiv w:val="1"/>
      <w:marLeft w:val="0"/>
      <w:marRight w:val="0"/>
      <w:marTop w:val="0"/>
      <w:marBottom w:val="0"/>
      <w:divBdr>
        <w:top w:val="none" w:sz="0" w:space="0" w:color="auto"/>
        <w:left w:val="none" w:sz="0" w:space="0" w:color="auto"/>
        <w:bottom w:val="none" w:sz="0" w:space="0" w:color="auto"/>
        <w:right w:val="none" w:sz="0" w:space="0" w:color="auto"/>
      </w:divBdr>
    </w:div>
    <w:div w:id="1755513261">
      <w:bodyDiv w:val="1"/>
      <w:marLeft w:val="0"/>
      <w:marRight w:val="0"/>
      <w:marTop w:val="0"/>
      <w:marBottom w:val="0"/>
      <w:divBdr>
        <w:top w:val="none" w:sz="0" w:space="0" w:color="auto"/>
        <w:left w:val="none" w:sz="0" w:space="0" w:color="auto"/>
        <w:bottom w:val="none" w:sz="0" w:space="0" w:color="auto"/>
        <w:right w:val="none" w:sz="0" w:space="0" w:color="auto"/>
      </w:divBdr>
    </w:div>
    <w:div w:id="1755590827">
      <w:bodyDiv w:val="1"/>
      <w:marLeft w:val="0"/>
      <w:marRight w:val="0"/>
      <w:marTop w:val="0"/>
      <w:marBottom w:val="0"/>
      <w:divBdr>
        <w:top w:val="none" w:sz="0" w:space="0" w:color="auto"/>
        <w:left w:val="none" w:sz="0" w:space="0" w:color="auto"/>
        <w:bottom w:val="none" w:sz="0" w:space="0" w:color="auto"/>
        <w:right w:val="none" w:sz="0" w:space="0" w:color="auto"/>
      </w:divBdr>
    </w:div>
    <w:div w:id="1755860904">
      <w:bodyDiv w:val="1"/>
      <w:marLeft w:val="0"/>
      <w:marRight w:val="0"/>
      <w:marTop w:val="0"/>
      <w:marBottom w:val="0"/>
      <w:divBdr>
        <w:top w:val="none" w:sz="0" w:space="0" w:color="auto"/>
        <w:left w:val="none" w:sz="0" w:space="0" w:color="auto"/>
        <w:bottom w:val="none" w:sz="0" w:space="0" w:color="auto"/>
        <w:right w:val="none" w:sz="0" w:space="0" w:color="auto"/>
      </w:divBdr>
    </w:div>
    <w:div w:id="1756315449">
      <w:bodyDiv w:val="1"/>
      <w:marLeft w:val="0"/>
      <w:marRight w:val="0"/>
      <w:marTop w:val="0"/>
      <w:marBottom w:val="0"/>
      <w:divBdr>
        <w:top w:val="none" w:sz="0" w:space="0" w:color="auto"/>
        <w:left w:val="none" w:sz="0" w:space="0" w:color="auto"/>
        <w:bottom w:val="none" w:sz="0" w:space="0" w:color="auto"/>
        <w:right w:val="none" w:sz="0" w:space="0" w:color="auto"/>
      </w:divBdr>
    </w:div>
    <w:div w:id="1756627889">
      <w:bodyDiv w:val="1"/>
      <w:marLeft w:val="0"/>
      <w:marRight w:val="0"/>
      <w:marTop w:val="0"/>
      <w:marBottom w:val="0"/>
      <w:divBdr>
        <w:top w:val="none" w:sz="0" w:space="0" w:color="auto"/>
        <w:left w:val="none" w:sz="0" w:space="0" w:color="auto"/>
        <w:bottom w:val="none" w:sz="0" w:space="0" w:color="auto"/>
        <w:right w:val="none" w:sz="0" w:space="0" w:color="auto"/>
      </w:divBdr>
    </w:div>
    <w:div w:id="1757045818">
      <w:bodyDiv w:val="1"/>
      <w:marLeft w:val="0"/>
      <w:marRight w:val="0"/>
      <w:marTop w:val="0"/>
      <w:marBottom w:val="0"/>
      <w:divBdr>
        <w:top w:val="none" w:sz="0" w:space="0" w:color="auto"/>
        <w:left w:val="none" w:sz="0" w:space="0" w:color="auto"/>
        <w:bottom w:val="none" w:sz="0" w:space="0" w:color="auto"/>
        <w:right w:val="none" w:sz="0" w:space="0" w:color="auto"/>
      </w:divBdr>
    </w:div>
    <w:div w:id="1757481117">
      <w:bodyDiv w:val="1"/>
      <w:marLeft w:val="0"/>
      <w:marRight w:val="0"/>
      <w:marTop w:val="0"/>
      <w:marBottom w:val="0"/>
      <w:divBdr>
        <w:top w:val="none" w:sz="0" w:space="0" w:color="auto"/>
        <w:left w:val="none" w:sz="0" w:space="0" w:color="auto"/>
        <w:bottom w:val="none" w:sz="0" w:space="0" w:color="auto"/>
        <w:right w:val="none" w:sz="0" w:space="0" w:color="auto"/>
      </w:divBdr>
    </w:div>
    <w:div w:id="1757553811">
      <w:bodyDiv w:val="1"/>
      <w:marLeft w:val="0"/>
      <w:marRight w:val="0"/>
      <w:marTop w:val="0"/>
      <w:marBottom w:val="0"/>
      <w:divBdr>
        <w:top w:val="none" w:sz="0" w:space="0" w:color="auto"/>
        <w:left w:val="none" w:sz="0" w:space="0" w:color="auto"/>
        <w:bottom w:val="none" w:sz="0" w:space="0" w:color="auto"/>
        <w:right w:val="none" w:sz="0" w:space="0" w:color="auto"/>
      </w:divBdr>
    </w:div>
    <w:div w:id="1757701779">
      <w:bodyDiv w:val="1"/>
      <w:marLeft w:val="0"/>
      <w:marRight w:val="0"/>
      <w:marTop w:val="0"/>
      <w:marBottom w:val="0"/>
      <w:divBdr>
        <w:top w:val="none" w:sz="0" w:space="0" w:color="auto"/>
        <w:left w:val="none" w:sz="0" w:space="0" w:color="auto"/>
        <w:bottom w:val="none" w:sz="0" w:space="0" w:color="auto"/>
        <w:right w:val="none" w:sz="0" w:space="0" w:color="auto"/>
      </w:divBdr>
    </w:div>
    <w:div w:id="1757822128">
      <w:bodyDiv w:val="1"/>
      <w:marLeft w:val="0"/>
      <w:marRight w:val="0"/>
      <w:marTop w:val="0"/>
      <w:marBottom w:val="0"/>
      <w:divBdr>
        <w:top w:val="none" w:sz="0" w:space="0" w:color="auto"/>
        <w:left w:val="none" w:sz="0" w:space="0" w:color="auto"/>
        <w:bottom w:val="none" w:sz="0" w:space="0" w:color="auto"/>
        <w:right w:val="none" w:sz="0" w:space="0" w:color="auto"/>
      </w:divBdr>
    </w:div>
    <w:div w:id="1757900068">
      <w:bodyDiv w:val="1"/>
      <w:marLeft w:val="0"/>
      <w:marRight w:val="0"/>
      <w:marTop w:val="0"/>
      <w:marBottom w:val="0"/>
      <w:divBdr>
        <w:top w:val="none" w:sz="0" w:space="0" w:color="auto"/>
        <w:left w:val="none" w:sz="0" w:space="0" w:color="auto"/>
        <w:bottom w:val="none" w:sz="0" w:space="0" w:color="auto"/>
        <w:right w:val="none" w:sz="0" w:space="0" w:color="auto"/>
      </w:divBdr>
    </w:div>
    <w:div w:id="1757945142">
      <w:bodyDiv w:val="1"/>
      <w:marLeft w:val="0"/>
      <w:marRight w:val="0"/>
      <w:marTop w:val="0"/>
      <w:marBottom w:val="0"/>
      <w:divBdr>
        <w:top w:val="none" w:sz="0" w:space="0" w:color="auto"/>
        <w:left w:val="none" w:sz="0" w:space="0" w:color="auto"/>
        <w:bottom w:val="none" w:sz="0" w:space="0" w:color="auto"/>
        <w:right w:val="none" w:sz="0" w:space="0" w:color="auto"/>
      </w:divBdr>
    </w:div>
    <w:div w:id="1757970256">
      <w:bodyDiv w:val="1"/>
      <w:marLeft w:val="0"/>
      <w:marRight w:val="0"/>
      <w:marTop w:val="0"/>
      <w:marBottom w:val="0"/>
      <w:divBdr>
        <w:top w:val="none" w:sz="0" w:space="0" w:color="auto"/>
        <w:left w:val="none" w:sz="0" w:space="0" w:color="auto"/>
        <w:bottom w:val="none" w:sz="0" w:space="0" w:color="auto"/>
        <w:right w:val="none" w:sz="0" w:space="0" w:color="auto"/>
      </w:divBdr>
    </w:div>
    <w:div w:id="1758088893">
      <w:bodyDiv w:val="1"/>
      <w:marLeft w:val="0"/>
      <w:marRight w:val="0"/>
      <w:marTop w:val="0"/>
      <w:marBottom w:val="0"/>
      <w:divBdr>
        <w:top w:val="none" w:sz="0" w:space="0" w:color="auto"/>
        <w:left w:val="none" w:sz="0" w:space="0" w:color="auto"/>
        <w:bottom w:val="none" w:sz="0" w:space="0" w:color="auto"/>
        <w:right w:val="none" w:sz="0" w:space="0" w:color="auto"/>
      </w:divBdr>
    </w:div>
    <w:div w:id="1758138030">
      <w:bodyDiv w:val="1"/>
      <w:marLeft w:val="0"/>
      <w:marRight w:val="0"/>
      <w:marTop w:val="0"/>
      <w:marBottom w:val="0"/>
      <w:divBdr>
        <w:top w:val="none" w:sz="0" w:space="0" w:color="auto"/>
        <w:left w:val="none" w:sz="0" w:space="0" w:color="auto"/>
        <w:bottom w:val="none" w:sz="0" w:space="0" w:color="auto"/>
        <w:right w:val="none" w:sz="0" w:space="0" w:color="auto"/>
      </w:divBdr>
    </w:div>
    <w:div w:id="1758483292">
      <w:bodyDiv w:val="1"/>
      <w:marLeft w:val="0"/>
      <w:marRight w:val="0"/>
      <w:marTop w:val="0"/>
      <w:marBottom w:val="0"/>
      <w:divBdr>
        <w:top w:val="none" w:sz="0" w:space="0" w:color="auto"/>
        <w:left w:val="none" w:sz="0" w:space="0" w:color="auto"/>
        <w:bottom w:val="none" w:sz="0" w:space="0" w:color="auto"/>
        <w:right w:val="none" w:sz="0" w:space="0" w:color="auto"/>
      </w:divBdr>
    </w:div>
    <w:div w:id="1758861726">
      <w:bodyDiv w:val="1"/>
      <w:marLeft w:val="0"/>
      <w:marRight w:val="0"/>
      <w:marTop w:val="0"/>
      <w:marBottom w:val="0"/>
      <w:divBdr>
        <w:top w:val="none" w:sz="0" w:space="0" w:color="auto"/>
        <w:left w:val="none" w:sz="0" w:space="0" w:color="auto"/>
        <w:bottom w:val="none" w:sz="0" w:space="0" w:color="auto"/>
        <w:right w:val="none" w:sz="0" w:space="0" w:color="auto"/>
      </w:divBdr>
    </w:div>
    <w:div w:id="1758869914">
      <w:bodyDiv w:val="1"/>
      <w:marLeft w:val="0"/>
      <w:marRight w:val="0"/>
      <w:marTop w:val="0"/>
      <w:marBottom w:val="0"/>
      <w:divBdr>
        <w:top w:val="none" w:sz="0" w:space="0" w:color="auto"/>
        <w:left w:val="none" w:sz="0" w:space="0" w:color="auto"/>
        <w:bottom w:val="none" w:sz="0" w:space="0" w:color="auto"/>
        <w:right w:val="none" w:sz="0" w:space="0" w:color="auto"/>
      </w:divBdr>
    </w:div>
    <w:div w:id="1759014382">
      <w:bodyDiv w:val="1"/>
      <w:marLeft w:val="0"/>
      <w:marRight w:val="0"/>
      <w:marTop w:val="0"/>
      <w:marBottom w:val="0"/>
      <w:divBdr>
        <w:top w:val="none" w:sz="0" w:space="0" w:color="auto"/>
        <w:left w:val="none" w:sz="0" w:space="0" w:color="auto"/>
        <w:bottom w:val="none" w:sz="0" w:space="0" w:color="auto"/>
        <w:right w:val="none" w:sz="0" w:space="0" w:color="auto"/>
      </w:divBdr>
    </w:div>
    <w:div w:id="1759255493">
      <w:bodyDiv w:val="1"/>
      <w:marLeft w:val="0"/>
      <w:marRight w:val="0"/>
      <w:marTop w:val="0"/>
      <w:marBottom w:val="0"/>
      <w:divBdr>
        <w:top w:val="none" w:sz="0" w:space="0" w:color="auto"/>
        <w:left w:val="none" w:sz="0" w:space="0" w:color="auto"/>
        <w:bottom w:val="none" w:sz="0" w:space="0" w:color="auto"/>
        <w:right w:val="none" w:sz="0" w:space="0" w:color="auto"/>
      </w:divBdr>
    </w:div>
    <w:div w:id="1759673452">
      <w:bodyDiv w:val="1"/>
      <w:marLeft w:val="0"/>
      <w:marRight w:val="0"/>
      <w:marTop w:val="0"/>
      <w:marBottom w:val="0"/>
      <w:divBdr>
        <w:top w:val="none" w:sz="0" w:space="0" w:color="auto"/>
        <w:left w:val="none" w:sz="0" w:space="0" w:color="auto"/>
        <w:bottom w:val="none" w:sz="0" w:space="0" w:color="auto"/>
        <w:right w:val="none" w:sz="0" w:space="0" w:color="auto"/>
      </w:divBdr>
    </w:div>
    <w:div w:id="1759936507">
      <w:bodyDiv w:val="1"/>
      <w:marLeft w:val="0"/>
      <w:marRight w:val="0"/>
      <w:marTop w:val="0"/>
      <w:marBottom w:val="0"/>
      <w:divBdr>
        <w:top w:val="none" w:sz="0" w:space="0" w:color="auto"/>
        <w:left w:val="none" w:sz="0" w:space="0" w:color="auto"/>
        <w:bottom w:val="none" w:sz="0" w:space="0" w:color="auto"/>
        <w:right w:val="none" w:sz="0" w:space="0" w:color="auto"/>
      </w:divBdr>
    </w:div>
    <w:div w:id="1760175928">
      <w:bodyDiv w:val="1"/>
      <w:marLeft w:val="0"/>
      <w:marRight w:val="0"/>
      <w:marTop w:val="0"/>
      <w:marBottom w:val="0"/>
      <w:divBdr>
        <w:top w:val="none" w:sz="0" w:space="0" w:color="auto"/>
        <w:left w:val="none" w:sz="0" w:space="0" w:color="auto"/>
        <w:bottom w:val="none" w:sz="0" w:space="0" w:color="auto"/>
        <w:right w:val="none" w:sz="0" w:space="0" w:color="auto"/>
      </w:divBdr>
    </w:div>
    <w:div w:id="1760321606">
      <w:bodyDiv w:val="1"/>
      <w:marLeft w:val="0"/>
      <w:marRight w:val="0"/>
      <w:marTop w:val="0"/>
      <w:marBottom w:val="0"/>
      <w:divBdr>
        <w:top w:val="none" w:sz="0" w:space="0" w:color="auto"/>
        <w:left w:val="none" w:sz="0" w:space="0" w:color="auto"/>
        <w:bottom w:val="none" w:sz="0" w:space="0" w:color="auto"/>
        <w:right w:val="none" w:sz="0" w:space="0" w:color="auto"/>
      </w:divBdr>
    </w:div>
    <w:div w:id="1760329085">
      <w:bodyDiv w:val="1"/>
      <w:marLeft w:val="0"/>
      <w:marRight w:val="0"/>
      <w:marTop w:val="0"/>
      <w:marBottom w:val="0"/>
      <w:divBdr>
        <w:top w:val="none" w:sz="0" w:space="0" w:color="auto"/>
        <w:left w:val="none" w:sz="0" w:space="0" w:color="auto"/>
        <w:bottom w:val="none" w:sz="0" w:space="0" w:color="auto"/>
        <w:right w:val="none" w:sz="0" w:space="0" w:color="auto"/>
      </w:divBdr>
    </w:div>
    <w:div w:id="1760515782">
      <w:bodyDiv w:val="1"/>
      <w:marLeft w:val="0"/>
      <w:marRight w:val="0"/>
      <w:marTop w:val="0"/>
      <w:marBottom w:val="0"/>
      <w:divBdr>
        <w:top w:val="none" w:sz="0" w:space="0" w:color="auto"/>
        <w:left w:val="none" w:sz="0" w:space="0" w:color="auto"/>
        <w:bottom w:val="none" w:sz="0" w:space="0" w:color="auto"/>
        <w:right w:val="none" w:sz="0" w:space="0" w:color="auto"/>
      </w:divBdr>
    </w:div>
    <w:div w:id="1760634534">
      <w:bodyDiv w:val="1"/>
      <w:marLeft w:val="0"/>
      <w:marRight w:val="0"/>
      <w:marTop w:val="0"/>
      <w:marBottom w:val="0"/>
      <w:divBdr>
        <w:top w:val="none" w:sz="0" w:space="0" w:color="auto"/>
        <w:left w:val="none" w:sz="0" w:space="0" w:color="auto"/>
        <w:bottom w:val="none" w:sz="0" w:space="0" w:color="auto"/>
        <w:right w:val="none" w:sz="0" w:space="0" w:color="auto"/>
      </w:divBdr>
    </w:div>
    <w:div w:id="1760634846">
      <w:bodyDiv w:val="1"/>
      <w:marLeft w:val="0"/>
      <w:marRight w:val="0"/>
      <w:marTop w:val="0"/>
      <w:marBottom w:val="0"/>
      <w:divBdr>
        <w:top w:val="none" w:sz="0" w:space="0" w:color="auto"/>
        <w:left w:val="none" w:sz="0" w:space="0" w:color="auto"/>
        <w:bottom w:val="none" w:sz="0" w:space="0" w:color="auto"/>
        <w:right w:val="none" w:sz="0" w:space="0" w:color="auto"/>
      </w:divBdr>
    </w:div>
    <w:div w:id="1760636962">
      <w:bodyDiv w:val="1"/>
      <w:marLeft w:val="0"/>
      <w:marRight w:val="0"/>
      <w:marTop w:val="0"/>
      <w:marBottom w:val="0"/>
      <w:divBdr>
        <w:top w:val="none" w:sz="0" w:space="0" w:color="auto"/>
        <w:left w:val="none" w:sz="0" w:space="0" w:color="auto"/>
        <w:bottom w:val="none" w:sz="0" w:space="0" w:color="auto"/>
        <w:right w:val="none" w:sz="0" w:space="0" w:color="auto"/>
      </w:divBdr>
    </w:div>
    <w:div w:id="1760708706">
      <w:bodyDiv w:val="1"/>
      <w:marLeft w:val="0"/>
      <w:marRight w:val="0"/>
      <w:marTop w:val="0"/>
      <w:marBottom w:val="0"/>
      <w:divBdr>
        <w:top w:val="none" w:sz="0" w:space="0" w:color="auto"/>
        <w:left w:val="none" w:sz="0" w:space="0" w:color="auto"/>
        <w:bottom w:val="none" w:sz="0" w:space="0" w:color="auto"/>
        <w:right w:val="none" w:sz="0" w:space="0" w:color="auto"/>
      </w:divBdr>
    </w:div>
    <w:div w:id="1760759353">
      <w:bodyDiv w:val="1"/>
      <w:marLeft w:val="0"/>
      <w:marRight w:val="0"/>
      <w:marTop w:val="0"/>
      <w:marBottom w:val="0"/>
      <w:divBdr>
        <w:top w:val="none" w:sz="0" w:space="0" w:color="auto"/>
        <w:left w:val="none" w:sz="0" w:space="0" w:color="auto"/>
        <w:bottom w:val="none" w:sz="0" w:space="0" w:color="auto"/>
        <w:right w:val="none" w:sz="0" w:space="0" w:color="auto"/>
      </w:divBdr>
    </w:div>
    <w:div w:id="1761029256">
      <w:bodyDiv w:val="1"/>
      <w:marLeft w:val="0"/>
      <w:marRight w:val="0"/>
      <w:marTop w:val="0"/>
      <w:marBottom w:val="0"/>
      <w:divBdr>
        <w:top w:val="none" w:sz="0" w:space="0" w:color="auto"/>
        <w:left w:val="none" w:sz="0" w:space="0" w:color="auto"/>
        <w:bottom w:val="none" w:sz="0" w:space="0" w:color="auto"/>
        <w:right w:val="none" w:sz="0" w:space="0" w:color="auto"/>
      </w:divBdr>
    </w:div>
    <w:div w:id="1761411851">
      <w:bodyDiv w:val="1"/>
      <w:marLeft w:val="0"/>
      <w:marRight w:val="0"/>
      <w:marTop w:val="0"/>
      <w:marBottom w:val="0"/>
      <w:divBdr>
        <w:top w:val="none" w:sz="0" w:space="0" w:color="auto"/>
        <w:left w:val="none" w:sz="0" w:space="0" w:color="auto"/>
        <w:bottom w:val="none" w:sz="0" w:space="0" w:color="auto"/>
        <w:right w:val="none" w:sz="0" w:space="0" w:color="auto"/>
      </w:divBdr>
    </w:div>
    <w:div w:id="1761483226">
      <w:bodyDiv w:val="1"/>
      <w:marLeft w:val="0"/>
      <w:marRight w:val="0"/>
      <w:marTop w:val="0"/>
      <w:marBottom w:val="0"/>
      <w:divBdr>
        <w:top w:val="none" w:sz="0" w:space="0" w:color="auto"/>
        <w:left w:val="none" w:sz="0" w:space="0" w:color="auto"/>
        <w:bottom w:val="none" w:sz="0" w:space="0" w:color="auto"/>
        <w:right w:val="none" w:sz="0" w:space="0" w:color="auto"/>
      </w:divBdr>
    </w:div>
    <w:div w:id="1761563583">
      <w:bodyDiv w:val="1"/>
      <w:marLeft w:val="0"/>
      <w:marRight w:val="0"/>
      <w:marTop w:val="0"/>
      <w:marBottom w:val="0"/>
      <w:divBdr>
        <w:top w:val="none" w:sz="0" w:space="0" w:color="auto"/>
        <w:left w:val="none" w:sz="0" w:space="0" w:color="auto"/>
        <w:bottom w:val="none" w:sz="0" w:space="0" w:color="auto"/>
        <w:right w:val="none" w:sz="0" w:space="0" w:color="auto"/>
      </w:divBdr>
    </w:div>
    <w:div w:id="1761681904">
      <w:bodyDiv w:val="1"/>
      <w:marLeft w:val="0"/>
      <w:marRight w:val="0"/>
      <w:marTop w:val="0"/>
      <w:marBottom w:val="0"/>
      <w:divBdr>
        <w:top w:val="none" w:sz="0" w:space="0" w:color="auto"/>
        <w:left w:val="none" w:sz="0" w:space="0" w:color="auto"/>
        <w:bottom w:val="none" w:sz="0" w:space="0" w:color="auto"/>
        <w:right w:val="none" w:sz="0" w:space="0" w:color="auto"/>
      </w:divBdr>
    </w:div>
    <w:div w:id="1761825558">
      <w:bodyDiv w:val="1"/>
      <w:marLeft w:val="0"/>
      <w:marRight w:val="0"/>
      <w:marTop w:val="0"/>
      <w:marBottom w:val="0"/>
      <w:divBdr>
        <w:top w:val="none" w:sz="0" w:space="0" w:color="auto"/>
        <w:left w:val="none" w:sz="0" w:space="0" w:color="auto"/>
        <w:bottom w:val="none" w:sz="0" w:space="0" w:color="auto"/>
        <w:right w:val="none" w:sz="0" w:space="0" w:color="auto"/>
      </w:divBdr>
    </w:div>
    <w:div w:id="1761826856">
      <w:bodyDiv w:val="1"/>
      <w:marLeft w:val="0"/>
      <w:marRight w:val="0"/>
      <w:marTop w:val="0"/>
      <w:marBottom w:val="0"/>
      <w:divBdr>
        <w:top w:val="none" w:sz="0" w:space="0" w:color="auto"/>
        <w:left w:val="none" w:sz="0" w:space="0" w:color="auto"/>
        <w:bottom w:val="none" w:sz="0" w:space="0" w:color="auto"/>
        <w:right w:val="none" w:sz="0" w:space="0" w:color="auto"/>
      </w:divBdr>
    </w:div>
    <w:div w:id="1761831576">
      <w:bodyDiv w:val="1"/>
      <w:marLeft w:val="0"/>
      <w:marRight w:val="0"/>
      <w:marTop w:val="0"/>
      <w:marBottom w:val="0"/>
      <w:divBdr>
        <w:top w:val="none" w:sz="0" w:space="0" w:color="auto"/>
        <w:left w:val="none" w:sz="0" w:space="0" w:color="auto"/>
        <w:bottom w:val="none" w:sz="0" w:space="0" w:color="auto"/>
        <w:right w:val="none" w:sz="0" w:space="0" w:color="auto"/>
      </w:divBdr>
    </w:div>
    <w:div w:id="1762095672">
      <w:bodyDiv w:val="1"/>
      <w:marLeft w:val="0"/>
      <w:marRight w:val="0"/>
      <w:marTop w:val="0"/>
      <w:marBottom w:val="0"/>
      <w:divBdr>
        <w:top w:val="none" w:sz="0" w:space="0" w:color="auto"/>
        <w:left w:val="none" w:sz="0" w:space="0" w:color="auto"/>
        <w:bottom w:val="none" w:sz="0" w:space="0" w:color="auto"/>
        <w:right w:val="none" w:sz="0" w:space="0" w:color="auto"/>
      </w:divBdr>
    </w:div>
    <w:div w:id="1762331765">
      <w:bodyDiv w:val="1"/>
      <w:marLeft w:val="0"/>
      <w:marRight w:val="0"/>
      <w:marTop w:val="0"/>
      <w:marBottom w:val="0"/>
      <w:divBdr>
        <w:top w:val="none" w:sz="0" w:space="0" w:color="auto"/>
        <w:left w:val="none" w:sz="0" w:space="0" w:color="auto"/>
        <w:bottom w:val="none" w:sz="0" w:space="0" w:color="auto"/>
        <w:right w:val="none" w:sz="0" w:space="0" w:color="auto"/>
      </w:divBdr>
    </w:div>
    <w:div w:id="1762332832">
      <w:bodyDiv w:val="1"/>
      <w:marLeft w:val="0"/>
      <w:marRight w:val="0"/>
      <w:marTop w:val="0"/>
      <w:marBottom w:val="0"/>
      <w:divBdr>
        <w:top w:val="none" w:sz="0" w:space="0" w:color="auto"/>
        <w:left w:val="none" w:sz="0" w:space="0" w:color="auto"/>
        <w:bottom w:val="none" w:sz="0" w:space="0" w:color="auto"/>
        <w:right w:val="none" w:sz="0" w:space="0" w:color="auto"/>
      </w:divBdr>
    </w:div>
    <w:div w:id="1762674402">
      <w:bodyDiv w:val="1"/>
      <w:marLeft w:val="0"/>
      <w:marRight w:val="0"/>
      <w:marTop w:val="0"/>
      <w:marBottom w:val="0"/>
      <w:divBdr>
        <w:top w:val="none" w:sz="0" w:space="0" w:color="auto"/>
        <w:left w:val="none" w:sz="0" w:space="0" w:color="auto"/>
        <w:bottom w:val="none" w:sz="0" w:space="0" w:color="auto"/>
        <w:right w:val="none" w:sz="0" w:space="0" w:color="auto"/>
      </w:divBdr>
    </w:div>
    <w:div w:id="1762681004">
      <w:bodyDiv w:val="1"/>
      <w:marLeft w:val="0"/>
      <w:marRight w:val="0"/>
      <w:marTop w:val="0"/>
      <w:marBottom w:val="0"/>
      <w:divBdr>
        <w:top w:val="none" w:sz="0" w:space="0" w:color="auto"/>
        <w:left w:val="none" w:sz="0" w:space="0" w:color="auto"/>
        <w:bottom w:val="none" w:sz="0" w:space="0" w:color="auto"/>
        <w:right w:val="none" w:sz="0" w:space="0" w:color="auto"/>
      </w:divBdr>
    </w:div>
    <w:div w:id="1762753518">
      <w:bodyDiv w:val="1"/>
      <w:marLeft w:val="0"/>
      <w:marRight w:val="0"/>
      <w:marTop w:val="0"/>
      <w:marBottom w:val="0"/>
      <w:divBdr>
        <w:top w:val="none" w:sz="0" w:space="0" w:color="auto"/>
        <w:left w:val="none" w:sz="0" w:space="0" w:color="auto"/>
        <w:bottom w:val="none" w:sz="0" w:space="0" w:color="auto"/>
        <w:right w:val="none" w:sz="0" w:space="0" w:color="auto"/>
      </w:divBdr>
    </w:div>
    <w:div w:id="1763184429">
      <w:bodyDiv w:val="1"/>
      <w:marLeft w:val="0"/>
      <w:marRight w:val="0"/>
      <w:marTop w:val="0"/>
      <w:marBottom w:val="0"/>
      <w:divBdr>
        <w:top w:val="none" w:sz="0" w:space="0" w:color="auto"/>
        <w:left w:val="none" w:sz="0" w:space="0" w:color="auto"/>
        <w:bottom w:val="none" w:sz="0" w:space="0" w:color="auto"/>
        <w:right w:val="none" w:sz="0" w:space="0" w:color="auto"/>
      </w:divBdr>
    </w:div>
    <w:div w:id="1763258073">
      <w:bodyDiv w:val="1"/>
      <w:marLeft w:val="0"/>
      <w:marRight w:val="0"/>
      <w:marTop w:val="0"/>
      <w:marBottom w:val="0"/>
      <w:divBdr>
        <w:top w:val="none" w:sz="0" w:space="0" w:color="auto"/>
        <w:left w:val="none" w:sz="0" w:space="0" w:color="auto"/>
        <w:bottom w:val="none" w:sz="0" w:space="0" w:color="auto"/>
        <w:right w:val="none" w:sz="0" w:space="0" w:color="auto"/>
      </w:divBdr>
    </w:div>
    <w:div w:id="1763379059">
      <w:bodyDiv w:val="1"/>
      <w:marLeft w:val="0"/>
      <w:marRight w:val="0"/>
      <w:marTop w:val="0"/>
      <w:marBottom w:val="0"/>
      <w:divBdr>
        <w:top w:val="none" w:sz="0" w:space="0" w:color="auto"/>
        <w:left w:val="none" w:sz="0" w:space="0" w:color="auto"/>
        <w:bottom w:val="none" w:sz="0" w:space="0" w:color="auto"/>
        <w:right w:val="none" w:sz="0" w:space="0" w:color="auto"/>
      </w:divBdr>
    </w:div>
    <w:div w:id="1763526037">
      <w:bodyDiv w:val="1"/>
      <w:marLeft w:val="0"/>
      <w:marRight w:val="0"/>
      <w:marTop w:val="0"/>
      <w:marBottom w:val="0"/>
      <w:divBdr>
        <w:top w:val="none" w:sz="0" w:space="0" w:color="auto"/>
        <w:left w:val="none" w:sz="0" w:space="0" w:color="auto"/>
        <w:bottom w:val="none" w:sz="0" w:space="0" w:color="auto"/>
        <w:right w:val="none" w:sz="0" w:space="0" w:color="auto"/>
      </w:divBdr>
    </w:div>
    <w:div w:id="1763799527">
      <w:bodyDiv w:val="1"/>
      <w:marLeft w:val="0"/>
      <w:marRight w:val="0"/>
      <w:marTop w:val="0"/>
      <w:marBottom w:val="0"/>
      <w:divBdr>
        <w:top w:val="none" w:sz="0" w:space="0" w:color="auto"/>
        <w:left w:val="none" w:sz="0" w:space="0" w:color="auto"/>
        <w:bottom w:val="none" w:sz="0" w:space="0" w:color="auto"/>
        <w:right w:val="none" w:sz="0" w:space="0" w:color="auto"/>
      </w:divBdr>
    </w:div>
    <w:div w:id="1763993392">
      <w:bodyDiv w:val="1"/>
      <w:marLeft w:val="0"/>
      <w:marRight w:val="0"/>
      <w:marTop w:val="0"/>
      <w:marBottom w:val="0"/>
      <w:divBdr>
        <w:top w:val="none" w:sz="0" w:space="0" w:color="auto"/>
        <w:left w:val="none" w:sz="0" w:space="0" w:color="auto"/>
        <w:bottom w:val="none" w:sz="0" w:space="0" w:color="auto"/>
        <w:right w:val="none" w:sz="0" w:space="0" w:color="auto"/>
      </w:divBdr>
    </w:div>
    <w:div w:id="1764033079">
      <w:bodyDiv w:val="1"/>
      <w:marLeft w:val="0"/>
      <w:marRight w:val="0"/>
      <w:marTop w:val="0"/>
      <w:marBottom w:val="0"/>
      <w:divBdr>
        <w:top w:val="none" w:sz="0" w:space="0" w:color="auto"/>
        <w:left w:val="none" w:sz="0" w:space="0" w:color="auto"/>
        <w:bottom w:val="none" w:sz="0" w:space="0" w:color="auto"/>
        <w:right w:val="none" w:sz="0" w:space="0" w:color="auto"/>
      </w:divBdr>
    </w:div>
    <w:div w:id="1764110709">
      <w:bodyDiv w:val="1"/>
      <w:marLeft w:val="0"/>
      <w:marRight w:val="0"/>
      <w:marTop w:val="0"/>
      <w:marBottom w:val="0"/>
      <w:divBdr>
        <w:top w:val="none" w:sz="0" w:space="0" w:color="auto"/>
        <w:left w:val="none" w:sz="0" w:space="0" w:color="auto"/>
        <w:bottom w:val="none" w:sz="0" w:space="0" w:color="auto"/>
        <w:right w:val="none" w:sz="0" w:space="0" w:color="auto"/>
      </w:divBdr>
    </w:div>
    <w:div w:id="1764449204">
      <w:bodyDiv w:val="1"/>
      <w:marLeft w:val="0"/>
      <w:marRight w:val="0"/>
      <w:marTop w:val="0"/>
      <w:marBottom w:val="0"/>
      <w:divBdr>
        <w:top w:val="none" w:sz="0" w:space="0" w:color="auto"/>
        <w:left w:val="none" w:sz="0" w:space="0" w:color="auto"/>
        <w:bottom w:val="none" w:sz="0" w:space="0" w:color="auto"/>
        <w:right w:val="none" w:sz="0" w:space="0" w:color="auto"/>
      </w:divBdr>
    </w:div>
    <w:div w:id="1764568690">
      <w:bodyDiv w:val="1"/>
      <w:marLeft w:val="0"/>
      <w:marRight w:val="0"/>
      <w:marTop w:val="0"/>
      <w:marBottom w:val="0"/>
      <w:divBdr>
        <w:top w:val="none" w:sz="0" w:space="0" w:color="auto"/>
        <w:left w:val="none" w:sz="0" w:space="0" w:color="auto"/>
        <w:bottom w:val="none" w:sz="0" w:space="0" w:color="auto"/>
        <w:right w:val="none" w:sz="0" w:space="0" w:color="auto"/>
      </w:divBdr>
    </w:div>
    <w:div w:id="1764645255">
      <w:bodyDiv w:val="1"/>
      <w:marLeft w:val="0"/>
      <w:marRight w:val="0"/>
      <w:marTop w:val="0"/>
      <w:marBottom w:val="0"/>
      <w:divBdr>
        <w:top w:val="none" w:sz="0" w:space="0" w:color="auto"/>
        <w:left w:val="none" w:sz="0" w:space="0" w:color="auto"/>
        <w:bottom w:val="none" w:sz="0" w:space="0" w:color="auto"/>
        <w:right w:val="none" w:sz="0" w:space="0" w:color="auto"/>
      </w:divBdr>
    </w:div>
    <w:div w:id="1764834366">
      <w:bodyDiv w:val="1"/>
      <w:marLeft w:val="0"/>
      <w:marRight w:val="0"/>
      <w:marTop w:val="0"/>
      <w:marBottom w:val="0"/>
      <w:divBdr>
        <w:top w:val="none" w:sz="0" w:space="0" w:color="auto"/>
        <w:left w:val="none" w:sz="0" w:space="0" w:color="auto"/>
        <w:bottom w:val="none" w:sz="0" w:space="0" w:color="auto"/>
        <w:right w:val="none" w:sz="0" w:space="0" w:color="auto"/>
      </w:divBdr>
    </w:div>
    <w:div w:id="1764957690">
      <w:bodyDiv w:val="1"/>
      <w:marLeft w:val="0"/>
      <w:marRight w:val="0"/>
      <w:marTop w:val="0"/>
      <w:marBottom w:val="0"/>
      <w:divBdr>
        <w:top w:val="none" w:sz="0" w:space="0" w:color="auto"/>
        <w:left w:val="none" w:sz="0" w:space="0" w:color="auto"/>
        <w:bottom w:val="none" w:sz="0" w:space="0" w:color="auto"/>
        <w:right w:val="none" w:sz="0" w:space="0" w:color="auto"/>
      </w:divBdr>
    </w:div>
    <w:div w:id="1765030646">
      <w:bodyDiv w:val="1"/>
      <w:marLeft w:val="0"/>
      <w:marRight w:val="0"/>
      <w:marTop w:val="0"/>
      <w:marBottom w:val="0"/>
      <w:divBdr>
        <w:top w:val="none" w:sz="0" w:space="0" w:color="auto"/>
        <w:left w:val="none" w:sz="0" w:space="0" w:color="auto"/>
        <w:bottom w:val="none" w:sz="0" w:space="0" w:color="auto"/>
        <w:right w:val="none" w:sz="0" w:space="0" w:color="auto"/>
      </w:divBdr>
    </w:div>
    <w:div w:id="1765416731">
      <w:bodyDiv w:val="1"/>
      <w:marLeft w:val="0"/>
      <w:marRight w:val="0"/>
      <w:marTop w:val="0"/>
      <w:marBottom w:val="0"/>
      <w:divBdr>
        <w:top w:val="none" w:sz="0" w:space="0" w:color="auto"/>
        <w:left w:val="none" w:sz="0" w:space="0" w:color="auto"/>
        <w:bottom w:val="none" w:sz="0" w:space="0" w:color="auto"/>
        <w:right w:val="none" w:sz="0" w:space="0" w:color="auto"/>
      </w:divBdr>
    </w:div>
    <w:div w:id="1765570141">
      <w:bodyDiv w:val="1"/>
      <w:marLeft w:val="0"/>
      <w:marRight w:val="0"/>
      <w:marTop w:val="0"/>
      <w:marBottom w:val="0"/>
      <w:divBdr>
        <w:top w:val="none" w:sz="0" w:space="0" w:color="auto"/>
        <w:left w:val="none" w:sz="0" w:space="0" w:color="auto"/>
        <w:bottom w:val="none" w:sz="0" w:space="0" w:color="auto"/>
        <w:right w:val="none" w:sz="0" w:space="0" w:color="auto"/>
      </w:divBdr>
    </w:div>
    <w:div w:id="1765614480">
      <w:bodyDiv w:val="1"/>
      <w:marLeft w:val="0"/>
      <w:marRight w:val="0"/>
      <w:marTop w:val="0"/>
      <w:marBottom w:val="0"/>
      <w:divBdr>
        <w:top w:val="none" w:sz="0" w:space="0" w:color="auto"/>
        <w:left w:val="none" w:sz="0" w:space="0" w:color="auto"/>
        <w:bottom w:val="none" w:sz="0" w:space="0" w:color="auto"/>
        <w:right w:val="none" w:sz="0" w:space="0" w:color="auto"/>
      </w:divBdr>
    </w:div>
    <w:div w:id="1766027395">
      <w:bodyDiv w:val="1"/>
      <w:marLeft w:val="0"/>
      <w:marRight w:val="0"/>
      <w:marTop w:val="0"/>
      <w:marBottom w:val="0"/>
      <w:divBdr>
        <w:top w:val="none" w:sz="0" w:space="0" w:color="auto"/>
        <w:left w:val="none" w:sz="0" w:space="0" w:color="auto"/>
        <w:bottom w:val="none" w:sz="0" w:space="0" w:color="auto"/>
        <w:right w:val="none" w:sz="0" w:space="0" w:color="auto"/>
      </w:divBdr>
    </w:div>
    <w:div w:id="1766262487">
      <w:bodyDiv w:val="1"/>
      <w:marLeft w:val="0"/>
      <w:marRight w:val="0"/>
      <w:marTop w:val="0"/>
      <w:marBottom w:val="0"/>
      <w:divBdr>
        <w:top w:val="none" w:sz="0" w:space="0" w:color="auto"/>
        <w:left w:val="none" w:sz="0" w:space="0" w:color="auto"/>
        <w:bottom w:val="none" w:sz="0" w:space="0" w:color="auto"/>
        <w:right w:val="none" w:sz="0" w:space="0" w:color="auto"/>
      </w:divBdr>
    </w:div>
    <w:div w:id="1766345207">
      <w:bodyDiv w:val="1"/>
      <w:marLeft w:val="0"/>
      <w:marRight w:val="0"/>
      <w:marTop w:val="0"/>
      <w:marBottom w:val="0"/>
      <w:divBdr>
        <w:top w:val="none" w:sz="0" w:space="0" w:color="auto"/>
        <w:left w:val="none" w:sz="0" w:space="0" w:color="auto"/>
        <w:bottom w:val="none" w:sz="0" w:space="0" w:color="auto"/>
        <w:right w:val="none" w:sz="0" w:space="0" w:color="auto"/>
      </w:divBdr>
    </w:div>
    <w:div w:id="1766413710">
      <w:bodyDiv w:val="1"/>
      <w:marLeft w:val="0"/>
      <w:marRight w:val="0"/>
      <w:marTop w:val="0"/>
      <w:marBottom w:val="0"/>
      <w:divBdr>
        <w:top w:val="none" w:sz="0" w:space="0" w:color="auto"/>
        <w:left w:val="none" w:sz="0" w:space="0" w:color="auto"/>
        <w:bottom w:val="none" w:sz="0" w:space="0" w:color="auto"/>
        <w:right w:val="none" w:sz="0" w:space="0" w:color="auto"/>
      </w:divBdr>
    </w:div>
    <w:div w:id="1766459944">
      <w:bodyDiv w:val="1"/>
      <w:marLeft w:val="0"/>
      <w:marRight w:val="0"/>
      <w:marTop w:val="0"/>
      <w:marBottom w:val="0"/>
      <w:divBdr>
        <w:top w:val="none" w:sz="0" w:space="0" w:color="auto"/>
        <w:left w:val="none" w:sz="0" w:space="0" w:color="auto"/>
        <w:bottom w:val="none" w:sz="0" w:space="0" w:color="auto"/>
        <w:right w:val="none" w:sz="0" w:space="0" w:color="auto"/>
      </w:divBdr>
    </w:div>
    <w:div w:id="1766464057">
      <w:bodyDiv w:val="1"/>
      <w:marLeft w:val="0"/>
      <w:marRight w:val="0"/>
      <w:marTop w:val="0"/>
      <w:marBottom w:val="0"/>
      <w:divBdr>
        <w:top w:val="none" w:sz="0" w:space="0" w:color="auto"/>
        <w:left w:val="none" w:sz="0" w:space="0" w:color="auto"/>
        <w:bottom w:val="none" w:sz="0" w:space="0" w:color="auto"/>
        <w:right w:val="none" w:sz="0" w:space="0" w:color="auto"/>
      </w:divBdr>
    </w:div>
    <w:div w:id="1766531134">
      <w:bodyDiv w:val="1"/>
      <w:marLeft w:val="0"/>
      <w:marRight w:val="0"/>
      <w:marTop w:val="0"/>
      <w:marBottom w:val="0"/>
      <w:divBdr>
        <w:top w:val="none" w:sz="0" w:space="0" w:color="auto"/>
        <w:left w:val="none" w:sz="0" w:space="0" w:color="auto"/>
        <w:bottom w:val="none" w:sz="0" w:space="0" w:color="auto"/>
        <w:right w:val="none" w:sz="0" w:space="0" w:color="auto"/>
      </w:divBdr>
    </w:div>
    <w:div w:id="1766655542">
      <w:bodyDiv w:val="1"/>
      <w:marLeft w:val="0"/>
      <w:marRight w:val="0"/>
      <w:marTop w:val="0"/>
      <w:marBottom w:val="0"/>
      <w:divBdr>
        <w:top w:val="none" w:sz="0" w:space="0" w:color="auto"/>
        <w:left w:val="none" w:sz="0" w:space="0" w:color="auto"/>
        <w:bottom w:val="none" w:sz="0" w:space="0" w:color="auto"/>
        <w:right w:val="none" w:sz="0" w:space="0" w:color="auto"/>
      </w:divBdr>
    </w:div>
    <w:div w:id="1766804605">
      <w:bodyDiv w:val="1"/>
      <w:marLeft w:val="0"/>
      <w:marRight w:val="0"/>
      <w:marTop w:val="0"/>
      <w:marBottom w:val="0"/>
      <w:divBdr>
        <w:top w:val="none" w:sz="0" w:space="0" w:color="auto"/>
        <w:left w:val="none" w:sz="0" w:space="0" w:color="auto"/>
        <w:bottom w:val="none" w:sz="0" w:space="0" w:color="auto"/>
        <w:right w:val="none" w:sz="0" w:space="0" w:color="auto"/>
      </w:divBdr>
    </w:div>
    <w:div w:id="1766919602">
      <w:bodyDiv w:val="1"/>
      <w:marLeft w:val="0"/>
      <w:marRight w:val="0"/>
      <w:marTop w:val="0"/>
      <w:marBottom w:val="0"/>
      <w:divBdr>
        <w:top w:val="none" w:sz="0" w:space="0" w:color="auto"/>
        <w:left w:val="none" w:sz="0" w:space="0" w:color="auto"/>
        <w:bottom w:val="none" w:sz="0" w:space="0" w:color="auto"/>
        <w:right w:val="none" w:sz="0" w:space="0" w:color="auto"/>
      </w:divBdr>
    </w:div>
    <w:div w:id="1767072359">
      <w:bodyDiv w:val="1"/>
      <w:marLeft w:val="0"/>
      <w:marRight w:val="0"/>
      <w:marTop w:val="0"/>
      <w:marBottom w:val="0"/>
      <w:divBdr>
        <w:top w:val="none" w:sz="0" w:space="0" w:color="auto"/>
        <w:left w:val="none" w:sz="0" w:space="0" w:color="auto"/>
        <w:bottom w:val="none" w:sz="0" w:space="0" w:color="auto"/>
        <w:right w:val="none" w:sz="0" w:space="0" w:color="auto"/>
      </w:divBdr>
    </w:div>
    <w:div w:id="1767266645">
      <w:bodyDiv w:val="1"/>
      <w:marLeft w:val="0"/>
      <w:marRight w:val="0"/>
      <w:marTop w:val="0"/>
      <w:marBottom w:val="0"/>
      <w:divBdr>
        <w:top w:val="none" w:sz="0" w:space="0" w:color="auto"/>
        <w:left w:val="none" w:sz="0" w:space="0" w:color="auto"/>
        <w:bottom w:val="none" w:sz="0" w:space="0" w:color="auto"/>
        <w:right w:val="none" w:sz="0" w:space="0" w:color="auto"/>
      </w:divBdr>
    </w:div>
    <w:div w:id="1767383207">
      <w:bodyDiv w:val="1"/>
      <w:marLeft w:val="0"/>
      <w:marRight w:val="0"/>
      <w:marTop w:val="0"/>
      <w:marBottom w:val="0"/>
      <w:divBdr>
        <w:top w:val="none" w:sz="0" w:space="0" w:color="auto"/>
        <w:left w:val="none" w:sz="0" w:space="0" w:color="auto"/>
        <w:bottom w:val="none" w:sz="0" w:space="0" w:color="auto"/>
        <w:right w:val="none" w:sz="0" w:space="0" w:color="auto"/>
      </w:divBdr>
    </w:div>
    <w:div w:id="1767536035">
      <w:bodyDiv w:val="1"/>
      <w:marLeft w:val="0"/>
      <w:marRight w:val="0"/>
      <w:marTop w:val="0"/>
      <w:marBottom w:val="0"/>
      <w:divBdr>
        <w:top w:val="none" w:sz="0" w:space="0" w:color="auto"/>
        <w:left w:val="none" w:sz="0" w:space="0" w:color="auto"/>
        <w:bottom w:val="none" w:sz="0" w:space="0" w:color="auto"/>
        <w:right w:val="none" w:sz="0" w:space="0" w:color="auto"/>
      </w:divBdr>
    </w:div>
    <w:div w:id="1767576156">
      <w:bodyDiv w:val="1"/>
      <w:marLeft w:val="0"/>
      <w:marRight w:val="0"/>
      <w:marTop w:val="0"/>
      <w:marBottom w:val="0"/>
      <w:divBdr>
        <w:top w:val="none" w:sz="0" w:space="0" w:color="auto"/>
        <w:left w:val="none" w:sz="0" w:space="0" w:color="auto"/>
        <w:bottom w:val="none" w:sz="0" w:space="0" w:color="auto"/>
        <w:right w:val="none" w:sz="0" w:space="0" w:color="auto"/>
      </w:divBdr>
    </w:div>
    <w:div w:id="1767724468">
      <w:bodyDiv w:val="1"/>
      <w:marLeft w:val="0"/>
      <w:marRight w:val="0"/>
      <w:marTop w:val="0"/>
      <w:marBottom w:val="0"/>
      <w:divBdr>
        <w:top w:val="none" w:sz="0" w:space="0" w:color="auto"/>
        <w:left w:val="none" w:sz="0" w:space="0" w:color="auto"/>
        <w:bottom w:val="none" w:sz="0" w:space="0" w:color="auto"/>
        <w:right w:val="none" w:sz="0" w:space="0" w:color="auto"/>
      </w:divBdr>
    </w:div>
    <w:div w:id="1767995756">
      <w:bodyDiv w:val="1"/>
      <w:marLeft w:val="0"/>
      <w:marRight w:val="0"/>
      <w:marTop w:val="0"/>
      <w:marBottom w:val="0"/>
      <w:divBdr>
        <w:top w:val="none" w:sz="0" w:space="0" w:color="auto"/>
        <w:left w:val="none" w:sz="0" w:space="0" w:color="auto"/>
        <w:bottom w:val="none" w:sz="0" w:space="0" w:color="auto"/>
        <w:right w:val="none" w:sz="0" w:space="0" w:color="auto"/>
      </w:divBdr>
    </w:div>
    <w:div w:id="1768039848">
      <w:bodyDiv w:val="1"/>
      <w:marLeft w:val="0"/>
      <w:marRight w:val="0"/>
      <w:marTop w:val="0"/>
      <w:marBottom w:val="0"/>
      <w:divBdr>
        <w:top w:val="none" w:sz="0" w:space="0" w:color="auto"/>
        <w:left w:val="none" w:sz="0" w:space="0" w:color="auto"/>
        <w:bottom w:val="none" w:sz="0" w:space="0" w:color="auto"/>
        <w:right w:val="none" w:sz="0" w:space="0" w:color="auto"/>
      </w:divBdr>
    </w:div>
    <w:div w:id="1768110795">
      <w:bodyDiv w:val="1"/>
      <w:marLeft w:val="0"/>
      <w:marRight w:val="0"/>
      <w:marTop w:val="0"/>
      <w:marBottom w:val="0"/>
      <w:divBdr>
        <w:top w:val="none" w:sz="0" w:space="0" w:color="auto"/>
        <w:left w:val="none" w:sz="0" w:space="0" w:color="auto"/>
        <w:bottom w:val="none" w:sz="0" w:space="0" w:color="auto"/>
        <w:right w:val="none" w:sz="0" w:space="0" w:color="auto"/>
      </w:divBdr>
    </w:div>
    <w:div w:id="1768428672">
      <w:bodyDiv w:val="1"/>
      <w:marLeft w:val="0"/>
      <w:marRight w:val="0"/>
      <w:marTop w:val="0"/>
      <w:marBottom w:val="0"/>
      <w:divBdr>
        <w:top w:val="none" w:sz="0" w:space="0" w:color="auto"/>
        <w:left w:val="none" w:sz="0" w:space="0" w:color="auto"/>
        <w:bottom w:val="none" w:sz="0" w:space="0" w:color="auto"/>
        <w:right w:val="none" w:sz="0" w:space="0" w:color="auto"/>
      </w:divBdr>
    </w:div>
    <w:div w:id="1768574156">
      <w:bodyDiv w:val="1"/>
      <w:marLeft w:val="0"/>
      <w:marRight w:val="0"/>
      <w:marTop w:val="0"/>
      <w:marBottom w:val="0"/>
      <w:divBdr>
        <w:top w:val="none" w:sz="0" w:space="0" w:color="auto"/>
        <w:left w:val="none" w:sz="0" w:space="0" w:color="auto"/>
        <w:bottom w:val="none" w:sz="0" w:space="0" w:color="auto"/>
        <w:right w:val="none" w:sz="0" w:space="0" w:color="auto"/>
      </w:divBdr>
    </w:div>
    <w:div w:id="1768689517">
      <w:bodyDiv w:val="1"/>
      <w:marLeft w:val="0"/>
      <w:marRight w:val="0"/>
      <w:marTop w:val="0"/>
      <w:marBottom w:val="0"/>
      <w:divBdr>
        <w:top w:val="none" w:sz="0" w:space="0" w:color="auto"/>
        <w:left w:val="none" w:sz="0" w:space="0" w:color="auto"/>
        <w:bottom w:val="none" w:sz="0" w:space="0" w:color="auto"/>
        <w:right w:val="none" w:sz="0" w:space="0" w:color="auto"/>
      </w:divBdr>
    </w:div>
    <w:div w:id="1768887069">
      <w:bodyDiv w:val="1"/>
      <w:marLeft w:val="0"/>
      <w:marRight w:val="0"/>
      <w:marTop w:val="0"/>
      <w:marBottom w:val="0"/>
      <w:divBdr>
        <w:top w:val="none" w:sz="0" w:space="0" w:color="auto"/>
        <w:left w:val="none" w:sz="0" w:space="0" w:color="auto"/>
        <w:bottom w:val="none" w:sz="0" w:space="0" w:color="auto"/>
        <w:right w:val="none" w:sz="0" w:space="0" w:color="auto"/>
      </w:divBdr>
    </w:div>
    <w:div w:id="1769160662">
      <w:bodyDiv w:val="1"/>
      <w:marLeft w:val="0"/>
      <w:marRight w:val="0"/>
      <w:marTop w:val="0"/>
      <w:marBottom w:val="0"/>
      <w:divBdr>
        <w:top w:val="none" w:sz="0" w:space="0" w:color="auto"/>
        <w:left w:val="none" w:sz="0" w:space="0" w:color="auto"/>
        <w:bottom w:val="none" w:sz="0" w:space="0" w:color="auto"/>
        <w:right w:val="none" w:sz="0" w:space="0" w:color="auto"/>
      </w:divBdr>
    </w:div>
    <w:div w:id="1769230714">
      <w:bodyDiv w:val="1"/>
      <w:marLeft w:val="0"/>
      <w:marRight w:val="0"/>
      <w:marTop w:val="0"/>
      <w:marBottom w:val="0"/>
      <w:divBdr>
        <w:top w:val="none" w:sz="0" w:space="0" w:color="auto"/>
        <w:left w:val="none" w:sz="0" w:space="0" w:color="auto"/>
        <w:bottom w:val="none" w:sz="0" w:space="0" w:color="auto"/>
        <w:right w:val="none" w:sz="0" w:space="0" w:color="auto"/>
      </w:divBdr>
    </w:div>
    <w:div w:id="1769350318">
      <w:bodyDiv w:val="1"/>
      <w:marLeft w:val="0"/>
      <w:marRight w:val="0"/>
      <w:marTop w:val="0"/>
      <w:marBottom w:val="0"/>
      <w:divBdr>
        <w:top w:val="none" w:sz="0" w:space="0" w:color="auto"/>
        <w:left w:val="none" w:sz="0" w:space="0" w:color="auto"/>
        <w:bottom w:val="none" w:sz="0" w:space="0" w:color="auto"/>
        <w:right w:val="none" w:sz="0" w:space="0" w:color="auto"/>
      </w:divBdr>
    </w:div>
    <w:div w:id="1769496056">
      <w:bodyDiv w:val="1"/>
      <w:marLeft w:val="0"/>
      <w:marRight w:val="0"/>
      <w:marTop w:val="0"/>
      <w:marBottom w:val="0"/>
      <w:divBdr>
        <w:top w:val="none" w:sz="0" w:space="0" w:color="auto"/>
        <w:left w:val="none" w:sz="0" w:space="0" w:color="auto"/>
        <w:bottom w:val="none" w:sz="0" w:space="0" w:color="auto"/>
        <w:right w:val="none" w:sz="0" w:space="0" w:color="auto"/>
      </w:divBdr>
    </w:div>
    <w:div w:id="1769614558">
      <w:bodyDiv w:val="1"/>
      <w:marLeft w:val="0"/>
      <w:marRight w:val="0"/>
      <w:marTop w:val="0"/>
      <w:marBottom w:val="0"/>
      <w:divBdr>
        <w:top w:val="none" w:sz="0" w:space="0" w:color="auto"/>
        <w:left w:val="none" w:sz="0" w:space="0" w:color="auto"/>
        <w:bottom w:val="none" w:sz="0" w:space="0" w:color="auto"/>
        <w:right w:val="none" w:sz="0" w:space="0" w:color="auto"/>
      </w:divBdr>
    </w:div>
    <w:div w:id="1769694032">
      <w:bodyDiv w:val="1"/>
      <w:marLeft w:val="0"/>
      <w:marRight w:val="0"/>
      <w:marTop w:val="0"/>
      <w:marBottom w:val="0"/>
      <w:divBdr>
        <w:top w:val="none" w:sz="0" w:space="0" w:color="auto"/>
        <w:left w:val="none" w:sz="0" w:space="0" w:color="auto"/>
        <w:bottom w:val="none" w:sz="0" w:space="0" w:color="auto"/>
        <w:right w:val="none" w:sz="0" w:space="0" w:color="auto"/>
      </w:divBdr>
    </w:div>
    <w:div w:id="1769695176">
      <w:bodyDiv w:val="1"/>
      <w:marLeft w:val="0"/>
      <w:marRight w:val="0"/>
      <w:marTop w:val="0"/>
      <w:marBottom w:val="0"/>
      <w:divBdr>
        <w:top w:val="none" w:sz="0" w:space="0" w:color="auto"/>
        <w:left w:val="none" w:sz="0" w:space="0" w:color="auto"/>
        <w:bottom w:val="none" w:sz="0" w:space="0" w:color="auto"/>
        <w:right w:val="none" w:sz="0" w:space="0" w:color="auto"/>
      </w:divBdr>
    </w:div>
    <w:div w:id="1769736365">
      <w:bodyDiv w:val="1"/>
      <w:marLeft w:val="0"/>
      <w:marRight w:val="0"/>
      <w:marTop w:val="0"/>
      <w:marBottom w:val="0"/>
      <w:divBdr>
        <w:top w:val="none" w:sz="0" w:space="0" w:color="auto"/>
        <w:left w:val="none" w:sz="0" w:space="0" w:color="auto"/>
        <w:bottom w:val="none" w:sz="0" w:space="0" w:color="auto"/>
        <w:right w:val="none" w:sz="0" w:space="0" w:color="auto"/>
      </w:divBdr>
    </w:div>
    <w:div w:id="1769883374">
      <w:bodyDiv w:val="1"/>
      <w:marLeft w:val="0"/>
      <w:marRight w:val="0"/>
      <w:marTop w:val="0"/>
      <w:marBottom w:val="0"/>
      <w:divBdr>
        <w:top w:val="none" w:sz="0" w:space="0" w:color="auto"/>
        <w:left w:val="none" w:sz="0" w:space="0" w:color="auto"/>
        <w:bottom w:val="none" w:sz="0" w:space="0" w:color="auto"/>
        <w:right w:val="none" w:sz="0" w:space="0" w:color="auto"/>
      </w:divBdr>
    </w:div>
    <w:div w:id="1770150736">
      <w:bodyDiv w:val="1"/>
      <w:marLeft w:val="0"/>
      <w:marRight w:val="0"/>
      <w:marTop w:val="0"/>
      <w:marBottom w:val="0"/>
      <w:divBdr>
        <w:top w:val="none" w:sz="0" w:space="0" w:color="auto"/>
        <w:left w:val="none" w:sz="0" w:space="0" w:color="auto"/>
        <w:bottom w:val="none" w:sz="0" w:space="0" w:color="auto"/>
        <w:right w:val="none" w:sz="0" w:space="0" w:color="auto"/>
      </w:divBdr>
    </w:div>
    <w:div w:id="1770274125">
      <w:bodyDiv w:val="1"/>
      <w:marLeft w:val="0"/>
      <w:marRight w:val="0"/>
      <w:marTop w:val="0"/>
      <w:marBottom w:val="0"/>
      <w:divBdr>
        <w:top w:val="none" w:sz="0" w:space="0" w:color="auto"/>
        <w:left w:val="none" w:sz="0" w:space="0" w:color="auto"/>
        <w:bottom w:val="none" w:sz="0" w:space="0" w:color="auto"/>
        <w:right w:val="none" w:sz="0" w:space="0" w:color="auto"/>
      </w:divBdr>
    </w:div>
    <w:div w:id="1770391211">
      <w:bodyDiv w:val="1"/>
      <w:marLeft w:val="0"/>
      <w:marRight w:val="0"/>
      <w:marTop w:val="0"/>
      <w:marBottom w:val="0"/>
      <w:divBdr>
        <w:top w:val="none" w:sz="0" w:space="0" w:color="auto"/>
        <w:left w:val="none" w:sz="0" w:space="0" w:color="auto"/>
        <w:bottom w:val="none" w:sz="0" w:space="0" w:color="auto"/>
        <w:right w:val="none" w:sz="0" w:space="0" w:color="auto"/>
      </w:divBdr>
    </w:div>
    <w:div w:id="1770849910">
      <w:bodyDiv w:val="1"/>
      <w:marLeft w:val="0"/>
      <w:marRight w:val="0"/>
      <w:marTop w:val="0"/>
      <w:marBottom w:val="0"/>
      <w:divBdr>
        <w:top w:val="none" w:sz="0" w:space="0" w:color="auto"/>
        <w:left w:val="none" w:sz="0" w:space="0" w:color="auto"/>
        <w:bottom w:val="none" w:sz="0" w:space="0" w:color="auto"/>
        <w:right w:val="none" w:sz="0" w:space="0" w:color="auto"/>
      </w:divBdr>
    </w:div>
    <w:div w:id="1770853724">
      <w:bodyDiv w:val="1"/>
      <w:marLeft w:val="0"/>
      <w:marRight w:val="0"/>
      <w:marTop w:val="0"/>
      <w:marBottom w:val="0"/>
      <w:divBdr>
        <w:top w:val="none" w:sz="0" w:space="0" w:color="auto"/>
        <w:left w:val="none" w:sz="0" w:space="0" w:color="auto"/>
        <w:bottom w:val="none" w:sz="0" w:space="0" w:color="auto"/>
        <w:right w:val="none" w:sz="0" w:space="0" w:color="auto"/>
      </w:divBdr>
    </w:div>
    <w:div w:id="1770857063">
      <w:bodyDiv w:val="1"/>
      <w:marLeft w:val="0"/>
      <w:marRight w:val="0"/>
      <w:marTop w:val="0"/>
      <w:marBottom w:val="0"/>
      <w:divBdr>
        <w:top w:val="none" w:sz="0" w:space="0" w:color="auto"/>
        <w:left w:val="none" w:sz="0" w:space="0" w:color="auto"/>
        <w:bottom w:val="none" w:sz="0" w:space="0" w:color="auto"/>
        <w:right w:val="none" w:sz="0" w:space="0" w:color="auto"/>
      </w:divBdr>
    </w:div>
    <w:div w:id="1770930989">
      <w:bodyDiv w:val="1"/>
      <w:marLeft w:val="0"/>
      <w:marRight w:val="0"/>
      <w:marTop w:val="0"/>
      <w:marBottom w:val="0"/>
      <w:divBdr>
        <w:top w:val="none" w:sz="0" w:space="0" w:color="auto"/>
        <w:left w:val="none" w:sz="0" w:space="0" w:color="auto"/>
        <w:bottom w:val="none" w:sz="0" w:space="0" w:color="auto"/>
        <w:right w:val="none" w:sz="0" w:space="0" w:color="auto"/>
      </w:divBdr>
    </w:div>
    <w:div w:id="1771047294">
      <w:bodyDiv w:val="1"/>
      <w:marLeft w:val="0"/>
      <w:marRight w:val="0"/>
      <w:marTop w:val="0"/>
      <w:marBottom w:val="0"/>
      <w:divBdr>
        <w:top w:val="none" w:sz="0" w:space="0" w:color="auto"/>
        <w:left w:val="none" w:sz="0" w:space="0" w:color="auto"/>
        <w:bottom w:val="none" w:sz="0" w:space="0" w:color="auto"/>
        <w:right w:val="none" w:sz="0" w:space="0" w:color="auto"/>
      </w:divBdr>
    </w:div>
    <w:div w:id="1771121136">
      <w:bodyDiv w:val="1"/>
      <w:marLeft w:val="0"/>
      <w:marRight w:val="0"/>
      <w:marTop w:val="0"/>
      <w:marBottom w:val="0"/>
      <w:divBdr>
        <w:top w:val="none" w:sz="0" w:space="0" w:color="auto"/>
        <w:left w:val="none" w:sz="0" w:space="0" w:color="auto"/>
        <w:bottom w:val="none" w:sz="0" w:space="0" w:color="auto"/>
        <w:right w:val="none" w:sz="0" w:space="0" w:color="auto"/>
      </w:divBdr>
    </w:div>
    <w:div w:id="1771269514">
      <w:bodyDiv w:val="1"/>
      <w:marLeft w:val="0"/>
      <w:marRight w:val="0"/>
      <w:marTop w:val="0"/>
      <w:marBottom w:val="0"/>
      <w:divBdr>
        <w:top w:val="none" w:sz="0" w:space="0" w:color="auto"/>
        <w:left w:val="none" w:sz="0" w:space="0" w:color="auto"/>
        <w:bottom w:val="none" w:sz="0" w:space="0" w:color="auto"/>
        <w:right w:val="none" w:sz="0" w:space="0" w:color="auto"/>
      </w:divBdr>
    </w:div>
    <w:div w:id="1771272391">
      <w:bodyDiv w:val="1"/>
      <w:marLeft w:val="0"/>
      <w:marRight w:val="0"/>
      <w:marTop w:val="0"/>
      <w:marBottom w:val="0"/>
      <w:divBdr>
        <w:top w:val="none" w:sz="0" w:space="0" w:color="auto"/>
        <w:left w:val="none" w:sz="0" w:space="0" w:color="auto"/>
        <w:bottom w:val="none" w:sz="0" w:space="0" w:color="auto"/>
        <w:right w:val="none" w:sz="0" w:space="0" w:color="auto"/>
      </w:divBdr>
    </w:div>
    <w:div w:id="1771273701">
      <w:bodyDiv w:val="1"/>
      <w:marLeft w:val="0"/>
      <w:marRight w:val="0"/>
      <w:marTop w:val="0"/>
      <w:marBottom w:val="0"/>
      <w:divBdr>
        <w:top w:val="none" w:sz="0" w:space="0" w:color="auto"/>
        <w:left w:val="none" w:sz="0" w:space="0" w:color="auto"/>
        <w:bottom w:val="none" w:sz="0" w:space="0" w:color="auto"/>
        <w:right w:val="none" w:sz="0" w:space="0" w:color="auto"/>
      </w:divBdr>
    </w:div>
    <w:div w:id="1771394612">
      <w:bodyDiv w:val="1"/>
      <w:marLeft w:val="0"/>
      <w:marRight w:val="0"/>
      <w:marTop w:val="0"/>
      <w:marBottom w:val="0"/>
      <w:divBdr>
        <w:top w:val="none" w:sz="0" w:space="0" w:color="auto"/>
        <w:left w:val="none" w:sz="0" w:space="0" w:color="auto"/>
        <w:bottom w:val="none" w:sz="0" w:space="0" w:color="auto"/>
        <w:right w:val="none" w:sz="0" w:space="0" w:color="auto"/>
      </w:divBdr>
    </w:div>
    <w:div w:id="1771581196">
      <w:bodyDiv w:val="1"/>
      <w:marLeft w:val="0"/>
      <w:marRight w:val="0"/>
      <w:marTop w:val="0"/>
      <w:marBottom w:val="0"/>
      <w:divBdr>
        <w:top w:val="none" w:sz="0" w:space="0" w:color="auto"/>
        <w:left w:val="none" w:sz="0" w:space="0" w:color="auto"/>
        <w:bottom w:val="none" w:sz="0" w:space="0" w:color="auto"/>
        <w:right w:val="none" w:sz="0" w:space="0" w:color="auto"/>
      </w:divBdr>
    </w:div>
    <w:div w:id="1771587110">
      <w:bodyDiv w:val="1"/>
      <w:marLeft w:val="0"/>
      <w:marRight w:val="0"/>
      <w:marTop w:val="0"/>
      <w:marBottom w:val="0"/>
      <w:divBdr>
        <w:top w:val="none" w:sz="0" w:space="0" w:color="auto"/>
        <w:left w:val="none" w:sz="0" w:space="0" w:color="auto"/>
        <w:bottom w:val="none" w:sz="0" w:space="0" w:color="auto"/>
        <w:right w:val="none" w:sz="0" w:space="0" w:color="auto"/>
      </w:divBdr>
    </w:div>
    <w:div w:id="1771700966">
      <w:bodyDiv w:val="1"/>
      <w:marLeft w:val="0"/>
      <w:marRight w:val="0"/>
      <w:marTop w:val="0"/>
      <w:marBottom w:val="0"/>
      <w:divBdr>
        <w:top w:val="none" w:sz="0" w:space="0" w:color="auto"/>
        <w:left w:val="none" w:sz="0" w:space="0" w:color="auto"/>
        <w:bottom w:val="none" w:sz="0" w:space="0" w:color="auto"/>
        <w:right w:val="none" w:sz="0" w:space="0" w:color="auto"/>
      </w:divBdr>
    </w:div>
    <w:div w:id="1771854084">
      <w:bodyDiv w:val="1"/>
      <w:marLeft w:val="0"/>
      <w:marRight w:val="0"/>
      <w:marTop w:val="0"/>
      <w:marBottom w:val="0"/>
      <w:divBdr>
        <w:top w:val="none" w:sz="0" w:space="0" w:color="auto"/>
        <w:left w:val="none" w:sz="0" w:space="0" w:color="auto"/>
        <w:bottom w:val="none" w:sz="0" w:space="0" w:color="auto"/>
        <w:right w:val="none" w:sz="0" w:space="0" w:color="auto"/>
      </w:divBdr>
    </w:div>
    <w:div w:id="1771970693">
      <w:bodyDiv w:val="1"/>
      <w:marLeft w:val="0"/>
      <w:marRight w:val="0"/>
      <w:marTop w:val="0"/>
      <w:marBottom w:val="0"/>
      <w:divBdr>
        <w:top w:val="none" w:sz="0" w:space="0" w:color="auto"/>
        <w:left w:val="none" w:sz="0" w:space="0" w:color="auto"/>
        <w:bottom w:val="none" w:sz="0" w:space="0" w:color="auto"/>
        <w:right w:val="none" w:sz="0" w:space="0" w:color="auto"/>
      </w:divBdr>
    </w:div>
    <w:div w:id="1772116966">
      <w:bodyDiv w:val="1"/>
      <w:marLeft w:val="0"/>
      <w:marRight w:val="0"/>
      <w:marTop w:val="0"/>
      <w:marBottom w:val="0"/>
      <w:divBdr>
        <w:top w:val="none" w:sz="0" w:space="0" w:color="auto"/>
        <w:left w:val="none" w:sz="0" w:space="0" w:color="auto"/>
        <w:bottom w:val="none" w:sz="0" w:space="0" w:color="auto"/>
        <w:right w:val="none" w:sz="0" w:space="0" w:color="auto"/>
      </w:divBdr>
    </w:div>
    <w:div w:id="1772160232">
      <w:bodyDiv w:val="1"/>
      <w:marLeft w:val="0"/>
      <w:marRight w:val="0"/>
      <w:marTop w:val="0"/>
      <w:marBottom w:val="0"/>
      <w:divBdr>
        <w:top w:val="none" w:sz="0" w:space="0" w:color="auto"/>
        <w:left w:val="none" w:sz="0" w:space="0" w:color="auto"/>
        <w:bottom w:val="none" w:sz="0" w:space="0" w:color="auto"/>
        <w:right w:val="none" w:sz="0" w:space="0" w:color="auto"/>
      </w:divBdr>
    </w:div>
    <w:div w:id="1772243905">
      <w:bodyDiv w:val="1"/>
      <w:marLeft w:val="0"/>
      <w:marRight w:val="0"/>
      <w:marTop w:val="0"/>
      <w:marBottom w:val="0"/>
      <w:divBdr>
        <w:top w:val="none" w:sz="0" w:space="0" w:color="auto"/>
        <w:left w:val="none" w:sz="0" w:space="0" w:color="auto"/>
        <w:bottom w:val="none" w:sz="0" w:space="0" w:color="auto"/>
        <w:right w:val="none" w:sz="0" w:space="0" w:color="auto"/>
      </w:divBdr>
    </w:div>
    <w:div w:id="1772437250">
      <w:bodyDiv w:val="1"/>
      <w:marLeft w:val="0"/>
      <w:marRight w:val="0"/>
      <w:marTop w:val="0"/>
      <w:marBottom w:val="0"/>
      <w:divBdr>
        <w:top w:val="none" w:sz="0" w:space="0" w:color="auto"/>
        <w:left w:val="none" w:sz="0" w:space="0" w:color="auto"/>
        <w:bottom w:val="none" w:sz="0" w:space="0" w:color="auto"/>
        <w:right w:val="none" w:sz="0" w:space="0" w:color="auto"/>
      </w:divBdr>
    </w:div>
    <w:div w:id="1772504402">
      <w:bodyDiv w:val="1"/>
      <w:marLeft w:val="0"/>
      <w:marRight w:val="0"/>
      <w:marTop w:val="0"/>
      <w:marBottom w:val="0"/>
      <w:divBdr>
        <w:top w:val="none" w:sz="0" w:space="0" w:color="auto"/>
        <w:left w:val="none" w:sz="0" w:space="0" w:color="auto"/>
        <w:bottom w:val="none" w:sz="0" w:space="0" w:color="auto"/>
        <w:right w:val="none" w:sz="0" w:space="0" w:color="auto"/>
      </w:divBdr>
    </w:div>
    <w:div w:id="1772776902">
      <w:bodyDiv w:val="1"/>
      <w:marLeft w:val="0"/>
      <w:marRight w:val="0"/>
      <w:marTop w:val="0"/>
      <w:marBottom w:val="0"/>
      <w:divBdr>
        <w:top w:val="none" w:sz="0" w:space="0" w:color="auto"/>
        <w:left w:val="none" w:sz="0" w:space="0" w:color="auto"/>
        <w:bottom w:val="none" w:sz="0" w:space="0" w:color="auto"/>
        <w:right w:val="none" w:sz="0" w:space="0" w:color="auto"/>
      </w:divBdr>
    </w:div>
    <w:div w:id="1772778711">
      <w:bodyDiv w:val="1"/>
      <w:marLeft w:val="0"/>
      <w:marRight w:val="0"/>
      <w:marTop w:val="0"/>
      <w:marBottom w:val="0"/>
      <w:divBdr>
        <w:top w:val="none" w:sz="0" w:space="0" w:color="auto"/>
        <w:left w:val="none" w:sz="0" w:space="0" w:color="auto"/>
        <w:bottom w:val="none" w:sz="0" w:space="0" w:color="auto"/>
        <w:right w:val="none" w:sz="0" w:space="0" w:color="auto"/>
      </w:divBdr>
    </w:div>
    <w:div w:id="1772974154">
      <w:bodyDiv w:val="1"/>
      <w:marLeft w:val="0"/>
      <w:marRight w:val="0"/>
      <w:marTop w:val="0"/>
      <w:marBottom w:val="0"/>
      <w:divBdr>
        <w:top w:val="none" w:sz="0" w:space="0" w:color="auto"/>
        <w:left w:val="none" w:sz="0" w:space="0" w:color="auto"/>
        <w:bottom w:val="none" w:sz="0" w:space="0" w:color="auto"/>
        <w:right w:val="none" w:sz="0" w:space="0" w:color="auto"/>
      </w:divBdr>
    </w:div>
    <w:div w:id="1773016971">
      <w:bodyDiv w:val="1"/>
      <w:marLeft w:val="0"/>
      <w:marRight w:val="0"/>
      <w:marTop w:val="0"/>
      <w:marBottom w:val="0"/>
      <w:divBdr>
        <w:top w:val="none" w:sz="0" w:space="0" w:color="auto"/>
        <w:left w:val="none" w:sz="0" w:space="0" w:color="auto"/>
        <w:bottom w:val="none" w:sz="0" w:space="0" w:color="auto"/>
        <w:right w:val="none" w:sz="0" w:space="0" w:color="auto"/>
      </w:divBdr>
    </w:div>
    <w:div w:id="1773428976">
      <w:bodyDiv w:val="1"/>
      <w:marLeft w:val="0"/>
      <w:marRight w:val="0"/>
      <w:marTop w:val="0"/>
      <w:marBottom w:val="0"/>
      <w:divBdr>
        <w:top w:val="none" w:sz="0" w:space="0" w:color="auto"/>
        <w:left w:val="none" w:sz="0" w:space="0" w:color="auto"/>
        <w:bottom w:val="none" w:sz="0" w:space="0" w:color="auto"/>
        <w:right w:val="none" w:sz="0" w:space="0" w:color="auto"/>
      </w:divBdr>
    </w:div>
    <w:div w:id="1773435505">
      <w:bodyDiv w:val="1"/>
      <w:marLeft w:val="0"/>
      <w:marRight w:val="0"/>
      <w:marTop w:val="0"/>
      <w:marBottom w:val="0"/>
      <w:divBdr>
        <w:top w:val="none" w:sz="0" w:space="0" w:color="auto"/>
        <w:left w:val="none" w:sz="0" w:space="0" w:color="auto"/>
        <w:bottom w:val="none" w:sz="0" w:space="0" w:color="auto"/>
        <w:right w:val="none" w:sz="0" w:space="0" w:color="auto"/>
      </w:divBdr>
    </w:div>
    <w:div w:id="1773552670">
      <w:bodyDiv w:val="1"/>
      <w:marLeft w:val="0"/>
      <w:marRight w:val="0"/>
      <w:marTop w:val="0"/>
      <w:marBottom w:val="0"/>
      <w:divBdr>
        <w:top w:val="none" w:sz="0" w:space="0" w:color="auto"/>
        <w:left w:val="none" w:sz="0" w:space="0" w:color="auto"/>
        <w:bottom w:val="none" w:sz="0" w:space="0" w:color="auto"/>
        <w:right w:val="none" w:sz="0" w:space="0" w:color="auto"/>
      </w:divBdr>
    </w:div>
    <w:div w:id="1773629050">
      <w:bodyDiv w:val="1"/>
      <w:marLeft w:val="0"/>
      <w:marRight w:val="0"/>
      <w:marTop w:val="0"/>
      <w:marBottom w:val="0"/>
      <w:divBdr>
        <w:top w:val="none" w:sz="0" w:space="0" w:color="auto"/>
        <w:left w:val="none" w:sz="0" w:space="0" w:color="auto"/>
        <w:bottom w:val="none" w:sz="0" w:space="0" w:color="auto"/>
        <w:right w:val="none" w:sz="0" w:space="0" w:color="auto"/>
      </w:divBdr>
    </w:div>
    <w:div w:id="1773894122">
      <w:bodyDiv w:val="1"/>
      <w:marLeft w:val="0"/>
      <w:marRight w:val="0"/>
      <w:marTop w:val="0"/>
      <w:marBottom w:val="0"/>
      <w:divBdr>
        <w:top w:val="none" w:sz="0" w:space="0" w:color="auto"/>
        <w:left w:val="none" w:sz="0" w:space="0" w:color="auto"/>
        <w:bottom w:val="none" w:sz="0" w:space="0" w:color="auto"/>
        <w:right w:val="none" w:sz="0" w:space="0" w:color="auto"/>
      </w:divBdr>
    </w:div>
    <w:div w:id="1774206969">
      <w:bodyDiv w:val="1"/>
      <w:marLeft w:val="0"/>
      <w:marRight w:val="0"/>
      <w:marTop w:val="0"/>
      <w:marBottom w:val="0"/>
      <w:divBdr>
        <w:top w:val="none" w:sz="0" w:space="0" w:color="auto"/>
        <w:left w:val="none" w:sz="0" w:space="0" w:color="auto"/>
        <w:bottom w:val="none" w:sz="0" w:space="0" w:color="auto"/>
        <w:right w:val="none" w:sz="0" w:space="0" w:color="auto"/>
      </w:divBdr>
    </w:div>
    <w:div w:id="1774208963">
      <w:bodyDiv w:val="1"/>
      <w:marLeft w:val="0"/>
      <w:marRight w:val="0"/>
      <w:marTop w:val="0"/>
      <w:marBottom w:val="0"/>
      <w:divBdr>
        <w:top w:val="none" w:sz="0" w:space="0" w:color="auto"/>
        <w:left w:val="none" w:sz="0" w:space="0" w:color="auto"/>
        <w:bottom w:val="none" w:sz="0" w:space="0" w:color="auto"/>
        <w:right w:val="none" w:sz="0" w:space="0" w:color="auto"/>
      </w:divBdr>
    </w:div>
    <w:div w:id="1774668236">
      <w:bodyDiv w:val="1"/>
      <w:marLeft w:val="0"/>
      <w:marRight w:val="0"/>
      <w:marTop w:val="0"/>
      <w:marBottom w:val="0"/>
      <w:divBdr>
        <w:top w:val="none" w:sz="0" w:space="0" w:color="auto"/>
        <w:left w:val="none" w:sz="0" w:space="0" w:color="auto"/>
        <w:bottom w:val="none" w:sz="0" w:space="0" w:color="auto"/>
        <w:right w:val="none" w:sz="0" w:space="0" w:color="auto"/>
      </w:divBdr>
    </w:div>
    <w:div w:id="1775322398">
      <w:bodyDiv w:val="1"/>
      <w:marLeft w:val="0"/>
      <w:marRight w:val="0"/>
      <w:marTop w:val="0"/>
      <w:marBottom w:val="0"/>
      <w:divBdr>
        <w:top w:val="none" w:sz="0" w:space="0" w:color="auto"/>
        <w:left w:val="none" w:sz="0" w:space="0" w:color="auto"/>
        <w:bottom w:val="none" w:sz="0" w:space="0" w:color="auto"/>
        <w:right w:val="none" w:sz="0" w:space="0" w:color="auto"/>
      </w:divBdr>
    </w:div>
    <w:div w:id="1775397246">
      <w:bodyDiv w:val="1"/>
      <w:marLeft w:val="0"/>
      <w:marRight w:val="0"/>
      <w:marTop w:val="0"/>
      <w:marBottom w:val="0"/>
      <w:divBdr>
        <w:top w:val="none" w:sz="0" w:space="0" w:color="auto"/>
        <w:left w:val="none" w:sz="0" w:space="0" w:color="auto"/>
        <w:bottom w:val="none" w:sz="0" w:space="0" w:color="auto"/>
        <w:right w:val="none" w:sz="0" w:space="0" w:color="auto"/>
      </w:divBdr>
    </w:div>
    <w:div w:id="1775398550">
      <w:bodyDiv w:val="1"/>
      <w:marLeft w:val="0"/>
      <w:marRight w:val="0"/>
      <w:marTop w:val="0"/>
      <w:marBottom w:val="0"/>
      <w:divBdr>
        <w:top w:val="none" w:sz="0" w:space="0" w:color="auto"/>
        <w:left w:val="none" w:sz="0" w:space="0" w:color="auto"/>
        <w:bottom w:val="none" w:sz="0" w:space="0" w:color="auto"/>
        <w:right w:val="none" w:sz="0" w:space="0" w:color="auto"/>
      </w:divBdr>
    </w:div>
    <w:div w:id="1775516313">
      <w:bodyDiv w:val="1"/>
      <w:marLeft w:val="0"/>
      <w:marRight w:val="0"/>
      <w:marTop w:val="0"/>
      <w:marBottom w:val="0"/>
      <w:divBdr>
        <w:top w:val="none" w:sz="0" w:space="0" w:color="auto"/>
        <w:left w:val="none" w:sz="0" w:space="0" w:color="auto"/>
        <w:bottom w:val="none" w:sz="0" w:space="0" w:color="auto"/>
        <w:right w:val="none" w:sz="0" w:space="0" w:color="auto"/>
      </w:divBdr>
    </w:div>
    <w:div w:id="1775518540">
      <w:bodyDiv w:val="1"/>
      <w:marLeft w:val="0"/>
      <w:marRight w:val="0"/>
      <w:marTop w:val="0"/>
      <w:marBottom w:val="0"/>
      <w:divBdr>
        <w:top w:val="none" w:sz="0" w:space="0" w:color="auto"/>
        <w:left w:val="none" w:sz="0" w:space="0" w:color="auto"/>
        <w:bottom w:val="none" w:sz="0" w:space="0" w:color="auto"/>
        <w:right w:val="none" w:sz="0" w:space="0" w:color="auto"/>
      </w:divBdr>
    </w:div>
    <w:div w:id="1775709017">
      <w:bodyDiv w:val="1"/>
      <w:marLeft w:val="0"/>
      <w:marRight w:val="0"/>
      <w:marTop w:val="0"/>
      <w:marBottom w:val="0"/>
      <w:divBdr>
        <w:top w:val="none" w:sz="0" w:space="0" w:color="auto"/>
        <w:left w:val="none" w:sz="0" w:space="0" w:color="auto"/>
        <w:bottom w:val="none" w:sz="0" w:space="0" w:color="auto"/>
        <w:right w:val="none" w:sz="0" w:space="0" w:color="auto"/>
      </w:divBdr>
    </w:div>
    <w:div w:id="1775784577">
      <w:bodyDiv w:val="1"/>
      <w:marLeft w:val="0"/>
      <w:marRight w:val="0"/>
      <w:marTop w:val="0"/>
      <w:marBottom w:val="0"/>
      <w:divBdr>
        <w:top w:val="none" w:sz="0" w:space="0" w:color="auto"/>
        <w:left w:val="none" w:sz="0" w:space="0" w:color="auto"/>
        <w:bottom w:val="none" w:sz="0" w:space="0" w:color="auto"/>
        <w:right w:val="none" w:sz="0" w:space="0" w:color="auto"/>
      </w:divBdr>
    </w:div>
    <w:div w:id="1775861004">
      <w:bodyDiv w:val="1"/>
      <w:marLeft w:val="0"/>
      <w:marRight w:val="0"/>
      <w:marTop w:val="0"/>
      <w:marBottom w:val="0"/>
      <w:divBdr>
        <w:top w:val="none" w:sz="0" w:space="0" w:color="auto"/>
        <w:left w:val="none" w:sz="0" w:space="0" w:color="auto"/>
        <w:bottom w:val="none" w:sz="0" w:space="0" w:color="auto"/>
        <w:right w:val="none" w:sz="0" w:space="0" w:color="auto"/>
      </w:divBdr>
    </w:div>
    <w:div w:id="1775975630">
      <w:bodyDiv w:val="1"/>
      <w:marLeft w:val="0"/>
      <w:marRight w:val="0"/>
      <w:marTop w:val="0"/>
      <w:marBottom w:val="0"/>
      <w:divBdr>
        <w:top w:val="none" w:sz="0" w:space="0" w:color="auto"/>
        <w:left w:val="none" w:sz="0" w:space="0" w:color="auto"/>
        <w:bottom w:val="none" w:sz="0" w:space="0" w:color="auto"/>
        <w:right w:val="none" w:sz="0" w:space="0" w:color="auto"/>
      </w:divBdr>
    </w:div>
    <w:div w:id="1776049539">
      <w:bodyDiv w:val="1"/>
      <w:marLeft w:val="0"/>
      <w:marRight w:val="0"/>
      <w:marTop w:val="0"/>
      <w:marBottom w:val="0"/>
      <w:divBdr>
        <w:top w:val="none" w:sz="0" w:space="0" w:color="auto"/>
        <w:left w:val="none" w:sz="0" w:space="0" w:color="auto"/>
        <w:bottom w:val="none" w:sz="0" w:space="0" w:color="auto"/>
        <w:right w:val="none" w:sz="0" w:space="0" w:color="auto"/>
      </w:divBdr>
    </w:div>
    <w:div w:id="1776051293">
      <w:bodyDiv w:val="1"/>
      <w:marLeft w:val="0"/>
      <w:marRight w:val="0"/>
      <w:marTop w:val="0"/>
      <w:marBottom w:val="0"/>
      <w:divBdr>
        <w:top w:val="none" w:sz="0" w:space="0" w:color="auto"/>
        <w:left w:val="none" w:sz="0" w:space="0" w:color="auto"/>
        <w:bottom w:val="none" w:sz="0" w:space="0" w:color="auto"/>
        <w:right w:val="none" w:sz="0" w:space="0" w:color="auto"/>
      </w:divBdr>
    </w:div>
    <w:div w:id="1776436315">
      <w:bodyDiv w:val="1"/>
      <w:marLeft w:val="0"/>
      <w:marRight w:val="0"/>
      <w:marTop w:val="0"/>
      <w:marBottom w:val="0"/>
      <w:divBdr>
        <w:top w:val="none" w:sz="0" w:space="0" w:color="auto"/>
        <w:left w:val="none" w:sz="0" w:space="0" w:color="auto"/>
        <w:bottom w:val="none" w:sz="0" w:space="0" w:color="auto"/>
        <w:right w:val="none" w:sz="0" w:space="0" w:color="auto"/>
      </w:divBdr>
    </w:div>
    <w:div w:id="1776636647">
      <w:bodyDiv w:val="1"/>
      <w:marLeft w:val="0"/>
      <w:marRight w:val="0"/>
      <w:marTop w:val="0"/>
      <w:marBottom w:val="0"/>
      <w:divBdr>
        <w:top w:val="none" w:sz="0" w:space="0" w:color="auto"/>
        <w:left w:val="none" w:sz="0" w:space="0" w:color="auto"/>
        <w:bottom w:val="none" w:sz="0" w:space="0" w:color="auto"/>
        <w:right w:val="none" w:sz="0" w:space="0" w:color="auto"/>
      </w:divBdr>
    </w:div>
    <w:div w:id="1776712531">
      <w:bodyDiv w:val="1"/>
      <w:marLeft w:val="0"/>
      <w:marRight w:val="0"/>
      <w:marTop w:val="0"/>
      <w:marBottom w:val="0"/>
      <w:divBdr>
        <w:top w:val="none" w:sz="0" w:space="0" w:color="auto"/>
        <w:left w:val="none" w:sz="0" w:space="0" w:color="auto"/>
        <w:bottom w:val="none" w:sz="0" w:space="0" w:color="auto"/>
        <w:right w:val="none" w:sz="0" w:space="0" w:color="auto"/>
      </w:divBdr>
    </w:div>
    <w:div w:id="1776943218">
      <w:bodyDiv w:val="1"/>
      <w:marLeft w:val="0"/>
      <w:marRight w:val="0"/>
      <w:marTop w:val="0"/>
      <w:marBottom w:val="0"/>
      <w:divBdr>
        <w:top w:val="none" w:sz="0" w:space="0" w:color="auto"/>
        <w:left w:val="none" w:sz="0" w:space="0" w:color="auto"/>
        <w:bottom w:val="none" w:sz="0" w:space="0" w:color="auto"/>
        <w:right w:val="none" w:sz="0" w:space="0" w:color="auto"/>
      </w:divBdr>
    </w:div>
    <w:div w:id="1777172353">
      <w:bodyDiv w:val="1"/>
      <w:marLeft w:val="0"/>
      <w:marRight w:val="0"/>
      <w:marTop w:val="0"/>
      <w:marBottom w:val="0"/>
      <w:divBdr>
        <w:top w:val="none" w:sz="0" w:space="0" w:color="auto"/>
        <w:left w:val="none" w:sz="0" w:space="0" w:color="auto"/>
        <w:bottom w:val="none" w:sz="0" w:space="0" w:color="auto"/>
        <w:right w:val="none" w:sz="0" w:space="0" w:color="auto"/>
      </w:divBdr>
    </w:div>
    <w:div w:id="1777216215">
      <w:bodyDiv w:val="1"/>
      <w:marLeft w:val="0"/>
      <w:marRight w:val="0"/>
      <w:marTop w:val="0"/>
      <w:marBottom w:val="0"/>
      <w:divBdr>
        <w:top w:val="none" w:sz="0" w:space="0" w:color="auto"/>
        <w:left w:val="none" w:sz="0" w:space="0" w:color="auto"/>
        <w:bottom w:val="none" w:sz="0" w:space="0" w:color="auto"/>
        <w:right w:val="none" w:sz="0" w:space="0" w:color="auto"/>
      </w:divBdr>
    </w:div>
    <w:div w:id="1777359157">
      <w:bodyDiv w:val="1"/>
      <w:marLeft w:val="0"/>
      <w:marRight w:val="0"/>
      <w:marTop w:val="0"/>
      <w:marBottom w:val="0"/>
      <w:divBdr>
        <w:top w:val="none" w:sz="0" w:space="0" w:color="auto"/>
        <w:left w:val="none" w:sz="0" w:space="0" w:color="auto"/>
        <w:bottom w:val="none" w:sz="0" w:space="0" w:color="auto"/>
        <w:right w:val="none" w:sz="0" w:space="0" w:color="auto"/>
      </w:divBdr>
    </w:div>
    <w:div w:id="1777405863">
      <w:bodyDiv w:val="1"/>
      <w:marLeft w:val="0"/>
      <w:marRight w:val="0"/>
      <w:marTop w:val="0"/>
      <w:marBottom w:val="0"/>
      <w:divBdr>
        <w:top w:val="none" w:sz="0" w:space="0" w:color="auto"/>
        <w:left w:val="none" w:sz="0" w:space="0" w:color="auto"/>
        <w:bottom w:val="none" w:sz="0" w:space="0" w:color="auto"/>
        <w:right w:val="none" w:sz="0" w:space="0" w:color="auto"/>
      </w:divBdr>
    </w:div>
    <w:div w:id="1777476786">
      <w:bodyDiv w:val="1"/>
      <w:marLeft w:val="0"/>
      <w:marRight w:val="0"/>
      <w:marTop w:val="0"/>
      <w:marBottom w:val="0"/>
      <w:divBdr>
        <w:top w:val="none" w:sz="0" w:space="0" w:color="auto"/>
        <w:left w:val="none" w:sz="0" w:space="0" w:color="auto"/>
        <w:bottom w:val="none" w:sz="0" w:space="0" w:color="auto"/>
        <w:right w:val="none" w:sz="0" w:space="0" w:color="auto"/>
      </w:divBdr>
    </w:div>
    <w:div w:id="1777560003">
      <w:bodyDiv w:val="1"/>
      <w:marLeft w:val="0"/>
      <w:marRight w:val="0"/>
      <w:marTop w:val="0"/>
      <w:marBottom w:val="0"/>
      <w:divBdr>
        <w:top w:val="none" w:sz="0" w:space="0" w:color="auto"/>
        <w:left w:val="none" w:sz="0" w:space="0" w:color="auto"/>
        <w:bottom w:val="none" w:sz="0" w:space="0" w:color="auto"/>
        <w:right w:val="none" w:sz="0" w:space="0" w:color="auto"/>
      </w:divBdr>
    </w:div>
    <w:div w:id="1777672428">
      <w:bodyDiv w:val="1"/>
      <w:marLeft w:val="0"/>
      <w:marRight w:val="0"/>
      <w:marTop w:val="0"/>
      <w:marBottom w:val="0"/>
      <w:divBdr>
        <w:top w:val="none" w:sz="0" w:space="0" w:color="auto"/>
        <w:left w:val="none" w:sz="0" w:space="0" w:color="auto"/>
        <w:bottom w:val="none" w:sz="0" w:space="0" w:color="auto"/>
        <w:right w:val="none" w:sz="0" w:space="0" w:color="auto"/>
      </w:divBdr>
    </w:div>
    <w:div w:id="1777672895">
      <w:bodyDiv w:val="1"/>
      <w:marLeft w:val="0"/>
      <w:marRight w:val="0"/>
      <w:marTop w:val="0"/>
      <w:marBottom w:val="0"/>
      <w:divBdr>
        <w:top w:val="none" w:sz="0" w:space="0" w:color="auto"/>
        <w:left w:val="none" w:sz="0" w:space="0" w:color="auto"/>
        <w:bottom w:val="none" w:sz="0" w:space="0" w:color="auto"/>
        <w:right w:val="none" w:sz="0" w:space="0" w:color="auto"/>
      </w:divBdr>
    </w:div>
    <w:div w:id="1778057696">
      <w:bodyDiv w:val="1"/>
      <w:marLeft w:val="0"/>
      <w:marRight w:val="0"/>
      <w:marTop w:val="0"/>
      <w:marBottom w:val="0"/>
      <w:divBdr>
        <w:top w:val="none" w:sz="0" w:space="0" w:color="auto"/>
        <w:left w:val="none" w:sz="0" w:space="0" w:color="auto"/>
        <w:bottom w:val="none" w:sz="0" w:space="0" w:color="auto"/>
        <w:right w:val="none" w:sz="0" w:space="0" w:color="auto"/>
      </w:divBdr>
    </w:div>
    <w:div w:id="1778284139">
      <w:bodyDiv w:val="1"/>
      <w:marLeft w:val="0"/>
      <w:marRight w:val="0"/>
      <w:marTop w:val="0"/>
      <w:marBottom w:val="0"/>
      <w:divBdr>
        <w:top w:val="none" w:sz="0" w:space="0" w:color="auto"/>
        <w:left w:val="none" w:sz="0" w:space="0" w:color="auto"/>
        <w:bottom w:val="none" w:sz="0" w:space="0" w:color="auto"/>
        <w:right w:val="none" w:sz="0" w:space="0" w:color="auto"/>
      </w:divBdr>
    </w:div>
    <w:div w:id="1778284906">
      <w:bodyDiv w:val="1"/>
      <w:marLeft w:val="0"/>
      <w:marRight w:val="0"/>
      <w:marTop w:val="0"/>
      <w:marBottom w:val="0"/>
      <w:divBdr>
        <w:top w:val="none" w:sz="0" w:space="0" w:color="auto"/>
        <w:left w:val="none" w:sz="0" w:space="0" w:color="auto"/>
        <w:bottom w:val="none" w:sz="0" w:space="0" w:color="auto"/>
        <w:right w:val="none" w:sz="0" w:space="0" w:color="auto"/>
      </w:divBdr>
    </w:div>
    <w:div w:id="1778329130">
      <w:bodyDiv w:val="1"/>
      <w:marLeft w:val="0"/>
      <w:marRight w:val="0"/>
      <w:marTop w:val="0"/>
      <w:marBottom w:val="0"/>
      <w:divBdr>
        <w:top w:val="none" w:sz="0" w:space="0" w:color="auto"/>
        <w:left w:val="none" w:sz="0" w:space="0" w:color="auto"/>
        <w:bottom w:val="none" w:sz="0" w:space="0" w:color="auto"/>
        <w:right w:val="none" w:sz="0" w:space="0" w:color="auto"/>
      </w:divBdr>
    </w:div>
    <w:div w:id="1778451116">
      <w:bodyDiv w:val="1"/>
      <w:marLeft w:val="0"/>
      <w:marRight w:val="0"/>
      <w:marTop w:val="0"/>
      <w:marBottom w:val="0"/>
      <w:divBdr>
        <w:top w:val="none" w:sz="0" w:space="0" w:color="auto"/>
        <w:left w:val="none" w:sz="0" w:space="0" w:color="auto"/>
        <w:bottom w:val="none" w:sz="0" w:space="0" w:color="auto"/>
        <w:right w:val="none" w:sz="0" w:space="0" w:color="auto"/>
      </w:divBdr>
    </w:div>
    <w:div w:id="1778602719">
      <w:bodyDiv w:val="1"/>
      <w:marLeft w:val="0"/>
      <w:marRight w:val="0"/>
      <w:marTop w:val="0"/>
      <w:marBottom w:val="0"/>
      <w:divBdr>
        <w:top w:val="none" w:sz="0" w:space="0" w:color="auto"/>
        <w:left w:val="none" w:sz="0" w:space="0" w:color="auto"/>
        <w:bottom w:val="none" w:sz="0" w:space="0" w:color="auto"/>
        <w:right w:val="none" w:sz="0" w:space="0" w:color="auto"/>
      </w:divBdr>
    </w:div>
    <w:div w:id="1778718797">
      <w:bodyDiv w:val="1"/>
      <w:marLeft w:val="0"/>
      <w:marRight w:val="0"/>
      <w:marTop w:val="0"/>
      <w:marBottom w:val="0"/>
      <w:divBdr>
        <w:top w:val="none" w:sz="0" w:space="0" w:color="auto"/>
        <w:left w:val="none" w:sz="0" w:space="0" w:color="auto"/>
        <w:bottom w:val="none" w:sz="0" w:space="0" w:color="auto"/>
        <w:right w:val="none" w:sz="0" w:space="0" w:color="auto"/>
      </w:divBdr>
    </w:div>
    <w:div w:id="1778985167">
      <w:bodyDiv w:val="1"/>
      <w:marLeft w:val="0"/>
      <w:marRight w:val="0"/>
      <w:marTop w:val="0"/>
      <w:marBottom w:val="0"/>
      <w:divBdr>
        <w:top w:val="none" w:sz="0" w:space="0" w:color="auto"/>
        <w:left w:val="none" w:sz="0" w:space="0" w:color="auto"/>
        <w:bottom w:val="none" w:sz="0" w:space="0" w:color="auto"/>
        <w:right w:val="none" w:sz="0" w:space="0" w:color="auto"/>
      </w:divBdr>
    </w:div>
    <w:div w:id="1779137931">
      <w:bodyDiv w:val="1"/>
      <w:marLeft w:val="0"/>
      <w:marRight w:val="0"/>
      <w:marTop w:val="0"/>
      <w:marBottom w:val="0"/>
      <w:divBdr>
        <w:top w:val="none" w:sz="0" w:space="0" w:color="auto"/>
        <w:left w:val="none" w:sz="0" w:space="0" w:color="auto"/>
        <w:bottom w:val="none" w:sz="0" w:space="0" w:color="auto"/>
        <w:right w:val="none" w:sz="0" w:space="0" w:color="auto"/>
      </w:divBdr>
    </w:div>
    <w:div w:id="1779325424">
      <w:bodyDiv w:val="1"/>
      <w:marLeft w:val="0"/>
      <w:marRight w:val="0"/>
      <w:marTop w:val="0"/>
      <w:marBottom w:val="0"/>
      <w:divBdr>
        <w:top w:val="none" w:sz="0" w:space="0" w:color="auto"/>
        <w:left w:val="none" w:sz="0" w:space="0" w:color="auto"/>
        <w:bottom w:val="none" w:sz="0" w:space="0" w:color="auto"/>
        <w:right w:val="none" w:sz="0" w:space="0" w:color="auto"/>
      </w:divBdr>
    </w:div>
    <w:div w:id="1779370877">
      <w:bodyDiv w:val="1"/>
      <w:marLeft w:val="0"/>
      <w:marRight w:val="0"/>
      <w:marTop w:val="0"/>
      <w:marBottom w:val="0"/>
      <w:divBdr>
        <w:top w:val="none" w:sz="0" w:space="0" w:color="auto"/>
        <w:left w:val="none" w:sz="0" w:space="0" w:color="auto"/>
        <w:bottom w:val="none" w:sz="0" w:space="0" w:color="auto"/>
        <w:right w:val="none" w:sz="0" w:space="0" w:color="auto"/>
      </w:divBdr>
    </w:div>
    <w:div w:id="1779372899">
      <w:bodyDiv w:val="1"/>
      <w:marLeft w:val="0"/>
      <w:marRight w:val="0"/>
      <w:marTop w:val="0"/>
      <w:marBottom w:val="0"/>
      <w:divBdr>
        <w:top w:val="none" w:sz="0" w:space="0" w:color="auto"/>
        <w:left w:val="none" w:sz="0" w:space="0" w:color="auto"/>
        <w:bottom w:val="none" w:sz="0" w:space="0" w:color="auto"/>
        <w:right w:val="none" w:sz="0" w:space="0" w:color="auto"/>
      </w:divBdr>
    </w:div>
    <w:div w:id="1779447376">
      <w:bodyDiv w:val="1"/>
      <w:marLeft w:val="0"/>
      <w:marRight w:val="0"/>
      <w:marTop w:val="0"/>
      <w:marBottom w:val="0"/>
      <w:divBdr>
        <w:top w:val="none" w:sz="0" w:space="0" w:color="auto"/>
        <w:left w:val="none" w:sz="0" w:space="0" w:color="auto"/>
        <w:bottom w:val="none" w:sz="0" w:space="0" w:color="auto"/>
        <w:right w:val="none" w:sz="0" w:space="0" w:color="auto"/>
      </w:divBdr>
    </w:div>
    <w:div w:id="1779983431">
      <w:bodyDiv w:val="1"/>
      <w:marLeft w:val="0"/>
      <w:marRight w:val="0"/>
      <w:marTop w:val="0"/>
      <w:marBottom w:val="0"/>
      <w:divBdr>
        <w:top w:val="none" w:sz="0" w:space="0" w:color="auto"/>
        <w:left w:val="none" w:sz="0" w:space="0" w:color="auto"/>
        <w:bottom w:val="none" w:sz="0" w:space="0" w:color="auto"/>
        <w:right w:val="none" w:sz="0" w:space="0" w:color="auto"/>
      </w:divBdr>
    </w:div>
    <w:div w:id="1780027717">
      <w:bodyDiv w:val="1"/>
      <w:marLeft w:val="0"/>
      <w:marRight w:val="0"/>
      <w:marTop w:val="0"/>
      <w:marBottom w:val="0"/>
      <w:divBdr>
        <w:top w:val="none" w:sz="0" w:space="0" w:color="auto"/>
        <w:left w:val="none" w:sz="0" w:space="0" w:color="auto"/>
        <w:bottom w:val="none" w:sz="0" w:space="0" w:color="auto"/>
        <w:right w:val="none" w:sz="0" w:space="0" w:color="auto"/>
      </w:divBdr>
    </w:div>
    <w:div w:id="1780753193">
      <w:bodyDiv w:val="1"/>
      <w:marLeft w:val="0"/>
      <w:marRight w:val="0"/>
      <w:marTop w:val="0"/>
      <w:marBottom w:val="0"/>
      <w:divBdr>
        <w:top w:val="none" w:sz="0" w:space="0" w:color="auto"/>
        <w:left w:val="none" w:sz="0" w:space="0" w:color="auto"/>
        <w:bottom w:val="none" w:sz="0" w:space="0" w:color="auto"/>
        <w:right w:val="none" w:sz="0" w:space="0" w:color="auto"/>
      </w:divBdr>
    </w:div>
    <w:div w:id="1780831091">
      <w:bodyDiv w:val="1"/>
      <w:marLeft w:val="0"/>
      <w:marRight w:val="0"/>
      <w:marTop w:val="0"/>
      <w:marBottom w:val="0"/>
      <w:divBdr>
        <w:top w:val="none" w:sz="0" w:space="0" w:color="auto"/>
        <w:left w:val="none" w:sz="0" w:space="0" w:color="auto"/>
        <w:bottom w:val="none" w:sz="0" w:space="0" w:color="auto"/>
        <w:right w:val="none" w:sz="0" w:space="0" w:color="auto"/>
      </w:divBdr>
    </w:div>
    <w:div w:id="1781145239">
      <w:bodyDiv w:val="1"/>
      <w:marLeft w:val="0"/>
      <w:marRight w:val="0"/>
      <w:marTop w:val="0"/>
      <w:marBottom w:val="0"/>
      <w:divBdr>
        <w:top w:val="none" w:sz="0" w:space="0" w:color="auto"/>
        <w:left w:val="none" w:sz="0" w:space="0" w:color="auto"/>
        <w:bottom w:val="none" w:sz="0" w:space="0" w:color="auto"/>
        <w:right w:val="none" w:sz="0" w:space="0" w:color="auto"/>
      </w:divBdr>
    </w:div>
    <w:div w:id="1781411683">
      <w:bodyDiv w:val="1"/>
      <w:marLeft w:val="0"/>
      <w:marRight w:val="0"/>
      <w:marTop w:val="0"/>
      <w:marBottom w:val="0"/>
      <w:divBdr>
        <w:top w:val="none" w:sz="0" w:space="0" w:color="auto"/>
        <w:left w:val="none" w:sz="0" w:space="0" w:color="auto"/>
        <w:bottom w:val="none" w:sz="0" w:space="0" w:color="auto"/>
        <w:right w:val="none" w:sz="0" w:space="0" w:color="auto"/>
      </w:divBdr>
    </w:div>
    <w:div w:id="1781486229">
      <w:bodyDiv w:val="1"/>
      <w:marLeft w:val="0"/>
      <w:marRight w:val="0"/>
      <w:marTop w:val="0"/>
      <w:marBottom w:val="0"/>
      <w:divBdr>
        <w:top w:val="none" w:sz="0" w:space="0" w:color="auto"/>
        <w:left w:val="none" w:sz="0" w:space="0" w:color="auto"/>
        <w:bottom w:val="none" w:sz="0" w:space="0" w:color="auto"/>
        <w:right w:val="none" w:sz="0" w:space="0" w:color="auto"/>
      </w:divBdr>
    </w:div>
    <w:div w:id="1781486987">
      <w:bodyDiv w:val="1"/>
      <w:marLeft w:val="0"/>
      <w:marRight w:val="0"/>
      <w:marTop w:val="0"/>
      <w:marBottom w:val="0"/>
      <w:divBdr>
        <w:top w:val="none" w:sz="0" w:space="0" w:color="auto"/>
        <w:left w:val="none" w:sz="0" w:space="0" w:color="auto"/>
        <w:bottom w:val="none" w:sz="0" w:space="0" w:color="auto"/>
        <w:right w:val="none" w:sz="0" w:space="0" w:color="auto"/>
      </w:divBdr>
    </w:div>
    <w:div w:id="1781603488">
      <w:bodyDiv w:val="1"/>
      <w:marLeft w:val="0"/>
      <w:marRight w:val="0"/>
      <w:marTop w:val="0"/>
      <w:marBottom w:val="0"/>
      <w:divBdr>
        <w:top w:val="none" w:sz="0" w:space="0" w:color="auto"/>
        <w:left w:val="none" w:sz="0" w:space="0" w:color="auto"/>
        <w:bottom w:val="none" w:sz="0" w:space="0" w:color="auto"/>
        <w:right w:val="none" w:sz="0" w:space="0" w:color="auto"/>
      </w:divBdr>
    </w:div>
    <w:div w:id="1781755225">
      <w:bodyDiv w:val="1"/>
      <w:marLeft w:val="0"/>
      <w:marRight w:val="0"/>
      <w:marTop w:val="0"/>
      <w:marBottom w:val="0"/>
      <w:divBdr>
        <w:top w:val="none" w:sz="0" w:space="0" w:color="auto"/>
        <w:left w:val="none" w:sz="0" w:space="0" w:color="auto"/>
        <w:bottom w:val="none" w:sz="0" w:space="0" w:color="auto"/>
        <w:right w:val="none" w:sz="0" w:space="0" w:color="auto"/>
      </w:divBdr>
    </w:div>
    <w:div w:id="1781799613">
      <w:bodyDiv w:val="1"/>
      <w:marLeft w:val="0"/>
      <w:marRight w:val="0"/>
      <w:marTop w:val="0"/>
      <w:marBottom w:val="0"/>
      <w:divBdr>
        <w:top w:val="none" w:sz="0" w:space="0" w:color="auto"/>
        <w:left w:val="none" w:sz="0" w:space="0" w:color="auto"/>
        <w:bottom w:val="none" w:sz="0" w:space="0" w:color="auto"/>
        <w:right w:val="none" w:sz="0" w:space="0" w:color="auto"/>
      </w:divBdr>
    </w:div>
    <w:div w:id="1781876241">
      <w:bodyDiv w:val="1"/>
      <w:marLeft w:val="0"/>
      <w:marRight w:val="0"/>
      <w:marTop w:val="0"/>
      <w:marBottom w:val="0"/>
      <w:divBdr>
        <w:top w:val="none" w:sz="0" w:space="0" w:color="auto"/>
        <w:left w:val="none" w:sz="0" w:space="0" w:color="auto"/>
        <w:bottom w:val="none" w:sz="0" w:space="0" w:color="auto"/>
        <w:right w:val="none" w:sz="0" w:space="0" w:color="auto"/>
      </w:divBdr>
    </w:div>
    <w:div w:id="1781954595">
      <w:bodyDiv w:val="1"/>
      <w:marLeft w:val="0"/>
      <w:marRight w:val="0"/>
      <w:marTop w:val="0"/>
      <w:marBottom w:val="0"/>
      <w:divBdr>
        <w:top w:val="none" w:sz="0" w:space="0" w:color="auto"/>
        <w:left w:val="none" w:sz="0" w:space="0" w:color="auto"/>
        <w:bottom w:val="none" w:sz="0" w:space="0" w:color="auto"/>
        <w:right w:val="none" w:sz="0" w:space="0" w:color="auto"/>
      </w:divBdr>
    </w:div>
    <w:div w:id="1781991823">
      <w:bodyDiv w:val="1"/>
      <w:marLeft w:val="0"/>
      <w:marRight w:val="0"/>
      <w:marTop w:val="0"/>
      <w:marBottom w:val="0"/>
      <w:divBdr>
        <w:top w:val="none" w:sz="0" w:space="0" w:color="auto"/>
        <w:left w:val="none" w:sz="0" w:space="0" w:color="auto"/>
        <w:bottom w:val="none" w:sz="0" w:space="0" w:color="auto"/>
        <w:right w:val="none" w:sz="0" w:space="0" w:color="auto"/>
      </w:divBdr>
    </w:div>
    <w:div w:id="1782257729">
      <w:bodyDiv w:val="1"/>
      <w:marLeft w:val="0"/>
      <w:marRight w:val="0"/>
      <w:marTop w:val="0"/>
      <w:marBottom w:val="0"/>
      <w:divBdr>
        <w:top w:val="none" w:sz="0" w:space="0" w:color="auto"/>
        <w:left w:val="none" w:sz="0" w:space="0" w:color="auto"/>
        <w:bottom w:val="none" w:sz="0" w:space="0" w:color="auto"/>
        <w:right w:val="none" w:sz="0" w:space="0" w:color="auto"/>
      </w:divBdr>
    </w:div>
    <w:div w:id="1782260562">
      <w:bodyDiv w:val="1"/>
      <w:marLeft w:val="0"/>
      <w:marRight w:val="0"/>
      <w:marTop w:val="0"/>
      <w:marBottom w:val="0"/>
      <w:divBdr>
        <w:top w:val="none" w:sz="0" w:space="0" w:color="auto"/>
        <w:left w:val="none" w:sz="0" w:space="0" w:color="auto"/>
        <w:bottom w:val="none" w:sz="0" w:space="0" w:color="auto"/>
        <w:right w:val="none" w:sz="0" w:space="0" w:color="auto"/>
      </w:divBdr>
    </w:div>
    <w:div w:id="1782336075">
      <w:bodyDiv w:val="1"/>
      <w:marLeft w:val="0"/>
      <w:marRight w:val="0"/>
      <w:marTop w:val="0"/>
      <w:marBottom w:val="0"/>
      <w:divBdr>
        <w:top w:val="none" w:sz="0" w:space="0" w:color="auto"/>
        <w:left w:val="none" w:sz="0" w:space="0" w:color="auto"/>
        <w:bottom w:val="none" w:sz="0" w:space="0" w:color="auto"/>
        <w:right w:val="none" w:sz="0" w:space="0" w:color="auto"/>
      </w:divBdr>
    </w:div>
    <w:div w:id="1783188566">
      <w:bodyDiv w:val="1"/>
      <w:marLeft w:val="0"/>
      <w:marRight w:val="0"/>
      <w:marTop w:val="0"/>
      <w:marBottom w:val="0"/>
      <w:divBdr>
        <w:top w:val="none" w:sz="0" w:space="0" w:color="auto"/>
        <w:left w:val="none" w:sz="0" w:space="0" w:color="auto"/>
        <w:bottom w:val="none" w:sz="0" w:space="0" w:color="auto"/>
        <w:right w:val="none" w:sz="0" w:space="0" w:color="auto"/>
      </w:divBdr>
    </w:div>
    <w:div w:id="1783260816">
      <w:bodyDiv w:val="1"/>
      <w:marLeft w:val="0"/>
      <w:marRight w:val="0"/>
      <w:marTop w:val="0"/>
      <w:marBottom w:val="0"/>
      <w:divBdr>
        <w:top w:val="none" w:sz="0" w:space="0" w:color="auto"/>
        <w:left w:val="none" w:sz="0" w:space="0" w:color="auto"/>
        <w:bottom w:val="none" w:sz="0" w:space="0" w:color="auto"/>
        <w:right w:val="none" w:sz="0" w:space="0" w:color="auto"/>
      </w:divBdr>
    </w:div>
    <w:div w:id="1783307676">
      <w:bodyDiv w:val="1"/>
      <w:marLeft w:val="0"/>
      <w:marRight w:val="0"/>
      <w:marTop w:val="0"/>
      <w:marBottom w:val="0"/>
      <w:divBdr>
        <w:top w:val="none" w:sz="0" w:space="0" w:color="auto"/>
        <w:left w:val="none" w:sz="0" w:space="0" w:color="auto"/>
        <w:bottom w:val="none" w:sz="0" w:space="0" w:color="auto"/>
        <w:right w:val="none" w:sz="0" w:space="0" w:color="auto"/>
      </w:divBdr>
    </w:div>
    <w:div w:id="1783453332">
      <w:bodyDiv w:val="1"/>
      <w:marLeft w:val="0"/>
      <w:marRight w:val="0"/>
      <w:marTop w:val="0"/>
      <w:marBottom w:val="0"/>
      <w:divBdr>
        <w:top w:val="none" w:sz="0" w:space="0" w:color="auto"/>
        <w:left w:val="none" w:sz="0" w:space="0" w:color="auto"/>
        <w:bottom w:val="none" w:sz="0" w:space="0" w:color="auto"/>
        <w:right w:val="none" w:sz="0" w:space="0" w:color="auto"/>
      </w:divBdr>
    </w:div>
    <w:div w:id="1783497598">
      <w:bodyDiv w:val="1"/>
      <w:marLeft w:val="0"/>
      <w:marRight w:val="0"/>
      <w:marTop w:val="0"/>
      <w:marBottom w:val="0"/>
      <w:divBdr>
        <w:top w:val="none" w:sz="0" w:space="0" w:color="auto"/>
        <w:left w:val="none" w:sz="0" w:space="0" w:color="auto"/>
        <w:bottom w:val="none" w:sz="0" w:space="0" w:color="auto"/>
        <w:right w:val="none" w:sz="0" w:space="0" w:color="auto"/>
      </w:divBdr>
    </w:div>
    <w:div w:id="1783644895">
      <w:bodyDiv w:val="1"/>
      <w:marLeft w:val="0"/>
      <w:marRight w:val="0"/>
      <w:marTop w:val="0"/>
      <w:marBottom w:val="0"/>
      <w:divBdr>
        <w:top w:val="none" w:sz="0" w:space="0" w:color="auto"/>
        <w:left w:val="none" w:sz="0" w:space="0" w:color="auto"/>
        <w:bottom w:val="none" w:sz="0" w:space="0" w:color="auto"/>
        <w:right w:val="none" w:sz="0" w:space="0" w:color="auto"/>
      </w:divBdr>
    </w:div>
    <w:div w:id="1784031786">
      <w:bodyDiv w:val="1"/>
      <w:marLeft w:val="0"/>
      <w:marRight w:val="0"/>
      <w:marTop w:val="0"/>
      <w:marBottom w:val="0"/>
      <w:divBdr>
        <w:top w:val="none" w:sz="0" w:space="0" w:color="auto"/>
        <w:left w:val="none" w:sz="0" w:space="0" w:color="auto"/>
        <w:bottom w:val="none" w:sz="0" w:space="0" w:color="auto"/>
        <w:right w:val="none" w:sz="0" w:space="0" w:color="auto"/>
      </w:divBdr>
    </w:div>
    <w:div w:id="1784222682">
      <w:bodyDiv w:val="1"/>
      <w:marLeft w:val="0"/>
      <w:marRight w:val="0"/>
      <w:marTop w:val="0"/>
      <w:marBottom w:val="0"/>
      <w:divBdr>
        <w:top w:val="none" w:sz="0" w:space="0" w:color="auto"/>
        <w:left w:val="none" w:sz="0" w:space="0" w:color="auto"/>
        <w:bottom w:val="none" w:sz="0" w:space="0" w:color="auto"/>
        <w:right w:val="none" w:sz="0" w:space="0" w:color="auto"/>
      </w:divBdr>
    </w:div>
    <w:div w:id="1784225248">
      <w:bodyDiv w:val="1"/>
      <w:marLeft w:val="0"/>
      <w:marRight w:val="0"/>
      <w:marTop w:val="0"/>
      <w:marBottom w:val="0"/>
      <w:divBdr>
        <w:top w:val="none" w:sz="0" w:space="0" w:color="auto"/>
        <w:left w:val="none" w:sz="0" w:space="0" w:color="auto"/>
        <w:bottom w:val="none" w:sz="0" w:space="0" w:color="auto"/>
        <w:right w:val="none" w:sz="0" w:space="0" w:color="auto"/>
      </w:divBdr>
    </w:div>
    <w:div w:id="1784299188">
      <w:bodyDiv w:val="1"/>
      <w:marLeft w:val="0"/>
      <w:marRight w:val="0"/>
      <w:marTop w:val="0"/>
      <w:marBottom w:val="0"/>
      <w:divBdr>
        <w:top w:val="none" w:sz="0" w:space="0" w:color="auto"/>
        <w:left w:val="none" w:sz="0" w:space="0" w:color="auto"/>
        <w:bottom w:val="none" w:sz="0" w:space="0" w:color="auto"/>
        <w:right w:val="none" w:sz="0" w:space="0" w:color="auto"/>
      </w:divBdr>
    </w:div>
    <w:div w:id="1784299721">
      <w:bodyDiv w:val="1"/>
      <w:marLeft w:val="0"/>
      <w:marRight w:val="0"/>
      <w:marTop w:val="0"/>
      <w:marBottom w:val="0"/>
      <w:divBdr>
        <w:top w:val="none" w:sz="0" w:space="0" w:color="auto"/>
        <w:left w:val="none" w:sz="0" w:space="0" w:color="auto"/>
        <w:bottom w:val="none" w:sz="0" w:space="0" w:color="auto"/>
        <w:right w:val="none" w:sz="0" w:space="0" w:color="auto"/>
      </w:divBdr>
    </w:div>
    <w:div w:id="1784425320">
      <w:bodyDiv w:val="1"/>
      <w:marLeft w:val="0"/>
      <w:marRight w:val="0"/>
      <w:marTop w:val="0"/>
      <w:marBottom w:val="0"/>
      <w:divBdr>
        <w:top w:val="none" w:sz="0" w:space="0" w:color="auto"/>
        <w:left w:val="none" w:sz="0" w:space="0" w:color="auto"/>
        <w:bottom w:val="none" w:sz="0" w:space="0" w:color="auto"/>
        <w:right w:val="none" w:sz="0" w:space="0" w:color="auto"/>
      </w:divBdr>
    </w:div>
    <w:div w:id="1784497395">
      <w:bodyDiv w:val="1"/>
      <w:marLeft w:val="0"/>
      <w:marRight w:val="0"/>
      <w:marTop w:val="0"/>
      <w:marBottom w:val="0"/>
      <w:divBdr>
        <w:top w:val="none" w:sz="0" w:space="0" w:color="auto"/>
        <w:left w:val="none" w:sz="0" w:space="0" w:color="auto"/>
        <w:bottom w:val="none" w:sz="0" w:space="0" w:color="auto"/>
        <w:right w:val="none" w:sz="0" w:space="0" w:color="auto"/>
      </w:divBdr>
    </w:div>
    <w:div w:id="1784614623">
      <w:bodyDiv w:val="1"/>
      <w:marLeft w:val="0"/>
      <w:marRight w:val="0"/>
      <w:marTop w:val="0"/>
      <w:marBottom w:val="0"/>
      <w:divBdr>
        <w:top w:val="none" w:sz="0" w:space="0" w:color="auto"/>
        <w:left w:val="none" w:sz="0" w:space="0" w:color="auto"/>
        <w:bottom w:val="none" w:sz="0" w:space="0" w:color="auto"/>
        <w:right w:val="none" w:sz="0" w:space="0" w:color="auto"/>
      </w:divBdr>
    </w:div>
    <w:div w:id="1784810176">
      <w:bodyDiv w:val="1"/>
      <w:marLeft w:val="0"/>
      <w:marRight w:val="0"/>
      <w:marTop w:val="0"/>
      <w:marBottom w:val="0"/>
      <w:divBdr>
        <w:top w:val="none" w:sz="0" w:space="0" w:color="auto"/>
        <w:left w:val="none" w:sz="0" w:space="0" w:color="auto"/>
        <w:bottom w:val="none" w:sz="0" w:space="0" w:color="auto"/>
        <w:right w:val="none" w:sz="0" w:space="0" w:color="auto"/>
      </w:divBdr>
    </w:div>
    <w:div w:id="1785222150">
      <w:bodyDiv w:val="1"/>
      <w:marLeft w:val="0"/>
      <w:marRight w:val="0"/>
      <w:marTop w:val="0"/>
      <w:marBottom w:val="0"/>
      <w:divBdr>
        <w:top w:val="none" w:sz="0" w:space="0" w:color="auto"/>
        <w:left w:val="none" w:sz="0" w:space="0" w:color="auto"/>
        <w:bottom w:val="none" w:sz="0" w:space="0" w:color="auto"/>
        <w:right w:val="none" w:sz="0" w:space="0" w:color="auto"/>
      </w:divBdr>
    </w:div>
    <w:div w:id="1785297948">
      <w:bodyDiv w:val="1"/>
      <w:marLeft w:val="0"/>
      <w:marRight w:val="0"/>
      <w:marTop w:val="0"/>
      <w:marBottom w:val="0"/>
      <w:divBdr>
        <w:top w:val="none" w:sz="0" w:space="0" w:color="auto"/>
        <w:left w:val="none" w:sz="0" w:space="0" w:color="auto"/>
        <w:bottom w:val="none" w:sz="0" w:space="0" w:color="auto"/>
        <w:right w:val="none" w:sz="0" w:space="0" w:color="auto"/>
      </w:divBdr>
    </w:div>
    <w:div w:id="1785341685">
      <w:bodyDiv w:val="1"/>
      <w:marLeft w:val="0"/>
      <w:marRight w:val="0"/>
      <w:marTop w:val="0"/>
      <w:marBottom w:val="0"/>
      <w:divBdr>
        <w:top w:val="none" w:sz="0" w:space="0" w:color="auto"/>
        <w:left w:val="none" w:sz="0" w:space="0" w:color="auto"/>
        <w:bottom w:val="none" w:sz="0" w:space="0" w:color="auto"/>
        <w:right w:val="none" w:sz="0" w:space="0" w:color="auto"/>
      </w:divBdr>
    </w:div>
    <w:div w:id="1785617203">
      <w:bodyDiv w:val="1"/>
      <w:marLeft w:val="0"/>
      <w:marRight w:val="0"/>
      <w:marTop w:val="0"/>
      <w:marBottom w:val="0"/>
      <w:divBdr>
        <w:top w:val="none" w:sz="0" w:space="0" w:color="auto"/>
        <w:left w:val="none" w:sz="0" w:space="0" w:color="auto"/>
        <w:bottom w:val="none" w:sz="0" w:space="0" w:color="auto"/>
        <w:right w:val="none" w:sz="0" w:space="0" w:color="auto"/>
      </w:divBdr>
    </w:div>
    <w:div w:id="1785811072">
      <w:bodyDiv w:val="1"/>
      <w:marLeft w:val="0"/>
      <w:marRight w:val="0"/>
      <w:marTop w:val="0"/>
      <w:marBottom w:val="0"/>
      <w:divBdr>
        <w:top w:val="none" w:sz="0" w:space="0" w:color="auto"/>
        <w:left w:val="none" w:sz="0" w:space="0" w:color="auto"/>
        <w:bottom w:val="none" w:sz="0" w:space="0" w:color="auto"/>
        <w:right w:val="none" w:sz="0" w:space="0" w:color="auto"/>
      </w:divBdr>
    </w:div>
    <w:div w:id="1785952899">
      <w:bodyDiv w:val="1"/>
      <w:marLeft w:val="0"/>
      <w:marRight w:val="0"/>
      <w:marTop w:val="0"/>
      <w:marBottom w:val="0"/>
      <w:divBdr>
        <w:top w:val="none" w:sz="0" w:space="0" w:color="auto"/>
        <w:left w:val="none" w:sz="0" w:space="0" w:color="auto"/>
        <w:bottom w:val="none" w:sz="0" w:space="0" w:color="auto"/>
        <w:right w:val="none" w:sz="0" w:space="0" w:color="auto"/>
      </w:divBdr>
    </w:div>
    <w:div w:id="1786079898">
      <w:bodyDiv w:val="1"/>
      <w:marLeft w:val="0"/>
      <w:marRight w:val="0"/>
      <w:marTop w:val="0"/>
      <w:marBottom w:val="0"/>
      <w:divBdr>
        <w:top w:val="none" w:sz="0" w:space="0" w:color="auto"/>
        <w:left w:val="none" w:sz="0" w:space="0" w:color="auto"/>
        <w:bottom w:val="none" w:sz="0" w:space="0" w:color="auto"/>
        <w:right w:val="none" w:sz="0" w:space="0" w:color="auto"/>
      </w:divBdr>
    </w:div>
    <w:div w:id="1786535858">
      <w:bodyDiv w:val="1"/>
      <w:marLeft w:val="0"/>
      <w:marRight w:val="0"/>
      <w:marTop w:val="0"/>
      <w:marBottom w:val="0"/>
      <w:divBdr>
        <w:top w:val="none" w:sz="0" w:space="0" w:color="auto"/>
        <w:left w:val="none" w:sz="0" w:space="0" w:color="auto"/>
        <w:bottom w:val="none" w:sz="0" w:space="0" w:color="auto"/>
        <w:right w:val="none" w:sz="0" w:space="0" w:color="auto"/>
      </w:divBdr>
    </w:div>
    <w:div w:id="1786730118">
      <w:bodyDiv w:val="1"/>
      <w:marLeft w:val="0"/>
      <w:marRight w:val="0"/>
      <w:marTop w:val="0"/>
      <w:marBottom w:val="0"/>
      <w:divBdr>
        <w:top w:val="none" w:sz="0" w:space="0" w:color="auto"/>
        <w:left w:val="none" w:sz="0" w:space="0" w:color="auto"/>
        <w:bottom w:val="none" w:sz="0" w:space="0" w:color="auto"/>
        <w:right w:val="none" w:sz="0" w:space="0" w:color="auto"/>
      </w:divBdr>
    </w:div>
    <w:div w:id="1786774397">
      <w:bodyDiv w:val="1"/>
      <w:marLeft w:val="0"/>
      <w:marRight w:val="0"/>
      <w:marTop w:val="0"/>
      <w:marBottom w:val="0"/>
      <w:divBdr>
        <w:top w:val="none" w:sz="0" w:space="0" w:color="auto"/>
        <w:left w:val="none" w:sz="0" w:space="0" w:color="auto"/>
        <w:bottom w:val="none" w:sz="0" w:space="0" w:color="auto"/>
        <w:right w:val="none" w:sz="0" w:space="0" w:color="auto"/>
      </w:divBdr>
    </w:div>
    <w:div w:id="1786801845">
      <w:bodyDiv w:val="1"/>
      <w:marLeft w:val="0"/>
      <w:marRight w:val="0"/>
      <w:marTop w:val="0"/>
      <w:marBottom w:val="0"/>
      <w:divBdr>
        <w:top w:val="none" w:sz="0" w:space="0" w:color="auto"/>
        <w:left w:val="none" w:sz="0" w:space="0" w:color="auto"/>
        <w:bottom w:val="none" w:sz="0" w:space="0" w:color="auto"/>
        <w:right w:val="none" w:sz="0" w:space="0" w:color="auto"/>
      </w:divBdr>
    </w:div>
    <w:div w:id="1787191678">
      <w:bodyDiv w:val="1"/>
      <w:marLeft w:val="0"/>
      <w:marRight w:val="0"/>
      <w:marTop w:val="0"/>
      <w:marBottom w:val="0"/>
      <w:divBdr>
        <w:top w:val="none" w:sz="0" w:space="0" w:color="auto"/>
        <w:left w:val="none" w:sz="0" w:space="0" w:color="auto"/>
        <w:bottom w:val="none" w:sz="0" w:space="0" w:color="auto"/>
        <w:right w:val="none" w:sz="0" w:space="0" w:color="auto"/>
      </w:divBdr>
    </w:div>
    <w:div w:id="1787432697">
      <w:bodyDiv w:val="1"/>
      <w:marLeft w:val="0"/>
      <w:marRight w:val="0"/>
      <w:marTop w:val="0"/>
      <w:marBottom w:val="0"/>
      <w:divBdr>
        <w:top w:val="none" w:sz="0" w:space="0" w:color="auto"/>
        <w:left w:val="none" w:sz="0" w:space="0" w:color="auto"/>
        <w:bottom w:val="none" w:sz="0" w:space="0" w:color="auto"/>
        <w:right w:val="none" w:sz="0" w:space="0" w:color="auto"/>
      </w:divBdr>
    </w:div>
    <w:div w:id="1787459501">
      <w:bodyDiv w:val="1"/>
      <w:marLeft w:val="0"/>
      <w:marRight w:val="0"/>
      <w:marTop w:val="0"/>
      <w:marBottom w:val="0"/>
      <w:divBdr>
        <w:top w:val="none" w:sz="0" w:space="0" w:color="auto"/>
        <w:left w:val="none" w:sz="0" w:space="0" w:color="auto"/>
        <w:bottom w:val="none" w:sz="0" w:space="0" w:color="auto"/>
        <w:right w:val="none" w:sz="0" w:space="0" w:color="auto"/>
      </w:divBdr>
    </w:div>
    <w:div w:id="1787652350">
      <w:bodyDiv w:val="1"/>
      <w:marLeft w:val="0"/>
      <w:marRight w:val="0"/>
      <w:marTop w:val="0"/>
      <w:marBottom w:val="0"/>
      <w:divBdr>
        <w:top w:val="none" w:sz="0" w:space="0" w:color="auto"/>
        <w:left w:val="none" w:sz="0" w:space="0" w:color="auto"/>
        <w:bottom w:val="none" w:sz="0" w:space="0" w:color="auto"/>
        <w:right w:val="none" w:sz="0" w:space="0" w:color="auto"/>
      </w:divBdr>
    </w:div>
    <w:div w:id="1787652801">
      <w:bodyDiv w:val="1"/>
      <w:marLeft w:val="0"/>
      <w:marRight w:val="0"/>
      <w:marTop w:val="0"/>
      <w:marBottom w:val="0"/>
      <w:divBdr>
        <w:top w:val="none" w:sz="0" w:space="0" w:color="auto"/>
        <w:left w:val="none" w:sz="0" w:space="0" w:color="auto"/>
        <w:bottom w:val="none" w:sz="0" w:space="0" w:color="auto"/>
        <w:right w:val="none" w:sz="0" w:space="0" w:color="auto"/>
      </w:divBdr>
    </w:div>
    <w:div w:id="1787655093">
      <w:bodyDiv w:val="1"/>
      <w:marLeft w:val="0"/>
      <w:marRight w:val="0"/>
      <w:marTop w:val="0"/>
      <w:marBottom w:val="0"/>
      <w:divBdr>
        <w:top w:val="none" w:sz="0" w:space="0" w:color="auto"/>
        <w:left w:val="none" w:sz="0" w:space="0" w:color="auto"/>
        <w:bottom w:val="none" w:sz="0" w:space="0" w:color="auto"/>
        <w:right w:val="none" w:sz="0" w:space="0" w:color="auto"/>
      </w:divBdr>
    </w:div>
    <w:div w:id="1787850203">
      <w:bodyDiv w:val="1"/>
      <w:marLeft w:val="0"/>
      <w:marRight w:val="0"/>
      <w:marTop w:val="0"/>
      <w:marBottom w:val="0"/>
      <w:divBdr>
        <w:top w:val="none" w:sz="0" w:space="0" w:color="auto"/>
        <w:left w:val="none" w:sz="0" w:space="0" w:color="auto"/>
        <w:bottom w:val="none" w:sz="0" w:space="0" w:color="auto"/>
        <w:right w:val="none" w:sz="0" w:space="0" w:color="auto"/>
      </w:divBdr>
    </w:div>
    <w:div w:id="1788281260">
      <w:bodyDiv w:val="1"/>
      <w:marLeft w:val="0"/>
      <w:marRight w:val="0"/>
      <w:marTop w:val="0"/>
      <w:marBottom w:val="0"/>
      <w:divBdr>
        <w:top w:val="none" w:sz="0" w:space="0" w:color="auto"/>
        <w:left w:val="none" w:sz="0" w:space="0" w:color="auto"/>
        <w:bottom w:val="none" w:sz="0" w:space="0" w:color="auto"/>
        <w:right w:val="none" w:sz="0" w:space="0" w:color="auto"/>
      </w:divBdr>
    </w:div>
    <w:div w:id="1788312150">
      <w:bodyDiv w:val="1"/>
      <w:marLeft w:val="0"/>
      <w:marRight w:val="0"/>
      <w:marTop w:val="0"/>
      <w:marBottom w:val="0"/>
      <w:divBdr>
        <w:top w:val="none" w:sz="0" w:space="0" w:color="auto"/>
        <w:left w:val="none" w:sz="0" w:space="0" w:color="auto"/>
        <w:bottom w:val="none" w:sz="0" w:space="0" w:color="auto"/>
        <w:right w:val="none" w:sz="0" w:space="0" w:color="auto"/>
      </w:divBdr>
    </w:div>
    <w:div w:id="1788543409">
      <w:bodyDiv w:val="1"/>
      <w:marLeft w:val="0"/>
      <w:marRight w:val="0"/>
      <w:marTop w:val="0"/>
      <w:marBottom w:val="0"/>
      <w:divBdr>
        <w:top w:val="none" w:sz="0" w:space="0" w:color="auto"/>
        <w:left w:val="none" w:sz="0" w:space="0" w:color="auto"/>
        <w:bottom w:val="none" w:sz="0" w:space="0" w:color="auto"/>
        <w:right w:val="none" w:sz="0" w:space="0" w:color="auto"/>
      </w:divBdr>
    </w:div>
    <w:div w:id="1788616536">
      <w:bodyDiv w:val="1"/>
      <w:marLeft w:val="0"/>
      <w:marRight w:val="0"/>
      <w:marTop w:val="0"/>
      <w:marBottom w:val="0"/>
      <w:divBdr>
        <w:top w:val="none" w:sz="0" w:space="0" w:color="auto"/>
        <w:left w:val="none" w:sz="0" w:space="0" w:color="auto"/>
        <w:bottom w:val="none" w:sz="0" w:space="0" w:color="auto"/>
        <w:right w:val="none" w:sz="0" w:space="0" w:color="auto"/>
      </w:divBdr>
    </w:div>
    <w:div w:id="1788691893">
      <w:bodyDiv w:val="1"/>
      <w:marLeft w:val="0"/>
      <w:marRight w:val="0"/>
      <w:marTop w:val="0"/>
      <w:marBottom w:val="0"/>
      <w:divBdr>
        <w:top w:val="none" w:sz="0" w:space="0" w:color="auto"/>
        <w:left w:val="none" w:sz="0" w:space="0" w:color="auto"/>
        <w:bottom w:val="none" w:sz="0" w:space="0" w:color="auto"/>
        <w:right w:val="none" w:sz="0" w:space="0" w:color="auto"/>
      </w:divBdr>
    </w:div>
    <w:div w:id="1788694083">
      <w:bodyDiv w:val="1"/>
      <w:marLeft w:val="0"/>
      <w:marRight w:val="0"/>
      <w:marTop w:val="0"/>
      <w:marBottom w:val="0"/>
      <w:divBdr>
        <w:top w:val="none" w:sz="0" w:space="0" w:color="auto"/>
        <w:left w:val="none" w:sz="0" w:space="0" w:color="auto"/>
        <w:bottom w:val="none" w:sz="0" w:space="0" w:color="auto"/>
        <w:right w:val="none" w:sz="0" w:space="0" w:color="auto"/>
      </w:divBdr>
    </w:div>
    <w:div w:id="1788741835">
      <w:bodyDiv w:val="1"/>
      <w:marLeft w:val="0"/>
      <w:marRight w:val="0"/>
      <w:marTop w:val="0"/>
      <w:marBottom w:val="0"/>
      <w:divBdr>
        <w:top w:val="none" w:sz="0" w:space="0" w:color="auto"/>
        <w:left w:val="none" w:sz="0" w:space="0" w:color="auto"/>
        <w:bottom w:val="none" w:sz="0" w:space="0" w:color="auto"/>
        <w:right w:val="none" w:sz="0" w:space="0" w:color="auto"/>
      </w:divBdr>
    </w:div>
    <w:div w:id="1788771420">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422129">
      <w:bodyDiv w:val="1"/>
      <w:marLeft w:val="0"/>
      <w:marRight w:val="0"/>
      <w:marTop w:val="0"/>
      <w:marBottom w:val="0"/>
      <w:divBdr>
        <w:top w:val="none" w:sz="0" w:space="0" w:color="auto"/>
        <w:left w:val="none" w:sz="0" w:space="0" w:color="auto"/>
        <w:bottom w:val="none" w:sz="0" w:space="0" w:color="auto"/>
        <w:right w:val="none" w:sz="0" w:space="0" w:color="auto"/>
      </w:divBdr>
    </w:div>
    <w:div w:id="1789545322">
      <w:bodyDiv w:val="1"/>
      <w:marLeft w:val="0"/>
      <w:marRight w:val="0"/>
      <w:marTop w:val="0"/>
      <w:marBottom w:val="0"/>
      <w:divBdr>
        <w:top w:val="none" w:sz="0" w:space="0" w:color="auto"/>
        <w:left w:val="none" w:sz="0" w:space="0" w:color="auto"/>
        <w:bottom w:val="none" w:sz="0" w:space="0" w:color="auto"/>
        <w:right w:val="none" w:sz="0" w:space="0" w:color="auto"/>
      </w:divBdr>
    </w:div>
    <w:div w:id="1789546979">
      <w:bodyDiv w:val="1"/>
      <w:marLeft w:val="0"/>
      <w:marRight w:val="0"/>
      <w:marTop w:val="0"/>
      <w:marBottom w:val="0"/>
      <w:divBdr>
        <w:top w:val="none" w:sz="0" w:space="0" w:color="auto"/>
        <w:left w:val="none" w:sz="0" w:space="0" w:color="auto"/>
        <w:bottom w:val="none" w:sz="0" w:space="0" w:color="auto"/>
        <w:right w:val="none" w:sz="0" w:space="0" w:color="auto"/>
      </w:divBdr>
    </w:div>
    <w:div w:id="1789735261">
      <w:bodyDiv w:val="1"/>
      <w:marLeft w:val="0"/>
      <w:marRight w:val="0"/>
      <w:marTop w:val="0"/>
      <w:marBottom w:val="0"/>
      <w:divBdr>
        <w:top w:val="none" w:sz="0" w:space="0" w:color="auto"/>
        <w:left w:val="none" w:sz="0" w:space="0" w:color="auto"/>
        <w:bottom w:val="none" w:sz="0" w:space="0" w:color="auto"/>
        <w:right w:val="none" w:sz="0" w:space="0" w:color="auto"/>
      </w:divBdr>
    </w:div>
    <w:div w:id="1789736435">
      <w:bodyDiv w:val="1"/>
      <w:marLeft w:val="0"/>
      <w:marRight w:val="0"/>
      <w:marTop w:val="0"/>
      <w:marBottom w:val="0"/>
      <w:divBdr>
        <w:top w:val="none" w:sz="0" w:space="0" w:color="auto"/>
        <w:left w:val="none" w:sz="0" w:space="0" w:color="auto"/>
        <w:bottom w:val="none" w:sz="0" w:space="0" w:color="auto"/>
        <w:right w:val="none" w:sz="0" w:space="0" w:color="auto"/>
      </w:divBdr>
    </w:div>
    <w:div w:id="1789928575">
      <w:bodyDiv w:val="1"/>
      <w:marLeft w:val="0"/>
      <w:marRight w:val="0"/>
      <w:marTop w:val="0"/>
      <w:marBottom w:val="0"/>
      <w:divBdr>
        <w:top w:val="none" w:sz="0" w:space="0" w:color="auto"/>
        <w:left w:val="none" w:sz="0" w:space="0" w:color="auto"/>
        <w:bottom w:val="none" w:sz="0" w:space="0" w:color="auto"/>
        <w:right w:val="none" w:sz="0" w:space="0" w:color="auto"/>
      </w:divBdr>
    </w:div>
    <w:div w:id="1790081675">
      <w:bodyDiv w:val="1"/>
      <w:marLeft w:val="0"/>
      <w:marRight w:val="0"/>
      <w:marTop w:val="0"/>
      <w:marBottom w:val="0"/>
      <w:divBdr>
        <w:top w:val="none" w:sz="0" w:space="0" w:color="auto"/>
        <w:left w:val="none" w:sz="0" w:space="0" w:color="auto"/>
        <w:bottom w:val="none" w:sz="0" w:space="0" w:color="auto"/>
        <w:right w:val="none" w:sz="0" w:space="0" w:color="auto"/>
      </w:divBdr>
    </w:div>
    <w:div w:id="1790323000">
      <w:bodyDiv w:val="1"/>
      <w:marLeft w:val="0"/>
      <w:marRight w:val="0"/>
      <w:marTop w:val="0"/>
      <w:marBottom w:val="0"/>
      <w:divBdr>
        <w:top w:val="none" w:sz="0" w:space="0" w:color="auto"/>
        <w:left w:val="none" w:sz="0" w:space="0" w:color="auto"/>
        <w:bottom w:val="none" w:sz="0" w:space="0" w:color="auto"/>
        <w:right w:val="none" w:sz="0" w:space="0" w:color="auto"/>
      </w:divBdr>
    </w:div>
    <w:div w:id="1790397509">
      <w:bodyDiv w:val="1"/>
      <w:marLeft w:val="0"/>
      <w:marRight w:val="0"/>
      <w:marTop w:val="0"/>
      <w:marBottom w:val="0"/>
      <w:divBdr>
        <w:top w:val="none" w:sz="0" w:space="0" w:color="auto"/>
        <w:left w:val="none" w:sz="0" w:space="0" w:color="auto"/>
        <w:bottom w:val="none" w:sz="0" w:space="0" w:color="auto"/>
        <w:right w:val="none" w:sz="0" w:space="0" w:color="auto"/>
      </w:divBdr>
    </w:div>
    <w:div w:id="1790588138">
      <w:bodyDiv w:val="1"/>
      <w:marLeft w:val="0"/>
      <w:marRight w:val="0"/>
      <w:marTop w:val="0"/>
      <w:marBottom w:val="0"/>
      <w:divBdr>
        <w:top w:val="none" w:sz="0" w:space="0" w:color="auto"/>
        <w:left w:val="none" w:sz="0" w:space="0" w:color="auto"/>
        <w:bottom w:val="none" w:sz="0" w:space="0" w:color="auto"/>
        <w:right w:val="none" w:sz="0" w:space="0" w:color="auto"/>
      </w:divBdr>
    </w:div>
    <w:div w:id="1790782074">
      <w:bodyDiv w:val="1"/>
      <w:marLeft w:val="0"/>
      <w:marRight w:val="0"/>
      <w:marTop w:val="0"/>
      <w:marBottom w:val="0"/>
      <w:divBdr>
        <w:top w:val="none" w:sz="0" w:space="0" w:color="auto"/>
        <w:left w:val="none" w:sz="0" w:space="0" w:color="auto"/>
        <w:bottom w:val="none" w:sz="0" w:space="0" w:color="auto"/>
        <w:right w:val="none" w:sz="0" w:space="0" w:color="auto"/>
      </w:divBdr>
    </w:div>
    <w:div w:id="1791168203">
      <w:bodyDiv w:val="1"/>
      <w:marLeft w:val="0"/>
      <w:marRight w:val="0"/>
      <w:marTop w:val="0"/>
      <w:marBottom w:val="0"/>
      <w:divBdr>
        <w:top w:val="none" w:sz="0" w:space="0" w:color="auto"/>
        <w:left w:val="none" w:sz="0" w:space="0" w:color="auto"/>
        <w:bottom w:val="none" w:sz="0" w:space="0" w:color="auto"/>
        <w:right w:val="none" w:sz="0" w:space="0" w:color="auto"/>
      </w:divBdr>
    </w:div>
    <w:div w:id="1791392955">
      <w:bodyDiv w:val="1"/>
      <w:marLeft w:val="0"/>
      <w:marRight w:val="0"/>
      <w:marTop w:val="0"/>
      <w:marBottom w:val="0"/>
      <w:divBdr>
        <w:top w:val="none" w:sz="0" w:space="0" w:color="auto"/>
        <w:left w:val="none" w:sz="0" w:space="0" w:color="auto"/>
        <w:bottom w:val="none" w:sz="0" w:space="0" w:color="auto"/>
        <w:right w:val="none" w:sz="0" w:space="0" w:color="auto"/>
      </w:divBdr>
    </w:div>
    <w:div w:id="1791510738">
      <w:bodyDiv w:val="1"/>
      <w:marLeft w:val="0"/>
      <w:marRight w:val="0"/>
      <w:marTop w:val="0"/>
      <w:marBottom w:val="0"/>
      <w:divBdr>
        <w:top w:val="none" w:sz="0" w:space="0" w:color="auto"/>
        <w:left w:val="none" w:sz="0" w:space="0" w:color="auto"/>
        <w:bottom w:val="none" w:sz="0" w:space="0" w:color="auto"/>
        <w:right w:val="none" w:sz="0" w:space="0" w:color="auto"/>
      </w:divBdr>
    </w:div>
    <w:div w:id="1791624395">
      <w:bodyDiv w:val="1"/>
      <w:marLeft w:val="0"/>
      <w:marRight w:val="0"/>
      <w:marTop w:val="0"/>
      <w:marBottom w:val="0"/>
      <w:divBdr>
        <w:top w:val="none" w:sz="0" w:space="0" w:color="auto"/>
        <w:left w:val="none" w:sz="0" w:space="0" w:color="auto"/>
        <w:bottom w:val="none" w:sz="0" w:space="0" w:color="auto"/>
        <w:right w:val="none" w:sz="0" w:space="0" w:color="auto"/>
      </w:divBdr>
    </w:div>
    <w:div w:id="1791780054">
      <w:bodyDiv w:val="1"/>
      <w:marLeft w:val="0"/>
      <w:marRight w:val="0"/>
      <w:marTop w:val="0"/>
      <w:marBottom w:val="0"/>
      <w:divBdr>
        <w:top w:val="none" w:sz="0" w:space="0" w:color="auto"/>
        <w:left w:val="none" w:sz="0" w:space="0" w:color="auto"/>
        <w:bottom w:val="none" w:sz="0" w:space="0" w:color="auto"/>
        <w:right w:val="none" w:sz="0" w:space="0" w:color="auto"/>
      </w:divBdr>
    </w:div>
    <w:div w:id="1791784212">
      <w:bodyDiv w:val="1"/>
      <w:marLeft w:val="0"/>
      <w:marRight w:val="0"/>
      <w:marTop w:val="0"/>
      <w:marBottom w:val="0"/>
      <w:divBdr>
        <w:top w:val="none" w:sz="0" w:space="0" w:color="auto"/>
        <w:left w:val="none" w:sz="0" w:space="0" w:color="auto"/>
        <w:bottom w:val="none" w:sz="0" w:space="0" w:color="auto"/>
        <w:right w:val="none" w:sz="0" w:space="0" w:color="auto"/>
      </w:divBdr>
    </w:div>
    <w:div w:id="1791897399">
      <w:bodyDiv w:val="1"/>
      <w:marLeft w:val="0"/>
      <w:marRight w:val="0"/>
      <w:marTop w:val="0"/>
      <w:marBottom w:val="0"/>
      <w:divBdr>
        <w:top w:val="none" w:sz="0" w:space="0" w:color="auto"/>
        <w:left w:val="none" w:sz="0" w:space="0" w:color="auto"/>
        <w:bottom w:val="none" w:sz="0" w:space="0" w:color="auto"/>
        <w:right w:val="none" w:sz="0" w:space="0" w:color="auto"/>
      </w:divBdr>
    </w:div>
    <w:div w:id="1791901841">
      <w:bodyDiv w:val="1"/>
      <w:marLeft w:val="0"/>
      <w:marRight w:val="0"/>
      <w:marTop w:val="0"/>
      <w:marBottom w:val="0"/>
      <w:divBdr>
        <w:top w:val="none" w:sz="0" w:space="0" w:color="auto"/>
        <w:left w:val="none" w:sz="0" w:space="0" w:color="auto"/>
        <w:bottom w:val="none" w:sz="0" w:space="0" w:color="auto"/>
        <w:right w:val="none" w:sz="0" w:space="0" w:color="auto"/>
      </w:divBdr>
    </w:div>
    <w:div w:id="1791969770">
      <w:bodyDiv w:val="1"/>
      <w:marLeft w:val="0"/>
      <w:marRight w:val="0"/>
      <w:marTop w:val="0"/>
      <w:marBottom w:val="0"/>
      <w:divBdr>
        <w:top w:val="none" w:sz="0" w:space="0" w:color="auto"/>
        <w:left w:val="none" w:sz="0" w:space="0" w:color="auto"/>
        <w:bottom w:val="none" w:sz="0" w:space="0" w:color="auto"/>
        <w:right w:val="none" w:sz="0" w:space="0" w:color="auto"/>
      </w:divBdr>
    </w:div>
    <w:div w:id="1792018339">
      <w:bodyDiv w:val="1"/>
      <w:marLeft w:val="0"/>
      <w:marRight w:val="0"/>
      <w:marTop w:val="0"/>
      <w:marBottom w:val="0"/>
      <w:divBdr>
        <w:top w:val="none" w:sz="0" w:space="0" w:color="auto"/>
        <w:left w:val="none" w:sz="0" w:space="0" w:color="auto"/>
        <w:bottom w:val="none" w:sz="0" w:space="0" w:color="auto"/>
        <w:right w:val="none" w:sz="0" w:space="0" w:color="auto"/>
      </w:divBdr>
    </w:div>
    <w:div w:id="1792046046">
      <w:bodyDiv w:val="1"/>
      <w:marLeft w:val="0"/>
      <w:marRight w:val="0"/>
      <w:marTop w:val="0"/>
      <w:marBottom w:val="0"/>
      <w:divBdr>
        <w:top w:val="none" w:sz="0" w:space="0" w:color="auto"/>
        <w:left w:val="none" w:sz="0" w:space="0" w:color="auto"/>
        <w:bottom w:val="none" w:sz="0" w:space="0" w:color="auto"/>
        <w:right w:val="none" w:sz="0" w:space="0" w:color="auto"/>
      </w:divBdr>
    </w:div>
    <w:div w:id="1792164332">
      <w:bodyDiv w:val="1"/>
      <w:marLeft w:val="0"/>
      <w:marRight w:val="0"/>
      <w:marTop w:val="0"/>
      <w:marBottom w:val="0"/>
      <w:divBdr>
        <w:top w:val="none" w:sz="0" w:space="0" w:color="auto"/>
        <w:left w:val="none" w:sz="0" w:space="0" w:color="auto"/>
        <w:bottom w:val="none" w:sz="0" w:space="0" w:color="auto"/>
        <w:right w:val="none" w:sz="0" w:space="0" w:color="auto"/>
      </w:divBdr>
    </w:div>
    <w:div w:id="1792557411">
      <w:bodyDiv w:val="1"/>
      <w:marLeft w:val="0"/>
      <w:marRight w:val="0"/>
      <w:marTop w:val="0"/>
      <w:marBottom w:val="0"/>
      <w:divBdr>
        <w:top w:val="none" w:sz="0" w:space="0" w:color="auto"/>
        <w:left w:val="none" w:sz="0" w:space="0" w:color="auto"/>
        <w:bottom w:val="none" w:sz="0" w:space="0" w:color="auto"/>
        <w:right w:val="none" w:sz="0" w:space="0" w:color="auto"/>
      </w:divBdr>
    </w:div>
    <w:div w:id="1792625163">
      <w:bodyDiv w:val="1"/>
      <w:marLeft w:val="0"/>
      <w:marRight w:val="0"/>
      <w:marTop w:val="0"/>
      <w:marBottom w:val="0"/>
      <w:divBdr>
        <w:top w:val="none" w:sz="0" w:space="0" w:color="auto"/>
        <w:left w:val="none" w:sz="0" w:space="0" w:color="auto"/>
        <w:bottom w:val="none" w:sz="0" w:space="0" w:color="auto"/>
        <w:right w:val="none" w:sz="0" w:space="0" w:color="auto"/>
      </w:divBdr>
    </w:div>
    <w:div w:id="1792900189">
      <w:bodyDiv w:val="1"/>
      <w:marLeft w:val="0"/>
      <w:marRight w:val="0"/>
      <w:marTop w:val="0"/>
      <w:marBottom w:val="0"/>
      <w:divBdr>
        <w:top w:val="none" w:sz="0" w:space="0" w:color="auto"/>
        <w:left w:val="none" w:sz="0" w:space="0" w:color="auto"/>
        <w:bottom w:val="none" w:sz="0" w:space="0" w:color="auto"/>
        <w:right w:val="none" w:sz="0" w:space="0" w:color="auto"/>
      </w:divBdr>
    </w:div>
    <w:div w:id="1793284315">
      <w:bodyDiv w:val="1"/>
      <w:marLeft w:val="0"/>
      <w:marRight w:val="0"/>
      <w:marTop w:val="0"/>
      <w:marBottom w:val="0"/>
      <w:divBdr>
        <w:top w:val="none" w:sz="0" w:space="0" w:color="auto"/>
        <w:left w:val="none" w:sz="0" w:space="0" w:color="auto"/>
        <w:bottom w:val="none" w:sz="0" w:space="0" w:color="auto"/>
        <w:right w:val="none" w:sz="0" w:space="0" w:color="auto"/>
      </w:divBdr>
    </w:div>
    <w:div w:id="1793327945">
      <w:bodyDiv w:val="1"/>
      <w:marLeft w:val="0"/>
      <w:marRight w:val="0"/>
      <w:marTop w:val="0"/>
      <w:marBottom w:val="0"/>
      <w:divBdr>
        <w:top w:val="none" w:sz="0" w:space="0" w:color="auto"/>
        <w:left w:val="none" w:sz="0" w:space="0" w:color="auto"/>
        <w:bottom w:val="none" w:sz="0" w:space="0" w:color="auto"/>
        <w:right w:val="none" w:sz="0" w:space="0" w:color="auto"/>
      </w:divBdr>
    </w:div>
    <w:div w:id="1793357825">
      <w:bodyDiv w:val="1"/>
      <w:marLeft w:val="0"/>
      <w:marRight w:val="0"/>
      <w:marTop w:val="0"/>
      <w:marBottom w:val="0"/>
      <w:divBdr>
        <w:top w:val="none" w:sz="0" w:space="0" w:color="auto"/>
        <w:left w:val="none" w:sz="0" w:space="0" w:color="auto"/>
        <w:bottom w:val="none" w:sz="0" w:space="0" w:color="auto"/>
        <w:right w:val="none" w:sz="0" w:space="0" w:color="auto"/>
      </w:divBdr>
    </w:div>
    <w:div w:id="1793397631">
      <w:bodyDiv w:val="1"/>
      <w:marLeft w:val="0"/>
      <w:marRight w:val="0"/>
      <w:marTop w:val="0"/>
      <w:marBottom w:val="0"/>
      <w:divBdr>
        <w:top w:val="none" w:sz="0" w:space="0" w:color="auto"/>
        <w:left w:val="none" w:sz="0" w:space="0" w:color="auto"/>
        <w:bottom w:val="none" w:sz="0" w:space="0" w:color="auto"/>
        <w:right w:val="none" w:sz="0" w:space="0" w:color="auto"/>
      </w:divBdr>
    </w:div>
    <w:div w:id="1793786658">
      <w:bodyDiv w:val="1"/>
      <w:marLeft w:val="0"/>
      <w:marRight w:val="0"/>
      <w:marTop w:val="0"/>
      <w:marBottom w:val="0"/>
      <w:divBdr>
        <w:top w:val="none" w:sz="0" w:space="0" w:color="auto"/>
        <w:left w:val="none" w:sz="0" w:space="0" w:color="auto"/>
        <w:bottom w:val="none" w:sz="0" w:space="0" w:color="auto"/>
        <w:right w:val="none" w:sz="0" w:space="0" w:color="auto"/>
      </w:divBdr>
    </w:div>
    <w:div w:id="1794011485">
      <w:bodyDiv w:val="1"/>
      <w:marLeft w:val="0"/>
      <w:marRight w:val="0"/>
      <w:marTop w:val="0"/>
      <w:marBottom w:val="0"/>
      <w:divBdr>
        <w:top w:val="none" w:sz="0" w:space="0" w:color="auto"/>
        <w:left w:val="none" w:sz="0" w:space="0" w:color="auto"/>
        <w:bottom w:val="none" w:sz="0" w:space="0" w:color="auto"/>
        <w:right w:val="none" w:sz="0" w:space="0" w:color="auto"/>
      </w:divBdr>
    </w:div>
    <w:div w:id="1794056200">
      <w:bodyDiv w:val="1"/>
      <w:marLeft w:val="0"/>
      <w:marRight w:val="0"/>
      <w:marTop w:val="0"/>
      <w:marBottom w:val="0"/>
      <w:divBdr>
        <w:top w:val="none" w:sz="0" w:space="0" w:color="auto"/>
        <w:left w:val="none" w:sz="0" w:space="0" w:color="auto"/>
        <w:bottom w:val="none" w:sz="0" w:space="0" w:color="auto"/>
        <w:right w:val="none" w:sz="0" w:space="0" w:color="auto"/>
      </w:divBdr>
    </w:div>
    <w:div w:id="1794519816">
      <w:bodyDiv w:val="1"/>
      <w:marLeft w:val="0"/>
      <w:marRight w:val="0"/>
      <w:marTop w:val="0"/>
      <w:marBottom w:val="0"/>
      <w:divBdr>
        <w:top w:val="none" w:sz="0" w:space="0" w:color="auto"/>
        <w:left w:val="none" w:sz="0" w:space="0" w:color="auto"/>
        <w:bottom w:val="none" w:sz="0" w:space="0" w:color="auto"/>
        <w:right w:val="none" w:sz="0" w:space="0" w:color="auto"/>
      </w:divBdr>
    </w:div>
    <w:div w:id="1794713377">
      <w:bodyDiv w:val="1"/>
      <w:marLeft w:val="0"/>
      <w:marRight w:val="0"/>
      <w:marTop w:val="0"/>
      <w:marBottom w:val="0"/>
      <w:divBdr>
        <w:top w:val="none" w:sz="0" w:space="0" w:color="auto"/>
        <w:left w:val="none" w:sz="0" w:space="0" w:color="auto"/>
        <w:bottom w:val="none" w:sz="0" w:space="0" w:color="auto"/>
        <w:right w:val="none" w:sz="0" w:space="0" w:color="auto"/>
      </w:divBdr>
    </w:div>
    <w:div w:id="1795365857">
      <w:bodyDiv w:val="1"/>
      <w:marLeft w:val="0"/>
      <w:marRight w:val="0"/>
      <w:marTop w:val="0"/>
      <w:marBottom w:val="0"/>
      <w:divBdr>
        <w:top w:val="none" w:sz="0" w:space="0" w:color="auto"/>
        <w:left w:val="none" w:sz="0" w:space="0" w:color="auto"/>
        <w:bottom w:val="none" w:sz="0" w:space="0" w:color="auto"/>
        <w:right w:val="none" w:sz="0" w:space="0" w:color="auto"/>
      </w:divBdr>
    </w:div>
    <w:div w:id="1795517431">
      <w:bodyDiv w:val="1"/>
      <w:marLeft w:val="0"/>
      <w:marRight w:val="0"/>
      <w:marTop w:val="0"/>
      <w:marBottom w:val="0"/>
      <w:divBdr>
        <w:top w:val="none" w:sz="0" w:space="0" w:color="auto"/>
        <w:left w:val="none" w:sz="0" w:space="0" w:color="auto"/>
        <w:bottom w:val="none" w:sz="0" w:space="0" w:color="auto"/>
        <w:right w:val="none" w:sz="0" w:space="0" w:color="auto"/>
      </w:divBdr>
    </w:div>
    <w:div w:id="1795521462">
      <w:bodyDiv w:val="1"/>
      <w:marLeft w:val="0"/>
      <w:marRight w:val="0"/>
      <w:marTop w:val="0"/>
      <w:marBottom w:val="0"/>
      <w:divBdr>
        <w:top w:val="none" w:sz="0" w:space="0" w:color="auto"/>
        <w:left w:val="none" w:sz="0" w:space="0" w:color="auto"/>
        <w:bottom w:val="none" w:sz="0" w:space="0" w:color="auto"/>
        <w:right w:val="none" w:sz="0" w:space="0" w:color="auto"/>
      </w:divBdr>
    </w:div>
    <w:div w:id="1795709286">
      <w:bodyDiv w:val="1"/>
      <w:marLeft w:val="0"/>
      <w:marRight w:val="0"/>
      <w:marTop w:val="0"/>
      <w:marBottom w:val="0"/>
      <w:divBdr>
        <w:top w:val="none" w:sz="0" w:space="0" w:color="auto"/>
        <w:left w:val="none" w:sz="0" w:space="0" w:color="auto"/>
        <w:bottom w:val="none" w:sz="0" w:space="0" w:color="auto"/>
        <w:right w:val="none" w:sz="0" w:space="0" w:color="auto"/>
      </w:divBdr>
    </w:div>
    <w:div w:id="1795824909">
      <w:bodyDiv w:val="1"/>
      <w:marLeft w:val="0"/>
      <w:marRight w:val="0"/>
      <w:marTop w:val="0"/>
      <w:marBottom w:val="0"/>
      <w:divBdr>
        <w:top w:val="none" w:sz="0" w:space="0" w:color="auto"/>
        <w:left w:val="none" w:sz="0" w:space="0" w:color="auto"/>
        <w:bottom w:val="none" w:sz="0" w:space="0" w:color="auto"/>
        <w:right w:val="none" w:sz="0" w:space="0" w:color="auto"/>
      </w:divBdr>
    </w:div>
    <w:div w:id="1795979758">
      <w:bodyDiv w:val="1"/>
      <w:marLeft w:val="0"/>
      <w:marRight w:val="0"/>
      <w:marTop w:val="0"/>
      <w:marBottom w:val="0"/>
      <w:divBdr>
        <w:top w:val="none" w:sz="0" w:space="0" w:color="auto"/>
        <w:left w:val="none" w:sz="0" w:space="0" w:color="auto"/>
        <w:bottom w:val="none" w:sz="0" w:space="0" w:color="auto"/>
        <w:right w:val="none" w:sz="0" w:space="0" w:color="auto"/>
      </w:divBdr>
    </w:div>
    <w:div w:id="1796361927">
      <w:bodyDiv w:val="1"/>
      <w:marLeft w:val="0"/>
      <w:marRight w:val="0"/>
      <w:marTop w:val="0"/>
      <w:marBottom w:val="0"/>
      <w:divBdr>
        <w:top w:val="none" w:sz="0" w:space="0" w:color="auto"/>
        <w:left w:val="none" w:sz="0" w:space="0" w:color="auto"/>
        <w:bottom w:val="none" w:sz="0" w:space="0" w:color="auto"/>
        <w:right w:val="none" w:sz="0" w:space="0" w:color="auto"/>
      </w:divBdr>
    </w:div>
    <w:div w:id="1796488603">
      <w:bodyDiv w:val="1"/>
      <w:marLeft w:val="0"/>
      <w:marRight w:val="0"/>
      <w:marTop w:val="0"/>
      <w:marBottom w:val="0"/>
      <w:divBdr>
        <w:top w:val="none" w:sz="0" w:space="0" w:color="auto"/>
        <w:left w:val="none" w:sz="0" w:space="0" w:color="auto"/>
        <w:bottom w:val="none" w:sz="0" w:space="0" w:color="auto"/>
        <w:right w:val="none" w:sz="0" w:space="0" w:color="auto"/>
      </w:divBdr>
    </w:div>
    <w:div w:id="1796563505">
      <w:bodyDiv w:val="1"/>
      <w:marLeft w:val="0"/>
      <w:marRight w:val="0"/>
      <w:marTop w:val="0"/>
      <w:marBottom w:val="0"/>
      <w:divBdr>
        <w:top w:val="none" w:sz="0" w:space="0" w:color="auto"/>
        <w:left w:val="none" w:sz="0" w:space="0" w:color="auto"/>
        <w:bottom w:val="none" w:sz="0" w:space="0" w:color="auto"/>
        <w:right w:val="none" w:sz="0" w:space="0" w:color="auto"/>
      </w:divBdr>
    </w:div>
    <w:div w:id="1796632067">
      <w:bodyDiv w:val="1"/>
      <w:marLeft w:val="0"/>
      <w:marRight w:val="0"/>
      <w:marTop w:val="0"/>
      <w:marBottom w:val="0"/>
      <w:divBdr>
        <w:top w:val="none" w:sz="0" w:space="0" w:color="auto"/>
        <w:left w:val="none" w:sz="0" w:space="0" w:color="auto"/>
        <w:bottom w:val="none" w:sz="0" w:space="0" w:color="auto"/>
        <w:right w:val="none" w:sz="0" w:space="0" w:color="auto"/>
      </w:divBdr>
    </w:div>
    <w:div w:id="1796869839">
      <w:bodyDiv w:val="1"/>
      <w:marLeft w:val="0"/>
      <w:marRight w:val="0"/>
      <w:marTop w:val="0"/>
      <w:marBottom w:val="0"/>
      <w:divBdr>
        <w:top w:val="none" w:sz="0" w:space="0" w:color="auto"/>
        <w:left w:val="none" w:sz="0" w:space="0" w:color="auto"/>
        <w:bottom w:val="none" w:sz="0" w:space="0" w:color="auto"/>
        <w:right w:val="none" w:sz="0" w:space="0" w:color="auto"/>
      </w:divBdr>
    </w:div>
    <w:div w:id="1797259955">
      <w:bodyDiv w:val="1"/>
      <w:marLeft w:val="0"/>
      <w:marRight w:val="0"/>
      <w:marTop w:val="0"/>
      <w:marBottom w:val="0"/>
      <w:divBdr>
        <w:top w:val="none" w:sz="0" w:space="0" w:color="auto"/>
        <w:left w:val="none" w:sz="0" w:space="0" w:color="auto"/>
        <w:bottom w:val="none" w:sz="0" w:space="0" w:color="auto"/>
        <w:right w:val="none" w:sz="0" w:space="0" w:color="auto"/>
      </w:divBdr>
    </w:div>
    <w:div w:id="1797479276">
      <w:bodyDiv w:val="1"/>
      <w:marLeft w:val="0"/>
      <w:marRight w:val="0"/>
      <w:marTop w:val="0"/>
      <w:marBottom w:val="0"/>
      <w:divBdr>
        <w:top w:val="none" w:sz="0" w:space="0" w:color="auto"/>
        <w:left w:val="none" w:sz="0" w:space="0" w:color="auto"/>
        <w:bottom w:val="none" w:sz="0" w:space="0" w:color="auto"/>
        <w:right w:val="none" w:sz="0" w:space="0" w:color="auto"/>
      </w:divBdr>
    </w:div>
    <w:div w:id="1797718995">
      <w:bodyDiv w:val="1"/>
      <w:marLeft w:val="0"/>
      <w:marRight w:val="0"/>
      <w:marTop w:val="0"/>
      <w:marBottom w:val="0"/>
      <w:divBdr>
        <w:top w:val="none" w:sz="0" w:space="0" w:color="auto"/>
        <w:left w:val="none" w:sz="0" w:space="0" w:color="auto"/>
        <w:bottom w:val="none" w:sz="0" w:space="0" w:color="auto"/>
        <w:right w:val="none" w:sz="0" w:space="0" w:color="auto"/>
      </w:divBdr>
    </w:div>
    <w:div w:id="1797749088">
      <w:bodyDiv w:val="1"/>
      <w:marLeft w:val="0"/>
      <w:marRight w:val="0"/>
      <w:marTop w:val="0"/>
      <w:marBottom w:val="0"/>
      <w:divBdr>
        <w:top w:val="none" w:sz="0" w:space="0" w:color="auto"/>
        <w:left w:val="none" w:sz="0" w:space="0" w:color="auto"/>
        <w:bottom w:val="none" w:sz="0" w:space="0" w:color="auto"/>
        <w:right w:val="none" w:sz="0" w:space="0" w:color="auto"/>
      </w:divBdr>
    </w:div>
    <w:div w:id="1797986495">
      <w:bodyDiv w:val="1"/>
      <w:marLeft w:val="0"/>
      <w:marRight w:val="0"/>
      <w:marTop w:val="0"/>
      <w:marBottom w:val="0"/>
      <w:divBdr>
        <w:top w:val="none" w:sz="0" w:space="0" w:color="auto"/>
        <w:left w:val="none" w:sz="0" w:space="0" w:color="auto"/>
        <w:bottom w:val="none" w:sz="0" w:space="0" w:color="auto"/>
        <w:right w:val="none" w:sz="0" w:space="0" w:color="auto"/>
      </w:divBdr>
    </w:div>
    <w:div w:id="1798135249">
      <w:bodyDiv w:val="1"/>
      <w:marLeft w:val="0"/>
      <w:marRight w:val="0"/>
      <w:marTop w:val="0"/>
      <w:marBottom w:val="0"/>
      <w:divBdr>
        <w:top w:val="none" w:sz="0" w:space="0" w:color="auto"/>
        <w:left w:val="none" w:sz="0" w:space="0" w:color="auto"/>
        <w:bottom w:val="none" w:sz="0" w:space="0" w:color="auto"/>
        <w:right w:val="none" w:sz="0" w:space="0" w:color="auto"/>
      </w:divBdr>
    </w:div>
    <w:div w:id="1798258971">
      <w:bodyDiv w:val="1"/>
      <w:marLeft w:val="0"/>
      <w:marRight w:val="0"/>
      <w:marTop w:val="0"/>
      <w:marBottom w:val="0"/>
      <w:divBdr>
        <w:top w:val="none" w:sz="0" w:space="0" w:color="auto"/>
        <w:left w:val="none" w:sz="0" w:space="0" w:color="auto"/>
        <w:bottom w:val="none" w:sz="0" w:space="0" w:color="auto"/>
        <w:right w:val="none" w:sz="0" w:space="0" w:color="auto"/>
      </w:divBdr>
    </w:div>
    <w:div w:id="1798373485">
      <w:bodyDiv w:val="1"/>
      <w:marLeft w:val="0"/>
      <w:marRight w:val="0"/>
      <w:marTop w:val="0"/>
      <w:marBottom w:val="0"/>
      <w:divBdr>
        <w:top w:val="none" w:sz="0" w:space="0" w:color="auto"/>
        <w:left w:val="none" w:sz="0" w:space="0" w:color="auto"/>
        <w:bottom w:val="none" w:sz="0" w:space="0" w:color="auto"/>
        <w:right w:val="none" w:sz="0" w:space="0" w:color="auto"/>
      </w:divBdr>
    </w:div>
    <w:div w:id="1798527760">
      <w:bodyDiv w:val="1"/>
      <w:marLeft w:val="0"/>
      <w:marRight w:val="0"/>
      <w:marTop w:val="0"/>
      <w:marBottom w:val="0"/>
      <w:divBdr>
        <w:top w:val="none" w:sz="0" w:space="0" w:color="auto"/>
        <w:left w:val="none" w:sz="0" w:space="0" w:color="auto"/>
        <w:bottom w:val="none" w:sz="0" w:space="0" w:color="auto"/>
        <w:right w:val="none" w:sz="0" w:space="0" w:color="auto"/>
      </w:divBdr>
    </w:div>
    <w:div w:id="1798530185">
      <w:bodyDiv w:val="1"/>
      <w:marLeft w:val="0"/>
      <w:marRight w:val="0"/>
      <w:marTop w:val="0"/>
      <w:marBottom w:val="0"/>
      <w:divBdr>
        <w:top w:val="none" w:sz="0" w:space="0" w:color="auto"/>
        <w:left w:val="none" w:sz="0" w:space="0" w:color="auto"/>
        <w:bottom w:val="none" w:sz="0" w:space="0" w:color="auto"/>
        <w:right w:val="none" w:sz="0" w:space="0" w:color="auto"/>
      </w:divBdr>
    </w:div>
    <w:div w:id="1798596961">
      <w:bodyDiv w:val="1"/>
      <w:marLeft w:val="0"/>
      <w:marRight w:val="0"/>
      <w:marTop w:val="0"/>
      <w:marBottom w:val="0"/>
      <w:divBdr>
        <w:top w:val="none" w:sz="0" w:space="0" w:color="auto"/>
        <w:left w:val="none" w:sz="0" w:space="0" w:color="auto"/>
        <w:bottom w:val="none" w:sz="0" w:space="0" w:color="auto"/>
        <w:right w:val="none" w:sz="0" w:space="0" w:color="auto"/>
      </w:divBdr>
    </w:div>
    <w:div w:id="1798792489">
      <w:bodyDiv w:val="1"/>
      <w:marLeft w:val="0"/>
      <w:marRight w:val="0"/>
      <w:marTop w:val="0"/>
      <w:marBottom w:val="0"/>
      <w:divBdr>
        <w:top w:val="none" w:sz="0" w:space="0" w:color="auto"/>
        <w:left w:val="none" w:sz="0" w:space="0" w:color="auto"/>
        <w:bottom w:val="none" w:sz="0" w:space="0" w:color="auto"/>
        <w:right w:val="none" w:sz="0" w:space="0" w:color="auto"/>
      </w:divBdr>
    </w:div>
    <w:div w:id="1798798550">
      <w:bodyDiv w:val="1"/>
      <w:marLeft w:val="0"/>
      <w:marRight w:val="0"/>
      <w:marTop w:val="0"/>
      <w:marBottom w:val="0"/>
      <w:divBdr>
        <w:top w:val="none" w:sz="0" w:space="0" w:color="auto"/>
        <w:left w:val="none" w:sz="0" w:space="0" w:color="auto"/>
        <w:bottom w:val="none" w:sz="0" w:space="0" w:color="auto"/>
        <w:right w:val="none" w:sz="0" w:space="0" w:color="auto"/>
      </w:divBdr>
    </w:div>
    <w:div w:id="1799254969">
      <w:bodyDiv w:val="1"/>
      <w:marLeft w:val="0"/>
      <w:marRight w:val="0"/>
      <w:marTop w:val="0"/>
      <w:marBottom w:val="0"/>
      <w:divBdr>
        <w:top w:val="none" w:sz="0" w:space="0" w:color="auto"/>
        <w:left w:val="none" w:sz="0" w:space="0" w:color="auto"/>
        <w:bottom w:val="none" w:sz="0" w:space="0" w:color="auto"/>
        <w:right w:val="none" w:sz="0" w:space="0" w:color="auto"/>
      </w:divBdr>
    </w:div>
    <w:div w:id="1799256139">
      <w:bodyDiv w:val="1"/>
      <w:marLeft w:val="0"/>
      <w:marRight w:val="0"/>
      <w:marTop w:val="0"/>
      <w:marBottom w:val="0"/>
      <w:divBdr>
        <w:top w:val="none" w:sz="0" w:space="0" w:color="auto"/>
        <w:left w:val="none" w:sz="0" w:space="0" w:color="auto"/>
        <w:bottom w:val="none" w:sz="0" w:space="0" w:color="auto"/>
        <w:right w:val="none" w:sz="0" w:space="0" w:color="auto"/>
      </w:divBdr>
    </w:div>
    <w:div w:id="1799295715">
      <w:bodyDiv w:val="1"/>
      <w:marLeft w:val="0"/>
      <w:marRight w:val="0"/>
      <w:marTop w:val="0"/>
      <w:marBottom w:val="0"/>
      <w:divBdr>
        <w:top w:val="none" w:sz="0" w:space="0" w:color="auto"/>
        <w:left w:val="none" w:sz="0" w:space="0" w:color="auto"/>
        <w:bottom w:val="none" w:sz="0" w:space="0" w:color="auto"/>
        <w:right w:val="none" w:sz="0" w:space="0" w:color="auto"/>
      </w:divBdr>
    </w:div>
    <w:div w:id="1799299924">
      <w:bodyDiv w:val="1"/>
      <w:marLeft w:val="0"/>
      <w:marRight w:val="0"/>
      <w:marTop w:val="0"/>
      <w:marBottom w:val="0"/>
      <w:divBdr>
        <w:top w:val="none" w:sz="0" w:space="0" w:color="auto"/>
        <w:left w:val="none" w:sz="0" w:space="0" w:color="auto"/>
        <w:bottom w:val="none" w:sz="0" w:space="0" w:color="auto"/>
        <w:right w:val="none" w:sz="0" w:space="0" w:color="auto"/>
      </w:divBdr>
    </w:div>
    <w:div w:id="1799447260">
      <w:bodyDiv w:val="1"/>
      <w:marLeft w:val="0"/>
      <w:marRight w:val="0"/>
      <w:marTop w:val="0"/>
      <w:marBottom w:val="0"/>
      <w:divBdr>
        <w:top w:val="none" w:sz="0" w:space="0" w:color="auto"/>
        <w:left w:val="none" w:sz="0" w:space="0" w:color="auto"/>
        <w:bottom w:val="none" w:sz="0" w:space="0" w:color="auto"/>
        <w:right w:val="none" w:sz="0" w:space="0" w:color="auto"/>
      </w:divBdr>
    </w:div>
    <w:div w:id="1799447978">
      <w:bodyDiv w:val="1"/>
      <w:marLeft w:val="0"/>
      <w:marRight w:val="0"/>
      <w:marTop w:val="0"/>
      <w:marBottom w:val="0"/>
      <w:divBdr>
        <w:top w:val="none" w:sz="0" w:space="0" w:color="auto"/>
        <w:left w:val="none" w:sz="0" w:space="0" w:color="auto"/>
        <w:bottom w:val="none" w:sz="0" w:space="0" w:color="auto"/>
        <w:right w:val="none" w:sz="0" w:space="0" w:color="auto"/>
      </w:divBdr>
    </w:div>
    <w:div w:id="1799685046">
      <w:bodyDiv w:val="1"/>
      <w:marLeft w:val="0"/>
      <w:marRight w:val="0"/>
      <w:marTop w:val="0"/>
      <w:marBottom w:val="0"/>
      <w:divBdr>
        <w:top w:val="none" w:sz="0" w:space="0" w:color="auto"/>
        <w:left w:val="none" w:sz="0" w:space="0" w:color="auto"/>
        <w:bottom w:val="none" w:sz="0" w:space="0" w:color="auto"/>
        <w:right w:val="none" w:sz="0" w:space="0" w:color="auto"/>
      </w:divBdr>
    </w:div>
    <w:div w:id="1799758634">
      <w:bodyDiv w:val="1"/>
      <w:marLeft w:val="0"/>
      <w:marRight w:val="0"/>
      <w:marTop w:val="0"/>
      <w:marBottom w:val="0"/>
      <w:divBdr>
        <w:top w:val="none" w:sz="0" w:space="0" w:color="auto"/>
        <w:left w:val="none" w:sz="0" w:space="0" w:color="auto"/>
        <w:bottom w:val="none" w:sz="0" w:space="0" w:color="auto"/>
        <w:right w:val="none" w:sz="0" w:space="0" w:color="auto"/>
      </w:divBdr>
    </w:div>
    <w:div w:id="1800101737">
      <w:bodyDiv w:val="1"/>
      <w:marLeft w:val="0"/>
      <w:marRight w:val="0"/>
      <w:marTop w:val="0"/>
      <w:marBottom w:val="0"/>
      <w:divBdr>
        <w:top w:val="none" w:sz="0" w:space="0" w:color="auto"/>
        <w:left w:val="none" w:sz="0" w:space="0" w:color="auto"/>
        <w:bottom w:val="none" w:sz="0" w:space="0" w:color="auto"/>
        <w:right w:val="none" w:sz="0" w:space="0" w:color="auto"/>
      </w:divBdr>
    </w:div>
    <w:div w:id="1800802879">
      <w:bodyDiv w:val="1"/>
      <w:marLeft w:val="0"/>
      <w:marRight w:val="0"/>
      <w:marTop w:val="0"/>
      <w:marBottom w:val="0"/>
      <w:divBdr>
        <w:top w:val="none" w:sz="0" w:space="0" w:color="auto"/>
        <w:left w:val="none" w:sz="0" w:space="0" w:color="auto"/>
        <w:bottom w:val="none" w:sz="0" w:space="0" w:color="auto"/>
        <w:right w:val="none" w:sz="0" w:space="0" w:color="auto"/>
      </w:divBdr>
    </w:div>
    <w:div w:id="1800805710">
      <w:bodyDiv w:val="1"/>
      <w:marLeft w:val="0"/>
      <w:marRight w:val="0"/>
      <w:marTop w:val="0"/>
      <w:marBottom w:val="0"/>
      <w:divBdr>
        <w:top w:val="none" w:sz="0" w:space="0" w:color="auto"/>
        <w:left w:val="none" w:sz="0" w:space="0" w:color="auto"/>
        <w:bottom w:val="none" w:sz="0" w:space="0" w:color="auto"/>
        <w:right w:val="none" w:sz="0" w:space="0" w:color="auto"/>
      </w:divBdr>
    </w:div>
    <w:div w:id="1801219849">
      <w:bodyDiv w:val="1"/>
      <w:marLeft w:val="0"/>
      <w:marRight w:val="0"/>
      <w:marTop w:val="0"/>
      <w:marBottom w:val="0"/>
      <w:divBdr>
        <w:top w:val="none" w:sz="0" w:space="0" w:color="auto"/>
        <w:left w:val="none" w:sz="0" w:space="0" w:color="auto"/>
        <w:bottom w:val="none" w:sz="0" w:space="0" w:color="auto"/>
        <w:right w:val="none" w:sz="0" w:space="0" w:color="auto"/>
      </w:divBdr>
    </w:div>
    <w:div w:id="1801342467">
      <w:bodyDiv w:val="1"/>
      <w:marLeft w:val="0"/>
      <w:marRight w:val="0"/>
      <w:marTop w:val="0"/>
      <w:marBottom w:val="0"/>
      <w:divBdr>
        <w:top w:val="none" w:sz="0" w:space="0" w:color="auto"/>
        <w:left w:val="none" w:sz="0" w:space="0" w:color="auto"/>
        <w:bottom w:val="none" w:sz="0" w:space="0" w:color="auto"/>
        <w:right w:val="none" w:sz="0" w:space="0" w:color="auto"/>
      </w:divBdr>
    </w:div>
    <w:div w:id="1801459980">
      <w:bodyDiv w:val="1"/>
      <w:marLeft w:val="0"/>
      <w:marRight w:val="0"/>
      <w:marTop w:val="0"/>
      <w:marBottom w:val="0"/>
      <w:divBdr>
        <w:top w:val="none" w:sz="0" w:space="0" w:color="auto"/>
        <w:left w:val="none" w:sz="0" w:space="0" w:color="auto"/>
        <w:bottom w:val="none" w:sz="0" w:space="0" w:color="auto"/>
        <w:right w:val="none" w:sz="0" w:space="0" w:color="auto"/>
      </w:divBdr>
    </w:div>
    <w:div w:id="1801605249">
      <w:bodyDiv w:val="1"/>
      <w:marLeft w:val="0"/>
      <w:marRight w:val="0"/>
      <w:marTop w:val="0"/>
      <w:marBottom w:val="0"/>
      <w:divBdr>
        <w:top w:val="none" w:sz="0" w:space="0" w:color="auto"/>
        <w:left w:val="none" w:sz="0" w:space="0" w:color="auto"/>
        <w:bottom w:val="none" w:sz="0" w:space="0" w:color="auto"/>
        <w:right w:val="none" w:sz="0" w:space="0" w:color="auto"/>
      </w:divBdr>
    </w:div>
    <w:div w:id="1801610414">
      <w:bodyDiv w:val="1"/>
      <w:marLeft w:val="0"/>
      <w:marRight w:val="0"/>
      <w:marTop w:val="0"/>
      <w:marBottom w:val="0"/>
      <w:divBdr>
        <w:top w:val="none" w:sz="0" w:space="0" w:color="auto"/>
        <w:left w:val="none" w:sz="0" w:space="0" w:color="auto"/>
        <w:bottom w:val="none" w:sz="0" w:space="0" w:color="auto"/>
        <w:right w:val="none" w:sz="0" w:space="0" w:color="auto"/>
      </w:divBdr>
    </w:div>
    <w:div w:id="1801993322">
      <w:bodyDiv w:val="1"/>
      <w:marLeft w:val="0"/>
      <w:marRight w:val="0"/>
      <w:marTop w:val="0"/>
      <w:marBottom w:val="0"/>
      <w:divBdr>
        <w:top w:val="none" w:sz="0" w:space="0" w:color="auto"/>
        <w:left w:val="none" w:sz="0" w:space="0" w:color="auto"/>
        <w:bottom w:val="none" w:sz="0" w:space="0" w:color="auto"/>
        <w:right w:val="none" w:sz="0" w:space="0" w:color="auto"/>
      </w:divBdr>
    </w:div>
    <w:div w:id="1802110284">
      <w:bodyDiv w:val="1"/>
      <w:marLeft w:val="0"/>
      <w:marRight w:val="0"/>
      <w:marTop w:val="0"/>
      <w:marBottom w:val="0"/>
      <w:divBdr>
        <w:top w:val="none" w:sz="0" w:space="0" w:color="auto"/>
        <w:left w:val="none" w:sz="0" w:space="0" w:color="auto"/>
        <w:bottom w:val="none" w:sz="0" w:space="0" w:color="auto"/>
        <w:right w:val="none" w:sz="0" w:space="0" w:color="auto"/>
      </w:divBdr>
    </w:div>
    <w:div w:id="1802112016">
      <w:bodyDiv w:val="1"/>
      <w:marLeft w:val="0"/>
      <w:marRight w:val="0"/>
      <w:marTop w:val="0"/>
      <w:marBottom w:val="0"/>
      <w:divBdr>
        <w:top w:val="none" w:sz="0" w:space="0" w:color="auto"/>
        <w:left w:val="none" w:sz="0" w:space="0" w:color="auto"/>
        <w:bottom w:val="none" w:sz="0" w:space="0" w:color="auto"/>
        <w:right w:val="none" w:sz="0" w:space="0" w:color="auto"/>
      </w:divBdr>
    </w:div>
    <w:div w:id="1802459711">
      <w:bodyDiv w:val="1"/>
      <w:marLeft w:val="0"/>
      <w:marRight w:val="0"/>
      <w:marTop w:val="0"/>
      <w:marBottom w:val="0"/>
      <w:divBdr>
        <w:top w:val="none" w:sz="0" w:space="0" w:color="auto"/>
        <w:left w:val="none" w:sz="0" w:space="0" w:color="auto"/>
        <w:bottom w:val="none" w:sz="0" w:space="0" w:color="auto"/>
        <w:right w:val="none" w:sz="0" w:space="0" w:color="auto"/>
      </w:divBdr>
    </w:div>
    <w:div w:id="1802576977">
      <w:bodyDiv w:val="1"/>
      <w:marLeft w:val="0"/>
      <w:marRight w:val="0"/>
      <w:marTop w:val="0"/>
      <w:marBottom w:val="0"/>
      <w:divBdr>
        <w:top w:val="none" w:sz="0" w:space="0" w:color="auto"/>
        <w:left w:val="none" w:sz="0" w:space="0" w:color="auto"/>
        <w:bottom w:val="none" w:sz="0" w:space="0" w:color="auto"/>
        <w:right w:val="none" w:sz="0" w:space="0" w:color="auto"/>
      </w:divBdr>
    </w:div>
    <w:div w:id="1802648629">
      <w:bodyDiv w:val="1"/>
      <w:marLeft w:val="0"/>
      <w:marRight w:val="0"/>
      <w:marTop w:val="0"/>
      <w:marBottom w:val="0"/>
      <w:divBdr>
        <w:top w:val="none" w:sz="0" w:space="0" w:color="auto"/>
        <w:left w:val="none" w:sz="0" w:space="0" w:color="auto"/>
        <w:bottom w:val="none" w:sz="0" w:space="0" w:color="auto"/>
        <w:right w:val="none" w:sz="0" w:space="0" w:color="auto"/>
      </w:divBdr>
    </w:div>
    <w:div w:id="1802651075">
      <w:bodyDiv w:val="1"/>
      <w:marLeft w:val="0"/>
      <w:marRight w:val="0"/>
      <w:marTop w:val="0"/>
      <w:marBottom w:val="0"/>
      <w:divBdr>
        <w:top w:val="none" w:sz="0" w:space="0" w:color="auto"/>
        <w:left w:val="none" w:sz="0" w:space="0" w:color="auto"/>
        <w:bottom w:val="none" w:sz="0" w:space="0" w:color="auto"/>
        <w:right w:val="none" w:sz="0" w:space="0" w:color="auto"/>
      </w:divBdr>
    </w:div>
    <w:div w:id="1802729496">
      <w:bodyDiv w:val="1"/>
      <w:marLeft w:val="0"/>
      <w:marRight w:val="0"/>
      <w:marTop w:val="0"/>
      <w:marBottom w:val="0"/>
      <w:divBdr>
        <w:top w:val="none" w:sz="0" w:space="0" w:color="auto"/>
        <w:left w:val="none" w:sz="0" w:space="0" w:color="auto"/>
        <w:bottom w:val="none" w:sz="0" w:space="0" w:color="auto"/>
        <w:right w:val="none" w:sz="0" w:space="0" w:color="auto"/>
      </w:divBdr>
    </w:div>
    <w:div w:id="1802917197">
      <w:bodyDiv w:val="1"/>
      <w:marLeft w:val="0"/>
      <w:marRight w:val="0"/>
      <w:marTop w:val="0"/>
      <w:marBottom w:val="0"/>
      <w:divBdr>
        <w:top w:val="none" w:sz="0" w:space="0" w:color="auto"/>
        <w:left w:val="none" w:sz="0" w:space="0" w:color="auto"/>
        <w:bottom w:val="none" w:sz="0" w:space="0" w:color="auto"/>
        <w:right w:val="none" w:sz="0" w:space="0" w:color="auto"/>
      </w:divBdr>
    </w:div>
    <w:div w:id="1802966259">
      <w:bodyDiv w:val="1"/>
      <w:marLeft w:val="0"/>
      <w:marRight w:val="0"/>
      <w:marTop w:val="0"/>
      <w:marBottom w:val="0"/>
      <w:divBdr>
        <w:top w:val="none" w:sz="0" w:space="0" w:color="auto"/>
        <w:left w:val="none" w:sz="0" w:space="0" w:color="auto"/>
        <w:bottom w:val="none" w:sz="0" w:space="0" w:color="auto"/>
        <w:right w:val="none" w:sz="0" w:space="0" w:color="auto"/>
      </w:divBdr>
    </w:div>
    <w:div w:id="1802993075">
      <w:bodyDiv w:val="1"/>
      <w:marLeft w:val="0"/>
      <w:marRight w:val="0"/>
      <w:marTop w:val="0"/>
      <w:marBottom w:val="0"/>
      <w:divBdr>
        <w:top w:val="none" w:sz="0" w:space="0" w:color="auto"/>
        <w:left w:val="none" w:sz="0" w:space="0" w:color="auto"/>
        <w:bottom w:val="none" w:sz="0" w:space="0" w:color="auto"/>
        <w:right w:val="none" w:sz="0" w:space="0" w:color="auto"/>
      </w:divBdr>
    </w:div>
    <w:div w:id="1803619763">
      <w:bodyDiv w:val="1"/>
      <w:marLeft w:val="0"/>
      <w:marRight w:val="0"/>
      <w:marTop w:val="0"/>
      <w:marBottom w:val="0"/>
      <w:divBdr>
        <w:top w:val="none" w:sz="0" w:space="0" w:color="auto"/>
        <w:left w:val="none" w:sz="0" w:space="0" w:color="auto"/>
        <w:bottom w:val="none" w:sz="0" w:space="0" w:color="auto"/>
        <w:right w:val="none" w:sz="0" w:space="0" w:color="auto"/>
      </w:divBdr>
    </w:div>
    <w:div w:id="1803620411">
      <w:bodyDiv w:val="1"/>
      <w:marLeft w:val="0"/>
      <w:marRight w:val="0"/>
      <w:marTop w:val="0"/>
      <w:marBottom w:val="0"/>
      <w:divBdr>
        <w:top w:val="none" w:sz="0" w:space="0" w:color="auto"/>
        <w:left w:val="none" w:sz="0" w:space="0" w:color="auto"/>
        <w:bottom w:val="none" w:sz="0" w:space="0" w:color="auto"/>
        <w:right w:val="none" w:sz="0" w:space="0" w:color="auto"/>
      </w:divBdr>
    </w:div>
    <w:div w:id="1803693949">
      <w:bodyDiv w:val="1"/>
      <w:marLeft w:val="0"/>
      <w:marRight w:val="0"/>
      <w:marTop w:val="0"/>
      <w:marBottom w:val="0"/>
      <w:divBdr>
        <w:top w:val="none" w:sz="0" w:space="0" w:color="auto"/>
        <w:left w:val="none" w:sz="0" w:space="0" w:color="auto"/>
        <w:bottom w:val="none" w:sz="0" w:space="0" w:color="auto"/>
        <w:right w:val="none" w:sz="0" w:space="0" w:color="auto"/>
      </w:divBdr>
    </w:div>
    <w:div w:id="1803766769">
      <w:bodyDiv w:val="1"/>
      <w:marLeft w:val="0"/>
      <w:marRight w:val="0"/>
      <w:marTop w:val="0"/>
      <w:marBottom w:val="0"/>
      <w:divBdr>
        <w:top w:val="none" w:sz="0" w:space="0" w:color="auto"/>
        <w:left w:val="none" w:sz="0" w:space="0" w:color="auto"/>
        <w:bottom w:val="none" w:sz="0" w:space="0" w:color="auto"/>
        <w:right w:val="none" w:sz="0" w:space="0" w:color="auto"/>
      </w:divBdr>
    </w:div>
    <w:div w:id="1803840156">
      <w:bodyDiv w:val="1"/>
      <w:marLeft w:val="0"/>
      <w:marRight w:val="0"/>
      <w:marTop w:val="0"/>
      <w:marBottom w:val="0"/>
      <w:divBdr>
        <w:top w:val="none" w:sz="0" w:space="0" w:color="auto"/>
        <w:left w:val="none" w:sz="0" w:space="0" w:color="auto"/>
        <w:bottom w:val="none" w:sz="0" w:space="0" w:color="auto"/>
        <w:right w:val="none" w:sz="0" w:space="0" w:color="auto"/>
      </w:divBdr>
    </w:div>
    <w:div w:id="1804300841">
      <w:bodyDiv w:val="1"/>
      <w:marLeft w:val="0"/>
      <w:marRight w:val="0"/>
      <w:marTop w:val="0"/>
      <w:marBottom w:val="0"/>
      <w:divBdr>
        <w:top w:val="none" w:sz="0" w:space="0" w:color="auto"/>
        <w:left w:val="none" w:sz="0" w:space="0" w:color="auto"/>
        <w:bottom w:val="none" w:sz="0" w:space="0" w:color="auto"/>
        <w:right w:val="none" w:sz="0" w:space="0" w:color="auto"/>
      </w:divBdr>
    </w:div>
    <w:div w:id="1804300885">
      <w:bodyDiv w:val="1"/>
      <w:marLeft w:val="0"/>
      <w:marRight w:val="0"/>
      <w:marTop w:val="0"/>
      <w:marBottom w:val="0"/>
      <w:divBdr>
        <w:top w:val="none" w:sz="0" w:space="0" w:color="auto"/>
        <w:left w:val="none" w:sz="0" w:space="0" w:color="auto"/>
        <w:bottom w:val="none" w:sz="0" w:space="0" w:color="auto"/>
        <w:right w:val="none" w:sz="0" w:space="0" w:color="auto"/>
      </w:divBdr>
    </w:div>
    <w:div w:id="1804424774">
      <w:bodyDiv w:val="1"/>
      <w:marLeft w:val="0"/>
      <w:marRight w:val="0"/>
      <w:marTop w:val="0"/>
      <w:marBottom w:val="0"/>
      <w:divBdr>
        <w:top w:val="none" w:sz="0" w:space="0" w:color="auto"/>
        <w:left w:val="none" w:sz="0" w:space="0" w:color="auto"/>
        <w:bottom w:val="none" w:sz="0" w:space="0" w:color="auto"/>
        <w:right w:val="none" w:sz="0" w:space="0" w:color="auto"/>
      </w:divBdr>
    </w:div>
    <w:div w:id="1804732159">
      <w:bodyDiv w:val="1"/>
      <w:marLeft w:val="0"/>
      <w:marRight w:val="0"/>
      <w:marTop w:val="0"/>
      <w:marBottom w:val="0"/>
      <w:divBdr>
        <w:top w:val="none" w:sz="0" w:space="0" w:color="auto"/>
        <w:left w:val="none" w:sz="0" w:space="0" w:color="auto"/>
        <w:bottom w:val="none" w:sz="0" w:space="0" w:color="auto"/>
        <w:right w:val="none" w:sz="0" w:space="0" w:color="auto"/>
      </w:divBdr>
    </w:div>
    <w:div w:id="1804808658">
      <w:bodyDiv w:val="1"/>
      <w:marLeft w:val="0"/>
      <w:marRight w:val="0"/>
      <w:marTop w:val="0"/>
      <w:marBottom w:val="0"/>
      <w:divBdr>
        <w:top w:val="none" w:sz="0" w:space="0" w:color="auto"/>
        <w:left w:val="none" w:sz="0" w:space="0" w:color="auto"/>
        <w:bottom w:val="none" w:sz="0" w:space="0" w:color="auto"/>
        <w:right w:val="none" w:sz="0" w:space="0" w:color="auto"/>
      </w:divBdr>
    </w:div>
    <w:div w:id="1804810546">
      <w:bodyDiv w:val="1"/>
      <w:marLeft w:val="0"/>
      <w:marRight w:val="0"/>
      <w:marTop w:val="0"/>
      <w:marBottom w:val="0"/>
      <w:divBdr>
        <w:top w:val="none" w:sz="0" w:space="0" w:color="auto"/>
        <w:left w:val="none" w:sz="0" w:space="0" w:color="auto"/>
        <w:bottom w:val="none" w:sz="0" w:space="0" w:color="auto"/>
        <w:right w:val="none" w:sz="0" w:space="0" w:color="auto"/>
      </w:divBdr>
    </w:div>
    <w:div w:id="1804957150">
      <w:bodyDiv w:val="1"/>
      <w:marLeft w:val="0"/>
      <w:marRight w:val="0"/>
      <w:marTop w:val="0"/>
      <w:marBottom w:val="0"/>
      <w:divBdr>
        <w:top w:val="none" w:sz="0" w:space="0" w:color="auto"/>
        <w:left w:val="none" w:sz="0" w:space="0" w:color="auto"/>
        <w:bottom w:val="none" w:sz="0" w:space="0" w:color="auto"/>
        <w:right w:val="none" w:sz="0" w:space="0" w:color="auto"/>
      </w:divBdr>
    </w:div>
    <w:div w:id="1805078305">
      <w:bodyDiv w:val="1"/>
      <w:marLeft w:val="0"/>
      <w:marRight w:val="0"/>
      <w:marTop w:val="0"/>
      <w:marBottom w:val="0"/>
      <w:divBdr>
        <w:top w:val="none" w:sz="0" w:space="0" w:color="auto"/>
        <w:left w:val="none" w:sz="0" w:space="0" w:color="auto"/>
        <w:bottom w:val="none" w:sz="0" w:space="0" w:color="auto"/>
        <w:right w:val="none" w:sz="0" w:space="0" w:color="auto"/>
      </w:divBdr>
    </w:div>
    <w:div w:id="1805192939">
      <w:bodyDiv w:val="1"/>
      <w:marLeft w:val="0"/>
      <w:marRight w:val="0"/>
      <w:marTop w:val="0"/>
      <w:marBottom w:val="0"/>
      <w:divBdr>
        <w:top w:val="none" w:sz="0" w:space="0" w:color="auto"/>
        <w:left w:val="none" w:sz="0" w:space="0" w:color="auto"/>
        <w:bottom w:val="none" w:sz="0" w:space="0" w:color="auto"/>
        <w:right w:val="none" w:sz="0" w:space="0" w:color="auto"/>
      </w:divBdr>
    </w:div>
    <w:div w:id="1805275529">
      <w:bodyDiv w:val="1"/>
      <w:marLeft w:val="0"/>
      <w:marRight w:val="0"/>
      <w:marTop w:val="0"/>
      <w:marBottom w:val="0"/>
      <w:divBdr>
        <w:top w:val="none" w:sz="0" w:space="0" w:color="auto"/>
        <w:left w:val="none" w:sz="0" w:space="0" w:color="auto"/>
        <w:bottom w:val="none" w:sz="0" w:space="0" w:color="auto"/>
        <w:right w:val="none" w:sz="0" w:space="0" w:color="auto"/>
      </w:divBdr>
    </w:div>
    <w:div w:id="1805391499">
      <w:bodyDiv w:val="1"/>
      <w:marLeft w:val="0"/>
      <w:marRight w:val="0"/>
      <w:marTop w:val="0"/>
      <w:marBottom w:val="0"/>
      <w:divBdr>
        <w:top w:val="none" w:sz="0" w:space="0" w:color="auto"/>
        <w:left w:val="none" w:sz="0" w:space="0" w:color="auto"/>
        <w:bottom w:val="none" w:sz="0" w:space="0" w:color="auto"/>
        <w:right w:val="none" w:sz="0" w:space="0" w:color="auto"/>
      </w:divBdr>
    </w:div>
    <w:div w:id="1805850816">
      <w:bodyDiv w:val="1"/>
      <w:marLeft w:val="0"/>
      <w:marRight w:val="0"/>
      <w:marTop w:val="0"/>
      <w:marBottom w:val="0"/>
      <w:divBdr>
        <w:top w:val="none" w:sz="0" w:space="0" w:color="auto"/>
        <w:left w:val="none" w:sz="0" w:space="0" w:color="auto"/>
        <w:bottom w:val="none" w:sz="0" w:space="0" w:color="auto"/>
        <w:right w:val="none" w:sz="0" w:space="0" w:color="auto"/>
      </w:divBdr>
    </w:div>
    <w:div w:id="1806123172">
      <w:bodyDiv w:val="1"/>
      <w:marLeft w:val="0"/>
      <w:marRight w:val="0"/>
      <w:marTop w:val="0"/>
      <w:marBottom w:val="0"/>
      <w:divBdr>
        <w:top w:val="none" w:sz="0" w:space="0" w:color="auto"/>
        <w:left w:val="none" w:sz="0" w:space="0" w:color="auto"/>
        <w:bottom w:val="none" w:sz="0" w:space="0" w:color="auto"/>
        <w:right w:val="none" w:sz="0" w:space="0" w:color="auto"/>
      </w:divBdr>
    </w:div>
    <w:div w:id="1806507413">
      <w:bodyDiv w:val="1"/>
      <w:marLeft w:val="0"/>
      <w:marRight w:val="0"/>
      <w:marTop w:val="0"/>
      <w:marBottom w:val="0"/>
      <w:divBdr>
        <w:top w:val="none" w:sz="0" w:space="0" w:color="auto"/>
        <w:left w:val="none" w:sz="0" w:space="0" w:color="auto"/>
        <w:bottom w:val="none" w:sz="0" w:space="0" w:color="auto"/>
        <w:right w:val="none" w:sz="0" w:space="0" w:color="auto"/>
      </w:divBdr>
    </w:div>
    <w:div w:id="1806849364">
      <w:bodyDiv w:val="1"/>
      <w:marLeft w:val="0"/>
      <w:marRight w:val="0"/>
      <w:marTop w:val="0"/>
      <w:marBottom w:val="0"/>
      <w:divBdr>
        <w:top w:val="none" w:sz="0" w:space="0" w:color="auto"/>
        <w:left w:val="none" w:sz="0" w:space="0" w:color="auto"/>
        <w:bottom w:val="none" w:sz="0" w:space="0" w:color="auto"/>
        <w:right w:val="none" w:sz="0" w:space="0" w:color="auto"/>
      </w:divBdr>
    </w:div>
    <w:div w:id="1806853272">
      <w:bodyDiv w:val="1"/>
      <w:marLeft w:val="0"/>
      <w:marRight w:val="0"/>
      <w:marTop w:val="0"/>
      <w:marBottom w:val="0"/>
      <w:divBdr>
        <w:top w:val="none" w:sz="0" w:space="0" w:color="auto"/>
        <w:left w:val="none" w:sz="0" w:space="0" w:color="auto"/>
        <w:bottom w:val="none" w:sz="0" w:space="0" w:color="auto"/>
        <w:right w:val="none" w:sz="0" w:space="0" w:color="auto"/>
      </w:divBdr>
    </w:div>
    <w:div w:id="1806895198">
      <w:bodyDiv w:val="1"/>
      <w:marLeft w:val="0"/>
      <w:marRight w:val="0"/>
      <w:marTop w:val="0"/>
      <w:marBottom w:val="0"/>
      <w:divBdr>
        <w:top w:val="none" w:sz="0" w:space="0" w:color="auto"/>
        <w:left w:val="none" w:sz="0" w:space="0" w:color="auto"/>
        <w:bottom w:val="none" w:sz="0" w:space="0" w:color="auto"/>
        <w:right w:val="none" w:sz="0" w:space="0" w:color="auto"/>
      </w:divBdr>
    </w:div>
    <w:div w:id="1806924843">
      <w:bodyDiv w:val="1"/>
      <w:marLeft w:val="0"/>
      <w:marRight w:val="0"/>
      <w:marTop w:val="0"/>
      <w:marBottom w:val="0"/>
      <w:divBdr>
        <w:top w:val="none" w:sz="0" w:space="0" w:color="auto"/>
        <w:left w:val="none" w:sz="0" w:space="0" w:color="auto"/>
        <w:bottom w:val="none" w:sz="0" w:space="0" w:color="auto"/>
        <w:right w:val="none" w:sz="0" w:space="0" w:color="auto"/>
      </w:divBdr>
    </w:div>
    <w:div w:id="1807352482">
      <w:bodyDiv w:val="1"/>
      <w:marLeft w:val="0"/>
      <w:marRight w:val="0"/>
      <w:marTop w:val="0"/>
      <w:marBottom w:val="0"/>
      <w:divBdr>
        <w:top w:val="none" w:sz="0" w:space="0" w:color="auto"/>
        <w:left w:val="none" w:sz="0" w:space="0" w:color="auto"/>
        <w:bottom w:val="none" w:sz="0" w:space="0" w:color="auto"/>
        <w:right w:val="none" w:sz="0" w:space="0" w:color="auto"/>
      </w:divBdr>
    </w:div>
    <w:div w:id="1807503508">
      <w:bodyDiv w:val="1"/>
      <w:marLeft w:val="0"/>
      <w:marRight w:val="0"/>
      <w:marTop w:val="0"/>
      <w:marBottom w:val="0"/>
      <w:divBdr>
        <w:top w:val="none" w:sz="0" w:space="0" w:color="auto"/>
        <w:left w:val="none" w:sz="0" w:space="0" w:color="auto"/>
        <w:bottom w:val="none" w:sz="0" w:space="0" w:color="auto"/>
        <w:right w:val="none" w:sz="0" w:space="0" w:color="auto"/>
      </w:divBdr>
    </w:div>
    <w:div w:id="1807619185">
      <w:bodyDiv w:val="1"/>
      <w:marLeft w:val="0"/>
      <w:marRight w:val="0"/>
      <w:marTop w:val="0"/>
      <w:marBottom w:val="0"/>
      <w:divBdr>
        <w:top w:val="none" w:sz="0" w:space="0" w:color="auto"/>
        <w:left w:val="none" w:sz="0" w:space="0" w:color="auto"/>
        <w:bottom w:val="none" w:sz="0" w:space="0" w:color="auto"/>
        <w:right w:val="none" w:sz="0" w:space="0" w:color="auto"/>
      </w:divBdr>
    </w:div>
    <w:div w:id="1807700561">
      <w:bodyDiv w:val="1"/>
      <w:marLeft w:val="0"/>
      <w:marRight w:val="0"/>
      <w:marTop w:val="0"/>
      <w:marBottom w:val="0"/>
      <w:divBdr>
        <w:top w:val="none" w:sz="0" w:space="0" w:color="auto"/>
        <w:left w:val="none" w:sz="0" w:space="0" w:color="auto"/>
        <w:bottom w:val="none" w:sz="0" w:space="0" w:color="auto"/>
        <w:right w:val="none" w:sz="0" w:space="0" w:color="auto"/>
      </w:divBdr>
    </w:div>
    <w:div w:id="1807888696">
      <w:bodyDiv w:val="1"/>
      <w:marLeft w:val="0"/>
      <w:marRight w:val="0"/>
      <w:marTop w:val="0"/>
      <w:marBottom w:val="0"/>
      <w:divBdr>
        <w:top w:val="none" w:sz="0" w:space="0" w:color="auto"/>
        <w:left w:val="none" w:sz="0" w:space="0" w:color="auto"/>
        <w:bottom w:val="none" w:sz="0" w:space="0" w:color="auto"/>
        <w:right w:val="none" w:sz="0" w:space="0" w:color="auto"/>
      </w:divBdr>
    </w:div>
    <w:div w:id="1808232884">
      <w:bodyDiv w:val="1"/>
      <w:marLeft w:val="0"/>
      <w:marRight w:val="0"/>
      <w:marTop w:val="0"/>
      <w:marBottom w:val="0"/>
      <w:divBdr>
        <w:top w:val="none" w:sz="0" w:space="0" w:color="auto"/>
        <w:left w:val="none" w:sz="0" w:space="0" w:color="auto"/>
        <w:bottom w:val="none" w:sz="0" w:space="0" w:color="auto"/>
        <w:right w:val="none" w:sz="0" w:space="0" w:color="auto"/>
      </w:divBdr>
    </w:div>
    <w:div w:id="1808476636">
      <w:bodyDiv w:val="1"/>
      <w:marLeft w:val="0"/>
      <w:marRight w:val="0"/>
      <w:marTop w:val="0"/>
      <w:marBottom w:val="0"/>
      <w:divBdr>
        <w:top w:val="none" w:sz="0" w:space="0" w:color="auto"/>
        <w:left w:val="none" w:sz="0" w:space="0" w:color="auto"/>
        <w:bottom w:val="none" w:sz="0" w:space="0" w:color="auto"/>
        <w:right w:val="none" w:sz="0" w:space="0" w:color="auto"/>
      </w:divBdr>
    </w:div>
    <w:div w:id="1808933612">
      <w:bodyDiv w:val="1"/>
      <w:marLeft w:val="0"/>
      <w:marRight w:val="0"/>
      <w:marTop w:val="0"/>
      <w:marBottom w:val="0"/>
      <w:divBdr>
        <w:top w:val="none" w:sz="0" w:space="0" w:color="auto"/>
        <w:left w:val="none" w:sz="0" w:space="0" w:color="auto"/>
        <w:bottom w:val="none" w:sz="0" w:space="0" w:color="auto"/>
        <w:right w:val="none" w:sz="0" w:space="0" w:color="auto"/>
      </w:divBdr>
    </w:div>
    <w:div w:id="1809318927">
      <w:bodyDiv w:val="1"/>
      <w:marLeft w:val="0"/>
      <w:marRight w:val="0"/>
      <w:marTop w:val="0"/>
      <w:marBottom w:val="0"/>
      <w:divBdr>
        <w:top w:val="none" w:sz="0" w:space="0" w:color="auto"/>
        <w:left w:val="none" w:sz="0" w:space="0" w:color="auto"/>
        <w:bottom w:val="none" w:sz="0" w:space="0" w:color="auto"/>
        <w:right w:val="none" w:sz="0" w:space="0" w:color="auto"/>
      </w:divBdr>
    </w:div>
    <w:div w:id="1809320300">
      <w:bodyDiv w:val="1"/>
      <w:marLeft w:val="0"/>
      <w:marRight w:val="0"/>
      <w:marTop w:val="0"/>
      <w:marBottom w:val="0"/>
      <w:divBdr>
        <w:top w:val="none" w:sz="0" w:space="0" w:color="auto"/>
        <w:left w:val="none" w:sz="0" w:space="0" w:color="auto"/>
        <w:bottom w:val="none" w:sz="0" w:space="0" w:color="auto"/>
        <w:right w:val="none" w:sz="0" w:space="0" w:color="auto"/>
      </w:divBdr>
    </w:div>
    <w:div w:id="1809586266">
      <w:bodyDiv w:val="1"/>
      <w:marLeft w:val="0"/>
      <w:marRight w:val="0"/>
      <w:marTop w:val="0"/>
      <w:marBottom w:val="0"/>
      <w:divBdr>
        <w:top w:val="none" w:sz="0" w:space="0" w:color="auto"/>
        <w:left w:val="none" w:sz="0" w:space="0" w:color="auto"/>
        <w:bottom w:val="none" w:sz="0" w:space="0" w:color="auto"/>
        <w:right w:val="none" w:sz="0" w:space="0" w:color="auto"/>
      </w:divBdr>
    </w:div>
    <w:div w:id="1809661631">
      <w:bodyDiv w:val="1"/>
      <w:marLeft w:val="0"/>
      <w:marRight w:val="0"/>
      <w:marTop w:val="0"/>
      <w:marBottom w:val="0"/>
      <w:divBdr>
        <w:top w:val="none" w:sz="0" w:space="0" w:color="auto"/>
        <w:left w:val="none" w:sz="0" w:space="0" w:color="auto"/>
        <w:bottom w:val="none" w:sz="0" w:space="0" w:color="auto"/>
        <w:right w:val="none" w:sz="0" w:space="0" w:color="auto"/>
      </w:divBdr>
    </w:div>
    <w:div w:id="1809928940">
      <w:bodyDiv w:val="1"/>
      <w:marLeft w:val="0"/>
      <w:marRight w:val="0"/>
      <w:marTop w:val="0"/>
      <w:marBottom w:val="0"/>
      <w:divBdr>
        <w:top w:val="none" w:sz="0" w:space="0" w:color="auto"/>
        <w:left w:val="none" w:sz="0" w:space="0" w:color="auto"/>
        <w:bottom w:val="none" w:sz="0" w:space="0" w:color="auto"/>
        <w:right w:val="none" w:sz="0" w:space="0" w:color="auto"/>
      </w:divBdr>
    </w:div>
    <w:div w:id="1809978886">
      <w:bodyDiv w:val="1"/>
      <w:marLeft w:val="0"/>
      <w:marRight w:val="0"/>
      <w:marTop w:val="0"/>
      <w:marBottom w:val="0"/>
      <w:divBdr>
        <w:top w:val="none" w:sz="0" w:space="0" w:color="auto"/>
        <w:left w:val="none" w:sz="0" w:space="0" w:color="auto"/>
        <w:bottom w:val="none" w:sz="0" w:space="0" w:color="auto"/>
        <w:right w:val="none" w:sz="0" w:space="0" w:color="auto"/>
      </w:divBdr>
    </w:div>
    <w:div w:id="1810246573">
      <w:bodyDiv w:val="1"/>
      <w:marLeft w:val="0"/>
      <w:marRight w:val="0"/>
      <w:marTop w:val="0"/>
      <w:marBottom w:val="0"/>
      <w:divBdr>
        <w:top w:val="none" w:sz="0" w:space="0" w:color="auto"/>
        <w:left w:val="none" w:sz="0" w:space="0" w:color="auto"/>
        <w:bottom w:val="none" w:sz="0" w:space="0" w:color="auto"/>
        <w:right w:val="none" w:sz="0" w:space="0" w:color="auto"/>
      </w:divBdr>
    </w:div>
    <w:div w:id="1810439530">
      <w:bodyDiv w:val="1"/>
      <w:marLeft w:val="0"/>
      <w:marRight w:val="0"/>
      <w:marTop w:val="0"/>
      <w:marBottom w:val="0"/>
      <w:divBdr>
        <w:top w:val="none" w:sz="0" w:space="0" w:color="auto"/>
        <w:left w:val="none" w:sz="0" w:space="0" w:color="auto"/>
        <w:bottom w:val="none" w:sz="0" w:space="0" w:color="auto"/>
        <w:right w:val="none" w:sz="0" w:space="0" w:color="auto"/>
      </w:divBdr>
    </w:div>
    <w:div w:id="1810509995">
      <w:bodyDiv w:val="1"/>
      <w:marLeft w:val="0"/>
      <w:marRight w:val="0"/>
      <w:marTop w:val="0"/>
      <w:marBottom w:val="0"/>
      <w:divBdr>
        <w:top w:val="none" w:sz="0" w:space="0" w:color="auto"/>
        <w:left w:val="none" w:sz="0" w:space="0" w:color="auto"/>
        <w:bottom w:val="none" w:sz="0" w:space="0" w:color="auto"/>
        <w:right w:val="none" w:sz="0" w:space="0" w:color="auto"/>
      </w:divBdr>
    </w:div>
    <w:div w:id="1810779279">
      <w:bodyDiv w:val="1"/>
      <w:marLeft w:val="0"/>
      <w:marRight w:val="0"/>
      <w:marTop w:val="0"/>
      <w:marBottom w:val="0"/>
      <w:divBdr>
        <w:top w:val="none" w:sz="0" w:space="0" w:color="auto"/>
        <w:left w:val="none" w:sz="0" w:space="0" w:color="auto"/>
        <w:bottom w:val="none" w:sz="0" w:space="0" w:color="auto"/>
        <w:right w:val="none" w:sz="0" w:space="0" w:color="auto"/>
      </w:divBdr>
    </w:div>
    <w:div w:id="1810901085">
      <w:bodyDiv w:val="1"/>
      <w:marLeft w:val="0"/>
      <w:marRight w:val="0"/>
      <w:marTop w:val="0"/>
      <w:marBottom w:val="0"/>
      <w:divBdr>
        <w:top w:val="none" w:sz="0" w:space="0" w:color="auto"/>
        <w:left w:val="none" w:sz="0" w:space="0" w:color="auto"/>
        <w:bottom w:val="none" w:sz="0" w:space="0" w:color="auto"/>
        <w:right w:val="none" w:sz="0" w:space="0" w:color="auto"/>
      </w:divBdr>
    </w:div>
    <w:div w:id="1811048102">
      <w:bodyDiv w:val="1"/>
      <w:marLeft w:val="0"/>
      <w:marRight w:val="0"/>
      <w:marTop w:val="0"/>
      <w:marBottom w:val="0"/>
      <w:divBdr>
        <w:top w:val="none" w:sz="0" w:space="0" w:color="auto"/>
        <w:left w:val="none" w:sz="0" w:space="0" w:color="auto"/>
        <w:bottom w:val="none" w:sz="0" w:space="0" w:color="auto"/>
        <w:right w:val="none" w:sz="0" w:space="0" w:color="auto"/>
      </w:divBdr>
    </w:div>
    <w:div w:id="1811092821">
      <w:bodyDiv w:val="1"/>
      <w:marLeft w:val="0"/>
      <w:marRight w:val="0"/>
      <w:marTop w:val="0"/>
      <w:marBottom w:val="0"/>
      <w:divBdr>
        <w:top w:val="none" w:sz="0" w:space="0" w:color="auto"/>
        <w:left w:val="none" w:sz="0" w:space="0" w:color="auto"/>
        <w:bottom w:val="none" w:sz="0" w:space="0" w:color="auto"/>
        <w:right w:val="none" w:sz="0" w:space="0" w:color="auto"/>
      </w:divBdr>
    </w:div>
    <w:div w:id="1811316656">
      <w:bodyDiv w:val="1"/>
      <w:marLeft w:val="0"/>
      <w:marRight w:val="0"/>
      <w:marTop w:val="0"/>
      <w:marBottom w:val="0"/>
      <w:divBdr>
        <w:top w:val="none" w:sz="0" w:space="0" w:color="auto"/>
        <w:left w:val="none" w:sz="0" w:space="0" w:color="auto"/>
        <w:bottom w:val="none" w:sz="0" w:space="0" w:color="auto"/>
        <w:right w:val="none" w:sz="0" w:space="0" w:color="auto"/>
      </w:divBdr>
    </w:div>
    <w:div w:id="1811360858">
      <w:bodyDiv w:val="1"/>
      <w:marLeft w:val="0"/>
      <w:marRight w:val="0"/>
      <w:marTop w:val="0"/>
      <w:marBottom w:val="0"/>
      <w:divBdr>
        <w:top w:val="none" w:sz="0" w:space="0" w:color="auto"/>
        <w:left w:val="none" w:sz="0" w:space="0" w:color="auto"/>
        <w:bottom w:val="none" w:sz="0" w:space="0" w:color="auto"/>
        <w:right w:val="none" w:sz="0" w:space="0" w:color="auto"/>
      </w:divBdr>
    </w:div>
    <w:div w:id="1811627650">
      <w:bodyDiv w:val="1"/>
      <w:marLeft w:val="0"/>
      <w:marRight w:val="0"/>
      <w:marTop w:val="0"/>
      <w:marBottom w:val="0"/>
      <w:divBdr>
        <w:top w:val="none" w:sz="0" w:space="0" w:color="auto"/>
        <w:left w:val="none" w:sz="0" w:space="0" w:color="auto"/>
        <w:bottom w:val="none" w:sz="0" w:space="0" w:color="auto"/>
        <w:right w:val="none" w:sz="0" w:space="0" w:color="auto"/>
      </w:divBdr>
    </w:div>
    <w:div w:id="1811944147">
      <w:bodyDiv w:val="1"/>
      <w:marLeft w:val="0"/>
      <w:marRight w:val="0"/>
      <w:marTop w:val="0"/>
      <w:marBottom w:val="0"/>
      <w:divBdr>
        <w:top w:val="none" w:sz="0" w:space="0" w:color="auto"/>
        <w:left w:val="none" w:sz="0" w:space="0" w:color="auto"/>
        <w:bottom w:val="none" w:sz="0" w:space="0" w:color="auto"/>
        <w:right w:val="none" w:sz="0" w:space="0" w:color="auto"/>
      </w:divBdr>
    </w:div>
    <w:div w:id="1812016922">
      <w:bodyDiv w:val="1"/>
      <w:marLeft w:val="0"/>
      <w:marRight w:val="0"/>
      <w:marTop w:val="0"/>
      <w:marBottom w:val="0"/>
      <w:divBdr>
        <w:top w:val="none" w:sz="0" w:space="0" w:color="auto"/>
        <w:left w:val="none" w:sz="0" w:space="0" w:color="auto"/>
        <w:bottom w:val="none" w:sz="0" w:space="0" w:color="auto"/>
        <w:right w:val="none" w:sz="0" w:space="0" w:color="auto"/>
      </w:divBdr>
    </w:div>
    <w:div w:id="1812089393">
      <w:bodyDiv w:val="1"/>
      <w:marLeft w:val="0"/>
      <w:marRight w:val="0"/>
      <w:marTop w:val="0"/>
      <w:marBottom w:val="0"/>
      <w:divBdr>
        <w:top w:val="none" w:sz="0" w:space="0" w:color="auto"/>
        <w:left w:val="none" w:sz="0" w:space="0" w:color="auto"/>
        <w:bottom w:val="none" w:sz="0" w:space="0" w:color="auto"/>
        <w:right w:val="none" w:sz="0" w:space="0" w:color="auto"/>
      </w:divBdr>
    </w:div>
    <w:div w:id="1812363865">
      <w:bodyDiv w:val="1"/>
      <w:marLeft w:val="0"/>
      <w:marRight w:val="0"/>
      <w:marTop w:val="0"/>
      <w:marBottom w:val="0"/>
      <w:divBdr>
        <w:top w:val="none" w:sz="0" w:space="0" w:color="auto"/>
        <w:left w:val="none" w:sz="0" w:space="0" w:color="auto"/>
        <w:bottom w:val="none" w:sz="0" w:space="0" w:color="auto"/>
        <w:right w:val="none" w:sz="0" w:space="0" w:color="auto"/>
      </w:divBdr>
    </w:div>
    <w:div w:id="1812476726">
      <w:bodyDiv w:val="1"/>
      <w:marLeft w:val="0"/>
      <w:marRight w:val="0"/>
      <w:marTop w:val="0"/>
      <w:marBottom w:val="0"/>
      <w:divBdr>
        <w:top w:val="none" w:sz="0" w:space="0" w:color="auto"/>
        <w:left w:val="none" w:sz="0" w:space="0" w:color="auto"/>
        <w:bottom w:val="none" w:sz="0" w:space="0" w:color="auto"/>
        <w:right w:val="none" w:sz="0" w:space="0" w:color="auto"/>
      </w:divBdr>
    </w:div>
    <w:div w:id="1812625578">
      <w:bodyDiv w:val="1"/>
      <w:marLeft w:val="0"/>
      <w:marRight w:val="0"/>
      <w:marTop w:val="0"/>
      <w:marBottom w:val="0"/>
      <w:divBdr>
        <w:top w:val="none" w:sz="0" w:space="0" w:color="auto"/>
        <w:left w:val="none" w:sz="0" w:space="0" w:color="auto"/>
        <w:bottom w:val="none" w:sz="0" w:space="0" w:color="auto"/>
        <w:right w:val="none" w:sz="0" w:space="0" w:color="auto"/>
      </w:divBdr>
    </w:div>
    <w:div w:id="1812750347">
      <w:bodyDiv w:val="1"/>
      <w:marLeft w:val="0"/>
      <w:marRight w:val="0"/>
      <w:marTop w:val="0"/>
      <w:marBottom w:val="0"/>
      <w:divBdr>
        <w:top w:val="none" w:sz="0" w:space="0" w:color="auto"/>
        <w:left w:val="none" w:sz="0" w:space="0" w:color="auto"/>
        <w:bottom w:val="none" w:sz="0" w:space="0" w:color="auto"/>
        <w:right w:val="none" w:sz="0" w:space="0" w:color="auto"/>
      </w:divBdr>
    </w:div>
    <w:div w:id="1812867057">
      <w:bodyDiv w:val="1"/>
      <w:marLeft w:val="0"/>
      <w:marRight w:val="0"/>
      <w:marTop w:val="0"/>
      <w:marBottom w:val="0"/>
      <w:divBdr>
        <w:top w:val="none" w:sz="0" w:space="0" w:color="auto"/>
        <w:left w:val="none" w:sz="0" w:space="0" w:color="auto"/>
        <w:bottom w:val="none" w:sz="0" w:space="0" w:color="auto"/>
        <w:right w:val="none" w:sz="0" w:space="0" w:color="auto"/>
      </w:divBdr>
    </w:div>
    <w:div w:id="1813055128">
      <w:bodyDiv w:val="1"/>
      <w:marLeft w:val="0"/>
      <w:marRight w:val="0"/>
      <w:marTop w:val="0"/>
      <w:marBottom w:val="0"/>
      <w:divBdr>
        <w:top w:val="none" w:sz="0" w:space="0" w:color="auto"/>
        <w:left w:val="none" w:sz="0" w:space="0" w:color="auto"/>
        <w:bottom w:val="none" w:sz="0" w:space="0" w:color="auto"/>
        <w:right w:val="none" w:sz="0" w:space="0" w:color="auto"/>
      </w:divBdr>
    </w:div>
    <w:div w:id="1813130177">
      <w:bodyDiv w:val="1"/>
      <w:marLeft w:val="0"/>
      <w:marRight w:val="0"/>
      <w:marTop w:val="0"/>
      <w:marBottom w:val="0"/>
      <w:divBdr>
        <w:top w:val="none" w:sz="0" w:space="0" w:color="auto"/>
        <w:left w:val="none" w:sz="0" w:space="0" w:color="auto"/>
        <w:bottom w:val="none" w:sz="0" w:space="0" w:color="auto"/>
        <w:right w:val="none" w:sz="0" w:space="0" w:color="auto"/>
      </w:divBdr>
    </w:div>
    <w:div w:id="1813476630">
      <w:bodyDiv w:val="1"/>
      <w:marLeft w:val="0"/>
      <w:marRight w:val="0"/>
      <w:marTop w:val="0"/>
      <w:marBottom w:val="0"/>
      <w:divBdr>
        <w:top w:val="none" w:sz="0" w:space="0" w:color="auto"/>
        <w:left w:val="none" w:sz="0" w:space="0" w:color="auto"/>
        <w:bottom w:val="none" w:sz="0" w:space="0" w:color="auto"/>
        <w:right w:val="none" w:sz="0" w:space="0" w:color="auto"/>
      </w:divBdr>
    </w:div>
    <w:div w:id="1813670784">
      <w:bodyDiv w:val="1"/>
      <w:marLeft w:val="0"/>
      <w:marRight w:val="0"/>
      <w:marTop w:val="0"/>
      <w:marBottom w:val="0"/>
      <w:divBdr>
        <w:top w:val="none" w:sz="0" w:space="0" w:color="auto"/>
        <w:left w:val="none" w:sz="0" w:space="0" w:color="auto"/>
        <w:bottom w:val="none" w:sz="0" w:space="0" w:color="auto"/>
        <w:right w:val="none" w:sz="0" w:space="0" w:color="auto"/>
      </w:divBdr>
    </w:div>
    <w:div w:id="1813675339">
      <w:bodyDiv w:val="1"/>
      <w:marLeft w:val="0"/>
      <w:marRight w:val="0"/>
      <w:marTop w:val="0"/>
      <w:marBottom w:val="0"/>
      <w:divBdr>
        <w:top w:val="none" w:sz="0" w:space="0" w:color="auto"/>
        <w:left w:val="none" w:sz="0" w:space="0" w:color="auto"/>
        <w:bottom w:val="none" w:sz="0" w:space="0" w:color="auto"/>
        <w:right w:val="none" w:sz="0" w:space="0" w:color="auto"/>
      </w:divBdr>
    </w:div>
    <w:div w:id="1813709640">
      <w:bodyDiv w:val="1"/>
      <w:marLeft w:val="0"/>
      <w:marRight w:val="0"/>
      <w:marTop w:val="0"/>
      <w:marBottom w:val="0"/>
      <w:divBdr>
        <w:top w:val="none" w:sz="0" w:space="0" w:color="auto"/>
        <w:left w:val="none" w:sz="0" w:space="0" w:color="auto"/>
        <w:bottom w:val="none" w:sz="0" w:space="0" w:color="auto"/>
        <w:right w:val="none" w:sz="0" w:space="0" w:color="auto"/>
      </w:divBdr>
    </w:div>
    <w:div w:id="1813714290">
      <w:bodyDiv w:val="1"/>
      <w:marLeft w:val="0"/>
      <w:marRight w:val="0"/>
      <w:marTop w:val="0"/>
      <w:marBottom w:val="0"/>
      <w:divBdr>
        <w:top w:val="none" w:sz="0" w:space="0" w:color="auto"/>
        <w:left w:val="none" w:sz="0" w:space="0" w:color="auto"/>
        <w:bottom w:val="none" w:sz="0" w:space="0" w:color="auto"/>
        <w:right w:val="none" w:sz="0" w:space="0" w:color="auto"/>
      </w:divBdr>
    </w:div>
    <w:div w:id="1813790133">
      <w:bodyDiv w:val="1"/>
      <w:marLeft w:val="0"/>
      <w:marRight w:val="0"/>
      <w:marTop w:val="0"/>
      <w:marBottom w:val="0"/>
      <w:divBdr>
        <w:top w:val="none" w:sz="0" w:space="0" w:color="auto"/>
        <w:left w:val="none" w:sz="0" w:space="0" w:color="auto"/>
        <w:bottom w:val="none" w:sz="0" w:space="0" w:color="auto"/>
        <w:right w:val="none" w:sz="0" w:space="0" w:color="auto"/>
      </w:divBdr>
    </w:div>
    <w:div w:id="1813791735">
      <w:bodyDiv w:val="1"/>
      <w:marLeft w:val="0"/>
      <w:marRight w:val="0"/>
      <w:marTop w:val="0"/>
      <w:marBottom w:val="0"/>
      <w:divBdr>
        <w:top w:val="none" w:sz="0" w:space="0" w:color="auto"/>
        <w:left w:val="none" w:sz="0" w:space="0" w:color="auto"/>
        <w:bottom w:val="none" w:sz="0" w:space="0" w:color="auto"/>
        <w:right w:val="none" w:sz="0" w:space="0" w:color="auto"/>
      </w:divBdr>
    </w:div>
    <w:div w:id="1813982494">
      <w:bodyDiv w:val="1"/>
      <w:marLeft w:val="0"/>
      <w:marRight w:val="0"/>
      <w:marTop w:val="0"/>
      <w:marBottom w:val="0"/>
      <w:divBdr>
        <w:top w:val="none" w:sz="0" w:space="0" w:color="auto"/>
        <w:left w:val="none" w:sz="0" w:space="0" w:color="auto"/>
        <w:bottom w:val="none" w:sz="0" w:space="0" w:color="auto"/>
        <w:right w:val="none" w:sz="0" w:space="0" w:color="auto"/>
      </w:divBdr>
    </w:div>
    <w:div w:id="1814171636">
      <w:bodyDiv w:val="1"/>
      <w:marLeft w:val="0"/>
      <w:marRight w:val="0"/>
      <w:marTop w:val="0"/>
      <w:marBottom w:val="0"/>
      <w:divBdr>
        <w:top w:val="none" w:sz="0" w:space="0" w:color="auto"/>
        <w:left w:val="none" w:sz="0" w:space="0" w:color="auto"/>
        <w:bottom w:val="none" w:sz="0" w:space="0" w:color="auto"/>
        <w:right w:val="none" w:sz="0" w:space="0" w:color="auto"/>
      </w:divBdr>
    </w:div>
    <w:div w:id="1814174473">
      <w:bodyDiv w:val="1"/>
      <w:marLeft w:val="0"/>
      <w:marRight w:val="0"/>
      <w:marTop w:val="0"/>
      <w:marBottom w:val="0"/>
      <w:divBdr>
        <w:top w:val="none" w:sz="0" w:space="0" w:color="auto"/>
        <w:left w:val="none" w:sz="0" w:space="0" w:color="auto"/>
        <w:bottom w:val="none" w:sz="0" w:space="0" w:color="auto"/>
        <w:right w:val="none" w:sz="0" w:space="0" w:color="auto"/>
      </w:divBdr>
    </w:div>
    <w:div w:id="1814591205">
      <w:bodyDiv w:val="1"/>
      <w:marLeft w:val="0"/>
      <w:marRight w:val="0"/>
      <w:marTop w:val="0"/>
      <w:marBottom w:val="0"/>
      <w:divBdr>
        <w:top w:val="none" w:sz="0" w:space="0" w:color="auto"/>
        <w:left w:val="none" w:sz="0" w:space="0" w:color="auto"/>
        <w:bottom w:val="none" w:sz="0" w:space="0" w:color="auto"/>
        <w:right w:val="none" w:sz="0" w:space="0" w:color="auto"/>
      </w:divBdr>
    </w:div>
    <w:div w:id="1814829589">
      <w:bodyDiv w:val="1"/>
      <w:marLeft w:val="0"/>
      <w:marRight w:val="0"/>
      <w:marTop w:val="0"/>
      <w:marBottom w:val="0"/>
      <w:divBdr>
        <w:top w:val="none" w:sz="0" w:space="0" w:color="auto"/>
        <w:left w:val="none" w:sz="0" w:space="0" w:color="auto"/>
        <w:bottom w:val="none" w:sz="0" w:space="0" w:color="auto"/>
        <w:right w:val="none" w:sz="0" w:space="0" w:color="auto"/>
      </w:divBdr>
    </w:div>
    <w:div w:id="1814833571">
      <w:bodyDiv w:val="1"/>
      <w:marLeft w:val="0"/>
      <w:marRight w:val="0"/>
      <w:marTop w:val="0"/>
      <w:marBottom w:val="0"/>
      <w:divBdr>
        <w:top w:val="none" w:sz="0" w:space="0" w:color="auto"/>
        <w:left w:val="none" w:sz="0" w:space="0" w:color="auto"/>
        <w:bottom w:val="none" w:sz="0" w:space="0" w:color="auto"/>
        <w:right w:val="none" w:sz="0" w:space="0" w:color="auto"/>
      </w:divBdr>
    </w:div>
    <w:div w:id="1814978183">
      <w:bodyDiv w:val="1"/>
      <w:marLeft w:val="0"/>
      <w:marRight w:val="0"/>
      <w:marTop w:val="0"/>
      <w:marBottom w:val="0"/>
      <w:divBdr>
        <w:top w:val="none" w:sz="0" w:space="0" w:color="auto"/>
        <w:left w:val="none" w:sz="0" w:space="0" w:color="auto"/>
        <w:bottom w:val="none" w:sz="0" w:space="0" w:color="auto"/>
        <w:right w:val="none" w:sz="0" w:space="0" w:color="auto"/>
      </w:divBdr>
    </w:div>
    <w:div w:id="1815096149">
      <w:bodyDiv w:val="1"/>
      <w:marLeft w:val="0"/>
      <w:marRight w:val="0"/>
      <w:marTop w:val="0"/>
      <w:marBottom w:val="0"/>
      <w:divBdr>
        <w:top w:val="none" w:sz="0" w:space="0" w:color="auto"/>
        <w:left w:val="none" w:sz="0" w:space="0" w:color="auto"/>
        <w:bottom w:val="none" w:sz="0" w:space="0" w:color="auto"/>
        <w:right w:val="none" w:sz="0" w:space="0" w:color="auto"/>
      </w:divBdr>
    </w:div>
    <w:div w:id="1815291927">
      <w:bodyDiv w:val="1"/>
      <w:marLeft w:val="0"/>
      <w:marRight w:val="0"/>
      <w:marTop w:val="0"/>
      <w:marBottom w:val="0"/>
      <w:divBdr>
        <w:top w:val="none" w:sz="0" w:space="0" w:color="auto"/>
        <w:left w:val="none" w:sz="0" w:space="0" w:color="auto"/>
        <w:bottom w:val="none" w:sz="0" w:space="0" w:color="auto"/>
        <w:right w:val="none" w:sz="0" w:space="0" w:color="auto"/>
      </w:divBdr>
    </w:div>
    <w:div w:id="1815294476">
      <w:bodyDiv w:val="1"/>
      <w:marLeft w:val="0"/>
      <w:marRight w:val="0"/>
      <w:marTop w:val="0"/>
      <w:marBottom w:val="0"/>
      <w:divBdr>
        <w:top w:val="none" w:sz="0" w:space="0" w:color="auto"/>
        <w:left w:val="none" w:sz="0" w:space="0" w:color="auto"/>
        <w:bottom w:val="none" w:sz="0" w:space="0" w:color="auto"/>
        <w:right w:val="none" w:sz="0" w:space="0" w:color="auto"/>
      </w:divBdr>
    </w:div>
    <w:div w:id="1815413540">
      <w:bodyDiv w:val="1"/>
      <w:marLeft w:val="0"/>
      <w:marRight w:val="0"/>
      <w:marTop w:val="0"/>
      <w:marBottom w:val="0"/>
      <w:divBdr>
        <w:top w:val="none" w:sz="0" w:space="0" w:color="auto"/>
        <w:left w:val="none" w:sz="0" w:space="0" w:color="auto"/>
        <w:bottom w:val="none" w:sz="0" w:space="0" w:color="auto"/>
        <w:right w:val="none" w:sz="0" w:space="0" w:color="auto"/>
      </w:divBdr>
    </w:div>
    <w:div w:id="1815952479">
      <w:bodyDiv w:val="1"/>
      <w:marLeft w:val="0"/>
      <w:marRight w:val="0"/>
      <w:marTop w:val="0"/>
      <w:marBottom w:val="0"/>
      <w:divBdr>
        <w:top w:val="none" w:sz="0" w:space="0" w:color="auto"/>
        <w:left w:val="none" w:sz="0" w:space="0" w:color="auto"/>
        <w:bottom w:val="none" w:sz="0" w:space="0" w:color="auto"/>
        <w:right w:val="none" w:sz="0" w:space="0" w:color="auto"/>
      </w:divBdr>
    </w:div>
    <w:div w:id="1816141992">
      <w:bodyDiv w:val="1"/>
      <w:marLeft w:val="0"/>
      <w:marRight w:val="0"/>
      <w:marTop w:val="0"/>
      <w:marBottom w:val="0"/>
      <w:divBdr>
        <w:top w:val="none" w:sz="0" w:space="0" w:color="auto"/>
        <w:left w:val="none" w:sz="0" w:space="0" w:color="auto"/>
        <w:bottom w:val="none" w:sz="0" w:space="0" w:color="auto"/>
        <w:right w:val="none" w:sz="0" w:space="0" w:color="auto"/>
      </w:divBdr>
    </w:div>
    <w:div w:id="1816337314">
      <w:bodyDiv w:val="1"/>
      <w:marLeft w:val="0"/>
      <w:marRight w:val="0"/>
      <w:marTop w:val="0"/>
      <w:marBottom w:val="0"/>
      <w:divBdr>
        <w:top w:val="none" w:sz="0" w:space="0" w:color="auto"/>
        <w:left w:val="none" w:sz="0" w:space="0" w:color="auto"/>
        <w:bottom w:val="none" w:sz="0" w:space="0" w:color="auto"/>
        <w:right w:val="none" w:sz="0" w:space="0" w:color="auto"/>
      </w:divBdr>
    </w:div>
    <w:div w:id="1816558756">
      <w:bodyDiv w:val="1"/>
      <w:marLeft w:val="0"/>
      <w:marRight w:val="0"/>
      <w:marTop w:val="0"/>
      <w:marBottom w:val="0"/>
      <w:divBdr>
        <w:top w:val="none" w:sz="0" w:space="0" w:color="auto"/>
        <w:left w:val="none" w:sz="0" w:space="0" w:color="auto"/>
        <w:bottom w:val="none" w:sz="0" w:space="0" w:color="auto"/>
        <w:right w:val="none" w:sz="0" w:space="0" w:color="auto"/>
      </w:divBdr>
    </w:div>
    <w:div w:id="1816752742">
      <w:bodyDiv w:val="1"/>
      <w:marLeft w:val="0"/>
      <w:marRight w:val="0"/>
      <w:marTop w:val="0"/>
      <w:marBottom w:val="0"/>
      <w:divBdr>
        <w:top w:val="none" w:sz="0" w:space="0" w:color="auto"/>
        <w:left w:val="none" w:sz="0" w:space="0" w:color="auto"/>
        <w:bottom w:val="none" w:sz="0" w:space="0" w:color="auto"/>
        <w:right w:val="none" w:sz="0" w:space="0" w:color="auto"/>
      </w:divBdr>
    </w:div>
    <w:div w:id="1816948731">
      <w:bodyDiv w:val="1"/>
      <w:marLeft w:val="0"/>
      <w:marRight w:val="0"/>
      <w:marTop w:val="0"/>
      <w:marBottom w:val="0"/>
      <w:divBdr>
        <w:top w:val="none" w:sz="0" w:space="0" w:color="auto"/>
        <w:left w:val="none" w:sz="0" w:space="0" w:color="auto"/>
        <w:bottom w:val="none" w:sz="0" w:space="0" w:color="auto"/>
        <w:right w:val="none" w:sz="0" w:space="0" w:color="auto"/>
      </w:divBdr>
    </w:div>
    <w:div w:id="1817063774">
      <w:bodyDiv w:val="1"/>
      <w:marLeft w:val="0"/>
      <w:marRight w:val="0"/>
      <w:marTop w:val="0"/>
      <w:marBottom w:val="0"/>
      <w:divBdr>
        <w:top w:val="none" w:sz="0" w:space="0" w:color="auto"/>
        <w:left w:val="none" w:sz="0" w:space="0" w:color="auto"/>
        <w:bottom w:val="none" w:sz="0" w:space="0" w:color="auto"/>
        <w:right w:val="none" w:sz="0" w:space="0" w:color="auto"/>
      </w:divBdr>
    </w:div>
    <w:div w:id="1817457755">
      <w:bodyDiv w:val="1"/>
      <w:marLeft w:val="0"/>
      <w:marRight w:val="0"/>
      <w:marTop w:val="0"/>
      <w:marBottom w:val="0"/>
      <w:divBdr>
        <w:top w:val="none" w:sz="0" w:space="0" w:color="auto"/>
        <w:left w:val="none" w:sz="0" w:space="0" w:color="auto"/>
        <w:bottom w:val="none" w:sz="0" w:space="0" w:color="auto"/>
        <w:right w:val="none" w:sz="0" w:space="0" w:color="auto"/>
      </w:divBdr>
    </w:div>
    <w:div w:id="1817603768">
      <w:bodyDiv w:val="1"/>
      <w:marLeft w:val="0"/>
      <w:marRight w:val="0"/>
      <w:marTop w:val="0"/>
      <w:marBottom w:val="0"/>
      <w:divBdr>
        <w:top w:val="none" w:sz="0" w:space="0" w:color="auto"/>
        <w:left w:val="none" w:sz="0" w:space="0" w:color="auto"/>
        <w:bottom w:val="none" w:sz="0" w:space="0" w:color="auto"/>
        <w:right w:val="none" w:sz="0" w:space="0" w:color="auto"/>
      </w:divBdr>
    </w:div>
    <w:div w:id="1817911532">
      <w:bodyDiv w:val="1"/>
      <w:marLeft w:val="0"/>
      <w:marRight w:val="0"/>
      <w:marTop w:val="0"/>
      <w:marBottom w:val="0"/>
      <w:divBdr>
        <w:top w:val="none" w:sz="0" w:space="0" w:color="auto"/>
        <w:left w:val="none" w:sz="0" w:space="0" w:color="auto"/>
        <w:bottom w:val="none" w:sz="0" w:space="0" w:color="auto"/>
        <w:right w:val="none" w:sz="0" w:space="0" w:color="auto"/>
      </w:divBdr>
    </w:div>
    <w:div w:id="1817913762">
      <w:bodyDiv w:val="1"/>
      <w:marLeft w:val="0"/>
      <w:marRight w:val="0"/>
      <w:marTop w:val="0"/>
      <w:marBottom w:val="0"/>
      <w:divBdr>
        <w:top w:val="none" w:sz="0" w:space="0" w:color="auto"/>
        <w:left w:val="none" w:sz="0" w:space="0" w:color="auto"/>
        <w:bottom w:val="none" w:sz="0" w:space="0" w:color="auto"/>
        <w:right w:val="none" w:sz="0" w:space="0" w:color="auto"/>
      </w:divBdr>
    </w:div>
    <w:div w:id="1818449838">
      <w:bodyDiv w:val="1"/>
      <w:marLeft w:val="0"/>
      <w:marRight w:val="0"/>
      <w:marTop w:val="0"/>
      <w:marBottom w:val="0"/>
      <w:divBdr>
        <w:top w:val="none" w:sz="0" w:space="0" w:color="auto"/>
        <w:left w:val="none" w:sz="0" w:space="0" w:color="auto"/>
        <w:bottom w:val="none" w:sz="0" w:space="0" w:color="auto"/>
        <w:right w:val="none" w:sz="0" w:space="0" w:color="auto"/>
      </w:divBdr>
    </w:div>
    <w:div w:id="1818649888">
      <w:bodyDiv w:val="1"/>
      <w:marLeft w:val="0"/>
      <w:marRight w:val="0"/>
      <w:marTop w:val="0"/>
      <w:marBottom w:val="0"/>
      <w:divBdr>
        <w:top w:val="none" w:sz="0" w:space="0" w:color="auto"/>
        <w:left w:val="none" w:sz="0" w:space="0" w:color="auto"/>
        <w:bottom w:val="none" w:sz="0" w:space="0" w:color="auto"/>
        <w:right w:val="none" w:sz="0" w:space="0" w:color="auto"/>
      </w:divBdr>
    </w:div>
    <w:div w:id="1818764804">
      <w:bodyDiv w:val="1"/>
      <w:marLeft w:val="0"/>
      <w:marRight w:val="0"/>
      <w:marTop w:val="0"/>
      <w:marBottom w:val="0"/>
      <w:divBdr>
        <w:top w:val="none" w:sz="0" w:space="0" w:color="auto"/>
        <w:left w:val="none" w:sz="0" w:space="0" w:color="auto"/>
        <w:bottom w:val="none" w:sz="0" w:space="0" w:color="auto"/>
        <w:right w:val="none" w:sz="0" w:space="0" w:color="auto"/>
      </w:divBdr>
    </w:div>
    <w:div w:id="1819102551">
      <w:bodyDiv w:val="1"/>
      <w:marLeft w:val="0"/>
      <w:marRight w:val="0"/>
      <w:marTop w:val="0"/>
      <w:marBottom w:val="0"/>
      <w:divBdr>
        <w:top w:val="none" w:sz="0" w:space="0" w:color="auto"/>
        <w:left w:val="none" w:sz="0" w:space="0" w:color="auto"/>
        <w:bottom w:val="none" w:sz="0" w:space="0" w:color="auto"/>
        <w:right w:val="none" w:sz="0" w:space="0" w:color="auto"/>
      </w:divBdr>
    </w:div>
    <w:div w:id="1819418066">
      <w:bodyDiv w:val="1"/>
      <w:marLeft w:val="0"/>
      <w:marRight w:val="0"/>
      <w:marTop w:val="0"/>
      <w:marBottom w:val="0"/>
      <w:divBdr>
        <w:top w:val="none" w:sz="0" w:space="0" w:color="auto"/>
        <w:left w:val="none" w:sz="0" w:space="0" w:color="auto"/>
        <w:bottom w:val="none" w:sz="0" w:space="0" w:color="auto"/>
        <w:right w:val="none" w:sz="0" w:space="0" w:color="auto"/>
      </w:divBdr>
    </w:div>
    <w:div w:id="1819564519">
      <w:bodyDiv w:val="1"/>
      <w:marLeft w:val="0"/>
      <w:marRight w:val="0"/>
      <w:marTop w:val="0"/>
      <w:marBottom w:val="0"/>
      <w:divBdr>
        <w:top w:val="none" w:sz="0" w:space="0" w:color="auto"/>
        <w:left w:val="none" w:sz="0" w:space="0" w:color="auto"/>
        <w:bottom w:val="none" w:sz="0" w:space="0" w:color="auto"/>
        <w:right w:val="none" w:sz="0" w:space="0" w:color="auto"/>
      </w:divBdr>
    </w:div>
    <w:div w:id="1819885347">
      <w:bodyDiv w:val="1"/>
      <w:marLeft w:val="0"/>
      <w:marRight w:val="0"/>
      <w:marTop w:val="0"/>
      <w:marBottom w:val="0"/>
      <w:divBdr>
        <w:top w:val="none" w:sz="0" w:space="0" w:color="auto"/>
        <w:left w:val="none" w:sz="0" w:space="0" w:color="auto"/>
        <w:bottom w:val="none" w:sz="0" w:space="0" w:color="auto"/>
        <w:right w:val="none" w:sz="0" w:space="0" w:color="auto"/>
      </w:divBdr>
    </w:div>
    <w:div w:id="1819953537">
      <w:bodyDiv w:val="1"/>
      <w:marLeft w:val="0"/>
      <w:marRight w:val="0"/>
      <w:marTop w:val="0"/>
      <w:marBottom w:val="0"/>
      <w:divBdr>
        <w:top w:val="none" w:sz="0" w:space="0" w:color="auto"/>
        <w:left w:val="none" w:sz="0" w:space="0" w:color="auto"/>
        <w:bottom w:val="none" w:sz="0" w:space="0" w:color="auto"/>
        <w:right w:val="none" w:sz="0" w:space="0" w:color="auto"/>
      </w:divBdr>
    </w:div>
    <w:div w:id="1820030797">
      <w:bodyDiv w:val="1"/>
      <w:marLeft w:val="0"/>
      <w:marRight w:val="0"/>
      <w:marTop w:val="0"/>
      <w:marBottom w:val="0"/>
      <w:divBdr>
        <w:top w:val="none" w:sz="0" w:space="0" w:color="auto"/>
        <w:left w:val="none" w:sz="0" w:space="0" w:color="auto"/>
        <w:bottom w:val="none" w:sz="0" w:space="0" w:color="auto"/>
        <w:right w:val="none" w:sz="0" w:space="0" w:color="auto"/>
      </w:divBdr>
    </w:div>
    <w:div w:id="1820149163">
      <w:bodyDiv w:val="1"/>
      <w:marLeft w:val="0"/>
      <w:marRight w:val="0"/>
      <w:marTop w:val="0"/>
      <w:marBottom w:val="0"/>
      <w:divBdr>
        <w:top w:val="none" w:sz="0" w:space="0" w:color="auto"/>
        <w:left w:val="none" w:sz="0" w:space="0" w:color="auto"/>
        <w:bottom w:val="none" w:sz="0" w:space="0" w:color="auto"/>
        <w:right w:val="none" w:sz="0" w:space="0" w:color="auto"/>
      </w:divBdr>
    </w:div>
    <w:div w:id="1820151733">
      <w:bodyDiv w:val="1"/>
      <w:marLeft w:val="0"/>
      <w:marRight w:val="0"/>
      <w:marTop w:val="0"/>
      <w:marBottom w:val="0"/>
      <w:divBdr>
        <w:top w:val="none" w:sz="0" w:space="0" w:color="auto"/>
        <w:left w:val="none" w:sz="0" w:space="0" w:color="auto"/>
        <w:bottom w:val="none" w:sz="0" w:space="0" w:color="auto"/>
        <w:right w:val="none" w:sz="0" w:space="0" w:color="auto"/>
      </w:divBdr>
    </w:div>
    <w:div w:id="1820420384">
      <w:bodyDiv w:val="1"/>
      <w:marLeft w:val="0"/>
      <w:marRight w:val="0"/>
      <w:marTop w:val="0"/>
      <w:marBottom w:val="0"/>
      <w:divBdr>
        <w:top w:val="none" w:sz="0" w:space="0" w:color="auto"/>
        <w:left w:val="none" w:sz="0" w:space="0" w:color="auto"/>
        <w:bottom w:val="none" w:sz="0" w:space="0" w:color="auto"/>
        <w:right w:val="none" w:sz="0" w:space="0" w:color="auto"/>
      </w:divBdr>
    </w:div>
    <w:div w:id="1821119179">
      <w:bodyDiv w:val="1"/>
      <w:marLeft w:val="0"/>
      <w:marRight w:val="0"/>
      <w:marTop w:val="0"/>
      <w:marBottom w:val="0"/>
      <w:divBdr>
        <w:top w:val="none" w:sz="0" w:space="0" w:color="auto"/>
        <w:left w:val="none" w:sz="0" w:space="0" w:color="auto"/>
        <w:bottom w:val="none" w:sz="0" w:space="0" w:color="auto"/>
        <w:right w:val="none" w:sz="0" w:space="0" w:color="auto"/>
      </w:divBdr>
    </w:div>
    <w:div w:id="1821538406">
      <w:bodyDiv w:val="1"/>
      <w:marLeft w:val="0"/>
      <w:marRight w:val="0"/>
      <w:marTop w:val="0"/>
      <w:marBottom w:val="0"/>
      <w:divBdr>
        <w:top w:val="none" w:sz="0" w:space="0" w:color="auto"/>
        <w:left w:val="none" w:sz="0" w:space="0" w:color="auto"/>
        <w:bottom w:val="none" w:sz="0" w:space="0" w:color="auto"/>
        <w:right w:val="none" w:sz="0" w:space="0" w:color="auto"/>
      </w:divBdr>
    </w:div>
    <w:div w:id="1821730559">
      <w:bodyDiv w:val="1"/>
      <w:marLeft w:val="0"/>
      <w:marRight w:val="0"/>
      <w:marTop w:val="0"/>
      <w:marBottom w:val="0"/>
      <w:divBdr>
        <w:top w:val="none" w:sz="0" w:space="0" w:color="auto"/>
        <w:left w:val="none" w:sz="0" w:space="0" w:color="auto"/>
        <w:bottom w:val="none" w:sz="0" w:space="0" w:color="auto"/>
        <w:right w:val="none" w:sz="0" w:space="0" w:color="auto"/>
      </w:divBdr>
    </w:div>
    <w:div w:id="1821775169">
      <w:bodyDiv w:val="1"/>
      <w:marLeft w:val="0"/>
      <w:marRight w:val="0"/>
      <w:marTop w:val="0"/>
      <w:marBottom w:val="0"/>
      <w:divBdr>
        <w:top w:val="none" w:sz="0" w:space="0" w:color="auto"/>
        <w:left w:val="none" w:sz="0" w:space="0" w:color="auto"/>
        <w:bottom w:val="none" w:sz="0" w:space="0" w:color="auto"/>
        <w:right w:val="none" w:sz="0" w:space="0" w:color="auto"/>
      </w:divBdr>
    </w:div>
    <w:div w:id="1822115038">
      <w:bodyDiv w:val="1"/>
      <w:marLeft w:val="0"/>
      <w:marRight w:val="0"/>
      <w:marTop w:val="0"/>
      <w:marBottom w:val="0"/>
      <w:divBdr>
        <w:top w:val="none" w:sz="0" w:space="0" w:color="auto"/>
        <w:left w:val="none" w:sz="0" w:space="0" w:color="auto"/>
        <w:bottom w:val="none" w:sz="0" w:space="0" w:color="auto"/>
        <w:right w:val="none" w:sz="0" w:space="0" w:color="auto"/>
      </w:divBdr>
    </w:div>
    <w:div w:id="1822233402">
      <w:bodyDiv w:val="1"/>
      <w:marLeft w:val="0"/>
      <w:marRight w:val="0"/>
      <w:marTop w:val="0"/>
      <w:marBottom w:val="0"/>
      <w:divBdr>
        <w:top w:val="none" w:sz="0" w:space="0" w:color="auto"/>
        <w:left w:val="none" w:sz="0" w:space="0" w:color="auto"/>
        <w:bottom w:val="none" w:sz="0" w:space="0" w:color="auto"/>
        <w:right w:val="none" w:sz="0" w:space="0" w:color="auto"/>
      </w:divBdr>
    </w:div>
    <w:div w:id="1822456934">
      <w:bodyDiv w:val="1"/>
      <w:marLeft w:val="0"/>
      <w:marRight w:val="0"/>
      <w:marTop w:val="0"/>
      <w:marBottom w:val="0"/>
      <w:divBdr>
        <w:top w:val="none" w:sz="0" w:space="0" w:color="auto"/>
        <w:left w:val="none" w:sz="0" w:space="0" w:color="auto"/>
        <w:bottom w:val="none" w:sz="0" w:space="0" w:color="auto"/>
        <w:right w:val="none" w:sz="0" w:space="0" w:color="auto"/>
      </w:divBdr>
    </w:div>
    <w:div w:id="1822501321">
      <w:bodyDiv w:val="1"/>
      <w:marLeft w:val="0"/>
      <w:marRight w:val="0"/>
      <w:marTop w:val="0"/>
      <w:marBottom w:val="0"/>
      <w:divBdr>
        <w:top w:val="none" w:sz="0" w:space="0" w:color="auto"/>
        <w:left w:val="none" w:sz="0" w:space="0" w:color="auto"/>
        <w:bottom w:val="none" w:sz="0" w:space="0" w:color="auto"/>
        <w:right w:val="none" w:sz="0" w:space="0" w:color="auto"/>
      </w:divBdr>
    </w:div>
    <w:div w:id="1822767794">
      <w:bodyDiv w:val="1"/>
      <w:marLeft w:val="0"/>
      <w:marRight w:val="0"/>
      <w:marTop w:val="0"/>
      <w:marBottom w:val="0"/>
      <w:divBdr>
        <w:top w:val="none" w:sz="0" w:space="0" w:color="auto"/>
        <w:left w:val="none" w:sz="0" w:space="0" w:color="auto"/>
        <w:bottom w:val="none" w:sz="0" w:space="0" w:color="auto"/>
        <w:right w:val="none" w:sz="0" w:space="0" w:color="auto"/>
      </w:divBdr>
    </w:div>
    <w:div w:id="1822891002">
      <w:bodyDiv w:val="1"/>
      <w:marLeft w:val="0"/>
      <w:marRight w:val="0"/>
      <w:marTop w:val="0"/>
      <w:marBottom w:val="0"/>
      <w:divBdr>
        <w:top w:val="none" w:sz="0" w:space="0" w:color="auto"/>
        <w:left w:val="none" w:sz="0" w:space="0" w:color="auto"/>
        <w:bottom w:val="none" w:sz="0" w:space="0" w:color="auto"/>
        <w:right w:val="none" w:sz="0" w:space="0" w:color="auto"/>
      </w:divBdr>
    </w:div>
    <w:div w:id="1822892492">
      <w:bodyDiv w:val="1"/>
      <w:marLeft w:val="0"/>
      <w:marRight w:val="0"/>
      <w:marTop w:val="0"/>
      <w:marBottom w:val="0"/>
      <w:divBdr>
        <w:top w:val="none" w:sz="0" w:space="0" w:color="auto"/>
        <w:left w:val="none" w:sz="0" w:space="0" w:color="auto"/>
        <w:bottom w:val="none" w:sz="0" w:space="0" w:color="auto"/>
        <w:right w:val="none" w:sz="0" w:space="0" w:color="auto"/>
      </w:divBdr>
    </w:div>
    <w:div w:id="1822963696">
      <w:bodyDiv w:val="1"/>
      <w:marLeft w:val="0"/>
      <w:marRight w:val="0"/>
      <w:marTop w:val="0"/>
      <w:marBottom w:val="0"/>
      <w:divBdr>
        <w:top w:val="none" w:sz="0" w:space="0" w:color="auto"/>
        <w:left w:val="none" w:sz="0" w:space="0" w:color="auto"/>
        <w:bottom w:val="none" w:sz="0" w:space="0" w:color="auto"/>
        <w:right w:val="none" w:sz="0" w:space="0" w:color="auto"/>
      </w:divBdr>
    </w:div>
    <w:div w:id="1823110302">
      <w:bodyDiv w:val="1"/>
      <w:marLeft w:val="0"/>
      <w:marRight w:val="0"/>
      <w:marTop w:val="0"/>
      <w:marBottom w:val="0"/>
      <w:divBdr>
        <w:top w:val="none" w:sz="0" w:space="0" w:color="auto"/>
        <w:left w:val="none" w:sz="0" w:space="0" w:color="auto"/>
        <w:bottom w:val="none" w:sz="0" w:space="0" w:color="auto"/>
        <w:right w:val="none" w:sz="0" w:space="0" w:color="auto"/>
      </w:divBdr>
    </w:div>
    <w:div w:id="1823113031">
      <w:bodyDiv w:val="1"/>
      <w:marLeft w:val="0"/>
      <w:marRight w:val="0"/>
      <w:marTop w:val="0"/>
      <w:marBottom w:val="0"/>
      <w:divBdr>
        <w:top w:val="none" w:sz="0" w:space="0" w:color="auto"/>
        <w:left w:val="none" w:sz="0" w:space="0" w:color="auto"/>
        <w:bottom w:val="none" w:sz="0" w:space="0" w:color="auto"/>
        <w:right w:val="none" w:sz="0" w:space="0" w:color="auto"/>
      </w:divBdr>
    </w:div>
    <w:div w:id="1823232793">
      <w:bodyDiv w:val="1"/>
      <w:marLeft w:val="0"/>
      <w:marRight w:val="0"/>
      <w:marTop w:val="0"/>
      <w:marBottom w:val="0"/>
      <w:divBdr>
        <w:top w:val="none" w:sz="0" w:space="0" w:color="auto"/>
        <w:left w:val="none" w:sz="0" w:space="0" w:color="auto"/>
        <w:bottom w:val="none" w:sz="0" w:space="0" w:color="auto"/>
        <w:right w:val="none" w:sz="0" w:space="0" w:color="auto"/>
      </w:divBdr>
    </w:div>
    <w:div w:id="1823236320">
      <w:bodyDiv w:val="1"/>
      <w:marLeft w:val="0"/>
      <w:marRight w:val="0"/>
      <w:marTop w:val="0"/>
      <w:marBottom w:val="0"/>
      <w:divBdr>
        <w:top w:val="none" w:sz="0" w:space="0" w:color="auto"/>
        <w:left w:val="none" w:sz="0" w:space="0" w:color="auto"/>
        <w:bottom w:val="none" w:sz="0" w:space="0" w:color="auto"/>
        <w:right w:val="none" w:sz="0" w:space="0" w:color="auto"/>
      </w:divBdr>
    </w:div>
    <w:div w:id="1823348924">
      <w:bodyDiv w:val="1"/>
      <w:marLeft w:val="0"/>
      <w:marRight w:val="0"/>
      <w:marTop w:val="0"/>
      <w:marBottom w:val="0"/>
      <w:divBdr>
        <w:top w:val="none" w:sz="0" w:space="0" w:color="auto"/>
        <w:left w:val="none" w:sz="0" w:space="0" w:color="auto"/>
        <w:bottom w:val="none" w:sz="0" w:space="0" w:color="auto"/>
        <w:right w:val="none" w:sz="0" w:space="0" w:color="auto"/>
      </w:divBdr>
    </w:div>
    <w:div w:id="1823427396">
      <w:bodyDiv w:val="1"/>
      <w:marLeft w:val="0"/>
      <w:marRight w:val="0"/>
      <w:marTop w:val="0"/>
      <w:marBottom w:val="0"/>
      <w:divBdr>
        <w:top w:val="none" w:sz="0" w:space="0" w:color="auto"/>
        <w:left w:val="none" w:sz="0" w:space="0" w:color="auto"/>
        <w:bottom w:val="none" w:sz="0" w:space="0" w:color="auto"/>
        <w:right w:val="none" w:sz="0" w:space="0" w:color="auto"/>
      </w:divBdr>
    </w:div>
    <w:div w:id="1823689791">
      <w:bodyDiv w:val="1"/>
      <w:marLeft w:val="0"/>
      <w:marRight w:val="0"/>
      <w:marTop w:val="0"/>
      <w:marBottom w:val="0"/>
      <w:divBdr>
        <w:top w:val="none" w:sz="0" w:space="0" w:color="auto"/>
        <w:left w:val="none" w:sz="0" w:space="0" w:color="auto"/>
        <w:bottom w:val="none" w:sz="0" w:space="0" w:color="auto"/>
        <w:right w:val="none" w:sz="0" w:space="0" w:color="auto"/>
      </w:divBdr>
    </w:div>
    <w:div w:id="1823811259">
      <w:bodyDiv w:val="1"/>
      <w:marLeft w:val="0"/>
      <w:marRight w:val="0"/>
      <w:marTop w:val="0"/>
      <w:marBottom w:val="0"/>
      <w:divBdr>
        <w:top w:val="none" w:sz="0" w:space="0" w:color="auto"/>
        <w:left w:val="none" w:sz="0" w:space="0" w:color="auto"/>
        <w:bottom w:val="none" w:sz="0" w:space="0" w:color="auto"/>
        <w:right w:val="none" w:sz="0" w:space="0" w:color="auto"/>
      </w:divBdr>
    </w:div>
    <w:div w:id="1823883952">
      <w:bodyDiv w:val="1"/>
      <w:marLeft w:val="0"/>
      <w:marRight w:val="0"/>
      <w:marTop w:val="0"/>
      <w:marBottom w:val="0"/>
      <w:divBdr>
        <w:top w:val="none" w:sz="0" w:space="0" w:color="auto"/>
        <w:left w:val="none" w:sz="0" w:space="0" w:color="auto"/>
        <w:bottom w:val="none" w:sz="0" w:space="0" w:color="auto"/>
        <w:right w:val="none" w:sz="0" w:space="0" w:color="auto"/>
      </w:divBdr>
    </w:div>
    <w:div w:id="1824465780">
      <w:bodyDiv w:val="1"/>
      <w:marLeft w:val="0"/>
      <w:marRight w:val="0"/>
      <w:marTop w:val="0"/>
      <w:marBottom w:val="0"/>
      <w:divBdr>
        <w:top w:val="none" w:sz="0" w:space="0" w:color="auto"/>
        <w:left w:val="none" w:sz="0" w:space="0" w:color="auto"/>
        <w:bottom w:val="none" w:sz="0" w:space="0" w:color="auto"/>
        <w:right w:val="none" w:sz="0" w:space="0" w:color="auto"/>
      </w:divBdr>
    </w:div>
    <w:div w:id="1824547013">
      <w:bodyDiv w:val="1"/>
      <w:marLeft w:val="0"/>
      <w:marRight w:val="0"/>
      <w:marTop w:val="0"/>
      <w:marBottom w:val="0"/>
      <w:divBdr>
        <w:top w:val="none" w:sz="0" w:space="0" w:color="auto"/>
        <w:left w:val="none" w:sz="0" w:space="0" w:color="auto"/>
        <w:bottom w:val="none" w:sz="0" w:space="0" w:color="auto"/>
        <w:right w:val="none" w:sz="0" w:space="0" w:color="auto"/>
      </w:divBdr>
    </w:div>
    <w:div w:id="1824618384">
      <w:bodyDiv w:val="1"/>
      <w:marLeft w:val="0"/>
      <w:marRight w:val="0"/>
      <w:marTop w:val="0"/>
      <w:marBottom w:val="0"/>
      <w:divBdr>
        <w:top w:val="none" w:sz="0" w:space="0" w:color="auto"/>
        <w:left w:val="none" w:sz="0" w:space="0" w:color="auto"/>
        <w:bottom w:val="none" w:sz="0" w:space="0" w:color="auto"/>
        <w:right w:val="none" w:sz="0" w:space="0" w:color="auto"/>
      </w:divBdr>
    </w:div>
    <w:div w:id="1824665461">
      <w:bodyDiv w:val="1"/>
      <w:marLeft w:val="0"/>
      <w:marRight w:val="0"/>
      <w:marTop w:val="0"/>
      <w:marBottom w:val="0"/>
      <w:divBdr>
        <w:top w:val="none" w:sz="0" w:space="0" w:color="auto"/>
        <w:left w:val="none" w:sz="0" w:space="0" w:color="auto"/>
        <w:bottom w:val="none" w:sz="0" w:space="0" w:color="auto"/>
        <w:right w:val="none" w:sz="0" w:space="0" w:color="auto"/>
      </w:divBdr>
    </w:div>
    <w:div w:id="1824807333">
      <w:bodyDiv w:val="1"/>
      <w:marLeft w:val="0"/>
      <w:marRight w:val="0"/>
      <w:marTop w:val="0"/>
      <w:marBottom w:val="0"/>
      <w:divBdr>
        <w:top w:val="none" w:sz="0" w:space="0" w:color="auto"/>
        <w:left w:val="none" w:sz="0" w:space="0" w:color="auto"/>
        <w:bottom w:val="none" w:sz="0" w:space="0" w:color="auto"/>
        <w:right w:val="none" w:sz="0" w:space="0" w:color="auto"/>
      </w:divBdr>
    </w:div>
    <w:div w:id="1825468629">
      <w:bodyDiv w:val="1"/>
      <w:marLeft w:val="0"/>
      <w:marRight w:val="0"/>
      <w:marTop w:val="0"/>
      <w:marBottom w:val="0"/>
      <w:divBdr>
        <w:top w:val="none" w:sz="0" w:space="0" w:color="auto"/>
        <w:left w:val="none" w:sz="0" w:space="0" w:color="auto"/>
        <w:bottom w:val="none" w:sz="0" w:space="0" w:color="auto"/>
        <w:right w:val="none" w:sz="0" w:space="0" w:color="auto"/>
      </w:divBdr>
    </w:div>
    <w:div w:id="1825703984">
      <w:bodyDiv w:val="1"/>
      <w:marLeft w:val="0"/>
      <w:marRight w:val="0"/>
      <w:marTop w:val="0"/>
      <w:marBottom w:val="0"/>
      <w:divBdr>
        <w:top w:val="none" w:sz="0" w:space="0" w:color="auto"/>
        <w:left w:val="none" w:sz="0" w:space="0" w:color="auto"/>
        <w:bottom w:val="none" w:sz="0" w:space="0" w:color="auto"/>
        <w:right w:val="none" w:sz="0" w:space="0" w:color="auto"/>
      </w:divBdr>
    </w:div>
    <w:div w:id="1825854547">
      <w:bodyDiv w:val="1"/>
      <w:marLeft w:val="0"/>
      <w:marRight w:val="0"/>
      <w:marTop w:val="0"/>
      <w:marBottom w:val="0"/>
      <w:divBdr>
        <w:top w:val="none" w:sz="0" w:space="0" w:color="auto"/>
        <w:left w:val="none" w:sz="0" w:space="0" w:color="auto"/>
        <w:bottom w:val="none" w:sz="0" w:space="0" w:color="auto"/>
        <w:right w:val="none" w:sz="0" w:space="0" w:color="auto"/>
      </w:divBdr>
    </w:div>
    <w:div w:id="1825925757">
      <w:bodyDiv w:val="1"/>
      <w:marLeft w:val="0"/>
      <w:marRight w:val="0"/>
      <w:marTop w:val="0"/>
      <w:marBottom w:val="0"/>
      <w:divBdr>
        <w:top w:val="none" w:sz="0" w:space="0" w:color="auto"/>
        <w:left w:val="none" w:sz="0" w:space="0" w:color="auto"/>
        <w:bottom w:val="none" w:sz="0" w:space="0" w:color="auto"/>
        <w:right w:val="none" w:sz="0" w:space="0" w:color="auto"/>
      </w:divBdr>
    </w:div>
    <w:div w:id="1825966558">
      <w:bodyDiv w:val="1"/>
      <w:marLeft w:val="0"/>
      <w:marRight w:val="0"/>
      <w:marTop w:val="0"/>
      <w:marBottom w:val="0"/>
      <w:divBdr>
        <w:top w:val="none" w:sz="0" w:space="0" w:color="auto"/>
        <w:left w:val="none" w:sz="0" w:space="0" w:color="auto"/>
        <w:bottom w:val="none" w:sz="0" w:space="0" w:color="auto"/>
        <w:right w:val="none" w:sz="0" w:space="0" w:color="auto"/>
      </w:divBdr>
    </w:div>
    <w:div w:id="1826167843">
      <w:bodyDiv w:val="1"/>
      <w:marLeft w:val="0"/>
      <w:marRight w:val="0"/>
      <w:marTop w:val="0"/>
      <w:marBottom w:val="0"/>
      <w:divBdr>
        <w:top w:val="none" w:sz="0" w:space="0" w:color="auto"/>
        <w:left w:val="none" w:sz="0" w:space="0" w:color="auto"/>
        <w:bottom w:val="none" w:sz="0" w:space="0" w:color="auto"/>
        <w:right w:val="none" w:sz="0" w:space="0" w:color="auto"/>
      </w:divBdr>
    </w:div>
    <w:div w:id="1826429913">
      <w:bodyDiv w:val="1"/>
      <w:marLeft w:val="0"/>
      <w:marRight w:val="0"/>
      <w:marTop w:val="0"/>
      <w:marBottom w:val="0"/>
      <w:divBdr>
        <w:top w:val="none" w:sz="0" w:space="0" w:color="auto"/>
        <w:left w:val="none" w:sz="0" w:space="0" w:color="auto"/>
        <w:bottom w:val="none" w:sz="0" w:space="0" w:color="auto"/>
        <w:right w:val="none" w:sz="0" w:space="0" w:color="auto"/>
      </w:divBdr>
    </w:div>
    <w:div w:id="1826893507">
      <w:bodyDiv w:val="1"/>
      <w:marLeft w:val="0"/>
      <w:marRight w:val="0"/>
      <w:marTop w:val="0"/>
      <w:marBottom w:val="0"/>
      <w:divBdr>
        <w:top w:val="none" w:sz="0" w:space="0" w:color="auto"/>
        <w:left w:val="none" w:sz="0" w:space="0" w:color="auto"/>
        <w:bottom w:val="none" w:sz="0" w:space="0" w:color="auto"/>
        <w:right w:val="none" w:sz="0" w:space="0" w:color="auto"/>
      </w:divBdr>
    </w:div>
    <w:div w:id="1826896067">
      <w:bodyDiv w:val="1"/>
      <w:marLeft w:val="0"/>
      <w:marRight w:val="0"/>
      <w:marTop w:val="0"/>
      <w:marBottom w:val="0"/>
      <w:divBdr>
        <w:top w:val="none" w:sz="0" w:space="0" w:color="auto"/>
        <w:left w:val="none" w:sz="0" w:space="0" w:color="auto"/>
        <w:bottom w:val="none" w:sz="0" w:space="0" w:color="auto"/>
        <w:right w:val="none" w:sz="0" w:space="0" w:color="auto"/>
      </w:divBdr>
    </w:div>
    <w:div w:id="1826974335">
      <w:bodyDiv w:val="1"/>
      <w:marLeft w:val="0"/>
      <w:marRight w:val="0"/>
      <w:marTop w:val="0"/>
      <w:marBottom w:val="0"/>
      <w:divBdr>
        <w:top w:val="none" w:sz="0" w:space="0" w:color="auto"/>
        <w:left w:val="none" w:sz="0" w:space="0" w:color="auto"/>
        <w:bottom w:val="none" w:sz="0" w:space="0" w:color="auto"/>
        <w:right w:val="none" w:sz="0" w:space="0" w:color="auto"/>
      </w:divBdr>
    </w:div>
    <w:div w:id="1827235351">
      <w:bodyDiv w:val="1"/>
      <w:marLeft w:val="0"/>
      <w:marRight w:val="0"/>
      <w:marTop w:val="0"/>
      <w:marBottom w:val="0"/>
      <w:divBdr>
        <w:top w:val="none" w:sz="0" w:space="0" w:color="auto"/>
        <w:left w:val="none" w:sz="0" w:space="0" w:color="auto"/>
        <w:bottom w:val="none" w:sz="0" w:space="0" w:color="auto"/>
        <w:right w:val="none" w:sz="0" w:space="0" w:color="auto"/>
      </w:divBdr>
    </w:div>
    <w:div w:id="1827279915">
      <w:bodyDiv w:val="1"/>
      <w:marLeft w:val="0"/>
      <w:marRight w:val="0"/>
      <w:marTop w:val="0"/>
      <w:marBottom w:val="0"/>
      <w:divBdr>
        <w:top w:val="none" w:sz="0" w:space="0" w:color="auto"/>
        <w:left w:val="none" w:sz="0" w:space="0" w:color="auto"/>
        <w:bottom w:val="none" w:sz="0" w:space="0" w:color="auto"/>
        <w:right w:val="none" w:sz="0" w:space="0" w:color="auto"/>
      </w:divBdr>
    </w:div>
    <w:div w:id="1827626989">
      <w:bodyDiv w:val="1"/>
      <w:marLeft w:val="0"/>
      <w:marRight w:val="0"/>
      <w:marTop w:val="0"/>
      <w:marBottom w:val="0"/>
      <w:divBdr>
        <w:top w:val="none" w:sz="0" w:space="0" w:color="auto"/>
        <w:left w:val="none" w:sz="0" w:space="0" w:color="auto"/>
        <w:bottom w:val="none" w:sz="0" w:space="0" w:color="auto"/>
        <w:right w:val="none" w:sz="0" w:space="0" w:color="auto"/>
      </w:divBdr>
    </w:div>
    <w:div w:id="1827814376">
      <w:bodyDiv w:val="1"/>
      <w:marLeft w:val="0"/>
      <w:marRight w:val="0"/>
      <w:marTop w:val="0"/>
      <w:marBottom w:val="0"/>
      <w:divBdr>
        <w:top w:val="none" w:sz="0" w:space="0" w:color="auto"/>
        <w:left w:val="none" w:sz="0" w:space="0" w:color="auto"/>
        <w:bottom w:val="none" w:sz="0" w:space="0" w:color="auto"/>
        <w:right w:val="none" w:sz="0" w:space="0" w:color="auto"/>
      </w:divBdr>
    </w:div>
    <w:div w:id="1827889673">
      <w:bodyDiv w:val="1"/>
      <w:marLeft w:val="0"/>
      <w:marRight w:val="0"/>
      <w:marTop w:val="0"/>
      <w:marBottom w:val="0"/>
      <w:divBdr>
        <w:top w:val="none" w:sz="0" w:space="0" w:color="auto"/>
        <w:left w:val="none" w:sz="0" w:space="0" w:color="auto"/>
        <w:bottom w:val="none" w:sz="0" w:space="0" w:color="auto"/>
        <w:right w:val="none" w:sz="0" w:space="0" w:color="auto"/>
      </w:divBdr>
    </w:div>
    <w:div w:id="1827940621">
      <w:bodyDiv w:val="1"/>
      <w:marLeft w:val="0"/>
      <w:marRight w:val="0"/>
      <w:marTop w:val="0"/>
      <w:marBottom w:val="0"/>
      <w:divBdr>
        <w:top w:val="none" w:sz="0" w:space="0" w:color="auto"/>
        <w:left w:val="none" w:sz="0" w:space="0" w:color="auto"/>
        <w:bottom w:val="none" w:sz="0" w:space="0" w:color="auto"/>
        <w:right w:val="none" w:sz="0" w:space="0" w:color="auto"/>
      </w:divBdr>
    </w:div>
    <w:div w:id="1828011563">
      <w:bodyDiv w:val="1"/>
      <w:marLeft w:val="0"/>
      <w:marRight w:val="0"/>
      <w:marTop w:val="0"/>
      <w:marBottom w:val="0"/>
      <w:divBdr>
        <w:top w:val="none" w:sz="0" w:space="0" w:color="auto"/>
        <w:left w:val="none" w:sz="0" w:space="0" w:color="auto"/>
        <w:bottom w:val="none" w:sz="0" w:space="0" w:color="auto"/>
        <w:right w:val="none" w:sz="0" w:space="0" w:color="auto"/>
      </w:divBdr>
    </w:div>
    <w:div w:id="1828087399">
      <w:bodyDiv w:val="1"/>
      <w:marLeft w:val="0"/>
      <w:marRight w:val="0"/>
      <w:marTop w:val="0"/>
      <w:marBottom w:val="0"/>
      <w:divBdr>
        <w:top w:val="none" w:sz="0" w:space="0" w:color="auto"/>
        <w:left w:val="none" w:sz="0" w:space="0" w:color="auto"/>
        <w:bottom w:val="none" w:sz="0" w:space="0" w:color="auto"/>
        <w:right w:val="none" w:sz="0" w:space="0" w:color="auto"/>
      </w:divBdr>
    </w:div>
    <w:div w:id="1828135367">
      <w:bodyDiv w:val="1"/>
      <w:marLeft w:val="0"/>
      <w:marRight w:val="0"/>
      <w:marTop w:val="0"/>
      <w:marBottom w:val="0"/>
      <w:divBdr>
        <w:top w:val="none" w:sz="0" w:space="0" w:color="auto"/>
        <w:left w:val="none" w:sz="0" w:space="0" w:color="auto"/>
        <w:bottom w:val="none" w:sz="0" w:space="0" w:color="auto"/>
        <w:right w:val="none" w:sz="0" w:space="0" w:color="auto"/>
      </w:divBdr>
    </w:div>
    <w:div w:id="1828281965">
      <w:bodyDiv w:val="1"/>
      <w:marLeft w:val="0"/>
      <w:marRight w:val="0"/>
      <w:marTop w:val="0"/>
      <w:marBottom w:val="0"/>
      <w:divBdr>
        <w:top w:val="none" w:sz="0" w:space="0" w:color="auto"/>
        <w:left w:val="none" w:sz="0" w:space="0" w:color="auto"/>
        <w:bottom w:val="none" w:sz="0" w:space="0" w:color="auto"/>
        <w:right w:val="none" w:sz="0" w:space="0" w:color="auto"/>
      </w:divBdr>
    </w:div>
    <w:div w:id="1828551884">
      <w:bodyDiv w:val="1"/>
      <w:marLeft w:val="0"/>
      <w:marRight w:val="0"/>
      <w:marTop w:val="0"/>
      <w:marBottom w:val="0"/>
      <w:divBdr>
        <w:top w:val="none" w:sz="0" w:space="0" w:color="auto"/>
        <w:left w:val="none" w:sz="0" w:space="0" w:color="auto"/>
        <w:bottom w:val="none" w:sz="0" w:space="0" w:color="auto"/>
        <w:right w:val="none" w:sz="0" w:space="0" w:color="auto"/>
      </w:divBdr>
    </w:div>
    <w:div w:id="1828664647">
      <w:bodyDiv w:val="1"/>
      <w:marLeft w:val="0"/>
      <w:marRight w:val="0"/>
      <w:marTop w:val="0"/>
      <w:marBottom w:val="0"/>
      <w:divBdr>
        <w:top w:val="none" w:sz="0" w:space="0" w:color="auto"/>
        <w:left w:val="none" w:sz="0" w:space="0" w:color="auto"/>
        <w:bottom w:val="none" w:sz="0" w:space="0" w:color="auto"/>
        <w:right w:val="none" w:sz="0" w:space="0" w:color="auto"/>
      </w:divBdr>
    </w:div>
    <w:div w:id="1828670418">
      <w:bodyDiv w:val="1"/>
      <w:marLeft w:val="0"/>
      <w:marRight w:val="0"/>
      <w:marTop w:val="0"/>
      <w:marBottom w:val="0"/>
      <w:divBdr>
        <w:top w:val="none" w:sz="0" w:space="0" w:color="auto"/>
        <w:left w:val="none" w:sz="0" w:space="0" w:color="auto"/>
        <w:bottom w:val="none" w:sz="0" w:space="0" w:color="auto"/>
        <w:right w:val="none" w:sz="0" w:space="0" w:color="auto"/>
      </w:divBdr>
    </w:div>
    <w:div w:id="1828982918">
      <w:bodyDiv w:val="1"/>
      <w:marLeft w:val="0"/>
      <w:marRight w:val="0"/>
      <w:marTop w:val="0"/>
      <w:marBottom w:val="0"/>
      <w:divBdr>
        <w:top w:val="none" w:sz="0" w:space="0" w:color="auto"/>
        <w:left w:val="none" w:sz="0" w:space="0" w:color="auto"/>
        <w:bottom w:val="none" w:sz="0" w:space="0" w:color="auto"/>
        <w:right w:val="none" w:sz="0" w:space="0" w:color="auto"/>
      </w:divBdr>
    </w:div>
    <w:div w:id="1829132076">
      <w:bodyDiv w:val="1"/>
      <w:marLeft w:val="0"/>
      <w:marRight w:val="0"/>
      <w:marTop w:val="0"/>
      <w:marBottom w:val="0"/>
      <w:divBdr>
        <w:top w:val="none" w:sz="0" w:space="0" w:color="auto"/>
        <w:left w:val="none" w:sz="0" w:space="0" w:color="auto"/>
        <w:bottom w:val="none" w:sz="0" w:space="0" w:color="auto"/>
        <w:right w:val="none" w:sz="0" w:space="0" w:color="auto"/>
      </w:divBdr>
    </w:div>
    <w:div w:id="1829204284">
      <w:bodyDiv w:val="1"/>
      <w:marLeft w:val="0"/>
      <w:marRight w:val="0"/>
      <w:marTop w:val="0"/>
      <w:marBottom w:val="0"/>
      <w:divBdr>
        <w:top w:val="none" w:sz="0" w:space="0" w:color="auto"/>
        <w:left w:val="none" w:sz="0" w:space="0" w:color="auto"/>
        <w:bottom w:val="none" w:sz="0" w:space="0" w:color="auto"/>
        <w:right w:val="none" w:sz="0" w:space="0" w:color="auto"/>
      </w:divBdr>
    </w:div>
    <w:div w:id="1829518394">
      <w:bodyDiv w:val="1"/>
      <w:marLeft w:val="0"/>
      <w:marRight w:val="0"/>
      <w:marTop w:val="0"/>
      <w:marBottom w:val="0"/>
      <w:divBdr>
        <w:top w:val="none" w:sz="0" w:space="0" w:color="auto"/>
        <w:left w:val="none" w:sz="0" w:space="0" w:color="auto"/>
        <w:bottom w:val="none" w:sz="0" w:space="0" w:color="auto"/>
        <w:right w:val="none" w:sz="0" w:space="0" w:color="auto"/>
      </w:divBdr>
    </w:div>
    <w:div w:id="1829519855">
      <w:bodyDiv w:val="1"/>
      <w:marLeft w:val="0"/>
      <w:marRight w:val="0"/>
      <w:marTop w:val="0"/>
      <w:marBottom w:val="0"/>
      <w:divBdr>
        <w:top w:val="none" w:sz="0" w:space="0" w:color="auto"/>
        <w:left w:val="none" w:sz="0" w:space="0" w:color="auto"/>
        <w:bottom w:val="none" w:sz="0" w:space="0" w:color="auto"/>
        <w:right w:val="none" w:sz="0" w:space="0" w:color="auto"/>
      </w:divBdr>
    </w:div>
    <w:div w:id="1829587509">
      <w:bodyDiv w:val="1"/>
      <w:marLeft w:val="0"/>
      <w:marRight w:val="0"/>
      <w:marTop w:val="0"/>
      <w:marBottom w:val="0"/>
      <w:divBdr>
        <w:top w:val="none" w:sz="0" w:space="0" w:color="auto"/>
        <w:left w:val="none" w:sz="0" w:space="0" w:color="auto"/>
        <w:bottom w:val="none" w:sz="0" w:space="0" w:color="auto"/>
        <w:right w:val="none" w:sz="0" w:space="0" w:color="auto"/>
      </w:divBdr>
    </w:div>
    <w:div w:id="1829638260">
      <w:bodyDiv w:val="1"/>
      <w:marLeft w:val="0"/>
      <w:marRight w:val="0"/>
      <w:marTop w:val="0"/>
      <w:marBottom w:val="0"/>
      <w:divBdr>
        <w:top w:val="none" w:sz="0" w:space="0" w:color="auto"/>
        <w:left w:val="none" w:sz="0" w:space="0" w:color="auto"/>
        <w:bottom w:val="none" w:sz="0" w:space="0" w:color="auto"/>
        <w:right w:val="none" w:sz="0" w:space="0" w:color="auto"/>
      </w:divBdr>
    </w:div>
    <w:div w:id="1829856769">
      <w:bodyDiv w:val="1"/>
      <w:marLeft w:val="0"/>
      <w:marRight w:val="0"/>
      <w:marTop w:val="0"/>
      <w:marBottom w:val="0"/>
      <w:divBdr>
        <w:top w:val="none" w:sz="0" w:space="0" w:color="auto"/>
        <w:left w:val="none" w:sz="0" w:space="0" w:color="auto"/>
        <w:bottom w:val="none" w:sz="0" w:space="0" w:color="auto"/>
        <w:right w:val="none" w:sz="0" w:space="0" w:color="auto"/>
      </w:divBdr>
    </w:div>
    <w:div w:id="1829859022">
      <w:bodyDiv w:val="1"/>
      <w:marLeft w:val="0"/>
      <w:marRight w:val="0"/>
      <w:marTop w:val="0"/>
      <w:marBottom w:val="0"/>
      <w:divBdr>
        <w:top w:val="none" w:sz="0" w:space="0" w:color="auto"/>
        <w:left w:val="none" w:sz="0" w:space="0" w:color="auto"/>
        <w:bottom w:val="none" w:sz="0" w:space="0" w:color="auto"/>
        <w:right w:val="none" w:sz="0" w:space="0" w:color="auto"/>
      </w:divBdr>
    </w:div>
    <w:div w:id="1829978665">
      <w:bodyDiv w:val="1"/>
      <w:marLeft w:val="0"/>
      <w:marRight w:val="0"/>
      <w:marTop w:val="0"/>
      <w:marBottom w:val="0"/>
      <w:divBdr>
        <w:top w:val="none" w:sz="0" w:space="0" w:color="auto"/>
        <w:left w:val="none" w:sz="0" w:space="0" w:color="auto"/>
        <w:bottom w:val="none" w:sz="0" w:space="0" w:color="auto"/>
        <w:right w:val="none" w:sz="0" w:space="0" w:color="auto"/>
      </w:divBdr>
    </w:div>
    <w:div w:id="1830054814">
      <w:bodyDiv w:val="1"/>
      <w:marLeft w:val="0"/>
      <w:marRight w:val="0"/>
      <w:marTop w:val="0"/>
      <w:marBottom w:val="0"/>
      <w:divBdr>
        <w:top w:val="none" w:sz="0" w:space="0" w:color="auto"/>
        <w:left w:val="none" w:sz="0" w:space="0" w:color="auto"/>
        <w:bottom w:val="none" w:sz="0" w:space="0" w:color="auto"/>
        <w:right w:val="none" w:sz="0" w:space="0" w:color="auto"/>
      </w:divBdr>
    </w:div>
    <w:div w:id="1830168311">
      <w:bodyDiv w:val="1"/>
      <w:marLeft w:val="0"/>
      <w:marRight w:val="0"/>
      <w:marTop w:val="0"/>
      <w:marBottom w:val="0"/>
      <w:divBdr>
        <w:top w:val="none" w:sz="0" w:space="0" w:color="auto"/>
        <w:left w:val="none" w:sz="0" w:space="0" w:color="auto"/>
        <w:bottom w:val="none" w:sz="0" w:space="0" w:color="auto"/>
        <w:right w:val="none" w:sz="0" w:space="0" w:color="auto"/>
      </w:divBdr>
    </w:div>
    <w:div w:id="1830367091">
      <w:bodyDiv w:val="1"/>
      <w:marLeft w:val="0"/>
      <w:marRight w:val="0"/>
      <w:marTop w:val="0"/>
      <w:marBottom w:val="0"/>
      <w:divBdr>
        <w:top w:val="none" w:sz="0" w:space="0" w:color="auto"/>
        <w:left w:val="none" w:sz="0" w:space="0" w:color="auto"/>
        <w:bottom w:val="none" w:sz="0" w:space="0" w:color="auto"/>
        <w:right w:val="none" w:sz="0" w:space="0" w:color="auto"/>
      </w:divBdr>
    </w:div>
    <w:div w:id="1830517101">
      <w:bodyDiv w:val="1"/>
      <w:marLeft w:val="0"/>
      <w:marRight w:val="0"/>
      <w:marTop w:val="0"/>
      <w:marBottom w:val="0"/>
      <w:divBdr>
        <w:top w:val="none" w:sz="0" w:space="0" w:color="auto"/>
        <w:left w:val="none" w:sz="0" w:space="0" w:color="auto"/>
        <w:bottom w:val="none" w:sz="0" w:space="0" w:color="auto"/>
        <w:right w:val="none" w:sz="0" w:space="0" w:color="auto"/>
      </w:divBdr>
    </w:div>
    <w:div w:id="1830555354">
      <w:bodyDiv w:val="1"/>
      <w:marLeft w:val="0"/>
      <w:marRight w:val="0"/>
      <w:marTop w:val="0"/>
      <w:marBottom w:val="0"/>
      <w:divBdr>
        <w:top w:val="none" w:sz="0" w:space="0" w:color="auto"/>
        <w:left w:val="none" w:sz="0" w:space="0" w:color="auto"/>
        <w:bottom w:val="none" w:sz="0" w:space="0" w:color="auto"/>
        <w:right w:val="none" w:sz="0" w:space="0" w:color="auto"/>
      </w:divBdr>
    </w:div>
    <w:div w:id="1830706371">
      <w:bodyDiv w:val="1"/>
      <w:marLeft w:val="0"/>
      <w:marRight w:val="0"/>
      <w:marTop w:val="0"/>
      <w:marBottom w:val="0"/>
      <w:divBdr>
        <w:top w:val="none" w:sz="0" w:space="0" w:color="auto"/>
        <w:left w:val="none" w:sz="0" w:space="0" w:color="auto"/>
        <w:bottom w:val="none" w:sz="0" w:space="0" w:color="auto"/>
        <w:right w:val="none" w:sz="0" w:space="0" w:color="auto"/>
      </w:divBdr>
    </w:div>
    <w:div w:id="1830826890">
      <w:bodyDiv w:val="1"/>
      <w:marLeft w:val="0"/>
      <w:marRight w:val="0"/>
      <w:marTop w:val="0"/>
      <w:marBottom w:val="0"/>
      <w:divBdr>
        <w:top w:val="none" w:sz="0" w:space="0" w:color="auto"/>
        <w:left w:val="none" w:sz="0" w:space="0" w:color="auto"/>
        <w:bottom w:val="none" w:sz="0" w:space="0" w:color="auto"/>
        <w:right w:val="none" w:sz="0" w:space="0" w:color="auto"/>
      </w:divBdr>
    </w:div>
    <w:div w:id="1831213368">
      <w:bodyDiv w:val="1"/>
      <w:marLeft w:val="0"/>
      <w:marRight w:val="0"/>
      <w:marTop w:val="0"/>
      <w:marBottom w:val="0"/>
      <w:divBdr>
        <w:top w:val="none" w:sz="0" w:space="0" w:color="auto"/>
        <w:left w:val="none" w:sz="0" w:space="0" w:color="auto"/>
        <w:bottom w:val="none" w:sz="0" w:space="0" w:color="auto"/>
        <w:right w:val="none" w:sz="0" w:space="0" w:color="auto"/>
      </w:divBdr>
    </w:div>
    <w:div w:id="1831286931">
      <w:bodyDiv w:val="1"/>
      <w:marLeft w:val="0"/>
      <w:marRight w:val="0"/>
      <w:marTop w:val="0"/>
      <w:marBottom w:val="0"/>
      <w:divBdr>
        <w:top w:val="none" w:sz="0" w:space="0" w:color="auto"/>
        <w:left w:val="none" w:sz="0" w:space="0" w:color="auto"/>
        <w:bottom w:val="none" w:sz="0" w:space="0" w:color="auto"/>
        <w:right w:val="none" w:sz="0" w:space="0" w:color="auto"/>
      </w:divBdr>
    </w:div>
    <w:div w:id="1831365664">
      <w:bodyDiv w:val="1"/>
      <w:marLeft w:val="0"/>
      <w:marRight w:val="0"/>
      <w:marTop w:val="0"/>
      <w:marBottom w:val="0"/>
      <w:divBdr>
        <w:top w:val="none" w:sz="0" w:space="0" w:color="auto"/>
        <w:left w:val="none" w:sz="0" w:space="0" w:color="auto"/>
        <w:bottom w:val="none" w:sz="0" w:space="0" w:color="auto"/>
        <w:right w:val="none" w:sz="0" w:space="0" w:color="auto"/>
      </w:divBdr>
    </w:div>
    <w:div w:id="1831746246">
      <w:bodyDiv w:val="1"/>
      <w:marLeft w:val="0"/>
      <w:marRight w:val="0"/>
      <w:marTop w:val="0"/>
      <w:marBottom w:val="0"/>
      <w:divBdr>
        <w:top w:val="none" w:sz="0" w:space="0" w:color="auto"/>
        <w:left w:val="none" w:sz="0" w:space="0" w:color="auto"/>
        <w:bottom w:val="none" w:sz="0" w:space="0" w:color="auto"/>
        <w:right w:val="none" w:sz="0" w:space="0" w:color="auto"/>
      </w:divBdr>
    </w:div>
    <w:div w:id="1831746526">
      <w:bodyDiv w:val="1"/>
      <w:marLeft w:val="0"/>
      <w:marRight w:val="0"/>
      <w:marTop w:val="0"/>
      <w:marBottom w:val="0"/>
      <w:divBdr>
        <w:top w:val="none" w:sz="0" w:space="0" w:color="auto"/>
        <w:left w:val="none" w:sz="0" w:space="0" w:color="auto"/>
        <w:bottom w:val="none" w:sz="0" w:space="0" w:color="auto"/>
        <w:right w:val="none" w:sz="0" w:space="0" w:color="auto"/>
      </w:divBdr>
    </w:div>
    <w:div w:id="1831870754">
      <w:bodyDiv w:val="1"/>
      <w:marLeft w:val="0"/>
      <w:marRight w:val="0"/>
      <w:marTop w:val="0"/>
      <w:marBottom w:val="0"/>
      <w:divBdr>
        <w:top w:val="none" w:sz="0" w:space="0" w:color="auto"/>
        <w:left w:val="none" w:sz="0" w:space="0" w:color="auto"/>
        <w:bottom w:val="none" w:sz="0" w:space="0" w:color="auto"/>
        <w:right w:val="none" w:sz="0" w:space="0" w:color="auto"/>
      </w:divBdr>
    </w:div>
    <w:div w:id="1831873246">
      <w:bodyDiv w:val="1"/>
      <w:marLeft w:val="0"/>
      <w:marRight w:val="0"/>
      <w:marTop w:val="0"/>
      <w:marBottom w:val="0"/>
      <w:divBdr>
        <w:top w:val="none" w:sz="0" w:space="0" w:color="auto"/>
        <w:left w:val="none" w:sz="0" w:space="0" w:color="auto"/>
        <w:bottom w:val="none" w:sz="0" w:space="0" w:color="auto"/>
        <w:right w:val="none" w:sz="0" w:space="0" w:color="auto"/>
      </w:divBdr>
    </w:div>
    <w:div w:id="1832023622">
      <w:bodyDiv w:val="1"/>
      <w:marLeft w:val="0"/>
      <w:marRight w:val="0"/>
      <w:marTop w:val="0"/>
      <w:marBottom w:val="0"/>
      <w:divBdr>
        <w:top w:val="none" w:sz="0" w:space="0" w:color="auto"/>
        <w:left w:val="none" w:sz="0" w:space="0" w:color="auto"/>
        <w:bottom w:val="none" w:sz="0" w:space="0" w:color="auto"/>
        <w:right w:val="none" w:sz="0" w:space="0" w:color="auto"/>
      </w:divBdr>
    </w:div>
    <w:div w:id="1832063288">
      <w:bodyDiv w:val="1"/>
      <w:marLeft w:val="0"/>
      <w:marRight w:val="0"/>
      <w:marTop w:val="0"/>
      <w:marBottom w:val="0"/>
      <w:divBdr>
        <w:top w:val="none" w:sz="0" w:space="0" w:color="auto"/>
        <w:left w:val="none" w:sz="0" w:space="0" w:color="auto"/>
        <w:bottom w:val="none" w:sz="0" w:space="0" w:color="auto"/>
        <w:right w:val="none" w:sz="0" w:space="0" w:color="auto"/>
      </w:divBdr>
    </w:div>
    <w:div w:id="1832216410">
      <w:bodyDiv w:val="1"/>
      <w:marLeft w:val="0"/>
      <w:marRight w:val="0"/>
      <w:marTop w:val="0"/>
      <w:marBottom w:val="0"/>
      <w:divBdr>
        <w:top w:val="none" w:sz="0" w:space="0" w:color="auto"/>
        <w:left w:val="none" w:sz="0" w:space="0" w:color="auto"/>
        <w:bottom w:val="none" w:sz="0" w:space="0" w:color="auto"/>
        <w:right w:val="none" w:sz="0" w:space="0" w:color="auto"/>
      </w:divBdr>
    </w:div>
    <w:div w:id="1832217621">
      <w:bodyDiv w:val="1"/>
      <w:marLeft w:val="0"/>
      <w:marRight w:val="0"/>
      <w:marTop w:val="0"/>
      <w:marBottom w:val="0"/>
      <w:divBdr>
        <w:top w:val="none" w:sz="0" w:space="0" w:color="auto"/>
        <w:left w:val="none" w:sz="0" w:space="0" w:color="auto"/>
        <w:bottom w:val="none" w:sz="0" w:space="0" w:color="auto"/>
        <w:right w:val="none" w:sz="0" w:space="0" w:color="auto"/>
      </w:divBdr>
    </w:div>
    <w:div w:id="1832256479">
      <w:bodyDiv w:val="1"/>
      <w:marLeft w:val="0"/>
      <w:marRight w:val="0"/>
      <w:marTop w:val="0"/>
      <w:marBottom w:val="0"/>
      <w:divBdr>
        <w:top w:val="none" w:sz="0" w:space="0" w:color="auto"/>
        <w:left w:val="none" w:sz="0" w:space="0" w:color="auto"/>
        <w:bottom w:val="none" w:sz="0" w:space="0" w:color="auto"/>
        <w:right w:val="none" w:sz="0" w:space="0" w:color="auto"/>
      </w:divBdr>
    </w:div>
    <w:div w:id="1832325873">
      <w:bodyDiv w:val="1"/>
      <w:marLeft w:val="0"/>
      <w:marRight w:val="0"/>
      <w:marTop w:val="0"/>
      <w:marBottom w:val="0"/>
      <w:divBdr>
        <w:top w:val="none" w:sz="0" w:space="0" w:color="auto"/>
        <w:left w:val="none" w:sz="0" w:space="0" w:color="auto"/>
        <w:bottom w:val="none" w:sz="0" w:space="0" w:color="auto"/>
        <w:right w:val="none" w:sz="0" w:space="0" w:color="auto"/>
      </w:divBdr>
    </w:div>
    <w:div w:id="1832326133">
      <w:bodyDiv w:val="1"/>
      <w:marLeft w:val="0"/>
      <w:marRight w:val="0"/>
      <w:marTop w:val="0"/>
      <w:marBottom w:val="0"/>
      <w:divBdr>
        <w:top w:val="none" w:sz="0" w:space="0" w:color="auto"/>
        <w:left w:val="none" w:sz="0" w:space="0" w:color="auto"/>
        <w:bottom w:val="none" w:sz="0" w:space="0" w:color="auto"/>
        <w:right w:val="none" w:sz="0" w:space="0" w:color="auto"/>
      </w:divBdr>
    </w:div>
    <w:div w:id="1832329606">
      <w:bodyDiv w:val="1"/>
      <w:marLeft w:val="0"/>
      <w:marRight w:val="0"/>
      <w:marTop w:val="0"/>
      <w:marBottom w:val="0"/>
      <w:divBdr>
        <w:top w:val="none" w:sz="0" w:space="0" w:color="auto"/>
        <w:left w:val="none" w:sz="0" w:space="0" w:color="auto"/>
        <w:bottom w:val="none" w:sz="0" w:space="0" w:color="auto"/>
        <w:right w:val="none" w:sz="0" w:space="0" w:color="auto"/>
      </w:divBdr>
    </w:div>
    <w:div w:id="1832522820">
      <w:bodyDiv w:val="1"/>
      <w:marLeft w:val="0"/>
      <w:marRight w:val="0"/>
      <w:marTop w:val="0"/>
      <w:marBottom w:val="0"/>
      <w:divBdr>
        <w:top w:val="none" w:sz="0" w:space="0" w:color="auto"/>
        <w:left w:val="none" w:sz="0" w:space="0" w:color="auto"/>
        <w:bottom w:val="none" w:sz="0" w:space="0" w:color="auto"/>
        <w:right w:val="none" w:sz="0" w:space="0" w:color="auto"/>
      </w:divBdr>
    </w:div>
    <w:div w:id="1832602642">
      <w:bodyDiv w:val="1"/>
      <w:marLeft w:val="0"/>
      <w:marRight w:val="0"/>
      <w:marTop w:val="0"/>
      <w:marBottom w:val="0"/>
      <w:divBdr>
        <w:top w:val="none" w:sz="0" w:space="0" w:color="auto"/>
        <w:left w:val="none" w:sz="0" w:space="0" w:color="auto"/>
        <w:bottom w:val="none" w:sz="0" w:space="0" w:color="auto"/>
        <w:right w:val="none" w:sz="0" w:space="0" w:color="auto"/>
      </w:divBdr>
    </w:div>
    <w:div w:id="1832674768">
      <w:bodyDiv w:val="1"/>
      <w:marLeft w:val="0"/>
      <w:marRight w:val="0"/>
      <w:marTop w:val="0"/>
      <w:marBottom w:val="0"/>
      <w:divBdr>
        <w:top w:val="none" w:sz="0" w:space="0" w:color="auto"/>
        <w:left w:val="none" w:sz="0" w:space="0" w:color="auto"/>
        <w:bottom w:val="none" w:sz="0" w:space="0" w:color="auto"/>
        <w:right w:val="none" w:sz="0" w:space="0" w:color="auto"/>
      </w:divBdr>
    </w:div>
    <w:div w:id="1832793064">
      <w:bodyDiv w:val="1"/>
      <w:marLeft w:val="0"/>
      <w:marRight w:val="0"/>
      <w:marTop w:val="0"/>
      <w:marBottom w:val="0"/>
      <w:divBdr>
        <w:top w:val="none" w:sz="0" w:space="0" w:color="auto"/>
        <w:left w:val="none" w:sz="0" w:space="0" w:color="auto"/>
        <w:bottom w:val="none" w:sz="0" w:space="0" w:color="auto"/>
        <w:right w:val="none" w:sz="0" w:space="0" w:color="auto"/>
      </w:divBdr>
    </w:div>
    <w:div w:id="1832867465">
      <w:bodyDiv w:val="1"/>
      <w:marLeft w:val="0"/>
      <w:marRight w:val="0"/>
      <w:marTop w:val="0"/>
      <w:marBottom w:val="0"/>
      <w:divBdr>
        <w:top w:val="none" w:sz="0" w:space="0" w:color="auto"/>
        <w:left w:val="none" w:sz="0" w:space="0" w:color="auto"/>
        <w:bottom w:val="none" w:sz="0" w:space="0" w:color="auto"/>
        <w:right w:val="none" w:sz="0" w:space="0" w:color="auto"/>
      </w:divBdr>
    </w:div>
    <w:div w:id="1833136945">
      <w:bodyDiv w:val="1"/>
      <w:marLeft w:val="0"/>
      <w:marRight w:val="0"/>
      <w:marTop w:val="0"/>
      <w:marBottom w:val="0"/>
      <w:divBdr>
        <w:top w:val="none" w:sz="0" w:space="0" w:color="auto"/>
        <w:left w:val="none" w:sz="0" w:space="0" w:color="auto"/>
        <w:bottom w:val="none" w:sz="0" w:space="0" w:color="auto"/>
        <w:right w:val="none" w:sz="0" w:space="0" w:color="auto"/>
      </w:divBdr>
    </w:div>
    <w:div w:id="1833175492">
      <w:bodyDiv w:val="1"/>
      <w:marLeft w:val="0"/>
      <w:marRight w:val="0"/>
      <w:marTop w:val="0"/>
      <w:marBottom w:val="0"/>
      <w:divBdr>
        <w:top w:val="none" w:sz="0" w:space="0" w:color="auto"/>
        <w:left w:val="none" w:sz="0" w:space="0" w:color="auto"/>
        <w:bottom w:val="none" w:sz="0" w:space="0" w:color="auto"/>
        <w:right w:val="none" w:sz="0" w:space="0" w:color="auto"/>
      </w:divBdr>
    </w:div>
    <w:div w:id="1833594573">
      <w:bodyDiv w:val="1"/>
      <w:marLeft w:val="0"/>
      <w:marRight w:val="0"/>
      <w:marTop w:val="0"/>
      <w:marBottom w:val="0"/>
      <w:divBdr>
        <w:top w:val="none" w:sz="0" w:space="0" w:color="auto"/>
        <w:left w:val="none" w:sz="0" w:space="0" w:color="auto"/>
        <w:bottom w:val="none" w:sz="0" w:space="0" w:color="auto"/>
        <w:right w:val="none" w:sz="0" w:space="0" w:color="auto"/>
      </w:divBdr>
    </w:div>
    <w:div w:id="1833637543">
      <w:bodyDiv w:val="1"/>
      <w:marLeft w:val="0"/>
      <w:marRight w:val="0"/>
      <w:marTop w:val="0"/>
      <w:marBottom w:val="0"/>
      <w:divBdr>
        <w:top w:val="none" w:sz="0" w:space="0" w:color="auto"/>
        <w:left w:val="none" w:sz="0" w:space="0" w:color="auto"/>
        <w:bottom w:val="none" w:sz="0" w:space="0" w:color="auto"/>
        <w:right w:val="none" w:sz="0" w:space="0" w:color="auto"/>
      </w:divBdr>
    </w:div>
    <w:div w:id="1833794645">
      <w:bodyDiv w:val="1"/>
      <w:marLeft w:val="0"/>
      <w:marRight w:val="0"/>
      <w:marTop w:val="0"/>
      <w:marBottom w:val="0"/>
      <w:divBdr>
        <w:top w:val="none" w:sz="0" w:space="0" w:color="auto"/>
        <w:left w:val="none" w:sz="0" w:space="0" w:color="auto"/>
        <w:bottom w:val="none" w:sz="0" w:space="0" w:color="auto"/>
        <w:right w:val="none" w:sz="0" w:space="0" w:color="auto"/>
      </w:divBdr>
    </w:div>
    <w:div w:id="1833910364">
      <w:bodyDiv w:val="1"/>
      <w:marLeft w:val="0"/>
      <w:marRight w:val="0"/>
      <w:marTop w:val="0"/>
      <w:marBottom w:val="0"/>
      <w:divBdr>
        <w:top w:val="none" w:sz="0" w:space="0" w:color="auto"/>
        <w:left w:val="none" w:sz="0" w:space="0" w:color="auto"/>
        <w:bottom w:val="none" w:sz="0" w:space="0" w:color="auto"/>
        <w:right w:val="none" w:sz="0" w:space="0" w:color="auto"/>
      </w:divBdr>
    </w:div>
    <w:div w:id="1834178594">
      <w:bodyDiv w:val="1"/>
      <w:marLeft w:val="0"/>
      <w:marRight w:val="0"/>
      <w:marTop w:val="0"/>
      <w:marBottom w:val="0"/>
      <w:divBdr>
        <w:top w:val="none" w:sz="0" w:space="0" w:color="auto"/>
        <w:left w:val="none" w:sz="0" w:space="0" w:color="auto"/>
        <w:bottom w:val="none" w:sz="0" w:space="0" w:color="auto"/>
        <w:right w:val="none" w:sz="0" w:space="0" w:color="auto"/>
      </w:divBdr>
    </w:div>
    <w:div w:id="1834182758">
      <w:bodyDiv w:val="1"/>
      <w:marLeft w:val="0"/>
      <w:marRight w:val="0"/>
      <w:marTop w:val="0"/>
      <w:marBottom w:val="0"/>
      <w:divBdr>
        <w:top w:val="none" w:sz="0" w:space="0" w:color="auto"/>
        <w:left w:val="none" w:sz="0" w:space="0" w:color="auto"/>
        <w:bottom w:val="none" w:sz="0" w:space="0" w:color="auto"/>
        <w:right w:val="none" w:sz="0" w:space="0" w:color="auto"/>
      </w:divBdr>
    </w:div>
    <w:div w:id="1834252111">
      <w:bodyDiv w:val="1"/>
      <w:marLeft w:val="0"/>
      <w:marRight w:val="0"/>
      <w:marTop w:val="0"/>
      <w:marBottom w:val="0"/>
      <w:divBdr>
        <w:top w:val="none" w:sz="0" w:space="0" w:color="auto"/>
        <w:left w:val="none" w:sz="0" w:space="0" w:color="auto"/>
        <w:bottom w:val="none" w:sz="0" w:space="0" w:color="auto"/>
        <w:right w:val="none" w:sz="0" w:space="0" w:color="auto"/>
      </w:divBdr>
    </w:div>
    <w:div w:id="1834445971">
      <w:bodyDiv w:val="1"/>
      <w:marLeft w:val="0"/>
      <w:marRight w:val="0"/>
      <w:marTop w:val="0"/>
      <w:marBottom w:val="0"/>
      <w:divBdr>
        <w:top w:val="none" w:sz="0" w:space="0" w:color="auto"/>
        <w:left w:val="none" w:sz="0" w:space="0" w:color="auto"/>
        <w:bottom w:val="none" w:sz="0" w:space="0" w:color="auto"/>
        <w:right w:val="none" w:sz="0" w:space="0" w:color="auto"/>
      </w:divBdr>
    </w:div>
    <w:div w:id="1834954905">
      <w:bodyDiv w:val="1"/>
      <w:marLeft w:val="0"/>
      <w:marRight w:val="0"/>
      <w:marTop w:val="0"/>
      <w:marBottom w:val="0"/>
      <w:divBdr>
        <w:top w:val="none" w:sz="0" w:space="0" w:color="auto"/>
        <w:left w:val="none" w:sz="0" w:space="0" w:color="auto"/>
        <w:bottom w:val="none" w:sz="0" w:space="0" w:color="auto"/>
        <w:right w:val="none" w:sz="0" w:space="0" w:color="auto"/>
      </w:divBdr>
    </w:div>
    <w:div w:id="1835026005">
      <w:bodyDiv w:val="1"/>
      <w:marLeft w:val="0"/>
      <w:marRight w:val="0"/>
      <w:marTop w:val="0"/>
      <w:marBottom w:val="0"/>
      <w:divBdr>
        <w:top w:val="none" w:sz="0" w:space="0" w:color="auto"/>
        <w:left w:val="none" w:sz="0" w:space="0" w:color="auto"/>
        <w:bottom w:val="none" w:sz="0" w:space="0" w:color="auto"/>
        <w:right w:val="none" w:sz="0" w:space="0" w:color="auto"/>
      </w:divBdr>
    </w:div>
    <w:div w:id="1835142638">
      <w:bodyDiv w:val="1"/>
      <w:marLeft w:val="0"/>
      <w:marRight w:val="0"/>
      <w:marTop w:val="0"/>
      <w:marBottom w:val="0"/>
      <w:divBdr>
        <w:top w:val="none" w:sz="0" w:space="0" w:color="auto"/>
        <w:left w:val="none" w:sz="0" w:space="0" w:color="auto"/>
        <w:bottom w:val="none" w:sz="0" w:space="0" w:color="auto"/>
        <w:right w:val="none" w:sz="0" w:space="0" w:color="auto"/>
      </w:divBdr>
    </w:div>
    <w:div w:id="1835413702">
      <w:bodyDiv w:val="1"/>
      <w:marLeft w:val="0"/>
      <w:marRight w:val="0"/>
      <w:marTop w:val="0"/>
      <w:marBottom w:val="0"/>
      <w:divBdr>
        <w:top w:val="none" w:sz="0" w:space="0" w:color="auto"/>
        <w:left w:val="none" w:sz="0" w:space="0" w:color="auto"/>
        <w:bottom w:val="none" w:sz="0" w:space="0" w:color="auto"/>
        <w:right w:val="none" w:sz="0" w:space="0" w:color="auto"/>
      </w:divBdr>
    </w:div>
    <w:div w:id="1835486198">
      <w:bodyDiv w:val="1"/>
      <w:marLeft w:val="0"/>
      <w:marRight w:val="0"/>
      <w:marTop w:val="0"/>
      <w:marBottom w:val="0"/>
      <w:divBdr>
        <w:top w:val="none" w:sz="0" w:space="0" w:color="auto"/>
        <w:left w:val="none" w:sz="0" w:space="0" w:color="auto"/>
        <w:bottom w:val="none" w:sz="0" w:space="0" w:color="auto"/>
        <w:right w:val="none" w:sz="0" w:space="0" w:color="auto"/>
      </w:divBdr>
    </w:div>
    <w:div w:id="1835610497">
      <w:bodyDiv w:val="1"/>
      <w:marLeft w:val="0"/>
      <w:marRight w:val="0"/>
      <w:marTop w:val="0"/>
      <w:marBottom w:val="0"/>
      <w:divBdr>
        <w:top w:val="none" w:sz="0" w:space="0" w:color="auto"/>
        <w:left w:val="none" w:sz="0" w:space="0" w:color="auto"/>
        <w:bottom w:val="none" w:sz="0" w:space="0" w:color="auto"/>
        <w:right w:val="none" w:sz="0" w:space="0" w:color="auto"/>
      </w:divBdr>
    </w:div>
    <w:div w:id="1835611785">
      <w:bodyDiv w:val="1"/>
      <w:marLeft w:val="0"/>
      <w:marRight w:val="0"/>
      <w:marTop w:val="0"/>
      <w:marBottom w:val="0"/>
      <w:divBdr>
        <w:top w:val="none" w:sz="0" w:space="0" w:color="auto"/>
        <w:left w:val="none" w:sz="0" w:space="0" w:color="auto"/>
        <w:bottom w:val="none" w:sz="0" w:space="0" w:color="auto"/>
        <w:right w:val="none" w:sz="0" w:space="0" w:color="auto"/>
      </w:divBdr>
    </w:div>
    <w:div w:id="1835801230">
      <w:bodyDiv w:val="1"/>
      <w:marLeft w:val="0"/>
      <w:marRight w:val="0"/>
      <w:marTop w:val="0"/>
      <w:marBottom w:val="0"/>
      <w:divBdr>
        <w:top w:val="none" w:sz="0" w:space="0" w:color="auto"/>
        <w:left w:val="none" w:sz="0" w:space="0" w:color="auto"/>
        <w:bottom w:val="none" w:sz="0" w:space="0" w:color="auto"/>
        <w:right w:val="none" w:sz="0" w:space="0" w:color="auto"/>
      </w:divBdr>
    </w:div>
    <w:div w:id="1836148608">
      <w:bodyDiv w:val="1"/>
      <w:marLeft w:val="0"/>
      <w:marRight w:val="0"/>
      <w:marTop w:val="0"/>
      <w:marBottom w:val="0"/>
      <w:divBdr>
        <w:top w:val="none" w:sz="0" w:space="0" w:color="auto"/>
        <w:left w:val="none" w:sz="0" w:space="0" w:color="auto"/>
        <w:bottom w:val="none" w:sz="0" w:space="0" w:color="auto"/>
        <w:right w:val="none" w:sz="0" w:space="0" w:color="auto"/>
      </w:divBdr>
    </w:div>
    <w:div w:id="1836216182">
      <w:bodyDiv w:val="1"/>
      <w:marLeft w:val="0"/>
      <w:marRight w:val="0"/>
      <w:marTop w:val="0"/>
      <w:marBottom w:val="0"/>
      <w:divBdr>
        <w:top w:val="none" w:sz="0" w:space="0" w:color="auto"/>
        <w:left w:val="none" w:sz="0" w:space="0" w:color="auto"/>
        <w:bottom w:val="none" w:sz="0" w:space="0" w:color="auto"/>
        <w:right w:val="none" w:sz="0" w:space="0" w:color="auto"/>
      </w:divBdr>
    </w:div>
    <w:div w:id="1836216747">
      <w:bodyDiv w:val="1"/>
      <w:marLeft w:val="0"/>
      <w:marRight w:val="0"/>
      <w:marTop w:val="0"/>
      <w:marBottom w:val="0"/>
      <w:divBdr>
        <w:top w:val="none" w:sz="0" w:space="0" w:color="auto"/>
        <w:left w:val="none" w:sz="0" w:space="0" w:color="auto"/>
        <w:bottom w:val="none" w:sz="0" w:space="0" w:color="auto"/>
        <w:right w:val="none" w:sz="0" w:space="0" w:color="auto"/>
      </w:divBdr>
    </w:div>
    <w:div w:id="1836259865">
      <w:bodyDiv w:val="1"/>
      <w:marLeft w:val="0"/>
      <w:marRight w:val="0"/>
      <w:marTop w:val="0"/>
      <w:marBottom w:val="0"/>
      <w:divBdr>
        <w:top w:val="none" w:sz="0" w:space="0" w:color="auto"/>
        <w:left w:val="none" w:sz="0" w:space="0" w:color="auto"/>
        <w:bottom w:val="none" w:sz="0" w:space="0" w:color="auto"/>
        <w:right w:val="none" w:sz="0" w:space="0" w:color="auto"/>
      </w:divBdr>
    </w:div>
    <w:div w:id="1836844665">
      <w:bodyDiv w:val="1"/>
      <w:marLeft w:val="0"/>
      <w:marRight w:val="0"/>
      <w:marTop w:val="0"/>
      <w:marBottom w:val="0"/>
      <w:divBdr>
        <w:top w:val="none" w:sz="0" w:space="0" w:color="auto"/>
        <w:left w:val="none" w:sz="0" w:space="0" w:color="auto"/>
        <w:bottom w:val="none" w:sz="0" w:space="0" w:color="auto"/>
        <w:right w:val="none" w:sz="0" w:space="0" w:color="auto"/>
      </w:divBdr>
    </w:div>
    <w:div w:id="1836994134">
      <w:bodyDiv w:val="1"/>
      <w:marLeft w:val="0"/>
      <w:marRight w:val="0"/>
      <w:marTop w:val="0"/>
      <w:marBottom w:val="0"/>
      <w:divBdr>
        <w:top w:val="none" w:sz="0" w:space="0" w:color="auto"/>
        <w:left w:val="none" w:sz="0" w:space="0" w:color="auto"/>
        <w:bottom w:val="none" w:sz="0" w:space="0" w:color="auto"/>
        <w:right w:val="none" w:sz="0" w:space="0" w:color="auto"/>
      </w:divBdr>
    </w:div>
    <w:div w:id="1836994723">
      <w:bodyDiv w:val="1"/>
      <w:marLeft w:val="0"/>
      <w:marRight w:val="0"/>
      <w:marTop w:val="0"/>
      <w:marBottom w:val="0"/>
      <w:divBdr>
        <w:top w:val="none" w:sz="0" w:space="0" w:color="auto"/>
        <w:left w:val="none" w:sz="0" w:space="0" w:color="auto"/>
        <w:bottom w:val="none" w:sz="0" w:space="0" w:color="auto"/>
        <w:right w:val="none" w:sz="0" w:space="0" w:color="auto"/>
      </w:divBdr>
    </w:div>
    <w:div w:id="1837185493">
      <w:bodyDiv w:val="1"/>
      <w:marLeft w:val="0"/>
      <w:marRight w:val="0"/>
      <w:marTop w:val="0"/>
      <w:marBottom w:val="0"/>
      <w:divBdr>
        <w:top w:val="none" w:sz="0" w:space="0" w:color="auto"/>
        <w:left w:val="none" w:sz="0" w:space="0" w:color="auto"/>
        <w:bottom w:val="none" w:sz="0" w:space="0" w:color="auto"/>
        <w:right w:val="none" w:sz="0" w:space="0" w:color="auto"/>
      </w:divBdr>
    </w:div>
    <w:div w:id="1837375997">
      <w:bodyDiv w:val="1"/>
      <w:marLeft w:val="0"/>
      <w:marRight w:val="0"/>
      <w:marTop w:val="0"/>
      <w:marBottom w:val="0"/>
      <w:divBdr>
        <w:top w:val="none" w:sz="0" w:space="0" w:color="auto"/>
        <w:left w:val="none" w:sz="0" w:space="0" w:color="auto"/>
        <w:bottom w:val="none" w:sz="0" w:space="0" w:color="auto"/>
        <w:right w:val="none" w:sz="0" w:space="0" w:color="auto"/>
      </w:divBdr>
    </w:div>
    <w:div w:id="1837383301">
      <w:bodyDiv w:val="1"/>
      <w:marLeft w:val="0"/>
      <w:marRight w:val="0"/>
      <w:marTop w:val="0"/>
      <w:marBottom w:val="0"/>
      <w:divBdr>
        <w:top w:val="none" w:sz="0" w:space="0" w:color="auto"/>
        <w:left w:val="none" w:sz="0" w:space="0" w:color="auto"/>
        <w:bottom w:val="none" w:sz="0" w:space="0" w:color="auto"/>
        <w:right w:val="none" w:sz="0" w:space="0" w:color="auto"/>
      </w:divBdr>
    </w:div>
    <w:div w:id="1837842805">
      <w:bodyDiv w:val="1"/>
      <w:marLeft w:val="0"/>
      <w:marRight w:val="0"/>
      <w:marTop w:val="0"/>
      <w:marBottom w:val="0"/>
      <w:divBdr>
        <w:top w:val="none" w:sz="0" w:space="0" w:color="auto"/>
        <w:left w:val="none" w:sz="0" w:space="0" w:color="auto"/>
        <w:bottom w:val="none" w:sz="0" w:space="0" w:color="auto"/>
        <w:right w:val="none" w:sz="0" w:space="0" w:color="auto"/>
      </w:divBdr>
    </w:div>
    <w:div w:id="1837914769">
      <w:bodyDiv w:val="1"/>
      <w:marLeft w:val="0"/>
      <w:marRight w:val="0"/>
      <w:marTop w:val="0"/>
      <w:marBottom w:val="0"/>
      <w:divBdr>
        <w:top w:val="none" w:sz="0" w:space="0" w:color="auto"/>
        <w:left w:val="none" w:sz="0" w:space="0" w:color="auto"/>
        <w:bottom w:val="none" w:sz="0" w:space="0" w:color="auto"/>
        <w:right w:val="none" w:sz="0" w:space="0" w:color="auto"/>
      </w:divBdr>
    </w:div>
    <w:div w:id="1838031850">
      <w:bodyDiv w:val="1"/>
      <w:marLeft w:val="0"/>
      <w:marRight w:val="0"/>
      <w:marTop w:val="0"/>
      <w:marBottom w:val="0"/>
      <w:divBdr>
        <w:top w:val="none" w:sz="0" w:space="0" w:color="auto"/>
        <w:left w:val="none" w:sz="0" w:space="0" w:color="auto"/>
        <w:bottom w:val="none" w:sz="0" w:space="0" w:color="auto"/>
        <w:right w:val="none" w:sz="0" w:space="0" w:color="auto"/>
      </w:divBdr>
    </w:div>
    <w:div w:id="1838185828">
      <w:bodyDiv w:val="1"/>
      <w:marLeft w:val="0"/>
      <w:marRight w:val="0"/>
      <w:marTop w:val="0"/>
      <w:marBottom w:val="0"/>
      <w:divBdr>
        <w:top w:val="none" w:sz="0" w:space="0" w:color="auto"/>
        <w:left w:val="none" w:sz="0" w:space="0" w:color="auto"/>
        <w:bottom w:val="none" w:sz="0" w:space="0" w:color="auto"/>
        <w:right w:val="none" w:sz="0" w:space="0" w:color="auto"/>
      </w:divBdr>
    </w:div>
    <w:div w:id="1838299248">
      <w:bodyDiv w:val="1"/>
      <w:marLeft w:val="0"/>
      <w:marRight w:val="0"/>
      <w:marTop w:val="0"/>
      <w:marBottom w:val="0"/>
      <w:divBdr>
        <w:top w:val="none" w:sz="0" w:space="0" w:color="auto"/>
        <w:left w:val="none" w:sz="0" w:space="0" w:color="auto"/>
        <w:bottom w:val="none" w:sz="0" w:space="0" w:color="auto"/>
        <w:right w:val="none" w:sz="0" w:space="0" w:color="auto"/>
      </w:divBdr>
    </w:div>
    <w:div w:id="1838376946">
      <w:bodyDiv w:val="1"/>
      <w:marLeft w:val="0"/>
      <w:marRight w:val="0"/>
      <w:marTop w:val="0"/>
      <w:marBottom w:val="0"/>
      <w:divBdr>
        <w:top w:val="none" w:sz="0" w:space="0" w:color="auto"/>
        <w:left w:val="none" w:sz="0" w:space="0" w:color="auto"/>
        <w:bottom w:val="none" w:sz="0" w:space="0" w:color="auto"/>
        <w:right w:val="none" w:sz="0" w:space="0" w:color="auto"/>
      </w:divBdr>
    </w:div>
    <w:div w:id="1838572328">
      <w:bodyDiv w:val="1"/>
      <w:marLeft w:val="0"/>
      <w:marRight w:val="0"/>
      <w:marTop w:val="0"/>
      <w:marBottom w:val="0"/>
      <w:divBdr>
        <w:top w:val="none" w:sz="0" w:space="0" w:color="auto"/>
        <w:left w:val="none" w:sz="0" w:space="0" w:color="auto"/>
        <w:bottom w:val="none" w:sz="0" w:space="0" w:color="auto"/>
        <w:right w:val="none" w:sz="0" w:space="0" w:color="auto"/>
      </w:divBdr>
    </w:div>
    <w:div w:id="1838619646">
      <w:bodyDiv w:val="1"/>
      <w:marLeft w:val="0"/>
      <w:marRight w:val="0"/>
      <w:marTop w:val="0"/>
      <w:marBottom w:val="0"/>
      <w:divBdr>
        <w:top w:val="none" w:sz="0" w:space="0" w:color="auto"/>
        <w:left w:val="none" w:sz="0" w:space="0" w:color="auto"/>
        <w:bottom w:val="none" w:sz="0" w:space="0" w:color="auto"/>
        <w:right w:val="none" w:sz="0" w:space="0" w:color="auto"/>
      </w:divBdr>
    </w:div>
    <w:div w:id="1838763510">
      <w:bodyDiv w:val="1"/>
      <w:marLeft w:val="0"/>
      <w:marRight w:val="0"/>
      <w:marTop w:val="0"/>
      <w:marBottom w:val="0"/>
      <w:divBdr>
        <w:top w:val="none" w:sz="0" w:space="0" w:color="auto"/>
        <w:left w:val="none" w:sz="0" w:space="0" w:color="auto"/>
        <w:bottom w:val="none" w:sz="0" w:space="0" w:color="auto"/>
        <w:right w:val="none" w:sz="0" w:space="0" w:color="auto"/>
      </w:divBdr>
    </w:div>
    <w:div w:id="1838812706">
      <w:bodyDiv w:val="1"/>
      <w:marLeft w:val="0"/>
      <w:marRight w:val="0"/>
      <w:marTop w:val="0"/>
      <w:marBottom w:val="0"/>
      <w:divBdr>
        <w:top w:val="none" w:sz="0" w:space="0" w:color="auto"/>
        <w:left w:val="none" w:sz="0" w:space="0" w:color="auto"/>
        <w:bottom w:val="none" w:sz="0" w:space="0" w:color="auto"/>
        <w:right w:val="none" w:sz="0" w:space="0" w:color="auto"/>
      </w:divBdr>
    </w:div>
    <w:div w:id="1838959907">
      <w:bodyDiv w:val="1"/>
      <w:marLeft w:val="0"/>
      <w:marRight w:val="0"/>
      <w:marTop w:val="0"/>
      <w:marBottom w:val="0"/>
      <w:divBdr>
        <w:top w:val="none" w:sz="0" w:space="0" w:color="auto"/>
        <w:left w:val="none" w:sz="0" w:space="0" w:color="auto"/>
        <w:bottom w:val="none" w:sz="0" w:space="0" w:color="auto"/>
        <w:right w:val="none" w:sz="0" w:space="0" w:color="auto"/>
      </w:divBdr>
    </w:div>
    <w:div w:id="1839153016">
      <w:bodyDiv w:val="1"/>
      <w:marLeft w:val="0"/>
      <w:marRight w:val="0"/>
      <w:marTop w:val="0"/>
      <w:marBottom w:val="0"/>
      <w:divBdr>
        <w:top w:val="none" w:sz="0" w:space="0" w:color="auto"/>
        <w:left w:val="none" w:sz="0" w:space="0" w:color="auto"/>
        <w:bottom w:val="none" w:sz="0" w:space="0" w:color="auto"/>
        <w:right w:val="none" w:sz="0" w:space="0" w:color="auto"/>
      </w:divBdr>
    </w:div>
    <w:div w:id="1839153646">
      <w:bodyDiv w:val="1"/>
      <w:marLeft w:val="0"/>
      <w:marRight w:val="0"/>
      <w:marTop w:val="0"/>
      <w:marBottom w:val="0"/>
      <w:divBdr>
        <w:top w:val="none" w:sz="0" w:space="0" w:color="auto"/>
        <w:left w:val="none" w:sz="0" w:space="0" w:color="auto"/>
        <w:bottom w:val="none" w:sz="0" w:space="0" w:color="auto"/>
        <w:right w:val="none" w:sz="0" w:space="0" w:color="auto"/>
      </w:divBdr>
    </w:div>
    <w:div w:id="1839223667">
      <w:bodyDiv w:val="1"/>
      <w:marLeft w:val="0"/>
      <w:marRight w:val="0"/>
      <w:marTop w:val="0"/>
      <w:marBottom w:val="0"/>
      <w:divBdr>
        <w:top w:val="none" w:sz="0" w:space="0" w:color="auto"/>
        <w:left w:val="none" w:sz="0" w:space="0" w:color="auto"/>
        <w:bottom w:val="none" w:sz="0" w:space="0" w:color="auto"/>
        <w:right w:val="none" w:sz="0" w:space="0" w:color="auto"/>
      </w:divBdr>
    </w:div>
    <w:div w:id="1839230593">
      <w:bodyDiv w:val="1"/>
      <w:marLeft w:val="0"/>
      <w:marRight w:val="0"/>
      <w:marTop w:val="0"/>
      <w:marBottom w:val="0"/>
      <w:divBdr>
        <w:top w:val="none" w:sz="0" w:space="0" w:color="auto"/>
        <w:left w:val="none" w:sz="0" w:space="0" w:color="auto"/>
        <w:bottom w:val="none" w:sz="0" w:space="0" w:color="auto"/>
        <w:right w:val="none" w:sz="0" w:space="0" w:color="auto"/>
      </w:divBdr>
    </w:div>
    <w:div w:id="1839423606">
      <w:bodyDiv w:val="1"/>
      <w:marLeft w:val="0"/>
      <w:marRight w:val="0"/>
      <w:marTop w:val="0"/>
      <w:marBottom w:val="0"/>
      <w:divBdr>
        <w:top w:val="none" w:sz="0" w:space="0" w:color="auto"/>
        <w:left w:val="none" w:sz="0" w:space="0" w:color="auto"/>
        <w:bottom w:val="none" w:sz="0" w:space="0" w:color="auto"/>
        <w:right w:val="none" w:sz="0" w:space="0" w:color="auto"/>
      </w:divBdr>
    </w:div>
    <w:div w:id="1839465807">
      <w:bodyDiv w:val="1"/>
      <w:marLeft w:val="0"/>
      <w:marRight w:val="0"/>
      <w:marTop w:val="0"/>
      <w:marBottom w:val="0"/>
      <w:divBdr>
        <w:top w:val="none" w:sz="0" w:space="0" w:color="auto"/>
        <w:left w:val="none" w:sz="0" w:space="0" w:color="auto"/>
        <w:bottom w:val="none" w:sz="0" w:space="0" w:color="auto"/>
        <w:right w:val="none" w:sz="0" w:space="0" w:color="auto"/>
      </w:divBdr>
    </w:div>
    <w:div w:id="1840002108">
      <w:bodyDiv w:val="1"/>
      <w:marLeft w:val="0"/>
      <w:marRight w:val="0"/>
      <w:marTop w:val="0"/>
      <w:marBottom w:val="0"/>
      <w:divBdr>
        <w:top w:val="none" w:sz="0" w:space="0" w:color="auto"/>
        <w:left w:val="none" w:sz="0" w:space="0" w:color="auto"/>
        <w:bottom w:val="none" w:sz="0" w:space="0" w:color="auto"/>
        <w:right w:val="none" w:sz="0" w:space="0" w:color="auto"/>
      </w:divBdr>
    </w:div>
    <w:div w:id="1840536168">
      <w:bodyDiv w:val="1"/>
      <w:marLeft w:val="0"/>
      <w:marRight w:val="0"/>
      <w:marTop w:val="0"/>
      <w:marBottom w:val="0"/>
      <w:divBdr>
        <w:top w:val="none" w:sz="0" w:space="0" w:color="auto"/>
        <w:left w:val="none" w:sz="0" w:space="0" w:color="auto"/>
        <w:bottom w:val="none" w:sz="0" w:space="0" w:color="auto"/>
        <w:right w:val="none" w:sz="0" w:space="0" w:color="auto"/>
      </w:divBdr>
    </w:div>
    <w:div w:id="1840651207">
      <w:bodyDiv w:val="1"/>
      <w:marLeft w:val="0"/>
      <w:marRight w:val="0"/>
      <w:marTop w:val="0"/>
      <w:marBottom w:val="0"/>
      <w:divBdr>
        <w:top w:val="none" w:sz="0" w:space="0" w:color="auto"/>
        <w:left w:val="none" w:sz="0" w:space="0" w:color="auto"/>
        <w:bottom w:val="none" w:sz="0" w:space="0" w:color="auto"/>
        <w:right w:val="none" w:sz="0" w:space="0" w:color="auto"/>
      </w:divBdr>
    </w:div>
    <w:div w:id="1840805894">
      <w:bodyDiv w:val="1"/>
      <w:marLeft w:val="0"/>
      <w:marRight w:val="0"/>
      <w:marTop w:val="0"/>
      <w:marBottom w:val="0"/>
      <w:divBdr>
        <w:top w:val="none" w:sz="0" w:space="0" w:color="auto"/>
        <w:left w:val="none" w:sz="0" w:space="0" w:color="auto"/>
        <w:bottom w:val="none" w:sz="0" w:space="0" w:color="auto"/>
        <w:right w:val="none" w:sz="0" w:space="0" w:color="auto"/>
      </w:divBdr>
    </w:div>
    <w:div w:id="1840922497">
      <w:bodyDiv w:val="1"/>
      <w:marLeft w:val="0"/>
      <w:marRight w:val="0"/>
      <w:marTop w:val="0"/>
      <w:marBottom w:val="0"/>
      <w:divBdr>
        <w:top w:val="none" w:sz="0" w:space="0" w:color="auto"/>
        <w:left w:val="none" w:sz="0" w:space="0" w:color="auto"/>
        <w:bottom w:val="none" w:sz="0" w:space="0" w:color="auto"/>
        <w:right w:val="none" w:sz="0" w:space="0" w:color="auto"/>
      </w:divBdr>
    </w:div>
    <w:div w:id="1840995241">
      <w:bodyDiv w:val="1"/>
      <w:marLeft w:val="0"/>
      <w:marRight w:val="0"/>
      <w:marTop w:val="0"/>
      <w:marBottom w:val="0"/>
      <w:divBdr>
        <w:top w:val="none" w:sz="0" w:space="0" w:color="auto"/>
        <w:left w:val="none" w:sz="0" w:space="0" w:color="auto"/>
        <w:bottom w:val="none" w:sz="0" w:space="0" w:color="auto"/>
        <w:right w:val="none" w:sz="0" w:space="0" w:color="auto"/>
      </w:divBdr>
    </w:div>
    <w:div w:id="1841122591">
      <w:bodyDiv w:val="1"/>
      <w:marLeft w:val="0"/>
      <w:marRight w:val="0"/>
      <w:marTop w:val="0"/>
      <w:marBottom w:val="0"/>
      <w:divBdr>
        <w:top w:val="none" w:sz="0" w:space="0" w:color="auto"/>
        <w:left w:val="none" w:sz="0" w:space="0" w:color="auto"/>
        <w:bottom w:val="none" w:sz="0" w:space="0" w:color="auto"/>
        <w:right w:val="none" w:sz="0" w:space="0" w:color="auto"/>
      </w:divBdr>
    </w:div>
    <w:div w:id="1841776901">
      <w:bodyDiv w:val="1"/>
      <w:marLeft w:val="0"/>
      <w:marRight w:val="0"/>
      <w:marTop w:val="0"/>
      <w:marBottom w:val="0"/>
      <w:divBdr>
        <w:top w:val="none" w:sz="0" w:space="0" w:color="auto"/>
        <w:left w:val="none" w:sz="0" w:space="0" w:color="auto"/>
        <w:bottom w:val="none" w:sz="0" w:space="0" w:color="auto"/>
        <w:right w:val="none" w:sz="0" w:space="0" w:color="auto"/>
      </w:divBdr>
    </w:div>
    <w:div w:id="1841894154">
      <w:bodyDiv w:val="1"/>
      <w:marLeft w:val="0"/>
      <w:marRight w:val="0"/>
      <w:marTop w:val="0"/>
      <w:marBottom w:val="0"/>
      <w:divBdr>
        <w:top w:val="none" w:sz="0" w:space="0" w:color="auto"/>
        <w:left w:val="none" w:sz="0" w:space="0" w:color="auto"/>
        <w:bottom w:val="none" w:sz="0" w:space="0" w:color="auto"/>
        <w:right w:val="none" w:sz="0" w:space="0" w:color="auto"/>
      </w:divBdr>
    </w:div>
    <w:div w:id="1842088133">
      <w:bodyDiv w:val="1"/>
      <w:marLeft w:val="0"/>
      <w:marRight w:val="0"/>
      <w:marTop w:val="0"/>
      <w:marBottom w:val="0"/>
      <w:divBdr>
        <w:top w:val="none" w:sz="0" w:space="0" w:color="auto"/>
        <w:left w:val="none" w:sz="0" w:space="0" w:color="auto"/>
        <w:bottom w:val="none" w:sz="0" w:space="0" w:color="auto"/>
        <w:right w:val="none" w:sz="0" w:space="0" w:color="auto"/>
      </w:divBdr>
    </w:div>
    <w:div w:id="1842117711">
      <w:bodyDiv w:val="1"/>
      <w:marLeft w:val="0"/>
      <w:marRight w:val="0"/>
      <w:marTop w:val="0"/>
      <w:marBottom w:val="0"/>
      <w:divBdr>
        <w:top w:val="none" w:sz="0" w:space="0" w:color="auto"/>
        <w:left w:val="none" w:sz="0" w:space="0" w:color="auto"/>
        <w:bottom w:val="none" w:sz="0" w:space="0" w:color="auto"/>
        <w:right w:val="none" w:sz="0" w:space="0" w:color="auto"/>
      </w:divBdr>
    </w:div>
    <w:div w:id="1842156966">
      <w:bodyDiv w:val="1"/>
      <w:marLeft w:val="0"/>
      <w:marRight w:val="0"/>
      <w:marTop w:val="0"/>
      <w:marBottom w:val="0"/>
      <w:divBdr>
        <w:top w:val="none" w:sz="0" w:space="0" w:color="auto"/>
        <w:left w:val="none" w:sz="0" w:space="0" w:color="auto"/>
        <w:bottom w:val="none" w:sz="0" w:space="0" w:color="auto"/>
        <w:right w:val="none" w:sz="0" w:space="0" w:color="auto"/>
      </w:divBdr>
    </w:div>
    <w:div w:id="1842430289">
      <w:bodyDiv w:val="1"/>
      <w:marLeft w:val="0"/>
      <w:marRight w:val="0"/>
      <w:marTop w:val="0"/>
      <w:marBottom w:val="0"/>
      <w:divBdr>
        <w:top w:val="none" w:sz="0" w:space="0" w:color="auto"/>
        <w:left w:val="none" w:sz="0" w:space="0" w:color="auto"/>
        <w:bottom w:val="none" w:sz="0" w:space="0" w:color="auto"/>
        <w:right w:val="none" w:sz="0" w:space="0" w:color="auto"/>
      </w:divBdr>
    </w:div>
    <w:div w:id="1843009548">
      <w:bodyDiv w:val="1"/>
      <w:marLeft w:val="0"/>
      <w:marRight w:val="0"/>
      <w:marTop w:val="0"/>
      <w:marBottom w:val="0"/>
      <w:divBdr>
        <w:top w:val="none" w:sz="0" w:space="0" w:color="auto"/>
        <w:left w:val="none" w:sz="0" w:space="0" w:color="auto"/>
        <w:bottom w:val="none" w:sz="0" w:space="0" w:color="auto"/>
        <w:right w:val="none" w:sz="0" w:space="0" w:color="auto"/>
      </w:divBdr>
    </w:div>
    <w:div w:id="1843083622">
      <w:bodyDiv w:val="1"/>
      <w:marLeft w:val="0"/>
      <w:marRight w:val="0"/>
      <w:marTop w:val="0"/>
      <w:marBottom w:val="0"/>
      <w:divBdr>
        <w:top w:val="none" w:sz="0" w:space="0" w:color="auto"/>
        <w:left w:val="none" w:sz="0" w:space="0" w:color="auto"/>
        <w:bottom w:val="none" w:sz="0" w:space="0" w:color="auto"/>
        <w:right w:val="none" w:sz="0" w:space="0" w:color="auto"/>
      </w:divBdr>
    </w:div>
    <w:div w:id="1843088182">
      <w:bodyDiv w:val="1"/>
      <w:marLeft w:val="0"/>
      <w:marRight w:val="0"/>
      <w:marTop w:val="0"/>
      <w:marBottom w:val="0"/>
      <w:divBdr>
        <w:top w:val="none" w:sz="0" w:space="0" w:color="auto"/>
        <w:left w:val="none" w:sz="0" w:space="0" w:color="auto"/>
        <w:bottom w:val="none" w:sz="0" w:space="0" w:color="auto"/>
        <w:right w:val="none" w:sz="0" w:space="0" w:color="auto"/>
      </w:divBdr>
    </w:div>
    <w:div w:id="1843200900">
      <w:bodyDiv w:val="1"/>
      <w:marLeft w:val="0"/>
      <w:marRight w:val="0"/>
      <w:marTop w:val="0"/>
      <w:marBottom w:val="0"/>
      <w:divBdr>
        <w:top w:val="none" w:sz="0" w:space="0" w:color="auto"/>
        <w:left w:val="none" w:sz="0" w:space="0" w:color="auto"/>
        <w:bottom w:val="none" w:sz="0" w:space="0" w:color="auto"/>
        <w:right w:val="none" w:sz="0" w:space="0" w:color="auto"/>
      </w:divBdr>
    </w:div>
    <w:div w:id="1843277486">
      <w:bodyDiv w:val="1"/>
      <w:marLeft w:val="0"/>
      <w:marRight w:val="0"/>
      <w:marTop w:val="0"/>
      <w:marBottom w:val="0"/>
      <w:divBdr>
        <w:top w:val="none" w:sz="0" w:space="0" w:color="auto"/>
        <w:left w:val="none" w:sz="0" w:space="0" w:color="auto"/>
        <w:bottom w:val="none" w:sz="0" w:space="0" w:color="auto"/>
        <w:right w:val="none" w:sz="0" w:space="0" w:color="auto"/>
      </w:divBdr>
    </w:div>
    <w:div w:id="1843423597">
      <w:bodyDiv w:val="1"/>
      <w:marLeft w:val="0"/>
      <w:marRight w:val="0"/>
      <w:marTop w:val="0"/>
      <w:marBottom w:val="0"/>
      <w:divBdr>
        <w:top w:val="none" w:sz="0" w:space="0" w:color="auto"/>
        <w:left w:val="none" w:sz="0" w:space="0" w:color="auto"/>
        <w:bottom w:val="none" w:sz="0" w:space="0" w:color="auto"/>
        <w:right w:val="none" w:sz="0" w:space="0" w:color="auto"/>
      </w:divBdr>
    </w:div>
    <w:div w:id="1843465611">
      <w:bodyDiv w:val="1"/>
      <w:marLeft w:val="0"/>
      <w:marRight w:val="0"/>
      <w:marTop w:val="0"/>
      <w:marBottom w:val="0"/>
      <w:divBdr>
        <w:top w:val="none" w:sz="0" w:space="0" w:color="auto"/>
        <w:left w:val="none" w:sz="0" w:space="0" w:color="auto"/>
        <w:bottom w:val="none" w:sz="0" w:space="0" w:color="auto"/>
        <w:right w:val="none" w:sz="0" w:space="0" w:color="auto"/>
      </w:divBdr>
    </w:div>
    <w:div w:id="1843734503">
      <w:bodyDiv w:val="1"/>
      <w:marLeft w:val="0"/>
      <w:marRight w:val="0"/>
      <w:marTop w:val="0"/>
      <w:marBottom w:val="0"/>
      <w:divBdr>
        <w:top w:val="none" w:sz="0" w:space="0" w:color="auto"/>
        <w:left w:val="none" w:sz="0" w:space="0" w:color="auto"/>
        <w:bottom w:val="none" w:sz="0" w:space="0" w:color="auto"/>
        <w:right w:val="none" w:sz="0" w:space="0" w:color="auto"/>
      </w:divBdr>
    </w:div>
    <w:div w:id="1843856105">
      <w:bodyDiv w:val="1"/>
      <w:marLeft w:val="0"/>
      <w:marRight w:val="0"/>
      <w:marTop w:val="0"/>
      <w:marBottom w:val="0"/>
      <w:divBdr>
        <w:top w:val="none" w:sz="0" w:space="0" w:color="auto"/>
        <w:left w:val="none" w:sz="0" w:space="0" w:color="auto"/>
        <w:bottom w:val="none" w:sz="0" w:space="0" w:color="auto"/>
        <w:right w:val="none" w:sz="0" w:space="0" w:color="auto"/>
      </w:divBdr>
    </w:div>
    <w:div w:id="1844202651">
      <w:bodyDiv w:val="1"/>
      <w:marLeft w:val="0"/>
      <w:marRight w:val="0"/>
      <w:marTop w:val="0"/>
      <w:marBottom w:val="0"/>
      <w:divBdr>
        <w:top w:val="none" w:sz="0" w:space="0" w:color="auto"/>
        <w:left w:val="none" w:sz="0" w:space="0" w:color="auto"/>
        <w:bottom w:val="none" w:sz="0" w:space="0" w:color="auto"/>
        <w:right w:val="none" w:sz="0" w:space="0" w:color="auto"/>
      </w:divBdr>
    </w:div>
    <w:div w:id="1844398331">
      <w:bodyDiv w:val="1"/>
      <w:marLeft w:val="0"/>
      <w:marRight w:val="0"/>
      <w:marTop w:val="0"/>
      <w:marBottom w:val="0"/>
      <w:divBdr>
        <w:top w:val="none" w:sz="0" w:space="0" w:color="auto"/>
        <w:left w:val="none" w:sz="0" w:space="0" w:color="auto"/>
        <w:bottom w:val="none" w:sz="0" w:space="0" w:color="auto"/>
        <w:right w:val="none" w:sz="0" w:space="0" w:color="auto"/>
      </w:divBdr>
    </w:div>
    <w:div w:id="1844470103">
      <w:bodyDiv w:val="1"/>
      <w:marLeft w:val="0"/>
      <w:marRight w:val="0"/>
      <w:marTop w:val="0"/>
      <w:marBottom w:val="0"/>
      <w:divBdr>
        <w:top w:val="none" w:sz="0" w:space="0" w:color="auto"/>
        <w:left w:val="none" w:sz="0" w:space="0" w:color="auto"/>
        <w:bottom w:val="none" w:sz="0" w:space="0" w:color="auto"/>
        <w:right w:val="none" w:sz="0" w:space="0" w:color="auto"/>
      </w:divBdr>
    </w:div>
    <w:div w:id="1844589233">
      <w:bodyDiv w:val="1"/>
      <w:marLeft w:val="0"/>
      <w:marRight w:val="0"/>
      <w:marTop w:val="0"/>
      <w:marBottom w:val="0"/>
      <w:divBdr>
        <w:top w:val="none" w:sz="0" w:space="0" w:color="auto"/>
        <w:left w:val="none" w:sz="0" w:space="0" w:color="auto"/>
        <w:bottom w:val="none" w:sz="0" w:space="0" w:color="auto"/>
        <w:right w:val="none" w:sz="0" w:space="0" w:color="auto"/>
      </w:divBdr>
    </w:div>
    <w:div w:id="1844737208">
      <w:bodyDiv w:val="1"/>
      <w:marLeft w:val="0"/>
      <w:marRight w:val="0"/>
      <w:marTop w:val="0"/>
      <w:marBottom w:val="0"/>
      <w:divBdr>
        <w:top w:val="none" w:sz="0" w:space="0" w:color="auto"/>
        <w:left w:val="none" w:sz="0" w:space="0" w:color="auto"/>
        <w:bottom w:val="none" w:sz="0" w:space="0" w:color="auto"/>
        <w:right w:val="none" w:sz="0" w:space="0" w:color="auto"/>
      </w:divBdr>
    </w:div>
    <w:div w:id="1844780060">
      <w:bodyDiv w:val="1"/>
      <w:marLeft w:val="0"/>
      <w:marRight w:val="0"/>
      <w:marTop w:val="0"/>
      <w:marBottom w:val="0"/>
      <w:divBdr>
        <w:top w:val="none" w:sz="0" w:space="0" w:color="auto"/>
        <w:left w:val="none" w:sz="0" w:space="0" w:color="auto"/>
        <w:bottom w:val="none" w:sz="0" w:space="0" w:color="auto"/>
        <w:right w:val="none" w:sz="0" w:space="0" w:color="auto"/>
      </w:divBdr>
    </w:div>
    <w:div w:id="1844859279">
      <w:bodyDiv w:val="1"/>
      <w:marLeft w:val="0"/>
      <w:marRight w:val="0"/>
      <w:marTop w:val="0"/>
      <w:marBottom w:val="0"/>
      <w:divBdr>
        <w:top w:val="none" w:sz="0" w:space="0" w:color="auto"/>
        <w:left w:val="none" w:sz="0" w:space="0" w:color="auto"/>
        <w:bottom w:val="none" w:sz="0" w:space="0" w:color="auto"/>
        <w:right w:val="none" w:sz="0" w:space="0" w:color="auto"/>
      </w:divBdr>
    </w:div>
    <w:div w:id="1845044629">
      <w:bodyDiv w:val="1"/>
      <w:marLeft w:val="0"/>
      <w:marRight w:val="0"/>
      <w:marTop w:val="0"/>
      <w:marBottom w:val="0"/>
      <w:divBdr>
        <w:top w:val="none" w:sz="0" w:space="0" w:color="auto"/>
        <w:left w:val="none" w:sz="0" w:space="0" w:color="auto"/>
        <w:bottom w:val="none" w:sz="0" w:space="0" w:color="auto"/>
        <w:right w:val="none" w:sz="0" w:space="0" w:color="auto"/>
      </w:divBdr>
    </w:div>
    <w:div w:id="1845896858">
      <w:bodyDiv w:val="1"/>
      <w:marLeft w:val="0"/>
      <w:marRight w:val="0"/>
      <w:marTop w:val="0"/>
      <w:marBottom w:val="0"/>
      <w:divBdr>
        <w:top w:val="none" w:sz="0" w:space="0" w:color="auto"/>
        <w:left w:val="none" w:sz="0" w:space="0" w:color="auto"/>
        <w:bottom w:val="none" w:sz="0" w:space="0" w:color="auto"/>
        <w:right w:val="none" w:sz="0" w:space="0" w:color="auto"/>
      </w:divBdr>
    </w:div>
    <w:div w:id="1845971069">
      <w:bodyDiv w:val="1"/>
      <w:marLeft w:val="0"/>
      <w:marRight w:val="0"/>
      <w:marTop w:val="0"/>
      <w:marBottom w:val="0"/>
      <w:divBdr>
        <w:top w:val="none" w:sz="0" w:space="0" w:color="auto"/>
        <w:left w:val="none" w:sz="0" w:space="0" w:color="auto"/>
        <w:bottom w:val="none" w:sz="0" w:space="0" w:color="auto"/>
        <w:right w:val="none" w:sz="0" w:space="0" w:color="auto"/>
      </w:divBdr>
    </w:div>
    <w:div w:id="1845975589">
      <w:bodyDiv w:val="1"/>
      <w:marLeft w:val="0"/>
      <w:marRight w:val="0"/>
      <w:marTop w:val="0"/>
      <w:marBottom w:val="0"/>
      <w:divBdr>
        <w:top w:val="none" w:sz="0" w:space="0" w:color="auto"/>
        <w:left w:val="none" w:sz="0" w:space="0" w:color="auto"/>
        <w:bottom w:val="none" w:sz="0" w:space="0" w:color="auto"/>
        <w:right w:val="none" w:sz="0" w:space="0" w:color="auto"/>
      </w:divBdr>
    </w:div>
    <w:div w:id="1846018613">
      <w:bodyDiv w:val="1"/>
      <w:marLeft w:val="0"/>
      <w:marRight w:val="0"/>
      <w:marTop w:val="0"/>
      <w:marBottom w:val="0"/>
      <w:divBdr>
        <w:top w:val="none" w:sz="0" w:space="0" w:color="auto"/>
        <w:left w:val="none" w:sz="0" w:space="0" w:color="auto"/>
        <w:bottom w:val="none" w:sz="0" w:space="0" w:color="auto"/>
        <w:right w:val="none" w:sz="0" w:space="0" w:color="auto"/>
      </w:divBdr>
    </w:div>
    <w:div w:id="1846288161">
      <w:bodyDiv w:val="1"/>
      <w:marLeft w:val="0"/>
      <w:marRight w:val="0"/>
      <w:marTop w:val="0"/>
      <w:marBottom w:val="0"/>
      <w:divBdr>
        <w:top w:val="none" w:sz="0" w:space="0" w:color="auto"/>
        <w:left w:val="none" w:sz="0" w:space="0" w:color="auto"/>
        <w:bottom w:val="none" w:sz="0" w:space="0" w:color="auto"/>
        <w:right w:val="none" w:sz="0" w:space="0" w:color="auto"/>
      </w:divBdr>
    </w:div>
    <w:div w:id="1846363813">
      <w:bodyDiv w:val="1"/>
      <w:marLeft w:val="0"/>
      <w:marRight w:val="0"/>
      <w:marTop w:val="0"/>
      <w:marBottom w:val="0"/>
      <w:divBdr>
        <w:top w:val="none" w:sz="0" w:space="0" w:color="auto"/>
        <w:left w:val="none" w:sz="0" w:space="0" w:color="auto"/>
        <w:bottom w:val="none" w:sz="0" w:space="0" w:color="auto"/>
        <w:right w:val="none" w:sz="0" w:space="0" w:color="auto"/>
      </w:divBdr>
    </w:div>
    <w:div w:id="1846477973">
      <w:bodyDiv w:val="1"/>
      <w:marLeft w:val="0"/>
      <w:marRight w:val="0"/>
      <w:marTop w:val="0"/>
      <w:marBottom w:val="0"/>
      <w:divBdr>
        <w:top w:val="none" w:sz="0" w:space="0" w:color="auto"/>
        <w:left w:val="none" w:sz="0" w:space="0" w:color="auto"/>
        <w:bottom w:val="none" w:sz="0" w:space="0" w:color="auto"/>
        <w:right w:val="none" w:sz="0" w:space="0" w:color="auto"/>
      </w:divBdr>
    </w:div>
    <w:div w:id="1846548857">
      <w:bodyDiv w:val="1"/>
      <w:marLeft w:val="0"/>
      <w:marRight w:val="0"/>
      <w:marTop w:val="0"/>
      <w:marBottom w:val="0"/>
      <w:divBdr>
        <w:top w:val="none" w:sz="0" w:space="0" w:color="auto"/>
        <w:left w:val="none" w:sz="0" w:space="0" w:color="auto"/>
        <w:bottom w:val="none" w:sz="0" w:space="0" w:color="auto"/>
        <w:right w:val="none" w:sz="0" w:space="0" w:color="auto"/>
      </w:divBdr>
    </w:div>
    <w:div w:id="1846624691">
      <w:bodyDiv w:val="1"/>
      <w:marLeft w:val="0"/>
      <w:marRight w:val="0"/>
      <w:marTop w:val="0"/>
      <w:marBottom w:val="0"/>
      <w:divBdr>
        <w:top w:val="none" w:sz="0" w:space="0" w:color="auto"/>
        <w:left w:val="none" w:sz="0" w:space="0" w:color="auto"/>
        <w:bottom w:val="none" w:sz="0" w:space="0" w:color="auto"/>
        <w:right w:val="none" w:sz="0" w:space="0" w:color="auto"/>
      </w:divBdr>
    </w:div>
    <w:div w:id="1846826924">
      <w:bodyDiv w:val="1"/>
      <w:marLeft w:val="0"/>
      <w:marRight w:val="0"/>
      <w:marTop w:val="0"/>
      <w:marBottom w:val="0"/>
      <w:divBdr>
        <w:top w:val="none" w:sz="0" w:space="0" w:color="auto"/>
        <w:left w:val="none" w:sz="0" w:space="0" w:color="auto"/>
        <w:bottom w:val="none" w:sz="0" w:space="0" w:color="auto"/>
        <w:right w:val="none" w:sz="0" w:space="0" w:color="auto"/>
      </w:divBdr>
    </w:div>
    <w:div w:id="1846944747">
      <w:bodyDiv w:val="1"/>
      <w:marLeft w:val="0"/>
      <w:marRight w:val="0"/>
      <w:marTop w:val="0"/>
      <w:marBottom w:val="0"/>
      <w:divBdr>
        <w:top w:val="none" w:sz="0" w:space="0" w:color="auto"/>
        <w:left w:val="none" w:sz="0" w:space="0" w:color="auto"/>
        <w:bottom w:val="none" w:sz="0" w:space="0" w:color="auto"/>
        <w:right w:val="none" w:sz="0" w:space="0" w:color="auto"/>
      </w:divBdr>
    </w:div>
    <w:div w:id="1847017117">
      <w:bodyDiv w:val="1"/>
      <w:marLeft w:val="0"/>
      <w:marRight w:val="0"/>
      <w:marTop w:val="0"/>
      <w:marBottom w:val="0"/>
      <w:divBdr>
        <w:top w:val="none" w:sz="0" w:space="0" w:color="auto"/>
        <w:left w:val="none" w:sz="0" w:space="0" w:color="auto"/>
        <w:bottom w:val="none" w:sz="0" w:space="0" w:color="auto"/>
        <w:right w:val="none" w:sz="0" w:space="0" w:color="auto"/>
      </w:divBdr>
    </w:div>
    <w:div w:id="1847207208">
      <w:bodyDiv w:val="1"/>
      <w:marLeft w:val="0"/>
      <w:marRight w:val="0"/>
      <w:marTop w:val="0"/>
      <w:marBottom w:val="0"/>
      <w:divBdr>
        <w:top w:val="none" w:sz="0" w:space="0" w:color="auto"/>
        <w:left w:val="none" w:sz="0" w:space="0" w:color="auto"/>
        <w:bottom w:val="none" w:sz="0" w:space="0" w:color="auto"/>
        <w:right w:val="none" w:sz="0" w:space="0" w:color="auto"/>
      </w:divBdr>
    </w:div>
    <w:div w:id="1847357697">
      <w:bodyDiv w:val="1"/>
      <w:marLeft w:val="0"/>
      <w:marRight w:val="0"/>
      <w:marTop w:val="0"/>
      <w:marBottom w:val="0"/>
      <w:divBdr>
        <w:top w:val="none" w:sz="0" w:space="0" w:color="auto"/>
        <w:left w:val="none" w:sz="0" w:space="0" w:color="auto"/>
        <w:bottom w:val="none" w:sz="0" w:space="0" w:color="auto"/>
        <w:right w:val="none" w:sz="0" w:space="0" w:color="auto"/>
      </w:divBdr>
    </w:div>
    <w:div w:id="1847552260">
      <w:bodyDiv w:val="1"/>
      <w:marLeft w:val="0"/>
      <w:marRight w:val="0"/>
      <w:marTop w:val="0"/>
      <w:marBottom w:val="0"/>
      <w:divBdr>
        <w:top w:val="none" w:sz="0" w:space="0" w:color="auto"/>
        <w:left w:val="none" w:sz="0" w:space="0" w:color="auto"/>
        <w:bottom w:val="none" w:sz="0" w:space="0" w:color="auto"/>
        <w:right w:val="none" w:sz="0" w:space="0" w:color="auto"/>
      </w:divBdr>
    </w:div>
    <w:div w:id="1847595104">
      <w:bodyDiv w:val="1"/>
      <w:marLeft w:val="0"/>
      <w:marRight w:val="0"/>
      <w:marTop w:val="0"/>
      <w:marBottom w:val="0"/>
      <w:divBdr>
        <w:top w:val="none" w:sz="0" w:space="0" w:color="auto"/>
        <w:left w:val="none" w:sz="0" w:space="0" w:color="auto"/>
        <w:bottom w:val="none" w:sz="0" w:space="0" w:color="auto"/>
        <w:right w:val="none" w:sz="0" w:space="0" w:color="auto"/>
      </w:divBdr>
    </w:div>
    <w:div w:id="1847666097">
      <w:bodyDiv w:val="1"/>
      <w:marLeft w:val="0"/>
      <w:marRight w:val="0"/>
      <w:marTop w:val="0"/>
      <w:marBottom w:val="0"/>
      <w:divBdr>
        <w:top w:val="none" w:sz="0" w:space="0" w:color="auto"/>
        <w:left w:val="none" w:sz="0" w:space="0" w:color="auto"/>
        <w:bottom w:val="none" w:sz="0" w:space="0" w:color="auto"/>
        <w:right w:val="none" w:sz="0" w:space="0" w:color="auto"/>
      </w:divBdr>
    </w:div>
    <w:div w:id="1847674798">
      <w:bodyDiv w:val="1"/>
      <w:marLeft w:val="0"/>
      <w:marRight w:val="0"/>
      <w:marTop w:val="0"/>
      <w:marBottom w:val="0"/>
      <w:divBdr>
        <w:top w:val="none" w:sz="0" w:space="0" w:color="auto"/>
        <w:left w:val="none" w:sz="0" w:space="0" w:color="auto"/>
        <w:bottom w:val="none" w:sz="0" w:space="0" w:color="auto"/>
        <w:right w:val="none" w:sz="0" w:space="0" w:color="auto"/>
      </w:divBdr>
    </w:div>
    <w:div w:id="1847986608">
      <w:bodyDiv w:val="1"/>
      <w:marLeft w:val="0"/>
      <w:marRight w:val="0"/>
      <w:marTop w:val="0"/>
      <w:marBottom w:val="0"/>
      <w:divBdr>
        <w:top w:val="none" w:sz="0" w:space="0" w:color="auto"/>
        <w:left w:val="none" w:sz="0" w:space="0" w:color="auto"/>
        <w:bottom w:val="none" w:sz="0" w:space="0" w:color="auto"/>
        <w:right w:val="none" w:sz="0" w:space="0" w:color="auto"/>
      </w:divBdr>
    </w:div>
    <w:div w:id="1848060875">
      <w:bodyDiv w:val="1"/>
      <w:marLeft w:val="0"/>
      <w:marRight w:val="0"/>
      <w:marTop w:val="0"/>
      <w:marBottom w:val="0"/>
      <w:divBdr>
        <w:top w:val="none" w:sz="0" w:space="0" w:color="auto"/>
        <w:left w:val="none" w:sz="0" w:space="0" w:color="auto"/>
        <w:bottom w:val="none" w:sz="0" w:space="0" w:color="auto"/>
        <w:right w:val="none" w:sz="0" w:space="0" w:color="auto"/>
      </w:divBdr>
    </w:div>
    <w:div w:id="1848402458">
      <w:bodyDiv w:val="1"/>
      <w:marLeft w:val="0"/>
      <w:marRight w:val="0"/>
      <w:marTop w:val="0"/>
      <w:marBottom w:val="0"/>
      <w:divBdr>
        <w:top w:val="none" w:sz="0" w:space="0" w:color="auto"/>
        <w:left w:val="none" w:sz="0" w:space="0" w:color="auto"/>
        <w:bottom w:val="none" w:sz="0" w:space="0" w:color="auto"/>
        <w:right w:val="none" w:sz="0" w:space="0" w:color="auto"/>
      </w:divBdr>
    </w:div>
    <w:div w:id="1848443311">
      <w:bodyDiv w:val="1"/>
      <w:marLeft w:val="0"/>
      <w:marRight w:val="0"/>
      <w:marTop w:val="0"/>
      <w:marBottom w:val="0"/>
      <w:divBdr>
        <w:top w:val="none" w:sz="0" w:space="0" w:color="auto"/>
        <w:left w:val="none" w:sz="0" w:space="0" w:color="auto"/>
        <w:bottom w:val="none" w:sz="0" w:space="0" w:color="auto"/>
        <w:right w:val="none" w:sz="0" w:space="0" w:color="auto"/>
      </w:divBdr>
    </w:div>
    <w:div w:id="1848639985">
      <w:bodyDiv w:val="1"/>
      <w:marLeft w:val="0"/>
      <w:marRight w:val="0"/>
      <w:marTop w:val="0"/>
      <w:marBottom w:val="0"/>
      <w:divBdr>
        <w:top w:val="none" w:sz="0" w:space="0" w:color="auto"/>
        <w:left w:val="none" w:sz="0" w:space="0" w:color="auto"/>
        <w:bottom w:val="none" w:sz="0" w:space="0" w:color="auto"/>
        <w:right w:val="none" w:sz="0" w:space="0" w:color="auto"/>
      </w:divBdr>
    </w:div>
    <w:div w:id="1848785136">
      <w:bodyDiv w:val="1"/>
      <w:marLeft w:val="0"/>
      <w:marRight w:val="0"/>
      <w:marTop w:val="0"/>
      <w:marBottom w:val="0"/>
      <w:divBdr>
        <w:top w:val="none" w:sz="0" w:space="0" w:color="auto"/>
        <w:left w:val="none" w:sz="0" w:space="0" w:color="auto"/>
        <w:bottom w:val="none" w:sz="0" w:space="0" w:color="auto"/>
        <w:right w:val="none" w:sz="0" w:space="0" w:color="auto"/>
      </w:divBdr>
    </w:div>
    <w:div w:id="1848980781">
      <w:bodyDiv w:val="1"/>
      <w:marLeft w:val="0"/>
      <w:marRight w:val="0"/>
      <w:marTop w:val="0"/>
      <w:marBottom w:val="0"/>
      <w:divBdr>
        <w:top w:val="none" w:sz="0" w:space="0" w:color="auto"/>
        <w:left w:val="none" w:sz="0" w:space="0" w:color="auto"/>
        <w:bottom w:val="none" w:sz="0" w:space="0" w:color="auto"/>
        <w:right w:val="none" w:sz="0" w:space="0" w:color="auto"/>
      </w:divBdr>
    </w:div>
    <w:div w:id="1849053152">
      <w:bodyDiv w:val="1"/>
      <w:marLeft w:val="0"/>
      <w:marRight w:val="0"/>
      <w:marTop w:val="0"/>
      <w:marBottom w:val="0"/>
      <w:divBdr>
        <w:top w:val="none" w:sz="0" w:space="0" w:color="auto"/>
        <w:left w:val="none" w:sz="0" w:space="0" w:color="auto"/>
        <w:bottom w:val="none" w:sz="0" w:space="0" w:color="auto"/>
        <w:right w:val="none" w:sz="0" w:space="0" w:color="auto"/>
      </w:divBdr>
    </w:div>
    <w:div w:id="1849248081">
      <w:bodyDiv w:val="1"/>
      <w:marLeft w:val="0"/>
      <w:marRight w:val="0"/>
      <w:marTop w:val="0"/>
      <w:marBottom w:val="0"/>
      <w:divBdr>
        <w:top w:val="none" w:sz="0" w:space="0" w:color="auto"/>
        <w:left w:val="none" w:sz="0" w:space="0" w:color="auto"/>
        <w:bottom w:val="none" w:sz="0" w:space="0" w:color="auto"/>
        <w:right w:val="none" w:sz="0" w:space="0" w:color="auto"/>
      </w:divBdr>
    </w:div>
    <w:div w:id="1849369700">
      <w:bodyDiv w:val="1"/>
      <w:marLeft w:val="0"/>
      <w:marRight w:val="0"/>
      <w:marTop w:val="0"/>
      <w:marBottom w:val="0"/>
      <w:divBdr>
        <w:top w:val="none" w:sz="0" w:space="0" w:color="auto"/>
        <w:left w:val="none" w:sz="0" w:space="0" w:color="auto"/>
        <w:bottom w:val="none" w:sz="0" w:space="0" w:color="auto"/>
        <w:right w:val="none" w:sz="0" w:space="0" w:color="auto"/>
      </w:divBdr>
    </w:div>
    <w:div w:id="1849441636">
      <w:bodyDiv w:val="1"/>
      <w:marLeft w:val="0"/>
      <w:marRight w:val="0"/>
      <w:marTop w:val="0"/>
      <w:marBottom w:val="0"/>
      <w:divBdr>
        <w:top w:val="none" w:sz="0" w:space="0" w:color="auto"/>
        <w:left w:val="none" w:sz="0" w:space="0" w:color="auto"/>
        <w:bottom w:val="none" w:sz="0" w:space="0" w:color="auto"/>
        <w:right w:val="none" w:sz="0" w:space="0" w:color="auto"/>
      </w:divBdr>
    </w:div>
    <w:div w:id="1849446411">
      <w:bodyDiv w:val="1"/>
      <w:marLeft w:val="0"/>
      <w:marRight w:val="0"/>
      <w:marTop w:val="0"/>
      <w:marBottom w:val="0"/>
      <w:divBdr>
        <w:top w:val="none" w:sz="0" w:space="0" w:color="auto"/>
        <w:left w:val="none" w:sz="0" w:space="0" w:color="auto"/>
        <w:bottom w:val="none" w:sz="0" w:space="0" w:color="auto"/>
        <w:right w:val="none" w:sz="0" w:space="0" w:color="auto"/>
      </w:divBdr>
    </w:div>
    <w:div w:id="1849901416">
      <w:bodyDiv w:val="1"/>
      <w:marLeft w:val="0"/>
      <w:marRight w:val="0"/>
      <w:marTop w:val="0"/>
      <w:marBottom w:val="0"/>
      <w:divBdr>
        <w:top w:val="none" w:sz="0" w:space="0" w:color="auto"/>
        <w:left w:val="none" w:sz="0" w:space="0" w:color="auto"/>
        <w:bottom w:val="none" w:sz="0" w:space="0" w:color="auto"/>
        <w:right w:val="none" w:sz="0" w:space="0" w:color="auto"/>
      </w:divBdr>
    </w:div>
    <w:div w:id="1849908653">
      <w:bodyDiv w:val="1"/>
      <w:marLeft w:val="0"/>
      <w:marRight w:val="0"/>
      <w:marTop w:val="0"/>
      <w:marBottom w:val="0"/>
      <w:divBdr>
        <w:top w:val="none" w:sz="0" w:space="0" w:color="auto"/>
        <w:left w:val="none" w:sz="0" w:space="0" w:color="auto"/>
        <w:bottom w:val="none" w:sz="0" w:space="0" w:color="auto"/>
        <w:right w:val="none" w:sz="0" w:space="0" w:color="auto"/>
      </w:divBdr>
    </w:div>
    <w:div w:id="1850020070">
      <w:bodyDiv w:val="1"/>
      <w:marLeft w:val="0"/>
      <w:marRight w:val="0"/>
      <w:marTop w:val="0"/>
      <w:marBottom w:val="0"/>
      <w:divBdr>
        <w:top w:val="none" w:sz="0" w:space="0" w:color="auto"/>
        <w:left w:val="none" w:sz="0" w:space="0" w:color="auto"/>
        <w:bottom w:val="none" w:sz="0" w:space="0" w:color="auto"/>
        <w:right w:val="none" w:sz="0" w:space="0" w:color="auto"/>
      </w:divBdr>
    </w:div>
    <w:div w:id="1850026329">
      <w:bodyDiv w:val="1"/>
      <w:marLeft w:val="0"/>
      <w:marRight w:val="0"/>
      <w:marTop w:val="0"/>
      <w:marBottom w:val="0"/>
      <w:divBdr>
        <w:top w:val="none" w:sz="0" w:space="0" w:color="auto"/>
        <w:left w:val="none" w:sz="0" w:space="0" w:color="auto"/>
        <w:bottom w:val="none" w:sz="0" w:space="0" w:color="auto"/>
        <w:right w:val="none" w:sz="0" w:space="0" w:color="auto"/>
      </w:divBdr>
    </w:div>
    <w:div w:id="1850172667">
      <w:bodyDiv w:val="1"/>
      <w:marLeft w:val="0"/>
      <w:marRight w:val="0"/>
      <w:marTop w:val="0"/>
      <w:marBottom w:val="0"/>
      <w:divBdr>
        <w:top w:val="none" w:sz="0" w:space="0" w:color="auto"/>
        <w:left w:val="none" w:sz="0" w:space="0" w:color="auto"/>
        <w:bottom w:val="none" w:sz="0" w:space="0" w:color="auto"/>
        <w:right w:val="none" w:sz="0" w:space="0" w:color="auto"/>
      </w:divBdr>
    </w:div>
    <w:div w:id="1850290209">
      <w:bodyDiv w:val="1"/>
      <w:marLeft w:val="0"/>
      <w:marRight w:val="0"/>
      <w:marTop w:val="0"/>
      <w:marBottom w:val="0"/>
      <w:divBdr>
        <w:top w:val="none" w:sz="0" w:space="0" w:color="auto"/>
        <w:left w:val="none" w:sz="0" w:space="0" w:color="auto"/>
        <w:bottom w:val="none" w:sz="0" w:space="0" w:color="auto"/>
        <w:right w:val="none" w:sz="0" w:space="0" w:color="auto"/>
      </w:divBdr>
    </w:div>
    <w:div w:id="1850294303">
      <w:bodyDiv w:val="1"/>
      <w:marLeft w:val="0"/>
      <w:marRight w:val="0"/>
      <w:marTop w:val="0"/>
      <w:marBottom w:val="0"/>
      <w:divBdr>
        <w:top w:val="none" w:sz="0" w:space="0" w:color="auto"/>
        <w:left w:val="none" w:sz="0" w:space="0" w:color="auto"/>
        <w:bottom w:val="none" w:sz="0" w:space="0" w:color="auto"/>
        <w:right w:val="none" w:sz="0" w:space="0" w:color="auto"/>
      </w:divBdr>
    </w:div>
    <w:div w:id="1850367177">
      <w:bodyDiv w:val="1"/>
      <w:marLeft w:val="0"/>
      <w:marRight w:val="0"/>
      <w:marTop w:val="0"/>
      <w:marBottom w:val="0"/>
      <w:divBdr>
        <w:top w:val="none" w:sz="0" w:space="0" w:color="auto"/>
        <w:left w:val="none" w:sz="0" w:space="0" w:color="auto"/>
        <w:bottom w:val="none" w:sz="0" w:space="0" w:color="auto"/>
        <w:right w:val="none" w:sz="0" w:space="0" w:color="auto"/>
      </w:divBdr>
    </w:div>
    <w:div w:id="1850368754">
      <w:bodyDiv w:val="1"/>
      <w:marLeft w:val="0"/>
      <w:marRight w:val="0"/>
      <w:marTop w:val="0"/>
      <w:marBottom w:val="0"/>
      <w:divBdr>
        <w:top w:val="none" w:sz="0" w:space="0" w:color="auto"/>
        <w:left w:val="none" w:sz="0" w:space="0" w:color="auto"/>
        <w:bottom w:val="none" w:sz="0" w:space="0" w:color="auto"/>
        <w:right w:val="none" w:sz="0" w:space="0" w:color="auto"/>
      </w:divBdr>
    </w:div>
    <w:div w:id="1850681771">
      <w:bodyDiv w:val="1"/>
      <w:marLeft w:val="0"/>
      <w:marRight w:val="0"/>
      <w:marTop w:val="0"/>
      <w:marBottom w:val="0"/>
      <w:divBdr>
        <w:top w:val="none" w:sz="0" w:space="0" w:color="auto"/>
        <w:left w:val="none" w:sz="0" w:space="0" w:color="auto"/>
        <w:bottom w:val="none" w:sz="0" w:space="0" w:color="auto"/>
        <w:right w:val="none" w:sz="0" w:space="0" w:color="auto"/>
      </w:divBdr>
    </w:div>
    <w:div w:id="1850750511">
      <w:bodyDiv w:val="1"/>
      <w:marLeft w:val="0"/>
      <w:marRight w:val="0"/>
      <w:marTop w:val="0"/>
      <w:marBottom w:val="0"/>
      <w:divBdr>
        <w:top w:val="none" w:sz="0" w:space="0" w:color="auto"/>
        <w:left w:val="none" w:sz="0" w:space="0" w:color="auto"/>
        <w:bottom w:val="none" w:sz="0" w:space="0" w:color="auto"/>
        <w:right w:val="none" w:sz="0" w:space="0" w:color="auto"/>
      </w:divBdr>
    </w:div>
    <w:div w:id="1850951662">
      <w:bodyDiv w:val="1"/>
      <w:marLeft w:val="0"/>
      <w:marRight w:val="0"/>
      <w:marTop w:val="0"/>
      <w:marBottom w:val="0"/>
      <w:divBdr>
        <w:top w:val="none" w:sz="0" w:space="0" w:color="auto"/>
        <w:left w:val="none" w:sz="0" w:space="0" w:color="auto"/>
        <w:bottom w:val="none" w:sz="0" w:space="0" w:color="auto"/>
        <w:right w:val="none" w:sz="0" w:space="0" w:color="auto"/>
      </w:divBdr>
    </w:div>
    <w:div w:id="1851023379">
      <w:bodyDiv w:val="1"/>
      <w:marLeft w:val="0"/>
      <w:marRight w:val="0"/>
      <w:marTop w:val="0"/>
      <w:marBottom w:val="0"/>
      <w:divBdr>
        <w:top w:val="none" w:sz="0" w:space="0" w:color="auto"/>
        <w:left w:val="none" w:sz="0" w:space="0" w:color="auto"/>
        <w:bottom w:val="none" w:sz="0" w:space="0" w:color="auto"/>
        <w:right w:val="none" w:sz="0" w:space="0" w:color="auto"/>
      </w:divBdr>
    </w:div>
    <w:div w:id="1851137286">
      <w:bodyDiv w:val="1"/>
      <w:marLeft w:val="0"/>
      <w:marRight w:val="0"/>
      <w:marTop w:val="0"/>
      <w:marBottom w:val="0"/>
      <w:divBdr>
        <w:top w:val="none" w:sz="0" w:space="0" w:color="auto"/>
        <w:left w:val="none" w:sz="0" w:space="0" w:color="auto"/>
        <w:bottom w:val="none" w:sz="0" w:space="0" w:color="auto"/>
        <w:right w:val="none" w:sz="0" w:space="0" w:color="auto"/>
      </w:divBdr>
    </w:div>
    <w:div w:id="1851290843">
      <w:bodyDiv w:val="1"/>
      <w:marLeft w:val="0"/>
      <w:marRight w:val="0"/>
      <w:marTop w:val="0"/>
      <w:marBottom w:val="0"/>
      <w:divBdr>
        <w:top w:val="none" w:sz="0" w:space="0" w:color="auto"/>
        <w:left w:val="none" w:sz="0" w:space="0" w:color="auto"/>
        <w:bottom w:val="none" w:sz="0" w:space="0" w:color="auto"/>
        <w:right w:val="none" w:sz="0" w:space="0" w:color="auto"/>
      </w:divBdr>
    </w:div>
    <w:div w:id="1851291757">
      <w:bodyDiv w:val="1"/>
      <w:marLeft w:val="0"/>
      <w:marRight w:val="0"/>
      <w:marTop w:val="0"/>
      <w:marBottom w:val="0"/>
      <w:divBdr>
        <w:top w:val="none" w:sz="0" w:space="0" w:color="auto"/>
        <w:left w:val="none" w:sz="0" w:space="0" w:color="auto"/>
        <w:bottom w:val="none" w:sz="0" w:space="0" w:color="auto"/>
        <w:right w:val="none" w:sz="0" w:space="0" w:color="auto"/>
      </w:divBdr>
    </w:div>
    <w:div w:id="1851334352">
      <w:bodyDiv w:val="1"/>
      <w:marLeft w:val="0"/>
      <w:marRight w:val="0"/>
      <w:marTop w:val="0"/>
      <w:marBottom w:val="0"/>
      <w:divBdr>
        <w:top w:val="none" w:sz="0" w:space="0" w:color="auto"/>
        <w:left w:val="none" w:sz="0" w:space="0" w:color="auto"/>
        <w:bottom w:val="none" w:sz="0" w:space="0" w:color="auto"/>
        <w:right w:val="none" w:sz="0" w:space="0" w:color="auto"/>
      </w:divBdr>
    </w:div>
    <w:div w:id="1851409004">
      <w:bodyDiv w:val="1"/>
      <w:marLeft w:val="0"/>
      <w:marRight w:val="0"/>
      <w:marTop w:val="0"/>
      <w:marBottom w:val="0"/>
      <w:divBdr>
        <w:top w:val="none" w:sz="0" w:space="0" w:color="auto"/>
        <w:left w:val="none" w:sz="0" w:space="0" w:color="auto"/>
        <w:bottom w:val="none" w:sz="0" w:space="0" w:color="auto"/>
        <w:right w:val="none" w:sz="0" w:space="0" w:color="auto"/>
      </w:divBdr>
    </w:div>
    <w:div w:id="1851527071">
      <w:bodyDiv w:val="1"/>
      <w:marLeft w:val="0"/>
      <w:marRight w:val="0"/>
      <w:marTop w:val="0"/>
      <w:marBottom w:val="0"/>
      <w:divBdr>
        <w:top w:val="none" w:sz="0" w:space="0" w:color="auto"/>
        <w:left w:val="none" w:sz="0" w:space="0" w:color="auto"/>
        <w:bottom w:val="none" w:sz="0" w:space="0" w:color="auto"/>
        <w:right w:val="none" w:sz="0" w:space="0" w:color="auto"/>
      </w:divBdr>
    </w:div>
    <w:div w:id="1851673530">
      <w:bodyDiv w:val="1"/>
      <w:marLeft w:val="0"/>
      <w:marRight w:val="0"/>
      <w:marTop w:val="0"/>
      <w:marBottom w:val="0"/>
      <w:divBdr>
        <w:top w:val="none" w:sz="0" w:space="0" w:color="auto"/>
        <w:left w:val="none" w:sz="0" w:space="0" w:color="auto"/>
        <w:bottom w:val="none" w:sz="0" w:space="0" w:color="auto"/>
        <w:right w:val="none" w:sz="0" w:space="0" w:color="auto"/>
      </w:divBdr>
    </w:div>
    <w:div w:id="1851872251">
      <w:bodyDiv w:val="1"/>
      <w:marLeft w:val="0"/>
      <w:marRight w:val="0"/>
      <w:marTop w:val="0"/>
      <w:marBottom w:val="0"/>
      <w:divBdr>
        <w:top w:val="none" w:sz="0" w:space="0" w:color="auto"/>
        <w:left w:val="none" w:sz="0" w:space="0" w:color="auto"/>
        <w:bottom w:val="none" w:sz="0" w:space="0" w:color="auto"/>
        <w:right w:val="none" w:sz="0" w:space="0" w:color="auto"/>
      </w:divBdr>
    </w:div>
    <w:div w:id="1851948722">
      <w:bodyDiv w:val="1"/>
      <w:marLeft w:val="0"/>
      <w:marRight w:val="0"/>
      <w:marTop w:val="0"/>
      <w:marBottom w:val="0"/>
      <w:divBdr>
        <w:top w:val="none" w:sz="0" w:space="0" w:color="auto"/>
        <w:left w:val="none" w:sz="0" w:space="0" w:color="auto"/>
        <w:bottom w:val="none" w:sz="0" w:space="0" w:color="auto"/>
        <w:right w:val="none" w:sz="0" w:space="0" w:color="auto"/>
      </w:divBdr>
    </w:div>
    <w:div w:id="1852572763">
      <w:bodyDiv w:val="1"/>
      <w:marLeft w:val="0"/>
      <w:marRight w:val="0"/>
      <w:marTop w:val="0"/>
      <w:marBottom w:val="0"/>
      <w:divBdr>
        <w:top w:val="none" w:sz="0" w:space="0" w:color="auto"/>
        <w:left w:val="none" w:sz="0" w:space="0" w:color="auto"/>
        <w:bottom w:val="none" w:sz="0" w:space="0" w:color="auto"/>
        <w:right w:val="none" w:sz="0" w:space="0" w:color="auto"/>
      </w:divBdr>
    </w:div>
    <w:div w:id="1852642802">
      <w:bodyDiv w:val="1"/>
      <w:marLeft w:val="0"/>
      <w:marRight w:val="0"/>
      <w:marTop w:val="0"/>
      <w:marBottom w:val="0"/>
      <w:divBdr>
        <w:top w:val="none" w:sz="0" w:space="0" w:color="auto"/>
        <w:left w:val="none" w:sz="0" w:space="0" w:color="auto"/>
        <w:bottom w:val="none" w:sz="0" w:space="0" w:color="auto"/>
        <w:right w:val="none" w:sz="0" w:space="0" w:color="auto"/>
      </w:divBdr>
    </w:div>
    <w:div w:id="1852834862">
      <w:bodyDiv w:val="1"/>
      <w:marLeft w:val="0"/>
      <w:marRight w:val="0"/>
      <w:marTop w:val="0"/>
      <w:marBottom w:val="0"/>
      <w:divBdr>
        <w:top w:val="none" w:sz="0" w:space="0" w:color="auto"/>
        <w:left w:val="none" w:sz="0" w:space="0" w:color="auto"/>
        <w:bottom w:val="none" w:sz="0" w:space="0" w:color="auto"/>
        <w:right w:val="none" w:sz="0" w:space="0" w:color="auto"/>
      </w:divBdr>
    </w:div>
    <w:div w:id="1853060516">
      <w:bodyDiv w:val="1"/>
      <w:marLeft w:val="0"/>
      <w:marRight w:val="0"/>
      <w:marTop w:val="0"/>
      <w:marBottom w:val="0"/>
      <w:divBdr>
        <w:top w:val="none" w:sz="0" w:space="0" w:color="auto"/>
        <w:left w:val="none" w:sz="0" w:space="0" w:color="auto"/>
        <w:bottom w:val="none" w:sz="0" w:space="0" w:color="auto"/>
        <w:right w:val="none" w:sz="0" w:space="0" w:color="auto"/>
      </w:divBdr>
    </w:div>
    <w:div w:id="1853104492">
      <w:bodyDiv w:val="1"/>
      <w:marLeft w:val="0"/>
      <w:marRight w:val="0"/>
      <w:marTop w:val="0"/>
      <w:marBottom w:val="0"/>
      <w:divBdr>
        <w:top w:val="none" w:sz="0" w:space="0" w:color="auto"/>
        <w:left w:val="none" w:sz="0" w:space="0" w:color="auto"/>
        <w:bottom w:val="none" w:sz="0" w:space="0" w:color="auto"/>
        <w:right w:val="none" w:sz="0" w:space="0" w:color="auto"/>
      </w:divBdr>
    </w:div>
    <w:div w:id="1853375349">
      <w:bodyDiv w:val="1"/>
      <w:marLeft w:val="0"/>
      <w:marRight w:val="0"/>
      <w:marTop w:val="0"/>
      <w:marBottom w:val="0"/>
      <w:divBdr>
        <w:top w:val="none" w:sz="0" w:space="0" w:color="auto"/>
        <w:left w:val="none" w:sz="0" w:space="0" w:color="auto"/>
        <w:bottom w:val="none" w:sz="0" w:space="0" w:color="auto"/>
        <w:right w:val="none" w:sz="0" w:space="0" w:color="auto"/>
      </w:divBdr>
    </w:div>
    <w:div w:id="1853446405">
      <w:bodyDiv w:val="1"/>
      <w:marLeft w:val="0"/>
      <w:marRight w:val="0"/>
      <w:marTop w:val="0"/>
      <w:marBottom w:val="0"/>
      <w:divBdr>
        <w:top w:val="none" w:sz="0" w:space="0" w:color="auto"/>
        <w:left w:val="none" w:sz="0" w:space="0" w:color="auto"/>
        <w:bottom w:val="none" w:sz="0" w:space="0" w:color="auto"/>
        <w:right w:val="none" w:sz="0" w:space="0" w:color="auto"/>
      </w:divBdr>
    </w:div>
    <w:div w:id="1853453917">
      <w:bodyDiv w:val="1"/>
      <w:marLeft w:val="0"/>
      <w:marRight w:val="0"/>
      <w:marTop w:val="0"/>
      <w:marBottom w:val="0"/>
      <w:divBdr>
        <w:top w:val="none" w:sz="0" w:space="0" w:color="auto"/>
        <w:left w:val="none" w:sz="0" w:space="0" w:color="auto"/>
        <w:bottom w:val="none" w:sz="0" w:space="0" w:color="auto"/>
        <w:right w:val="none" w:sz="0" w:space="0" w:color="auto"/>
      </w:divBdr>
    </w:div>
    <w:div w:id="1853760429">
      <w:bodyDiv w:val="1"/>
      <w:marLeft w:val="0"/>
      <w:marRight w:val="0"/>
      <w:marTop w:val="0"/>
      <w:marBottom w:val="0"/>
      <w:divBdr>
        <w:top w:val="none" w:sz="0" w:space="0" w:color="auto"/>
        <w:left w:val="none" w:sz="0" w:space="0" w:color="auto"/>
        <w:bottom w:val="none" w:sz="0" w:space="0" w:color="auto"/>
        <w:right w:val="none" w:sz="0" w:space="0" w:color="auto"/>
      </w:divBdr>
    </w:div>
    <w:div w:id="1853836214">
      <w:bodyDiv w:val="1"/>
      <w:marLeft w:val="0"/>
      <w:marRight w:val="0"/>
      <w:marTop w:val="0"/>
      <w:marBottom w:val="0"/>
      <w:divBdr>
        <w:top w:val="none" w:sz="0" w:space="0" w:color="auto"/>
        <w:left w:val="none" w:sz="0" w:space="0" w:color="auto"/>
        <w:bottom w:val="none" w:sz="0" w:space="0" w:color="auto"/>
        <w:right w:val="none" w:sz="0" w:space="0" w:color="auto"/>
      </w:divBdr>
    </w:div>
    <w:div w:id="1853954665">
      <w:bodyDiv w:val="1"/>
      <w:marLeft w:val="0"/>
      <w:marRight w:val="0"/>
      <w:marTop w:val="0"/>
      <w:marBottom w:val="0"/>
      <w:divBdr>
        <w:top w:val="none" w:sz="0" w:space="0" w:color="auto"/>
        <w:left w:val="none" w:sz="0" w:space="0" w:color="auto"/>
        <w:bottom w:val="none" w:sz="0" w:space="0" w:color="auto"/>
        <w:right w:val="none" w:sz="0" w:space="0" w:color="auto"/>
      </w:divBdr>
    </w:div>
    <w:div w:id="1854108900">
      <w:bodyDiv w:val="1"/>
      <w:marLeft w:val="0"/>
      <w:marRight w:val="0"/>
      <w:marTop w:val="0"/>
      <w:marBottom w:val="0"/>
      <w:divBdr>
        <w:top w:val="none" w:sz="0" w:space="0" w:color="auto"/>
        <w:left w:val="none" w:sz="0" w:space="0" w:color="auto"/>
        <w:bottom w:val="none" w:sz="0" w:space="0" w:color="auto"/>
        <w:right w:val="none" w:sz="0" w:space="0" w:color="auto"/>
      </w:divBdr>
    </w:div>
    <w:div w:id="1854370664">
      <w:bodyDiv w:val="1"/>
      <w:marLeft w:val="0"/>
      <w:marRight w:val="0"/>
      <w:marTop w:val="0"/>
      <w:marBottom w:val="0"/>
      <w:divBdr>
        <w:top w:val="none" w:sz="0" w:space="0" w:color="auto"/>
        <w:left w:val="none" w:sz="0" w:space="0" w:color="auto"/>
        <w:bottom w:val="none" w:sz="0" w:space="0" w:color="auto"/>
        <w:right w:val="none" w:sz="0" w:space="0" w:color="auto"/>
      </w:divBdr>
    </w:div>
    <w:div w:id="1854489167">
      <w:bodyDiv w:val="1"/>
      <w:marLeft w:val="0"/>
      <w:marRight w:val="0"/>
      <w:marTop w:val="0"/>
      <w:marBottom w:val="0"/>
      <w:divBdr>
        <w:top w:val="none" w:sz="0" w:space="0" w:color="auto"/>
        <w:left w:val="none" w:sz="0" w:space="0" w:color="auto"/>
        <w:bottom w:val="none" w:sz="0" w:space="0" w:color="auto"/>
        <w:right w:val="none" w:sz="0" w:space="0" w:color="auto"/>
      </w:divBdr>
    </w:div>
    <w:div w:id="1854493542">
      <w:bodyDiv w:val="1"/>
      <w:marLeft w:val="0"/>
      <w:marRight w:val="0"/>
      <w:marTop w:val="0"/>
      <w:marBottom w:val="0"/>
      <w:divBdr>
        <w:top w:val="none" w:sz="0" w:space="0" w:color="auto"/>
        <w:left w:val="none" w:sz="0" w:space="0" w:color="auto"/>
        <w:bottom w:val="none" w:sz="0" w:space="0" w:color="auto"/>
        <w:right w:val="none" w:sz="0" w:space="0" w:color="auto"/>
      </w:divBdr>
    </w:div>
    <w:div w:id="1854755771">
      <w:bodyDiv w:val="1"/>
      <w:marLeft w:val="0"/>
      <w:marRight w:val="0"/>
      <w:marTop w:val="0"/>
      <w:marBottom w:val="0"/>
      <w:divBdr>
        <w:top w:val="none" w:sz="0" w:space="0" w:color="auto"/>
        <w:left w:val="none" w:sz="0" w:space="0" w:color="auto"/>
        <w:bottom w:val="none" w:sz="0" w:space="0" w:color="auto"/>
        <w:right w:val="none" w:sz="0" w:space="0" w:color="auto"/>
      </w:divBdr>
    </w:div>
    <w:div w:id="1854954388">
      <w:bodyDiv w:val="1"/>
      <w:marLeft w:val="0"/>
      <w:marRight w:val="0"/>
      <w:marTop w:val="0"/>
      <w:marBottom w:val="0"/>
      <w:divBdr>
        <w:top w:val="none" w:sz="0" w:space="0" w:color="auto"/>
        <w:left w:val="none" w:sz="0" w:space="0" w:color="auto"/>
        <w:bottom w:val="none" w:sz="0" w:space="0" w:color="auto"/>
        <w:right w:val="none" w:sz="0" w:space="0" w:color="auto"/>
      </w:divBdr>
    </w:div>
    <w:div w:id="1855420238">
      <w:bodyDiv w:val="1"/>
      <w:marLeft w:val="0"/>
      <w:marRight w:val="0"/>
      <w:marTop w:val="0"/>
      <w:marBottom w:val="0"/>
      <w:divBdr>
        <w:top w:val="none" w:sz="0" w:space="0" w:color="auto"/>
        <w:left w:val="none" w:sz="0" w:space="0" w:color="auto"/>
        <w:bottom w:val="none" w:sz="0" w:space="0" w:color="auto"/>
        <w:right w:val="none" w:sz="0" w:space="0" w:color="auto"/>
      </w:divBdr>
    </w:div>
    <w:div w:id="1855460798">
      <w:bodyDiv w:val="1"/>
      <w:marLeft w:val="0"/>
      <w:marRight w:val="0"/>
      <w:marTop w:val="0"/>
      <w:marBottom w:val="0"/>
      <w:divBdr>
        <w:top w:val="none" w:sz="0" w:space="0" w:color="auto"/>
        <w:left w:val="none" w:sz="0" w:space="0" w:color="auto"/>
        <w:bottom w:val="none" w:sz="0" w:space="0" w:color="auto"/>
        <w:right w:val="none" w:sz="0" w:space="0" w:color="auto"/>
      </w:divBdr>
    </w:div>
    <w:div w:id="1855609093">
      <w:bodyDiv w:val="1"/>
      <w:marLeft w:val="0"/>
      <w:marRight w:val="0"/>
      <w:marTop w:val="0"/>
      <w:marBottom w:val="0"/>
      <w:divBdr>
        <w:top w:val="none" w:sz="0" w:space="0" w:color="auto"/>
        <w:left w:val="none" w:sz="0" w:space="0" w:color="auto"/>
        <w:bottom w:val="none" w:sz="0" w:space="0" w:color="auto"/>
        <w:right w:val="none" w:sz="0" w:space="0" w:color="auto"/>
      </w:divBdr>
    </w:div>
    <w:div w:id="1855653313">
      <w:bodyDiv w:val="1"/>
      <w:marLeft w:val="0"/>
      <w:marRight w:val="0"/>
      <w:marTop w:val="0"/>
      <w:marBottom w:val="0"/>
      <w:divBdr>
        <w:top w:val="none" w:sz="0" w:space="0" w:color="auto"/>
        <w:left w:val="none" w:sz="0" w:space="0" w:color="auto"/>
        <w:bottom w:val="none" w:sz="0" w:space="0" w:color="auto"/>
        <w:right w:val="none" w:sz="0" w:space="0" w:color="auto"/>
      </w:divBdr>
    </w:div>
    <w:div w:id="1855729239">
      <w:bodyDiv w:val="1"/>
      <w:marLeft w:val="0"/>
      <w:marRight w:val="0"/>
      <w:marTop w:val="0"/>
      <w:marBottom w:val="0"/>
      <w:divBdr>
        <w:top w:val="none" w:sz="0" w:space="0" w:color="auto"/>
        <w:left w:val="none" w:sz="0" w:space="0" w:color="auto"/>
        <w:bottom w:val="none" w:sz="0" w:space="0" w:color="auto"/>
        <w:right w:val="none" w:sz="0" w:space="0" w:color="auto"/>
      </w:divBdr>
    </w:div>
    <w:div w:id="1855917938">
      <w:bodyDiv w:val="1"/>
      <w:marLeft w:val="0"/>
      <w:marRight w:val="0"/>
      <w:marTop w:val="0"/>
      <w:marBottom w:val="0"/>
      <w:divBdr>
        <w:top w:val="none" w:sz="0" w:space="0" w:color="auto"/>
        <w:left w:val="none" w:sz="0" w:space="0" w:color="auto"/>
        <w:bottom w:val="none" w:sz="0" w:space="0" w:color="auto"/>
        <w:right w:val="none" w:sz="0" w:space="0" w:color="auto"/>
      </w:divBdr>
    </w:div>
    <w:div w:id="1856074503">
      <w:bodyDiv w:val="1"/>
      <w:marLeft w:val="0"/>
      <w:marRight w:val="0"/>
      <w:marTop w:val="0"/>
      <w:marBottom w:val="0"/>
      <w:divBdr>
        <w:top w:val="none" w:sz="0" w:space="0" w:color="auto"/>
        <w:left w:val="none" w:sz="0" w:space="0" w:color="auto"/>
        <w:bottom w:val="none" w:sz="0" w:space="0" w:color="auto"/>
        <w:right w:val="none" w:sz="0" w:space="0" w:color="auto"/>
      </w:divBdr>
    </w:div>
    <w:div w:id="1856504519">
      <w:bodyDiv w:val="1"/>
      <w:marLeft w:val="0"/>
      <w:marRight w:val="0"/>
      <w:marTop w:val="0"/>
      <w:marBottom w:val="0"/>
      <w:divBdr>
        <w:top w:val="none" w:sz="0" w:space="0" w:color="auto"/>
        <w:left w:val="none" w:sz="0" w:space="0" w:color="auto"/>
        <w:bottom w:val="none" w:sz="0" w:space="0" w:color="auto"/>
        <w:right w:val="none" w:sz="0" w:space="0" w:color="auto"/>
      </w:divBdr>
    </w:div>
    <w:div w:id="1856579348">
      <w:bodyDiv w:val="1"/>
      <w:marLeft w:val="0"/>
      <w:marRight w:val="0"/>
      <w:marTop w:val="0"/>
      <w:marBottom w:val="0"/>
      <w:divBdr>
        <w:top w:val="none" w:sz="0" w:space="0" w:color="auto"/>
        <w:left w:val="none" w:sz="0" w:space="0" w:color="auto"/>
        <w:bottom w:val="none" w:sz="0" w:space="0" w:color="auto"/>
        <w:right w:val="none" w:sz="0" w:space="0" w:color="auto"/>
      </w:divBdr>
    </w:div>
    <w:div w:id="1856646651">
      <w:bodyDiv w:val="1"/>
      <w:marLeft w:val="0"/>
      <w:marRight w:val="0"/>
      <w:marTop w:val="0"/>
      <w:marBottom w:val="0"/>
      <w:divBdr>
        <w:top w:val="none" w:sz="0" w:space="0" w:color="auto"/>
        <w:left w:val="none" w:sz="0" w:space="0" w:color="auto"/>
        <w:bottom w:val="none" w:sz="0" w:space="0" w:color="auto"/>
        <w:right w:val="none" w:sz="0" w:space="0" w:color="auto"/>
      </w:divBdr>
    </w:div>
    <w:div w:id="1856722533">
      <w:bodyDiv w:val="1"/>
      <w:marLeft w:val="0"/>
      <w:marRight w:val="0"/>
      <w:marTop w:val="0"/>
      <w:marBottom w:val="0"/>
      <w:divBdr>
        <w:top w:val="none" w:sz="0" w:space="0" w:color="auto"/>
        <w:left w:val="none" w:sz="0" w:space="0" w:color="auto"/>
        <w:bottom w:val="none" w:sz="0" w:space="0" w:color="auto"/>
        <w:right w:val="none" w:sz="0" w:space="0" w:color="auto"/>
      </w:divBdr>
    </w:div>
    <w:div w:id="1856773810">
      <w:bodyDiv w:val="1"/>
      <w:marLeft w:val="0"/>
      <w:marRight w:val="0"/>
      <w:marTop w:val="0"/>
      <w:marBottom w:val="0"/>
      <w:divBdr>
        <w:top w:val="none" w:sz="0" w:space="0" w:color="auto"/>
        <w:left w:val="none" w:sz="0" w:space="0" w:color="auto"/>
        <w:bottom w:val="none" w:sz="0" w:space="0" w:color="auto"/>
        <w:right w:val="none" w:sz="0" w:space="0" w:color="auto"/>
      </w:divBdr>
    </w:div>
    <w:div w:id="1856848177">
      <w:bodyDiv w:val="1"/>
      <w:marLeft w:val="0"/>
      <w:marRight w:val="0"/>
      <w:marTop w:val="0"/>
      <w:marBottom w:val="0"/>
      <w:divBdr>
        <w:top w:val="none" w:sz="0" w:space="0" w:color="auto"/>
        <w:left w:val="none" w:sz="0" w:space="0" w:color="auto"/>
        <w:bottom w:val="none" w:sz="0" w:space="0" w:color="auto"/>
        <w:right w:val="none" w:sz="0" w:space="0" w:color="auto"/>
      </w:divBdr>
    </w:div>
    <w:div w:id="1857038307">
      <w:bodyDiv w:val="1"/>
      <w:marLeft w:val="0"/>
      <w:marRight w:val="0"/>
      <w:marTop w:val="0"/>
      <w:marBottom w:val="0"/>
      <w:divBdr>
        <w:top w:val="none" w:sz="0" w:space="0" w:color="auto"/>
        <w:left w:val="none" w:sz="0" w:space="0" w:color="auto"/>
        <w:bottom w:val="none" w:sz="0" w:space="0" w:color="auto"/>
        <w:right w:val="none" w:sz="0" w:space="0" w:color="auto"/>
      </w:divBdr>
    </w:div>
    <w:div w:id="1857226212">
      <w:bodyDiv w:val="1"/>
      <w:marLeft w:val="0"/>
      <w:marRight w:val="0"/>
      <w:marTop w:val="0"/>
      <w:marBottom w:val="0"/>
      <w:divBdr>
        <w:top w:val="none" w:sz="0" w:space="0" w:color="auto"/>
        <w:left w:val="none" w:sz="0" w:space="0" w:color="auto"/>
        <w:bottom w:val="none" w:sz="0" w:space="0" w:color="auto"/>
        <w:right w:val="none" w:sz="0" w:space="0" w:color="auto"/>
      </w:divBdr>
    </w:div>
    <w:div w:id="1857302152">
      <w:bodyDiv w:val="1"/>
      <w:marLeft w:val="0"/>
      <w:marRight w:val="0"/>
      <w:marTop w:val="0"/>
      <w:marBottom w:val="0"/>
      <w:divBdr>
        <w:top w:val="none" w:sz="0" w:space="0" w:color="auto"/>
        <w:left w:val="none" w:sz="0" w:space="0" w:color="auto"/>
        <w:bottom w:val="none" w:sz="0" w:space="0" w:color="auto"/>
        <w:right w:val="none" w:sz="0" w:space="0" w:color="auto"/>
      </w:divBdr>
    </w:div>
    <w:div w:id="1857575115">
      <w:bodyDiv w:val="1"/>
      <w:marLeft w:val="0"/>
      <w:marRight w:val="0"/>
      <w:marTop w:val="0"/>
      <w:marBottom w:val="0"/>
      <w:divBdr>
        <w:top w:val="none" w:sz="0" w:space="0" w:color="auto"/>
        <w:left w:val="none" w:sz="0" w:space="0" w:color="auto"/>
        <w:bottom w:val="none" w:sz="0" w:space="0" w:color="auto"/>
        <w:right w:val="none" w:sz="0" w:space="0" w:color="auto"/>
      </w:divBdr>
    </w:div>
    <w:div w:id="1857763838">
      <w:bodyDiv w:val="1"/>
      <w:marLeft w:val="0"/>
      <w:marRight w:val="0"/>
      <w:marTop w:val="0"/>
      <w:marBottom w:val="0"/>
      <w:divBdr>
        <w:top w:val="none" w:sz="0" w:space="0" w:color="auto"/>
        <w:left w:val="none" w:sz="0" w:space="0" w:color="auto"/>
        <w:bottom w:val="none" w:sz="0" w:space="0" w:color="auto"/>
        <w:right w:val="none" w:sz="0" w:space="0" w:color="auto"/>
      </w:divBdr>
    </w:div>
    <w:div w:id="1857842622">
      <w:bodyDiv w:val="1"/>
      <w:marLeft w:val="0"/>
      <w:marRight w:val="0"/>
      <w:marTop w:val="0"/>
      <w:marBottom w:val="0"/>
      <w:divBdr>
        <w:top w:val="none" w:sz="0" w:space="0" w:color="auto"/>
        <w:left w:val="none" w:sz="0" w:space="0" w:color="auto"/>
        <w:bottom w:val="none" w:sz="0" w:space="0" w:color="auto"/>
        <w:right w:val="none" w:sz="0" w:space="0" w:color="auto"/>
      </w:divBdr>
    </w:div>
    <w:div w:id="1858083813">
      <w:bodyDiv w:val="1"/>
      <w:marLeft w:val="0"/>
      <w:marRight w:val="0"/>
      <w:marTop w:val="0"/>
      <w:marBottom w:val="0"/>
      <w:divBdr>
        <w:top w:val="none" w:sz="0" w:space="0" w:color="auto"/>
        <w:left w:val="none" w:sz="0" w:space="0" w:color="auto"/>
        <w:bottom w:val="none" w:sz="0" w:space="0" w:color="auto"/>
        <w:right w:val="none" w:sz="0" w:space="0" w:color="auto"/>
      </w:divBdr>
    </w:div>
    <w:div w:id="1858158147">
      <w:bodyDiv w:val="1"/>
      <w:marLeft w:val="0"/>
      <w:marRight w:val="0"/>
      <w:marTop w:val="0"/>
      <w:marBottom w:val="0"/>
      <w:divBdr>
        <w:top w:val="none" w:sz="0" w:space="0" w:color="auto"/>
        <w:left w:val="none" w:sz="0" w:space="0" w:color="auto"/>
        <w:bottom w:val="none" w:sz="0" w:space="0" w:color="auto"/>
        <w:right w:val="none" w:sz="0" w:space="0" w:color="auto"/>
      </w:divBdr>
    </w:div>
    <w:div w:id="1858227410">
      <w:bodyDiv w:val="1"/>
      <w:marLeft w:val="0"/>
      <w:marRight w:val="0"/>
      <w:marTop w:val="0"/>
      <w:marBottom w:val="0"/>
      <w:divBdr>
        <w:top w:val="none" w:sz="0" w:space="0" w:color="auto"/>
        <w:left w:val="none" w:sz="0" w:space="0" w:color="auto"/>
        <w:bottom w:val="none" w:sz="0" w:space="0" w:color="auto"/>
        <w:right w:val="none" w:sz="0" w:space="0" w:color="auto"/>
      </w:divBdr>
    </w:div>
    <w:div w:id="1858229181">
      <w:bodyDiv w:val="1"/>
      <w:marLeft w:val="0"/>
      <w:marRight w:val="0"/>
      <w:marTop w:val="0"/>
      <w:marBottom w:val="0"/>
      <w:divBdr>
        <w:top w:val="none" w:sz="0" w:space="0" w:color="auto"/>
        <w:left w:val="none" w:sz="0" w:space="0" w:color="auto"/>
        <w:bottom w:val="none" w:sz="0" w:space="0" w:color="auto"/>
        <w:right w:val="none" w:sz="0" w:space="0" w:color="auto"/>
      </w:divBdr>
    </w:div>
    <w:div w:id="1858303473">
      <w:bodyDiv w:val="1"/>
      <w:marLeft w:val="0"/>
      <w:marRight w:val="0"/>
      <w:marTop w:val="0"/>
      <w:marBottom w:val="0"/>
      <w:divBdr>
        <w:top w:val="none" w:sz="0" w:space="0" w:color="auto"/>
        <w:left w:val="none" w:sz="0" w:space="0" w:color="auto"/>
        <w:bottom w:val="none" w:sz="0" w:space="0" w:color="auto"/>
        <w:right w:val="none" w:sz="0" w:space="0" w:color="auto"/>
      </w:divBdr>
    </w:div>
    <w:div w:id="1858353065">
      <w:bodyDiv w:val="1"/>
      <w:marLeft w:val="0"/>
      <w:marRight w:val="0"/>
      <w:marTop w:val="0"/>
      <w:marBottom w:val="0"/>
      <w:divBdr>
        <w:top w:val="none" w:sz="0" w:space="0" w:color="auto"/>
        <w:left w:val="none" w:sz="0" w:space="0" w:color="auto"/>
        <w:bottom w:val="none" w:sz="0" w:space="0" w:color="auto"/>
        <w:right w:val="none" w:sz="0" w:space="0" w:color="auto"/>
      </w:divBdr>
    </w:div>
    <w:div w:id="1858421188">
      <w:bodyDiv w:val="1"/>
      <w:marLeft w:val="0"/>
      <w:marRight w:val="0"/>
      <w:marTop w:val="0"/>
      <w:marBottom w:val="0"/>
      <w:divBdr>
        <w:top w:val="none" w:sz="0" w:space="0" w:color="auto"/>
        <w:left w:val="none" w:sz="0" w:space="0" w:color="auto"/>
        <w:bottom w:val="none" w:sz="0" w:space="0" w:color="auto"/>
        <w:right w:val="none" w:sz="0" w:space="0" w:color="auto"/>
      </w:divBdr>
    </w:div>
    <w:div w:id="1858810652">
      <w:bodyDiv w:val="1"/>
      <w:marLeft w:val="0"/>
      <w:marRight w:val="0"/>
      <w:marTop w:val="0"/>
      <w:marBottom w:val="0"/>
      <w:divBdr>
        <w:top w:val="none" w:sz="0" w:space="0" w:color="auto"/>
        <w:left w:val="none" w:sz="0" w:space="0" w:color="auto"/>
        <w:bottom w:val="none" w:sz="0" w:space="0" w:color="auto"/>
        <w:right w:val="none" w:sz="0" w:space="0" w:color="auto"/>
      </w:divBdr>
    </w:div>
    <w:div w:id="1859081150">
      <w:bodyDiv w:val="1"/>
      <w:marLeft w:val="0"/>
      <w:marRight w:val="0"/>
      <w:marTop w:val="0"/>
      <w:marBottom w:val="0"/>
      <w:divBdr>
        <w:top w:val="none" w:sz="0" w:space="0" w:color="auto"/>
        <w:left w:val="none" w:sz="0" w:space="0" w:color="auto"/>
        <w:bottom w:val="none" w:sz="0" w:space="0" w:color="auto"/>
        <w:right w:val="none" w:sz="0" w:space="0" w:color="auto"/>
      </w:divBdr>
    </w:div>
    <w:div w:id="1859420078">
      <w:bodyDiv w:val="1"/>
      <w:marLeft w:val="0"/>
      <w:marRight w:val="0"/>
      <w:marTop w:val="0"/>
      <w:marBottom w:val="0"/>
      <w:divBdr>
        <w:top w:val="none" w:sz="0" w:space="0" w:color="auto"/>
        <w:left w:val="none" w:sz="0" w:space="0" w:color="auto"/>
        <w:bottom w:val="none" w:sz="0" w:space="0" w:color="auto"/>
        <w:right w:val="none" w:sz="0" w:space="0" w:color="auto"/>
      </w:divBdr>
    </w:div>
    <w:div w:id="1859660927">
      <w:bodyDiv w:val="1"/>
      <w:marLeft w:val="0"/>
      <w:marRight w:val="0"/>
      <w:marTop w:val="0"/>
      <w:marBottom w:val="0"/>
      <w:divBdr>
        <w:top w:val="none" w:sz="0" w:space="0" w:color="auto"/>
        <w:left w:val="none" w:sz="0" w:space="0" w:color="auto"/>
        <w:bottom w:val="none" w:sz="0" w:space="0" w:color="auto"/>
        <w:right w:val="none" w:sz="0" w:space="0" w:color="auto"/>
      </w:divBdr>
    </w:div>
    <w:div w:id="1859812000">
      <w:bodyDiv w:val="1"/>
      <w:marLeft w:val="0"/>
      <w:marRight w:val="0"/>
      <w:marTop w:val="0"/>
      <w:marBottom w:val="0"/>
      <w:divBdr>
        <w:top w:val="none" w:sz="0" w:space="0" w:color="auto"/>
        <w:left w:val="none" w:sz="0" w:space="0" w:color="auto"/>
        <w:bottom w:val="none" w:sz="0" w:space="0" w:color="auto"/>
        <w:right w:val="none" w:sz="0" w:space="0" w:color="auto"/>
      </w:divBdr>
    </w:div>
    <w:div w:id="1859922485">
      <w:bodyDiv w:val="1"/>
      <w:marLeft w:val="0"/>
      <w:marRight w:val="0"/>
      <w:marTop w:val="0"/>
      <w:marBottom w:val="0"/>
      <w:divBdr>
        <w:top w:val="none" w:sz="0" w:space="0" w:color="auto"/>
        <w:left w:val="none" w:sz="0" w:space="0" w:color="auto"/>
        <w:bottom w:val="none" w:sz="0" w:space="0" w:color="auto"/>
        <w:right w:val="none" w:sz="0" w:space="0" w:color="auto"/>
      </w:divBdr>
    </w:div>
    <w:div w:id="1860075211">
      <w:bodyDiv w:val="1"/>
      <w:marLeft w:val="0"/>
      <w:marRight w:val="0"/>
      <w:marTop w:val="0"/>
      <w:marBottom w:val="0"/>
      <w:divBdr>
        <w:top w:val="none" w:sz="0" w:space="0" w:color="auto"/>
        <w:left w:val="none" w:sz="0" w:space="0" w:color="auto"/>
        <w:bottom w:val="none" w:sz="0" w:space="0" w:color="auto"/>
        <w:right w:val="none" w:sz="0" w:space="0" w:color="auto"/>
      </w:divBdr>
    </w:div>
    <w:div w:id="1860124868">
      <w:bodyDiv w:val="1"/>
      <w:marLeft w:val="0"/>
      <w:marRight w:val="0"/>
      <w:marTop w:val="0"/>
      <w:marBottom w:val="0"/>
      <w:divBdr>
        <w:top w:val="none" w:sz="0" w:space="0" w:color="auto"/>
        <w:left w:val="none" w:sz="0" w:space="0" w:color="auto"/>
        <w:bottom w:val="none" w:sz="0" w:space="0" w:color="auto"/>
        <w:right w:val="none" w:sz="0" w:space="0" w:color="auto"/>
      </w:divBdr>
    </w:div>
    <w:div w:id="1860242625">
      <w:bodyDiv w:val="1"/>
      <w:marLeft w:val="0"/>
      <w:marRight w:val="0"/>
      <w:marTop w:val="0"/>
      <w:marBottom w:val="0"/>
      <w:divBdr>
        <w:top w:val="none" w:sz="0" w:space="0" w:color="auto"/>
        <w:left w:val="none" w:sz="0" w:space="0" w:color="auto"/>
        <w:bottom w:val="none" w:sz="0" w:space="0" w:color="auto"/>
        <w:right w:val="none" w:sz="0" w:space="0" w:color="auto"/>
      </w:divBdr>
    </w:div>
    <w:div w:id="1860312432">
      <w:bodyDiv w:val="1"/>
      <w:marLeft w:val="0"/>
      <w:marRight w:val="0"/>
      <w:marTop w:val="0"/>
      <w:marBottom w:val="0"/>
      <w:divBdr>
        <w:top w:val="none" w:sz="0" w:space="0" w:color="auto"/>
        <w:left w:val="none" w:sz="0" w:space="0" w:color="auto"/>
        <w:bottom w:val="none" w:sz="0" w:space="0" w:color="auto"/>
        <w:right w:val="none" w:sz="0" w:space="0" w:color="auto"/>
      </w:divBdr>
    </w:div>
    <w:div w:id="1860436459">
      <w:bodyDiv w:val="1"/>
      <w:marLeft w:val="0"/>
      <w:marRight w:val="0"/>
      <w:marTop w:val="0"/>
      <w:marBottom w:val="0"/>
      <w:divBdr>
        <w:top w:val="none" w:sz="0" w:space="0" w:color="auto"/>
        <w:left w:val="none" w:sz="0" w:space="0" w:color="auto"/>
        <w:bottom w:val="none" w:sz="0" w:space="0" w:color="auto"/>
        <w:right w:val="none" w:sz="0" w:space="0" w:color="auto"/>
      </w:divBdr>
    </w:div>
    <w:div w:id="1860661790">
      <w:bodyDiv w:val="1"/>
      <w:marLeft w:val="0"/>
      <w:marRight w:val="0"/>
      <w:marTop w:val="0"/>
      <w:marBottom w:val="0"/>
      <w:divBdr>
        <w:top w:val="none" w:sz="0" w:space="0" w:color="auto"/>
        <w:left w:val="none" w:sz="0" w:space="0" w:color="auto"/>
        <w:bottom w:val="none" w:sz="0" w:space="0" w:color="auto"/>
        <w:right w:val="none" w:sz="0" w:space="0" w:color="auto"/>
      </w:divBdr>
    </w:div>
    <w:div w:id="1860698205">
      <w:bodyDiv w:val="1"/>
      <w:marLeft w:val="0"/>
      <w:marRight w:val="0"/>
      <w:marTop w:val="0"/>
      <w:marBottom w:val="0"/>
      <w:divBdr>
        <w:top w:val="none" w:sz="0" w:space="0" w:color="auto"/>
        <w:left w:val="none" w:sz="0" w:space="0" w:color="auto"/>
        <w:bottom w:val="none" w:sz="0" w:space="0" w:color="auto"/>
        <w:right w:val="none" w:sz="0" w:space="0" w:color="auto"/>
      </w:divBdr>
    </w:div>
    <w:div w:id="1860846715">
      <w:bodyDiv w:val="1"/>
      <w:marLeft w:val="0"/>
      <w:marRight w:val="0"/>
      <w:marTop w:val="0"/>
      <w:marBottom w:val="0"/>
      <w:divBdr>
        <w:top w:val="none" w:sz="0" w:space="0" w:color="auto"/>
        <w:left w:val="none" w:sz="0" w:space="0" w:color="auto"/>
        <w:bottom w:val="none" w:sz="0" w:space="0" w:color="auto"/>
        <w:right w:val="none" w:sz="0" w:space="0" w:color="auto"/>
      </w:divBdr>
    </w:div>
    <w:div w:id="1860854914">
      <w:bodyDiv w:val="1"/>
      <w:marLeft w:val="0"/>
      <w:marRight w:val="0"/>
      <w:marTop w:val="0"/>
      <w:marBottom w:val="0"/>
      <w:divBdr>
        <w:top w:val="none" w:sz="0" w:space="0" w:color="auto"/>
        <w:left w:val="none" w:sz="0" w:space="0" w:color="auto"/>
        <w:bottom w:val="none" w:sz="0" w:space="0" w:color="auto"/>
        <w:right w:val="none" w:sz="0" w:space="0" w:color="auto"/>
      </w:divBdr>
    </w:div>
    <w:div w:id="1860898283">
      <w:bodyDiv w:val="1"/>
      <w:marLeft w:val="0"/>
      <w:marRight w:val="0"/>
      <w:marTop w:val="0"/>
      <w:marBottom w:val="0"/>
      <w:divBdr>
        <w:top w:val="none" w:sz="0" w:space="0" w:color="auto"/>
        <w:left w:val="none" w:sz="0" w:space="0" w:color="auto"/>
        <w:bottom w:val="none" w:sz="0" w:space="0" w:color="auto"/>
        <w:right w:val="none" w:sz="0" w:space="0" w:color="auto"/>
      </w:divBdr>
    </w:div>
    <w:div w:id="1860922546">
      <w:bodyDiv w:val="1"/>
      <w:marLeft w:val="0"/>
      <w:marRight w:val="0"/>
      <w:marTop w:val="0"/>
      <w:marBottom w:val="0"/>
      <w:divBdr>
        <w:top w:val="none" w:sz="0" w:space="0" w:color="auto"/>
        <w:left w:val="none" w:sz="0" w:space="0" w:color="auto"/>
        <w:bottom w:val="none" w:sz="0" w:space="0" w:color="auto"/>
        <w:right w:val="none" w:sz="0" w:space="0" w:color="auto"/>
      </w:divBdr>
    </w:div>
    <w:div w:id="1861040420">
      <w:bodyDiv w:val="1"/>
      <w:marLeft w:val="0"/>
      <w:marRight w:val="0"/>
      <w:marTop w:val="0"/>
      <w:marBottom w:val="0"/>
      <w:divBdr>
        <w:top w:val="none" w:sz="0" w:space="0" w:color="auto"/>
        <w:left w:val="none" w:sz="0" w:space="0" w:color="auto"/>
        <w:bottom w:val="none" w:sz="0" w:space="0" w:color="auto"/>
        <w:right w:val="none" w:sz="0" w:space="0" w:color="auto"/>
      </w:divBdr>
    </w:div>
    <w:div w:id="1861122047">
      <w:bodyDiv w:val="1"/>
      <w:marLeft w:val="0"/>
      <w:marRight w:val="0"/>
      <w:marTop w:val="0"/>
      <w:marBottom w:val="0"/>
      <w:divBdr>
        <w:top w:val="none" w:sz="0" w:space="0" w:color="auto"/>
        <w:left w:val="none" w:sz="0" w:space="0" w:color="auto"/>
        <w:bottom w:val="none" w:sz="0" w:space="0" w:color="auto"/>
        <w:right w:val="none" w:sz="0" w:space="0" w:color="auto"/>
      </w:divBdr>
    </w:div>
    <w:div w:id="1861162535">
      <w:bodyDiv w:val="1"/>
      <w:marLeft w:val="0"/>
      <w:marRight w:val="0"/>
      <w:marTop w:val="0"/>
      <w:marBottom w:val="0"/>
      <w:divBdr>
        <w:top w:val="none" w:sz="0" w:space="0" w:color="auto"/>
        <w:left w:val="none" w:sz="0" w:space="0" w:color="auto"/>
        <w:bottom w:val="none" w:sz="0" w:space="0" w:color="auto"/>
        <w:right w:val="none" w:sz="0" w:space="0" w:color="auto"/>
      </w:divBdr>
    </w:div>
    <w:div w:id="1861233763">
      <w:bodyDiv w:val="1"/>
      <w:marLeft w:val="0"/>
      <w:marRight w:val="0"/>
      <w:marTop w:val="0"/>
      <w:marBottom w:val="0"/>
      <w:divBdr>
        <w:top w:val="none" w:sz="0" w:space="0" w:color="auto"/>
        <w:left w:val="none" w:sz="0" w:space="0" w:color="auto"/>
        <w:bottom w:val="none" w:sz="0" w:space="0" w:color="auto"/>
        <w:right w:val="none" w:sz="0" w:space="0" w:color="auto"/>
      </w:divBdr>
    </w:div>
    <w:div w:id="1861628052">
      <w:bodyDiv w:val="1"/>
      <w:marLeft w:val="0"/>
      <w:marRight w:val="0"/>
      <w:marTop w:val="0"/>
      <w:marBottom w:val="0"/>
      <w:divBdr>
        <w:top w:val="none" w:sz="0" w:space="0" w:color="auto"/>
        <w:left w:val="none" w:sz="0" w:space="0" w:color="auto"/>
        <w:bottom w:val="none" w:sz="0" w:space="0" w:color="auto"/>
        <w:right w:val="none" w:sz="0" w:space="0" w:color="auto"/>
      </w:divBdr>
    </w:div>
    <w:div w:id="1861697885">
      <w:bodyDiv w:val="1"/>
      <w:marLeft w:val="0"/>
      <w:marRight w:val="0"/>
      <w:marTop w:val="0"/>
      <w:marBottom w:val="0"/>
      <w:divBdr>
        <w:top w:val="none" w:sz="0" w:space="0" w:color="auto"/>
        <w:left w:val="none" w:sz="0" w:space="0" w:color="auto"/>
        <w:bottom w:val="none" w:sz="0" w:space="0" w:color="auto"/>
        <w:right w:val="none" w:sz="0" w:space="0" w:color="auto"/>
      </w:divBdr>
    </w:div>
    <w:div w:id="1861775648">
      <w:bodyDiv w:val="1"/>
      <w:marLeft w:val="0"/>
      <w:marRight w:val="0"/>
      <w:marTop w:val="0"/>
      <w:marBottom w:val="0"/>
      <w:divBdr>
        <w:top w:val="none" w:sz="0" w:space="0" w:color="auto"/>
        <w:left w:val="none" w:sz="0" w:space="0" w:color="auto"/>
        <w:bottom w:val="none" w:sz="0" w:space="0" w:color="auto"/>
        <w:right w:val="none" w:sz="0" w:space="0" w:color="auto"/>
      </w:divBdr>
    </w:div>
    <w:div w:id="1862160664">
      <w:bodyDiv w:val="1"/>
      <w:marLeft w:val="0"/>
      <w:marRight w:val="0"/>
      <w:marTop w:val="0"/>
      <w:marBottom w:val="0"/>
      <w:divBdr>
        <w:top w:val="none" w:sz="0" w:space="0" w:color="auto"/>
        <w:left w:val="none" w:sz="0" w:space="0" w:color="auto"/>
        <w:bottom w:val="none" w:sz="0" w:space="0" w:color="auto"/>
        <w:right w:val="none" w:sz="0" w:space="0" w:color="auto"/>
      </w:divBdr>
    </w:div>
    <w:div w:id="1862355626">
      <w:bodyDiv w:val="1"/>
      <w:marLeft w:val="0"/>
      <w:marRight w:val="0"/>
      <w:marTop w:val="0"/>
      <w:marBottom w:val="0"/>
      <w:divBdr>
        <w:top w:val="none" w:sz="0" w:space="0" w:color="auto"/>
        <w:left w:val="none" w:sz="0" w:space="0" w:color="auto"/>
        <w:bottom w:val="none" w:sz="0" w:space="0" w:color="auto"/>
        <w:right w:val="none" w:sz="0" w:space="0" w:color="auto"/>
      </w:divBdr>
    </w:div>
    <w:div w:id="1862739339">
      <w:bodyDiv w:val="1"/>
      <w:marLeft w:val="0"/>
      <w:marRight w:val="0"/>
      <w:marTop w:val="0"/>
      <w:marBottom w:val="0"/>
      <w:divBdr>
        <w:top w:val="none" w:sz="0" w:space="0" w:color="auto"/>
        <w:left w:val="none" w:sz="0" w:space="0" w:color="auto"/>
        <w:bottom w:val="none" w:sz="0" w:space="0" w:color="auto"/>
        <w:right w:val="none" w:sz="0" w:space="0" w:color="auto"/>
      </w:divBdr>
    </w:div>
    <w:div w:id="1863087056">
      <w:bodyDiv w:val="1"/>
      <w:marLeft w:val="0"/>
      <w:marRight w:val="0"/>
      <w:marTop w:val="0"/>
      <w:marBottom w:val="0"/>
      <w:divBdr>
        <w:top w:val="none" w:sz="0" w:space="0" w:color="auto"/>
        <w:left w:val="none" w:sz="0" w:space="0" w:color="auto"/>
        <w:bottom w:val="none" w:sz="0" w:space="0" w:color="auto"/>
        <w:right w:val="none" w:sz="0" w:space="0" w:color="auto"/>
      </w:divBdr>
    </w:div>
    <w:div w:id="1863199810">
      <w:bodyDiv w:val="1"/>
      <w:marLeft w:val="0"/>
      <w:marRight w:val="0"/>
      <w:marTop w:val="0"/>
      <w:marBottom w:val="0"/>
      <w:divBdr>
        <w:top w:val="none" w:sz="0" w:space="0" w:color="auto"/>
        <w:left w:val="none" w:sz="0" w:space="0" w:color="auto"/>
        <w:bottom w:val="none" w:sz="0" w:space="0" w:color="auto"/>
        <w:right w:val="none" w:sz="0" w:space="0" w:color="auto"/>
      </w:divBdr>
    </w:div>
    <w:div w:id="1863275863">
      <w:bodyDiv w:val="1"/>
      <w:marLeft w:val="0"/>
      <w:marRight w:val="0"/>
      <w:marTop w:val="0"/>
      <w:marBottom w:val="0"/>
      <w:divBdr>
        <w:top w:val="none" w:sz="0" w:space="0" w:color="auto"/>
        <w:left w:val="none" w:sz="0" w:space="0" w:color="auto"/>
        <w:bottom w:val="none" w:sz="0" w:space="0" w:color="auto"/>
        <w:right w:val="none" w:sz="0" w:space="0" w:color="auto"/>
      </w:divBdr>
    </w:div>
    <w:div w:id="1863320701">
      <w:bodyDiv w:val="1"/>
      <w:marLeft w:val="0"/>
      <w:marRight w:val="0"/>
      <w:marTop w:val="0"/>
      <w:marBottom w:val="0"/>
      <w:divBdr>
        <w:top w:val="none" w:sz="0" w:space="0" w:color="auto"/>
        <w:left w:val="none" w:sz="0" w:space="0" w:color="auto"/>
        <w:bottom w:val="none" w:sz="0" w:space="0" w:color="auto"/>
        <w:right w:val="none" w:sz="0" w:space="0" w:color="auto"/>
      </w:divBdr>
    </w:div>
    <w:div w:id="1863350625">
      <w:bodyDiv w:val="1"/>
      <w:marLeft w:val="0"/>
      <w:marRight w:val="0"/>
      <w:marTop w:val="0"/>
      <w:marBottom w:val="0"/>
      <w:divBdr>
        <w:top w:val="none" w:sz="0" w:space="0" w:color="auto"/>
        <w:left w:val="none" w:sz="0" w:space="0" w:color="auto"/>
        <w:bottom w:val="none" w:sz="0" w:space="0" w:color="auto"/>
        <w:right w:val="none" w:sz="0" w:space="0" w:color="auto"/>
      </w:divBdr>
    </w:div>
    <w:div w:id="1863933176">
      <w:bodyDiv w:val="1"/>
      <w:marLeft w:val="0"/>
      <w:marRight w:val="0"/>
      <w:marTop w:val="0"/>
      <w:marBottom w:val="0"/>
      <w:divBdr>
        <w:top w:val="none" w:sz="0" w:space="0" w:color="auto"/>
        <w:left w:val="none" w:sz="0" w:space="0" w:color="auto"/>
        <w:bottom w:val="none" w:sz="0" w:space="0" w:color="auto"/>
        <w:right w:val="none" w:sz="0" w:space="0" w:color="auto"/>
      </w:divBdr>
    </w:div>
    <w:div w:id="1863976253">
      <w:bodyDiv w:val="1"/>
      <w:marLeft w:val="0"/>
      <w:marRight w:val="0"/>
      <w:marTop w:val="0"/>
      <w:marBottom w:val="0"/>
      <w:divBdr>
        <w:top w:val="none" w:sz="0" w:space="0" w:color="auto"/>
        <w:left w:val="none" w:sz="0" w:space="0" w:color="auto"/>
        <w:bottom w:val="none" w:sz="0" w:space="0" w:color="auto"/>
        <w:right w:val="none" w:sz="0" w:space="0" w:color="auto"/>
      </w:divBdr>
    </w:div>
    <w:div w:id="1864436166">
      <w:bodyDiv w:val="1"/>
      <w:marLeft w:val="0"/>
      <w:marRight w:val="0"/>
      <w:marTop w:val="0"/>
      <w:marBottom w:val="0"/>
      <w:divBdr>
        <w:top w:val="none" w:sz="0" w:space="0" w:color="auto"/>
        <w:left w:val="none" w:sz="0" w:space="0" w:color="auto"/>
        <w:bottom w:val="none" w:sz="0" w:space="0" w:color="auto"/>
        <w:right w:val="none" w:sz="0" w:space="0" w:color="auto"/>
      </w:divBdr>
    </w:div>
    <w:div w:id="1864512366">
      <w:bodyDiv w:val="1"/>
      <w:marLeft w:val="0"/>
      <w:marRight w:val="0"/>
      <w:marTop w:val="0"/>
      <w:marBottom w:val="0"/>
      <w:divBdr>
        <w:top w:val="none" w:sz="0" w:space="0" w:color="auto"/>
        <w:left w:val="none" w:sz="0" w:space="0" w:color="auto"/>
        <w:bottom w:val="none" w:sz="0" w:space="0" w:color="auto"/>
        <w:right w:val="none" w:sz="0" w:space="0" w:color="auto"/>
      </w:divBdr>
    </w:div>
    <w:div w:id="1864516126">
      <w:bodyDiv w:val="1"/>
      <w:marLeft w:val="0"/>
      <w:marRight w:val="0"/>
      <w:marTop w:val="0"/>
      <w:marBottom w:val="0"/>
      <w:divBdr>
        <w:top w:val="none" w:sz="0" w:space="0" w:color="auto"/>
        <w:left w:val="none" w:sz="0" w:space="0" w:color="auto"/>
        <w:bottom w:val="none" w:sz="0" w:space="0" w:color="auto"/>
        <w:right w:val="none" w:sz="0" w:space="0" w:color="auto"/>
      </w:divBdr>
    </w:div>
    <w:div w:id="1864592758">
      <w:bodyDiv w:val="1"/>
      <w:marLeft w:val="0"/>
      <w:marRight w:val="0"/>
      <w:marTop w:val="0"/>
      <w:marBottom w:val="0"/>
      <w:divBdr>
        <w:top w:val="none" w:sz="0" w:space="0" w:color="auto"/>
        <w:left w:val="none" w:sz="0" w:space="0" w:color="auto"/>
        <w:bottom w:val="none" w:sz="0" w:space="0" w:color="auto"/>
        <w:right w:val="none" w:sz="0" w:space="0" w:color="auto"/>
      </w:divBdr>
    </w:div>
    <w:div w:id="1864630606">
      <w:bodyDiv w:val="1"/>
      <w:marLeft w:val="0"/>
      <w:marRight w:val="0"/>
      <w:marTop w:val="0"/>
      <w:marBottom w:val="0"/>
      <w:divBdr>
        <w:top w:val="none" w:sz="0" w:space="0" w:color="auto"/>
        <w:left w:val="none" w:sz="0" w:space="0" w:color="auto"/>
        <w:bottom w:val="none" w:sz="0" w:space="0" w:color="auto"/>
        <w:right w:val="none" w:sz="0" w:space="0" w:color="auto"/>
      </w:divBdr>
    </w:div>
    <w:div w:id="1864853616">
      <w:bodyDiv w:val="1"/>
      <w:marLeft w:val="0"/>
      <w:marRight w:val="0"/>
      <w:marTop w:val="0"/>
      <w:marBottom w:val="0"/>
      <w:divBdr>
        <w:top w:val="none" w:sz="0" w:space="0" w:color="auto"/>
        <w:left w:val="none" w:sz="0" w:space="0" w:color="auto"/>
        <w:bottom w:val="none" w:sz="0" w:space="0" w:color="auto"/>
        <w:right w:val="none" w:sz="0" w:space="0" w:color="auto"/>
      </w:divBdr>
    </w:div>
    <w:div w:id="1864898124">
      <w:bodyDiv w:val="1"/>
      <w:marLeft w:val="0"/>
      <w:marRight w:val="0"/>
      <w:marTop w:val="0"/>
      <w:marBottom w:val="0"/>
      <w:divBdr>
        <w:top w:val="none" w:sz="0" w:space="0" w:color="auto"/>
        <w:left w:val="none" w:sz="0" w:space="0" w:color="auto"/>
        <w:bottom w:val="none" w:sz="0" w:space="0" w:color="auto"/>
        <w:right w:val="none" w:sz="0" w:space="0" w:color="auto"/>
      </w:divBdr>
    </w:div>
    <w:div w:id="1864904024">
      <w:bodyDiv w:val="1"/>
      <w:marLeft w:val="0"/>
      <w:marRight w:val="0"/>
      <w:marTop w:val="0"/>
      <w:marBottom w:val="0"/>
      <w:divBdr>
        <w:top w:val="none" w:sz="0" w:space="0" w:color="auto"/>
        <w:left w:val="none" w:sz="0" w:space="0" w:color="auto"/>
        <w:bottom w:val="none" w:sz="0" w:space="0" w:color="auto"/>
        <w:right w:val="none" w:sz="0" w:space="0" w:color="auto"/>
      </w:divBdr>
    </w:div>
    <w:div w:id="1864974016">
      <w:bodyDiv w:val="1"/>
      <w:marLeft w:val="0"/>
      <w:marRight w:val="0"/>
      <w:marTop w:val="0"/>
      <w:marBottom w:val="0"/>
      <w:divBdr>
        <w:top w:val="none" w:sz="0" w:space="0" w:color="auto"/>
        <w:left w:val="none" w:sz="0" w:space="0" w:color="auto"/>
        <w:bottom w:val="none" w:sz="0" w:space="0" w:color="auto"/>
        <w:right w:val="none" w:sz="0" w:space="0" w:color="auto"/>
      </w:divBdr>
    </w:div>
    <w:div w:id="1865243321">
      <w:bodyDiv w:val="1"/>
      <w:marLeft w:val="0"/>
      <w:marRight w:val="0"/>
      <w:marTop w:val="0"/>
      <w:marBottom w:val="0"/>
      <w:divBdr>
        <w:top w:val="none" w:sz="0" w:space="0" w:color="auto"/>
        <w:left w:val="none" w:sz="0" w:space="0" w:color="auto"/>
        <w:bottom w:val="none" w:sz="0" w:space="0" w:color="auto"/>
        <w:right w:val="none" w:sz="0" w:space="0" w:color="auto"/>
      </w:divBdr>
    </w:div>
    <w:div w:id="1865243671">
      <w:bodyDiv w:val="1"/>
      <w:marLeft w:val="0"/>
      <w:marRight w:val="0"/>
      <w:marTop w:val="0"/>
      <w:marBottom w:val="0"/>
      <w:divBdr>
        <w:top w:val="none" w:sz="0" w:space="0" w:color="auto"/>
        <w:left w:val="none" w:sz="0" w:space="0" w:color="auto"/>
        <w:bottom w:val="none" w:sz="0" w:space="0" w:color="auto"/>
        <w:right w:val="none" w:sz="0" w:space="0" w:color="auto"/>
      </w:divBdr>
    </w:div>
    <w:div w:id="1865316418">
      <w:bodyDiv w:val="1"/>
      <w:marLeft w:val="0"/>
      <w:marRight w:val="0"/>
      <w:marTop w:val="0"/>
      <w:marBottom w:val="0"/>
      <w:divBdr>
        <w:top w:val="none" w:sz="0" w:space="0" w:color="auto"/>
        <w:left w:val="none" w:sz="0" w:space="0" w:color="auto"/>
        <w:bottom w:val="none" w:sz="0" w:space="0" w:color="auto"/>
        <w:right w:val="none" w:sz="0" w:space="0" w:color="auto"/>
      </w:divBdr>
    </w:div>
    <w:div w:id="1865363941">
      <w:bodyDiv w:val="1"/>
      <w:marLeft w:val="0"/>
      <w:marRight w:val="0"/>
      <w:marTop w:val="0"/>
      <w:marBottom w:val="0"/>
      <w:divBdr>
        <w:top w:val="none" w:sz="0" w:space="0" w:color="auto"/>
        <w:left w:val="none" w:sz="0" w:space="0" w:color="auto"/>
        <w:bottom w:val="none" w:sz="0" w:space="0" w:color="auto"/>
        <w:right w:val="none" w:sz="0" w:space="0" w:color="auto"/>
      </w:divBdr>
    </w:div>
    <w:div w:id="1865510819">
      <w:bodyDiv w:val="1"/>
      <w:marLeft w:val="0"/>
      <w:marRight w:val="0"/>
      <w:marTop w:val="0"/>
      <w:marBottom w:val="0"/>
      <w:divBdr>
        <w:top w:val="none" w:sz="0" w:space="0" w:color="auto"/>
        <w:left w:val="none" w:sz="0" w:space="0" w:color="auto"/>
        <w:bottom w:val="none" w:sz="0" w:space="0" w:color="auto"/>
        <w:right w:val="none" w:sz="0" w:space="0" w:color="auto"/>
      </w:divBdr>
    </w:div>
    <w:div w:id="1866094716">
      <w:bodyDiv w:val="1"/>
      <w:marLeft w:val="0"/>
      <w:marRight w:val="0"/>
      <w:marTop w:val="0"/>
      <w:marBottom w:val="0"/>
      <w:divBdr>
        <w:top w:val="none" w:sz="0" w:space="0" w:color="auto"/>
        <w:left w:val="none" w:sz="0" w:space="0" w:color="auto"/>
        <w:bottom w:val="none" w:sz="0" w:space="0" w:color="auto"/>
        <w:right w:val="none" w:sz="0" w:space="0" w:color="auto"/>
      </w:divBdr>
    </w:div>
    <w:div w:id="1866288103">
      <w:bodyDiv w:val="1"/>
      <w:marLeft w:val="0"/>
      <w:marRight w:val="0"/>
      <w:marTop w:val="0"/>
      <w:marBottom w:val="0"/>
      <w:divBdr>
        <w:top w:val="none" w:sz="0" w:space="0" w:color="auto"/>
        <w:left w:val="none" w:sz="0" w:space="0" w:color="auto"/>
        <w:bottom w:val="none" w:sz="0" w:space="0" w:color="auto"/>
        <w:right w:val="none" w:sz="0" w:space="0" w:color="auto"/>
      </w:divBdr>
    </w:div>
    <w:div w:id="1866359453">
      <w:bodyDiv w:val="1"/>
      <w:marLeft w:val="0"/>
      <w:marRight w:val="0"/>
      <w:marTop w:val="0"/>
      <w:marBottom w:val="0"/>
      <w:divBdr>
        <w:top w:val="none" w:sz="0" w:space="0" w:color="auto"/>
        <w:left w:val="none" w:sz="0" w:space="0" w:color="auto"/>
        <w:bottom w:val="none" w:sz="0" w:space="0" w:color="auto"/>
        <w:right w:val="none" w:sz="0" w:space="0" w:color="auto"/>
      </w:divBdr>
    </w:div>
    <w:div w:id="1866555991">
      <w:bodyDiv w:val="1"/>
      <w:marLeft w:val="0"/>
      <w:marRight w:val="0"/>
      <w:marTop w:val="0"/>
      <w:marBottom w:val="0"/>
      <w:divBdr>
        <w:top w:val="none" w:sz="0" w:space="0" w:color="auto"/>
        <w:left w:val="none" w:sz="0" w:space="0" w:color="auto"/>
        <w:bottom w:val="none" w:sz="0" w:space="0" w:color="auto"/>
        <w:right w:val="none" w:sz="0" w:space="0" w:color="auto"/>
      </w:divBdr>
    </w:div>
    <w:div w:id="1866601337">
      <w:bodyDiv w:val="1"/>
      <w:marLeft w:val="0"/>
      <w:marRight w:val="0"/>
      <w:marTop w:val="0"/>
      <w:marBottom w:val="0"/>
      <w:divBdr>
        <w:top w:val="none" w:sz="0" w:space="0" w:color="auto"/>
        <w:left w:val="none" w:sz="0" w:space="0" w:color="auto"/>
        <w:bottom w:val="none" w:sz="0" w:space="0" w:color="auto"/>
        <w:right w:val="none" w:sz="0" w:space="0" w:color="auto"/>
      </w:divBdr>
    </w:div>
    <w:div w:id="1866744557">
      <w:bodyDiv w:val="1"/>
      <w:marLeft w:val="0"/>
      <w:marRight w:val="0"/>
      <w:marTop w:val="0"/>
      <w:marBottom w:val="0"/>
      <w:divBdr>
        <w:top w:val="none" w:sz="0" w:space="0" w:color="auto"/>
        <w:left w:val="none" w:sz="0" w:space="0" w:color="auto"/>
        <w:bottom w:val="none" w:sz="0" w:space="0" w:color="auto"/>
        <w:right w:val="none" w:sz="0" w:space="0" w:color="auto"/>
      </w:divBdr>
    </w:div>
    <w:div w:id="1866749817">
      <w:bodyDiv w:val="1"/>
      <w:marLeft w:val="0"/>
      <w:marRight w:val="0"/>
      <w:marTop w:val="0"/>
      <w:marBottom w:val="0"/>
      <w:divBdr>
        <w:top w:val="none" w:sz="0" w:space="0" w:color="auto"/>
        <w:left w:val="none" w:sz="0" w:space="0" w:color="auto"/>
        <w:bottom w:val="none" w:sz="0" w:space="0" w:color="auto"/>
        <w:right w:val="none" w:sz="0" w:space="0" w:color="auto"/>
      </w:divBdr>
    </w:div>
    <w:div w:id="1866946398">
      <w:bodyDiv w:val="1"/>
      <w:marLeft w:val="0"/>
      <w:marRight w:val="0"/>
      <w:marTop w:val="0"/>
      <w:marBottom w:val="0"/>
      <w:divBdr>
        <w:top w:val="none" w:sz="0" w:space="0" w:color="auto"/>
        <w:left w:val="none" w:sz="0" w:space="0" w:color="auto"/>
        <w:bottom w:val="none" w:sz="0" w:space="0" w:color="auto"/>
        <w:right w:val="none" w:sz="0" w:space="0" w:color="auto"/>
      </w:divBdr>
    </w:div>
    <w:div w:id="1867135066">
      <w:bodyDiv w:val="1"/>
      <w:marLeft w:val="0"/>
      <w:marRight w:val="0"/>
      <w:marTop w:val="0"/>
      <w:marBottom w:val="0"/>
      <w:divBdr>
        <w:top w:val="none" w:sz="0" w:space="0" w:color="auto"/>
        <w:left w:val="none" w:sz="0" w:space="0" w:color="auto"/>
        <w:bottom w:val="none" w:sz="0" w:space="0" w:color="auto"/>
        <w:right w:val="none" w:sz="0" w:space="0" w:color="auto"/>
      </w:divBdr>
    </w:div>
    <w:div w:id="1867331516">
      <w:bodyDiv w:val="1"/>
      <w:marLeft w:val="0"/>
      <w:marRight w:val="0"/>
      <w:marTop w:val="0"/>
      <w:marBottom w:val="0"/>
      <w:divBdr>
        <w:top w:val="none" w:sz="0" w:space="0" w:color="auto"/>
        <w:left w:val="none" w:sz="0" w:space="0" w:color="auto"/>
        <w:bottom w:val="none" w:sz="0" w:space="0" w:color="auto"/>
        <w:right w:val="none" w:sz="0" w:space="0" w:color="auto"/>
      </w:divBdr>
    </w:div>
    <w:div w:id="1867602225">
      <w:bodyDiv w:val="1"/>
      <w:marLeft w:val="0"/>
      <w:marRight w:val="0"/>
      <w:marTop w:val="0"/>
      <w:marBottom w:val="0"/>
      <w:divBdr>
        <w:top w:val="none" w:sz="0" w:space="0" w:color="auto"/>
        <w:left w:val="none" w:sz="0" w:space="0" w:color="auto"/>
        <w:bottom w:val="none" w:sz="0" w:space="0" w:color="auto"/>
        <w:right w:val="none" w:sz="0" w:space="0" w:color="auto"/>
      </w:divBdr>
    </w:div>
    <w:div w:id="1867785980">
      <w:bodyDiv w:val="1"/>
      <w:marLeft w:val="0"/>
      <w:marRight w:val="0"/>
      <w:marTop w:val="0"/>
      <w:marBottom w:val="0"/>
      <w:divBdr>
        <w:top w:val="none" w:sz="0" w:space="0" w:color="auto"/>
        <w:left w:val="none" w:sz="0" w:space="0" w:color="auto"/>
        <w:bottom w:val="none" w:sz="0" w:space="0" w:color="auto"/>
        <w:right w:val="none" w:sz="0" w:space="0" w:color="auto"/>
      </w:divBdr>
    </w:div>
    <w:div w:id="1867869027">
      <w:bodyDiv w:val="1"/>
      <w:marLeft w:val="0"/>
      <w:marRight w:val="0"/>
      <w:marTop w:val="0"/>
      <w:marBottom w:val="0"/>
      <w:divBdr>
        <w:top w:val="none" w:sz="0" w:space="0" w:color="auto"/>
        <w:left w:val="none" w:sz="0" w:space="0" w:color="auto"/>
        <w:bottom w:val="none" w:sz="0" w:space="0" w:color="auto"/>
        <w:right w:val="none" w:sz="0" w:space="0" w:color="auto"/>
      </w:divBdr>
    </w:div>
    <w:div w:id="1868058736">
      <w:bodyDiv w:val="1"/>
      <w:marLeft w:val="0"/>
      <w:marRight w:val="0"/>
      <w:marTop w:val="0"/>
      <w:marBottom w:val="0"/>
      <w:divBdr>
        <w:top w:val="none" w:sz="0" w:space="0" w:color="auto"/>
        <w:left w:val="none" w:sz="0" w:space="0" w:color="auto"/>
        <w:bottom w:val="none" w:sz="0" w:space="0" w:color="auto"/>
        <w:right w:val="none" w:sz="0" w:space="0" w:color="auto"/>
      </w:divBdr>
    </w:div>
    <w:div w:id="1868135698">
      <w:bodyDiv w:val="1"/>
      <w:marLeft w:val="0"/>
      <w:marRight w:val="0"/>
      <w:marTop w:val="0"/>
      <w:marBottom w:val="0"/>
      <w:divBdr>
        <w:top w:val="none" w:sz="0" w:space="0" w:color="auto"/>
        <w:left w:val="none" w:sz="0" w:space="0" w:color="auto"/>
        <w:bottom w:val="none" w:sz="0" w:space="0" w:color="auto"/>
        <w:right w:val="none" w:sz="0" w:space="0" w:color="auto"/>
      </w:divBdr>
    </w:div>
    <w:div w:id="1868178552">
      <w:bodyDiv w:val="1"/>
      <w:marLeft w:val="0"/>
      <w:marRight w:val="0"/>
      <w:marTop w:val="0"/>
      <w:marBottom w:val="0"/>
      <w:divBdr>
        <w:top w:val="none" w:sz="0" w:space="0" w:color="auto"/>
        <w:left w:val="none" w:sz="0" w:space="0" w:color="auto"/>
        <w:bottom w:val="none" w:sz="0" w:space="0" w:color="auto"/>
        <w:right w:val="none" w:sz="0" w:space="0" w:color="auto"/>
      </w:divBdr>
    </w:div>
    <w:div w:id="1868180218">
      <w:bodyDiv w:val="1"/>
      <w:marLeft w:val="0"/>
      <w:marRight w:val="0"/>
      <w:marTop w:val="0"/>
      <w:marBottom w:val="0"/>
      <w:divBdr>
        <w:top w:val="none" w:sz="0" w:space="0" w:color="auto"/>
        <w:left w:val="none" w:sz="0" w:space="0" w:color="auto"/>
        <w:bottom w:val="none" w:sz="0" w:space="0" w:color="auto"/>
        <w:right w:val="none" w:sz="0" w:space="0" w:color="auto"/>
      </w:divBdr>
    </w:div>
    <w:div w:id="1869177569">
      <w:bodyDiv w:val="1"/>
      <w:marLeft w:val="0"/>
      <w:marRight w:val="0"/>
      <w:marTop w:val="0"/>
      <w:marBottom w:val="0"/>
      <w:divBdr>
        <w:top w:val="none" w:sz="0" w:space="0" w:color="auto"/>
        <w:left w:val="none" w:sz="0" w:space="0" w:color="auto"/>
        <w:bottom w:val="none" w:sz="0" w:space="0" w:color="auto"/>
        <w:right w:val="none" w:sz="0" w:space="0" w:color="auto"/>
      </w:divBdr>
    </w:div>
    <w:div w:id="1869178130">
      <w:bodyDiv w:val="1"/>
      <w:marLeft w:val="0"/>
      <w:marRight w:val="0"/>
      <w:marTop w:val="0"/>
      <w:marBottom w:val="0"/>
      <w:divBdr>
        <w:top w:val="none" w:sz="0" w:space="0" w:color="auto"/>
        <w:left w:val="none" w:sz="0" w:space="0" w:color="auto"/>
        <w:bottom w:val="none" w:sz="0" w:space="0" w:color="auto"/>
        <w:right w:val="none" w:sz="0" w:space="0" w:color="auto"/>
      </w:divBdr>
    </w:div>
    <w:div w:id="1869490565">
      <w:bodyDiv w:val="1"/>
      <w:marLeft w:val="0"/>
      <w:marRight w:val="0"/>
      <w:marTop w:val="0"/>
      <w:marBottom w:val="0"/>
      <w:divBdr>
        <w:top w:val="none" w:sz="0" w:space="0" w:color="auto"/>
        <w:left w:val="none" w:sz="0" w:space="0" w:color="auto"/>
        <w:bottom w:val="none" w:sz="0" w:space="0" w:color="auto"/>
        <w:right w:val="none" w:sz="0" w:space="0" w:color="auto"/>
      </w:divBdr>
    </w:div>
    <w:div w:id="1869904980">
      <w:bodyDiv w:val="1"/>
      <w:marLeft w:val="0"/>
      <w:marRight w:val="0"/>
      <w:marTop w:val="0"/>
      <w:marBottom w:val="0"/>
      <w:divBdr>
        <w:top w:val="none" w:sz="0" w:space="0" w:color="auto"/>
        <w:left w:val="none" w:sz="0" w:space="0" w:color="auto"/>
        <w:bottom w:val="none" w:sz="0" w:space="0" w:color="auto"/>
        <w:right w:val="none" w:sz="0" w:space="0" w:color="auto"/>
      </w:divBdr>
    </w:div>
    <w:div w:id="1870222532">
      <w:bodyDiv w:val="1"/>
      <w:marLeft w:val="0"/>
      <w:marRight w:val="0"/>
      <w:marTop w:val="0"/>
      <w:marBottom w:val="0"/>
      <w:divBdr>
        <w:top w:val="none" w:sz="0" w:space="0" w:color="auto"/>
        <w:left w:val="none" w:sz="0" w:space="0" w:color="auto"/>
        <w:bottom w:val="none" w:sz="0" w:space="0" w:color="auto"/>
        <w:right w:val="none" w:sz="0" w:space="0" w:color="auto"/>
      </w:divBdr>
    </w:div>
    <w:div w:id="1870602665">
      <w:bodyDiv w:val="1"/>
      <w:marLeft w:val="0"/>
      <w:marRight w:val="0"/>
      <w:marTop w:val="0"/>
      <w:marBottom w:val="0"/>
      <w:divBdr>
        <w:top w:val="none" w:sz="0" w:space="0" w:color="auto"/>
        <w:left w:val="none" w:sz="0" w:space="0" w:color="auto"/>
        <w:bottom w:val="none" w:sz="0" w:space="0" w:color="auto"/>
        <w:right w:val="none" w:sz="0" w:space="0" w:color="auto"/>
      </w:divBdr>
    </w:div>
    <w:div w:id="1870681631">
      <w:bodyDiv w:val="1"/>
      <w:marLeft w:val="0"/>
      <w:marRight w:val="0"/>
      <w:marTop w:val="0"/>
      <w:marBottom w:val="0"/>
      <w:divBdr>
        <w:top w:val="none" w:sz="0" w:space="0" w:color="auto"/>
        <w:left w:val="none" w:sz="0" w:space="0" w:color="auto"/>
        <w:bottom w:val="none" w:sz="0" w:space="0" w:color="auto"/>
        <w:right w:val="none" w:sz="0" w:space="0" w:color="auto"/>
      </w:divBdr>
    </w:div>
    <w:div w:id="1870878555">
      <w:bodyDiv w:val="1"/>
      <w:marLeft w:val="0"/>
      <w:marRight w:val="0"/>
      <w:marTop w:val="0"/>
      <w:marBottom w:val="0"/>
      <w:divBdr>
        <w:top w:val="none" w:sz="0" w:space="0" w:color="auto"/>
        <w:left w:val="none" w:sz="0" w:space="0" w:color="auto"/>
        <w:bottom w:val="none" w:sz="0" w:space="0" w:color="auto"/>
        <w:right w:val="none" w:sz="0" w:space="0" w:color="auto"/>
      </w:divBdr>
    </w:div>
    <w:div w:id="1871138445">
      <w:bodyDiv w:val="1"/>
      <w:marLeft w:val="0"/>
      <w:marRight w:val="0"/>
      <w:marTop w:val="0"/>
      <w:marBottom w:val="0"/>
      <w:divBdr>
        <w:top w:val="none" w:sz="0" w:space="0" w:color="auto"/>
        <w:left w:val="none" w:sz="0" w:space="0" w:color="auto"/>
        <w:bottom w:val="none" w:sz="0" w:space="0" w:color="auto"/>
        <w:right w:val="none" w:sz="0" w:space="0" w:color="auto"/>
      </w:divBdr>
    </w:div>
    <w:div w:id="1871408377">
      <w:bodyDiv w:val="1"/>
      <w:marLeft w:val="0"/>
      <w:marRight w:val="0"/>
      <w:marTop w:val="0"/>
      <w:marBottom w:val="0"/>
      <w:divBdr>
        <w:top w:val="none" w:sz="0" w:space="0" w:color="auto"/>
        <w:left w:val="none" w:sz="0" w:space="0" w:color="auto"/>
        <w:bottom w:val="none" w:sz="0" w:space="0" w:color="auto"/>
        <w:right w:val="none" w:sz="0" w:space="0" w:color="auto"/>
      </w:divBdr>
    </w:div>
    <w:div w:id="1871457801">
      <w:bodyDiv w:val="1"/>
      <w:marLeft w:val="0"/>
      <w:marRight w:val="0"/>
      <w:marTop w:val="0"/>
      <w:marBottom w:val="0"/>
      <w:divBdr>
        <w:top w:val="none" w:sz="0" w:space="0" w:color="auto"/>
        <w:left w:val="none" w:sz="0" w:space="0" w:color="auto"/>
        <w:bottom w:val="none" w:sz="0" w:space="0" w:color="auto"/>
        <w:right w:val="none" w:sz="0" w:space="0" w:color="auto"/>
      </w:divBdr>
    </w:div>
    <w:div w:id="1871647889">
      <w:bodyDiv w:val="1"/>
      <w:marLeft w:val="0"/>
      <w:marRight w:val="0"/>
      <w:marTop w:val="0"/>
      <w:marBottom w:val="0"/>
      <w:divBdr>
        <w:top w:val="none" w:sz="0" w:space="0" w:color="auto"/>
        <w:left w:val="none" w:sz="0" w:space="0" w:color="auto"/>
        <w:bottom w:val="none" w:sz="0" w:space="0" w:color="auto"/>
        <w:right w:val="none" w:sz="0" w:space="0" w:color="auto"/>
      </w:divBdr>
    </w:div>
    <w:div w:id="1871650015">
      <w:bodyDiv w:val="1"/>
      <w:marLeft w:val="0"/>
      <w:marRight w:val="0"/>
      <w:marTop w:val="0"/>
      <w:marBottom w:val="0"/>
      <w:divBdr>
        <w:top w:val="none" w:sz="0" w:space="0" w:color="auto"/>
        <w:left w:val="none" w:sz="0" w:space="0" w:color="auto"/>
        <w:bottom w:val="none" w:sz="0" w:space="0" w:color="auto"/>
        <w:right w:val="none" w:sz="0" w:space="0" w:color="auto"/>
      </w:divBdr>
    </w:div>
    <w:div w:id="1871726929">
      <w:bodyDiv w:val="1"/>
      <w:marLeft w:val="0"/>
      <w:marRight w:val="0"/>
      <w:marTop w:val="0"/>
      <w:marBottom w:val="0"/>
      <w:divBdr>
        <w:top w:val="none" w:sz="0" w:space="0" w:color="auto"/>
        <w:left w:val="none" w:sz="0" w:space="0" w:color="auto"/>
        <w:bottom w:val="none" w:sz="0" w:space="0" w:color="auto"/>
        <w:right w:val="none" w:sz="0" w:space="0" w:color="auto"/>
      </w:divBdr>
    </w:div>
    <w:div w:id="1871919559">
      <w:bodyDiv w:val="1"/>
      <w:marLeft w:val="0"/>
      <w:marRight w:val="0"/>
      <w:marTop w:val="0"/>
      <w:marBottom w:val="0"/>
      <w:divBdr>
        <w:top w:val="none" w:sz="0" w:space="0" w:color="auto"/>
        <w:left w:val="none" w:sz="0" w:space="0" w:color="auto"/>
        <w:bottom w:val="none" w:sz="0" w:space="0" w:color="auto"/>
        <w:right w:val="none" w:sz="0" w:space="0" w:color="auto"/>
      </w:divBdr>
    </w:div>
    <w:div w:id="1871919828">
      <w:bodyDiv w:val="1"/>
      <w:marLeft w:val="0"/>
      <w:marRight w:val="0"/>
      <w:marTop w:val="0"/>
      <w:marBottom w:val="0"/>
      <w:divBdr>
        <w:top w:val="none" w:sz="0" w:space="0" w:color="auto"/>
        <w:left w:val="none" w:sz="0" w:space="0" w:color="auto"/>
        <w:bottom w:val="none" w:sz="0" w:space="0" w:color="auto"/>
        <w:right w:val="none" w:sz="0" w:space="0" w:color="auto"/>
      </w:divBdr>
    </w:div>
    <w:div w:id="1872109128">
      <w:bodyDiv w:val="1"/>
      <w:marLeft w:val="0"/>
      <w:marRight w:val="0"/>
      <w:marTop w:val="0"/>
      <w:marBottom w:val="0"/>
      <w:divBdr>
        <w:top w:val="none" w:sz="0" w:space="0" w:color="auto"/>
        <w:left w:val="none" w:sz="0" w:space="0" w:color="auto"/>
        <w:bottom w:val="none" w:sz="0" w:space="0" w:color="auto"/>
        <w:right w:val="none" w:sz="0" w:space="0" w:color="auto"/>
      </w:divBdr>
    </w:div>
    <w:div w:id="1872258451">
      <w:bodyDiv w:val="1"/>
      <w:marLeft w:val="0"/>
      <w:marRight w:val="0"/>
      <w:marTop w:val="0"/>
      <w:marBottom w:val="0"/>
      <w:divBdr>
        <w:top w:val="none" w:sz="0" w:space="0" w:color="auto"/>
        <w:left w:val="none" w:sz="0" w:space="0" w:color="auto"/>
        <w:bottom w:val="none" w:sz="0" w:space="0" w:color="auto"/>
        <w:right w:val="none" w:sz="0" w:space="0" w:color="auto"/>
      </w:divBdr>
    </w:div>
    <w:div w:id="1872301074">
      <w:bodyDiv w:val="1"/>
      <w:marLeft w:val="0"/>
      <w:marRight w:val="0"/>
      <w:marTop w:val="0"/>
      <w:marBottom w:val="0"/>
      <w:divBdr>
        <w:top w:val="none" w:sz="0" w:space="0" w:color="auto"/>
        <w:left w:val="none" w:sz="0" w:space="0" w:color="auto"/>
        <w:bottom w:val="none" w:sz="0" w:space="0" w:color="auto"/>
        <w:right w:val="none" w:sz="0" w:space="0" w:color="auto"/>
      </w:divBdr>
    </w:div>
    <w:div w:id="1872304040">
      <w:bodyDiv w:val="1"/>
      <w:marLeft w:val="0"/>
      <w:marRight w:val="0"/>
      <w:marTop w:val="0"/>
      <w:marBottom w:val="0"/>
      <w:divBdr>
        <w:top w:val="none" w:sz="0" w:space="0" w:color="auto"/>
        <w:left w:val="none" w:sz="0" w:space="0" w:color="auto"/>
        <w:bottom w:val="none" w:sz="0" w:space="0" w:color="auto"/>
        <w:right w:val="none" w:sz="0" w:space="0" w:color="auto"/>
      </w:divBdr>
    </w:div>
    <w:div w:id="1872304292">
      <w:bodyDiv w:val="1"/>
      <w:marLeft w:val="0"/>
      <w:marRight w:val="0"/>
      <w:marTop w:val="0"/>
      <w:marBottom w:val="0"/>
      <w:divBdr>
        <w:top w:val="none" w:sz="0" w:space="0" w:color="auto"/>
        <w:left w:val="none" w:sz="0" w:space="0" w:color="auto"/>
        <w:bottom w:val="none" w:sz="0" w:space="0" w:color="auto"/>
        <w:right w:val="none" w:sz="0" w:space="0" w:color="auto"/>
      </w:divBdr>
    </w:div>
    <w:div w:id="1872376086">
      <w:bodyDiv w:val="1"/>
      <w:marLeft w:val="0"/>
      <w:marRight w:val="0"/>
      <w:marTop w:val="0"/>
      <w:marBottom w:val="0"/>
      <w:divBdr>
        <w:top w:val="none" w:sz="0" w:space="0" w:color="auto"/>
        <w:left w:val="none" w:sz="0" w:space="0" w:color="auto"/>
        <w:bottom w:val="none" w:sz="0" w:space="0" w:color="auto"/>
        <w:right w:val="none" w:sz="0" w:space="0" w:color="auto"/>
      </w:divBdr>
    </w:div>
    <w:div w:id="1872759911">
      <w:bodyDiv w:val="1"/>
      <w:marLeft w:val="0"/>
      <w:marRight w:val="0"/>
      <w:marTop w:val="0"/>
      <w:marBottom w:val="0"/>
      <w:divBdr>
        <w:top w:val="none" w:sz="0" w:space="0" w:color="auto"/>
        <w:left w:val="none" w:sz="0" w:space="0" w:color="auto"/>
        <w:bottom w:val="none" w:sz="0" w:space="0" w:color="auto"/>
        <w:right w:val="none" w:sz="0" w:space="0" w:color="auto"/>
      </w:divBdr>
    </w:div>
    <w:div w:id="1872915633">
      <w:bodyDiv w:val="1"/>
      <w:marLeft w:val="0"/>
      <w:marRight w:val="0"/>
      <w:marTop w:val="0"/>
      <w:marBottom w:val="0"/>
      <w:divBdr>
        <w:top w:val="none" w:sz="0" w:space="0" w:color="auto"/>
        <w:left w:val="none" w:sz="0" w:space="0" w:color="auto"/>
        <w:bottom w:val="none" w:sz="0" w:space="0" w:color="auto"/>
        <w:right w:val="none" w:sz="0" w:space="0" w:color="auto"/>
      </w:divBdr>
    </w:div>
    <w:div w:id="1873030009">
      <w:bodyDiv w:val="1"/>
      <w:marLeft w:val="0"/>
      <w:marRight w:val="0"/>
      <w:marTop w:val="0"/>
      <w:marBottom w:val="0"/>
      <w:divBdr>
        <w:top w:val="none" w:sz="0" w:space="0" w:color="auto"/>
        <w:left w:val="none" w:sz="0" w:space="0" w:color="auto"/>
        <w:bottom w:val="none" w:sz="0" w:space="0" w:color="auto"/>
        <w:right w:val="none" w:sz="0" w:space="0" w:color="auto"/>
      </w:divBdr>
    </w:div>
    <w:div w:id="1873035736">
      <w:bodyDiv w:val="1"/>
      <w:marLeft w:val="0"/>
      <w:marRight w:val="0"/>
      <w:marTop w:val="0"/>
      <w:marBottom w:val="0"/>
      <w:divBdr>
        <w:top w:val="none" w:sz="0" w:space="0" w:color="auto"/>
        <w:left w:val="none" w:sz="0" w:space="0" w:color="auto"/>
        <w:bottom w:val="none" w:sz="0" w:space="0" w:color="auto"/>
        <w:right w:val="none" w:sz="0" w:space="0" w:color="auto"/>
      </w:divBdr>
    </w:div>
    <w:div w:id="1873153674">
      <w:bodyDiv w:val="1"/>
      <w:marLeft w:val="0"/>
      <w:marRight w:val="0"/>
      <w:marTop w:val="0"/>
      <w:marBottom w:val="0"/>
      <w:divBdr>
        <w:top w:val="none" w:sz="0" w:space="0" w:color="auto"/>
        <w:left w:val="none" w:sz="0" w:space="0" w:color="auto"/>
        <w:bottom w:val="none" w:sz="0" w:space="0" w:color="auto"/>
        <w:right w:val="none" w:sz="0" w:space="0" w:color="auto"/>
      </w:divBdr>
    </w:div>
    <w:div w:id="1873417714">
      <w:bodyDiv w:val="1"/>
      <w:marLeft w:val="0"/>
      <w:marRight w:val="0"/>
      <w:marTop w:val="0"/>
      <w:marBottom w:val="0"/>
      <w:divBdr>
        <w:top w:val="none" w:sz="0" w:space="0" w:color="auto"/>
        <w:left w:val="none" w:sz="0" w:space="0" w:color="auto"/>
        <w:bottom w:val="none" w:sz="0" w:space="0" w:color="auto"/>
        <w:right w:val="none" w:sz="0" w:space="0" w:color="auto"/>
      </w:divBdr>
    </w:div>
    <w:div w:id="1873759373">
      <w:bodyDiv w:val="1"/>
      <w:marLeft w:val="0"/>
      <w:marRight w:val="0"/>
      <w:marTop w:val="0"/>
      <w:marBottom w:val="0"/>
      <w:divBdr>
        <w:top w:val="none" w:sz="0" w:space="0" w:color="auto"/>
        <w:left w:val="none" w:sz="0" w:space="0" w:color="auto"/>
        <w:bottom w:val="none" w:sz="0" w:space="0" w:color="auto"/>
        <w:right w:val="none" w:sz="0" w:space="0" w:color="auto"/>
      </w:divBdr>
    </w:div>
    <w:div w:id="1873881023">
      <w:bodyDiv w:val="1"/>
      <w:marLeft w:val="0"/>
      <w:marRight w:val="0"/>
      <w:marTop w:val="0"/>
      <w:marBottom w:val="0"/>
      <w:divBdr>
        <w:top w:val="none" w:sz="0" w:space="0" w:color="auto"/>
        <w:left w:val="none" w:sz="0" w:space="0" w:color="auto"/>
        <w:bottom w:val="none" w:sz="0" w:space="0" w:color="auto"/>
        <w:right w:val="none" w:sz="0" w:space="0" w:color="auto"/>
      </w:divBdr>
    </w:div>
    <w:div w:id="1874269363">
      <w:bodyDiv w:val="1"/>
      <w:marLeft w:val="0"/>
      <w:marRight w:val="0"/>
      <w:marTop w:val="0"/>
      <w:marBottom w:val="0"/>
      <w:divBdr>
        <w:top w:val="none" w:sz="0" w:space="0" w:color="auto"/>
        <w:left w:val="none" w:sz="0" w:space="0" w:color="auto"/>
        <w:bottom w:val="none" w:sz="0" w:space="0" w:color="auto"/>
        <w:right w:val="none" w:sz="0" w:space="0" w:color="auto"/>
      </w:divBdr>
    </w:div>
    <w:div w:id="1874341494">
      <w:bodyDiv w:val="1"/>
      <w:marLeft w:val="0"/>
      <w:marRight w:val="0"/>
      <w:marTop w:val="0"/>
      <w:marBottom w:val="0"/>
      <w:divBdr>
        <w:top w:val="none" w:sz="0" w:space="0" w:color="auto"/>
        <w:left w:val="none" w:sz="0" w:space="0" w:color="auto"/>
        <w:bottom w:val="none" w:sz="0" w:space="0" w:color="auto"/>
        <w:right w:val="none" w:sz="0" w:space="0" w:color="auto"/>
      </w:divBdr>
    </w:div>
    <w:div w:id="1874420693">
      <w:bodyDiv w:val="1"/>
      <w:marLeft w:val="0"/>
      <w:marRight w:val="0"/>
      <w:marTop w:val="0"/>
      <w:marBottom w:val="0"/>
      <w:divBdr>
        <w:top w:val="none" w:sz="0" w:space="0" w:color="auto"/>
        <w:left w:val="none" w:sz="0" w:space="0" w:color="auto"/>
        <w:bottom w:val="none" w:sz="0" w:space="0" w:color="auto"/>
        <w:right w:val="none" w:sz="0" w:space="0" w:color="auto"/>
      </w:divBdr>
    </w:div>
    <w:div w:id="1874541055">
      <w:bodyDiv w:val="1"/>
      <w:marLeft w:val="0"/>
      <w:marRight w:val="0"/>
      <w:marTop w:val="0"/>
      <w:marBottom w:val="0"/>
      <w:divBdr>
        <w:top w:val="none" w:sz="0" w:space="0" w:color="auto"/>
        <w:left w:val="none" w:sz="0" w:space="0" w:color="auto"/>
        <w:bottom w:val="none" w:sz="0" w:space="0" w:color="auto"/>
        <w:right w:val="none" w:sz="0" w:space="0" w:color="auto"/>
      </w:divBdr>
    </w:div>
    <w:div w:id="1874804108">
      <w:bodyDiv w:val="1"/>
      <w:marLeft w:val="0"/>
      <w:marRight w:val="0"/>
      <w:marTop w:val="0"/>
      <w:marBottom w:val="0"/>
      <w:divBdr>
        <w:top w:val="none" w:sz="0" w:space="0" w:color="auto"/>
        <w:left w:val="none" w:sz="0" w:space="0" w:color="auto"/>
        <w:bottom w:val="none" w:sz="0" w:space="0" w:color="auto"/>
        <w:right w:val="none" w:sz="0" w:space="0" w:color="auto"/>
      </w:divBdr>
    </w:div>
    <w:div w:id="1874805171">
      <w:bodyDiv w:val="1"/>
      <w:marLeft w:val="0"/>
      <w:marRight w:val="0"/>
      <w:marTop w:val="0"/>
      <w:marBottom w:val="0"/>
      <w:divBdr>
        <w:top w:val="none" w:sz="0" w:space="0" w:color="auto"/>
        <w:left w:val="none" w:sz="0" w:space="0" w:color="auto"/>
        <w:bottom w:val="none" w:sz="0" w:space="0" w:color="auto"/>
        <w:right w:val="none" w:sz="0" w:space="0" w:color="auto"/>
      </w:divBdr>
    </w:div>
    <w:div w:id="1874881783">
      <w:bodyDiv w:val="1"/>
      <w:marLeft w:val="0"/>
      <w:marRight w:val="0"/>
      <w:marTop w:val="0"/>
      <w:marBottom w:val="0"/>
      <w:divBdr>
        <w:top w:val="none" w:sz="0" w:space="0" w:color="auto"/>
        <w:left w:val="none" w:sz="0" w:space="0" w:color="auto"/>
        <w:bottom w:val="none" w:sz="0" w:space="0" w:color="auto"/>
        <w:right w:val="none" w:sz="0" w:space="0" w:color="auto"/>
      </w:divBdr>
    </w:div>
    <w:div w:id="1875192922">
      <w:bodyDiv w:val="1"/>
      <w:marLeft w:val="0"/>
      <w:marRight w:val="0"/>
      <w:marTop w:val="0"/>
      <w:marBottom w:val="0"/>
      <w:divBdr>
        <w:top w:val="none" w:sz="0" w:space="0" w:color="auto"/>
        <w:left w:val="none" w:sz="0" w:space="0" w:color="auto"/>
        <w:bottom w:val="none" w:sz="0" w:space="0" w:color="auto"/>
        <w:right w:val="none" w:sz="0" w:space="0" w:color="auto"/>
      </w:divBdr>
    </w:div>
    <w:div w:id="1875192960">
      <w:bodyDiv w:val="1"/>
      <w:marLeft w:val="0"/>
      <w:marRight w:val="0"/>
      <w:marTop w:val="0"/>
      <w:marBottom w:val="0"/>
      <w:divBdr>
        <w:top w:val="none" w:sz="0" w:space="0" w:color="auto"/>
        <w:left w:val="none" w:sz="0" w:space="0" w:color="auto"/>
        <w:bottom w:val="none" w:sz="0" w:space="0" w:color="auto"/>
        <w:right w:val="none" w:sz="0" w:space="0" w:color="auto"/>
      </w:divBdr>
    </w:div>
    <w:div w:id="1875312647">
      <w:bodyDiv w:val="1"/>
      <w:marLeft w:val="0"/>
      <w:marRight w:val="0"/>
      <w:marTop w:val="0"/>
      <w:marBottom w:val="0"/>
      <w:divBdr>
        <w:top w:val="none" w:sz="0" w:space="0" w:color="auto"/>
        <w:left w:val="none" w:sz="0" w:space="0" w:color="auto"/>
        <w:bottom w:val="none" w:sz="0" w:space="0" w:color="auto"/>
        <w:right w:val="none" w:sz="0" w:space="0" w:color="auto"/>
      </w:divBdr>
    </w:div>
    <w:div w:id="1875338760">
      <w:bodyDiv w:val="1"/>
      <w:marLeft w:val="0"/>
      <w:marRight w:val="0"/>
      <w:marTop w:val="0"/>
      <w:marBottom w:val="0"/>
      <w:divBdr>
        <w:top w:val="none" w:sz="0" w:space="0" w:color="auto"/>
        <w:left w:val="none" w:sz="0" w:space="0" w:color="auto"/>
        <w:bottom w:val="none" w:sz="0" w:space="0" w:color="auto"/>
        <w:right w:val="none" w:sz="0" w:space="0" w:color="auto"/>
      </w:divBdr>
    </w:div>
    <w:div w:id="1875458953">
      <w:bodyDiv w:val="1"/>
      <w:marLeft w:val="0"/>
      <w:marRight w:val="0"/>
      <w:marTop w:val="0"/>
      <w:marBottom w:val="0"/>
      <w:divBdr>
        <w:top w:val="none" w:sz="0" w:space="0" w:color="auto"/>
        <w:left w:val="none" w:sz="0" w:space="0" w:color="auto"/>
        <w:bottom w:val="none" w:sz="0" w:space="0" w:color="auto"/>
        <w:right w:val="none" w:sz="0" w:space="0" w:color="auto"/>
      </w:divBdr>
    </w:div>
    <w:div w:id="1875462558">
      <w:bodyDiv w:val="1"/>
      <w:marLeft w:val="0"/>
      <w:marRight w:val="0"/>
      <w:marTop w:val="0"/>
      <w:marBottom w:val="0"/>
      <w:divBdr>
        <w:top w:val="none" w:sz="0" w:space="0" w:color="auto"/>
        <w:left w:val="none" w:sz="0" w:space="0" w:color="auto"/>
        <w:bottom w:val="none" w:sz="0" w:space="0" w:color="auto"/>
        <w:right w:val="none" w:sz="0" w:space="0" w:color="auto"/>
      </w:divBdr>
    </w:div>
    <w:div w:id="1875540109">
      <w:bodyDiv w:val="1"/>
      <w:marLeft w:val="0"/>
      <w:marRight w:val="0"/>
      <w:marTop w:val="0"/>
      <w:marBottom w:val="0"/>
      <w:divBdr>
        <w:top w:val="none" w:sz="0" w:space="0" w:color="auto"/>
        <w:left w:val="none" w:sz="0" w:space="0" w:color="auto"/>
        <w:bottom w:val="none" w:sz="0" w:space="0" w:color="auto"/>
        <w:right w:val="none" w:sz="0" w:space="0" w:color="auto"/>
      </w:divBdr>
    </w:div>
    <w:div w:id="1875730105">
      <w:bodyDiv w:val="1"/>
      <w:marLeft w:val="0"/>
      <w:marRight w:val="0"/>
      <w:marTop w:val="0"/>
      <w:marBottom w:val="0"/>
      <w:divBdr>
        <w:top w:val="none" w:sz="0" w:space="0" w:color="auto"/>
        <w:left w:val="none" w:sz="0" w:space="0" w:color="auto"/>
        <w:bottom w:val="none" w:sz="0" w:space="0" w:color="auto"/>
        <w:right w:val="none" w:sz="0" w:space="0" w:color="auto"/>
      </w:divBdr>
    </w:div>
    <w:div w:id="1876503893">
      <w:bodyDiv w:val="1"/>
      <w:marLeft w:val="0"/>
      <w:marRight w:val="0"/>
      <w:marTop w:val="0"/>
      <w:marBottom w:val="0"/>
      <w:divBdr>
        <w:top w:val="none" w:sz="0" w:space="0" w:color="auto"/>
        <w:left w:val="none" w:sz="0" w:space="0" w:color="auto"/>
        <w:bottom w:val="none" w:sz="0" w:space="0" w:color="auto"/>
        <w:right w:val="none" w:sz="0" w:space="0" w:color="auto"/>
      </w:divBdr>
    </w:div>
    <w:div w:id="1876575576">
      <w:bodyDiv w:val="1"/>
      <w:marLeft w:val="0"/>
      <w:marRight w:val="0"/>
      <w:marTop w:val="0"/>
      <w:marBottom w:val="0"/>
      <w:divBdr>
        <w:top w:val="none" w:sz="0" w:space="0" w:color="auto"/>
        <w:left w:val="none" w:sz="0" w:space="0" w:color="auto"/>
        <w:bottom w:val="none" w:sz="0" w:space="0" w:color="auto"/>
        <w:right w:val="none" w:sz="0" w:space="0" w:color="auto"/>
      </w:divBdr>
    </w:div>
    <w:div w:id="1876653601">
      <w:bodyDiv w:val="1"/>
      <w:marLeft w:val="0"/>
      <w:marRight w:val="0"/>
      <w:marTop w:val="0"/>
      <w:marBottom w:val="0"/>
      <w:divBdr>
        <w:top w:val="none" w:sz="0" w:space="0" w:color="auto"/>
        <w:left w:val="none" w:sz="0" w:space="0" w:color="auto"/>
        <w:bottom w:val="none" w:sz="0" w:space="0" w:color="auto"/>
        <w:right w:val="none" w:sz="0" w:space="0" w:color="auto"/>
      </w:divBdr>
    </w:div>
    <w:div w:id="1876775416">
      <w:bodyDiv w:val="1"/>
      <w:marLeft w:val="0"/>
      <w:marRight w:val="0"/>
      <w:marTop w:val="0"/>
      <w:marBottom w:val="0"/>
      <w:divBdr>
        <w:top w:val="none" w:sz="0" w:space="0" w:color="auto"/>
        <w:left w:val="none" w:sz="0" w:space="0" w:color="auto"/>
        <w:bottom w:val="none" w:sz="0" w:space="0" w:color="auto"/>
        <w:right w:val="none" w:sz="0" w:space="0" w:color="auto"/>
      </w:divBdr>
    </w:div>
    <w:div w:id="1876847463">
      <w:bodyDiv w:val="1"/>
      <w:marLeft w:val="0"/>
      <w:marRight w:val="0"/>
      <w:marTop w:val="0"/>
      <w:marBottom w:val="0"/>
      <w:divBdr>
        <w:top w:val="none" w:sz="0" w:space="0" w:color="auto"/>
        <w:left w:val="none" w:sz="0" w:space="0" w:color="auto"/>
        <w:bottom w:val="none" w:sz="0" w:space="0" w:color="auto"/>
        <w:right w:val="none" w:sz="0" w:space="0" w:color="auto"/>
      </w:divBdr>
    </w:div>
    <w:div w:id="1876886715">
      <w:bodyDiv w:val="1"/>
      <w:marLeft w:val="0"/>
      <w:marRight w:val="0"/>
      <w:marTop w:val="0"/>
      <w:marBottom w:val="0"/>
      <w:divBdr>
        <w:top w:val="none" w:sz="0" w:space="0" w:color="auto"/>
        <w:left w:val="none" w:sz="0" w:space="0" w:color="auto"/>
        <w:bottom w:val="none" w:sz="0" w:space="0" w:color="auto"/>
        <w:right w:val="none" w:sz="0" w:space="0" w:color="auto"/>
      </w:divBdr>
    </w:div>
    <w:div w:id="1877347738">
      <w:bodyDiv w:val="1"/>
      <w:marLeft w:val="0"/>
      <w:marRight w:val="0"/>
      <w:marTop w:val="0"/>
      <w:marBottom w:val="0"/>
      <w:divBdr>
        <w:top w:val="none" w:sz="0" w:space="0" w:color="auto"/>
        <w:left w:val="none" w:sz="0" w:space="0" w:color="auto"/>
        <w:bottom w:val="none" w:sz="0" w:space="0" w:color="auto"/>
        <w:right w:val="none" w:sz="0" w:space="0" w:color="auto"/>
      </w:divBdr>
    </w:div>
    <w:div w:id="1877692920">
      <w:bodyDiv w:val="1"/>
      <w:marLeft w:val="0"/>
      <w:marRight w:val="0"/>
      <w:marTop w:val="0"/>
      <w:marBottom w:val="0"/>
      <w:divBdr>
        <w:top w:val="none" w:sz="0" w:space="0" w:color="auto"/>
        <w:left w:val="none" w:sz="0" w:space="0" w:color="auto"/>
        <w:bottom w:val="none" w:sz="0" w:space="0" w:color="auto"/>
        <w:right w:val="none" w:sz="0" w:space="0" w:color="auto"/>
      </w:divBdr>
    </w:div>
    <w:div w:id="1877891332">
      <w:bodyDiv w:val="1"/>
      <w:marLeft w:val="0"/>
      <w:marRight w:val="0"/>
      <w:marTop w:val="0"/>
      <w:marBottom w:val="0"/>
      <w:divBdr>
        <w:top w:val="none" w:sz="0" w:space="0" w:color="auto"/>
        <w:left w:val="none" w:sz="0" w:space="0" w:color="auto"/>
        <w:bottom w:val="none" w:sz="0" w:space="0" w:color="auto"/>
        <w:right w:val="none" w:sz="0" w:space="0" w:color="auto"/>
      </w:divBdr>
    </w:div>
    <w:div w:id="1877959593">
      <w:bodyDiv w:val="1"/>
      <w:marLeft w:val="0"/>
      <w:marRight w:val="0"/>
      <w:marTop w:val="0"/>
      <w:marBottom w:val="0"/>
      <w:divBdr>
        <w:top w:val="none" w:sz="0" w:space="0" w:color="auto"/>
        <w:left w:val="none" w:sz="0" w:space="0" w:color="auto"/>
        <w:bottom w:val="none" w:sz="0" w:space="0" w:color="auto"/>
        <w:right w:val="none" w:sz="0" w:space="0" w:color="auto"/>
      </w:divBdr>
    </w:div>
    <w:div w:id="1877962410">
      <w:bodyDiv w:val="1"/>
      <w:marLeft w:val="0"/>
      <w:marRight w:val="0"/>
      <w:marTop w:val="0"/>
      <w:marBottom w:val="0"/>
      <w:divBdr>
        <w:top w:val="none" w:sz="0" w:space="0" w:color="auto"/>
        <w:left w:val="none" w:sz="0" w:space="0" w:color="auto"/>
        <w:bottom w:val="none" w:sz="0" w:space="0" w:color="auto"/>
        <w:right w:val="none" w:sz="0" w:space="0" w:color="auto"/>
      </w:divBdr>
    </w:div>
    <w:div w:id="1878084715">
      <w:bodyDiv w:val="1"/>
      <w:marLeft w:val="0"/>
      <w:marRight w:val="0"/>
      <w:marTop w:val="0"/>
      <w:marBottom w:val="0"/>
      <w:divBdr>
        <w:top w:val="none" w:sz="0" w:space="0" w:color="auto"/>
        <w:left w:val="none" w:sz="0" w:space="0" w:color="auto"/>
        <w:bottom w:val="none" w:sz="0" w:space="0" w:color="auto"/>
        <w:right w:val="none" w:sz="0" w:space="0" w:color="auto"/>
      </w:divBdr>
    </w:div>
    <w:div w:id="1878157623">
      <w:bodyDiv w:val="1"/>
      <w:marLeft w:val="0"/>
      <w:marRight w:val="0"/>
      <w:marTop w:val="0"/>
      <w:marBottom w:val="0"/>
      <w:divBdr>
        <w:top w:val="none" w:sz="0" w:space="0" w:color="auto"/>
        <w:left w:val="none" w:sz="0" w:space="0" w:color="auto"/>
        <w:bottom w:val="none" w:sz="0" w:space="0" w:color="auto"/>
        <w:right w:val="none" w:sz="0" w:space="0" w:color="auto"/>
      </w:divBdr>
    </w:div>
    <w:div w:id="1878276201">
      <w:bodyDiv w:val="1"/>
      <w:marLeft w:val="0"/>
      <w:marRight w:val="0"/>
      <w:marTop w:val="0"/>
      <w:marBottom w:val="0"/>
      <w:divBdr>
        <w:top w:val="none" w:sz="0" w:space="0" w:color="auto"/>
        <w:left w:val="none" w:sz="0" w:space="0" w:color="auto"/>
        <w:bottom w:val="none" w:sz="0" w:space="0" w:color="auto"/>
        <w:right w:val="none" w:sz="0" w:space="0" w:color="auto"/>
      </w:divBdr>
    </w:div>
    <w:div w:id="1878395637">
      <w:bodyDiv w:val="1"/>
      <w:marLeft w:val="0"/>
      <w:marRight w:val="0"/>
      <w:marTop w:val="0"/>
      <w:marBottom w:val="0"/>
      <w:divBdr>
        <w:top w:val="none" w:sz="0" w:space="0" w:color="auto"/>
        <w:left w:val="none" w:sz="0" w:space="0" w:color="auto"/>
        <w:bottom w:val="none" w:sz="0" w:space="0" w:color="auto"/>
        <w:right w:val="none" w:sz="0" w:space="0" w:color="auto"/>
      </w:divBdr>
    </w:div>
    <w:div w:id="1878422168">
      <w:bodyDiv w:val="1"/>
      <w:marLeft w:val="0"/>
      <w:marRight w:val="0"/>
      <w:marTop w:val="0"/>
      <w:marBottom w:val="0"/>
      <w:divBdr>
        <w:top w:val="none" w:sz="0" w:space="0" w:color="auto"/>
        <w:left w:val="none" w:sz="0" w:space="0" w:color="auto"/>
        <w:bottom w:val="none" w:sz="0" w:space="0" w:color="auto"/>
        <w:right w:val="none" w:sz="0" w:space="0" w:color="auto"/>
      </w:divBdr>
    </w:div>
    <w:div w:id="1878464775">
      <w:bodyDiv w:val="1"/>
      <w:marLeft w:val="0"/>
      <w:marRight w:val="0"/>
      <w:marTop w:val="0"/>
      <w:marBottom w:val="0"/>
      <w:divBdr>
        <w:top w:val="none" w:sz="0" w:space="0" w:color="auto"/>
        <w:left w:val="none" w:sz="0" w:space="0" w:color="auto"/>
        <w:bottom w:val="none" w:sz="0" w:space="0" w:color="auto"/>
        <w:right w:val="none" w:sz="0" w:space="0" w:color="auto"/>
      </w:divBdr>
    </w:div>
    <w:div w:id="1878545962">
      <w:bodyDiv w:val="1"/>
      <w:marLeft w:val="0"/>
      <w:marRight w:val="0"/>
      <w:marTop w:val="0"/>
      <w:marBottom w:val="0"/>
      <w:divBdr>
        <w:top w:val="none" w:sz="0" w:space="0" w:color="auto"/>
        <w:left w:val="none" w:sz="0" w:space="0" w:color="auto"/>
        <w:bottom w:val="none" w:sz="0" w:space="0" w:color="auto"/>
        <w:right w:val="none" w:sz="0" w:space="0" w:color="auto"/>
      </w:divBdr>
    </w:div>
    <w:div w:id="1878590192">
      <w:bodyDiv w:val="1"/>
      <w:marLeft w:val="0"/>
      <w:marRight w:val="0"/>
      <w:marTop w:val="0"/>
      <w:marBottom w:val="0"/>
      <w:divBdr>
        <w:top w:val="none" w:sz="0" w:space="0" w:color="auto"/>
        <w:left w:val="none" w:sz="0" w:space="0" w:color="auto"/>
        <w:bottom w:val="none" w:sz="0" w:space="0" w:color="auto"/>
        <w:right w:val="none" w:sz="0" w:space="0" w:color="auto"/>
      </w:divBdr>
    </w:div>
    <w:div w:id="1878664482">
      <w:bodyDiv w:val="1"/>
      <w:marLeft w:val="0"/>
      <w:marRight w:val="0"/>
      <w:marTop w:val="0"/>
      <w:marBottom w:val="0"/>
      <w:divBdr>
        <w:top w:val="none" w:sz="0" w:space="0" w:color="auto"/>
        <w:left w:val="none" w:sz="0" w:space="0" w:color="auto"/>
        <w:bottom w:val="none" w:sz="0" w:space="0" w:color="auto"/>
        <w:right w:val="none" w:sz="0" w:space="0" w:color="auto"/>
      </w:divBdr>
    </w:div>
    <w:div w:id="1878735107">
      <w:bodyDiv w:val="1"/>
      <w:marLeft w:val="0"/>
      <w:marRight w:val="0"/>
      <w:marTop w:val="0"/>
      <w:marBottom w:val="0"/>
      <w:divBdr>
        <w:top w:val="none" w:sz="0" w:space="0" w:color="auto"/>
        <w:left w:val="none" w:sz="0" w:space="0" w:color="auto"/>
        <w:bottom w:val="none" w:sz="0" w:space="0" w:color="auto"/>
        <w:right w:val="none" w:sz="0" w:space="0" w:color="auto"/>
      </w:divBdr>
    </w:div>
    <w:div w:id="1878737151">
      <w:bodyDiv w:val="1"/>
      <w:marLeft w:val="0"/>
      <w:marRight w:val="0"/>
      <w:marTop w:val="0"/>
      <w:marBottom w:val="0"/>
      <w:divBdr>
        <w:top w:val="none" w:sz="0" w:space="0" w:color="auto"/>
        <w:left w:val="none" w:sz="0" w:space="0" w:color="auto"/>
        <w:bottom w:val="none" w:sz="0" w:space="0" w:color="auto"/>
        <w:right w:val="none" w:sz="0" w:space="0" w:color="auto"/>
      </w:divBdr>
    </w:div>
    <w:div w:id="1878808329">
      <w:bodyDiv w:val="1"/>
      <w:marLeft w:val="0"/>
      <w:marRight w:val="0"/>
      <w:marTop w:val="0"/>
      <w:marBottom w:val="0"/>
      <w:divBdr>
        <w:top w:val="none" w:sz="0" w:space="0" w:color="auto"/>
        <w:left w:val="none" w:sz="0" w:space="0" w:color="auto"/>
        <w:bottom w:val="none" w:sz="0" w:space="0" w:color="auto"/>
        <w:right w:val="none" w:sz="0" w:space="0" w:color="auto"/>
      </w:divBdr>
    </w:div>
    <w:div w:id="1878928249">
      <w:bodyDiv w:val="1"/>
      <w:marLeft w:val="0"/>
      <w:marRight w:val="0"/>
      <w:marTop w:val="0"/>
      <w:marBottom w:val="0"/>
      <w:divBdr>
        <w:top w:val="none" w:sz="0" w:space="0" w:color="auto"/>
        <w:left w:val="none" w:sz="0" w:space="0" w:color="auto"/>
        <w:bottom w:val="none" w:sz="0" w:space="0" w:color="auto"/>
        <w:right w:val="none" w:sz="0" w:space="0" w:color="auto"/>
      </w:divBdr>
    </w:div>
    <w:div w:id="1879002349">
      <w:bodyDiv w:val="1"/>
      <w:marLeft w:val="0"/>
      <w:marRight w:val="0"/>
      <w:marTop w:val="0"/>
      <w:marBottom w:val="0"/>
      <w:divBdr>
        <w:top w:val="none" w:sz="0" w:space="0" w:color="auto"/>
        <w:left w:val="none" w:sz="0" w:space="0" w:color="auto"/>
        <w:bottom w:val="none" w:sz="0" w:space="0" w:color="auto"/>
        <w:right w:val="none" w:sz="0" w:space="0" w:color="auto"/>
      </w:divBdr>
    </w:div>
    <w:div w:id="1879125254">
      <w:bodyDiv w:val="1"/>
      <w:marLeft w:val="0"/>
      <w:marRight w:val="0"/>
      <w:marTop w:val="0"/>
      <w:marBottom w:val="0"/>
      <w:divBdr>
        <w:top w:val="none" w:sz="0" w:space="0" w:color="auto"/>
        <w:left w:val="none" w:sz="0" w:space="0" w:color="auto"/>
        <w:bottom w:val="none" w:sz="0" w:space="0" w:color="auto"/>
        <w:right w:val="none" w:sz="0" w:space="0" w:color="auto"/>
      </w:divBdr>
    </w:div>
    <w:div w:id="1879127296">
      <w:bodyDiv w:val="1"/>
      <w:marLeft w:val="0"/>
      <w:marRight w:val="0"/>
      <w:marTop w:val="0"/>
      <w:marBottom w:val="0"/>
      <w:divBdr>
        <w:top w:val="none" w:sz="0" w:space="0" w:color="auto"/>
        <w:left w:val="none" w:sz="0" w:space="0" w:color="auto"/>
        <w:bottom w:val="none" w:sz="0" w:space="0" w:color="auto"/>
        <w:right w:val="none" w:sz="0" w:space="0" w:color="auto"/>
      </w:divBdr>
    </w:div>
    <w:div w:id="1879312588">
      <w:bodyDiv w:val="1"/>
      <w:marLeft w:val="0"/>
      <w:marRight w:val="0"/>
      <w:marTop w:val="0"/>
      <w:marBottom w:val="0"/>
      <w:divBdr>
        <w:top w:val="none" w:sz="0" w:space="0" w:color="auto"/>
        <w:left w:val="none" w:sz="0" w:space="0" w:color="auto"/>
        <w:bottom w:val="none" w:sz="0" w:space="0" w:color="auto"/>
        <w:right w:val="none" w:sz="0" w:space="0" w:color="auto"/>
      </w:divBdr>
    </w:div>
    <w:div w:id="1879465896">
      <w:bodyDiv w:val="1"/>
      <w:marLeft w:val="0"/>
      <w:marRight w:val="0"/>
      <w:marTop w:val="0"/>
      <w:marBottom w:val="0"/>
      <w:divBdr>
        <w:top w:val="none" w:sz="0" w:space="0" w:color="auto"/>
        <w:left w:val="none" w:sz="0" w:space="0" w:color="auto"/>
        <w:bottom w:val="none" w:sz="0" w:space="0" w:color="auto"/>
        <w:right w:val="none" w:sz="0" w:space="0" w:color="auto"/>
      </w:divBdr>
    </w:div>
    <w:div w:id="1879850855">
      <w:bodyDiv w:val="1"/>
      <w:marLeft w:val="0"/>
      <w:marRight w:val="0"/>
      <w:marTop w:val="0"/>
      <w:marBottom w:val="0"/>
      <w:divBdr>
        <w:top w:val="none" w:sz="0" w:space="0" w:color="auto"/>
        <w:left w:val="none" w:sz="0" w:space="0" w:color="auto"/>
        <w:bottom w:val="none" w:sz="0" w:space="0" w:color="auto"/>
        <w:right w:val="none" w:sz="0" w:space="0" w:color="auto"/>
      </w:divBdr>
    </w:div>
    <w:div w:id="1879855461">
      <w:bodyDiv w:val="1"/>
      <w:marLeft w:val="0"/>
      <w:marRight w:val="0"/>
      <w:marTop w:val="0"/>
      <w:marBottom w:val="0"/>
      <w:divBdr>
        <w:top w:val="none" w:sz="0" w:space="0" w:color="auto"/>
        <w:left w:val="none" w:sz="0" w:space="0" w:color="auto"/>
        <w:bottom w:val="none" w:sz="0" w:space="0" w:color="auto"/>
        <w:right w:val="none" w:sz="0" w:space="0" w:color="auto"/>
      </w:divBdr>
    </w:div>
    <w:div w:id="1879855909">
      <w:bodyDiv w:val="1"/>
      <w:marLeft w:val="0"/>
      <w:marRight w:val="0"/>
      <w:marTop w:val="0"/>
      <w:marBottom w:val="0"/>
      <w:divBdr>
        <w:top w:val="none" w:sz="0" w:space="0" w:color="auto"/>
        <w:left w:val="none" w:sz="0" w:space="0" w:color="auto"/>
        <w:bottom w:val="none" w:sz="0" w:space="0" w:color="auto"/>
        <w:right w:val="none" w:sz="0" w:space="0" w:color="auto"/>
      </w:divBdr>
    </w:div>
    <w:div w:id="1880168707">
      <w:bodyDiv w:val="1"/>
      <w:marLeft w:val="0"/>
      <w:marRight w:val="0"/>
      <w:marTop w:val="0"/>
      <w:marBottom w:val="0"/>
      <w:divBdr>
        <w:top w:val="none" w:sz="0" w:space="0" w:color="auto"/>
        <w:left w:val="none" w:sz="0" w:space="0" w:color="auto"/>
        <w:bottom w:val="none" w:sz="0" w:space="0" w:color="auto"/>
        <w:right w:val="none" w:sz="0" w:space="0" w:color="auto"/>
      </w:divBdr>
    </w:div>
    <w:div w:id="1880509249">
      <w:bodyDiv w:val="1"/>
      <w:marLeft w:val="0"/>
      <w:marRight w:val="0"/>
      <w:marTop w:val="0"/>
      <w:marBottom w:val="0"/>
      <w:divBdr>
        <w:top w:val="none" w:sz="0" w:space="0" w:color="auto"/>
        <w:left w:val="none" w:sz="0" w:space="0" w:color="auto"/>
        <w:bottom w:val="none" w:sz="0" w:space="0" w:color="auto"/>
        <w:right w:val="none" w:sz="0" w:space="0" w:color="auto"/>
      </w:divBdr>
    </w:div>
    <w:div w:id="1880586688">
      <w:bodyDiv w:val="1"/>
      <w:marLeft w:val="0"/>
      <w:marRight w:val="0"/>
      <w:marTop w:val="0"/>
      <w:marBottom w:val="0"/>
      <w:divBdr>
        <w:top w:val="none" w:sz="0" w:space="0" w:color="auto"/>
        <w:left w:val="none" w:sz="0" w:space="0" w:color="auto"/>
        <w:bottom w:val="none" w:sz="0" w:space="0" w:color="auto"/>
        <w:right w:val="none" w:sz="0" w:space="0" w:color="auto"/>
      </w:divBdr>
    </w:div>
    <w:div w:id="1881042541">
      <w:bodyDiv w:val="1"/>
      <w:marLeft w:val="0"/>
      <w:marRight w:val="0"/>
      <w:marTop w:val="0"/>
      <w:marBottom w:val="0"/>
      <w:divBdr>
        <w:top w:val="none" w:sz="0" w:space="0" w:color="auto"/>
        <w:left w:val="none" w:sz="0" w:space="0" w:color="auto"/>
        <w:bottom w:val="none" w:sz="0" w:space="0" w:color="auto"/>
        <w:right w:val="none" w:sz="0" w:space="0" w:color="auto"/>
      </w:divBdr>
    </w:div>
    <w:div w:id="1881087072">
      <w:bodyDiv w:val="1"/>
      <w:marLeft w:val="0"/>
      <w:marRight w:val="0"/>
      <w:marTop w:val="0"/>
      <w:marBottom w:val="0"/>
      <w:divBdr>
        <w:top w:val="none" w:sz="0" w:space="0" w:color="auto"/>
        <w:left w:val="none" w:sz="0" w:space="0" w:color="auto"/>
        <w:bottom w:val="none" w:sz="0" w:space="0" w:color="auto"/>
        <w:right w:val="none" w:sz="0" w:space="0" w:color="auto"/>
      </w:divBdr>
    </w:div>
    <w:div w:id="1881092412">
      <w:bodyDiv w:val="1"/>
      <w:marLeft w:val="0"/>
      <w:marRight w:val="0"/>
      <w:marTop w:val="0"/>
      <w:marBottom w:val="0"/>
      <w:divBdr>
        <w:top w:val="none" w:sz="0" w:space="0" w:color="auto"/>
        <w:left w:val="none" w:sz="0" w:space="0" w:color="auto"/>
        <w:bottom w:val="none" w:sz="0" w:space="0" w:color="auto"/>
        <w:right w:val="none" w:sz="0" w:space="0" w:color="auto"/>
      </w:divBdr>
    </w:div>
    <w:div w:id="1881163858">
      <w:bodyDiv w:val="1"/>
      <w:marLeft w:val="0"/>
      <w:marRight w:val="0"/>
      <w:marTop w:val="0"/>
      <w:marBottom w:val="0"/>
      <w:divBdr>
        <w:top w:val="none" w:sz="0" w:space="0" w:color="auto"/>
        <w:left w:val="none" w:sz="0" w:space="0" w:color="auto"/>
        <w:bottom w:val="none" w:sz="0" w:space="0" w:color="auto"/>
        <w:right w:val="none" w:sz="0" w:space="0" w:color="auto"/>
      </w:divBdr>
    </w:div>
    <w:div w:id="1881242010">
      <w:bodyDiv w:val="1"/>
      <w:marLeft w:val="0"/>
      <w:marRight w:val="0"/>
      <w:marTop w:val="0"/>
      <w:marBottom w:val="0"/>
      <w:divBdr>
        <w:top w:val="none" w:sz="0" w:space="0" w:color="auto"/>
        <w:left w:val="none" w:sz="0" w:space="0" w:color="auto"/>
        <w:bottom w:val="none" w:sz="0" w:space="0" w:color="auto"/>
        <w:right w:val="none" w:sz="0" w:space="0" w:color="auto"/>
      </w:divBdr>
    </w:div>
    <w:div w:id="1881630170">
      <w:bodyDiv w:val="1"/>
      <w:marLeft w:val="0"/>
      <w:marRight w:val="0"/>
      <w:marTop w:val="0"/>
      <w:marBottom w:val="0"/>
      <w:divBdr>
        <w:top w:val="none" w:sz="0" w:space="0" w:color="auto"/>
        <w:left w:val="none" w:sz="0" w:space="0" w:color="auto"/>
        <w:bottom w:val="none" w:sz="0" w:space="0" w:color="auto"/>
        <w:right w:val="none" w:sz="0" w:space="0" w:color="auto"/>
      </w:divBdr>
    </w:div>
    <w:div w:id="1881671983">
      <w:bodyDiv w:val="1"/>
      <w:marLeft w:val="0"/>
      <w:marRight w:val="0"/>
      <w:marTop w:val="0"/>
      <w:marBottom w:val="0"/>
      <w:divBdr>
        <w:top w:val="none" w:sz="0" w:space="0" w:color="auto"/>
        <w:left w:val="none" w:sz="0" w:space="0" w:color="auto"/>
        <w:bottom w:val="none" w:sz="0" w:space="0" w:color="auto"/>
        <w:right w:val="none" w:sz="0" w:space="0" w:color="auto"/>
      </w:divBdr>
    </w:div>
    <w:div w:id="1881934928">
      <w:bodyDiv w:val="1"/>
      <w:marLeft w:val="0"/>
      <w:marRight w:val="0"/>
      <w:marTop w:val="0"/>
      <w:marBottom w:val="0"/>
      <w:divBdr>
        <w:top w:val="none" w:sz="0" w:space="0" w:color="auto"/>
        <w:left w:val="none" w:sz="0" w:space="0" w:color="auto"/>
        <w:bottom w:val="none" w:sz="0" w:space="0" w:color="auto"/>
        <w:right w:val="none" w:sz="0" w:space="0" w:color="auto"/>
      </w:divBdr>
    </w:div>
    <w:div w:id="1882087802">
      <w:bodyDiv w:val="1"/>
      <w:marLeft w:val="0"/>
      <w:marRight w:val="0"/>
      <w:marTop w:val="0"/>
      <w:marBottom w:val="0"/>
      <w:divBdr>
        <w:top w:val="none" w:sz="0" w:space="0" w:color="auto"/>
        <w:left w:val="none" w:sz="0" w:space="0" w:color="auto"/>
        <w:bottom w:val="none" w:sz="0" w:space="0" w:color="auto"/>
        <w:right w:val="none" w:sz="0" w:space="0" w:color="auto"/>
      </w:divBdr>
    </w:div>
    <w:div w:id="1882281046">
      <w:bodyDiv w:val="1"/>
      <w:marLeft w:val="0"/>
      <w:marRight w:val="0"/>
      <w:marTop w:val="0"/>
      <w:marBottom w:val="0"/>
      <w:divBdr>
        <w:top w:val="none" w:sz="0" w:space="0" w:color="auto"/>
        <w:left w:val="none" w:sz="0" w:space="0" w:color="auto"/>
        <w:bottom w:val="none" w:sz="0" w:space="0" w:color="auto"/>
        <w:right w:val="none" w:sz="0" w:space="0" w:color="auto"/>
      </w:divBdr>
    </w:div>
    <w:div w:id="1882285318">
      <w:bodyDiv w:val="1"/>
      <w:marLeft w:val="0"/>
      <w:marRight w:val="0"/>
      <w:marTop w:val="0"/>
      <w:marBottom w:val="0"/>
      <w:divBdr>
        <w:top w:val="none" w:sz="0" w:space="0" w:color="auto"/>
        <w:left w:val="none" w:sz="0" w:space="0" w:color="auto"/>
        <w:bottom w:val="none" w:sz="0" w:space="0" w:color="auto"/>
        <w:right w:val="none" w:sz="0" w:space="0" w:color="auto"/>
      </w:divBdr>
    </w:div>
    <w:div w:id="1882473423">
      <w:bodyDiv w:val="1"/>
      <w:marLeft w:val="0"/>
      <w:marRight w:val="0"/>
      <w:marTop w:val="0"/>
      <w:marBottom w:val="0"/>
      <w:divBdr>
        <w:top w:val="none" w:sz="0" w:space="0" w:color="auto"/>
        <w:left w:val="none" w:sz="0" w:space="0" w:color="auto"/>
        <w:bottom w:val="none" w:sz="0" w:space="0" w:color="auto"/>
        <w:right w:val="none" w:sz="0" w:space="0" w:color="auto"/>
      </w:divBdr>
    </w:div>
    <w:div w:id="1882786956">
      <w:bodyDiv w:val="1"/>
      <w:marLeft w:val="0"/>
      <w:marRight w:val="0"/>
      <w:marTop w:val="0"/>
      <w:marBottom w:val="0"/>
      <w:divBdr>
        <w:top w:val="none" w:sz="0" w:space="0" w:color="auto"/>
        <w:left w:val="none" w:sz="0" w:space="0" w:color="auto"/>
        <w:bottom w:val="none" w:sz="0" w:space="0" w:color="auto"/>
        <w:right w:val="none" w:sz="0" w:space="0" w:color="auto"/>
      </w:divBdr>
    </w:div>
    <w:div w:id="1883012123">
      <w:bodyDiv w:val="1"/>
      <w:marLeft w:val="0"/>
      <w:marRight w:val="0"/>
      <w:marTop w:val="0"/>
      <w:marBottom w:val="0"/>
      <w:divBdr>
        <w:top w:val="none" w:sz="0" w:space="0" w:color="auto"/>
        <w:left w:val="none" w:sz="0" w:space="0" w:color="auto"/>
        <w:bottom w:val="none" w:sz="0" w:space="0" w:color="auto"/>
        <w:right w:val="none" w:sz="0" w:space="0" w:color="auto"/>
      </w:divBdr>
    </w:div>
    <w:div w:id="1883013109">
      <w:bodyDiv w:val="1"/>
      <w:marLeft w:val="0"/>
      <w:marRight w:val="0"/>
      <w:marTop w:val="0"/>
      <w:marBottom w:val="0"/>
      <w:divBdr>
        <w:top w:val="none" w:sz="0" w:space="0" w:color="auto"/>
        <w:left w:val="none" w:sz="0" w:space="0" w:color="auto"/>
        <w:bottom w:val="none" w:sz="0" w:space="0" w:color="auto"/>
        <w:right w:val="none" w:sz="0" w:space="0" w:color="auto"/>
      </w:divBdr>
    </w:div>
    <w:div w:id="1883205841">
      <w:bodyDiv w:val="1"/>
      <w:marLeft w:val="0"/>
      <w:marRight w:val="0"/>
      <w:marTop w:val="0"/>
      <w:marBottom w:val="0"/>
      <w:divBdr>
        <w:top w:val="none" w:sz="0" w:space="0" w:color="auto"/>
        <w:left w:val="none" w:sz="0" w:space="0" w:color="auto"/>
        <w:bottom w:val="none" w:sz="0" w:space="0" w:color="auto"/>
        <w:right w:val="none" w:sz="0" w:space="0" w:color="auto"/>
      </w:divBdr>
    </w:div>
    <w:div w:id="1883512789">
      <w:bodyDiv w:val="1"/>
      <w:marLeft w:val="0"/>
      <w:marRight w:val="0"/>
      <w:marTop w:val="0"/>
      <w:marBottom w:val="0"/>
      <w:divBdr>
        <w:top w:val="none" w:sz="0" w:space="0" w:color="auto"/>
        <w:left w:val="none" w:sz="0" w:space="0" w:color="auto"/>
        <w:bottom w:val="none" w:sz="0" w:space="0" w:color="auto"/>
        <w:right w:val="none" w:sz="0" w:space="0" w:color="auto"/>
      </w:divBdr>
    </w:div>
    <w:div w:id="1883595764">
      <w:bodyDiv w:val="1"/>
      <w:marLeft w:val="0"/>
      <w:marRight w:val="0"/>
      <w:marTop w:val="0"/>
      <w:marBottom w:val="0"/>
      <w:divBdr>
        <w:top w:val="none" w:sz="0" w:space="0" w:color="auto"/>
        <w:left w:val="none" w:sz="0" w:space="0" w:color="auto"/>
        <w:bottom w:val="none" w:sz="0" w:space="0" w:color="auto"/>
        <w:right w:val="none" w:sz="0" w:space="0" w:color="auto"/>
      </w:divBdr>
    </w:div>
    <w:div w:id="1883637057">
      <w:bodyDiv w:val="1"/>
      <w:marLeft w:val="0"/>
      <w:marRight w:val="0"/>
      <w:marTop w:val="0"/>
      <w:marBottom w:val="0"/>
      <w:divBdr>
        <w:top w:val="none" w:sz="0" w:space="0" w:color="auto"/>
        <w:left w:val="none" w:sz="0" w:space="0" w:color="auto"/>
        <w:bottom w:val="none" w:sz="0" w:space="0" w:color="auto"/>
        <w:right w:val="none" w:sz="0" w:space="0" w:color="auto"/>
      </w:divBdr>
    </w:div>
    <w:div w:id="1883782044">
      <w:bodyDiv w:val="1"/>
      <w:marLeft w:val="0"/>
      <w:marRight w:val="0"/>
      <w:marTop w:val="0"/>
      <w:marBottom w:val="0"/>
      <w:divBdr>
        <w:top w:val="none" w:sz="0" w:space="0" w:color="auto"/>
        <w:left w:val="none" w:sz="0" w:space="0" w:color="auto"/>
        <w:bottom w:val="none" w:sz="0" w:space="0" w:color="auto"/>
        <w:right w:val="none" w:sz="0" w:space="0" w:color="auto"/>
      </w:divBdr>
    </w:div>
    <w:div w:id="1883790308">
      <w:bodyDiv w:val="1"/>
      <w:marLeft w:val="0"/>
      <w:marRight w:val="0"/>
      <w:marTop w:val="0"/>
      <w:marBottom w:val="0"/>
      <w:divBdr>
        <w:top w:val="none" w:sz="0" w:space="0" w:color="auto"/>
        <w:left w:val="none" w:sz="0" w:space="0" w:color="auto"/>
        <w:bottom w:val="none" w:sz="0" w:space="0" w:color="auto"/>
        <w:right w:val="none" w:sz="0" w:space="0" w:color="auto"/>
      </w:divBdr>
    </w:div>
    <w:div w:id="1883980471">
      <w:bodyDiv w:val="1"/>
      <w:marLeft w:val="0"/>
      <w:marRight w:val="0"/>
      <w:marTop w:val="0"/>
      <w:marBottom w:val="0"/>
      <w:divBdr>
        <w:top w:val="none" w:sz="0" w:space="0" w:color="auto"/>
        <w:left w:val="none" w:sz="0" w:space="0" w:color="auto"/>
        <w:bottom w:val="none" w:sz="0" w:space="0" w:color="auto"/>
        <w:right w:val="none" w:sz="0" w:space="0" w:color="auto"/>
      </w:divBdr>
    </w:div>
    <w:div w:id="1884126161">
      <w:bodyDiv w:val="1"/>
      <w:marLeft w:val="0"/>
      <w:marRight w:val="0"/>
      <w:marTop w:val="0"/>
      <w:marBottom w:val="0"/>
      <w:divBdr>
        <w:top w:val="none" w:sz="0" w:space="0" w:color="auto"/>
        <w:left w:val="none" w:sz="0" w:space="0" w:color="auto"/>
        <w:bottom w:val="none" w:sz="0" w:space="0" w:color="auto"/>
        <w:right w:val="none" w:sz="0" w:space="0" w:color="auto"/>
      </w:divBdr>
    </w:div>
    <w:div w:id="1884246166">
      <w:bodyDiv w:val="1"/>
      <w:marLeft w:val="0"/>
      <w:marRight w:val="0"/>
      <w:marTop w:val="0"/>
      <w:marBottom w:val="0"/>
      <w:divBdr>
        <w:top w:val="none" w:sz="0" w:space="0" w:color="auto"/>
        <w:left w:val="none" w:sz="0" w:space="0" w:color="auto"/>
        <w:bottom w:val="none" w:sz="0" w:space="0" w:color="auto"/>
        <w:right w:val="none" w:sz="0" w:space="0" w:color="auto"/>
      </w:divBdr>
    </w:div>
    <w:div w:id="1884248906">
      <w:bodyDiv w:val="1"/>
      <w:marLeft w:val="0"/>
      <w:marRight w:val="0"/>
      <w:marTop w:val="0"/>
      <w:marBottom w:val="0"/>
      <w:divBdr>
        <w:top w:val="none" w:sz="0" w:space="0" w:color="auto"/>
        <w:left w:val="none" w:sz="0" w:space="0" w:color="auto"/>
        <w:bottom w:val="none" w:sz="0" w:space="0" w:color="auto"/>
        <w:right w:val="none" w:sz="0" w:space="0" w:color="auto"/>
      </w:divBdr>
    </w:div>
    <w:div w:id="1884706874">
      <w:bodyDiv w:val="1"/>
      <w:marLeft w:val="0"/>
      <w:marRight w:val="0"/>
      <w:marTop w:val="0"/>
      <w:marBottom w:val="0"/>
      <w:divBdr>
        <w:top w:val="none" w:sz="0" w:space="0" w:color="auto"/>
        <w:left w:val="none" w:sz="0" w:space="0" w:color="auto"/>
        <w:bottom w:val="none" w:sz="0" w:space="0" w:color="auto"/>
        <w:right w:val="none" w:sz="0" w:space="0" w:color="auto"/>
      </w:divBdr>
    </w:div>
    <w:div w:id="1884755130">
      <w:bodyDiv w:val="1"/>
      <w:marLeft w:val="0"/>
      <w:marRight w:val="0"/>
      <w:marTop w:val="0"/>
      <w:marBottom w:val="0"/>
      <w:divBdr>
        <w:top w:val="none" w:sz="0" w:space="0" w:color="auto"/>
        <w:left w:val="none" w:sz="0" w:space="0" w:color="auto"/>
        <w:bottom w:val="none" w:sz="0" w:space="0" w:color="auto"/>
        <w:right w:val="none" w:sz="0" w:space="0" w:color="auto"/>
      </w:divBdr>
    </w:div>
    <w:div w:id="1885025020">
      <w:bodyDiv w:val="1"/>
      <w:marLeft w:val="0"/>
      <w:marRight w:val="0"/>
      <w:marTop w:val="0"/>
      <w:marBottom w:val="0"/>
      <w:divBdr>
        <w:top w:val="none" w:sz="0" w:space="0" w:color="auto"/>
        <w:left w:val="none" w:sz="0" w:space="0" w:color="auto"/>
        <w:bottom w:val="none" w:sz="0" w:space="0" w:color="auto"/>
        <w:right w:val="none" w:sz="0" w:space="0" w:color="auto"/>
      </w:divBdr>
    </w:div>
    <w:div w:id="1885097518">
      <w:bodyDiv w:val="1"/>
      <w:marLeft w:val="0"/>
      <w:marRight w:val="0"/>
      <w:marTop w:val="0"/>
      <w:marBottom w:val="0"/>
      <w:divBdr>
        <w:top w:val="none" w:sz="0" w:space="0" w:color="auto"/>
        <w:left w:val="none" w:sz="0" w:space="0" w:color="auto"/>
        <w:bottom w:val="none" w:sz="0" w:space="0" w:color="auto"/>
        <w:right w:val="none" w:sz="0" w:space="0" w:color="auto"/>
      </w:divBdr>
    </w:div>
    <w:div w:id="1885366484">
      <w:bodyDiv w:val="1"/>
      <w:marLeft w:val="0"/>
      <w:marRight w:val="0"/>
      <w:marTop w:val="0"/>
      <w:marBottom w:val="0"/>
      <w:divBdr>
        <w:top w:val="none" w:sz="0" w:space="0" w:color="auto"/>
        <w:left w:val="none" w:sz="0" w:space="0" w:color="auto"/>
        <w:bottom w:val="none" w:sz="0" w:space="0" w:color="auto"/>
        <w:right w:val="none" w:sz="0" w:space="0" w:color="auto"/>
      </w:divBdr>
    </w:div>
    <w:div w:id="1885755416">
      <w:bodyDiv w:val="1"/>
      <w:marLeft w:val="0"/>
      <w:marRight w:val="0"/>
      <w:marTop w:val="0"/>
      <w:marBottom w:val="0"/>
      <w:divBdr>
        <w:top w:val="none" w:sz="0" w:space="0" w:color="auto"/>
        <w:left w:val="none" w:sz="0" w:space="0" w:color="auto"/>
        <w:bottom w:val="none" w:sz="0" w:space="0" w:color="auto"/>
        <w:right w:val="none" w:sz="0" w:space="0" w:color="auto"/>
      </w:divBdr>
    </w:div>
    <w:div w:id="1885822916">
      <w:bodyDiv w:val="1"/>
      <w:marLeft w:val="0"/>
      <w:marRight w:val="0"/>
      <w:marTop w:val="0"/>
      <w:marBottom w:val="0"/>
      <w:divBdr>
        <w:top w:val="none" w:sz="0" w:space="0" w:color="auto"/>
        <w:left w:val="none" w:sz="0" w:space="0" w:color="auto"/>
        <w:bottom w:val="none" w:sz="0" w:space="0" w:color="auto"/>
        <w:right w:val="none" w:sz="0" w:space="0" w:color="auto"/>
      </w:divBdr>
    </w:div>
    <w:div w:id="1885870745">
      <w:bodyDiv w:val="1"/>
      <w:marLeft w:val="0"/>
      <w:marRight w:val="0"/>
      <w:marTop w:val="0"/>
      <w:marBottom w:val="0"/>
      <w:divBdr>
        <w:top w:val="none" w:sz="0" w:space="0" w:color="auto"/>
        <w:left w:val="none" w:sz="0" w:space="0" w:color="auto"/>
        <w:bottom w:val="none" w:sz="0" w:space="0" w:color="auto"/>
        <w:right w:val="none" w:sz="0" w:space="0" w:color="auto"/>
      </w:divBdr>
    </w:div>
    <w:div w:id="1885946014">
      <w:bodyDiv w:val="1"/>
      <w:marLeft w:val="0"/>
      <w:marRight w:val="0"/>
      <w:marTop w:val="0"/>
      <w:marBottom w:val="0"/>
      <w:divBdr>
        <w:top w:val="none" w:sz="0" w:space="0" w:color="auto"/>
        <w:left w:val="none" w:sz="0" w:space="0" w:color="auto"/>
        <w:bottom w:val="none" w:sz="0" w:space="0" w:color="auto"/>
        <w:right w:val="none" w:sz="0" w:space="0" w:color="auto"/>
      </w:divBdr>
    </w:div>
    <w:div w:id="1886020993">
      <w:bodyDiv w:val="1"/>
      <w:marLeft w:val="0"/>
      <w:marRight w:val="0"/>
      <w:marTop w:val="0"/>
      <w:marBottom w:val="0"/>
      <w:divBdr>
        <w:top w:val="none" w:sz="0" w:space="0" w:color="auto"/>
        <w:left w:val="none" w:sz="0" w:space="0" w:color="auto"/>
        <w:bottom w:val="none" w:sz="0" w:space="0" w:color="auto"/>
        <w:right w:val="none" w:sz="0" w:space="0" w:color="auto"/>
      </w:divBdr>
    </w:div>
    <w:div w:id="1886210545">
      <w:bodyDiv w:val="1"/>
      <w:marLeft w:val="0"/>
      <w:marRight w:val="0"/>
      <w:marTop w:val="0"/>
      <w:marBottom w:val="0"/>
      <w:divBdr>
        <w:top w:val="none" w:sz="0" w:space="0" w:color="auto"/>
        <w:left w:val="none" w:sz="0" w:space="0" w:color="auto"/>
        <w:bottom w:val="none" w:sz="0" w:space="0" w:color="auto"/>
        <w:right w:val="none" w:sz="0" w:space="0" w:color="auto"/>
      </w:divBdr>
    </w:div>
    <w:div w:id="1886289742">
      <w:bodyDiv w:val="1"/>
      <w:marLeft w:val="0"/>
      <w:marRight w:val="0"/>
      <w:marTop w:val="0"/>
      <w:marBottom w:val="0"/>
      <w:divBdr>
        <w:top w:val="none" w:sz="0" w:space="0" w:color="auto"/>
        <w:left w:val="none" w:sz="0" w:space="0" w:color="auto"/>
        <w:bottom w:val="none" w:sz="0" w:space="0" w:color="auto"/>
        <w:right w:val="none" w:sz="0" w:space="0" w:color="auto"/>
      </w:divBdr>
    </w:div>
    <w:div w:id="1886330171">
      <w:bodyDiv w:val="1"/>
      <w:marLeft w:val="0"/>
      <w:marRight w:val="0"/>
      <w:marTop w:val="0"/>
      <w:marBottom w:val="0"/>
      <w:divBdr>
        <w:top w:val="none" w:sz="0" w:space="0" w:color="auto"/>
        <w:left w:val="none" w:sz="0" w:space="0" w:color="auto"/>
        <w:bottom w:val="none" w:sz="0" w:space="0" w:color="auto"/>
        <w:right w:val="none" w:sz="0" w:space="0" w:color="auto"/>
      </w:divBdr>
    </w:div>
    <w:div w:id="1886332233">
      <w:bodyDiv w:val="1"/>
      <w:marLeft w:val="0"/>
      <w:marRight w:val="0"/>
      <w:marTop w:val="0"/>
      <w:marBottom w:val="0"/>
      <w:divBdr>
        <w:top w:val="none" w:sz="0" w:space="0" w:color="auto"/>
        <w:left w:val="none" w:sz="0" w:space="0" w:color="auto"/>
        <w:bottom w:val="none" w:sz="0" w:space="0" w:color="auto"/>
        <w:right w:val="none" w:sz="0" w:space="0" w:color="auto"/>
      </w:divBdr>
    </w:div>
    <w:div w:id="1886525951">
      <w:bodyDiv w:val="1"/>
      <w:marLeft w:val="0"/>
      <w:marRight w:val="0"/>
      <w:marTop w:val="0"/>
      <w:marBottom w:val="0"/>
      <w:divBdr>
        <w:top w:val="none" w:sz="0" w:space="0" w:color="auto"/>
        <w:left w:val="none" w:sz="0" w:space="0" w:color="auto"/>
        <w:bottom w:val="none" w:sz="0" w:space="0" w:color="auto"/>
        <w:right w:val="none" w:sz="0" w:space="0" w:color="auto"/>
      </w:divBdr>
    </w:div>
    <w:div w:id="1886670630">
      <w:bodyDiv w:val="1"/>
      <w:marLeft w:val="0"/>
      <w:marRight w:val="0"/>
      <w:marTop w:val="0"/>
      <w:marBottom w:val="0"/>
      <w:divBdr>
        <w:top w:val="none" w:sz="0" w:space="0" w:color="auto"/>
        <w:left w:val="none" w:sz="0" w:space="0" w:color="auto"/>
        <w:bottom w:val="none" w:sz="0" w:space="0" w:color="auto"/>
        <w:right w:val="none" w:sz="0" w:space="0" w:color="auto"/>
      </w:divBdr>
    </w:div>
    <w:div w:id="1886716137">
      <w:bodyDiv w:val="1"/>
      <w:marLeft w:val="0"/>
      <w:marRight w:val="0"/>
      <w:marTop w:val="0"/>
      <w:marBottom w:val="0"/>
      <w:divBdr>
        <w:top w:val="none" w:sz="0" w:space="0" w:color="auto"/>
        <w:left w:val="none" w:sz="0" w:space="0" w:color="auto"/>
        <w:bottom w:val="none" w:sz="0" w:space="0" w:color="auto"/>
        <w:right w:val="none" w:sz="0" w:space="0" w:color="auto"/>
      </w:divBdr>
    </w:div>
    <w:div w:id="1886869631">
      <w:bodyDiv w:val="1"/>
      <w:marLeft w:val="0"/>
      <w:marRight w:val="0"/>
      <w:marTop w:val="0"/>
      <w:marBottom w:val="0"/>
      <w:divBdr>
        <w:top w:val="none" w:sz="0" w:space="0" w:color="auto"/>
        <w:left w:val="none" w:sz="0" w:space="0" w:color="auto"/>
        <w:bottom w:val="none" w:sz="0" w:space="0" w:color="auto"/>
        <w:right w:val="none" w:sz="0" w:space="0" w:color="auto"/>
      </w:divBdr>
    </w:div>
    <w:div w:id="1887064664">
      <w:bodyDiv w:val="1"/>
      <w:marLeft w:val="0"/>
      <w:marRight w:val="0"/>
      <w:marTop w:val="0"/>
      <w:marBottom w:val="0"/>
      <w:divBdr>
        <w:top w:val="none" w:sz="0" w:space="0" w:color="auto"/>
        <w:left w:val="none" w:sz="0" w:space="0" w:color="auto"/>
        <w:bottom w:val="none" w:sz="0" w:space="0" w:color="auto"/>
        <w:right w:val="none" w:sz="0" w:space="0" w:color="auto"/>
      </w:divBdr>
    </w:div>
    <w:div w:id="1887250660">
      <w:bodyDiv w:val="1"/>
      <w:marLeft w:val="0"/>
      <w:marRight w:val="0"/>
      <w:marTop w:val="0"/>
      <w:marBottom w:val="0"/>
      <w:divBdr>
        <w:top w:val="none" w:sz="0" w:space="0" w:color="auto"/>
        <w:left w:val="none" w:sz="0" w:space="0" w:color="auto"/>
        <w:bottom w:val="none" w:sz="0" w:space="0" w:color="auto"/>
        <w:right w:val="none" w:sz="0" w:space="0" w:color="auto"/>
      </w:divBdr>
    </w:div>
    <w:div w:id="1887371372">
      <w:bodyDiv w:val="1"/>
      <w:marLeft w:val="0"/>
      <w:marRight w:val="0"/>
      <w:marTop w:val="0"/>
      <w:marBottom w:val="0"/>
      <w:divBdr>
        <w:top w:val="none" w:sz="0" w:space="0" w:color="auto"/>
        <w:left w:val="none" w:sz="0" w:space="0" w:color="auto"/>
        <w:bottom w:val="none" w:sz="0" w:space="0" w:color="auto"/>
        <w:right w:val="none" w:sz="0" w:space="0" w:color="auto"/>
      </w:divBdr>
    </w:div>
    <w:div w:id="1887403330">
      <w:bodyDiv w:val="1"/>
      <w:marLeft w:val="0"/>
      <w:marRight w:val="0"/>
      <w:marTop w:val="0"/>
      <w:marBottom w:val="0"/>
      <w:divBdr>
        <w:top w:val="none" w:sz="0" w:space="0" w:color="auto"/>
        <w:left w:val="none" w:sz="0" w:space="0" w:color="auto"/>
        <w:bottom w:val="none" w:sz="0" w:space="0" w:color="auto"/>
        <w:right w:val="none" w:sz="0" w:space="0" w:color="auto"/>
      </w:divBdr>
    </w:div>
    <w:div w:id="1887638238">
      <w:bodyDiv w:val="1"/>
      <w:marLeft w:val="0"/>
      <w:marRight w:val="0"/>
      <w:marTop w:val="0"/>
      <w:marBottom w:val="0"/>
      <w:divBdr>
        <w:top w:val="none" w:sz="0" w:space="0" w:color="auto"/>
        <w:left w:val="none" w:sz="0" w:space="0" w:color="auto"/>
        <w:bottom w:val="none" w:sz="0" w:space="0" w:color="auto"/>
        <w:right w:val="none" w:sz="0" w:space="0" w:color="auto"/>
      </w:divBdr>
    </w:div>
    <w:div w:id="1887909260">
      <w:bodyDiv w:val="1"/>
      <w:marLeft w:val="0"/>
      <w:marRight w:val="0"/>
      <w:marTop w:val="0"/>
      <w:marBottom w:val="0"/>
      <w:divBdr>
        <w:top w:val="none" w:sz="0" w:space="0" w:color="auto"/>
        <w:left w:val="none" w:sz="0" w:space="0" w:color="auto"/>
        <w:bottom w:val="none" w:sz="0" w:space="0" w:color="auto"/>
        <w:right w:val="none" w:sz="0" w:space="0" w:color="auto"/>
      </w:divBdr>
    </w:div>
    <w:div w:id="1888181342">
      <w:bodyDiv w:val="1"/>
      <w:marLeft w:val="0"/>
      <w:marRight w:val="0"/>
      <w:marTop w:val="0"/>
      <w:marBottom w:val="0"/>
      <w:divBdr>
        <w:top w:val="none" w:sz="0" w:space="0" w:color="auto"/>
        <w:left w:val="none" w:sz="0" w:space="0" w:color="auto"/>
        <w:bottom w:val="none" w:sz="0" w:space="0" w:color="auto"/>
        <w:right w:val="none" w:sz="0" w:space="0" w:color="auto"/>
      </w:divBdr>
    </w:div>
    <w:div w:id="1888251779">
      <w:bodyDiv w:val="1"/>
      <w:marLeft w:val="0"/>
      <w:marRight w:val="0"/>
      <w:marTop w:val="0"/>
      <w:marBottom w:val="0"/>
      <w:divBdr>
        <w:top w:val="none" w:sz="0" w:space="0" w:color="auto"/>
        <w:left w:val="none" w:sz="0" w:space="0" w:color="auto"/>
        <w:bottom w:val="none" w:sz="0" w:space="0" w:color="auto"/>
        <w:right w:val="none" w:sz="0" w:space="0" w:color="auto"/>
      </w:divBdr>
    </w:div>
    <w:div w:id="1888295872">
      <w:bodyDiv w:val="1"/>
      <w:marLeft w:val="0"/>
      <w:marRight w:val="0"/>
      <w:marTop w:val="0"/>
      <w:marBottom w:val="0"/>
      <w:divBdr>
        <w:top w:val="none" w:sz="0" w:space="0" w:color="auto"/>
        <w:left w:val="none" w:sz="0" w:space="0" w:color="auto"/>
        <w:bottom w:val="none" w:sz="0" w:space="0" w:color="auto"/>
        <w:right w:val="none" w:sz="0" w:space="0" w:color="auto"/>
      </w:divBdr>
    </w:div>
    <w:div w:id="1888370875">
      <w:bodyDiv w:val="1"/>
      <w:marLeft w:val="0"/>
      <w:marRight w:val="0"/>
      <w:marTop w:val="0"/>
      <w:marBottom w:val="0"/>
      <w:divBdr>
        <w:top w:val="none" w:sz="0" w:space="0" w:color="auto"/>
        <w:left w:val="none" w:sz="0" w:space="0" w:color="auto"/>
        <w:bottom w:val="none" w:sz="0" w:space="0" w:color="auto"/>
        <w:right w:val="none" w:sz="0" w:space="0" w:color="auto"/>
      </w:divBdr>
    </w:div>
    <w:div w:id="1888375726">
      <w:bodyDiv w:val="1"/>
      <w:marLeft w:val="0"/>
      <w:marRight w:val="0"/>
      <w:marTop w:val="0"/>
      <w:marBottom w:val="0"/>
      <w:divBdr>
        <w:top w:val="none" w:sz="0" w:space="0" w:color="auto"/>
        <w:left w:val="none" w:sz="0" w:space="0" w:color="auto"/>
        <w:bottom w:val="none" w:sz="0" w:space="0" w:color="auto"/>
        <w:right w:val="none" w:sz="0" w:space="0" w:color="auto"/>
      </w:divBdr>
    </w:div>
    <w:div w:id="1888763933">
      <w:bodyDiv w:val="1"/>
      <w:marLeft w:val="0"/>
      <w:marRight w:val="0"/>
      <w:marTop w:val="0"/>
      <w:marBottom w:val="0"/>
      <w:divBdr>
        <w:top w:val="none" w:sz="0" w:space="0" w:color="auto"/>
        <w:left w:val="none" w:sz="0" w:space="0" w:color="auto"/>
        <w:bottom w:val="none" w:sz="0" w:space="0" w:color="auto"/>
        <w:right w:val="none" w:sz="0" w:space="0" w:color="auto"/>
      </w:divBdr>
    </w:div>
    <w:div w:id="1889026128">
      <w:bodyDiv w:val="1"/>
      <w:marLeft w:val="0"/>
      <w:marRight w:val="0"/>
      <w:marTop w:val="0"/>
      <w:marBottom w:val="0"/>
      <w:divBdr>
        <w:top w:val="none" w:sz="0" w:space="0" w:color="auto"/>
        <w:left w:val="none" w:sz="0" w:space="0" w:color="auto"/>
        <w:bottom w:val="none" w:sz="0" w:space="0" w:color="auto"/>
        <w:right w:val="none" w:sz="0" w:space="0" w:color="auto"/>
      </w:divBdr>
    </w:div>
    <w:div w:id="1889098618">
      <w:bodyDiv w:val="1"/>
      <w:marLeft w:val="0"/>
      <w:marRight w:val="0"/>
      <w:marTop w:val="0"/>
      <w:marBottom w:val="0"/>
      <w:divBdr>
        <w:top w:val="none" w:sz="0" w:space="0" w:color="auto"/>
        <w:left w:val="none" w:sz="0" w:space="0" w:color="auto"/>
        <w:bottom w:val="none" w:sz="0" w:space="0" w:color="auto"/>
        <w:right w:val="none" w:sz="0" w:space="0" w:color="auto"/>
      </w:divBdr>
    </w:div>
    <w:div w:id="1889101375">
      <w:bodyDiv w:val="1"/>
      <w:marLeft w:val="0"/>
      <w:marRight w:val="0"/>
      <w:marTop w:val="0"/>
      <w:marBottom w:val="0"/>
      <w:divBdr>
        <w:top w:val="none" w:sz="0" w:space="0" w:color="auto"/>
        <w:left w:val="none" w:sz="0" w:space="0" w:color="auto"/>
        <w:bottom w:val="none" w:sz="0" w:space="0" w:color="auto"/>
        <w:right w:val="none" w:sz="0" w:space="0" w:color="auto"/>
      </w:divBdr>
    </w:div>
    <w:div w:id="1889103830">
      <w:bodyDiv w:val="1"/>
      <w:marLeft w:val="0"/>
      <w:marRight w:val="0"/>
      <w:marTop w:val="0"/>
      <w:marBottom w:val="0"/>
      <w:divBdr>
        <w:top w:val="none" w:sz="0" w:space="0" w:color="auto"/>
        <w:left w:val="none" w:sz="0" w:space="0" w:color="auto"/>
        <w:bottom w:val="none" w:sz="0" w:space="0" w:color="auto"/>
        <w:right w:val="none" w:sz="0" w:space="0" w:color="auto"/>
      </w:divBdr>
    </w:div>
    <w:div w:id="1889299022">
      <w:bodyDiv w:val="1"/>
      <w:marLeft w:val="0"/>
      <w:marRight w:val="0"/>
      <w:marTop w:val="0"/>
      <w:marBottom w:val="0"/>
      <w:divBdr>
        <w:top w:val="none" w:sz="0" w:space="0" w:color="auto"/>
        <w:left w:val="none" w:sz="0" w:space="0" w:color="auto"/>
        <w:bottom w:val="none" w:sz="0" w:space="0" w:color="auto"/>
        <w:right w:val="none" w:sz="0" w:space="0" w:color="auto"/>
      </w:divBdr>
    </w:div>
    <w:div w:id="1889534657">
      <w:bodyDiv w:val="1"/>
      <w:marLeft w:val="0"/>
      <w:marRight w:val="0"/>
      <w:marTop w:val="0"/>
      <w:marBottom w:val="0"/>
      <w:divBdr>
        <w:top w:val="none" w:sz="0" w:space="0" w:color="auto"/>
        <w:left w:val="none" w:sz="0" w:space="0" w:color="auto"/>
        <w:bottom w:val="none" w:sz="0" w:space="0" w:color="auto"/>
        <w:right w:val="none" w:sz="0" w:space="0" w:color="auto"/>
      </w:divBdr>
    </w:div>
    <w:div w:id="1889605623">
      <w:bodyDiv w:val="1"/>
      <w:marLeft w:val="0"/>
      <w:marRight w:val="0"/>
      <w:marTop w:val="0"/>
      <w:marBottom w:val="0"/>
      <w:divBdr>
        <w:top w:val="none" w:sz="0" w:space="0" w:color="auto"/>
        <w:left w:val="none" w:sz="0" w:space="0" w:color="auto"/>
        <w:bottom w:val="none" w:sz="0" w:space="0" w:color="auto"/>
        <w:right w:val="none" w:sz="0" w:space="0" w:color="auto"/>
      </w:divBdr>
    </w:div>
    <w:div w:id="1889805332">
      <w:bodyDiv w:val="1"/>
      <w:marLeft w:val="0"/>
      <w:marRight w:val="0"/>
      <w:marTop w:val="0"/>
      <w:marBottom w:val="0"/>
      <w:divBdr>
        <w:top w:val="none" w:sz="0" w:space="0" w:color="auto"/>
        <w:left w:val="none" w:sz="0" w:space="0" w:color="auto"/>
        <w:bottom w:val="none" w:sz="0" w:space="0" w:color="auto"/>
        <w:right w:val="none" w:sz="0" w:space="0" w:color="auto"/>
      </w:divBdr>
    </w:div>
    <w:div w:id="1889948033">
      <w:bodyDiv w:val="1"/>
      <w:marLeft w:val="0"/>
      <w:marRight w:val="0"/>
      <w:marTop w:val="0"/>
      <w:marBottom w:val="0"/>
      <w:divBdr>
        <w:top w:val="none" w:sz="0" w:space="0" w:color="auto"/>
        <w:left w:val="none" w:sz="0" w:space="0" w:color="auto"/>
        <w:bottom w:val="none" w:sz="0" w:space="0" w:color="auto"/>
        <w:right w:val="none" w:sz="0" w:space="0" w:color="auto"/>
      </w:divBdr>
    </w:div>
    <w:div w:id="1890024886">
      <w:bodyDiv w:val="1"/>
      <w:marLeft w:val="0"/>
      <w:marRight w:val="0"/>
      <w:marTop w:val="0"/>
      <w:marBottom w:val="0"/>
      <w:divBdr>
        <w:top w:val="none" w:sz="0" w:space="0" w:color="auto"/>
        <w:left w:val="none" w:sz="0" w:space="0" w:color="auto"/>
        <w:bottom w:val="none" w:sz="0" w:space="0" w:color="auto"/>
        <w:right w:val="none" w:sz="0" w:space="0" w:color="auto"/>
      </w:divBdr>
    </w:div>
    <w:div w:id="1890220946">
      <w:bodyDiv w:val="1"/>
      <w:marLeft w:val="0"/>
      <w:marRight w:val="0"/>
      <w:marTop w:val="0"/>
      <w:marBottom w:val="0"/>
      <w:divBdr>
        <w:top w:val="none" w:sz="0" w:space="0" w:color="auto"/>
        <w:left w:val="none" w:sz="0" w:space="0" w:color="auto"/>
        <w:bottom w:val="none" w:sz="0" w:space="0" w:color="auto"/>
        <w:right w:val="none" w:sz="0" w:space="0" w:color="auto"/>
      </w:divBdr>
    </w:div>
    <w:div w:id="1890531447">
      <w:bodyDiv w:val="1"/>
      <w:marLeft w:val="0"/>
      <w:marRight w:val="0"/>
      <w:marTop w:val="0"/>
      <w:marBottom w:val="0"/>
      <w:divBdr>
        <w:top w:val="none" w:sz="0" w:space="0" w:color="auto"/>
        <w:left w:val="none" w:sz="0" w:space="0" w:color="auto"/>
        <w:bottom w:val="none" w:sz="0" w:space="0" w:color="auto"/>
        <w:right w:val="none" w:sz="0" w:space="0" w:color="auto"/>
      </w:divBdr>
    </w:div>
    <w:div w:id="1890605260">
      <w:bodyDiv w:val="1"/>
      <w:marLeft w:val="0"/>
      <w:marRight w:val="0"/>
      <w:marTop w:val="0"/>
      <w:marBottom w:val="0"/>
      <w:divBdr>
        <w:top w:val="none" w:sz="0" w:space="0" w:color="auto"/>
        <w:left w:val="none" w:sz="0" w:space="0" w:color="auto"/>
        <w:bottom w:val="none" w:sz="0" w:space="0" w:color="auto"/>
        <w:right w:val="none" w:sz="0" w:space="0" w:color="auto"/>
      </w:divBdr>
    </w:div>
    <w:div w:id="1890654161">
      <w:bodyDiv w:val="1"/>
      <w:marLeft w:val="0"/>
      <w:marRight w:val="0"/>
      <w:marTop w:val="0"/>
      <w:marBottom w:val="0"/>
      <w:divBdr>
        <w:top w:val="none" w:sz="0" w:space="0" w:color="auto"/>
        <w:left w:val="none" w:sz="0" w:space="0" w:color="auto"/>
        <w:bottom w:val="none" w:sz="0" w:space="0" w:color="auto"/>
        <w:right w:val="none" w:sz="0" w:space="0" w:color="auto"/>
      </w:divBdr>
    </w:div>
    <w:div w:id="1890721941">
      <w:bodyDiv w:val="1"/>
      <w:marLeft w:val="0"/>
      <w:marRight w:val="0"/>
      <w:marTop w:val="0"/>
      <w:marBottom w:val="0"/>
      <w:divBdr>
        <w:top w:val="none" w:sz="0" w:space="0" w:color="auto"/>
        <w:left w:val="none" w:sz="0" w:space="0" w:color="auto"/>
        <w:bottom w:val="none" w:sz="0" w:space="0" w:color="auto"/>
        <w:right w:val="none" w:sz="0" w:space="0" w:color="auto"/>
      </w:divBdr>
    </w:div>
    <w:div w:id="1890723090">
      <w:bodyDiv w:val="1"/>
      <w:marLeft w:val="0"/>
      <w:marRight w:val="0"/>
      <w:marTop w:val="0"/>
      <w:marBottom w:val="0"/>
      <w:divBdr>
        <w:top w:val="none" w:sz="0" w:space="0" w:color="auto"/>
        <w:left w:val="none" w:sz="0" w:space="0" w:color="auto"/>
        <w:bottom w:val="none" w:sz="0" w:space="0" w:color="auto"/>
        <w:right w:val="none" w:sz="0" w:space="0" w:color="auto"/>
      </w:divBdr>
    </w:div>
    <w:div w:id="1891065792">
      <w:bodyDiv w:val="1"/>
      <w:marLeft w:val="0"/>
      <w:marRight w:val="0"/>
      <w:marTop w:val="0"/>
      <w:marBottom w:val="0"/>
      <w:divBdr>
        <w:top w:val="none" w:sz="0" w:space="0" w:color="auto"/>
        <w:left w:val="none" w:sz="0" w:space="0" w:color="auto"/>
        <w:bottom w:val="none" w:sz="0" w:space="0" w:color="auto"/>
        <w:right w:val="none" w:sz="0" w:space="0" w:color="auto"/>
      </w:divBdr>
    </w:div>
    <w:div w:id="1891458339">
      <w:bodyDiv w:val="1"/>
      <w:marLeft w:val="0"/>
      <w:marRight w:val="0"/>
      <w:marTop w:val="0"/>
      <w:marBottom w:val="0"/>
      <w:divBdr>
        <w:top w:val="none" w:sz="0" w:space="0" w:color="auto"/>
        <w:left w:val="none" w:sz="0" w:space="0" w:color="auto"/>
        <w:bottom w:val="none" w:sz="0" w:space="0" w:color="auto"/>
        <w:right w:val="none" w:sz="0" w:space="0" w:color="auto"/>
      </w:divBdr>
    </w:div>
    <w:div w:id="1891964306">
      <w:bodyDiv w:val="1"/>
      <w:marLeft w:val="0"/>
      <w:marRight w:val="0"/>
      <w:marTop w:val="0"/>
      <w:marBottom w:val="0"/>
      <w:divBdr>
        <w:top w:val="none" w:sz="0" w:space="0" w:color="auto"/>
        <w:left w:val="none" w:sz="0" w:space="0" w:color="auto"/>
        <w:bottom w:val="none" w:sz="0" w:space="0" w:color="auto"/>
        <w:right w:val="none" w:sz="0" w:space="0" w:color="auto"/>
      </w:divBdr>
    </w:div>
    <w:div w:id="1892112514">
      <w:bodyDiv w:val="1"/>
      <w:marLeft w:val="0"/>
      <w:marRight w:val="0"/>
      <w:marTop w:val="0"/>
      <w:marBottom w:val="0"/>
      <w:divBdr>
        <w:top w:val="none" w:sz="0" w:space="0" w:color="auto"/>
        <w:left w:val="none" w:sz="0" w:space="0" w:color="auto"/>
        <w:bottom w:val="none" w:sz="0" w:space="0" w:color="auto"/>
        <w:right w:val="none" w:sz="0" w:space="0" w:color="auto"/>
      </w:divBdr>
    </w:div>
    <w:div w:id="1892229645">
      <w:bodyDiv w:val="1"/>
      <w:marLeft w:val="0"/>
      <w:marRight w:val="0"/>
      <w:marTop w:val="0"/>
      <w:marBottom w:val="0"/>
      <w:divBdr>
        <w:top w:val="none" w:sz="0" w:space="0" w:color="auto"/>
        <w:left w:val="none" w:sz="0" w:space="0" w:color="auto"/>
        <w:bottom w:val="none" w:sz="0" w:space="0" w:color="auto"/>
        <w:right w:val="none" w:sz="0" w:space="0" w:color="auto"/>
      </w:divBdr>
    </w:div>
    <w:div w:id="1892376799">
      <w:bodyDiv w:val="1"/>
      <w:marLeft w:val="0"/>
      <w:marRight w:val="0"/>
      <w:marTop w:val="0"/>
      <w:marBottom w:val="0"/>
      <w:divBdr>
        <w:top w:val="none" w:sz="0" w:space="0" w:color="auto"/>
        <w:left w:val="none" w:sz="0" w:space="0" w:color="auto"/>
        <w:bottom w:val="none" w:sz="0" w:space="0" w:color="auto"/>
        <w:right w:val="none" w:sz="0" w:space="0" w:color="auto"/>
      </w:divBdr>
    </w:div>
    <w:div w:id="1892421171">
      <w:bodyDiv w:val="1"/>
      <w:marLeft w:val="0"/>
      <w:marRight w:val="0"/>
      <w:marTop w:val="0"/>
      <w:marBottom w:val="0"/>
      <w:divBdr>
        <w:top w:val="none" w:sz="0" w:space="0" w:color="auto"/>
        <w:left w:val="none" w:sz="0" w:space="0" w:color="auto"/>
        <w:bottom w:val="none" w:sz="0" w:space="0" w:color="auto"/>
        <w:right w:val="none" w:sz="0" w:space="0" w:color="auto"/>
      </w:divBdr>
    </w:div>
    <w:div w:id="1892501847">
      <w:bodyDiv w:val="1"/>
      <w:marLeft w:val="0"/>
      <w:marRight w:val="0"/>
      <w:marTop w:val="0"/>
      <w:marBottom w:val="0"/>
      <w:divBdr>
        <w:top w:val="none" w:sz="0" w:space="0" w:color="auto"/>
        <w:left w:val="none" w:sz="0" w:space="0" w:color="auto"/>
        <w:bottom w:val="none" w:sz="0" w:space="0" w:color="auto"/>
        <w:right w:val="none" w:sz="0" w:space="0" w:color="auto"/>
      </w:divBdr>
    </w:div>
    <w:div w:id="1892691405">
      <w:bodyDiv w:val="1"/>
      <w:marLeft w:val="0"/>
      <w:marRight w:val="0"/>
      <w:marTop w:val="0"/>
      <w:marBottom w:val="0"/>
      <w:divBdr>
        <w:top w:val="none" w:sz="0" w:space="0" w:color="auto"/>
        <w:left w:val="none" w:sz="0" w:space="0" w:color="auto"/>
        <w:bottom w:val="none" w:sz="0" w:space="0" w:color="auto"/>
        <w:right w:val="none" w:sz="0" w:space="0" w:color="auto"/>
      </w:divBdr>
    </w:div>
    <w:div w:id="1892763188">
      <w:bodyDiv w:val="1"/>
      <w:marLeft w:val="0"/>
      <w:marRight w:val="0"/>
      <w:marTop w:val="0"/>
      <w:marBottom w:val="0"/>
      <w:divBdr>
        <w:top w:val="none" w:sz="0" w:space="0" w:color="auto"/>
        <w:left w:val="none" w:sz="0" w:space="0" w:color="auto"/>
        <w:bottom w:val="none" w:sz="0" w:space="0" w:color="auto"/>
        <w:right w:val="none" w:sz="0" w:space="0" w:color="auto"/>
      </w:divBdr>
    </w:div>
    <w:div w:id="1892770865">
      <w:bodyDiv w:val="1"/>
      <w:marLeft w:val="0"/>
      <w:marRight w:val="0"/>
      <w:marTop w:val="0"/>
      <w:marBottom w:val="0"/>
      <w:divBdr>
        <w:top w:val="none" w:sz="0" w:space="0" w:color="auto"/>
        <w:left w:val="none" w:sz="0" w:space="0" w:color="auto"/>
        <w:bottom w:val="none" w:sz="0" w:space="0" w:color="auto"/>
        <w:right w:val="none" w:sz="0" w:space="0" w:color="auto"/>
      </w:divBdr>
    </w:div>
    <w:div w:id="1893030526">
      <w:bodyDiv w:val="1"/>
      <w:marLeft w:val="0"/>
      <w:marRight w:val="0"/>
      <w:marTop w:val="0"/>
      <w:marBottom w:val="0"/>
      <w:divBdr>
        <w:top w:val="none" w:sz="0" w:space="0" w:color="auto"/>
        <w:left w:val="none" w:sz="0" w:space="0" w:color="auto"/>
        <w:bottom w:val="none" w:sz="0" w:space="0" w:color="auto"/>
        <w:right w:val="none" w:sz="0" w:space="0" w:color="auto"/>
      </w:divBdr>
    </w:div>
    <w:div w:id="1893037707">
      <w:bodyDiv w:val="1"/>
      <w:marLeft w:val="0"/>
      <w:marRight w:val="0"/>
      <w:marTop w:val="0"/>
      <w:marBottom w:val="0"/>
      <w:divBdr>
        <w:top w:val="none" w:sz="0" w:space="0" w:color="auto"/>
        <w:left w:val="none" w:sz="0" w:space="0" w:color="auto"/>
        <w:bottom w:val="none" w:sz="0" w:space="0" w:color="auto"/>
        <w:right w:val="none" w:sz="0" w:space="0" w:color="auto"/>
      </w:divBdr>
    </w:div>
    <w:div w:id="1893039395">
      <w:bodyDiv w:val="1"/>
      <w:marLeft w:val="0"/>
      <w:marRight w:val="0"/>
      <w:marTop w:val="0"/>
      <w:marBottom w:val="0"/>
      <w:divBdr>
        <w:top w:val="none" w:sz="0" w:space="0" w:color="auto"/>
        <w:left w:val="none" w:sz="0" w:space="0" w:color="auto"/>
        <w:bottom w:val="none" w:sz="0" w:space="0" w:color="auto"/>
        <w:right w:val="none" w:sz="0" w:space="0" w:color="auto"/>
      </w:divBdr>
    </w:div>
    <w:div w:id="1893074560">
      <w:bodyDiv w:val="1"/>
      <w:marLeft w:val="0"/>
      <w:marRight w:val="0"/>
      <w:marTop w:val="0"/>
      <w:marBottom w:val="0"/>
      <w:divBdr>
        <w:top w:val="none" w:sz="0" w:space="0" w:color="auto"/>
        <w:left w:val="none" w:sz="0" w:space="0" w:color="auto"/>
        <w:bottom w:val="none" w:sz="0" w:space="0" w:color="auto"/>
        <w:right w:val="none" w:sz="0" w:space="0" w:color="auto"/>
      </w:divBdr>
    </w:div>
    <w:div w:id="1893081556">
      <w:bodyDiv w:val="1"/>
      <w:marLeft w:val="0"/>
      <w:marRight w:val="0"/>
      <w:marTop w:val="0"/>
      <w:marBottom w:val="0"/>
      <w:divBdr>
        <w:top w:val="none" w:sz="0" w:space="0" w:color="auto"/>
        <w:left w:val="none" w:sz="0" w:space="0" w:color="auto"/>
        <w:bottom w:val="none" w:sz="0" w:space="0" w:color="auto"/>
        <w:right w:val="none" w:sz="0" w:space="0" w:color="auto"/>
      </w:divBdr>
    </w:div>
    <w:div w:id="1893350271">
      <w:bodyDiv w:val="1"/>
      <w:marLeft w:val="0"/>
      <w:marRight w:val="0"/>
      <w:marTop w:val="0"/>
      <w:marBottom w:val="0"/>
      <w:divBdr>
        <w:top w:val="none" w:sz="0" w:space="0" w:color="auto"/>
        <w:left w:val="none" w:sz="0" w:space="0" w:color="auto"/>
        <w:bottom w:val="none" w:sz="0" w:space="0" w:color="auto"/>
        <w:right w:val="none" w:sz="0" w:space="0" w:color="auto"/>
      </w:divBdr>
    </w:div>
    <w:div w:id="1893424999">
      <w:bodyDiv w:val="1"/>
      <w:marLeft w:val="0"/>
      <w:marRight w:val="0"/>
      <w:marTop w:val="0"/>
      <w:marBottom w:val="0"/>
      <w:divBdr>
        <w:top w:val="none" w:sz="0" w:space="0" w:color="auto"/>
        <w:left w:val="none" w:sz="0" w:space="0" w:color="auto"/>
        <w:bottom w:val="none" w:sz="0" w:space="0" w:color="auto"/>
        <w:right w:val="none" w:sz="0" w:space="0" w:color="auto"/>
      </w:divBdr>
    </w:div>
    <w:div w:id="1893610079">
      <w:bodyDiv w:val="1"/>
      <w:marLeft w:val="0"/>
      <w:marRight w:val="0"/>
      <w:marTop w:val="0"/>
      <w:marBottom w:val="0"/>
      <w:divBdr>
        <w:top w:val="none" w:sz="0" w:space="0" w:color="auto"/>
        <w:left w:val="none" w:sz="0" w:space="0" w:color="auto"/>
        <w:bottom w:val="none" w:sz="0" w:space="0" w:color="auto"/>
        <w:right w:val="none" w:sz="0" w:space="0" w:color="auto"/>
      </w:divBdr>
    </w:div>
    <w:div w:id="1893612678">
      <w:bodyDiv w:val="1"/>
      <w:marLeft w:val="0"/>
      <w:marRight w:val="0"/>
      <w:marTop w:val="0"/>
      <w:marBottom w:val="0"/>
      <w:divBdr>
        <w:top w:val="none" w:sz="0" w:space="0" w:color="auto"/>
        <w:left w:val="none" w:sz="0" w:space="0" w:color="auto"/>
        <w:bottom w:val="none" w:sz="0" w:space="0" w:color="auto"/>
        <w:right w:val="none" w:sz="0" w:space="0" w:color="auto"/>
      </w:divBdr>
    </w:div>
    <w:div w:id="1893998950">
      <w:bodyDiv w:val="1"/>
      <w:marLeft w:val="0"/>
      <w:marRight w:val="0"/>
      <w:marTop w:val="0"/>
      <w:marBottom w:val="0"/>
      <w:divBdr>
        <w:top w:val="none" w:sz="0" w:space="0" w:color="auto"/>
        <w:left w:val="none" w:sz="0" w:space="0" w:color="auto"/>
        <w:bottom w:val="none" w:sz="0" w:space="0" w:color="auto"/>
        <w:right w:val="none" w:sz="0" w:space="0" w:color="auto"/>
      </w:divBdr>
    </w:div>
    <w:div w:id="1894387792">
      <w:bodyDiv w:val="1"/>
      <w:marLeft w:val="0"/>
      <w:marRight w:val="0"/>
      <w:marTop w:val="0"/>
      <w:marBottom w:val="0"/>
      <w:divBdr>
        <w:top w:val="none" w:sz="0" w:space="0" w:color="auto"/>
        <w:left w:val="none" w:sz="0" w:space="0" w:color="auto"/>
        <w:bottom w:val="none" w:sz="0" w:space="0" w:color="auto"/>
        <w:right w:val="none" w:sz="0" w:space="0" w:color="auto"/>
      </w:divBdr>
    </w:div>
    <w:div w:id="1894464518">
      <w:bodyDiv w:val="1"/>
      <w:marLeft w:val="0"/>
      <w:marRight w:val="0"/>
      <w:marTop w:val="0"/>
      <w:marBottom w:val="0"/>
      <w:divBdr>
        <w:top w:val="none" w:sz="0" w:space="0" w:color="auto"/>
        <w:left w:val="none" w:sz="0" w:space="0" w:color="auto"/>
        <w:bottom w:val="none" w:sz="0" w:space="0" w:color="auto"/>
        <w:right w:val="none" w:sz="0" w:space="0" w:color="auto"/>
      </w:divBdr>
    </w:div>
    <w:div w:id="1894467761">
      <w:bodyDiv w:val="1"/>
      <w:marLeft w:val="0"/>
      <w:marRight w:val="0"/>
      <w:marTop w:val="0"/>
      <w:marBottom w:val="0"/>
      <w:divBdr>
        <w:top w:val="none" w:sz="0" w:space="0" w:color="auto"/>
        <w:left w:val="none" w:sz="0" w:space="0" w:color="auto"/>
        <w:bottom w:val="none" w:sz="0" w:space="0" w:color="auto"/>
        <w:right w:val="none" w:sz="0" w:space="0" w:color="auto"/>
      </w:divBdr>
    </w:div>
    <w:div w:id="1894610138">
      <w:bodyDiv w:val="1"/>
      <w:marLeft w:val="0"/>
      <w:marRight w:val="0"/>
      <w:marTop w:val="0"/>
      <w:marBottom w:val="0"/>
      <w:divBdr>
        <w:top w:val="none" w:sz="0" w:space="0" w:color="auto"/>
        <w:left w:val="none" w:sz="0" w:space="0" w:color="auto"/>
        <w:bottom w:val="none" w:sz="0" w:space="0" w:color="auto"/>
        <w:right w:val="none" w:sz="0" w:space="0" w:color="auto"/>
      </w:divBdr>
    </w:div>
    <w:div w:id="1894657352">
      <w:bodyDiv w:val="1"/>
      <w:marLeft w:val="0"/>
      <w:marRight w:val="0"/>
      <w:marTop w:val="0"/>
      <w:marBottom w:val="0"/>
      <w:divBdr>
        <w:top w:val="none" w:sz="0" w:space="0" w:color="auto"/>
        <w:left w:val="none" w:sz="0" w:space="0" w:color="auto"/>
        <w:bottom w:val="none" w:sz="0" w:space="0" w:color="auto"/>
        <w:right w:val="none" w:sz="0" w:space="0" w:color="auto"/>
      </w:divBdr>
    </w:div>
    <w:div w:id="1894804387">
      <w:bodyDiv w:val="1"/>
      <w:marLeft w:val="0"/>
      <w:marRight w:val="0"/>
      <w:marTop w:val="0"/>
      <w:marBottom w:val="0"/>
      <w:divBdr>
        <w:top w:val="none" w:sz="0" w:space="0" w:color="auto"/>
        <w:left w:val="none" w:sz="0" w:space="0" w:color="auto"/>
        <w:bottom w:val="none" w:sz="0" w:space="0" w:color="auto"/>
        <w:right w:val="none" w:sz="0" w:space="0" w:color="auto"/>
      </w:divBdr>
    </w:div>
    <w:div w:id="1894921791">
      <w:bodyDiv w:val="1"/>
      <w:marLeft w:val="0"/>
      <w:marRight w:val="0"/>
      <w:marTop w:val="0"/>
      <w:marBottom w:val="0"/>
      <w:divBdr>
        <w:top w:val="none" w:sz="0" w:space="0" w:color="auto"/>
        <w:left w:val="none" w:sz="0" w:space="0" w:color="auto"/>
        <w:bottom w:val="none" w:sz="0" w:space="0" w:color="auto"/>
        <w:right w:val="none" w:sz="0" w:space="0" w:color="auto"/>
      </w:divBdr>
    </w:div>
    <w:div w:id="1894923934">
      <w:bodyDiv w:val="1"/>
      <w:marLeft w:val="0"/>
      <w:marRight w:val="0"/>
      <w:marTop w:val="0"/>
      <w:marBottom w:val="0"/>
      <w:divBdr>
        <w:top w:val="none" w:sz="0" w:space="0" w:color="auto"/>
        <w:left w:val="none" w:sz="0" w:space="0" w:color="auto"/>
        <w:bottom w:val="none" w:sz="0" w:space="0" w:color="auto"/>
        <w:right w:val="none" w:sz="0" w:space="0" w:color="auto"/>
      </w:divBdr>
    </w:div>
    <w:div w:id="1895043165">
      <w:bodyDiv w:val="1"/>
      <w:marLeft w:val="0"/>
      <w:marRight w:val="0"/>
      <w:marTop w:val="0"/>
      <w:marBottom w:val="0"/>
      <w:divBdr>
        <w:top w:val="none" w:sz="0" w:space="0" w:color="auto"/>
        <w:left w:val="none" w:sz="0" w:space="0" w:color="auto"/>
        <w:bottom w:val="none" w:sz="0" w:space="0" w:color="auto"/>
        <w:right w:val="none" w:sz="0" w:space="0" w:color="auto"/>
      </w:divBdr>
    </w:div>
    <w:div w:id="1895043529">
      <w:bodyDiv w:val="1"/>
      <w:marLeft w:val="0"/>
      <w:marRight w:val="0"/>
      <w:marTop w:val="0"/>
      <w:marBottom w:val="0"/>
      <w:divBdr>
        <w:top w:val="none" w:sz="0" w:space="0" w:color="auto"/>
        <w:left w:val="none" w:sz="0" w:space="0" w:color="auto"/>
        <w:bottom w:val="none" w:sz="0" w:space="0" w:color="auto"/>
        <w:right w:val="none" w:sz="0" w:space="0" w:color="auto"/>
      </w:divBdr>
    </w:div>
    <w:div w:id="1895579565">
      <w:bodyDiv w:val="1"/>
      <w:marLeft w:val="0"/>
      <w:marRight w:val="0"/>
      <w:marTop w:val="0"/>
      <w:marBottom w:val="0"/>
      <w:divBdr>
        <w:top w:val="none" w:sz="0" w:space="0" w:color="auto"/>
        <w:left w:val="none" w:sz="0" w:space="0" w:color="auto"/>
        <w:bottom w:val="none" w:sz="0" w:space="0" w:color="auto"/>
        <w:right w:val="none" w:sz="0" w:space="0" w:color="auto"/>
      </w:divBdr>
    </w:div>
    <w:div w:id="1895966988">
      <w:bodyDiv w:val="1"/>
      <w:marLeft w:val="0"/>
      <w:marRight w:val="0"/>
      <w:marTop w:val="0"/>
      <w:marBottom w:val="0"/>
      <w:divBdr>
        <w:top w:val="none" w:sz="0" w:space="0" w:color="auto"/>
        <w:left w:val="none" w:sz="0" w:space="0" w:color="auto"/>
        <w:bottom w:val="none" w:sz="0" w:space="0" w:color="auto"/>
        <w:right w:val="none" w:sz="0" w:space="0" w:color="auto"/>
      </w:divBdr>
    </w:div>
    <w:div w:id="1896045256">
      <w:bodyDiv w:val="1"/>
      <w:marLeft w:val="0"/>
      <w:marRight w:val="0"/>
      <w:marTop w:val="0"/>
      <w:marBottom w:val="0"/>
      <w:divBdr>
        <w:top w:val="none" w:sz="0" w:space="0" w:color="auto"/>
        <w:left w:val="none" w:sz="0" w:space="0" w:color="auto"/>
        <w:bottom w:val="none" w:sz="0" w:space="0" w:color="auto"/>
        <w:right w:val="none" w:sz="0" w:space="0" w:color="auto"/>
      </w:divBdr>
    </w:div>
    <w:div w:id="1896118765">
      <w:bodyDiv w:val="1"/>
      <w:marLeft w:val="0"/>
      <w:marRight w:val="0"/>
      <w:marTop w:val="0"/>
      <w:marBottom w:val="0"/>
      <w:divBdr>
        <w:top w:val="none" w:sz="0" w:space="0" w:color="auto"/>
        <w:left w:val="none" w:sz="0" w:space="0" w:color="auto"/>
        <w:bottom w:val="none" w:sz="0" w:space="0" w:color="auto"/>
        <w:right w:val="none" w:sz="0" w:space="0" w:color="auto"/>
      </w:divBdr>
    </w:div>
    <w:div w:id="1896308749">
      <w:bodyDiv w:val="1"/>
      <w:marLeft w:val="0"/>
      <w:marRight w:val="0"/>
      <w:marTop w:val="0"/>
      <w:marBottom w:val="0"/>
      <w:divBdr>
        <w:top w:val="none" w:sz="0" w:space="0" w:color="auto"/>
        <w:left w:val="none" w:sz="0" w:space="0" w:color="auto"/>
        <w:bottom w:val="none" w:sz="0" w:space="0" w:color="auto"/>
        <w:right w:val="none" w:sz="0" w:space="0" w:color="auto"/>
      </w:divBdr>
    </w:div>
    <w:div w:id="1896508178">
      <w:bodyDiv w:val="1"/>
      <w:marLeft w:val="0"/>
      <w:marRight w:val="0"/>
      <w:marTop w:val="0"/>
      <w:marBottom w:val="0"/>
      <w:divBdr>
        <w:top w:val="none" w:sz="0" w:space="0" w:color="auto"/>
        <w:left w:val="none" w:sz="0" w:space="0" w:color="auto"/>
        <w:bottom w:val="none" w:sz="0" w:space="0" w:color="auto"/>
        <w:right w:val="none" w:sz="0" w:space="0" w:color="auto"/>
      </w:divBdr>
    </w:div>
    <w:div w:id="1896550760">
      <w:bodyDiv w:val="1"/>
      <w:marLeft w:val="0"/>
      <w:marRight w:val="0"/>
      <w:marTop w:val="0"/>
      <w:marBottom w:val="0"/>
      <w:divBdr>
        <w:top w:val="none" w:sz="0" w:space="0" w:color="auto"/>
        <w:left w:val="none" w:sz="0" w:space="0" w:color="auto"/>
        <w:bottom w:val="none" w:sz="0" w:space="0" w:color="auto"/>
        <w:right w:val="none" w:sz="0" w:space="0" w:color="auto"/>
      </w:divBdr>
    </w:div>
    <w:div w:id="1896575308">
      <w:bodyDiv w:val="1"/>
      <w:marLeft w:val="0"/>
      <w:marRight w:val="0"/>
      <w:marTop w:val="0"/>
      <w:marBottom w:val="0"/>
      <w:divBdr>
        <w:top w:val="none" w:sz="0" w:space="0" w:color="auto"/>
        <w:left w:val="none" w:sz="0" w:space="0" w:color="auto"/>
        <w:bottom w:val="none" w:sz="0" w:space="0" w:color="auto"/>
        <w:right w:val="none" w:sz="0" w:space="0" w:color="auto"/>
      </w:divBdr>
    </w:div>
    <w:div w:id="1896618081">
      <w:bodyDiv w:val="1"/>
      <w:marLeft w:val="0"/>
      <w:marRight w:val="0"/>
      <w:marTop w:val="0"/>
      <w:marBottom w:val="0"/>
      <w:divBdr>
        <w:top w:val="none" w:sz="0" w:space="0" w:color="auto"/>
        <w:left w:val="none" w:sz="0" w:space="0" w:color="auto"/>
        <w:bottom w:val="none" w:sz="0" w:space="0" w:color="auto"/>
        <w:right w:val="none" w:sz="0" w:space="0" w:color="auto"/>
      </w:divBdr>
    </w:div>
    <w:div w:id="1896698246">
      <w:bodyDiv w:val="1"/>
      <w:marLeft w:val="0"/>
      <w:marRight w:val="0"/>
      <w:marTop w:val="0"/>
      <w:marBottom w:val="0"/>
      <w:divBdr>
        <w:top w:val="none" w:sz="0" w:space="0" w:color="auto"/>
        <w:left w:val="none" w:sz="0" w:space="0" w:color="auto"/>
        <w:bottom w:val="none" w:sz="0" w:space="0" w:color="auto"/>
        <w:right w:val="none" w:sz="0" w:space="0" w:color="auto"/>
      </w:divBdr>
    </w:div>
    <w:div w:id="1896814037">
      <w:bodyDiv w:val="1"/>
      <w:marLeft w:val="0"/>
      <w:marRight w:val="0"/>
      <w:marTop w:val="0"/>
      <w:marBottom w:val="0"/>
      <w:divBdr>
        <w:top w:val="none" w:sz="0" w:space="0" w:color="auto"/>
        <w:left w:val="none" w:sz="0" w:space="0" w:color="auto"/>
        <w:bottom w:val="none" w:sz="0" w:space="0" w:color="auto"/>
        <w:right w:val="none" w:sz="0" w:space="0" w:color="auto"/>
      </w:divBdr>
    </w:div>
    <w:div w:id="1896817996">
      <w:bodyDiv w:val="1"/>
      <w:marLeft w:val="0"/>
      <w:marRight w:val="0"/>
      <w:marTop w:val="0"/>
      <w:marBottom w:val="0"/>
      <w:divBdr>
        <w:top w:val="none" w:sz="0" w:space="0" w:color="auto"/>
        <w:left w:val="none" w:sz="0" w:space="0" w:color="auto"/>
        <w:bottom w:val="none" w:sz="0" w:space="0" w:color="auto"/>
        <w:right w:val="none" w:sz="0" w:space="0" w:color="auto"/>
      </w:divBdr>
    </w:div>
    <w:div w:id="1897157929">
      <w:bodyDiv w:val="1"/>
      <w:marLeft w:val="0"/>
      <w:marRight w:val="0"/>
      <w:marTop w:val="0"/>
      <w:marBottom w:val="0"/>
      <w:divBdr>
        <w:top w:val="none" w:sz="0" w:space="0" w:color="auto"/>
        <w:left w:val="none" w:sz="0" w:space="0" w:color="auto"/>
        <w:bottom w:val="none" w:sz="0" w:space="0" w:color="auto"/>
        <w:right w:val="none" w:sz="0" w:space="0" w:color="auto"/>
      </w:divBdr>
    </w:div>
    <w:div w:id="1897163246">
      <w:bodyDiv w:val="1"/>
      <w:marLeft w:val="0"/>
      <w:marRight w:val="0"/>
      <w:marTop w:val="0"/>
      <w:marBottom w:val="0"/>
      <w:divBdr>
        <w:top w:val="none" w:sz="0" w:space="0" w:color="auto"/>
        <w:left w:val="none" w:sz="0" w:space="0" w:color="auto"/>
        <w:bottom w:val="none" w:sz="0" w:space="0" w:color="auto"/>
        <w:right w:val="none" w:sz="0" w:space="0" w:color="auto"/>
      </w:divBdr>
    </w:div>
    <w:div w:id="1897429453">
      <w:bodyDiv w:val="1"/>
      <w:marLeft w:val="0"/>
      <w:marRight w:val="0"/>
      <w:marTop w:val="0"/>
      <w:marBottom w:val="0"/>
      <w:divBdr>
        <w:top w:val="none" w:sz="0" w:space="0" w:color="auto"/>
        <w:left w:val="none" w:sz="0" w:space="0" w:color="auto"/>
        <w:bottom w:val="none" w:sz="0" w:space="0" w:color="auto"/>
        <w:right w:val="none" w:sz="0" w:space="0" w:color="auto"/>
      </w:divBdr>
    </w:div>
    <w:div w:id="1897740000">
      <w:bodyDiv w:val="1"/>
      <w:marLeft w:val="0"/>
      <w:marRight w:val="0"/>
      <w:marTop w:val="0"/>
      <w:marBottom w:val="0"/>
      <w:divBdr>
        <w:top w:val="none" w:sz="0" w:space="0" w:color="auto"/>
        <w:left w:val="none" w:sz="0" w:space="0" w:color="auto"/>
        <w:bottom w:val="none" w:sz="0" w:space="0" w:color="auto"/>
        <w:right w:val="none" w:sz="0" w:space="0" w:color="auto"/>
      </w:divBdr>
    </w:div>
    <w:div w:id="1897742765">
      <w:bodyDiv w:val="1"/>
      <w:marLeft w:val="0"/>
      <w:marRight w:val="0"/>
      <w:marTop w:val="0"/>
      <w:marBottom w:val="0"/>
      <w:divBdr>
        <w:top w:val="none" w:sz="0" w:space="0" w:color="auto"/>
        <w:left w:val="none" w:sz="0" w:space="0" w:color="auto"/>
        <w:bottom w:val="none" w:sz="0" w:space="0" w:color="auto"/>
        <w:right w:val="none" w:sz="0" w:space="0" w:color="auto"/>
      </w:divBdr>
    </w:div>
    <w:div w:id="1898315825">
      <w:bodyDiv w:val="1"/>
      <w:marLeft w:val="0"/>
      <w:marRight w:val="0"/>
      <w:marTop w:val="0"/>
      <w:marBottom w:val="0"/>
      <w:divBdr>
        <w:top w:val="none" w:sz="0" w:space="0" w:color="auto"/>
        <w:left w:val="none" w:sz="0" w:space="0" w:color="auto"/>
        <w:bottom w:val="none" w:sz="0" w:space="0" w:color="auto"/>
        <w:right w:val="none" w:sz="0" w:space="0" w:color="auto"/>
      </w:divBdr>
    </w:div>
    <w:div w:id="1898393423">
      <w:bodyDiv w:val="1"/>
      <w:marLeft w:val="0"/>
      <w:marRight w:val="0"/>
      <w:marTop w:val="0"/>
      <w:marBottom w:val="0"/>
      <w:divBdr>
        <w:top w:val="none" w:sz="0" w:space="0" w:color="auto"/>
        <w:left w:val="none" w:sz="0" w:space="0" w:color="auto"/>
        <w:bottom w:val="none" w:sz="0" w:space="0" w:color="auto"/>
        <w:right w:val="none" w:sz="0" w:space="0" w:color="auto"/>
      </w:divBdr>
    </w:div>
    <w:div w:id="1898584150">
      <w:bodyDiv w:val="1"/>
      <w:marLeft w:val="0"/>
      <w:marRight w:val="0"/>
      <w:marTop w:val="0"/>
      <w:marBottom w:val="0"/>
      <w:divBdr>
        <w:top w:val="none" w:sz="0" w:space="0" w:color="auto"/>
        <w:left w:val="none" w:sz="0" w:space="0" w:color="auto"/>
        <w:bottom w:val="none" w:sz="0" w:space="0" w:color="auto"/>
        <w:right w:val="none" w:sz="0" w:space="0" w:color="auto"/>
      </w:divBdr>
    </w:div>
    <w:div w:id="1898709016">
      <w:bodyDiv w:val="1"/>
      <w:marLeft w:val="0"/>
      <w:marRight w:val="0"/>
      <w:marTop w:val="0"/>
      <w:marBottom w:val="0"/>
      <w:divBdr>
        <w:top w:val="none" w:sz="0" w:space="0" w:color="auto"/>
        <w:left w:val="none" w:sz="0" w:space="0" w:color="auto"/>
        <w:bottom w:val="none" w:sz="0" w:space="0" w:color="auto"/>
        <w:right w:val="none" w:sz="0" w:space="0" w:color="auto"/>
      </w:divBdr>
    </w:div>
    <w:div w:id="1899171046">
      <w:bodyDiv w:val="1"/>
      <w:marLeft w:val="0"/>
      <w:marRight w:val="0"/>
      <w:marTop w:val="0"/>
      <w:marBottom w:val="0"/>
      <w:divBdr>
        <w:top w:val="none" w:sz="0" w:space="0" w:color="auto"/>
        <w:left w:val="none" w:sz="0" w:space="0" w:color="auto"/>
        <w:bottom w:val="none" w:sz="0" w:space="0" w:color="auto"/>
        <w:right w:val="none" w:sz="0" w:space="0" w:color="auto"/>
      </w:divBdr>
    </w:div>
    <w:div w:id="1899196114">
      <w:bodyDiv w:val="1"/>
      <w:marLeft w:val="0"/>
      <w:marRight w:val="0"/>
      <w:marTop w:val="0"/>
      <w:marBottom w:val="0"/>
      <w:divBdr>
        <w:top w:val="none" w:sz="0" w:space="0" w:color="auto"/>
        <w:left w:val="none" w:sz="0" w:space="0" w:color="auto"/>
        <w:bottom w:val="none" w:sz="0" w:space="0" w:color="auto"/>
        <w:right w:val="none" w:sz="0" w:space="0" w:color="auto"/>
      </w:divBdr>
    </w:div>
    <w:div w:id="1899390855">
      <w:bodyDiv w:val="1"/>
      <w:marLeft w:val="0"/>
      <w:marRight w:val="0"/>
      <w:marTop w:val="0"/>
      <w:marBottom w:val="0"/>
      <w:divBdr>
        <w:top w:val="none" w:sz="0" w:space="0" w:color="auto"/>
        <w:left w:val="none" w:sz="0" w:space="0" w:color="auto"/>
        <w:bottom w:val="none" w:sz="0" w:space="0" w:color="auto"/>
        <w:right w:val="none" w:sz="0" w:space="0" w:color="auto"/>
      </w:divBdr>
    </w:div>
    <w:div w:id="1899633288">
      <w:bodyDiv w:val="1"/>
      <w:marLeft w:val="0"/>
      <w:marRight w:val="0"/>
      <w:marTop w:val="0"/>
      <w:marBottom w:val="0"/>
      <w:divBdr>
        <w:top w:val="none" w:sz="0" w:space="0" w:color="auto"/>
        <w:left w:val="none" w:sz="0" w:space="0" w:color="auto"/>
        <w:bottom w:val="none" w:sz="0" w:space="0" w:color="auto"/>
        <w:right w:val="none" w:sz="0" w:space="0" w:color="auto"/>
      </w:divBdr>
    </w:div>
    <w:div w:id="1900094040">
      <w:bodyDiv w:val="1"/>
      <w:marLeft w:val="0"/>
      <w:marRight w:val="0"/>
      <w:marTop w:val="0"/>
      <w:marBottom w:val="0"/>
      <w:divBdr>
        <w:top w:val="none" w:sz="0" w:space="0" w:color="auto"/>
        <w:left w:val="none" w:sz="0" w:space="0" w:color="auto"/>
        <w:bottom w:val="none" w:sz="0" w:space="0" w:color="auto"/>
        <w:right w:val="none" w:sz="0" w:space="0" w:color="auto"/>
      </w:divBdr>
    </w:div>
    <w:div w:id="1900167273">
      <w:bodyDiv w:val="1"/>
      <w:marLeft w:val="0"/>
      <w:marRight w:val="0"/>
      <w:marTop w:val="0"/>
      <w:marBottom w:val="0"/>
      <w:divBdr>
        <w:top w:val="none" w:sz="0" w:space="0" w:color="auto"/>
        <w:left w:val="none" w:sz="0" w:space="0" w:color="auto"/>
        <w:bottom w:val="none" w:sz="0" w:space="0" w:color="auto"/>
        <w:right w:val="none" w:sz="0" w:space="0" w:color="auto"/>
      </w:divBdr>
    </w:div>
    <w:div w:id="1900241293">
      <w:bodyDiv w:val="1"/>
      <w:marLeft w:val="0"/>
      <w:marRight w:val="0"/>
      <w:marTop w:val="0"/>
      <w:marBottom w:val="0"/>
      <w:divBdr>
        <w:top w:val="none" w:sz="0" w:space="0" w:color="auto"/>
        <w:left w:val="none" w:sz="0" w:space="0" w:color="auto"/>
        <w:bottom w:val="none" w:sz="0" w:space="0" w:color="auto"/>
        <w:right w:val="none" w:sz="0" w:space="0" w:color="auto"/>
      </w:divBdr>
    </w:div>
    <w:div w:id="1900246659">
      <w:bodyDiv w:val="1"/>
      <w:marLeft w:val="0"/>
      <w:marRight w:val="0"/>
      <w:marTop w:val="0"/>
      <w:marBottom w:val="0"/>
      <w:divBdr>
        <w:top w:val="none" w:sz="0" w:space="0" w:color="auto"/>
        <w:left w:val="none" w:sz="0" w:space="0" w:color="auto"/>
        <w:bottom w:val="none" w:sz="0" w:space="0" w:color="auto"/>
        <w:right w:val="none" w:sz="0" w:space="0" w:color="auto"/>
      </w:divBdr>
    </w:div>
    <w:div w:id="1900554453">
      <w:bodyDiv w:val="1"/>
      <w:marLeft w:val="0"/>
      <w:marRight w:val="0"/>
      <w:marTop w:val="0"/>
      <w:marBottom w:val="0"/>
      <w:divBdr>
        <w:top w:val="none" w:sz="0" w:space="0" w:color="auto"/>
        <w:left w:val="none" w:sz="0" w:space="0" w:color="auto"/>
        <w:bottom w:val="none" w:sz="0" w:space="0" w:color="auto"/>
        <w:right w:val="none" w:sz="0" w:space="0" w:color="auto"/>
      </w:divBdr>
    </w:div>
    <w:div w:id="1900703066">
      <w:bodyDiv w:val="1"/>
      <w:marLeft w:val="0"/>
      <w:marRight w:val="0"/>
      <w:marTop w:val="0"/>
      <w:marBottom w:val="0"/>
      <w:divBdr>
        <w:top w:val="none" w:sz="0" w:space="0" w:color="auto"/>
        <w:left w:val="none" w:sz="0" w:space="0" w:color="auto"/>
        <w:bottom w:val="none" w:sz="0" w:space="0" w:color="auto"/>
        <w:right w:val="none" w:sz="0" w:space="0" w:color="auto"/>
      </w:divBdr>
    </w:div>
    <w:div w:id="1900745856">
      <w:bodyDiv w:val="1"/>
      <w:marLeft w:val="0"/>
      <w:marRight w:val="0"/>
      <w:marTop w:val="0"/>
      <w:marBottom w:val="0"/>
      <w:divBdr>
        <w:top w:val="none" w:sz="0" w:space="0" w:color="auto"/>
        <w:left w:val="none" w:sz="0" w:space="0" w:color="auto"/>
        <w:bottom w:val="none" w:sz="0" w:space="0" w:color="auto"/>
        <w:right w:val="none" w:sz="0" w:space="0" w:color="auto"/>
      </w:divBdr>
    </w:div>
    <w:div w:id="1900824935">
      <w:bodyDiv w:val="1"/>
      <w:marLeft w:val="0"/>
      <w:marRight w:val="0"/>
      <w:marTop w:val="0"/>
      <w:marBottom w:val="0"/>
      <w:divBdr>
        <w:top w:val="none" w:sz="0" w:space="0" w:color="auto"/>
        <w:left w:val="none" w:sz="0" w:space="0" w:color="auto"/>
        <w:bottom w:val="none" w:sz="0" w:space="0" w:color="auto"/>
        <w:right w:val="none" w:sz="0" w:space="0" w:color="auto"/>
      </w:divBdr>
    </w:div>
    <w:div w:id="1901597851">
      <w:bodyDiv w:val="1"/>
      <w:marLeft w:val="0"/>
      <w:marRight w:val="0"/>
      <w:marTop w:val="0"/>
      <w:marBottom w:val="0"/>
      <w:divBdr>
        <w:top w:val="none" w:sz="0" w:space="0" w:color="auto"/>
        <w:left w:val="none" w:sz="0" w:space="0" w:color="auto"/>
        <w:bottom w:val="none" w:sz="0" w:space="0" w:color="auto"/>
        <w:right w:val="none" w:sz="0" w:space="0" w:color="auto"/>
      </w:divBdr>
    </w:div>
    <w:div w:id="1901624875">
      <w:bodyDiv w:val="1"/>
      <w:marLeft w:val="0"/>
      <w:marRight w:val="0"/>
      <w:marTop w:val="0"/>
      <w:marBottom w:val="0"/>
      <w:divBdr>
        <w:top w:val="none" w:sz="0" w:space="0" w:color="auto"/>
        <w:left w:val="none" w:sz="0" w:space="0" w:color="auto"/>
        <w:bottom w:val="none" w:sz="0" w:space="0" w:color="auto"/>
        <w:right w:val="none" w:sz="0" w:space="0" w:color="auto"/>
      </w:divBdr>
    </w:div>
    <w:div w:id="1901669556">
      <w:bodyDiv w:val="1"/>
      <w:marLeft w:val="0"/>
      <w:marRight w:val="0"/>
      <w:marTop w:val="0"/>
      <w:marBottom w:val="0"/>
      <w:divBdr>
        <w:top w:val="none" w:sz="0" w:space="0" w:color="auto"/>
        <w:left w:val="none" w:sz="0" w:space="0" w:color="auto"/>
        <w:bottom w:val="none" w:sz="0" w:space="0" w:color="auto"/>
        <w:right w:val="none" w:sz="0" w:space="0" w:color="auto"/>
      </w:divBdr>
    </w:div>
    <w:div w:id="1902015487">
      <w:bodyDiv w:val="1"/>
      <w:marLeft w:val="0"/>
      <w:marRight w:val="0"/>
      <w:marTop w:val="0"/>
      <w:marBottom w:val="0"/>
      <w:divBdr>
        <w:top w:val="none" w:sz="0" w:space="0" w:color="auto"/>
        <w:left w:val="none" w:sz="0" w:space="0" w:color="auto"/>
        <w:bottom w:val="none" w:sz="0" w:space="0" w:color="auto"/>
        <w:right w:val="none" w:sz="0" w:space="0" w:color="auto"/>
      </w:divBdr>
    </w:div>
    <w:div w:id="1902204220">
      <w:bodyDiv w:val="1"/>
      <w:marLeft w:val="0"/>
      <w:marRight w:val="0"/>
      <w:marTop w:val="0"/>
      <w:marBottom w:val="0"/>
      <w:divBdr>
        <w:top w:val="none" w:sz="0" w:space="0" w:color="auto"/>
        <w:left w:val="none" w:sz="0" w:space="0" w:color="auto"/>
        <w:bottom w:val="none" w:sz="0" w:space="0" w:color="auto"/>
        <w:right w:val="none" w:sz="0" w:space="0" w:color="auto"/>
      </w:divBdr>
    </w:div>
    <w:div w:id="1902254041">
      <w:bodyDiv w:val="1"/>
      <w:marLeft w:val="0"/>
      <w:marRight w:val="0"/>
      <w:marTop w:val="0"/>
      <w:marBottom w:val="0"/>
      <w:divBdr>
        <w:top w:val="none" w:sz="0" w:space="0" w:color="auto"/>
        <w:left w:val="none" w:sz="0" w:space="0" w:color="auto"/>
        <w:bottom w:val="none" w:sz="0" w:space="0" w:color="auto"/>
        <w:right w:val="none" w:sz="0" w:space="0" w:color="auto"/>
      </w:divBdr>
    </w:div>
    <w:div w:id="1902709200">
      <w:bodyDiv w:val="1"/>
      <w:marLeft w:val="0"/>
      <w:marRight w:val="0"/>
      <w:marTop w:val="0"/>
      <w:marBottom w:val="0"/>
      <w:divBdr>
        <w:top w:val="none" w:sz="0" w:space="0" w:color="auto"/>
        <w:left w:val="none" w:sz="0" w:space="0" w:color="auto"/>
        <w:bottom w:val="none" w:sz="0" w:space="0" w:color="auto"/>
        <w:right w:val="none" w:sz="0" w:space="0" w:color="auto"/>
      </w:divBdr>
    </w:div>
    <w:div w:id="1902909661">
      <w:bodyDiv w:val="1"/>
      <w:marLeft w:val="0"/>
      <w:marRight w:val="0"/>
      <w:marTop w:val="0"/>
      <w:marBottom w:val="0"/>
      <w:divBdr>
        <w:top w:val="none" w:sz="0" w:space="0" w:color="auto"/>
        <w:left w:val="none" w:sz="0" w:space="0" w:color="auto"/>
        <w:bottom w:val="none" w:sz="0" w:space="0" w:color="auto"/>
        <w:right w:val="none" w:sz="0" w:space="0" w:color="auto"/>
      </w:divBdr>
    </w:div>
    <w:div w:id="1903132345">
      <w:bodyDiv w:val="1"/>
      <w:marLeft w:val="0"/>
      <w:marRight w:val="0"/>
      <w:marTop w:val="0"/>
      <w:marBottom w:val="0"/>
      <w:divBdr>
        <w:top w:val="none" w:sz="0" w:space="0" w:color="auto"/>
        <w:left w:val="none" w:sz="0" w:space="0" w:color="auto"/>
        <w:bottom w:val="none" w:sz="0" w:space="0" w:color="auto"/>
        <w:right w:val="none" w:sz="0" w:space="0" w:color="auto"/>
      </w:divBdr>
    </w:div>
    <w:div w:id="1903247015">
      <w:bodyDiv w:val="1"/>
      <w:marLeft w:val="0"/>
      <w:marRight w:val="0"/>
      <w:marTop w:val="0"/>
      <w:marBottom w:val="0"/>
      <w:divBdr>
        <w:top w:val="none" w:sz="0" w:space="0" w:color="auto"/>
        <w:left w:val="none" w:sz="0" w:space="0" w:color="auto"/>
        <w:bottom w:val="none" w:sz="0" w:space="0" w:color="auto"/>
        <w:right w:val="none" w:sz="0" w:space="0" w:color="auto"/>
      </w:divBdr>
    </w:div>
    <w:div w:id="1903444714">
      <w:bodyDiv w:val="1"/>
      <w:marLeft w:val="0"/>
      <w:marRight w:val="0"/>
      <w:marTop w:val="0"/>
      <w:marBottom w:val="0"/>
      <w:divBdr>
        <w:top w:val="none" w:sz="0" w:space="0" w:color="auto"/>
        <w:left w:val="none" w:sz="0" w:space="0" w:color="auto"/>
        <w:bottom w:val="none" w:sz="0" w:space="0" w:color="auto"/>
        <w:right w:val="none" w:sz="0" w:space="0" w:color="auto"/>
      </w:divBdr>
    </w:div>
    <w:div w:id="1903558749">
      <w:bodyDiv w:val="1"/>
      <w:marLeft w:val="0"/>
      <w:marRight w:val="0"/>
      <w:marTop w:val="0"/>
      <w:marBottom w:val="0"/>
      <w:divBdr>
        <w:top w:val="none" w:sz="0" w:space="0" w:color="auto"/>
        <w:left w:val="none" w:sz="0" w:space="0" w:color="auto"/>
        <w:bottom w:val="none" w:sz="0" w:space="0" w:color="auto"/>
        <w:right w:val="none" w:sz="0" w:space="0" w:color="auto"/>
      </w:divBdr>
    </w:div>
    <w:div w:id="1904095004">
      <w:bodyDiv w:val="1"/>
      <w:marLeft w:val="0"/>
      <w:marRight w:val="0"/>
      <w:marTop w:val="0"/>
      <w:marBottom w:val="0"/>
      <w:divBdr>
        <w:top w:val="none" w:sz="0" w:space="0" w:color="auto"/>
        <w:left w:val="none" w:sz="0" w:space="0" w:color="auto"/>
        <w:bottom w:val="none" w:sz="0" w:space="0" w:color="auto"/>
        <w:right w:val="none" w:sz="0" w:space="0" w:color="auto"/>
      </w:divBdr>
    </w:div>
    <w:div w:id="1904098433">
      <w:bodyDiv w:val="1"/>
      <w:marLeft w:val="0"/>
      <w:marRight w:val="0"/>
      <w:marTop w:val="0"/>
      <w:marBottom w:val="0"/>
      <w:divBdr>
        <w:top w:val="none" w:sz="0" w:space="0" w:color="auto"/>
        <w:left w:val="none" w:sz="0" w:space="0" w:color="auto"/>
        <w:bottom w:val="none" w:sz="0" w:space="0" w:color="auto"/>
        <w:right w:val="none" w:sz="0" w:space="0" w:color="auto"/>
      </w:divBdr>
    </w:div>
    <w:div w:id="1904290116">
      <w:bodyDiv w:val="1"/>
      <w:marLeft w:val="0"/>
      <w:marRight w:val="0"/>
      <w:marTop w:val="0"/>
      <w:marBottom w:val="0"/>
      <w:divBdr>
        <w:top w:val="none" w:sz="0" w:space="0" w:color="auto"/>
        <w:left w:val="none" w:sz="0" w:space="0" w:color="auto"/>
        <w:bottom w:val="none" w:sz="0" w:space="0" w:color="auto"/>
        <w:right w:val="none" w:sz="0" w:space="0" w:color="auto"/>
      </w:divBdr>
    </w:div>
    <w:div w:id="1904363291">
      <w:bodyDiv w:val="1"/>
      <w:marLeft w:val="0"/>
      <w:marRight w:val="0"/>
      <w:marTop w:val="0"/>
      <w:marBottom w:val="0"/>
      <w:divBdr>
        <w:top w:val="none" w:sz="0" w:space="0" w:color="auto"/>
        <w:left w:val="none" w:sz="0" w:space="0" w:color="auto"/>
        <w:bottom w:val="none" w:sz="0" w:space="0" w:color="auto"/>
        <w:right w:val="none" w:sz="0" w:space="0" w:color="auto"/>
      </w:divBdr>
    </w:div>
    <w:div w:id="1904367881">
      <w:bodyDiv w:val="1"/>
      <w:marLeft w:val="0"/>
      <w:marRight w:val="0"/>
      <w:marTop w:val="0"/>
      <w:marBottom w:val="0"/>
      <w:divBdr>
        <w:top w:val="none" w:sz="0" w:space="0" w:color="auto"/>
        <w:left w:val="none" w:sz="0" w:space="0" w:color="auto"/>
        <w:bottom w:val="none" w:sz="0" w:space="0" w:color="auto"/>
        <w:right w:val="none" w:sz="0" w:space="0" w:color="auto"/>
      </w:divBdr>
    </w:div>
    <w:div w:id="1904632689">
      <w:bodyDiv w:val="1"/>
      <w:marLeft w:val="0"/>
      <w:marRight w:val="0"/>
      <w:marTop w:val="0"/>
      <w:marBottom w:val="0"/>
      <w:divBdr>
        <w:top w:val="none" w:sz="0" w:space="0" w:color="auto"/>
        <w:left w:val="none" w:sz="0" w:space="0" w:color="auto"/>
        <w:bottom w:val="none" w:sz="0" w:space="0" w:color="auto"/>
        <w:right w:val="none" w:sz="0" w:space="0" w:color="auto"/>
      </w:divBdr>
    </w:div>
    <w:div w:id="1904874886">
      <w:bodyDiv w:val="1"/>
      <w:marLeft w:val="0"/>
      <w:marRight w:val="0"/>
      <w:marTop w:val="0"/>
      <w:marBottom w:val="0"/>
      <w:divBdr>
        <w:top w:val="none" w:sz="0" w:space="0" w:color="auto"/>
        <w:left w:val="none" w:sz="0" w:space="0" w:color="auto"/>
        <w:bottom w:val="none" w:sz="0" w:space="0" w:color="auto"/>
        <w:right w:val="none" w:sz="0" w:space="0" w:color="auto"/>
      </w:divBdr>
    </w:div>
    <w:div w:id="1904875168">
      <w:bodyDiv w:val="1"/>
      <w:marLeft w:val="0"/>
      <w:marRight w:val="0"/>
      <w:marTop w:val="0"/>
      <w:marBottom w:val="0"/>
      <w:divBdr>
        <w:top w:val="none" w:sz="0" w:space="0" w:color="auto"/>
        <w:left w:val="none" w:sz="0" w:space="0" w:color="auto"/>
        <w:bottom w:val="none" w:sz="0" w:space="0" w:color="auto"/>
        <w:right w:val="none" w:sz="0" w:space="0" w:color="auto"/>
      </w:divBdr>
    </w:div>
    <w:div w:id="1905093892">
      <w:bodyDiv w:val="1"/>
      <w:marLeft w:val="0"/>
      <w:marRight w:val="0"/>
      <w:marTop w:val="0"/>
      <w:marBottom w:val="0"/>
      <w:divBdr>
        <w:top w:val="none" w:sz="0" w:space="0" w:color="auto"/>
        <w:left w:val="none" w:sz="0" w:space="0" w:color="auto"/>
        <w:bottom w:val="none" w:sz="0" w:space="0" w:color="auto"/>
        <w:right w:val="none" w:sz="0" w:space="0" w:color="auto"/>
      </w:divBdr>
    </w:div>
    <w:div w:id="1905339018">
      <w:bodyDiv w:val="1"/>
      <w:marLeft w:val="0"/>
      <w:marRight w:val="0"/>
      <w:marTop w:val="0"/>
      <w:marBottom w:val="0"/>
      <w:divBdr>
        <w:top w:val="none" w:sz="0" w:space="0" w:color="auto"/>
        <w:left w:val="none" w:sz="0" w:space="0" w:color="auto"/>
        <w:bottom w:val="none" w:sz="0" w:space="0" w:color="auto"/>
        <w:right w:val="none" w:sz="0" w:space="0" w:color="auto"/>
      </w:divBdr>
    </w:div>
    <w:div w:id="1905412076">
      <w:bodyDiv w:val="1"/>
      <w:marLeft w:val="0"/>
      <w:marRight w:val="0"/>
      <w:marTop w:val="0"/>
      <w:marBottom w:val="0"/>
      <w:divBdr>
        <w:top w:val="none" w:sz="0" w:space="0" w:color="auto"/>
        <w:left w:val="none" w:sz="0" w:space="0" w:color="auto"/>
        <w:bottom w:val="none" w:sz="0" w:space="0" w:color="auto"/>
        <w:right w:val="none" w:sz="0" w:space="0" w:color="auto"/>
      </w:divBdr>
    </w:div>
    <w:div w:id="1905486580">
      <w:bodyDiv w:val="1"/>
      <w:marLeft w:val="0"/>
      <w:marRight w:val="0"/>
      <w:marTop w:val="0"/>
      <w:marBottom w:val="0"/>
      <w:divBdr>
        <w:top w:val="none" w:sz="0" w:space="0" w:color="auto"/>
        <w:left w:val="none" w:sz="0" w:space="0" w:color="auto"/>
        <w:bottom w:val="none" w:sz="0" w:space="0" w:color="auto"/>
        <w:right w:val="none" w:sz="0" w:space="0" w:color="auto"/>
      </w:divBdr>
    </w:div>
    <w:div w:id="1905556004">
      <w:bodyDiv w:val="1"/>
      <w:marLeft w:val="0"/>
      <w:marRight w:val="0"/>
      <w:marTop w:val="0"/>
      <w:marBottom w:val="0"/>
      <w:divBdr>
        <w:top w:val="none" w:sz="0" w:space="0" w:color="auto"/>
        <w:left w:val="none" w:sz="0" w:space="0" w:color="auto"/>
        <w:bottom w:val="none" w:sz="0" w:space="0" w:color="auto"/>
        <w:right w:val="none" w:sz="0" w:space="0" w:color="auto"/>
      </w:divBdr>
    </w:div>
    <w:div w:id="1905680042">
      <w:bodyDiv w:val="1"/>
      <w:marLeft w:val="0"/>
      <w:marRight w:val="0"/>
      <w:marTop w:val="0"/>
      <w:marBottom w:val="0"/>
      <w:divBdr>
        <w:top w:val="none" w:sz="0" w:space="0" w:color="auto"/>
        <w:left w:val="none" w:sz="0" w:space="0" w:color="auto"/>
        <w:bottom w:val="none" w:sz="0" w:space="0" w:color="auto"/>
        <w:right w:val="none" w:sz="0" w:space="0" w:color="auto"/>
      </w:divBdr>
    </w:div>
    <w:div w:id="1906060150">
      <w:bodyDiv w:val="1"/>
      <w:marLeft w:val="0"/>
      <w:marRight w:val="0"/>
      <w:marTop w:val="0"/>
      <w:marBottom w:val="0"/>
      <w:divBdr>
        <w:top w:val="none" w:sz="0" w:space="0" w:color="auto"/>
        <w:left w:val="none" w:sz="0" w:space="0" w:color="auto"/>
        <w:bottom w:val="none" w:sz="0" w:space="0" w:color="auto"/>
        <w:right w:val="none" w:sz="0" w:space="0" w:color="auto"/>
      </w:divBdr>
    </w:div>
    <w:div w:id="1906064967">
      <w:bodyDiv w:val="1"/>
      <w:marLeft w:val="0"/>
      <w:marRight w:val="0"/>
      <w:marTop w:val="0"/>
      <w:marBottom w:val="0"/>
      <w:divBdr>
        <w:top w:val="none" w:sz="0" w:space="0" w:color="auto"/>
        <w:left w:val="none" w:sz="0" w:space="0" w:color="auto"/>
        <w:bottom w:val="none" w:sz="0" w:space="0" w:color="auto"/>
        <w:right w:val="none" w:sz="0" w:space="0" w:color="auto"/>
      </w:divBdr>
    </w:div>
    <w:div w:id="1906605277">
      <w:bodyDiv w:val="1"/>
      <w:marLeft w:val="0"/>
      <w:marRight w:val="0"/>
      <w:marTop w:val="0"/>
      <w:marBottom w:val="0"/>
      <w:divBdr>
        <w:top w:val="none" w:sz="0" w:space="0" w:color="auto"/>
        <w:left w:val="none" w:sz="0" w:space="0" w:color="auto"/>
        <w:bottom w:val="none" w:sz="0" w:space="0" w:color="auto"/>
        <w:right w:val="none" w:sz="0" w:space="0" w:color="auto"/>
      </w:divBdr>
    </w:div>
    <w:div w:id="1906795278">
      <w:bodyDiv w:val="1"/>
      <w:marLeft w:val="0"/>
      <w:marRight w:val="0"/>
      <w:marTop w:val="0"/>
      <w:marBottom w:val="0"/>
      <w:divBdr>
        <w:top w:val="none" w:sz="0" w:space="0" w:color="auto"/>
        <w:left w:val="none" w:sz="0" w:space="0" w:color="auto"/>
        <w:bottom w:val="none" w:sz="0" w:space="0" w:color="auto"/>
        <w:right w:val="none" w:sz="0" w:space="0" w:color="auto"/>
      </w:divBdr>
    </w:div>
    <w:div w:id="1906911110">
      <w:bodyDiv w:val="1"/>
      <w:marLeft w:val="0"/>
      <w:marRight w:val="0"/>
      <w:marTop w:val="0"/>
      <w:marBottom w:val="0"/>
      <w:divBdr>
        <w:top w:val="none" w:sz="0" w:space="0" w:color="auto"/>
        <w:left w:val="none" w:sz="0" w:space="0" w:color="auto"/>
        <w:bottom w:val="none" w:sz="0" w:space="0" w:color="auto"/>
        <w:right w:val="none" w:sz="0" w:space="0" w:color="auto"/>
      </w:divBdr>
    </w:div>
    <w:div w:id="1906988947">
      <w:bodyDiv w:val="1"/>
      <w:marLeft w:val="0"/>
      <w:marRight w:val="0"/>
      <w:marTop w:val="0"/>
      <w:marBottom w:val="0"/>
      <w:divBdr>
        <w:top w:val="none" w:sz="0" w:space="0" w:color="auto"/>
        <w:left w:val="none" w:sz="0" w:space="0" w:color="auto"/>
        <w:bottom w:val="none" w:sz="0" w:space="0" w:color="auto"/>
        <w:right w:val="none" w:sz="0" w:space="0" w:color="auto"/>
      </w:divBdr>
    </w:div>
    <w:div w:id="1907033199">
      <w:bodyDiv w:val="1"/>
      <w:marLeft w:val="0"/>
      <w:marRight w:val="0"/>
      <w:marTop w:val="0"/>
      <w:marBottom w:val="0"/>
      <w:divBdr>
        <w:top w:val="none" w:sz="0" w:space="0" w:color="auto"/>
        <w:left w:val="none" w:sz="0" w:space="0" w:color="auto"/>
        <w:bottom w:val="none" w:sz="0" w:space="0" w:color="auto"/>
        <w:right w:val="none" w:sz="0" w:space="0" w:color="auto"/>
      </w:divBdr>
    </w:div>
    <w:div w:id="1907178770">
      <w:bodyDiv w:val="1"/>
      <w:marLeft w:val="0"/>
      <w:marRight w:val="0"/>
      <w:marTop w:val="0"/>
      <w:marBottom w:val="0"/>
      <w:divBdr>
        <w:top w:val="none" w:sz="0" w:space="0" w:color="auto"/>
        <w:left w:val="none" w:sz="0" w:space="0" w:color="auto"/>
        <w:bottom w:val="none" w:sz="0" w:space="0" w:color="auto"/>
        <w:right w:val="none" w:sz="0" w:space="0" w:color="auto"/>
      </w:divBdr>
    </w:div>
    <w:div w:id="1907302797">
      <w:bodyDiv w:val="1"/>
      <w:marLeft w:val="0"/>
      <w:marRight w:val="0"/>
      <w:marTop w:val="0"/>
      <w:marBottom w:val="0"/>
      <w:divBdr>
        <w:top w:val="none" w:sz="0" w:space="0" w:color="auto"/>
        <w:left w:val="none" w:sz="0" w:space="0" w:color="auto"/>
        <w:bottom w:val="none" w:sz="0" w:space="0" w:color="auto"/>
        <w:right w:val="none" w:sz="0" w:space="0" w:color="auto"/>
      </w:divBdr>
    </w:div>
    <w:div w:id="1907371111">
      <w:bodyDiv w:val="1"/>
      <w:marLeft w:val="0"/>
      <w:marRight w:val="0"/>
      <w:marTop w:val="0"/>
      <w:marBottom w:val="0"/>
      <w:divBdr>
        <w:top w:val="none" w:sz="0" w:space="0" w:color="auto"/>
        <w:left w:val="none" w:sz="0" w:space="0" w:color="auto"/>
        <w:bottom w:val="none" w:sz="0" w:space="0" w:color="auto"/>
        <w:right w:val="none" w:sz="0" w:space="0" w:color="auto"/>
      </w:divBdr>
    </w:div>
    <w:div w:id="1907446539">
      <w:bodyDiv w:val="1"/>
      <w:marLeft w:val="0"/>
      <w:marRight w:val="0"/>
      <w:marTop w:val="0"/>
      <w:marBottom w:val="0"/>
      <w:divBdr>
        <w:top w:val="none" w:sz="0" w:space="0" w:color="auto"/>
        <w:left w:val="none" w:sz="0" w:space="0" w:color="auto"/>
        <w:bottom w:val="none" w:sz="0" w:space="0" w:color="auto"/>
        <w:right w:val="none" w:sz="0" w:space="0" w:color="auto"/>
      </w:divBdr>
    </w:div>
    <w:div w:id="1907455553">
      <w:bodyDiv w:val="1"/>
      <w:marLeft w:val="0"/>
      <w:marRight w:val="0"/>
      <w:marTop w:val="0"/>
      <w:marBottom w:val="0"/>
      <w:divBdr>
        <w:top w:val="none" w:sz="0" w:space="0" w:color="auto"/>
        <w:left w:val="none" w:sz="0" w:space="0" w:color="auto"/>
        <w:bottom w:val="none" w:sz="0" w:space="0" w:color="auto"/>
        <w:right w:val="none" w:sz="0" w:space="0" w:color="auto"/>
      </w:divBdr>
    </w:div>
    <w:div w:id="1907565542">
      <w:bodyDiv w:val="1"/>
      <w:marLeft w:val="0"/>
      <w:marRight w:val="0"/>
      <w:marTop w:val="0"/>
      <w:marBottom w:val="0"/>
      <w:divBdr>
        <w:top w:val="none" w:sz="0" w:space="0" w:color="auto"/>
        <w:left w:val="none" w:sz="0" w:space="0" w:color="auto"/>
        <w:bottom w:val="none" w:sz="0" w:space="0" w:color="auto"/>
        <w:right w:val="none" w:sz="0" w:space="0" w:color="auto"/>
      </w:divBdr>
    </w:div>
    <w:div w:id="1907571016">
      <w:bodyDiv w:val="1"/>
      <w:marLeft w:val="0"/>
      <w:marRight w:val="0"/>
      <w:marTop w:val="0"/>
      <w:marBottom w:val="0"/>
      <w:divBdr>
        <w:top w:val="none" w:sz="0" w:space="0" w:color="auto"/>
        <w:left w:val="none" w:sz="0" w:space="0" w:color="auto"/>
        <w:bottom w:val="none" w:sz="0" w:space="0" w:color="auto"/>
        <w:right w:val="none" w:sz="0" w:space="0" w:color="auto"/>
      </w:divBdr>
    </w:div>
    <w:div w:id="1908029135">
      <w:bodyDiv w:val="1"/>
      <w:marLeft w:val="0"/>
      <w:marRight w:val="0"/>
      <w:marTop w:val="0"/>
      <w:marBottom w:val="0"/>
      <w:divBdr>
        <w:top w:val="none" w:sz="0" w:space="0" w:color="auto"/>
        <w:left w:val="none" w:sz="0" w:space="0" w:color="auto"/>
        <w:bottom w:val="none" w:sz="0" w:space="0" w:color="auto"/>
        <w:right w:val="none" w:sz="0" w:space="0" w:color="auto"/>
      </w:divBdr>
    </w:div>
    <w:div w:id="1908029501">
      <w:bodyDiv w:val="1"/>
      <w:marLeft w:val="0"/>
      <w:marRight w:val="0"/>
      <w:marTop w:val="0"/>
      <w:marBottom w:val="0"/>
      <w:divBdr>
        <w:top w:val="none" w:sz="0" w:space="0" w:color="auto"/>
        <w:left w:val="none" w:sz="0" w:space="0" w:color="auto"/>
        <w:bottom w:val="none" w:sz="0" w:space="0" w:color="auto"/>
        <w:right w:val="none" w:sz="0" w:space="0" w:color="auto"/>
      </w:divBdr>
    </w:div>
    <w:div w:id="1908030110">
      <w:bodyDiv w:val="1"/>
      <w:marLeft w:val="0"/>
      <w:marRight w:val="0"/>
      <w:marTop w:val="0"/>
      <w:marBottom w:val="0"/>
      <w:divBdr>
        <w:top w:val="none" w:sz="0" w:space="0" w:color="auto"/>
        <w:left w:val="none" w:sz="0" w:space="0" w:color="auto"/>
        <w:bottom w:val="none" w:sz="0" w:space="0" w:color="auto"/>
        <w:right w:val="none" w:sz="0" w:space="0" w:color="auto"/>
      </w:divBdr>
    </w:div>
    <w:div w:id="1908370853">
      <w:bodyDiv w:val="1"/>
      <w:marLeft w:val="0"/>
      <w:marRight w:val="0"/>
      <w:marTop w:val="0"/>
      <w:marBottom w:val="0"/>
      <w:divBdr>
        <w:top w:val="none" w:sz="0" w:space="0" w:color="auto"/>
        <w:left w:val="none" w:sz="0" w:space="0" w:color="auto"/>
        <w:bottom w:val="none" w:sz="0" w:space="0" w:color="auto"/>
        <w:right w:val="none" w:sz="0" w:space="0" w:color="auto"/>
      </w:divBdr>
    </w:div>
    <w:div w:id="1908682191">
      <w:bodyDiv w:val="1"/>
      <w:marLeft w:val="0"/>
      <w:marRight w:val="0"/>
      <w:marTop w:val="0"/>
      <w:marBottom w:val="0"/>
      <w:divBdr>
        <w:top w:val="none" w:sz="0" w:space="0" w:color="auto"/>
        <w:left w:val="none" w:sz="0" w:space="0" w:color="auto"/>
        <w:bottom w:val="none" w:sz="0" w:space="0" w:color="auto"/>
        <w:right w:val="none" w:sz="0" w:space="0" w:color="auto"/>
      </w:divBdr>
    </w:div>
    <w:div w:id="1908763410">
      <w:bodyDiv w:val="1"/>
      <w:marLeft w:val="0"/>
      <w:marRight w:val="0"/>
      <w:marTop w:val="0"/>
      <w:marBottom w:val="0"/>
      <w:divBdr>
        <w:top w:val="none" w:sz="0" w:space="0" w:color="auto"/>
        <w:left w:val="none" w:sz="0" w:space="0" w:color="auto"/>
        <w:bottom w:val="none" w:sz="0" w:space="0" w:color="auto"/>
        <w:right w:val="none" w:sz="0" w:space="0" w:color="auto"/>
      </w:divBdr>
    </w:div>
    <w:div w:id="1908805870">
      <w:bodyDiv w:val="1"/>
      <w:marLeft w:val="0"/>
      <w:marRight w:val="0"/>
      <w:marTop w:val="0"/>
      <w:marBottom w:val="0"/>
      <w:divBdr>
        <w:top w:val="none" w:sz="0" w:space="0" w:color="auto"/>
        <w:left w:val="none" w:sz="0" w:space="0" w:color="auto"/>
        <w:bottom w:val="none" w:sz="0" w:space="0" w:color="auto"/>
        <w:right w:val="none" w:sz="0" w:space="0" w:color="auto"/>
      </w:divBdr>
    </w:div>
    <w:div w:id="1908808396">
      <w:bodyDiv w:val="1"/>
      <w:marLeft w:val="0"/>
      <w:marRight w:val="0"/>
      <w:marTop w:val="0"/>
      <w:marBottom w:val="0"/>
      <w:divBdr>
        <w:top w:val="none" w:sz="0" w:space="0" w:color="auto"/>
        <w:left w:val="none" w:sz="0" w:space="0" w:color="auto"/>
        <w:bottom w:val="none" w:sz="0" w:space="0" w:color="auto"/>
        <w:right w:val="none" w:sz="0" w:space="0" w:color="auto"/>
      </w:divBdr>
    </w:div>
    <w:div w:id="1908875677">
      <w:bodyDiv w:val="1"/>
      <w:marLeft w:val="0"/>
      <w:marRight w:val="0"/>
      <w:marTop w:val="0"/>
      <w:marBottom w:val="0"/>
      <w:divBdr>
        <w:top w:val="none" w:sz="0" w:space="0" w:color="auto"/>
        <w:left w:val="none" w:sz="0" w:space="0" w:color="auto"/>
        <w:bottom w:val="none" w:sz="0" w:space="0" w:color="auto"/>
        <w:right w:val="none" w:sz="0" w:space="0" w:color="auto"/>
      </w:divBdr>
    </w:div>
    <w:div w:id="1908950816">
      <w:bodyDiv w:val="1"/>
      <w:marLeft w:val="0"/>
      <w:marRight w:val="0"/>
      <w:marTop w:val="0"/>
      <w:marBottom w:val="0"/>
      <w:divBdr>
        <w:top w:val="none" w:sz="0" w:space="0" w:color="auto"/>
        <w:left w:val="none" w:sz="0" w:space="0" w:color="auto"/>
        <w:bottom w:val="none" w:sz="0" w:space="0" w:color="auto"/>
        <w:right w:val="none" w:sz="0" w:space="0" w:color="auto"/>
      </w:divBdr>
    </w:div>
    <w:div w:id="1908953491">
      <w:bodyDiv w:val="1"/>
      <w:marLeft w:val="0"/>
      <w:marRight w:val="0"/>
      <w:marTop w:val="0"/>
      <w:marBottom w:val="0"/>
      <w:divBdr>
        <w:top w:val="none" w:sz="0" w:space="0" w:color="auto"/>
        <w:left w:val="none" w:sz="0" w:space="0" w:color="auto"/>
        <w:bottom w:val="none" w:sz="0" w:space="0" w:color="auto"/>
        <w:right w:val="none" w:sz="0" w:space="0" w:color="auto"/>
      </w:divBdr>
    </w:div>
    <w:div w:id="1908956014">
      <w:bodyDiv w:val="1"/>
      <w:marLeft w:val="0"/>
      <w:marRight w:val="0"/>
      <w:marTop w:val="0"/>
      <w:marBottom w:val="0"/>
      <w:divBdr>
        <w:top w:val="none" w:sz="0" w:space="0" w:color="auto"/>
        <w:left w:val="none" w:sz="0" w:space="0" w:color="auto"/>
        <w:bottom w:val="none" w:sz="0" w:space="0" w:color="auto"/>
        <w:right w:val="none" w:sz="0" w:space="0" w:color="auto"/>
      </w:divBdr>
    </w:div>
    <w:div w:id="1908999325">
      <w:bodyDiv w:val="1"/>
      <w:marLeft w:val="0"/>
      <w:marRight w:val="0"/>
      <w:marTop w:val="0"/>
      <w:marBottom w:val="0"/>
      <w:divBdr>
        <w:top w:val="none" w:sz="0" w:space="0" w:color="auto"/>
        <w:left w:val="none" w:sz="0" w:space="0" w:color="auto"/>
        <w:bottom w:val="none" w:sz="0" w:space="0" w:color="auto"/>
        <w:right w:val="none" w:sz="0" w:space="0" w:color="auto"/>
      </w:divBdr>
    </w:div>
    <w:div w:id="1909341912">
      <w:bodyDiv w:val="1"/>
      <w:marLeft w:val="0"/>
      <w:marRight w:val="0"/>
      <w:marTop w:val="0"/>
      <w:marBottom w:val="0"/>
      <w:divBdr>
        <w:top w:val="none" w:sz="0" w:space="0" w:color="auto"/>
        <w:left w:val="none" w:sz="0" w:space="0" w:color="auto"/>
        <w:bottom w:val="none" w:sz="0" w:space="0" w:color="auto"/>
        <w:right w:val="none" w:sz="0" w:space="0" w:color="auto"/>
      </w:divBdr>
    </w:div>
    <w:div w:id="1909419566">
      <w:bodyDiv w:val="1"/>
      <w:marLeft w:val="0"/>
      <w:marRight w:val="0"/>
      <w:marTop w:val="0"/>
      <w:marBottom w:val="0"/>
      <w:divBdr>
        <w:top w:val="none" w:sz="0" w:space="0" w:color="auto"/>
        <w:left w:val="none" w:sz="0" w:space="0" w:color="auto"/>
        <w:bottom w:val="none" w:sz="0" w:space="0" w:color="auto"/>
        <w:right w:val="none" w:sz="0" w:space="0" w:color="auto"/>
      </w:divBdr>
    </w:div>
    <w:div w:id="1909681989">
      <w:bodyDiv w:val="1"/>
      <w:marLeft w:val="0"/>
      <w:marRight w:val="0"/>
      <w:marTop w:val="0"/>
      <w:marBottom w:val="0"/>
      <w:divBdr>
        <w:top w:val="none" w:sz="0" w:space="0" w:color="auto"/>
        <w:left w:val="none" w:sz="0" w:space="0" w:color="auto"/>
        <w:bottom w:val="none" w:sz="0" w:space="0" w:color="auto"/>
        <w:right w:val="none" w:sz="0" w:space="0" w:color="auto"/>
      </w:divBdr>
    </w:div>
    <w:div w:id="1909996993">
      <w:bodyDiv w:val="1"/>
      <w:marLeft w:val="0"/>
      <w:marRight w:val="0"/>
      <w:marTop w:val="0"/>
      <w:marBottom w:val="0"/>
      <w:divBdr>
        <w:top w:val="none" w:sz="0" w:space="0" w:color="auto"/>
        <w:left w:val="none" w:sz="0" w:space="0" w:color="auto"/>
        <w:bottom w:val="none" w:sz="0" w:space="0" w:color="auto"/>
        <w:right w:val="none" w:sz="0" w:space="0" w:color="auto"/>
      </w:divBdr>
    </w:div>
    <w:div w:id="1910119098">
      <w:bodyDiv w:val="1"/>
      <w:marLeft w:val="0"/>
      <w:marRight w:val="0"/>
      <w:marTop w:val="0"/>
      <w:marBottom w:val="0"/>
      <w:divBdr>
        <w:top w:val="none" w:sz="0" w:space="0" w:color="auto"/>
        <w:left w:val="none" w:sz="0" w:space="0" w:color="auto"/>
        <w:bottom w:val="none" w:sz="0" w:space="0" w:color="auto"/>
        <w:right w:val="none" w:sz="0" w:space="0" w:color="auto"/>
      </w:divBdr>
    </w:div>
    <w:div w:id="1910531383">
      <w:bodyDiv w:val="1"/>
      <w:marLeft w:val="0"/>
      <w:marRight w:val="0"/>
      <w:marTop w:val="0"/>
      <w:marBottom w:val="0"/>
      <w:divBdr>
        <w:top w:val="none" w:sz="0" w:space="0" w:color="auto"/>
        <w:left w:val="none" w:sz="0" w:space="0" w:color="auto"/>
        <w:bottom w:val="none" w:sz="0" w:space="0" w:color="auto"/>
        <w:right w:val="none" w:sz="0" w:space="0" w:color="auto"/>
      </w:divBdr>
    </w:div>
    <w:div w:id="1910925102">
      <w:bodyDiv w:val="1"/>
      <w:marLeft w:val="0"/>
      <w:marRight w:val="0"/>
      <w:marTop w:val="0"/>
      <w:marBottom w:val="0"/>
      <w:divBdr>
        <w:top w:val="none" w:sz="0" w:space="0" w:color="auto"/>
        <w:left w:val="none" w:sz="0" w:space="0" w:color="auto"/>
        <w:bottom w:val="none" w:sz="0" w:space="0" w:color="auto"/>
        <w:right w:val="none" w:sz="0" w:space="0" w:color="auto"/>
      </w:divBdr>
    </w:div>
    <w:div w:id="1911118089">
      <w:bodyDiv w:val="1"/>
      <w:marLeft w:val="0"/>
      <w:marRight w:val="0"/>
      <w:marTop w:val="0"/>
      <w:marBottom w:val="0"/>
      <w:divBdr>
        <w:top w:val="none" w:sz="0" w:space="0" w:color="auto"/>
        <w:left w:val="none" w:sz="0" w:space="0" w:color="auto"/>
        <w:bottom w:val="none" w:sz="0" w:space="0" w:color="auto"/>
        <w:right w:val="none" w:sz="0" w:space="0" w:color="auto"/>
      </w:divBdr>
    </w:div>
    <w:div w:id="1911427127">
      <w:bodyDiv w:val="1"/>
      <w:marLeft w:val="0"/>
      <w:marRight w:val="0"/>
      <w:marTop w:val="0"/>
      <w:marBottom w:val="0"/>
      <w:divBdr>
        <w:top w:val="none" w:sz="0" w:space="0" w:color="auto"/>
        <w:left w:val="none" w:sz="0" w:space="0" w:color="auto"/>
        <w:bottom w:val="none" w:sz="0" w:space="0" w:color="auto"/>
        <w:right w:val="none" w:sz="0" w:space="0" w:color="auto"/>
      </w:divBdr>
    </w:div>
    <w:div w:id="1911620110">
      <w:bodyDiv w:val="1"/>
      <w:marLeft w:val="0"/>
      <w:marRight w:val="0"/>
      <w:marTop w:val="0"/>
      <w:marBottom w:val="0"/>
      <w:divBdr>
        <w:top w:val="none" w:sz="0" w:space="0" w:color="auto"/>
        <w:left w:val="none" w:sz="0" w:space="0" w:color="auto"/>
        <w:bottom w:val="none" w:sz="0" w:space="0" w:color="auto"/>
        <w:right w:val="none" w:sz="0" w:space="0" w:color="auto"/>
      </w:divBdr>
    </w:div>
    <w:div w:id="1911646570">
      <w:bodyDiv w:val="1"/>
      <w:marLeft w:val="0"/>
      <w:marRight w:val="0"/>
      <w:marTop w:val="0"/>
      <w:marBottom w:val="0"/>
      <w:divBdr>
        <w:top w:val="none" w:sz="0" w:space="0" w:color="auto"/>
        <w:left w:val="none" w:sz="0" w:space="0" w:color="auto"/>
        <w:bottom w:val="none" w:sz="0" w:space="0" w:color="auto"/>
        <w:right w:val="none" w:sz="0" w:space="0" w:color="auto"/>
      </w:divBdr>
    </w:div>
    <w:div w:id="1911695644">
      <w:bodyDiv w:val="1"/>
      <w:marLeft w:val="0"/>
      <w:marRight w:val="0"/>
      <w:marTop w:val="0"/>
      <w:marBottom w:val="0"/>
      <w:divBdr>
        <w:top w:val="none" w:sz="0" w:space="0" w:color="auto"/>
        <w:left w:val="none" w:sz="0" w:space="0" w:color="auto"/>
        <w:bottom w:val="none" w:sz="0" w:space="0" w:color="auto"/>
        <w:right w:val="none" w:sz="0" w:space="0" w:color="auto"/>
      </w:divBdr>
    </w:div>
    <w:div w:id="1911843036">
      <w:bodyDiv w:val="1"/>
      <w:marLeft w:val="0"/>
      <w:marRight w:val="0"/>
      <w:marTop w:val="0"/>
      <w:marBottom w:val="0"/>
      <w:divBdr>
        <w:top w:val="none" w:sz="0" w:space="0" w:color="auto"/>
        <w:left w:val="none" w:sz="0" w:space="0" w:color="auto"/>
        <w:bottom w:val="none" w:sz="0" w:space="0" w:color="auto"/>
        <w:right w:val="none" w:sz="0" w:space="0" w:color="auto"/>
      </w:divBdr>
    </w:div>
    <w:div w:id="1911965274">
      <w:bodyDiv w:val="1"/>
      <w:marLeft w:val="0"/>
      <w:marRight w:val="0"/>
      <w:marTop w:val="0"/>
      <w:marBottom w:val="0"/>
      <w:divBdr>
        <w:top w:val="none" w:sz="0" w:space="0" w:color="auto"/>
        <w:left w:val="none" w:sz="0" w:space="0" w:color="auto"/>
        <w:bottom w:val="none" w:sz="0" w:space="0" w:color="auto"/>
        <w:right w:val="none" w:sz="0" w:space="0" w:color="auto"/>
      </w:divBdr>
    </w:div>
    <w:div w:id="1912037805">
      <w:bodyDiv w:val="1"/>
      <w:marLeft w:val="0"/>
      <w:marRight w:val="0"/>
      <w:marTop w:val="0"/>
      <w:marBottom w:val="0"/>
      <w:divBdr>
        <w:top w:val="none" w:sz="0" w:space="0" w:color="auto"/>
        <w:left w:val="none" w:sz="0" w:space="0" w:color="auto"/>
        <w:bottom w:val="none" w:sz="0" w:space="0" w:color="auto"/>
        <w:right w:val="none" w:sz="0" w:space="0" w:color="auto"/>
      </w:divBdr>
    </w:div>
    <w:div w:id="1912153477">
      <w:bodyDiv w:val="1"/>
      <w:marLeft w:val="0"/>
      <w:marRight w:val="0"/>
      <w:marTop w:val="0"/>
      <w:marBottom w:val="0"/>
      <w:divBdr>
        <w:top w:val="none" w:sz="0" w:space="0" w:color="auto"/>
        <w:left w:val="none" w:sz="0" w:space="0" w:color="auto"/>
        <w:bottom w:val="none" w:sz="0" w:space="0" w:color="auto"/>
        <w:right w:val="none" w:sz="0" w:space="0" w:color="auto"/>
      </w:divBdr>
    </w:div>
    <w:div w:id="1912420531">
      <w:bodyDiv w:val="1"/>
      <w:marLeft w:val="0"/>
      <w:marRight w:val="0"/>
      <w:marTop w:val="0"/>
      <w:marBottom w:val="0"/>
      <w:divBdr>
        <w:top w:val="none" w:sz="0" w:space="0" w:color="auto"/>
        <w:left w:val="none" w:sz="0" w:space="0" w:color="auto"/>
        <w:bottom w:val="none" w:sz="0" w:space="0" w:color="auto"/>
        <w:right w:val="none" w:sz="0" w:space="0" w:color="auto"/>
      </w:divBdr>
    </w:div>
    <w:div w:id="1912737948">
      <w:bodyDiv w:val="1"/>
      <w:marLeft w:val="0"/>
      <w:marRight w:val="0"/>
      <w:marTop w:val="0"/>
      <w:marBottom w:val="0"/>
      <w:divBdr>
        <w:top w:val="none" w:sz="0" w:space="0" w:color="auto"/>
        <w:left w:val="none" w:sz="0" w:space="0" w:color="auto"/>
        <w:bottom w:val="none" w:sz="0" w:space="0" w:color="auto"/>
        <w:right w:val="none" w:sz="0" w:space="0" w:color="auto"/>
      </w:divBdr>
    </w:div>
    <w:div w:id="1912807351">
      <w:bodyDiv w:val="1"/>
      <w:marLeft w:val="0"/>
      <w:marRight w:val="0"/>
      <w:marTop w:val="0"/>
      <w:marBottom w:val="0"/>
      <w:divBdr>
        <w:top w:val="none" w:sz="0" w:space="0" w:color="auto"/>
        <w:left w:val="none" w:sz="0" w:space="0" w:color="auto"/>
        <w:bottom w:val="none" w:sz="0" w:space="0" w:color="auto"/>
        <w:right w:val="none" w:sz="0" w:space="0" w:color="auto"/>
      </w:divBdr>
    </w:div>
    <w:div w:id="1913082064">
      <w:bodyDiv w:val="1"/>
      <w:marLeft w:val="0"/>
      <w:marRight w:val="0"/>
      <w:marTop w:val="0"/>
      <w:marBottom w:val="0"/>
      <w:divBdr>
        <w:top w:val="none" w:sz="0" w:space="0" w:color="auto"/>
        <w:left w:val="none" w:sz="0" w:space="0" w:color="auto"/>
        <w:bottom w:val="none" w:sz="0" w:space="0" w:color="auto"/>
        <w:right w:val="none" w:sz="0" w:space="0" w:color="auto"/>
      </w:divBdr>
    </w:div>
    <w:div w:id="1913272447">
      <w:bodyDiv w:val="1"/>
      <w:marLeft w:val="0"/>
      <w:marRight w:val="0"/>
      <w:marTop w:val="0"/>
      <w:marBottom w:val="0"/>
      <w:divBdr>
        <w:top w:val="none" w:sz="0" w:space="0" w:color="auto"/>
        <w:left w:val="none" w:sz="0" w:space="0" w:color="auto"/>
        <w:bottom w:val="none" w:sz="0" w:space="0" w:color="auto"/>
        <w:right w:val="none" w:sz="0" w:space="0" w:color="auto"/>
      </w:divBdr>
    </w:div>
    <w:div w:id="1913275564">
      <w:bodyDiv w:val="1"/>
      <w:marLeft w:val="0"/>
      <w:marRight w:val="0"/>
      <w:marTop w:val="0"/>
      <w:marBottom w:val="0"/>
      <w:divBdr>
        <w:top w:val="none" w:sz="0" w:space="0" w:color="auto"/>
        <w:left w:val="none" w:sz="0" w:space="0" w:color="auto"/>
        <w:bottom w:val="none" w:sz="0" w:space="0" w:color="auto"/>
        <w:right w:val="none" w:sz="0" w:space="0" w:color="auto"/>
      </w:divBdr>
    </w:div>
    <w:div w:id="1913468295">
      <w:bodyDiv w:val="1"/>
      <w:marLeft w:val="0"/>
      <w:marRight w:val="0"/>
      <w:marTop w:val="0"/>
      <w:marBottom w:val="0"/>
      <w:divBdr>
        <w:top w:val="none" w:sz="0" w:space="0" w:color="auto"/>
        <w:left w:val="none" w:sz="0" w:space="0" w:color="auto"/>
        <w:bottom w:val="none" w:sz="0" w:space="0" w:color="auto"/>
        <w:right w:val="none" w:sz="0" w:space="0" w:color="auto"/>
      </w:divBdr>
    </w:div>
    <w:div w:id="1913663990">
      <w:bodyDiv w:val="1"/>
      <w:marLeft w:val="0"/>
      <w:marRight w:val="0"/>
      <w:marTop w:val="0"/>
      <w:marBottom w:val="0"/>
      <w:divBdr>
        <w:top w:val="none" w:sz="0" w:space="0" w:color="auto"/>
        <w:left w:val="none" w:sz="0" w:space="0" w:color="auto"/>
        <w:bottom w:val="none" w:sz="0" w:space="0" w:color="auto"/>
        <w:right w:val="none" w:sz="0" w:space="0" w:color="auto"/>
      </w:divBdr>
    </w:div>
    <w:div w:id="1913663991">
      <w:bodyDiv w:val="1"/>
      <w:marLeft w:val="0"/>
      <w:marRight w:val="0"/>
      <w:marTop w:val="0"/>
      <w:marBottom w:val="0"/>
      <w:divBdr>
        <w:top w:val="none" w:sz="0" w:space="0" w:color="auto"/>
        <w:left w:val="none" w:sz="0" w:space="0" w:color="auto"/>
        <w:bottom w:val="none" w:sz="0" w:space="0" w:color="auto"/>
        <w:right w:val="none" w:sz="0" w:space="0" w:color="auto"/>
      </w:divBdr>
    </w:div>
    <w:div w:id="1913924097">
      <w:bodyDiv w:val="1"/>
      <w:marLeft w:val="0"/>
      <w:marRight w:val="0"/>
      <w:marTop w:val="0"/>
      <w:marBottom w:val="0"/>
      <w:divBdr>
        <w:top w:val="none" w:sz="0" w:space="0" w:color="auto"/>
        <w:left w:val="none" w:sz="0" w:space="0" w:color="auto"/>
        <w:bottom w:val="none" w:sz="0" w:space="0" w:color="auto"/>
        <w:right w:val="none" w:sz="0" w:space="0" w:color="auto"/>
      </w:divBdr>
    </w:div>
    <w:div w:id="1914117684">
      <w:bodyDiv w:val="1"/>
      <w:marLeft w:val="0"/>
      <w:marRight w:val="0"/>
      <w:marTop w:val="0"/>
      <w:marBottom w:val="0"/>
      <w:divBdr>
        <w:top w:val="none" w:sz="0" w:space="0" w:color="auto"/>
        <w:left w:val="none" w:sz="0" w:space="0" w:color="auto"/>
        <w:bottom w:val="none" w:sz="0" w:space="0" w:color="auto"/>
        <w:right w:val="none" w:sz="0" w:space="0" w:color="auto"/>
      </w:divBdr>
    </w:div>
    <w:div w:id="1914313265">
      <w:bodyDiv w:val="1"/>
      <w:marLeft w:val="0"/>
      <w:marRight w:val="0"/>
      <w:marTop w:val="0"/>
      <w:marBottom w:val="0"/>
      <w:divBdr>
        <w:top w:val="none" w:sz="0" w:space="0" w:color="auto"/>
        <w:left w:val="none" w:sz="0" w:space="0" w:color="auto"/>
        <w:bottom w:val="none" w:sz="0" w:space="0" w:color="auto"/>
        <w:right w:val="none" w:sz="0" w:space="0" w:color="auto"/>
      </w:divBdr>
    </w:div>
    <w:div w:id="1914655830">
      <w:bodyDiv w:val="1"/>
      <w:marLeft w:val="0"/>
      <w:marRight w:val="0"/>
      <w:marTop w:val="0"/>
      <w:marBottom w:val="0"/>
      <w:divBdr>
        <w:top w:val="none" w:sz="0" w:space="0" w:color="auto"/>
        <w:left w:val="none" w:sz="0" w:space="0" w:color="auto"/>
        <w:bottom w:val="none" w:sz="0" w:space="0" w:color="auto"/>
        <w:right w:val="none" w:sz="0" w:space="0" w:color="auto"/>
      </w:divBdr>
    </w:div>
    <w:div w:id="1914660978">
      <w:bodyDiv w:val="1"/>
      <w:marLeft w:val="0"/>
      <w:marRight w:val="0"/>
      <w:marTop w:val="0"/>
      <w:marBottom w:val="0"/>
      <w:divBdr>
        <w:top w:val="none" w:sz="0" w:space="0" w:color="auto"/>
        <w:left w:val="none" w:sz="0" w:space="0" w:color="auto"/>
        <w:bottom w:val="none" w:sz="0" w:space="0" w:color="auto"/>
        <w:right w:val="none" w:sz="0" w:space="0" w:color="auto"/>
      </w:divBdr>
    </w:div>
    <w:div w:id="1914899010">
      <w:bodyDiv w:val="1"/>
      <w:marLeft w:val="0"/>
      <w:marRight w:val="0"/>
      <w:marTop w:val="0"/>
      <w:marBottom w:val="0"/>
      <w:divBdr>
        <w:top w:val="none" w:sz="0" w:space="0" w:color="auto"/>
        <w:left w:val="none" w:sz="0" w:space="0" w:color="auto"/>
        <w:bottom w:val="none" w:sz="0" w:space="0" w:color="auto"/>
        <w:right w:val="none" w:sz="0" w:space="0" w:color="auto"/>
      </w:divBdr>
    </w:div>
    <w:div w:id="1914971559">
      <w:bodyDiv w:val="1"/>
      <w:marLeft w:val="0"/>
      <w:marRight w:val="0"/>
      <w:marTop w:val="0"/>
      <w:marBottom w:val="0"/>
      <w:divBdr>
        <w:top w:val="none" w:sz="0" w:space="0" w:color="auto"/>
        <w:left w:val="none" w:sz="0" w:space="0" w:color="auto"/>
        <w:bottom w:val="none" w:sz="0" w:space="0" w:color="auto"/>
        <w:right w:val="none" w:sz="0" w:space="0" w:color="auto"/>
      </w:divBdr>
    </w:div>
    <w:div w:id="1915124085">
      <w:bodyDiv w:val="1"/>
      <w:marLeft w:val="0"/>
      <w:marRight w:val="0"/>
      <w:marTop w:val="0"/>
      <w:marBottom w:val="0"/>
      <w:divBdr>
        <w:top w:val="none" w:sz="0" w:space="0" w:color="auto"/>
        <w:left w:val="none" w:sz="0" w:space="0" w:color="auto"/>
        <w:bottom w:val="none" w:sz="0" w:space="0" w:color="auto"/>
        <w:right w:val="none" w:sz="0" w:space="0" w:color="auto"/>
      </w:divBdr>
    </w:div>
    <w:div w:id="1915355264">
      <w:bodyDiv w:val="1"/>
      <w:marLeft w:val="0"/>
      <w:marRight w:val="0"/>
      <w:marTop w:val="0"/>
      <w:marBottom w:val="0"/>
      <w:divBdr>
        <w:top w:val="none" w:sz="0" w:space="0" w:color="auto"/>
        <w:left w:val="none" w:sz="0" w:space="0" w:color="auto"/>
        <w:bottom w:val="none" w:sz="0" w:space="0" w:color="auto"/>
        <w:right w:val="none" w:sz="0" w:space="0" w:color="auto"/>
      </w:divBdr>
    </w:div>
    <w:div w:id="1915432545">
      <w:bodyDiv w:val="1"/>
      <w:marLeft w:val="0"/>
      <w:marRight w:val="0"/>
      <w:marTop w:val="0"/>
      <w:marBottom w:val="0"/>
      <w:divBdr>
        <w:top w:val="none" w:sz="0" w:space="0" w:color="auto"/>
        <w:left w:val="none" w:sz="0" w:space="0" w:color="auto"/>
        <w:bottom w:val="none" w:sz="0" w:space="0" w:color="auto"/>
        <w:right w:val="none" w:sz="0" w:space="0" w:color="auto"/>
      </w:divBdr>
    </w:div>
    <w:div w:id="1915822008">
      <w:bodyDiv w:val="1"/>
      <w:marLeft w:val="0"/>
      <w:marRight w:val="0"/>
      <w:marTop w:val="0"/>
      <w:marBottom w:val="0"/>
      <w:divBdr>
        <w:top w:val="none" w:sz="0" w:space="0" w:color="auto"/>
        <w:left w:val="none" w:sz="0" w:space="0" w:color="auto"/>
        <w:bottom w:val="none" w:sz="0" w:space="0" w:color="auto"/>
        <w:right w:val="none" w:sz="0" w:space="0" w:color="auto"/>
      </w:divBdr>
    </w:div>
    <w:div w:id="1916043085">
      <w:bodyDiv w:val="1"/>
      <w:marLeft w:val="0"/>
      <w:marRight w:val="0"/>
      <w:marTop w:val="0"/>
      <w:marBottom w:val="0"/>
      <w:divBdr>
        <w:top w:val="none" w:sz="0" w:space="0" w:color="auto"/>
        <w:left w:val="none" w:sz="0" w:space="0" w:color="auto"/>
        <w:bottom w:val="none" w:sz="0" w:space="0" w:color="auto"/>
        <w:right w:val="none" w:sz="0" w:space="0" w:color="auto"/>
      </w:divBdr>
    </w:div>
    <w:div w:id="1916210080">
      <w:bodyDiv w:val="1"/>
      <w:marLeft w:val="0"/>
      <w:marRight w:val="0"/>
      <w:marTop w:val="0"/>
      <w:marBottom w:val="0"/>
      <w:divBdr>
        <w:top w:val="none" w:sz="0" w:space="0" w:color="auto"/>
        <w:left w:val="none" w:sz="0" w:space="0" w:color="auto"/>
        <w:bottom w:val="none" w:sz="0" w:space="0" w:color="auto"/>
        <w:right w:val="none" w:sz="0" w:space="0" w:color="auto"/>
      </w:divBdr>
    </w:div>
    <w:div w:id="1916279010">
      <w:bodyDiv w:val="1"/>
      <w:marLeft w:val="0"/>
      <w:marRight w:val="0"/>
      <w:marTop w:val="0"/>
      <w:marBottom w:val="0"/>
      <w:divBdr>
        <w:top w:val="none" w:sz="0" w:space="0" w:color="auto"/>
        <w:left w:val="none" w:sz="0" w:space="0" w:color="auto"/>
        <w:bottom w:val="none" w:sz="0" w:space="0" w:color="auto"/>
        <w:right w:val="none" w:sz="0" w:space="0" w:color="auto"/>
      </w:divBdr>
    </w:div>
    <w:div w:id="1916427077">
      <w:bodyDiv w:val="1"/>
      <w:marLeft w:val="0"/>
      <w:marRight w:val="0"/>
      <w:marTop w:val="0"/>
      <w:marBottom w:val="0"/>
      <w:divBdr>
        <w:top w:val="none" w:sz="0" w:space="0" w:color="auto"/>
        <w:left w:val="none" w:sz="0" w:space="0" w:color="auto"/>
        <w:bottom w:val="none" w:sz="0" w:space="0" w:color="auto"/>
        <w:right w:val="none" w:sz="0" w:space="0" w:color="auto"/>
      </w:divBdr>
    </w:div>
    <w:div w:id="1916625568">
      <w:bodyDiv w:val="1"/>
      <w:marLeft w:val="0"/>
      <w:marRight w:val="0"/>
      <w:marTop w:val="0"/>
      <w:marBottom w:val="0"/>
      <w:divBdr>
        <w:top w:val="none" w:sz="0" w:space="0" w:color="auto"/>
        <w:left w:val="none" w:sz="0" w:space="0" w:color="auto"/>
        <w:bottom w:val="none" w:sz="0" w:space="0" w:color="auto"/>
        <w:right w:val="none" w:sz="0" w:space="0" w:color="auto"/>
      </w:divBdr>
    </w:div>
    <w:div w:id="1916891974">
      <w:bodyDiv w:val="1"/>
      <w:marLeft w:val="0"/>
      <w:marRight w:val="0"/>
      <w:marTop w:val="0"/>
      <w:marBottom w:val="0"/>
      <w:divBdr>
        <w:top w:val="none" w:sz="0" w:space="0" w:color="auto"/>
        <w:left w:val="none" w:sz="0" w:space="0" w:color="auto"/>
        <w:bottom w:val="none" w:sz="0" w:space="0" w:color="auto"/>
        <w:right w:val="none" w:sz="0" w:space="0" w:color="auto"/>
      </w:divBdr>
    </w:div>
    <w:div w:id="1917202837">
      <w:bodyDiv w:val="1"/>
      <w:marLeft w:val="0"/>
      <w:marRight w:val="0"/>
      <w:marTop w:val="0"/>
      <w:marBottom w:val="0"/>
      <w:divBdr>
        <w:top w:val="none" w:sz="0" w:space="0" w:color="auto"/>
        <w:left w:val="none" w:sz="0" w:space="0" w:color="auto"/>
        <w:bottom w:val="none" w:sz="0" w:space="0" w:color="auto"/>
        <w:right w:val="none" w:sz="0" w:space="0" w:color="auto"/>
      </w:divBdr>
    </w:div>
    <w:div w:id="1917206435">
      <w:bodyDiv w:val="1"/>
      <w:marLeft w:val="0"/>
      <w:marRight w:val="0"/>
      <w:marTop w:val="0"/>
      <w:marBottom w:val="0"/>
      <w:divBdr>
        <w:top w:val="none" w:sz="0" w:space="0" w:color="auto"/>
        <w:left w:val="none" w:sz="0" w:space="0" w:color="auto"/>
        <w:bottom w:val="none" w:sz="0" w:space="0" w:color="auto"/>
        <w:right w:val="none" w:sz="0" w:space="0" w:color="auto"/>
      </w:divBdr>
    </w:div>
    <w:div w:id="1917276394">
      <w:bodyDiv w:val="1"/>
      <w:marLeft w:val="0"/>
      <w:marRight w:val="0"/>
      <w:marTop w:val="0"/>
      <w:marBottom w:val="0"/>
      <w:divBdr>
        <w:top w:val="none" w:sz="0" w:space="0" w:color="auto"/>
        <w:left w:val="none" w:sz="0" w:space="0" w:color="auto"/>
        <w:bottom w:val="none" w:sz="0" w:space="0" w:color="auto"/>
        <w:right w:val="none" w:sz="0" w:space="0" w:color="auto"/>
      </w:divBdr>
    </w:div>
    <w:div w:id="1917283507">
      <w:bodyDiv w:val="1"/>
      <w:marLeft w:val="0"/>
      <w:marRight w:val="0"/>
      <w:marTop w:val="0"/>
      <w:marBottom w:val="0"/>
      <w:divBdr>
        <w:top w:val="none" w:sz="0" w:space="0" w:color="auto"/>
        <w:left w:val="none" w:sz="0" w:space="0" w:color="auto"/>
        <w:bottom w:val="none" w:sz="0" w:space="0" w:color="auto"/>
        <w:right w:val="none" w:sz="0" w:space="0" w:color="auto"/>
      </w:divBdr>
    </w:div>
    <w:div w:id="1917284324">
      <w:bodyDiv w:val="1"/>
      <w:marLeft w:val="0"/>
      <w:marRight w:val="0"/>
      <w:marTop w:val="0"/>
      <w:marBottom w:val="0"/>
      <w:divBdr>
        <w:top w:val="none" w:sz="0" w:space="0" w:color="auto"/>
        <w:left w:val="none" w:sz="0" w:space="0" w:color="auto"/>
        <w:bottom w:val="none" w:sz="0" w:space="0" w:color="auto"/>
        <w:right w:val="none" w:sz="0" w:space="0" w:color="auto"/>
      </w:divBdr>
    </w:div>
    <w:div w:id="1917936640">
      <w:bodyDiv w:val="1"/>
      <w:marLeft w:val="0"/>
      <w:marRight w:val="0"/>
      <w:marTop w:val="0"/>
      <w:marBottom w:val="0"/>
      <w:divBdr>
        <w:top w:val="none" w:sz="0" w:space="0" w:color="auto"/>
        <w:left w:val="none" w:sz="0" w:space="0" w:color="auto"/>
        <w:bottom w:val="none" w:sz="0" w:space="0" w:color="auto"/>
        <w:right w:val="none" w:sz="0" w:space="0" w:color="auto"/>
      </w:divBdr>
    </w:div>
    <w:div w:id="1918007239">
      <w:bodyDiv w:val="1"/>
      <w:marLeft w:val="0"/>
      <w:marRight w:val="0"/>
      <w:marTop w:val="0"/>
      <w:marBottom w:val="0"/>
      <w:divBdr>
        <w:top w:val="none" w:sz="0" w:space="0" w:color="auto"/>
        <w:left w:val="none" w:sz="0" w:space="0" w:color="auto"/>
        <w:bottom w:val="none" w:sz="0" w:space="0" w:color="auto"/>
        <w:right w:val="none" w:sz="0" w:space="0" w:color="auto"/>
      </w:divBdr>
    </w:div>
    <w:div w:id="1918126609">
      <w:bodyDiv w:val="1"/>
      <w:marLeft w:val="0"/>
      <w:marRight w:val="0"/>
      <w:marTop w:val="0"/>
      <w:marBottom w:val="0"/>
      <w:divBdr>
        <w:top w:val="none" w:sz="0" w:space="0" w:color="auto"/>
        <w:left w:val="none" w:sz="0" w:space="0" w:color="auto"/>
        <w:bottom w:val="none" w:sz="0" w:space="0" w:color="auto"/>
        <w:right w:val="none" w:sz="0" w:space="0" w:color="auto"/>
      </w:divBdr>
    </w:div>
    <w:div w:id="1918592220">
      <w:bodyDiv w:val="1"/>
      <w:marLeft w:val="0"/>
      <w:marRight w:val="0"/>
      <w:marTop w:val="0"/>
      <w:marBottom w:val="0"/>
      <w:divBdr>
        <w:top w:val="none" w:sz="0" w:space="0" w:color="auto"/>
        <w:left w:val="none" w:sz="0" w:space="0" w:color="auto"/>
        <w:bottom w:val="none" w:sz="0" w:space="0" w:color="auto"/>
        <w:right w:val="none" w:sz="0" w:space="0" w:color="auto"/>
      </w:divBdr>
    </w:div>
    <w:div w:id="1918637225">
      <w:bodyDiv w:val="1"/>
      <w:marLeft w:val="0"/>
      <w:marRight w:val="0"/>
      <w:marTop w:val="0"/>
      <w:marBottom w:val="0"/>
      <w:divBdr>
        <w:top w:val="none" w:sz="0" w:space="0" w:color="auto"/>
        <w:left w:val="none" w:sz="0" w:space="0" w:color="auto"/>
        <w:bottom w:val="none" w:sz="0" w:space="0" w:color="auto"/>
        <w:right w:val="none" w:sz="0" w:space="0" w:color="auto"/>
      </w:divBdr>
    </w:div>
    <w:div w:id="1918664665">
      <w:bodyDiv w:val="1"/>
      <w:marLeft w:val="0"/>
      <w:marRight w:val="0"/>
      <w:marTop w:val="0"/>
      <w:marBottom w:val="0"/>
      <w:divBdr>
        <w:top w:val="none" w:sz="0" w:space="0" w:color="auto"/>
        <w:left w:val="none" w:sz="0" w:space="0" w:color="auto"/>
        <w:bottom w:val="none" w:sz="0" w:space="0" w:color="auto"/>
        <w:right w:val="none" w:sz="0" w:space="0" w:color="auto"/>
      </w:divBdr>
    </w:div>
    <w:div w:id="1919095455">
      <w:bodyDiv w:val="1"/>
      <w:marLeft w:val="0"/>
      <w:marRight w:val="0"/>
      <w:marTop w:val="0"/>
      <w:marBottom w:val="0"/>
      <w:divBdr>
        <w:top w:val="none" w:sz="0" w:space="0" w:color="auto"/>
        <w:left w:val="none" w:sz="0" w:space="0" w:color="auto"/>
        <w:bottom w:val="none" w:sz="0" w:space="0" w:color="auto"/>
        <w:right w:val="none" w:sz="0" w:space="0" w:color="auto"/>
      </w:divBdr>
    </w:div>
    <w:div w:id="1919440331">
      <w:bodyDiv w:val="1"/>
      <w:marLeft w:val="0"/>
      <w:marRight w:val="0"/>
      <w:marTop w:val="0"/>
      <w:marBottom w:val="0"/>
      <w:divBdr>
        <w:top w:val="none" w:sz="0" w:space="0" w:color="auto"/>
        <w:left w:val="none" w:sz="0" w:space="0" w:color="auto"/>
        <w:bottom w:val="none" w:sz="0" w:space="0" w:color="auto"/>
        <w:right w:val="none" w:sz="0" w:space="0" w:color="auto"/>
      </w:divBdr>
    </w:div>
    <w:div w:id="1919749343">
      <w:bodyDiv w:val="1"/>
      <w:marLeft w:val="0"/>
      <w:marRight w:val="0"/>
      <w:marTop w:val="0"/>
      <w:marBottom w:val="0"/>
      <w:divBdr>
        <w:top w:val="none" w:sz="0" w:space="0" w:color="auto"/>
        <w:left w:val="none" w:sz="0" w:space="0" w:color="auto"/>
        <w:bottom w:val="none" w:sz="0" w:space="0" w:color="auto"/>
        <w:right w:val="none" w:sz="0" w:space="0" w:color="auto"/>
      </w:divBdr>
    </w:div>
    <w:div w:id="1919827719">
      <w:bodyDiv w:val="1"/>
      <w:marLeft w:val="0"/>
      <w:marRight w:val="0"/>
      <w:marTop w:val="0"/>
      <w:marBottom w:val="0"/>
      <w:divBdr>
        <w:top w:val="none" w:sz="0" w:space="0" w:color="auto"/>
        <w:left w:val="none" w:sz="0" w:space="0" w:color="auto"/>
        <w:bottom w:val="none" w:sz="0" w:space="0" w:color="auto"/>
        <w:right w:val="none" w:sz="0" w:space="0" w:color="auto"/>
      </w:divBdr>
    </w:div>
    <w:div w:id="1919897755">
      <w:bodyDiv w:val="1"/>
      <w:marLeft w:val="0"/>
      <w:marRight w:val="0"/>
      <w:marTop w:val="0"/>
      <w:marBottom w:val="0"/>
      <w:divBdr>
        <w:top w:val="none" w:sz="0" w:space="0" w:color="auto"/>
        <w:left w:val="none" w:sz="0" w:space="0" w:color="auto"/>
        <w:bottom w:val="none" w:sz="0" w:space="0" w:color="auto"/>
        <w:right w:val="none" w:sz="0" w:space="0" w:color="auto"/>
      </w:divBdr>
    </w:div>
    <w:div w:id="1919903941">
      <w:bodyDiv w:val="1"/>
      <w:marLeft w:val="0"/>
      <w:marRight w:val="0"/>
      <w:marTop w:val="0"/>
      <w:marBottom w:val="0"/>
      <w:divBdr>
        <w:top w:val="none" w:sz="0" w:space="0" w:color="auto"/>
        <w:left w:val="none" w:sz="0" w:space="0" w:color="auto"/>
        <w:bottom w:val="none" w:sz="0" w:space="0" w:color="auto"/>
        <w:right w:val="none" w:sz="0" w:space="0" w:color="auto"/>
      </w:divBdr>
    </w:div>
    <w:div w:id="1919944918">
      <w:bodyDiv w:val="1"/>
      <w:marLeft w:val="0"/>
      <w:marRight w:val="0"/>
      <w:marTop w:val="0"/>
      <w:marBottom w:val="0"/>
      <w:divBdr>
        <w:top w:val="none" w:sz="0" w:space="0" w:color="auto"/>
        <w:left w:val="none" w:sz="0" w:space="0" w:color="auto"/>
        <w:bottom w:val="none" w:sz="0" w:space="0" w:color="auto"/>
        <w:right w:val="none" w:sz="0" w:space="0" w:color="auto"/>
      </w:divBdr>
    </w:div>
    <w:div w:id="1920215315">
      <w:bodyDiv w:val="1"/>
      <w:marLeft w:val="0"/>
      <w:marRight w:val="0"/>
      <w:marTop w:val="0"/>
      <w:marBottom w:val="0"/>
      <w:divBdr>
        <w:top w:val="none" w:sz="0" w:space="0" w:color="auto"/>
        <w:left w:val="none" w:sz="0" w:space="0" w:color="auto"/>
        <w:bottom w:val="none" w:sz="0" w:space="0" w:color="auto"/>
        <w:right w:val="none" w:sz="0" w:space="0" w:color="auto"/>
      </w:divBdr>
    </w:div>
    <w:div w:id="1920287172">
      <w:bodyDiv w:val="1"/>
      <w:marLeft w:val="0"/>
      <w:marRight w:val="0"/>
      <w:marTop w:val="0"/>
      <w:marBottom w:val="0"/>
      <w:divBdr>
        <w:top w:val="none" w:sz="0" w:space="0" w:color="auto"/>
        <w:left w:val="none" w:sz="0" w:space="0" w:color="auto"/>
        <w:bottom w:val="none" w:sz="0" w:space="0" w:color="auto"/>
        <w:right w:val="none" w:sz="0" w:space="0" w:color="auto"/>
      </w:divBdr>
    </w:div>
    <w:div w:id="1920476197">
      <w:bodyDiv w:val="1"/>
      <w:marLeft w:val="0"/>
      <w:marRight w:val="0"/>
      <w:marTop w:val="0"/>
      <w:marBottom w:val="0"/>
      <w:divBdr>
        <w:top w:val="none" w:sz="0" w:space="0" w:color="auto"/>
        <w:left w:val="none" w:sz="0" w:space="0" w:color="auto"/>
        <w:bottom w:val="none" w:sz="0" w:space="0" w:color="auto"/>
        <w:right w:val="none" w:sz="0" w:space="0" w:color="auto"/>
      </w:divBdr>
    </w:div>
    <w:div w:id="1920551835">
      <w:bodyDiv w:val="1"/>
      <w:marLeft w:val="0"/>
      <w:marRight w:val="0"/>
      <w:marTop w:val="0"/>
      <w:marBottom w:val="0"/>
      <w:divBdr>
        <w:top w:val="none" w:sz="0" w:space="0" w:color="auto"/>
        <w:left w:val="none" w:sz="0" w:space="0" w:color="auto"/>
        <w:bottom w:val="none" w:sz="0" w:space="0" w:color="auto"/>
        <w:right w:val="none" w:sz="0" w:space="0" w:color="auto"/>
      </w:divBdr>
    </w:div>
    <w:div w:id="1920554183">
      <w:bodyDiv w:val="1"/>
      <w:marLeft w:val="0"/>
      <w:marRight w:val="0"/>
      <w:marTop w:val="0"/>
      <w:marBottom w:val="0"/>
      <w:divBdr>
        <w:top w:val="none" w:sz="0" w:space="0" w:color="auto"/>
        <w:left w:val="none" w:sz="0" w:space="0" w:color="auto"/>
        <w:bottom w:val="none" w:sz="0" w:space="0" w:color="auto"/>
        <w:right w:val="none" w:sz="0" w:space="0" w:color="auto"/>
      </w:divBdr>
    </w:div>
    <w:div w:id="1921058957">
      <w:bodyDiv w:val="1"/>
      <w:marLeft w:val="0"/>
      <w:marRight w:val="0"/>
      <w:marTop w:val="0"/>
      <w:marBottom w:val="0"/>
      <w:divBdr>
        <w:top w:val="none" w:sz="0" w:space="0" w:color="auto"/>
        <w:left w:val="none" w:sz="0" w:space="0" w:color="auto"/>
        <w:bottom w:val="none" w:sz="0" w:space="0" w:color="auto"/>
        <w:right w:val="none" w:sz="0" w:space="0" w:color="auto"/>
      </w:divBdr>
    </w:div>
    <w:div w:id="1921060724">
      <w:bodyDiv w:val="1"/>
      <w:marLeft w:val="0"/>
      <w:marRight w:val="0"/>
      <w:marTop w:val="0"/>
      <w:marBottom w:val="0"/>
      <w:divBdr>
        <w:top w:val="none" w:sz="0" w:space="0" w:color="auto"/>
        <w:left w:val="none" w:sz="0" w:space="0" w:color="auto"/>
        <w:bottom w:val="none" w:sz="0" w:space="0" w:color="auto"/>
        <w:right w:val="none" w:sz="0" w:space="0" w:color="auto"/>
      </w:divBdr>
    </w:div>
    <w:div w:id="1921210665">
      <w:bodyDiv w:val="1"/>
      <w:marLeft w:val="0"/>
      <w:marRight w:val="0"/>
      <w:marTop w:val="0"/>
      <w:marBottom w:val="0"/>
      <w:divBdr>
        <w:top w:val="none" w:sz="0" w:space="0" w:color="auto"/>
        <w:left w:val="none" w:sz="0" w:space="0" w:color="auto"/>
        <w:bottom w:val="none" w:sz="0" w:space="0" w:color="auto"/>
        <w:right w:val="none" w:sz="0" w:space="0" w:color="auto"/>
      </w:divBdr>
    </w:div>
    <w:div w:id="1921214191">
      <w:bodyDiv w:val="1"/>
      <w:marLeft w:val="0"/>
      <w:marRight w:val="0"/>
      <w:marTop w:val="0"/>
      <w:marBottom w:val="0"/>
      <w:divBdr>
        <w:top w:val="none" w:sz="0" w:space="0" w:color="auto"/>
        <w:left w:val="none" w:sz="0" w:space="0" w:color="auto"/>
        <w:bottom w:val="none" w:sz="0" w:space="0" w:color="auto"/>
        <w:right w:val="none" w:sz="0" w:space="0" w:color="auto"/>
      </w:divBdr>
    </w:div>
    <w:div w:id="1921257920">
      <w:bodyDiv w:val="1"/>
      <w:marLeft w:val="0"/>
      <w:marRight w:val="0"/>
      <w:marTop w:val="0"/>
      <w:marBottom w:val="0"/>
      <w:divBdr>
        <w:top w:val="none" w:sz="0" w:space="0" w:color="auto"/>
        <w:left w:val="none" w:sz="0" w:space="0" w:color="auto"/>
        <w:bottom w:val="none" w:sz="0" w:space="0" w:color="auto"/>
        <w:right w:val="none" w:sz="0" w:space="0" w:color="auto"/>
      </w:divBdr>
    </w:div>
    <w:div w:id="1921327605">
      <w:bodyDiv w:val="1"/>
      <w:marLeft w:val="0"/>
      <w:marRight w:val="0"/>
      <w:marTop w:val="0"/>
      <w:marBottom w:val="0"/>
      <w:divBdr>
        <w:top w:val="none" w:sz="0" w:space="0" w:color="auto"/>
        <w:left w:val="none" w:sz="0" w:space="0" w:color="auto"/>
        <w:bottom w:val="none" w:sz="0" w:space="0" w:color="auto"/>
        <w:right w:val="none" w:sz="0" w:space="0" w:color="auto"/>
      </w:divBdr>
    </w:div>
    <w:div w:id="1921521142">
      <w:bodyDiv w:val="1"/>
      <w:marLeft w:val="0"/>
      <w:marRight w:val="0"/>
      <w:marTop w:val="0"/>
      <w:marBottom w:val="0"/>
      <w:divBdr>
        <w:top w:val="none" w:sz="0" w:space="0" w:color="auto"/>
        <w:left w:val="none" w:sz="0" w:space="0" w:color="auto"/>
        <w:bottom w:val="none" w:sz="0" w:space="0" w:color="auto"/>
        <w:right w:val="none" w:sz="0" w:space="0" w:color="auto"/>
      </w:divBdr>
    </w:div>
    <w:div w:id="1921595834">
      <w:bodyDiv w:val="1"/>
      <w:marLeft w:val="0"/>
      <w:marRight w:val="0"/>
      <w:marTop w:val="0"/>
      <w:marBottom w:val="0"/>
      <w:divBdr>
        <w:top w:val="none" w:sz="0" w:space="0" w:color="auto"/>
        <w:left w:val="none" w:sz="0" w:space="0" w:color="auto"/>
        <w:bottom w:val="none" w:sz="0" w:space="0" w:color="auto"/>
        <w:right w:val="none" w:sz="0" w:space="0" w:color="auto"/>
      </w:divBdr>
    </w:div>
    <w:div w:id="1921597405">
      <w:bodyDiv w:val="1"/>
      <w:marLeft w:val="0"/>
      <w:marRight w:val="0"/>
      <w:marTop w:val="0"/>
      <w:marBottom w:val="0"/>
      <w:divBdr>
        <w:top w:val="none" w:sz="0" w:space="0" w:color="auto"/>
        <w:left w:val="none" w:sz="0" w:space="0" w:color="auto"/>
        <w:bottom w:val="none" w:sz="0" w:space="0" w:color="auto"/>
        <w:right w:val="none" w:sz="0" w:space="0" w:color="auto"/>
      </w:divBdr>
    </w:div>
    <w:div w:id="1921938271">
      <w:bodyDiv w:val="1"/>
      <w:marLeft w:val="0"/>
      <w:marRight w:val="0"/>
      <w:marTop w:val="0"/>
      <w:marBottom w:val="0"/>
      <w:divBdr>
        <w:top w:val="none" w:sz="0" w:space="0" w:color="auto"/>
        <w:left w:val="none" w:sz="0" w:space="0" w:color="auto"/>
        <w:bottom w:val="none" w:sz="0" w:space="0" w:color="auto"/>
        <w:right w:val="none" w:sz="0" w:space="0" w:color="auto"/>
      </w:divBdr>
    </w:div>
    <w:div w:id="1922173305">
      <w:bodyDiv w:val="1"/>
      <w:marLeft w:val="0"/>
      <w:marRight w:val="0"/>
      <w:marTop w:val="0"/>
      <w:marBottom w:val="0"/>
      <w:divBdr>
        <w:top w:val="none" w:sz="0" w:space="0" w:color="auto"/>
        <w:left w:val="none" w:sz="0" w:space="0" w:color="auto"/>
        <w:bottom w:val="none" w:sz="0" w:space="0" w:color="auto"/>
        <w:right w:val="none" w:sz="0" w:space="0" w:color="auto"/>
      </w:divBdr>
    </w:div>
    <w:div w:id="1922370814">
      <w:bodyDiv w:val="1"/>
      <w:marLeft w:val="0"/>
      <w:marRight w:val="0"/>
      <w:marTop w:val="0"/>
      <w:marBottom w:val="0"/>
      <w:divBdr>
        <w:top w:val="none" w:sz="0" w:space="0" w:color="auto"/>
        <w:left w:val="none" w:sz="0" w:space="0" w:color="auto"/>
        <w:bottom w:val="none" w:sz="0" w:space="0" w:color="auto"/>
        <w:right w:val="none" w:sz="0" w:space="0" w:color="auto"/>
      </w:divBdr>
    </w:div>
    <w:div w:id="1922449973">
      <w:bodyDiv w:val="1"/>
      <w:marLeft w:val="0"/>
      <w:marRight w:val="0"/>
      <w:marTop w:val="0"/>
      <w:marBottom w:val="0"/>
      <w:divBdr>
        <w:top w:val="none" w:sz="0" w:space="0" w:color="auto"/>
        <w:left w:val="none" w:sz="0" w:space="0" w:color="auto"/>
        <w:bottom w:val="none" w:sz="0" w:space="0" w:color="auto"/>
        <w:right w:val="none" w:sz="0" w:space="0" w:color="auto"/>
      </w:divBdr>
    </w:div>
    <w:div w:id="1922592941">
      <w:bodyDiv w:val="1"/>
      <w:marLeft w:val="0"/>
      <w:marRight w:val="0"/>
      <w:marTop w:val="0"/>
      <w:marBottom w:val="0"/>
      <w:divBdr>
        <w:top w:val="none" w:sz="0" w:space="0" w:color="auto"/>
        <w:left w:val="none" w:sz="0" w:space="0" w:color="auto"/>
        <w:bottom w:val="none" w:sz="0" w:space="0" w:color="auto"/>
        <w:right w:val="none" w:sz="0" w:space="0" w:color="auto"/>
      </w:divBdr>
    </w:div>
    <w:div w:id="1922596365">
      <w:bodyDiv w:val="1"/>
      <w:marLeft w:val="0"/>
      <w:marRight w:val="0"/>
      <w:marTop w:val="0"/>
      <w:marBottom w:val="0"/>
      <w:divBdr>
        <w:top w:val="none" w:sz="0" w:space="0" w:color="auto"/>
        <w:left w:val="none" w:sz="0" w:space="0" w:color="auto"/>
        <w:bottom w:val="none" w:sz="0" w:space="0" w:color="auto"/>
        <w:right w:val="none" w:sz="0" w:space="0" w:color="auto"/>
      </w:divBdr>
    </w:div>
    <w:div w:id="1922760714">
      <w:bodyDiv w:val="1"/>
      <w:marLeft w:val="0"/>
      <w:marRight w:val="0"/>
      <w:marTop w:val="0"/>
      <w:marBottom w:val="0"/>
      <w:divBdr>
        <w:top w:val="none" w:sz="0" w:space="0" w:color="auto"/>
        <w:left w:val="none" w:sz="0" w:space="0" w:color="auto"/>
        <w:bottom w:val="none" w:sz="0" w:space="0" w:color="auto"/>
        <w:right w:val="none" w:sz="0" w:space="0" w:color="auto"/>
      </w:divBdr>
    </w:div>
    <w:div w:id="1922831994">
      <w:bodyDiv w:val="1"/>
      <w:marLeft w:val="0"/>
      <w:marRight w:val="0"/>
      <w:marTop w:val="0"/>
      <w:marBottom w:val="0"/>
      <w:divBdr>
        <w:top w:val="none" w:sz="0" w:space="0" w:color="auto"/>
        <w:left w:val="none" w:sz="0" w:space="0" w:color="auto"/>
        <w:bottom w:val="none" w:sz="0" w:space="0" w:color="auto"/>
        <w:right w:val="none" w:sz="0" w:space="0" w:color="auto"/>
      </w:divBdr>
    </w:div>
    <w:div w:id="1922836065">
      <w:bodyDiv w:val="1"/>
      <w:marLeft w:val="0"/>
      <w:marRight w:val="0"/>
      <w:marTop w:val="0"/>
      <w:marBottom w:val="0"/>
      <w:divBdr>
        <w:top w:val="none" w:sz="0" w:space="0" w:color="auto"/>
        <w:left w:val="none" w:sz="0" w:space="0" w:color="auto"/>
        <w:bottom w:val="none" w:sz="0" w:space="0" w:color="auto"/>
        <w:right w:val="none" w:sz="0" w:space="0" w:color="auto"/>
      </w:divBdr>
    </w:div>
    <w:div w:id="1923098440">
      <w:bodyDiv w:val="1"/>
      <w:marLeft w:val="0"/>
      <w:marRight w:val="0"/>
      <w:marTop w:val="0"/>
      <w:marBottom w:val="0"/>
      <w:divBdr>
        <w:top w:val="none" w:sz="0" w:space="0" w:color="auto"/>
        <w:left w:val="none" w:sz="0" w:space="0" w:color="auto"/>
        <w:bottom w:val="none" w:sz="0" w:space="0" w:color="auto"/>
        <w:right w:val="none" w:sz="0" w:space="0" w:color="auto"/>
      </w:divBdr>
    </w:div>
    <w:div w:id="1923104558">
      <w:bodyDiv w:val="1"/>
      <w:marLeft w:val="0"/>
      <w:marRight w:val="0"/>
      <w:marTop w:val="0"/>
      <w:marBottom w:val="0"/>
      <w:divBdr>
        <w:top w:val="none" w:sz="0" w:space="0" w:color="auto"/>
        <w:left w:val="none" w:sz="0" w:space="0" w:color="auto"/>
        <w:bottom w:val="none" w:sz="0" w:space="0" w:color="auto"/>
        <w:right w:val="none" w:sz="0" w:space="0" w:color="auto"/>
      </w:divBdr>
    </w:div>
    <w:div w:id="1923446971">
      <w:bodyDiv w:val="1"/>
      <w:marLeft w:val="0"/>
      <w:marRight w:val="0"/>
      <w:marTop w:val="0"/>
      <w:marBottom w:val="0"/>
      <w:divBdr>
        <w:top w:val="none" w:sz="0" w:space="0" w:color="auto"/>
        <w:left w:val="none" w:sz="0" w:space="0" w:color="auto"/>
        <w:bottom w:val="none" w:sz="0" w:space="0" w:color="auto"/>
        <w:right w:val="none" w:sz="0" w:space="0" w:color="auto"/>
      </w:divBdr>
    </w:div>
    <w:div w:id="1923490385">
      <w:bodyDiv w:val="1"/>
      <w:marLeft w:val="0"/>
      <w:marRight w:val="0"/>
      <w:marTop w:val="0"/>
      <w:marBottom w:val="0"/>
      <w:divBdr>
        <w:top w:val="none" w:sz="0" w:space="0" w:color="auto"/>
        <w:left w:val="none" w:sz="0" w:space="0" w:color="auto"/>
        <w:bottom w:val="none" w:sz="0" w:space="0" w:color="auto"/>
        <w:right w:val="none" w:sz="0" w:space="0" w:color="auto"/>
      </w:divBdr>
    </w:div>
    <w:div w:id="1923952479">
      <w:bodyDiv w:val="1"/>
      <w:marLeft w:val="0"/>
      <w:marRight w:val="0"/>
      <w:marTop w:val="0"/>
      <w:marBottom w:val="0"/>
      <w:divBdr>
        <w:top w:val="none" w:sz="0" w:space="0" w:color="auto"/>
        <w:left w:val="none" w:sz="0" w:space="0" w:color="auto"/>
        <w:bottom w:val="none" w:sz="0" w:space="0" w:color="auto"/>
        <w:right w:val="none" w:sz="0" w:space="0" w:color="auto"/>
      </w:divBdr>
    </w:div>
    <w:div w:id="1924022882">
      <w:bodyDiv w:val="1"/>
      <w:marLeft w:val="0"/>
      <w:marRight w:val="0"/>
      <w:marTop w:val="0"/>
      <w:marBottom w:val="0"/>
      <w:divBdr>
        <w:top w:val="none" w:sz="0" w:space="0" w:color="auto"/>
        <w:left w:val="none" w:sz="0" w:space="0" w:color="auto"/>
        <w:bottom w:val="none" w:sz="0" w:space="0" w:color="auto"/>
        <w:right w:val="none" w:sz="0" w:space="0" w:color="auto"/>
      </w:divBdr>
    </w:div>
    <w:div w:id="1924027991">
      <w:bodyDiv w:val="1"/>
      <w:marLeft w:val="0"/>
      <w:marRight w:val="0"/>
      <w:marTop w:val="0"/>
      <w:marBottom w:val="0"/>
      <w:divBdr>
        <w:top w:val="none" w:sz="0" w:space="0" w:color="auto"/>
        <w:left w:val="none" w:sz="0" w:space="0" w:color="auto"/>
        <w:bottom w:val="none" w:sz="0" w:space="0" w:color="auto"/>
        <w:right w:val="none" w:sz="0" w:space="0" w:color="auto"/>
      </w:divBdr>
    </w:div>
    <w:div w:id="1924217630">
      <w:bodyDiv w:val="1"/>
      <w:marLeft w:val="0"/>
      <w:marRight w:val="0"/>
      <w:marTop w:val="0"/>
      <w:marBottom w:val="0"/>
      <w:divBdr>
        <w:top w:val="none" w:sz="0" w:space="0" w:color="auto"/>
        <w:left w:val="none" w:sz="0" w:space="0" w:color="auto"/>
        <w:bottom w:val="none" w:sz="0" w:space="0" w:color="auto"/>
        <w:right w:val="none" w:sz="0" w:space="0" w:color="auto"/>
      </w:divBdr>
    </w:div>
    <w:div w:id="1924411811">
      <w:bodyDiv w:val="1"/>
      <w:marLeft w:val="0"/>
      <w:marRight w:val="0"/>
      <w:marTop w:val="0"/>
      <w:marBottom w:val="0"/>
      <w:divBdr>
        <w:top w:val="none" w:sz="0" w:space="0" w:color="auto"/>
        <w:left w:val="none" w:sz="0" w:space="0" w:color="auto"/>
        <w:bottom w:val="none" w:sz="0" w:space="0" w:color="auto"/>
        <w:right w:val="none" w:sz="0" w:space="0" w:color="auto"/>
      </w:divBdr>
    </w:div>
    <w:div w:id="1924534120">
      <w:bodyDiv w:val="1"/>
      <w:marLeft w:val="0"/>
      <w:marRight w:val="0"/>
      <w:marTop w:val="0"/>
      <w:marBottom w:val="0"/>
      <w:divBdr>
        <w:top w:val="none" w:sz="0" w:space="0" w:color="auto"/>
        <w:left w:val="none" w:sz="0" w:space="0" w:color="auto"/>
        <w:bottom w:val="none" w:sz="0" w:space="0" w:color="auto"/>
        <w:right w:val="none" w:sz="0" w:space="0" w:color="auto"/>
      </w:divBdr>
    </w:div>
    <w:div w:id="1924874285">
      <w:bodyDiv w:val="1"/>
      <w:marLeft w:val="0"/>
      <w:marRight w:val="0"/>
      <w:marTop w:val="0"/>
      <w:marBottom w:val="0"/>
      <w:divBdr>
        <w:top w:val="none" w:sz="0" w:space="0" w:color="auto"/>
        <w:left w:val="none" w:sz="0" w:space="0" w:color="auto"/>
        <w:bottom w:val="none" w:sz="0" w:space="0" w:color="auto"/>
        <w:right w:val="none" w:sz="0" w:space="0" w:color="auto"/>
      </w:divBdr>
    </w:div>
    <w:div w:id="1924878140">
      <w:bodyDiv w:val="1"/>
      <w:marLeft w:val="0"/>
      <w:marRight w:val="0"/>
      <w:marTop w:val="0"/>
      <w:marBottom w:val="0"/>
      <w:divBdr>
        <w:top w:val="none" w:sz="0" w:space="0" w:color="auto"/>
        <w:left w:val="none" w:sz="0" w:space="0" w:color="auto"/>
        <w:bottom w:val="none" w:sz="0" w:space="0" w:color="auto"/>
        <w:right w:val="none" w:sz="0" w:space="0" w:color="auto"/>
      </w:divBdr>
    </w:div>
    <w:div w:id="1924992301">
      <w:bodyDiv w:val="1"/>
      <w:marLeft w:val="0"/>
      <w:marRight w:val="0"/>
      <w:marTop w:val="0"/>
      <w:marBottom w:val="0"/>
      <w:divBdr>
        <w:top w:val="none" w:sz="0" w:space="0" w:color="auto"/>
        <w:left w:val="none" w:sz="0" w:space="0" w:color="auto"/>
        <w:bottom w:val="none" w:sz="0" w:space="0" w:color="auto"/>
        <w:right w:val="none" w:sz="0" w:space="0" w:color="auto"/>
      </w:divBdr>
    </w:div>
    <w:div w:id="1924994098">
      <w:bodyDiv w:val="1"/>
      <w:marLeft w:val="0"/>
      <w:marRight w:val="0"/>
      <w:marTop w:val="0"/>
      <w:marBottom w:val="0"/>
      <w:divBdr>
        <w:top w:val="none" w:sz="0" w:space="0" w:color="auto"/>
        <w:left w:val="none" w:sz="0" w:space="0" w:color="auto"/>
        <w:bottom w:val="none" w:sz="0" w:space="0" w:color="auto"/>
        <w:right w:val="none" w:sz="0" w:space="0" w:color="auto"/>
      </w:divBdr>
    </w:div>
    <w:div w:id="1925139107">
      <w:bodyDiv w:val="1"/>
      <w:marLeft w:val="0"/>
      <w:marRight w:val="0"/>
      <w:marTop w:val="0"/>
      <w:marBottom w:val="0"/>
      <w:divBdr>
        <w:top w:val="none" w:sz="0" w:space="0" w:color="auto"/>
        <w:left w:val="none" w:sz="0" w:space="0" w:color="auto"/>
        <w:bottom w:val="none" w:sz="0" w:space="0" w:color="auto"/>
        <w:right w:val="none" w:sz="0" w:space="0" w:color="auto"/>
      </w:divBdr>
    </w:div>
    <w:div w:id="1925140571">
      <w:bodyDiv w:val="1"/>
      <w:marLeft w:val="0"/>
      <w:marRight w:val="0"/>
      <w:marTop w:val="0"/>
      <w:marBottom w:val="0"/>
      <w:divBdr>
        <w:top w:val="none" w:sz="0" w:space="0" w:color="auto"/>
        <w:left w:val="none" w:sz="0" w:space="0" w:color="auto"/>
        <w:bottom w:val="none" w:sz="0" w:space="0" w:color="auto"/>
        <w:right w:val="none" w:sz="0" w:space="0" w:color="auto"/>
      </w:divBdr>
    </w:div>
    <w:div w:id="1925340366">
      <w:bodyDiv w:val="1"/>
      <w:marLeft w:val="0"/>
      <w:marRight w:val="0"/>
      <w:marTop w:val="0"/>
      <w:marBottom w:val="0"/>
      <w:divBdr>
        <w:top w:val="none" w:sz="0" w:space="0" w:color="auto"/>
        <w:left w:val="none" w:sz="0" w:space="0" w:color="auto"/>
        <w:bottom w:val="none" w:sz="0" w:space="0" w:color="auto"/>
        <w:right w:val="none" w:sz="0" w:space="0" w:color="auto"/>
      </w:divBdr>
    </w:div>
    <w:div w:id="1925529026">
      <w:bodyDiv w:val="1"/>
      <w:marLeft w:val="0"/>
      <w:marRight w:val="0"/>
      <w:marTop w:val="0"/>
      <w:marBottom w:val="0"/>
      <w:divBdr>
        <w:top w:val="none" w:sz="0" w:space="0" w:color="auto"/>
        <w:left w:val="none" w:sz="0" w:space="0" w:color="auto"/>
        <w:bottom w:val="none" w:sz="0" w:space="0" w:color="auto"/>
        <w:right w:val="none" w:sz="0" w:space="0" w:color="auto"/>
      </w:divBdr>
    </w:div>
    <w:div w:id="1925841757">
      <w:bodyDiv w:val="1"/>
      <w:marLeft w:val="0"/>
      <w:marRight w:val="0"/>
      <w:marTop w:val="0"/>
      <w:marBottom w:val="0"/>
      <w:divBdr>
        <w:top w:val="none" w:sz="0" w:space="0" w:color="auto"/>
        <w:left w:val="none" w:sz="0" w:space="0" w:color="auto"/>
        <w:bottom w:val="none" w:sz="0" w:space="0" w:color="auto"/>
        <w:right w:val="none" w:sz="0" w:space="0" w:color="auto"/>
      </w:divBdr>
    </w:div>
    <w:div w:id="1925918152">
      <w:bodyDiv w:val="1"/>
      <w:marLeft w:val="0"/>
      <w:marRight w:val="0"/>
      <w:marTop w:val="0"/>
      <w:marBottom w:val="0"/>
      <w:divBdr>
        <w:top w:val="none" w:sz="0" w:space="0" w:color="auto"/>
        <w:left w:val="none" w:sz="0" w:space="0" w:color="auto"/>
        <w:bottom w:val="none" w:sz="0" w:space="0" w:color="auto"/>
        <w:right w:val="none" w:sz="0" w:space="0" w:color="auto"/>
      </w:divBdr>
    </w:div>
    <w:div w:id="1925987474">
      <w:bodyDiv w:val="1"/>
      <w:marLeft w:val="0"/>
      <w:marRight w:val="0"/>
      <w:marTop w:val="0"/>
      <w:marBottom w:val="0"/>
      <w:divBdr>
        <w:top w:val="none" w:sz="0" w:space="0" w:color="auto"/>
        <w:left w:val="none" w:sz="0" w:space="0" w:color="auto"/>
        <w:bottom w:val="none" w:sz="0" w:space="0" w:color="auto"/>
        <w:right w:val="none" w:sz="0" w:space="0" w:color="auto"/>
      </w:divBdr>
    </w:div>
    <w:div w:id="1926458226">
      <w:bodyDiv w:val="1"/>
      <w:marLeft w:val="0"/>
      <w:marRight w:val="0"/>
      <w:marTop w:val="0"/>
      <w:marBottom w:val="0"/>
      <w:divBdr>
        <w:top w:val="none" w:sz="0" w:space="0" w:color="auto"/>
        <w:left w:val="none" w:sz="0" w:space="0" w:color="auto"/>
        <w:bottom w:val="none" w:sz="0" w:space="0" w:color="auto"/>
        <w:right w:val="none" w:sz="0" w:space="0" w:color="auto"/>
      </w:divBdr>
    </w:div>
    <w:div w:id="1926567936">
      <w:bodyDiv w:val="1"/>
      <w:marLeft w:val="0"/>
      <w:marRight w:val="0"/>
      <w:marTop w:val="0"/>
      <w:marBottom w:val="0"/>
      <w:divBdr>
        <w:top w:val="none" w:sz="0" w:space="0" w:color="auto"/>
        <w:left w:val="none" w:sz="0" w:space="0" w:color="auto"/>
        <w:bottom w:val="none" w:sz="0" w:space="0" w:color="auto"/>
        <w:right w:val="none" w:sz="0" w:space="0" w:color="auto"/>
      </w:divBdr>
    </w:div>
    <w:div w:id="1926718367">
      <w:bodyDiv w:val="1"/>
      <w:marLeft w:val="0"/>
      <w:marRight w:val="0"/>
      <w:marTop w:val="0"/>
      <w:marBottom w:val="0"/>
      <w:divBdr>
        <w:top w:val="none" w:sz="0" w:space="0" w:color="auto"/>
        <w:left w:val="none" w:sz="0" w:space="0" w:color="auto"/>
        <w:bottom w:val="none" w:sz="0" w:space="0" w:color="auto"/>
        <w:right w:val="none" w:sz="0" w:space="0" w:color="auto"/>
      </w:divBdr>
    </w:div>
    <w:div w:id="1926836322">
      <w:bodyDiv w:val="1"/>
      <w:marLeft w:val="0"/>
      <w:marRight w:val="0"/>
      <w:marTop w:val="0"/>
      <w:marBottom w:val="0"/>
      <w:divBdr>
        <w:top w:val="none" w:sz="0" w:space="0" w:color="auto"/>
        <w:left w:val="none" w:sz="0" w:space="0" w:color="auto"/>
        <w:bottom w:val="none" w:sz="0" w:space="0" w:color="auto"/>
        <w:right w:val="none" w:sz="0" w:space="0" w:color="auto"/>
      </w:divBdr>
    </w:div>
    <w:div w:id="1927421395">
      <w:bodyDiv w:val="1"/>
      <w:marLeft w:val="0"/>
      <w:marRight w:val="0"/>
      <w:marTop w:val="0"/>
      <w:marBottom w:val="0"/>
      <w:divBdr>
        <w:top w:val="none" w:sz="0" w:space="0" w:color="auto"/>
        <w:left w:val="none" w:sz="0" w:space="0" w:color="auto"/>
        <w:bottom w:val="none" w:sz="0" w:space="0" w:color="auto"/>
        <w:right w:val="none" w:sz="0" w:space="0" w:color="auto"/>
      </w:divBdr>
    </w:div>
    <w:div w:id="1927566597">
      <w:bodyDiv w:val="1"/>
      <w:marLeft w:val="0"/>
      <w:marRight w:val="0"/>
      <w:marTop w:val="0"/>
      <w:marBottom w:val="0"/>
      <w:divBdr>
        <w:top w:val="none" w:sz="0" w:space="0" w:color="auto"/>
        <w:left w:val="none" w:sz="0" w:space="0" w:color="auto"/>
        <w:bottom w:val="none" w:sz="0" w:space="0" w:color="auto"/>
        <w:right w:val="none" w:sz="0" w:space="0" w:color="auto"/>
      </w:divBdr>
    </w:div>
    <w:div w:id="1927573416">
      <w:bodyDiv w:val="1"/>
      <w:marLeft w:val="0"/>
      <w:marRight w:val="0"/>
      <w:marTop w:val="0"/>
      <w:marBottom w:val="0"/>
      <w:divBdr>
        <w:top w:val="none" w:sz="0" w:space="0" w:color="auto"/>
        <w:left w:val="none" w:sz="0" w:space="0" w:color="auto"/>
        <w:bottom w:val="none" w:sz="0" w:space="0" w:color="auto"/>
        <w:right w:val="none" w:sz="0" w:space="0" w:color="auto"/>
      </w:divBdr>
    </w:div>
    <w:div w:id="1927690575">
      <w:bodyDiv w:val="1"/>
      <w:marLeft w:val="0"/>
      <w:marRight w:val="0"/>
      <w:marTop w:val="0"/>
      <w:marBottom w:val="0"/>
      <w:divBdr>
        <w:top w:val="none" w:sz="0" w:space="0" w:color="auto"/>
        <w:left w:val="none" w:sz="0" w:space="0" w:color="auto"/>
        <w:bottom w:val="none" w:sz="0" w:space="0" w:color="auto"/>
        <w:right w:val="none" w:sz="0" w:space="0" w:color="auto"/>
      </w:divBdr>
    </w:div>
    <w:div w:id="1927835538">
      <w:bodyDiv w:val="1"/>
      <w:marLeft w:val="0"/>
      <w:marRight w:val="0"/>
      <w:marTop w:val="0"/>
      <w:marBottom w:val="0"/>
      <w:divBdr>
        <w:top w:val="none" w:sz="0" w:space="0" w:color="auto"/>
        <w:left w:val="none" w:sz="0" w:space="0" w:color="auto"/>
        <w:bottom w:val="none" w:sz="0" w:space="0" w:color="auto"/>
        <w:right w:val="none" w:sz="0" w:space="0" w:color="auto"/>
      </w:divBdr>
    </w:div>
    <w:div w:id="1927881516">
      <w:bodyDiv w:val="1"/>
      <w:marLeft w:val="0"/>
      <w:marRight w:val="0"/>
      <w:marTop w:val="0"/>
      <w:marBottom w:val="0"/>
      <w:divBdr>
        <w:top w:val="none" w:sz="0" w:space="0" w:color="auto"/>
        <w:left w:val="none" w:sz="0" w:space="0" w:color="auto"/>
        <w:bottom w:val="none" w:sz="0" w:space="0" w:color="auto"/>
        <w:right w:val="none" w:sz="0" w:space="0" w:color="auto"/>
      </w:divBdr>
    </w:div>
    <w:div w:id="1928033410">
      <w:bodyDiv w:val="1"/>
      <w:marLeft w:val="0"/>
      <w:marRight w:val="0"/>
      <w:marTop w:val="0"/>
      <w:marBottom w:val="0"/>
      <w:divBdr>
        <w:top w:val="none" w:sz="0" w:space="0" w:color="auto"/>
        <w:left w:val="none" w:sz="0" w:space="0" w:color="auto"/>
        <w:bottom w:val="none" w:sz="0" w:space="0" w:color="auto"/>
        <w:right w:val="none" w:sz="0" w:space="0" w:color="auto"/>
      </w:divBdr>
    </w:div>
    <w:div w:id="1928490839">
      <w:bodyDiv w:val="1"/>
      <w:marLeft w:val="0"/>
      <w:marRight w:val="0"/>
      <w:marTop w:val="0"/>
      <w:marBottom w:val="0"/>
      <w:divBdr>
        <w:top w:val="none" w:sz="0" w:space="0" w:color="auto"/>
        <w:left w:val="none" w:sz="0" w:space="0" w:color="auto"/>
        <w:bottom w:val="none" w:sz="0" w:space="0" w:color="auto"/>
        <w:right w:val="none" w:sz="0" w:space="0" w:color="auto"/>
      </w:divBdr>
    </w:div>
    <w:div w:id="1928535623">
      <w:bodyDiv w:val="1"/>
      <w:marLeft w:val="0"/>
      <w:marRight w:val="0"/>
      <w:marTop w:val="0"/>
      <w:marBottom w:val="0"/>
      <w:divBdr>
        <w:top w:val="none" w:sz="0" w:space="0" w:color="auto"/>
        <w:left w:val="none" w:sz="0" w:space="0" w:color="auto"/>
        <w:bottom w:val="none" w:sz="0" w:space="0" w:color="auto"/>
        <w:right w:val="none" w:sz="0" w:space="0" w:color="auto"/>
      </w:divBdr>
    </w:div>
    <w:div w:id="1928684481">
      <w:bodyDiv w:val="1"/>
      <w:marLeft w:val="0"/>
      <w:marRight w:val="0"/>
      <w:marTop w:val="0"/>
      <w:marBottom w:val="0"/>
      <w:divBdr>
        <w:top w:val="none" w:sz="0" w:space="0" w:color="auto"/>
        <w:left w:val="none" w:sz="0" w:space="0" w:color="auto"/>
        <w:bottom w:val="none" w:sz="0" w:space="0" w:color="auto"/>
        <w:right w:val="none" w:sz="0" w:space="0" w:color="auto"/>
      </w:divBdr>
    </w:div>
    <w:div w:id="1929263823">
      <w:bodyDiv w:val="1"/>
      <w:marLeft w:val="0"/>
      <w:marRight w:val="0"/>
      <w:marTop w:val="0"/>
      <w:marBottom w:val="0"/>
      <w:divBdr>
        <w:top w:val="none" w:sz="0" w:space="0" w:color="auto"/>
        <w:left w:val="none" w:sz="0" w:space="0" w:color="auto"/>
        <w:bottom w:val="none" w:sz="0" w:space="0" w:color="auto"/>
        <w:right w:val="none" w:sz="0" w:space="0" w:color="auto"/>
      </w:divBdr>
    </w:div>
    <w:div w:id="1929531922">
      <w:bodyDiv w:val="1"/>
      <w:marLeft w:val="0"/>
      <w:marRight w:val="0"/>
      <w:marTop w:val="0"/>
      <w:marBottom w:val="0"/>
      <w:divBdr>
        <w:top w:val="none" w:sz="0" w:space="0" w:color="auto"/>
        <w:left w:val="none" w:sz="0" w:space="0" w:color="auto"/>
        <w:bottom w:val="none" w:sz="0" w:space="0" w:color="auto"/>
        <w:right w:val="none" w:sz="0" w:space="0" w:color="auto"/>
      </w:divBdr>
    </w:div>
    <w:div w:id="1929655363">
      <w:bodyDiv w:val="1"/>
      <w:marLeft w:val="0"/>
      <w:marRight w:val="0"/>
      <w:marTop w:val="0"/>
      <w:marBottom w:val="0"/>
      <w:divBdr>
        <w:top w:val="none" w:sz="0" w:space="0" w:color="auto"/>
        <w:left w:val="none" w:sz="0" w:space="0" w:color="auto"/>
        <w:bottom w:val="none" w:sz="0" w:space="0" w:color="auto"/>
        <w:right w:val="none" w:sz="0" w:space="0" w:color="auto"/>
      </w:divBdr>
    </w:div>
    <w:div w:id="1929731361">
      <w:bodyDiv w:val="1"/>
      <w:marLeft w:val="0"/>
      <w:marRight w:val="0"/>
      <w:marTop w:val="0"/>
      <w:marBottom w:val="0"/>
      <w:divBdr>
        <w:top w:val="none" w:sz="0" w:space="0" w:color="auto"/>
        <w:left w:val="none" w:sz="0" w:space="0" w:color="auto"/>
        <w:bottom w:val="none" w:sz="0" w:space="0" w:color="auto"/>
        <w:right w:val="none" w:sz="0" w:space="0" w:color="auto"/>
      </w:divBdr>
    </w:div>
    <w:div w:id="1929803753">
      <w:bodyDiv w:val="1"/>
      <w:marLeft w:val="0"/>
      <w:marRight w:val="0"/>
      <w:marTop w:val="0"/>
      <w:marBottom w:val="0"/>
      <w:divBdr>
        <w:top w:val="none" w:sz="0" w:space="0" w:color="auto"/>
        <w:left w:val="none" w:sz="0" w:space="0" w:color="auto"/>
        <w:bottom w:val="none" w:sz="0" w:space="0" w:color="auto"/>
        <w:right w:val="none" w:sz="0" w:space="0" w:color="auto"/>
      </w:divBdr>
    </w:div>
    <w:div w:id="1929852758">
      <w:bodyDiv w:val="1"/>
      <w:marLeft w:val="0"/>
      <w:marRight w:val="0"/>
      <w:marTop w:val="0"/>
      <w:marBottom w:val="0"/>
      <w:divBdr>
        <w:top w:val="none" w:sz="0" w:space="0" w:color="auto"/>
        <w:left w:val="none" w:sz="0" w:space="0" w:color="auto"/>
        <w:bottom w:val="none" w:sz="0" w:space="0" w:color="auto"/>
        <w:right w:val="none" w:sz="0" w:space="0" w:color="auto"/>
      </w:divBdr>
    </w:div>
    <w:div w:id="1930188858">
      <w:bodyDiv w:val="1"/>
      <w:marLeft w:val="0"/>
      <w:marRight w:val="0"/>
      <w:marTop w:val="0"/>
      <w:marBottom w:val="0"/>
      <w:divBdr>
        <w:top w:val="none" w:sz="0" w:space="0" w:color="auto"/>
        <w:left w:val="none" w:sz="0" w:space="0" w:color="auto"/>
        <w:bottom w:val="none" w:sz="0" w:space="0" w:color="auto"/>
        <w:right w:val="none" w:sz="0" w:space="0" w:color="auto"/>
      </w:divBdr>
    </w:div>
    <w:div w:id="1930503528">
      <w:bodyDiv w:val="1"/>
      <w:marLeft w:val="0"/>
      <w:marRight w:val="0"/>
      <w:marTop w:val="0"/>
      <w:marBottom w:val="0"/>
      <w:divBdr>
        <w:top w:val="none" w:sz="0" w:space="0" w:color="auto"/>
        <w:left w:val="none" w:sz="0" w:space="0" w:color="auto"/>
        <w:bottom w:val="none" w:sz="0" w:space="0" w:color="auto"/>
        <w:right w:val="none" w:sz="0" w:space="0" w:color="auto"/>
      </w:divBdr>
    </w:div>
    <w:div w:id="1930581613">
      <w:bodyDiv w:val="1"/>
      <w:marLeft w:val="0"/>
      <w:marRight w:val="0"/>
      <w:marTop w:val="0"/>
      <w:marBottom w:val="0"/>
      <w:divBdr>
        <w:top w:val="none" w:sz="0" w:space="0" w:color="auto"/>
        <w:left w:val="none" w:sz="0" w:space="0" w:color="auto"/>
        <w:bottom w:val="none" w:sz="0" w:space="0" w:color="auto"/>
        <w:right w:val="none" w:sz="0" w:space="0" w:color="auto"/>
      </w:divBdr>
    </w:div>
    <w:div w:id="1930700532">
      <w:bodyDiv w:val="1"/>
      <w:marLeft w:val="0"/>
      <w:marRight w:val="0"/>
      <w:marTop w:val="0"/>
      <w:marBottom w:val="0"/>
      <w:divBdr>
        <w:top w:val="none" w:sz="0" w:space="0" w:color="auto"/>
        <w:left w:val="none" w:sz="0" w:space="0" w:color="auto"/>
        <w:bottom w:val="none" w:sz="0" w:space="0" w:color="auto"/>
        <w:right w:val="none" w:sz="0" w:space="0" w:color="auto"/>
      </w:divBdr>
    </w:div>
    <w:div w:id="1931352966">
      <w:bodyDiv w:val="1"/>
      <w:marLeft w:val="0"/>
      <w:marRight w:val="0"/>
      <w:marTop w:val="0"/>
      <w:marBottom w:val="0"/>
      <w:divBdr>
        <w:top w:val="none" w:sz="0" w:space="0" w:color="auto"/>
        <w:left w:val="none" w:sz="0" w:space="0" w:color="auto"/>
        <w:bottom w:val="none" w:sz="0" w:space="0" w:color="auto"/>
        <w:right w:val="none" w:sz="0" w:space="0" w:color="auto"/>
      </w:divBdr>
    </w:div>
    <w:div w:id="1931890913">
      <w:bodyDiv w:val="1"/>
      <w:marLeft w:val="0"/>
      <w:marRight w:val="0"/>
      <w:marTop w:val="0"/>
      <w:marBottom w:val="0"/>
      <w:divBdr>
        <w:top w:val="none" w:sz="0" w:space="0" w:color="auto"/>
        <w:left w:val="none" w:sz="0" w:space="0" w:color="auto"/>
        <w:bottom w:val="none" w:sz="0" w:space="0" w:color="auto"/>
        <w:right w:val="none" w:sz="0" w:space="0" w:color="auto"/>
      </w:divBdr>
    </w:div>
    <w:div w:id="1932230167">
      <w:bodyDiv w:val="1"/>
      <w:marLeft w:val="0"/>
      <w:marRight w:val="0"/>
      <w:marTop w:val="0"/>
      <w:marBottom w:val="0"/>
      <w:divBdr>
        <w:top w:val="none" w:sz="0" w:space="0" w:color="auto"/>
        <w:left w:val="none" w:sz="0" w:space="0" w:color="auto"/>
        <w:bottom w:val="none" w:sz="0" w:space="0" w:color="auto"/>
        <w:right w:val="none" w:sz="0" w:space="0" w:color="auto"/>
      </w:divBdr>
    </w:div>
    <w:div w:id="1932276906">
      <w:bodyDiv w:val="1"/>
      <w:marLeft w:val="0"/>
      <w:marRight w:val="0"/>
      <w:marTop w:val="0"/>
      <w:marBottom w:val="0"/>
      <w:divBdr>
        <w:top w:val="none" w:sz="0" w:space="0" w:color="auto"/>
        <w:left w:val="none" w:sz="0" w:space="0" w:color="auto"/>
        <w:bottom w:val="none" w:sz="0" w:space="0" w:color="auto"/>
        <w:right w:val="none" w:sz="0" w:space="0" w:color="auto"/>
      </w:divBdr>
    </w:div>
    <w:div w:id="1932355051">
      <w:bodyDiv w:val="1"/>
      <w:marLeft w:val="0"/>
      <w:marRight w:val="0"/>
      <w:marTop w:val="0"/>
      <w:marBottom w:val="0"/>
      <w:divBdr>
        <w:top w:val="none" w:sz="0" w:space="0" w:color="auto"/>
        <w:left w:val="none" w:sz="0" w:space="0" w:color="auto"/>
        <w:bottom w:val="none" w:sz="0" w:space="0" w:color="auto"/>
        <w:right w:val="none" w:sz="0" w:space="0" w:color="auto"/>
      </w:divBdr>
    </w:div>
    <w:div w:id="1932541216">
      <w:bodyDiv w:val="1"/>
      <w:marLeft w:val="0"/>
      <w:marRight w:val="0"/>
      <w:marTop w:val="0"/>
      <w:marBottom w:val="0"/>
      <w:divBdr>
        <w:top w:val="none" w:sz="0" w:space="0" w:color="auto"/>
        <w:left w:val="none" w:sz="0" w:space="0" w:color="auto"/>
        <w:bottom w:val="none" w:sz="0" w:space="0" w:color="auto"/>
        <w:right w:val="none" w:sz="0" w:space="0" w:color="auto"/>
      </w:divBdr>
    </w:div>
    <w:div w:id="1932542229">
      <w:bodyDiv w:val="1"/>
      <w:marLeft w:val="0"/>
      <w:marRight w:val="0"/>
      <w:marTop w:val="0"/>
      <w:marBottom w:val="0"/>
      <w:divBdr>
        <w:top w:val="none" w:sz="0" w:space="0" w:color="auto"/>
        <w:left w:val="none" w:sz="0" w:space="0" w:color="auto"/>
        <w:bottom w:val="none" w:sz="0" w:space="0" w:color="auto"/>
        <w:right w:val="none" w:sz="0" w:space="0" w:color="auto"/>
      </w:divBdr>
    </w:div>
    <w:div w:id="1933196037">
      <w:bodyDiv w:val="1"/>
      <w:marLeft w:val="0"/>
      <w:marRight w:val="0"/>
      <w:marTop w:val="0"/>
      <w:marBottom w:val="0"/>
      <w:divBdr>
        <w:top w:val="none" w:sz="0" w:space="0" w:color="auto"/>
        <w:left w:val="none" w:sz="0" w:space="0" w:color="auto"/>
        <w:bottom w:val="none" w:sz="0" w:space="0" w:color="auto"/>
        <w:right w:val="none" w:sz="0" w:space="0" w:color="auto"/>
      </w:divBdr>
    </w:div>
    <w:div w:id="1933275625">
      <w:bodyDiv w:val="1"/>
      <w:marLeft w:val="0"/>
      <w:marRight w:val="0"/>
      <w:marTop w:val="0"/>
      <w:marBottom w:val="0"/>
      <w:divBdr>
        <w:top w:val="none" w:sz="0" w:space="0" w:color="auto"/>
        <w:left w:val="none" w:sz="0" w:space="0" w:color="auto"/>
        <w:bottom w:val="none" w:sz="0" w:space="0" w:color="auto"/>
        <w:right w:val="none" w:sz="0" w:space="0" w:color="auto"/>
      </w:divBdr>
    </w:div>
    <w:div w:id="1933969253">
      <w:bodyDiv w:val="1"/>
      <w:marLeft w:val="0"/>
      <w:marRight w:val="0"/>
      <w:marTop w:val="0"/>
      <w:marBottom w:val="0"/>
      <w:divBdr>
        <w:top w:val="none" w:sz="0" w:space="0" w:color="auto"/>
        <w:left w:val="none" w:sz="0" w:space="0" w:color="auto"/>
        <w:bottom w:val="none" w:sz="0" w:space="0" w:color="auto"/>
        <w:right w:val="none" w:sz="0" w:space="0" w:color="auto"/>
      </w:divBdr>
    </w:div>
    <w:div w:id="1933977193">
      <w:bodyDiv w:val="1"/>
      <w:marLeft w:val="0"/>
      <w:marRight w:val="0"/>
      <w:marTop w:val="0"/>
      <w:marBottom w:val="0"/>
      <w:divBdr>
        <w:top w:val="none" w:sz="0" w:space="0" w:color="auto"/>
        <w:left w:val="none" w:sz="0" w:space="0" w:color="auto"/>
        <w:bottom w:val="none" w:sz="0" w:space="0" w:color="auto"/>
        <w:right w:val="none" w:sz="0" w:space="0" w:color="auto"/>
      </w:divBdr>
    </w:div>
    <w:div w:id="1934194288">
      <w:bodyDiv w:val="1"/>
      <w:marLeft w:val="0"/>
      <w:marRight w:val="0"/>
      <w:marTop w:val="0"/>
      <w:marBottom w:val="0"/>
      <w:divBdr>
        <w:top w:val="none" w:sz="0" w:space="0" w:color="auto"/>
        <w:left w:val="none" w:sz="0" w:space="0" w:color="auto"/>
        <w:bottom w:val="none" w:sz="0" w:space="0" w:color="auto"/>
        <w:right w:val="none" w:sz="0" w:space="0" w:color="auto"/>
      </w:divBdr>
    </w:div>
    <w:div w:id="1934195545">
      <w:bodyDiv w:val="1"/>
      <w:marLeft w:val="0"/>
      <w:marRight w:val="0"/>
      <w:marTop w:val="0"/>
      <w:marBottom w:val="0"/>
      <w:divBdr>
        <w:top w:val="none" w:sz="0" w:space="0" w:color="auto"/>
        <w:left w:val="none" w:sz="0" w:space="0" w:color="auto"/>
        <w:bottom w:val="none" w:sz="0" w:space="0" w:color="auto"/>
        <w:right w:val="none" w:sz="0" w:space="0" w:color="auto"/>
      </w:divBdr>
    </w:div>
    <w:div w:id="1934436084">
      <w:bodyDiv w:val="1"/>
      <w:marLeft w:val="0"/>
      <w:marRight w:val="0"/>
      <w:marTop w:val="0"/>
      <w:marBottom w:val="0"/>
      <w:divBdr>
        <w:top w:val="none" w:sz="0" w:space="0" w:color="auto"/>
        <w:left w:val="none" w:sz="0" w:space="0" w:color="auto"/>
        <w:bottom w:val="none" w:sz="0" w:space="0" w:color="auto"/>
        <w:right w:val="none" w:sz="0" w:space="0" w:color="auto"/>
      </w:divBdr>
    </w:div>
    <w:div w:id="1934514902">
      <w:bodyDiv w:val="1"/>
      <w:marLeft w:val="0"/>
      <w:marRight w:val="0"/>
      <w:marTop w:val="0"/>
      <w:marBottom w:val="0"/>
      <w:divBdr>
        <w:top w:val="none" w:sz="0" w:space="0" w:color="auto"/>
        <w:left w:val="none" w:sz="0" w:space="0" w:color="auto"/>
        <w:bottom w:val="none" w:sz="0" w:space="0" w:color="auto"/>
        <w:right w:val="none" w:sz="0" w:space="0" w:color="auto"/>
      </w:divBdr>
    </w:div>
    <w:div w:id="1934625966">
      <w:bodyDiv w:val="1"/>
      <w:marLeft w:val="0"/>
      <w:marRight w:val="0"/>
      <w:marTop w:val="0"/>
      <w:marBottom w:val="0"/>
      <w:divBdr>
        <w:top w:val="none" w:sz="0" w:space="0" w:color="auto"/>
        <w:left w:val="none" w:sz="0" w:space="0" w:color="auto"/>
        <w:bottom w:val="none" w:sz="0" w:space="0" w:color="auto"/>
        <w:right w:val="none" w:sz="0" w:space="0" w:color="auto"/>
      </w:divBdr>
    </w:div>
    <w:div w:id="1935437003">
      <w:bodyDiv w:val="1"/>
      <w:marLeft w:val="0"/>
      <w:marRight w:val="0"/>
      <w:marTop w:val="0"/>
      <w:marBottom w:val="0"/>
      <w:divBdr>
        <w:top w:val="none" w:sz="0" w:space="0" w:color="auto"/>
        <w:left w:val="none" w:sz="0" w:space="0" w:color="auto"/>
        <w:bottom w:val="none" w:sz="0" w:space="0" w:color="auto"/>
        <w:right w:val="none" w:sz="0" w:space="0" w:color="auto"/>
      </w:divBdr>
    </w:div>
    <w:div w:id="1935478945">
      <w:bodyDiv w:val="1"/>
      <w:marLeft w:val="0"/>
      <w:marRight w:val="0"/>
      <w:marTop w:val="0"/>
      <w:marBottom w:val="0"/>
      <w:divBdr>
        <w:top w:val="none" w:sz="0" w:space="0" w:color="auto"/>
        <w:left w:val="none" w:sz="0" w:space="0" w:color="auto"/>
        <w:bottom w:val="none" w:sz="0" w:space="0" w:color="auto"/>
        <w:right w:val="none" w:sz="0" w:space="0" w:color="auto"/>
      </w:divBdr>
    </w:div>
    <w:div w:id="1935630301">
      <w:bodyDiv w:val="1"/>
      <w:marLeft w:val="0"/>
      <w:marRight w:val="0"/>
      <w:marTop w:val="0"/>
      <w:marBottom w:val="0"/>
      <w:divBdr>
        <w:top w:val="none" w:sz="0" w:space="0" w:color="auto"/>
        <w:left w:val="none" w:sz="0" w:space="0" w:color="auto"/>
        <w:bottom w:val="none" w:sz="0" w:space="0" w:color="auto"/>
        <w:right w:val="none" w:sz="0" w:space="0" w:color="auto"/>
      </w:divBdr>
    </w:div>
    <w:div w:id="1935702957">
      <w:bodyDiv w:val="1"/>
      <w:marLeft w:val="0"/>
      <w:marRight w:val="0"/>
      <w:marTop w:val="0"/>
      <w:marBottom w:val="0"/>
      <w:divBdr>
        <w:top w:val="none" w:sz="0" w:space="0" w:color="auto"/>
        <w:left w:val="none" w:sz="0" w:space="0" w:color="auto"/>
        <w:bottom w:val="none" w:sz="0" w:space="0" w:color="auto"/>
        <w:right w:val="none" w:sz="0" w:space="0" w:color="auto"/>
      </w:divBdr>
    </w:div>
    <w:div w:id="1936085603">
      <w:bodyDiv w:val="1"/>
      <w:marLeft w:val="0"/>
      <w:marRight w:val="0"/>
      <w:marTop w:val="0"/>
      <w:marBottom w:val="0"/>
      <w:divBdr>
        <w:top w:val="none" w:sz="0" w:space="0" w:color="auto"/>
        <w:left w:val="none" w:sz="0" w:space="0" w:color="auto"/>
        <w:bottom w:val="none" w:sz="0" w:space="0" w:color="auto"/>
        <w:right w:val="none" w:sz="0" w:space="0" w:color="auto"/>
      </w:divBdr>
    </w:div>
    <w:div w:id="1936210410">
      <w:bodyDiv w:val="1"/>
      <w:marLeft w:val="0"/>
      <w:marRight w:val="0"/>
      <w:marTop w:val="0"/>
      <w:marBottom w:val="0"/>
      <w:divBdr>
        <w:top w:val="none" w:sz="0" w:space="0" w:color="auto"/>
        <w:left w:val="none" w:sz="0" w:space="0" w:color="auto"/>
        <w:bottom w:val="none" w:sz="0" w:space="0" w:color="auto"/>
        <w:right w:val="none" w:sz="0" w:space="0" w:color="auto"/>
      </w:divBdr>
    </w:div>
    <w:div w:id="1936285908">
      <w:bodyDiv w:val="1"/>
      <w:marLeft w:val="0"/>
      <w:marRight w:val="0"/>
      <w:marTop w:val="0"/>
      <w:marBottom w:val="0"/>
      <w:divBdr>
        <w:top w:val="none" w:sz="0" w:space="0" w:color="auto"/>
        <w:left w:val="none" w:sz="0" w:space="0" w:color="auto"/>
        <w:bottom w:val="none" w:sz="0" w:space="0" w:color="auto"/>
        <w:right w:val="none" w:sz="0" w:space="0" w:color="auto"/>
      </w:divBdr>
    </w:div>
    <w:div w:id="1936552775">
      <w:bodyDiv w:val="1"/>
      <w:marLeft w:val="0"/>
      <w:marRight w:val="0"/>
      <w:marTop w:val="0"/>
      <w:marBottom w:val="0"/>
      <w:divBdr>
        <w:top w:val="none" w:sz="0" w:space="0" w:color="auto"/>
        <w:left w:val="none" w:sz="0" w:space="0" w:color="auto"/>
        <w:bottom w:val="none" w:sz="0" w:space="0" w:color="auto"/>
        <w:right w:val="none" w:sz="0" w:space="0" w:color="auto"/>
      </w:divBdr>
    </w:div>
    <w:div w:id="1936589993">
      <w:bodyDiv w:val="1"/>
      <w:marLeft w:val="0"/>
      <w:marRight w:val="0"/>
      <w:marTop w:val="0"/>
      <w:marBottom w:val="0"/>
      <w:divBdr>
        <w:top w:val="none" w:sz="0" w:space="0" w:color="auto"/>
        <w:left w:val="none" w:sz="0" w:space="0" w:color="auto"/>
        <w:bottom w:val="none" w:sz="0" w:space="0" w:color="auto"/>
        <w:right w:val="none" w:sz="0" w:space="0" w:color="auto"/>
      </w:divBdr>
    </w:div>
    <w:div w:id="1936590360">
      <w:bodyDiv w:val="1"/>
      <w:marLeft w:val="0"/>
      <w:marRight w:val="0"/>
      <w:marTop w:val="0"/>
      <w:marBottom w:val="0"/>
      <w:divBdr>
        <w:top w:val="none" w:sz="0" w:space="0" w:color="auto"/>
        <w:left w:val="none" w:sz="0" w:space="0" w:color="auto"/>
        <w:bottom w:val="none" w:sz="0" w:space="0" w:color="auto"/>
        <w:right w:val="none" w:sz="0" w:space="0" w:color="auto"/>
      </w:divBdr>
    </w:div>
    <w:div w:id="1936594992">
      <w:bodyDiv w:val="1"/>
      <w:marLeft w:val="0"/>
      <w:marRight w:val="0"/>
      <w:marTop w:val="0"/>
      <w:marBottom w:val="0"/>
      <w:divBdr>
        <w:top w:val="none" w:sz="0" w:space="0" w:color="auto"/>
        <w:left w:val="none" w:sz="0" w:space="0" w:color="auto"/>
        <w:bottom w:val="none" w:sz="0" w:space="0" w:color="auto"/>
        <w:right w:val="none" w:sz="0" w:space="0" w:color="auto"/>
      </w:divBdr>
    </w:div>
    <w:div w:id="1936743896">
      <w:bodyDiv w:val="1"/>
      <w:marLeft w:val="0"/>
      <w:marRight w:val="0"/>
      <w:marTop w:val="0"/>
      <w:marBottom w:val="0"/>
      <w:divBdr>
        <w:top w:val="none" w:sz="0" w:space="0" w:color="auto"/>
        <w:left w:val="none" w:sz="0" w:space="0" w:color="auto"/>
        <w:bottom w:val="none" w:sz="0" w:space="0" w:color="auto"/>
        <w:right w:val="none" w:sz="0" w:space="0" w:color="auto"/>
      </w:divBdr>
    </w:div>
    <w:div w:id="1936785601">
      <w:bodyDiv w:val="1"/>
      <w:marLeft w:val="0"/>
      <w:marRight w:val="0"/>
      <w:marTop w:val="0"/>
      <w:marBottom w:val="0"/>
      <w:divBdr>
        <w:top w:val="none" w:sz="0" w:space="0" w:color="auto"/>
        <w:left w:val="none" w:sz="0" w:space="0" w:color="auto"/>
        <w:bottom w:val="none" w:sz="0" w:space="0" w:color="auto"/>
        <w:right w:val="none" w:sz="0" w:space="0" w:color="auto"/>
      </w:divBdr>
    </w:div>
    <w:div w:id="1936859106">
      <w:bodyDiv w:val="1"/>
      <w:marLeft w:val="0"/>
      <w:marRight w:val="0"/>
      <w:marTop w:val="0"/>
      <w:marBottom w:val="0"/>
      <w:divBdr>
        <w:top w:val="none" w:sz="0" w:space="0" w:color="auto"/>
        <w:left w:val="none" w:sz="0" w:space="0" w:color="auto"/>
        <w:bottom w:val="none" w:sz="0" w:space="0" w:color="auto"/>
        <w:right w:val="none" w:sz="0" w:space="0" w:color="auto"/>
      </w:divBdr>
    </w:div>
    <w:div w:id="1936941901">
      <w:bodyDiv w:val="1"/>
      <w:marLeft w:val="0"/>
      <w:marRight w:val="0"/>
      <w:marTop w:val="0"/>
      <w:marBottom w:val="0"/>
      <w:divBdr>
        <w:top w:val="none" w:sz="0" w:space="0" w:color="auto"/>
        <w:left w:val="none" w:sz="0" w:space="0" w:color="auto"/>
        <w:bottom w:val="none" w:sz="0" w:space="0" w:color="auto"/>
        <w:right w:val="none" w:sz="0" w:space="0" w:color="auto"/>
      </w:divBdr>
    </w:div>
    <w:div w:id="1936982391">
      <w:bodyDiv w:val="1"/>
      <w:marLeft w:val="0"/>
      <w:marRight w:val="0"/>
      <w:marTop w:val="0"/>
      <w:marBottom w:val="0"/>
      <w:divBdr>
        <w:top w:val="none" w:sz="0" w:space="0" w:color="auto"/>
        <w:left w:val="none" w:sz="0" w:space="0" w:color="auto"/>
        <w:bottom w:val="none" w:sz="0" w:space="0" w:color="auto"/>
        <w:right w:val="none" w:sz="0" w:space="0" w:color="auto"/>
      </w:divBdr>
    </w:div>
    <w:div w:id="1937013743">
      <w:bodyDiv w:val="1"/>
      <w:marLeft w:val="0"/>
      <w:marRight w:val="0"/>
      <w:marTop w:val="0"/>
      <w:marBottom w:val="0"/>
      <w:divBdr>
        <w:top w:val="none" w:sz="0" w:space="0" w:color="auto"/>
        <w:left w:val="none" w:sz="0" w:space="0" w:color="auto"/>
        <w:bottom w:val="none" w:sz="0" w:space="0" w:color="auto"/>
        <w:right w:val="none" w:sz="0" w:space="0" w:color="auto"/>
      </w:divBdr>
    </w:div>
    <w:div w:id="1937472012">
      <w:bodyDiv w:val="1"/>
      <w:marLeft w:val="0"/>
      <w:marRight w:val="0"/>
      <w:marTop w:val="0"/>
      <w:marBottom w:val="0"/>
      <w:divBdr>
        <w:top w:val="none" w:sz="0" w:space="0" w:color="auto"/>
        <w:left w:val="none" w:sz="0" w:space="0" w:color="auto"/>
        <w:bottom w:val="none" w:sz="0" w:space="0" w:color="auto"/>
        <w:right w:val="none" w:sz="0" w:space="0" w:color="auto"/>
      </w:divBdr>
    </w:div>
    <w:div w:id="1937981536">
      <w:bodyDiv w:val="1"/>
      <w:marLeft w:val="0"/>
      <w:marRight w:val="0"/>
      <w:marTop w:val="0"/>
      <w:marBottom w:val="0"/>
      <w:divBdr>
        <w:top w:val="none" w:sz="0" w:space="0" w:color="auto"/>
        <w:left w:val="none" w:sz="0" w:space="0" w:color="auto"/>
        <w:bottom w:val="none" w:sz="0" w:space="0" w:color="auto"/>
        <w:right w:val="none" w:sz="0" w:space="0" w:color="auto"/>
      </w:divBdr>
    </w:div>
    <w:div w:id="1938368847">
      <w:bodyDiv w:val="1"/>
      <w:marLeft w:val="0"/>
      <w:marRight w:val="0"/>
      <w:marTop w:val="0"/>
      <w:marBottom w:val="0"/>
      <w:divBdr>
        <w:top w:val="none" w:sz="0" w:space="0" w:color="auto"/>
        <w:left w:val="none" w:sz="0" w:space="0" w:color="auto"/>
        <w:bottom w:val="none" w:sz="0" w:space="0" w:color="auto"/>
        <w:right w:val="none" w:sz="0" w:space="0" w:color="auto"/>
      </w:divBdr>
    </w:div>
    <w:div w:id="1938826406">
      <w:bodyDiv w:val="1"/>
      <w:marLeft w:val="0"/>
      <w:marRight w:val="0"/>
      <w:marTop w:val="0"/>
      <w:marBottom w:val="0"/>
      <w:divBdr>
        <w:top w:val="none" w:sz="0" w:space="0" w:color="auto"/>
        <w:left w:val="none" w:sz="0" w:space="0" w:color="auto"/>
        <w:bottom w:val="none" w:sz="0" w:space="0" w:color="auto"/>
        <w:right w:val="none" w:sz="0" w:space="0" w:color="auto"/>
      </w:divBdr>
    </w:div>
    <w:div w:id="1938832715">
      <w:bodyDiv w:val="1"/>
      <w:marLeft w:val="0"/>
      <w:marRight w:val="0"/>
      <w:marTop w:val="0"/>
      <w:marBottom w:val="0"/>
      <w:divBdr>
        <w:top w:val="none" w:sz="0" w:space="0" w:color="auto"/>
        <w:left w:val="none" w:sz="0" w:space="0" w:color="auto"/>
        <w:bottom w:val="none" w:sz="0" w:space="0" w:color="auto"/>
        <w:right w:val="none" w:sz="0" w:space="0" w:color="auto"/>
      </w:divBdr>
    </w:div>
    <w:div w:id="1938948386">
      <w:bodyDiv w:val="1"/>
      <w:marLeft w:val="0"/>
      <w:marRight w:val="0"/>
      <w:marTop w:val="0"/>
      <w:marBottom w:val="0"/>
      <w:divBdr>
        <w:top w:val="none" w:sz="0" w:space="0" w:color="auto"/>
        <w:left w:val="none" w:sz="0" w:space="0" w:color="auto"/>
        <w:bottom w:val="none" w:sz="0" w:space="0" w:color="auto"/>
        <w:right w:val="none" w:sz="0" w:space="0" w:color="auto"/>
      </w:divBdr>
    </w:div>
    <w:div w:id="1939024714">
      <w:bodyDiv w:val="1"/>
      <w:marLeft w:val="0"/>
      <w:marRight w:val="0"/>
      <w:marTop w:val="0"/>
      <w:marBottom w:val="0"/>
      <w:divBdr>
        <w:top w:val="none" w:sz="0" w:space="0" w:color="auto"/>
        <w:left w:val="none" w:sz="0" w:space="0" w:color="auto"/>
        <w:bottom w:val="none" w:sz="0" w:space="0" w:color="auto"/>
        <w:right w:val="none" w:sz="0" w:space="0" w:color="auto"/>
      </w:divBdr>
    </w:div>
    <w:div w:id="1939096545">
      <w:bodyDiv w:val="1"/>
      <w:marLeft w:val="0"/>
      <w:marRight w:val="0"/>
      <w:marTop w:val="0"/>
      <w:marBottom w:val="0"/>
      <w:divBdr>
        <w:top w:val="none" w:sz="0" w:space="0" w:color="auto"/>
        <w:left w:val="none" w:sz="0" w:space="0" w:color="auto"/>
        <w:bottom w:val="none" w:sz="0" w:space="0" w:color="auto"/>
        <w:right w:val="none" w:sz="0" w:space="0" w:color="auto"/>
      </w:divBdr>
    </w:div>
    <w:div w:id="1939170933">
      <w:bodyDiv w:val="1"/>
      <w:marLeft w:val="0"/>
      <w:marRight w:val="0"/>
      <w:marTop w:val="0"/>
      <w:marBottom w:val="0"/>
      <w:divBdr>
        <w:top w:val="none" w:sz="0" w:space="0" w:color="auto"/>
        <w:left w:val="none" w:sz="0" w:space="0" w:color="auto"/>
        <w:bottom w:val="none" w:sz="0" w:space="0" w:color="auto"/>
        <w:right w:val="none" w:sz="0" w:space="0" w:color="auto"/>
      </w:divBdr>
    </w:div>
    <w:div w:id="1939210559">
      <w:bodyDiv w:val="1"/>
      <w:marLeft w:val="0"/>
      <w:marRight w:val="0"/>
      <w:marTop w:val="0"/>
      <w:marBottom w:val="0"/>
      <w:divBdr>
        <w:top w:val="none" w:sz="0" w:space="0" w:color="auto"/>
        <w:left w:val="none" w:sz="0" w:space="0" w:color="auto"/>
        <w:bottom w:val="none" w:sz="0" w:space="0" w:color="auto"/>
        <w:right w:val="none" w:sz="0" w:space="0" w:color="auto"/>
      </w:divBdr>
    </w:div>
    <w:div w:id="1939291520">
      <w:bodyDiv w:val="1"/>
      <w:marLeft w:val="0"/>
      <w:marRight w:val="0"/>
      <w:marTop w:val="0"/>
      <w:marBottom w:val="0"/>
      <w:divBdr>
        <w:top w:val="none" w:sz="0" w:space="0" w:color="auto"/>
        <w:left w:val="none" w:sz="0" w:space="0" w:color="auto"/>
        <w:bottom w:val="none" w:sz="0" w:space="0" w:color="auto"/>
        <w:right w:val="none" w:sz="0" w:space="0" w:color="auto"/>
      </w:divBdr>
    </w:div>
    <w:div w:id="1939367595">
      <w:bodyDiv w:val="1"/>
      <w:marLeft w:val="0"/>
      <w:marRight w:val="0"/>
      <w:marTop w:val="0"/>
      <w:marBottom w:val="0"/>
      <w:divBdr>
        <w:top w:val="none" w:sz="0" w:space="0" w:color="auto"/>
        <w:left w:val="none" w:sz="0" w:space="0" w:color="auto"/>
        <w:bottom w:val="none" w:sz="0" w:space="0" w:color="auto"/>
        <w:right w:val="none" w:sz="0" w:space="0" w:color="auto"/>
      </w:divBdr>
    </w:div>
    <w:div w:id="1939437247">
      <w:bodyDiv w:val="1"/>
      <w:marLeft w:val="0"/>
      <w:marRight w:val="0"/>
      <w:marTop w:val="0"/>
      <w:marBottom w:val="0"/>
      <w:divBdr>
        <w:top w:val="none" w:sz="0" w:space="0" w:color="auto"/>
        <w:left w:val="none" w:sz="0" w:space="0" w:color="auto"/>
        <w:bottom w:val="none" w:sz="0" w:space="0" w:color="auto"/>
        <w:right w:val="none" w:sz="0" w:space="0" w:color="auto"/>
      </w:divBdr>
    </w:div>
    <w:div w:id="1939437760">
      <w:bodyDiv w:val="1"/>
      <w:marLeft w:val="0"/>
      <w:marRight w:val="0"/>
      <w:marTop w:val="0"/>
      <w:marBottom w:val="0"/>
      <w:divBdr>
        <w:top w:val="none" w:sz="0" w:space="0" w:color="auto"/>
        <w:left w:val="none" w:sz="0" w:space="0" w:color="auto"/>
        <w:bottom w:val="none" w:sz="0" w:space="0" w:color="auto"/>
        <w:right w:val="none" w:sz="0" w:space="0" w:color="auto"/>
      </w:divBdr>
    </w:div>
    <w:div w:id="1939558959">
      <w:bodyDiv w:val="1"/>
      <w:marLeft w:val="0"/>
      <w:marRight w:val="0"/>
      <w:marTop w:val="0"/>
      <w:marBottom w:val="0"/>
      <w:divBdr>
        <w:top w:val="none" w:sz="0" w:space="0" w:color="auto"/>
        <w:left w:val="none" w:sz="0" w:space="0" w:color="auto"/>
        <w:bottom w:val="none" w:sz="0" w:space="0" w:color="auto"/>
        <w:right w:val="none" w:sz="0" w:space="0" w:color="auto"/>
      </w:divBdr>
    </w:div>
    <w:div w:id="1939825973">
      <w:bodyDiv w:val="1"/>
      <w:marLeft w:val="0"/>
      <w:marRight w:val="0"/>
      <w:marTop w:val="0"/>
      <w:marBottom w:val="0"/>
      <w:divBdr>
        <w:top w:val="none" w:sz="0" w:space="0" w:color="auto"/>
        <w:left w:val="none" w:sz="0" w:space="0" w:color="auto"/>
        <w:bottom w:val="none" w:sz="0" w:space="0" w:color="auto"/>
        <w:right w:val="none" w:sz="0" w:space="0" w:color="auto"/>
      </w:divBdr>
    </w:div>
    <w:div w:id="1940024894">
      <w:bodyDiv w:val="1"/>
      <w:marLeft w:val="0"/>
      <w:marRight w:val="0"/>
      <w:marTop w:val="0"/>
      <w:marBottom w:val="0"/>
      <w:divBdr>
        <w:top w:val="none" w:sz="0" w:space="0" w:color="auto"/>
        <w:left w:val="none" w:sz="0" w:space="0" w:color="auto"/>
        <w:bottom w:val="none" w:sz="0" w:space="0" w:color="auto"/>
        <w:right w:val="none" w:sz="0" w:space="0" w:color="auto"/>
      </w:divBdr>
    </w:div>
    <w:div w:id="1940025001">
      <w:bodyDiv w:val="1"/>
      <w:marLeft w:val="0"/>
      <w:marRight w:val="0"/>
      <w:marTop w:val="0"/>
      <w:marBottom w:val="0"/>
      <w:divBdr>
        <w:top w:val="none" w:sz="0" w:space="0" w:color="auto"/>
        <w:left w:val="none" w:sz="0" w:space="0" w:color="auto"/>
        <w:bottom w:val="none" w:sz="0" w:space="0" w:color="auto"/>
        <w:right w:val="none" w:sz="0" w:space="0" w:color="auto"/>
      </w:divBdr>
    </w:div>
    <w:div w:id="1940062688">
      <w:bodyDiv w:val="1"/>
      <w:marLeft w:val="0"/>
      <w:marRight w:val="0"/>
      <w:marTop w:val="0"/>
      <w:marBottom w:val="0"/>
      <w:divBdr>
        <w:top w:val="none" w:sz="0" w:space="0" w:color="auto"/>
        <w:left w:val="none" w:sz="0" w:space="0" w:color="auto"/>
        <w:bottom w:val="none" w:sz="0" w:space="0" w:color="auto"/>
        <w:right w:val="none" w:sz="0" w:space="0" w:color="auto"/>
      </w:divBdr>
    </w:div>
    <w:div w:id="1940286516">
      <w:bodyDiv w:val="1"/>
      <w:marLeft w:val="0"/>
      <w:marRight w:val="0"/>
      <w:marTop w:val="0"/>
      <w:marBottom w:val="0"/>
      <w:divBdr>
        <w:top w:val="none" w:sz="0" w:space="0" w:color="auto"/>
        <w:left w:val="none" w:sz="0" w:space="0" w:color="auto"/>
        <w:bottom w:val="none" w:sz="0" w:space="0" w:color="auto"/>
        <w:right w:val="none" w:sz="0" w:space="0" w:color="auto"/>
      </w:divBdr>
    </w:div>
    <w:div w:id="1940331113">
      <w:bodyDiv w:val="1"/>
      <w:marLeft w:val="0"/>
      <w:marRight w:val="0"/>
      <w:marTop w:val="0"/>
      <w:marBottom w:val="0"/>
      <w:divBdr>
        <w:top w:val="none" w:sz="0" w:space="0" w:color="auto"/>
        <w:left w:val="none" w:sz="0" w:space="0" w:color="auto"/>
        <w:bottom w:val="none" w:sz="0" w:space="0" w:color="auto"/>
        <w:right w:val="none" w:sz="0" w:space="0" w:color="auto"/>
      </w:divBdr>
    </w:div>
    <w:div w:id="1940405587">
      <w:bodyDiv w:val="1"/>
      <w:marLeft w:val="0"/>
      <w:marRight w:val="0"/>
      <w:marTop w:val="0"/>
      <w:marBottom w:val="0"/>
      <w:divBdr>
        <w:top w:val="none" w:sz="0" w:space="0" w:color="auto"/>
        <w:left w:val="none" w:sz="0" w:space="0" w:color="auto"/>
        <w:bottom w:val="none" w:sz="0" w:space="0" w:color="auto"/>
        <w:right w:val="none" w:sz="0" w:space="0" w:color="auto"/>
      </w:divBdr>
    </w:div>
    <w:div w:id="1940410241">
      <w:bodyDiv w:val="1"/>
      <w:marLeft w:val="0"/>
      <w:marRight w:val="0"/>
      <w:marTop w:val="0"/>
      <w:marBottom w:val="0"/>
      <w:divBdr>
        <w:top w:val="none" w:sz="0" w:space="0" w:color="auto"/>
        <w:left w:val="none" w:sz="0" w:space="0" w:color="auto"/>
        <w:bottom w:val="none" w:sz="0" w:space="0" w:color="auto"/>
        <w:right w:val="none" w:sz="0" w:space="0" w:color="auto"/>
      </w:divBdr>
    </w:div>
    <w:div w:id="1940553449">
      <w:bodyDiv w:val="1"/>
      <w:marLeft w:val="0"/>
      <w:marRight w:val="0"/>
      <w:marTop w:val="0"/>
      <w:marBottom w:val="0"/>
      <w:divBdr>
        <w:top w:val="none" w:sz="0" w:space="0" w:color="auto"/>
        <w:left w:val="none" w:sz="0" w:space="0" w:color="auto"/>
        <w:bottom w:val="none" w:sz="0" w:space="0" w:color="auto"/>
        <w:right w:val="none" w:sz="0" w:space="0" w:color="auto"/>
      </w:divBdr>
    </w:div>
    <w:div w:id="1940602101">
      <w:bodyDiv w:val="1"/>
      <w:marLeft w:val="0"/>
      <w:marRight w:val="0"/>
      <w:marTop w:val="0"/>
      <w:marBottom w:val="0"/>
      <w:divBdr>
        <w:top w:val="none" w:sz="0" w:space="0" w:color="auto"/>
        <w:left w:val="none" w:sz="0" w:space="0" w:color="auto"/>
        <w:bottom w:val="none" w:sz="0" w:space="0" w:color="auto"/>
        <w:right w:val="none" w:sz="0" w:space="0" w:color="auto"/>
      </w:divBdr>
    </w:div>
    <w:div w:id="1940747057">
      <w:bodyDiv w:val="1"/>
      <w:marLeft w:val="0"/>
      <w:marRight w:val="0"/>
      <w:marTop w:val="0"/>
      <w:marBottom w:val="0"/>
      <w:divBdr>
        <w:top w:val="none" w:sz="0" w:space="0" w:color="auto"/>
        <w:left w:val="none" w:sz="0" w:space="0" w:color="auto"/>
        <w:bottom w:val="none" w:sz="0" w:space="0" w:color="auto"/>
        <w:right w:val="none" w:sz="0" w:space="0" w:color="auto"/>
      </w:divBdr>
    </w:div>
    <w:div w:id="1941063022">
      <w:bodyDiv w:val="1"/>
      <w:marLeft w:val="0"/>
      <w:marRight w:val="0"/>
      <w:marTop w:val="0"/>
      <w:marBottom w:val="0"/>
      <w:divBdr>
        <w:top w:val="none" w:sz="0" w:space="0" w:color="auto"/>
        <w:left w:val="none" w:sz="0" w:space="0" w:color="auto"/>
        <w:bottom w:val="none" w:sz="0" w:space="0" w:color="auto"/>
        <w:right w:val="none" w:sz="0" w:space="0" w:color="auto"/>
      </w:divBdr>
    </w:div>
    <w:div w:id="1941136877">
      <w:bodyDiv w:val="1"/>
      <w:marLeft w:val="0"/>
      <w:marRight w:val="0"/>
      <w:marTop w:val="0"/>
      <w:marBottom w:val="0"/>
      <w:divBdr>
        <w:top w:val="none" w:sz="0" w:space="0" w:color="auto"/>
        <w:left w:val="none" w:sz="0" w:space="0" w:color="auto"/>
        <w:bottom w:val="none" w:sz="0" w:space="0" w:color="auto"/>
        <w:right w:val="none" w:sz="0" w:space="0" w:color="auto"/>
      </w:divBdr>
    </w:div>
    <w:div w:id="1941181286">
      <w:bodyDiv w:val="1"/>
      <w:marLeft w:val="0"/>
      <w:marRight w:val="0"/>
      <w:marTop w:val="0"/>
      <w:marBottom w:val="0"/>
      <w:divBdr>
        <w:top w:val="none" w:sz="0" w:space="0" w:color="auto"/>
        <w:left w:val="none" w:sz="0" w:space="0" w:color="auto"/>
        <w:bottom w:val="none" w:sz="0" w:space="0" w:color="auto"/>
        <w:right w:val="none" w:sz="0" w:space="0" w:color="auto"/>
      </w:divBdr>
    </w:div>
    <w:div w:id="1941184196">
      <w:bodyDiv w:val="1"/>
      <w:marLeft w:val="0"/>
      <w:marRight w:val="0"/>
      <w:marTop w:val="0"/>
      <w:marBottom w:val="0"/>
      <w:divBdr>
        <w:top w:val="none" w:sz="0" w:space="0" w:color="auto"/>
        <w:left w:val="none" w:sz="0" w:space="0" w:color="auto"/>
        <w:bottom w:val="none" w:sz="0" w:space="0" w:color="auto"/>
        <w:right w:val="none" w:sz="0" w:space="0" w:color="auto"/>
      </w:divBdr>
    </w:div>
    <w:div w:id="1941405622">
      <w:bodyDiv w:val="1"/>
      <w:marLeft w:val="0"/>
      <w:marRight w:val="0"/>
      <w:marTop w:val="0"/>
      <w:marBottom w:val="0"/>
      <w:divBdr>
        <w:top w:val="none" w:sz="0" w:space="0" w:color="auto"/>
        <w:left w:val="none" w:sz="0" w:space="0" w:color="auto"/>
        <w:bottom w:val="none" w:sz="0" w:space="0" w:color="auto"/>
        <w:right w:val="none" w:sz="0" w:space="0" w:color="auto"/>
      </w:divBdr>
    </w:div>
    <w:div w:id="1941521554">
      <w:bodyDiv w:val="1"/>
      <w:marLeft w:val="0"/>
      <w:marRight w:val="0"/>
      <w:marTop w:val="0"/>
      <w:marBottom w:val="0"/>
      <w:divBdr>
        <w:top w:val="none" w:sz="0" w:space="0" w:color="auto"/>
        <w:left w:val="none" w:sz="0" w:space="0" w:color="auto"/>
        <w:bottom w:val="none" w:sz="0" w:space="0" w:color="auto"/>
        <w:right w:val="none" w:sz="0" w:space="0" w:color="auto"/>
      </w:divBdr>
    </w:div>
    <w:div w:id="1941597468">
      <w:bodyDiv w:val="1"/>
      <w:marLeft w:val="0"/>
      <w:marRight w:val="0"/>
      <w:marTop w:val="0"/>
      <w:marBottom w:val="0"/>
      <w:divBdr>
        <w:top w:val="none" w:sz="0" w:space="0" w:color="auto"/>
        <w:left w:val="none" w:sz="0" w:space="0" w:color="auto"/>
        <w:bottom w:val="none" w:sz="0" w:space="0" w:color="auto"/>
        <w:right w:val="none" w:sz="0" w:space="0" w:color="auto"/>
      </w:divBdr>
    </w:div>
    <w:div w:id="1941597729">
      <w:bodyDiv w:val="1"/>
      <w:marLeft w:val="0"/>
      <w:marRight w:val="0"/>
      <w:marTop w:val="0"/>
      <w:marBottom w:val="0"/>
      <w:divBdr>
        <w:top w:val="none" w:sz="0" w:space="0" w:color="auto"/>
        <w:left w:val="none" w:sz="0" w:space="0" w:color="auto"/>
        <w:bottom w:val="none" w:sz="0" w:space="0" w:color="auto"/>
        <w:right w:val="none" w:sz="0" w:space="0" w:color="auto"/>
      </w:divBdr>
    </w:div>
    <w:div w:id="1941908351">
      <w:bodyDiv w:val="1"/>
      <w:marLeft w:val="0"/>
      <w:marRight w:val="0"/>
      <w:marTop w:val="0"/>
      <w:marBottom w:val="0"/>
      <w:divBdr>
        <w:top w:val="none" w:sz="0" w:space="0" w:color="auto"/>
        <w:left w:val="none" w:sz="0" w:space="0" w:color="auto"/>
        <w:bottom w:val="none" w:sz="0" w:space="0" w:color="auto"/>
        <w:right w:val="none" w:sz="0" w:space="0" w:color="auto"/>
      </w:divBdr>
    </w:div>
    <w:div w:id="1941914364">
      <w:bodyDiv w:val="1"/>
      <w:marLeft w:val="0"/>
      <w:marRight w:val="0"/>
      <w:marTop w:val="0"/>
      <w:marBottom w:val="0"/>
      <w:divBdr>
        <w:top w:val="none" w:sz="0" w:space="0" w:color="auto"/>
        <w:left w:val="none" w:sz="0" w:space="0" w:color="auto"/>
        <w:bottom w:val="none" w:sz="0" w:space="0" w:color="auto"/>
        <w:right w:val="none" w:sz="0" w:space="0" w:color="auto"/>
      </w:divBdr>
    </w:div>
    <w:div w:id="1941982174">
      <w:bodyDiv w:val="1"/>
      <w:marLeft w:val="0"/>
      <w:marRight w:val="0"/>
      <w:marTop w:val="0"/>
      <w:marBottom w:val="0"/>
      <w:divBdr>
        <w:top w:val="none" w:sz="0" w:space="0" w:color="auto"/>
        <w:left w:val="none" w:sz="0" w:space="0" w:color="auto"/>
        <w:bottom w:val="none" w:sz="0" w:space="0" w:color="auto"/>
        <w:right w:val="none" w:sz="0" w:space="0" w:color="auto"/>
      </w:divBdr>
    </w:div>
    <w:div w:id="1942028547">
      <w:bodyDiv w:val="1"/>
      <w:marLeft w:val="0"/>
      <w:marRight w:val="0"/>
      <w:marTop w:val="0"/>
      <w:marBottom w:val="0"/>
      <w:divBdr>
        <w:top w:val="none" w:sz="0" w:space="0" w:color="auto"/>
        <w:left w:val="none" w:sz="0" w:space="0" w:color="auto"/>
        <w:bottom w:val="none" w:sz="0" w:space="0" w:color="auto"/>
        <w:right w:val="none" w:sz="0" w:space="0" w:color="auto"/>
      </w:divBdr>
    </w:div>
    <w:div w:id="1942225795">
      <w:bodyDiv w:val="1"/>
      <w:marLeft w:val="0"/>
      <w:marRight w:val="0"/>
      <w:marTop w:val="0"/>
      <w:marBottom w:val="0"/>
      <w:divBdr>
        <w:top w:val="none" w:sz="0" w:space="0" w:color="auto"/>
        <w:left w:val="none" w:sz="0" w:space="0" w:color="auto"/>
        <w:bottom w:val="none" w:sz="0" w:space="0" w:color="auto"/>
        <w:right w:val="none" w:sz="0" w:space="0" w:color="auto"/>
      </w:divBdr>
    </w:div>
    <w:div w:id="1942299209">
      <w:bodyDiv w:val="1"/>
      <w:marLeft w:val="0"/>
      <w:marRight w:val="0"/>
      <w:marTop w:val="0"/>
      <w:marBottom w:val="0"/>
      <w:divBdr>
        <w:top w:val="none" w:sz="0" w:space="0" w:color="auto"/>
        <w:left w:val="none" w:sz="0" w:space="0" w:color="auto"/>
        <w:bottom w:val="none" w:sz="0" w:space="0" w:color="auto"/>
        <w:right w:val="none" w:sz="0" w:space="0" w:color="auto"/>
      </w:divBdr>
    </w:div>
    <w:div w:id="1942449798">
      <w:bodyDiv w:val="1"/>
      <w:marLeft w:val="0"/>
      <w:marRight w:val="0"/>
      <w:marTop w:val="0"/>
      <w:marBottom w:val="0"/>
      <w:divBdr>
        <w:top w:val="none" w:sz="0" w:space="0" w:color="auto"/>
        <w:left w:val="none" w:sz="0" w:space="0" w:color="auto"/>
        <w:bottom w:val="none" w:sz="0" w:space="0" w:color="auto"/>
        <w:right w:val="none" w:sz="0" w:space="0" w:color="auto"/>
      </w:divBdr>
    </w:div>
    <w:div w:id="1942450780">
      <w:bodyDiv w:val="1"/>
      <w:marLeft w:val="0"/>
      <w:marRight w:val="0"/>
      <w:marTop w:val="0"/>
      <w:marBottom w:val="0"/>
      <w:divBdr>
        <w:top w:val="none" w:sz="0" w:space="0" w:color="auto"/>
        <w:left w:val="none" w:sz="0" w:space="0" w:color="auto"/>
        <w:bottom w:val="none" w:sz="0" w:space="0" w:color="auto"/>
        <w:right w:val="none" w:sz="0" w:space="0" w:color="auto"/>
      </w:divBdr>
    </w:div>
    <w:div w:id="1942493679">
      <w:bodyDiv w:val="1"/>
      <w:marLeft w:val="0"/>
      <w:marRight w:val="0"/>
      <w:marTop w:val="0"/>
      <w:marBottom w:val="0"/>
      <w:divBdr>
        <w:top w:val="none" w:sz="0" w:space="0" w:color="auto"/>
        <w:left w:val="none" w:sz="0" w:space="0" w:color="auto"/>
        <w:bottom w:val="none" w:sz="0" w:space="0" w:color="auto"/>
        <w:right w:val="none" w:sz="0" w:space="0" w:color="auto"/>
      </w:divBdr>
    </w:div>
    <w:div w:id="1942640698">
      <w:bodyDiv w:val="1"/>
      <w:marLeft w:val="0"/>
      <w:marRight w:val="0"/>
      <w:marTop w:val="0"/>
      <w:marBottom w:val="0"/>
      <w:divBdr>
        <w:top w:val="none" w:sz="0" w:space="0" w:color="auto"/>
        <w:left w:val="none" w:sz="0" w:space="0" w:color="auto"/>
        <w:bottom w:val="none" w:sz="0" w:space="0" w:color="auto"/>
        <w:right w:val="none" w:sz="0" w:space="0" w:color="auto"/>
      </w:divBdr>
    </w:div>
    <w:div w:id="1942881544">
      <w:bodyDiv w:val="1"/>
      <w:marLeft w:val="0"/>
      <w:marRight w:val="0"/>
      <w:marTop w:val="0"/>
      <w:marBottom w:val="0"/>
      <w:divBdr>
        <w:top w:val="none" w:sz="0" w:space="0" w:color="auto"/>
        <w:left w:val="none" w:sz="0" w:space="0" w:color="auto"/>
        <w:bottom w:val="none" w:sz="0" w:space="0" w:color="auto"/>
        <w:right w:val="none" w:sz="0" w:space="0" w:color="auto"/>
      </w:divBdr>
    </w:div>
    <w:div w:id="1942908843">
      <w:bodyDiv w:val="1"/>
      <w:marLeft w:val="0"/>
      <w:marRight w:val="0"/>
      <w:marTop w:val="0"/>
      <w:marBottom w:val="0"/>
      <w:divBdr>
        <w:top w:val="none" w:sz="0" w:space="0" w:color="auto"/>
        <w:left w:val="none" w:sz="0" w:space="0" w:color="auto"/>
        <w:bottom w:val="none" w:sz="0" w:space="0" w:color="auto"/>
        <w:right w:val="none" w:sz="0" w:space="0" w:color="auto"/>
      </w:divBdr>
    </w:div>
    <w:div w:id="1942948915">
      <w:bodyDiv w:val="1"/>
      <w:marLeft w:val="0"/>
      <w:marRight w:val="0"/>
      <w:marTop w:val="0"/>
      <w:marBottom w:val="0"/>
      <w:divBdr>
        <w:top w:val="none" w:sz="0" w:space="0" w:color="auto"/>
        <w:left w:val="none" w:sz="0" w:space="0" w:color="auto"/>
        <w:bottom w:val="none" w:sz="0" w:space="0" w:color="auto"/>
        <w:right w:val="none" w:sz="0" w:space="0" w:color="auto"/>
      </w:divBdr>
    </w:div>
    <w:div w:id="1942949736">
      <w:bodyDiv w:val="1"/>
      <w:marLeft w:val="0"/>
      <w:marRight w:val="0"/>
      <w:marTop w:val="0"/>
      <w:marBottom w:val="0"/>
      <w:divBdr>
        <w:top w:val="none" w:sz="0" w:space="0" w:color="auto"/>
        <w:left w:val="none" w:sz="0" w:space="0" w:color="auto"/>
        <w:bottom w:val="none" w:sz="0" w:space="0" w:color="auto"/>
        <w:right w:val="none" w:sz="0" w:space="0" w:color="auto"/>
      </w:divBdr>
    </w:div>
    <w:div w:id="1943024757">
      <w:bodyDiv w:val="1"/>
      <w:marLeft w:val="0"/>
      <w:marRight w:val="0"/>
      <w:marTop w:val="0"/>
      <w:marBottom w:val="0"/>
      <w:divBdr>
        <w:top w:val="none" w:sz="0" w:space="0" w:color="auto"/>
        <w:left w:val="none" w:sz="0" w:space="0" w:color="auto"/>
        <w:bottom w:val="none" w:sz="0" w:space="0" w:color="auto"/>
        <w:right w:val="none" w:sz="0" w:space="0" w:color="auto"/>
      </w:divBdr>
    </w:div>
    <w:div w:id="1943299528">
      <w:bodyDiv w:val="1"/>
      <w:marLeft w:val="0"/>
      <w:marRight w:val="0"/>
      <w:marTop w:val="0"/>
      <w:marBottom w:val="0"/>
      <w:divBdr>
        <w:top w:val="none" w:sz="0" w:space="0" w:color="auto"/>
        <w:left w:val="none" w:sz="0" w:space="0" w:color="auto"/>
        <w:bottom w:val="none" w:sz="0" w:space="0" w:color="auto"/>
        <w:right w:val="none" w:sz="0" w:space="0" w:color="auto"/>
      </w:divBdr>
    </w:div>
    <w:div w:id="1943344172">
      <w:bodyDiv w:val="1"/>
      <w:marLeft w:val="0"/>
      <w:marRight w:val="0"/>
      <w:marTop w:val="0"/>
      <w:marBottom w:val="0"/>
      <w:divBdr>
        <w:top w:val="none" w:sz="0" w:space="0" w:color="auto"/>
        <w:left w:val="none" w:sz="0" w:space="0" w:color="auto"/>
        <w:bottom w:val="none" w:sz="0" w:space="0" w:color="auto"/>
        <w:right w:val="none" w:sz="0" w:space="0" w:color="auto"/>
      </w:divBdr>
    </w:div>
    <w:div w:id="1943495026">
      <w:bodyDiv w:val="1"/>
      <w:marLeft w:val="0"/>
      <w:marRight w:val="0"/>
      <w:marTop w:val="0"/>
      <w:marBottom w:val="0"/>
      <w:divBdr>
        <w:top w:val="none" w:sz="0" w:space="0" w:color="auto"/>
        <w:left w:val="none" w:sz="0" w:space="0" w:color="auto"/>
        <w:bottom w:val="none" w:sz="0" w:space="0" w:color="auto"/>
        <w:right w:val="none" w:sz="0" w:space="0" w:color="auto"/>
      </w:divBdr>
    </w:div>
    <w:div w:id="1943604787">
      <w:bodyDiv w:val="1"/>
      <w:marLeft w:val="0"/>
      <w:marRight w:val="0"/>
      <w:marTop w:val="0"/>
      <w:marBottom w:val="0"/>
      <w:divBdr>
        <w:top w:val="none" w:sz="0" w:space="0" w:color="auto"/>
        <w:left w:val="none" w:sz="0" w:space="0" w:color="auto"/>
        <w:bottom w:val="none" w:sz="0" w:space="0" w:color="auto"/>
        <w:right w:val="none" w:sz="0" w:space="0" w:color="auto"/>
      </w:divBdr>
    </w:div>
    <w:div w:id="1943612469">
      <w:bodyDiv w:val="1"/>
      <w:marLeft w:val="0"/>
      <w:marRight w:val="0"/>
      <w:marTop w:val="0"/>
      <w:marBottom w:val="0"/>
      <w:divBdr>
        <w:top w:val="none" w:sz="0" w:space="0" w:color="auto"/>
        <w:left w:val="none" w:sz="0" w:space="0" w:color="auto"/>
        <w:bottom w:val="none" w:sz="0" w:space="0" w:color="auto"/>
        <w:right w:val="none" w:sz="0" w:space="0" w:color="auto"/>
      </w:divBdr>
    </w:div>
    <w:div w:id="1943684483">
      <w:bodyDiv w:val="1"/>
      <w:marLeft w:val="0"/>
      <w:marRight w:val="0"/>
      <w:marTop w:val="0"/>
      <w:marBottom w:val="0"/>
      <w:divBdr>
        <w:top w:val="none" w:sz="0" w:space="0" w:color="auto"/>
        <w:left w:val="none" w:sz="0" w:space="0" w:color="auto"/>
        <w:bottom w:val="none" w:sz="0" w:space="0" w:color="auto"/>
        <w:right w:val="none" w:sz="0" w:space="0" w:color="auto"/>
      </w:divBdr>
    </w:div>
    <w:div w:id="1943953407">
      <w:bodyDiv w:val="1"/>
      <w:marLeft w:val="0"/>
      <w:marRight w:val="0"/>
      <w:marTop w:val="0"/>
      <w:marBottom w:val="0"/>
      <w:divBdr>
        <w:top w:val="none" w:sz="0" w:space="0" w:color="auto"/>
        <w:left w:val="none" w:sz="0" w:space="0" w:color="auto"/>
        <w:bottom w:val="none" w:sz="0" w:space="0" w:color="auto"/>
        <w:right w:val="none" w:sz="0" w:space="0" w:color="auto"/>
      </w:divBdr>
    </w:div>
    <w:div w:id="1944075257">
      <w:bodyDiv w:val="1"/>
      <w:marLeft w:val="0"/>
      <w:marRight w:val="0"/>
      <w:marTop w:val="0"/>
      <w:marBottom w:val="0"/>
      <w:divBdr>
        <w:top w:val="none" w:sz="0" w:space="0" w:color="auto"/>
        <w:left w:val="none" w:sz="0" w:space="0" w:color="auto"/>
        <w:bottom w:val="none" w:sz="0" w:space="0" w:color="auto"/>
        <w:right w:val="none" w:sz="0" w:space="0" w:color="auto"/>
      </w:divBdr>
    </w:div>
    <w:div w:id="1944412454">
      <w:bodyDiv w:val="1"/>
      <w:marLeft w:val="0"/>
      <w:marRight w:val="0"/>
      <w:marTop w:val="0"/>
      <w:marBottom w:val="0"/>
      <w:divBdr>
        <w:top w:val="none" w:sz="0" w:space="0" w:color="auto"/>
        <w:left w:val="none" w:sz="0" w:space="0" w:color="auto"/>
        <w:bottom w:val="none" w:sz="0" w:space="0" w:color="auto"/>
        <w:right w:val="none" w:sz="0" w:space="0" w:color="auto"/>
      </w:divBdr>
    </w:div>
    <w:div w:id="1944419352">
      <w:bodyDiv w:val="1"/>
      <w:marLeft w:val="0"/>
      <w:marRight w:val="0"/>
      <w:marTop w:val="0"/>
      <w:marBottom w:val="0"/>
      <w:divBdr>
        <w:top w:val="none" w:sz="0" w:space="0" w:color="auto"/>
        <w:left w:val="none" w:sz="0" w:space="0" w:color="auto"/>
        <w:bottom w:val="none" w:sz="0" w:space="0" w:color="auto"/>
        <w:right w:val="none" w:sz="0" w:space="0" w:color="auto"/>
      </w:divBdr>
    </w:div>
    <w:div w:id="1944992948">
      <w:bodyDiv w:val="1"/>
      <w:marLeft w:val="0"/>
      <w:marRight w:val="0"/>
      <w:marTop w:val="0"/>
      <w:marBottom w:val="0"/>
      <w:divBdr>
        <w:top w:val="none" w:sz="0" w:space="0" w:color="auto"/>
        <w:left w:val="none" w:sz="0" w:space="0" w:color="auto"/>
        <w:bottom w:val="none" w:sz="0" w:space="0" w:color="auto"/>
        <w:right w:val="none" w:sz="0" w:space="0" w:color="auto"/>
      </w:divBdr>
    </w:div>
    <w:div w:id="1945065257">
      <w:bodyDiv w:val="1"/>
      <w:marLeft w:val="0"/>
      <w:marRight w:val="0"/>
      <w:marTop w:val="0"/>
      <w:marBottom w:val="0"/>
      <w:divBdr>
        <w:top w:val="none" w:sz="0" w:space="0" w:color="auto"/>
        <w:left w:val="none" w:sz="0" w:space="0" w:color="auto"/>
        <w:bottom w:val="none" w:sz="0" w:space="0" w:color="auto"/>
        <w:right w:val="none" w:sz="0" w:space="0" w:color="auto"/>
      </w:divBdr>
    </w:div>
    <w:div w:id="1945114436">
      <w:bodyDiv w:val="1"/>
      <w:marLeft w:val="0"/>
      <w:marRight w:val="0"/>
      <w:marTop w:val="0"/>
      <w:marBottom w:val="0"/>
      <w:divBdr>
        <w:top w:val="none" w:sz="0" w:space="0" w:color="auto"/>
        <w:left w:val="none" w:sz="0" w:space="0" w:color="auto"/>
        <w:bottom w:val="none" w:sz="0" w:space="0" w:color="auto"/>
        <w:right w:val="none" w:sz="0" w:space="0" w:color="auto"/>
      </w:divBdr>
    </w:div>
    <w:div w:id="1946379219">
      <w:bodyDiv w:val="1"/>
      <w:marLeft w:val="0"/>
      <w:marRight w:val="0"/>
      <w:marTop w:val="0"/>
      <w:marBottom w:val="0"/>
      <w:divBdr>
        <w:top w:val="none" w:sz="0" w:space="0" w:color="auto"/>
        <w:left w:val="none" w:sz="0" w:space="0" w:color="auto"/>
        <w:bottom w:val="none" w:sz="0" w:space="0" w:color="auto"/>
        <w:right w:val="none" w:sz="0" w:space="0" w:color="auto"/>
      </w:divBdr>
    </w:div>
    <w:div w:id="1946382499">
      <w:bodyDiv w:val="1"/>
      <w:marLeft w:val="0"/>
      <w:marRight w:val="0"/>
      <w:marTop w:val="0"/>
      <w:marBottom w:val="0"/>
      <w:divBdr>
        <w:top w:val="none" w:sz="0" w:space="0" w:color="auto"/>
        <w:left w:val="none" w:sz="0" w:space="0" w:color="auto"/>
        <w:bottom w:val="none" w:sz="0" w:space="0" w:color="auto"/>
        <w:right w:val="none" w:sz="0" w:space="0" w:color="auto"/>
      </w:divBdr>
    </w:div>
    <w:div w:id="1946646045">
      <w:bodyDiv w:val="1"/>
      <w:marLeft w:val="0"/>
      <w:marRight w:val="0"/>
      <w:marTop w:val="0"/>
      <w:marBottom w:val="0"/>
      <w:divBdr>
        <w:top w:val="none" w:sz="0" w:space="0" w:color="auto"/>
        <w:left w:val="none" w:sz="0" w:space="0" w:color="auto"/>
        <w:bottom w:val="none" w:sz="0" w:space="0" w:color="auto"/>
        <w:right w:val="none" w:sz="0" w:space="0" w:color="auto"/>
      </w:divBdr>
    </w:div>
    <w:div w:id="1947233701">
      <w:bodyDiv w:val="1"/>
      <w:marLeft w:val="0"/>
      <w:marRight w:val="0"/>
      <w:marTop w:val="0"/>
      <w:marBottom w:val="0"/>
      <w:divBdr>
        <w:top w:val="none" w:sz="0" w:space="0" w:color="auto"/>
        <w:left w:val="none" w:sz="0" w:space="0" w:color="auto"/>
        <w:bottom w:val="none" w:sz="0" w:space="0" w:color="auto"/>
        <w:right w:val="none" w:sz="0" w:space="0" w:color="auto"/>
      </w:divBdr>
    </w:div>
    <w:div w:id="1947271686">
      <w:bodyDiv w:val="1"/>
      <w:marLeft w:val="0"/>
      <w:marRight w:val="0"/>
      <w:marTop w:val="0"/>
      <w:marBottom w:val="0"/>
      <w:divBdr>
        <w:top w:val="none" w:sz="0" w:space="0" w:color="auto"/>
        <w:left w:val="none" w:sz="0" w:space="0" w:color="auto"/>
        <w:bottom w:val="none" w:sz="0" w:space="0" w:color="auto"/>
        <w:right w:val="none" w:sz="0" w:space="0" w:color="auto"/>
      </w:divBdr>
    </w:div>
    <w:div w:id="1947344736">
      <w:bodyDiv w:val="1"/>
      <w:marLeft w:val="0"/>
      <w:marRight w:val="0"/>
      <w:marTop w:val="0"/>
      <w:marBottom w:val="0"/>
      <w:divBdr>
        <w:top w:val="none" w:sz="0" w:space="0" w:color="auto"/>
        <w:left w:val="none" w:sz="0" w:space="0" w:color="auto"/>
        <w:bottom w:val="none" w:sz="0" w:space="0" w:color="auto"/>
        <w:right w:val="none" w:sz="0" w:space="0" w:color="auto"/>
      </w:divBdr>
    </w:div>
    <w:div w:id="1947346250">
      <w:bodyDiv w:val="1"/>
      <w:marLeft w:val="0"/>
      <w:marRight w:val="0"/>
      <w:marTop w:val="0"/>
      <w:marBottom w:val="0"/>
      <w:divBdr>
        <w:top w:val="none" w:sz="0" w:space="0" w:color="auto"/>
        <w:left w:val="none" w:sz="0" w:space="0" w:color="auto"/>
        <w:bottom w:val="none" w:sz="0" w:space="0" w:color="auto"/>
        <w:right w:val="none" w:sz="0" w:space="0" w:color="auto"/>
      </w:divBdr>
    </w:div>
    <w:div w:id="1947535510">
      <w:bodyDiv w:val="1"/>
      <w:marLeft w:val="0"/>
      <w:marRight w:val="0"/>
      <w:marTop w:val="0"/>
      <w:marBottom w:val="0"/>
      <w:divBdr>
        <w:top w:val="none" w:sz="0" w:space="0" w:color="auto"/>
        <w:left w:val="none" w:sz="0" w:space="0" w:color="auto"/>
        <w:bottom w:val="none" w:sz="0" w:space="0" w:color="auto"/>
        <w:right w:val="none" w:sz="0" w:space="0" w:color="auto"/>
      </w:divBdr>
    </w:div>
    <w:div w:id="1947613076">
      <w:bodyDiv w:val="1"/>
      <w:marLeft w:val="0"/>
      <w:marRight w:val="0"/>
      <w:marTop w:val="0"/>
      <w:marBottom w:val="0"/>
      <w:divBdr>
        <w:top w:val="none" w:sz="0" w:space="0" w:color="auto"/>
        <w:left w:val="none" w:sz="0" w:space="0" w:color="auto"/>
        <w:bottom w:val="none" w:sz="0" w:space="0" w:color="auto"/>
        <w:right w:val="none" w:sz="0" w:space="0" w:color="auto"/>
      </w:divBdr>
    </w:div>
    <w:div w:id="1947619797">
      <w:bodyDiv w:val="1"/>
      <w:marLeft w:val="0"/>
      <w:marRight w:val="0"/>
      <w:marTop w:val="0"/>
      <w:marBottom w:val="0"/>
      <w:divBdr>
        <w:top w:val="none" w:sz="0" w:space="0" w:color="auto"/>
        <w:left w:val="none" w:sz="0" w:space="0" w:color="auto"/>
        <w:bottom w:val="none" w:sz="0" w:space="0" w:color="auto"/>
        <w:right w:val="none" w:sz="0" w:space="0" w:color="auto"/>
      </w:divBdr>
    </w:div>
    <w:div w:id="1947686401">
      <w:bodyDiv w:val="1"/>
      <w:marLeft w:val="0"/>
      <w:marRight w:val="0"/>
      <w:marTop w:val="0"/>
      <w:marBottom w:val="0"/>
      <w:divBdr>
        <w:top w:val="none" w:sz="0" w:space="0" w:color="auto"/>
        <w:left w:val="none" w:sz="0" w:space="0" w:color="auto"/>
        <w:bottom w:val="none" w:sz="0" w:space="0" w:color="auto"/>
        <w:right w:val="none" w:sz="0" w:space="0" w:color="auto"/>
      </w:divBdr>
    </w:div>
    <w:div w:id="1947687624">
      <w:bodyDiv w:val="1"/>
      <w:marLeft w:val="0"/>
      <w:marRight w:val="0"/>
      <w:marTop w:val="0"/>
      <w:marBottom w:val="0"/>
      <w:divBdr>
        <w:top w:val="none" w:sz="0" w:space="0" w:color="auto"/>
        <w:left w:val="none" w:sz="0" w:space="0" w:color="auto"/>
        <w:bottom w:val="none" w:sz="0" w:space="0" w:color="auto"/>
        <w:right w:val="none" w:sz="0" w:space="0" w:color="auto"/>
      </w:divBdr>
    </w:div>
    <w:div w:id="1947690695">
      <w:bodyDiv w:val="1"/>
      <w:marLeft w:val="0"/>
      <w:marRight w:val="0"/>
      <w:marTop w:val="0"/>
      <w:marBottom w:val="0"/>
      <w:divBdr>
        <w:top w:val="none" w:sz="0" w:space="0" w:color="auto"/>
        <w:left w:val="none" w:sz="0" w:space="0" w:color="auto"/>
        <w:bottom w:val="none" w:sz="0" w:space="0" w:color="auto"/>
        <w:right w:val="none" w:sz="0" w:space="0" w:color="auto"/>
      </w:divBdr>
    </w:div>
    <w:div w:id="1947929095">
      <w:bodyDiv w:val="1"/>
      <w:marLeft w:val="0"/>
      <w:marRight w:val="0"/>
      <w:marTop w:val="0"/>
      <w:marBottom w:val="0"/>
      <w:divBdr>
        <w:top w:val="none" w:sz="0" w:space="0" w:color="auto"/>
        <w:left w:val="none" w:sz="0" w:space="0" w:color="auto"/>
        <w:bottom w:val="none" w:sz="0" w:space="0" w:color="auto"/>
        <w:right w:val="none" w:sz="0" w:space="0" w:color="auto"/>
      </w:divBdr>
    </w:div>
    <w:div w:id="1948193214">
      <w:bodyDiv w:val="1"/>
      <w:marLeft w:val="0"/>
      <w:marRight w:val="0"/>
      <w:marTop w:val="0"/>
      <w:marBottom w:val="0"/>
      <w:divBdr>
        <w:top w:val="none" w:sz="0" w:space="0" w:color="auto"/>
        <w:left w:val="none" w:sz="0" w:space="0" w:color="auto"/>
        <w:bottom w:val="none" w:sz="0" w:space="0" w:color="auto"/>
        <w:right w:val="none" w:sz="0" w:space="0" w:color="auto"/>
      </w:divBdr>
    </w:div>
    <w:div w:id="1948390673">
      <w:bodyDiv w:val="1"/>
      <w:marLeft w:val="0"/>
      <w:marRight w:val="0"/>
      <w:marTop w:val="0"/>
      <w:marBottom w:val="0"/>
      <w:divBdr>
        <w:top w:val="none" w:sz="0" w:space="0" w:color="auto"/>
        <w:left w:val="none" w:sz="0" w:space="0" w:color="auto"/>
        <w:bottom w:val="none" w:sz="0" w:space="0" w:color="auto"/>
        <w:right w:val="none" w:sz="0" w:space="0" w:color="auto"/>
      </w:divBdr>
    </w:div>
    <w:div w:id="1948538934">
      <w:bodyDiv w:val="1"/>
      <w:marLeft w:val="0"/>
      <w:marRight w:val="0"/>
      <w:marTop w:val="0"/>
      <w:marBottom w:val="0"/>
      <w:divBdr>
        <w:top w:val="none" w:sz="0" w:space="0" w:color="auto"/>
        <w:left w:val="none" w:sz="0" w:space="0" w:color="auto"/>
        <w:bottom w:val="none" w:sz="0" w:space="0" w:color="auto"/>
        <w:right w:val="none" w:sz="0" w:space="0" w:color="auto"/>
      </w:divBdr>
    </w:div>
    <w:div w:id="1948539833">
      <w:bodyDiv w:val="1"/>
      <w:marLeft w:val="0"/>
      <w:marRight w:val="0"/>
      <w:marTop w:val="0"/>
      <w:marBottom w:val="0"/>
      <w:divBdr>
        <w:top w:val="none" w:sz="0" w:space="0" w:color="auto"/>
        <w:left w:val="none" w:sz="0" w:space="0" w:color="auto"/>
        <w:bottom w:val="none" w:sz="0" w:space="0" w:color="auto"/>
        <w:right w:val="none" w:sz="0" w:space="0" w:color="auto"/>
      </w:divBdr>
    </w:div>
    <w:div w:id="1948542838">
      <w:bodyDiv w:val="1"/>
      <w:marLeft w:val="0"/>
      <w:marRight w:val="0"/>
      <w:marTop w:val="0"/>
      <w:marBottom w:val="0"/>
      <w:divBdr>
        <w:top w:val="none" w:sz="0" w:space="0" w:color="auto"/>
        <w:left w:val="none" w:sz="0" w:space="0" w:color="auto"/>
        <w:bottom w:val="none" w:sz="0" w:space="0" w:color="auto"/>
        <w:right w:val="none" w:sz="0" w:space="0" w:color="auto"/>
      </w:divBdr>
    </w:div>
    <w:div w:id="1948584451">
      <w:bodyDiv w:val="1"/>
      <w:marLeft w:val="0"/>
      <w:marRight w:val="0"/>
      <w:marTop w:val="0"/>
      <w:marBottom w:val="0"/>
      <w:divBdr>
        <w:top w:val="none" w:sz="0" w:space="0" w:color="auto"/>
        <w:left w:val="none" w:sz="0" w:space="0" w:color="auto"/>
        <w:bottom w:val="none" w:sz="0" w:space="0" w:color="auto"/>
        <w:right w:val="none" w:sz="0" w:space="0" w:color="auto"/>
      </w:divBdr>
    </w:div>
    <w:div w:id="1949239882">
      <w:bodyDiv w:val="1"/>
      <w:marLeft w:val="0"/>
      <w:marRight w:val="0"/>
      <w:marTop w:val="0"/>
      <w:marBottom w:val="0"/>
      <w:divBdr>
        <w:top w:val="none" w:sz="0" w:space="0" w:color="auto"/>
        <w:left w:val="none" w:sz="0" w:space="0" w:color="auto"/>
        <w:bottom w:val="none" w:sz="0" w:space="0" w:color="auto"/>
        <w:right w:val="none" w:sz="0" w:space="0" w:color="auto"/>
      </w:divBdr>
    </w:div>
    <w:div w:id="1949266831">
      <w:bodyDiv w:val="1"/>
      <w:marLeft w:val="0"/>
      <w:marRight w:val="0"/>
      <w:marTop w:val="0"/>
      <w:marBottom w:val="0"/>
      <w:divBdr>
        <w:top w:val="none" w:sz="0" w:space="0" w:color="auto"/>
        <w:left w:val="none" w:sz="0" w:space="0" w:color="auto"/>
        <w:bottom w:val="none" w:sz="0" w:space="0" w:color="auto"/>
        <w:right w:val="none" w:sz="0" w:space="0" w:color="auto"/>
      </w:divBdr>
    </w:div>
    <w:div w:id="1949310683">
      <w:bodyDiv w:val="1"/>
      <w:marLeft w:val="0"/>
      <w:marRight w:val="0"/>
      <w:marTop w:val="0"/>
      <w:marBottom w:val="0"/>
      <w:divBdr>
        <w:top w:val="none" w:sz="0" w:space="0" w:color="auto"/>
        <w:left w:val="none" w:sz="0" w:space="0" w:color="auto"/>
        <w:bottom w:val="none" w:sz="0" w:space="0" w:color="auto"/>
        <w:right w:val="none" w:sz="0" w:space="0" w:color="auto"/>
      </w:divBdr>
    </w:div>
    <w:div w:id="1949504546">
      <w:bodyDiv w:val="1"/>
      <w:marLeft w:val="0"/>
      <w:marRight w:val="0"/>
      <w:marTop w:val="0"/>
      <w:marBottom w:val="0"/>
      <w:divBdr>
        <w:top w:val="none" w:sz="0" w:space="0" w:color="auto"/>
        <w:left w:val="none" w:sz="0" w:space="0" w:color="auto"/>
        <w:bottom w:val="none" w:sz="0" w:space="0" w:color="auto"/>
        <w:right w:val="none" w:sz="0" w:space="0" w:color="auto"/>
      </w:divBdr>
    </w:div>
    <w:div w:id="1949583897">
      <w:bodyDiv w:val="1"/>
      <w:marLeft w:val="0"/>
      <w:marRight w:val="0"/>
      <w:marTop w:val="0"/>
      <w:marBottom w:val="0"/>
      <w:divBdr>
        <w:top w:val="none" w:sz="0" w:space="0" w:color="auto"/>
        <w:left w:val="none" w:sz="0" w:space="0" w:color="auto"/>
        <w:bottom w:val="none" w:sz="0" w:space="0" w:color="auto"/>
        <w:right w:val="none" w:sz="0" w:space="0" w:color="auto"/>
      </w:divBdr>
    </w:div>
    <w:div w:id="1949661313">
      <w:bodyDiv w:val="1"/>
      <w:marLeft w:val="0"/>
      <w:marRight w:val="0"/>
      <w:marTop w:val="0"/>
      <w:marBottom w:val="0"/>
      <w:divBdr>
        <w:top w:val="none" w:sz="0" w:space="0" w:color="auto"/>
        <w:left w:val="none" w:sz="0" w:space="0" w:color="auto"/>
        <w:bottom w:val="none" w:sz="0" w:space="0" w:color="auto"/>
        <w:right w:val="none" w:sz="0" w:space="0" w:color="auto"/>
      </w:divBdr>
    </w:div>
    <w:div w:id="1950117893">
      <w:bodyDiv w:val="1"/>
      <w:marLeft w:val="0"/>
      <w:marRight w:val="0"/>
      <w:marTop w:val="0"/>
      <w:marBottom w:val="0"/>
      <w:divBdr>
        <w:top w:val="none" w:sz="0" w:space="0" w:color="auto"/>
        <w:left w:val="none" w:sz="0" w:space="0" w:color="auto"/>
        <w:bottom w:val="none" w:sz="0" w:space="0" w:color="auto"/>
        <w:right w:val="none" w:sz="0" w:space="0" w:color="auto"/>
      </w:divBdr>
    </w:div>
    <w:div w:id="1950121713">
      <w:bodyDiv w:val="1"/>
      <w:marLeft w:val="0"/>
      <w:marRight w:val="0"/>
      <w:marTop w:val="0"/>
      <w:marBottom w:val="0"/>
      <w:divBdr>
        <w:top w:val="none" w:sz="0" w:space="0" w:color="auto"/>
        <w:left w:val="none" w:sz="0" w:space="0" w:color="auto"/>
        <w:bottom w:val="none" w:sz="0" w:space="0" w:color="auto"/>
        <w:right w:val="none" w:sz="0" w:space="0" w:color="auto"/>
      </w:divBdr>
    </w:div>
    <w:div w:id="1950309532">
      <w:bodyDiv w:val="1"/>
      <w:marLeft w:val="0"/>
      <w:marRight w:val="0"/>
      <w:marTop w:val="0"/>
      <w:marBottom w:val="0"/>
      <w:divBdr>
        <w:top w:val="none" w:sz="0" w:space="0" w:color="auto"/>
        <w:left w:val="none" w:sz="0" w:space="0" w:color="auto"/>
        <w:bottom w:val="none" w:sz="0" w:space="0" w:color="auto"/>
        <w:right w:val="none" w:sz="0" w:space="0" w:color="auto"/>
      </w:divBdr>
    </w:div>
    <w:div w:id="1950313544">
      <w:bodyDiv w:val="1"/>
      <w:marLeft w:val="0"/>
      <w:marRight w:val="0"/>
      <w:marTop w:val="0"/>
      <w:marBottom w:val="0"/>
      <w:divBdr>
        <w:top w:val="none" w:sz="0" w:space="0" w:color="auto"/>
        <w:left w:val="none" w:sz="0" w:space="0" w:color="auto"/>
        <w:bottom w:val="none" w:sz="0" w:space="0" w:color="auto"/>
        <w:right w:val="none" w:sz="0" w:space="0" w:color="auto"/>
      </w:divBdr>
    </w:div>
    <w:div w:id="1950314292">
      <w:bodyDiv w:val="1"/>
      <w:marLeft w:val="0"/>
      <w:marRight w:val="0"/>
      <w:marTop w:val="0"/>
      <w:marBottom w:val="0"/>
      <w:divBdr>
        <w:top w:val="none" w:sz="0" w:space="0" w:color="auto"/>
        <w:left w:val="none" w:sz="0" w:space="0" w:color="auto"/>
        <w:bottom w:val="none" w:sz="0" w:space="0" w:color="auto"/>
        <w:right w:val="none" w:sz="0" w:space="0" w:color="auto"/>
      </w:divBdr>
    </w:div>
    <w:div w:id="1950428378">
      <w:bodyDiv w:val="1"/>
      <w:marLeft w:val="0"/>
      <w:marRight w:val="0"/>
      <w:marTop w:val="0"/>
      <w:marBottom w:val="0"/>
      <w:divBdr>
        <w:top w:val="none" w:sz="0" w:space="0" w:color="auto"/>
        <w:left w:val="none" w:sz="0" w:space="0" w:color="auto"/>
        <w:bottom w:val="none" w:sz="0" w:space="0" w:color="auto"/>
        <w:right w:val="none" w:sz="0" w:space="0" w:color="auto"/>
      </w:divBdr>
    </w:div>
    <w:div w:id="1950549538">
      <w:bodyDiv w:val="1"/>
      <w:marLeft w:val="0"/>
      <w:marRight w:val="0"/>
      <w:marTop w:val="0"/>
      <w:marBottom w:val="0"/>
      <w:divBdr>
        <w:top w:val="none" w:sz="0" w:space="0" w:color="auto"/>
        <w:left w:val="none" w:sz="0" w:space="0" w:color="auto"/>
        <w:bottom w:val="none" w:sz="0" w:space="0" w:color="auto"/>
        <w:right w:val="none" w:sz="0" w:space="0" w:color="auto"/>
      </w:divBdr>
    </w:div>
    <w:div w:id="1950576809">
      <w:bodyDiv w:val="1"/>
      <w:marLeft w:val="0"/>
      <w:marRight w:val="0"/>
      <w:marTop w:val="0"/>
      <w:marBottom w:val="0"/>
      <w:divBdr>
        <w:top w:val="none" w:sz="0" w:space="0" w:color="auto"/>
        <w:left w:val="none" w:sz="0" w:space="0" w:color="auto"/>
        <w:bottom w:val="none" w:sz="0" w:space="0" w:color="auto"/>
        <w:right w:val="none" w:sz="0" w:space="0" w:color="auto"/>
      </w:divBdr>
    </w:div>
    <w:div w:id="1950578722">
      <w:bodyDiv w:val="1"/>
      <w:marLeft w:val="0"/>
      <w:marRight w:val="0"/>
      <w:marTop w:val="0"/>
      <w:marBottom w:val="0"/>
      <w:divBdr>
        <w:top w:val="none" w:sz="0" w:space="0" w:color="auto"/>
        <w:left w:val="none" w:sz="0" w:space="0" w:color="auto"/>
        <w:bottom w:val="none" w:sz="0" w:space="0" w:color="auto"/>
        <w:right w:val="none" w:sz="0" w:space="0" w:color="auto"/>
      </w:divBdr>
    </w:div>
    <w:div w:id="1950892136">
      <w:bodyDiv w:val="1"/>
      <w:marLeft w:val="0"/>
      <w:marRight w:val="0"/>
      <w:marTop w:val="0"/>
      <w:marBottom w:val="0"/>
      <w:divBdr>
        <w:top w:val="none" w:sz="0" w:space="0" w:color="auto"/>
        <w:left w:val="none" w:sz="0" w:space="0" w:color="auto"/>
        <w:bottom w:val="none" w:sz="0" w:space="0" w:color="auto"/>
        <w:right w:val="none" w:sz="0" w:space="0" w:color="auto"/>
      </w:divBdr>
    </w:div>
    <w:div w:id="1950894858">
      <w:bodyDiv w:val="1"/>
      <w:marLeft w:val="0"/>
      <w:marRight w:val="0"/>
      <w:marTop w:val="0"/>
      <w:marBottom w:val="0"/>
      <w:divBdr>
        <w:top w:val="none" w:sz="0" w:space="0" w:color="auto"/>
        <w:left w:val="none" w:sz="0" w:space="0" w:color="auto"/>
        <w:bottom w:val="none" w:sz="0" w:space="0" w:color="auto"/>
        <w:right w:val="none" w:sz="0" w:space="0" w:color="auto"/>
      </w:divBdr>
    </w:div>
    <w:div w:id="1950965900">
      <w:bodyDiv w:val="1"/>
      <w:marLeft w:val="0"/>
      <w:marRight w:val="0"/>
      <w:marTop w:val="0"/>
      <w:marBottom w:val="0"/>
      <w:divBdr>
        <w:top w:val="none" w:sz="0" w:space="0" w:color="auto"/>
        <w:left w:val="none" w:sz="0" w:space="0" w:color="auto"/>
        <w:bottom w:val="none" w:sz="0" w:space="0" w:color="auto"/>
        <w:right w:val="none" w:sz="0" w:space="0" w:color="auto"/>
      </w:divBdr>
    </w:div>
    <w:div w:id="1951009369">
      <w:bodyDiv w:val="1"/>
      <w:marLeft w:val="0"/>
      <w:marRight w:val="0"/>
      <w:marTop w:val="0"/>
      <w:marBottom w:val="0"/>
      <w:divBdr>
        <w:top w:val="none" w:sz="0" w:space="0" w:color="auto"/>
        <w:left w:val="none" w:sz="0" w:space="0" w:color="auto"/>
        <w:bottom w:val="none" w:sz="0" w:space="0" w:color="auto"/>
        <w:right w:val="none" w:sz="0" w:space="0" w:color="auto"/>
      </w:divBdr>
    </w:div>
    <w:div w:id="1951085232">
      <w:bodyDiv w:val="1"/>
      <w:marLeft w:val="0"/>
      <w:marRight w:val="0"/>
      <w:marTop w:val="0"/>
      <w:marBottom w:val="0"/>
      <w:divBdr>
        <w:top w:val="none" w:sz="0" w:space="0" w:color="auto"/>
        <w:left w:val="none" w:sz="0" w:space="0" w:color="auto"/>
        <w:bottom w:val="none" w:sz="0" w:space="0" w:color="auto"/>
        <w:right w:val="none" w:sz="0" w:space="0" w:color="auto"/>
      </w:divBdr>
    </w:div>
    <w:div w:id="1951349494">
      <w:bodyDiv w:val="1"/>
      <w:marLeft w:val="0"/>
      <w:marRight w:val="0"/>
      <w:marTop w:val="0"/>
      <w:marBottom w:val="0"/>
      <w:divBdr>
        <w:top w:val="none" w:sz="0" w:space="0" w:color="auto"/>
        <w:left w:val="none" w:sz="0" w:space="0" w:color="auto"/>
        <w:bottom w:val="none" w:sz="0" w:space="0" w:color="auto"/>
        <w:right w:val="none" w:sz="0" w:space="0" w:color="auto"/>
      </w:divBdr>
    </w:div>
    <w:div w:id="1951467285">
      <w:bodyDiv w:val="1"/>
      <w:marLeft w:val="0"/>
      <w:marRight w:val="0"/>
      <w:marTop w:val="0"/>
      <w:marBottom w:val="0"/>
      <w:divBdr>
        <w:top w:val="none" w:sz="0" w:space="0" w:color="auto"/>
        <w:left w:val="none" w:sz="0" w:space="0" w:color="auto"/>
        <w:bottom w:val="none" w:sz="0" w:space="0" w:color="auto"/>
        <w:right w:val="none" w:sz="0" w:space="0" w:color="auto"/>
      </w:divBdr>
    </w:div>
    <w:div w:id="1951474221">
      <w:bodyDiv w:val="1"/>
      <w:marLeft w:val="0"/>
      <w:marRight w:val="0"/>
      <w:marTop w:val="0"/>
      <w:marBottom w:val="0"/>
      <w:divBdr>
        <w:top w:val="none" w:sz="0" w:space="0" w:color="auto"/>
        <w:left w:val="none" w:sz="0" w:space="0" w:color="auto"/>
        <w:bottom w:val="none" w:sz="0" w:space="0" w:color="auto"/>
        <w:right w:val="none" w:sz="0" w:space="0" w:color="auto"/>
      </w:divBdr>
    </w:div>
    <w:div w:id="1951543784">
      <w:bodyDiv w:val="1"/>
      <w:marLeft w:val="0"/>
      <w:marRight w:val="0"/>
      <w:marTop w:val="0"/>
      <w:marBottom w:val="0"/>
      <w:divBdr>
        <w:top w:val="none" w:sz="0" w:space="0" w:color="auto"/>
        <w:left w:val="none" w:sz="0" w:space="0" w:color="auto"/>
        <w:bottom w:val="none" w:sz="0" w:space="0" w:color="auto"/>
        <w:right w:val="none" w:sz="0" w:space="0" w:color="auto"/>
      </w:divBdr>
    </w:div>
    <w:div w:id="1951549833">
      <w:bodyDiv w:val="1"/>
      <w:marLeft w:val="0"/>
      <w:marRight w:val="0"/>
      <w:marTop w:val="0"/>
      <w:marBottom w:val="0"/>
      <w:divBdr>
        <w:top w:val="none" w:sz="0" w:space="0" w:color="auto"/>
        <w:left w:val="none" w:sz="0" w:space="0" w:color="auto"/>
        <w:bottom w:val="none" w:sz="0" w:space="0" w:color="auto"/>
        <w:right w:val="none" w:sz="0" w:space="0" w:color="auto"/>
      </w:divBdr>
    </w:div>
    <w:div w:id="1951550295">
      <w:bodyDiv w:val="1"/>
      <w:marLeft w:val="0"/>
      <w:marRight w:val="0"/>
      <w:marTop w:val="0"/>
      <w:marBottom w:val="0"/>
      <w:divBdr>
        <w:top w:val="none" w:sz="0" w:space="0" w:color="auto"/>
        <w:left w:val="none" w:sz="0" w:space="0" w:color="auto"/>
        <w:bottom w:val="none" w:sz="0" w:space="0" w:color="auto"/>
        <w:right w:val="none" w:sz="0" w:space="0" w:color="auto"/>
      </w:divBdr>
    </w:div>
    <w:div w:id="1951694358">
      <w:bodyDiv w:val="1"/>
      <w:marLeft w:val="0"/>
      <w:marRight w:val="0"/>
      <w:marTop w:val="0"/>
      <w:marBottom w:val="0"/>
      <w:divBdr>
        <w:top w:val="none" w:sz="0" w:space="0" w:color="auto"/>
        <w:left w:val="none" w:sz="0" w:space="0" w:color="auto"/>
        <w:bottom w:val="none" w:sz="0" w:space="0" w:color="auto"/>
        <w:right w:val="none" w:sz="0" w:space="0" w:color="auto"/>
      </w:divBdr>
    </w:div>
    <w:div w:id="1951736653">
      <w:bodyDiv w:val="1"/>
      <w:marLeft w:val="0"/>
      <w:marRight w:val="0"/>
      <w:marTop w:val="0"/>
      <w:marBottom w:val="0"/>
      <w:divBdr>
        <w:top w:val="none" w:sz="0" w:space="0" w:color="auto"/>
        <w:left w:val="none" w:sz="0" w:space="0" w:color="auto"/>
        <w:bottom w:val="none" w:sz="0" w:space="0" w:color="auto"/>
        <w:right w:val="none" w:sz="0" w:space="0" w:color="auto"/>
      </w:divBdr>
    </w:div>
    <w:div w:id="1951742903">
      <w:bodyDiv w:val="1"/>
      <w:marLeft w:val="0"/>
      <w:marRight w:val="0"/>
      <w:marTop w:val="0"/>
      <w:marBottom w:val="0"/>
      <w:divBdr>
        <w:top w:val="none" w:sz="0" w:space="0" w:color="auto"/>
        <w:left w:val="none" w:sz="0" w:space="0" w:color="auto"/>
        <w:bottom w:val="none" w:sz="0" w:space="0" w:color="auto"/>
        <w:right w:val="none" w:sz="0" w:space="0" w:color="auto"/>
      </w:divBdr>
    </w:div>
    <w:div w:id="1951888748">
      <w:bodyDiv w:val="1"/>
      <w:marLeft w:val="0"/>
      <w:marRight w:val="0"/>
      <w:marTop w:val="0"/>
      <w:marBottom w:val="0"/>
      <w:divBdr>
        <w:top w:val="none" w:sz="0" w:space="0" w:color="auto"/>
        <w:left w:val="none" w:sz="0" w:space="0" w:color="auto"/>
        <w:bottom w:val="none" w:sz="0" w:space="0" w:color="auto"/>
        <w:right w:val="none" w:sz="0" w:space="0" w:color="auto"/>
      </w:divBdr>
    </w:div>
    <w:div w:id="1952122890">
      <w:bodyDiv w:val="1"/>
      <w:marLeft w:val="0"/>
      <w:marRight w:val="0"/>
      <w:marTop w:val="0"/>
      <w:marBottom w:val="0"/>
      <w:divBdr>
        <w:top w:val="none" w:sz="0" w:space="0" w:color="auto"/>
        <w:left w:val="none" w:sz="0" w:space="0" w:color="auto"/>
        <w:bottom w:val="none" w:sz="0" w:space="0" w:color="auto"/>
        <w:right w:val="none" w:sz="0" w:space="0" w:color="auto"/>
      </w:divBdr>
    </w:div>
    <w:div w:id="1952199539">
      <w:bodyDiv w:val="1"/>
      <w:marLeft w:val="0"/>
      <w:marRight w:val="0"/>
      <w:marTop w:val="0"/>
      <w:marBottom w:val="0"/>
      <w:divBdr>
        <w:top w:val="none" w:sz="0" w:space="0" w:color="auto"/>
        <w:left w:val="none" w:sz="0" w:space="0" w:color="auto"/>
        <w:bottom w:val="none" w:sz="0" w:space="0" w:color="auto"/>
        <w:right w:val="none" w:sz="0" w:space="0" w:color="auto"/>
      </w:divBdr>
    </w:div>
    <w:div w:id="1952282583">
      <w:bodyDiv w:val="1"/>
      <w:marLeft w:val="0"/>
      <w:marRight w:val="0"/>
      <w:marTop w:val="0"/>
      <w:marBottom w:val="0"/>
      <w:divBdr>
        <w:top w:val="none" w:sz="0" w:space="0" w:color="auto"/>
        <w:left w:val="none" w:sz="0" w:space="0" w:color="auto"/>
        <w:bottom w:val="none" w:sz="0" w:space="0" w:color="auto"/>
        <w:right w:val="none" w:sz="0" w:space="0" w:color="auto"/>
      </w:divBdr>
    </w:div>
    <w:div w:id="1952398678">
      <w:bodyDiv w:val="1"/>
      <w:marLeft w:val="0"/>
      <w:marRight w:val="0"/>
      <w:marTop w:val="0"/>
      <w:marBottom w:val="0"/>
      <w:divBdr>
        <w:top w:val="none" w:sz="0" w:space="0" w:color="auto"/>
        <w:left w:val="none" w:sz="0" w:space="0" w:color="auto"/>
        <w:bottom w:val="none" w:sz="0" w:space="0" w:color="auto"/>
        <w:right w:val="none" w:sz="0" w:space="0" w:color="auto"/>
      </w:divBdr>
    </w:div>
    <w:div w:id="1952399339">
      <w:bodyDiv w:val="1"/>
      <w:marLeft w:val="0"/>
      <w:marRight w:val="0"/>
      <w:marTop w:val="0"/>
      <w:marBottom w:val="0"/>
      <w:divBdr>
        <w:top w:val="none" w:sz="0" w:space="0" w:color="auto"/>
        <w:left w:val="none" w:sz="0" w:space="0" w:color="auto"/>
        <w:bottom w:val="none" w:sz="0" w:space="0" w:color="auto"/>
        <w:right w:val="none" w:sz="0" w:space="0" w:color="auto"/>
      </w:divBdr>
    </w:div>
    <w:div w:id="1952930862">
      <w:bodyDiv w:val="1"/>
      <w:marLeft w:val="0"/>
      <w:marRight w:val="0"/>
      <w:marTop w:val="0"/>
      <w:marBottom w:val="0"/>
      <w:divBdr>
        <w:top w:val="none" w:sz="0" w:space="0" w:color="auto"/>
        <w:left w:val="none" w:sz="0" w:space="0" w:color="auto"/>
        <w:bottom w:val="none" w:sz="0" w:space="0" w:color="auto"/>
        <w:right w:val="none" w:sz="0" w:space="0" w:color="auto"/>
      </w:divBdr>
    </w:div>
    <w:div w:id="1953319903">
      <w:bodyDiv w:val="1"/>
      <w:marLeft w:val="0"/>
      <w:marRight w:val="0"/>
      <w:marTop w:val="0"/>
      <w:marBottom w:val="0"/>
      <w:divBdr>
        <w:top w:val="none" w:sz="0" w:space="0" w:color="auto"/>
        <w:left w:val="none" w:sz="0" w:space="0" w:color="auto"/>
        <w:bottom w:val="none" w:sz="0" w:space="0" w:color="auto"/>
        <w:right w:val="none" w:sz="0" w:space="0" w:color="auto"/>
      </w:divBdr>
    </w:div>
    <w:div w:id="1953513306">
      <w:bodyDiv w:val="1"/>
      <w:marLeft w:val="0"/>
      <w:marRight w:val="0"/>
      <w:marTop w:val="0"/>
      <w:marBottom w:val="0"/>
      <w:divBdr>
        <w:top w:val="none" w:sz="0" w:space="0" w:color="auto"/>
        <w:left w:val="none" w:sz="0" w:space="0" w:color="auto"/>
        <w:bottom w:val="none" w:sz="0" w:space="0" w:color="auto"/>
        <w:right w:val="none" w:sz="0" w:space="0" w:color="auto"/>
      </w:divBdr>
    </w:div>
    <w:div w:id="1953632853">
      <w:bodyDiv w:val="1"/>
      <w:marLeft w:val="0"/>
      <w:marRight w:val="0"/>
      <w:marTop w:val="0"/>
      <w:marBottom w:val="0"/>
      <w:divBdr>
        <w:top w:val="none" w:sz="0" w:space="0" w:color="auto"/>
        <w:left w:val="none" w:sz="0" w:space="0" w:color="auto"/>
        <w:bottom w:val="none" w:sz="0" w:space="0" w:color="auto"/>
        <w:right w:val="none" w:sz="0" w:space="0" w:color="auto"/>
      </w:divBdr>
    </w:div>
    <w:div w:id="1953777119">
      <w:bodyDiv w:val="1"/>
      <w:marLeft w:val="0"/>
      <w:marRight w:val="0"/>
      <w:marTop w:val="0"/>
      <w:marBottom w:val="0"/>
      <w:divBdr>
        <w:top w:val="none" w:sz="0" w:space="0" w:color="auto"/>
        <w:left w:val="none" w:sz="0" w:space="0" w:color="auto"/>
        <w:bottom w:val="none" w:sz="0" w:space="0" w:color="auto"/>
        <w:right w:val="none" w:sz="0" w:space="0" w:color="auto"/>
      </w:divBdr>
    </w:div>
    <w:div w:id="1953781306">
      <w:bodyDiv w:val="1"/>
      <w:marLeft w:val="0"/>
      <w:marRight w:val="0"/>
      <w:marTop w:val="0"/>
      <w:marBottom w:val="0"/>
      <w:divBdr>
        <w:top w:val="none" w:sz="0" w:space="0" w:color="auto"/>
        <w:left w:val="none" w:sz="0" w:space="0" w:color="auto"/>
        <w:bottom w:val="none" w:sz="0" w:space="0" w:color="auto"/>
        <w:right w:val="none" w:sz="0" w:space="0" w:color="auto"/>
      </w:divBdr>
    </w:div>
    <w:div w:id="1954285773">
      <w:bodyDiv w:val="1"/>
      <w:marLeft w:val="0"/>
      <w:marRight w:val="0"/>
      <w:marTop w:val="0"/>
      <w:marBottom w:val="0"/>
      <w:divBdr>
        <w:top w:val="none" w:sz="0" w:space="0" w:color="auto"/>
        <w:left w:val="none" w:sz="0" w:space="0" w:color="auto"/>
        <w:bottom w:val="none" w:sz="0" w:space="0" w:color="auto"/>
        <w:right w:val="none" w:sz="0" w:space="0" w:color="auto"/>
      </w:divBdr>
    </w:div>
    <w:div w:id="1954315942">
      <w:bodyDiv w:val="1"/>
      <w:marLeft w:val="0"/>
      <w:marRight w:val="0"/>
      <w:marTop w:val="0"/>
      <w:marBottom w:val="0"/>
      <w:divBdr>
        <w:top w:val="none" w:sz="0" w:space="0" w:color="auto"/>
        <w:left w:val="none" w:sz="0" w:space="0" w:color="auto"/>
        <w:bottom w:val="none" w:sz="0" w:space="0" w:color="auto"/>
        <w:right w:val="none" w:sz="0" w:space="0" w:color="auto"/>
      </w:divBdr>
    </w:div>
    <w:div w:id="1954316257">
      <w:bodyDiv w:val="1"/>
      <w:marLeft w:val="0"/>
      <w:marRight w:val="0"/>
      <w:marTop w:val="0"/>
      <w:marBottom w:val="0"/>
      <w:divBdr>
        <w:top w:val="none" w:sz="0" w:space="0" w:color="auto"/>
        <w:left w:val="none" w:sz="0" w:space="0" w:color="auto"/>
        <w:bottom w:val="none" w:sz="0" w:space="0" w:color="auto"/>
        <w:right w:val="none" w:sz="0" w:space="0" w:color="auto"/>
      </w:divBdr>
    </w:div>
    <w:div w:id="1954359999">
      <w:bodyDiv w:val="1"/>
      <w:marLeft w:val="0"/>
      <w:marRight w:val="0"/>
      <w:marTop w:val="0"/>
      <w:marBottom w:val="0"/>
      <w:divBdr>
        <w:top w:val="none" w:sz="0" w:space="0" w:color="auto"/>
        <w:left w:val="none" w:sz="0" w:space="0" w:color="auto"/>
        <w:bottom w:val="none" w:sz="0" w:space="0" w:color="auto"/>
        <w:right w:val="none" w:sz="0" w:space="0" w:color="auto"/>
      </w:divBdr>
    </w:div>
    <w:div w:id="1954435092">
      <w:bodyDiv w:val="1"/>
      <w:marLeft w:val="0"/>
      <w:marRight w:val="0"/>
      <w:marTop w:val="0"/>
      <w:marBottom w:val="0"/>
      <w:divBdr>
        <w:top w:val="none" w:sz="0" w:space="0" w:color="auto"/>
        <w:left w:val="none" w:sz="0" w:space="0" w:color="auto"/>
        <w:bottom w:val="none" w:sz="0" w:space="0" w:color="auto"/>
        <w:right w:val="none" w:sz="0" w:space="0" w:color="auto"/>
      </w:divBdr>
    </w:div>
    <w:div w:id="1954440586">
      <w:bodyDiv w:val="1"/>
      <w:marLeft w:val="0"/>
      <w:marRight w:val="0"/>
      <w:marTop w:val="0"/>
      <w:marBottom w:val="0"/>
      <w:divBdr>
        <w:top w:val="none" w:sz="0" w:space="0" w:color="auto"/>
        <w:left w:val="none" w:sz="0" w:space="0" w:color="auto"/>
        <w:bottom w:val="none" w:sz="0" w:space="0" w:color="auto"/>
        <w:right w:val="none" w:sz="0" w:space="0" w:color="auto"/>
      </w:divBdr>
    </w:div>
    <w:div w:id="1954632216">
      <w:bodyDiv w:val="1"/>
      <w:marLeft w:val="0"/>
      <w:marRight w:val="0"/>
      <w:marTop w:val="0"/>
      <w:marBottom w:val="0"/>
      <w:divBdr>
        <w:top w:val="none" w:sz="0" w:space="0" w:color="auto"/>
        <w:left w:val="none" w:sz="0" w:space="0" w:color="auto"/>
        <w:bottom w:val="none" w:sz="0" w:space="0" w:color="auto"/>
        <w:right w:val="none" w:sz="0" w:space="0" w:color="auto"/>
      </w:divBdr>
    </w:div>
    <w:div w:id="1954705872">
      <w:bodyDiv w:val="1"/>
      <w:marLeft w:val="0"/>
      <w:marRight w:val="0"/>
      <w:marTop w:val="0"/>
      <w:marBottom w:val="0"/>
      <w:divBdr>
        <w:top w:val="none" w:sz="0" w:space="0" w:color="auto"/>
        <w:left w:val="none" w:sz="0" w:space="0" w:color="auto"/>
        <w:bottom w:val="none" w:sz="0" w:space="0" w:color="auto"/>
        <w:right w:val="none" w:sz="0" w:space="0" w:color="auto"/>
      </w:divBdr>
    </w:div>
    <w:div w:id="1954822007">
      <w:bodyDiv w:val="1"/>
      <w:marLeft w:val="0"/>
      <w:marRight w:val="0"/>
      <w:marTop w:val="0"/>
      <w:marBottom w:val="0"/>
      <w:divBdr>
        <w:top w:val="none" w:sz="0" w:space="0" w:color="auto"/>
        <w:left w:val="none" w:sz="0" w:space="0" w:color="auto"/>
        <w:bottom w:val="none" w:sz="0" w:space="0" w:color="auto"/>
        <w:right w:val="none" w:sz="0" w:space="0" w:color="auto"/>
      </w:divBdr>
    </w:div>
    <w:div w:id="1955281629">
      <w:bodyDiv w:val="1"/>
      <w:marLeft w:val="0"/>
      <w:marRight w:val="0"/>
      <w:marTop w:val="0"/>
      <w:marBottom w:val="0"/>
      <w:divBdr>
        <w:top w:val="none" w:sz="0" w:space="0" w:color="auto"/>
        <w:left w:val="none" w:sz="0" w:space="0" w:color="auto"/>
        <w:bottom w:val="none" w:sz="0" w:space="0" w:color="auto"/>
        <w:right w:val="none" w:sz="0" w:space="0" w:color="auto"/>
      </w:divBdr>
    </w:div>
    <w:div w:id="1955359776">
      <w:bodyDiv w:val="1"/>
      <w:marLeft w:val="0"/>
      <w:marRight w:val="0"/>
      <w:marTop w:val="0"/>
      <w:marBottom w:val="0"/>
      <w:divBdr>
        <w:top w:val="none" w:sz="0" w:space="0" w:color="auto"/>
        <w:left w:val="none" w:sz="0" w:space="0" w:color="auto"/>
        <w:bottom w:val="none" w:sz="0" w:space="0" w:color="auto"/>
        <w:right w:val="none" w:sz="0" w:space="0" w:color="auto"/>
      </w:divBdr>
    </w:div>
    <w:div w:id="1955791928">
      <w:bodyDiv w:val="1"/>
      <w:marLeft w:val="0"/>
      <w:marRight w:val="0"/>
      <w:marTop w:val="0"/>
      <w:marBottom w:val="0"/>
      <w:divBdr>
        <w:top w:val="none" w:sz="0" w:space="0" w:color="auto"/>
        <w:left w:val="none" w:sz="0" w:space="0" w:color="auto"/>
        <w:bottom w:val="none" w:sz="0" w:space="0" w:color="auto"/>
        <w:right w:val="none" w:sz="0" w:space="0" w:color="auto"/>
      </w:divBdr>
    </w:div>
    <w:div w:id="1955794675">
      <w:bodyDiv w:val="1"/>
      <w:marLeft w:val="0"/>
      <w:marRight w:val="0"/>
      <w:marTop w:val="0"/>
      <w:marBottom w:val="0"/>
      <w:divBdr>
        <w:top w:val="none" w:sz="0" w:space="0" w:color="auto"/>
        <w:left w:val="none" w:sz="0" w:space="0" w:color="auto"/>
        <w:bottom w:val="none" w:sz="0" w:space="0" w:color="auto"/>
        <w:right w:val="none" w:sz="0" w:space="0" w:color="auto"/>
      </w:divBdr>
    </w:div>
    <w:div w:id="1956017829">
      <w:bodyDiv w:val="1"/>
      <w:marLeft w:val="0"/>
      <w:marRight w:val="0"/>
      <w:marTop w:val="0"/>
      <w:marBottom w:val="0"/>
      <w:divBdr>
        <w:top w:val="none" w:sz="0" w:space="0" w:color="auto"/>
        <w:left w:val="none" w:sz="0" w:space="0" w:color="auto"/>
        <w:bottom w:val="none" w:sz="0" w:space="0" w:color="auto"/>
        <w:right w:val="none" w:sz="0" w:space="0" w:color="auto"/>
      </w:divBdr>
    </w:div>
    <w:div w:id="1956280169">
      <w:bodyDiv w:val="1"/>
      <w:marLeft w:val="0"/>
      <w:marRight w:val="0"/>
      <w:marTop w:val="0"/>
      <w:marBottom w:val="0"/>
      <w:divBdr>
        <w:top w:val="none" w:sz="0" w:space="0" w:color="auto"/>
        <w:left w:val="none" w:sz="0" w:space="0" w:color="auto"/>
        <w:bottom w:val="none" w:sz="0" w:space="0" w:color="auto"/>
        <w:right w:val="none" w:sz="0" w:space="0" w:color="auto"/>
      </w:divBdr>
    </w:div>
    <w:div w:id="1956398187">
      <w:bodyDiv w:val="1"/>
      <w:marLeft w:val="0"/>
      <w:marRight w:val="0"/>
      <w:marTop w:val="0"/>
      <w:marBottom w:val="0"/>
      <w:divBdr>
        <w:top w:val="none" w:sz="0" w:space="0" w:color="auto"/>
        <w:left w:val="none" w:sz="0" w:space="0" w:color="auto"/>
        <w:bottom w:val="none" w:sz="0" w:space="0" w:color="auto"/>
        <w:right w:val="none" w:sz="0" w:space="0" w:color="auto"/>
      </w:divBdr>
    </w:div>
    <w:div w:id="1956446779">
      <w:bodyDiv w:val="1"/>
      <w:marLeft w:val="0"/>
      <w:marRight w:val="0"/>
      <w:marTop w:val="0"/>
      <w:marBottom w:val="0"/>
      <w:divBdr>
        <w:top w:val="none" w:sz="0" w:space="0" w:color="auto"/>
        <w:left w:val="none" w:sz="0" w:space="0" w:color="auto"/>
        <w:bottom w:val="none" w:sz="0" w:space="0" w:color="auto"/>
        <w:right w:val="none" w:sz="0" w:space="0" w:color="auto"/>
      </w:divBdr>
    </w:div>
    <w:div w:id="1956671609">
      <w:bodyDiv w:val="1"/>
      <w:marLeft w:val="0"/>
      <w:marRight w:val="0"/>
      <w:marTop w:val="0"/>
      <w:marBottom w:val="0"/>
      <w:divBdr>
        <w:top w:val="none" w:sz="0" w:space="0" w:color="auto"/>
        <w:left w:val="none" w:sz="0" w:space="0" w:color="auto"/>
        <w:bottom w:val="none" w:sz="0" w:space="0" w:color="auto"/>
        <w:right w:val="none" w:sz="0" w:space="0" w:color="auto"/>
      </w:divBdr>
    </w:div>
    <w:div w:id="1956911982">
      <w:bodyDiv w:val="1"/>
      <w:marLeft w:val="0"/>
      <w:marRight w:val="0"/>
      <w:marTop w:val="0"/>
      <w:marBottom w:val="0"/>
      <w:divBdr>
        <w:top w:val="none" w:sz="0" w:space="0" w:color="auto"/>
        <w:left w:val="none" w:sz="0" w:space="0" w:color="auto"/>
        <w:bottom w:val="none" w:sz="0" w:space="0" w:color="auto"/>
        <w:right w:val="none" w:sz="0" w:space="0" w:color="auto"/>
      </w:divBdr>
    </w:div>
    <w:div w:id="1957058867">
      <w:bodyDiv w:val="1"/>
      <w:marLeft w:val="0"/>
      <w:marRight w:val="0"/>
      <w:marTop w:val="0"/>
      <w:marBottom w:val="0"/>
      <w:divBdr>
        <w:top w:val="none" w:sz="0" w:space="0" w:color="auto"/>
        <w:left w:val="none" w:sz="0" w:space="0" w:color="auto"/>
        <w:bottom w:val="none" w:sz="0" w:space="0" w:color="auto"/>
        <w:right w:val="none" w:sz="0" w:space="0" w:color="auto"/>
      </w:divBdr>
    </w:div>
    <w:div w:id="1957105354">
      <w:bodyDiv w:val="1"/>
      <w:marLeft w:val="0"/>
      <w:marRight w:val="0"/>
      <w:marTop w:val="0"/>
      <w:marBottom w:val="0"/>
      <w:divBdr>
        <w:top w:val="none" w:sz="0" w:space="0" w:color="auto"/>
        <w:left w:val="none" w:sz="0" w:space="0" w:color="auto"/>
        <w:bottom w:val="none" w:sz="0" w:space="0" w:color="auto"/>
        <w:right w:val="none" w:sz="0" w:space="0" w:color="auto"/>
      </w:divBdr>
    </w:div>
    <w:div w:id="1957128454">
      <w:bodyDiv w:val="1"/>
      <w:marLeft w:val="0"/>
      <w:marRight w:val="0"/>
      <w:marTop w:val="0"/>
      <w:marBottom w:val="0"/>
      <w:divBdr>
        <w:top w:val="none" w:sz="0" w:space="0" w:color="auto"/>
        <w:left w:val="none" w:sz="0" w:space="0" w:color="auto"/>
        <w:bottom w:val="none" w:sz="0" w:space="0" w:color="auto"/>
        <w:right w:val="none" w:sz="0" w:space="0" w:color="auto"/>
      </w:divBdr>
    </w:div>
    <w:div w:id="1957298520">
      <w:bodyDiv w:val="1"/>
      <w:marLeft w:val="0"/>
      <w:marRight w:val="0"/>
      <w:marTop w:val="0"/>
      <w:marBottom w:val="0"/>
      <w:divBdr>
        <w:top w:val="none" w:sz="0" w:space="0" w:color="auto"/>
        <w:left w:val="none" w:sz="0" w:space="0" w:color="auto"/>
        <w:bottom w:val="none" w:sz="0" w:space="0" w:color="auto"/>
        <w:right w:val="none" w:sz="0" w:space="0" w:color="auto"/>
      </w:divBdr>
    </w:div>
    <w:div w:id="1957370347">
      <w:bodyDiv w:val="1"/>
      <w:marLeft w:val="0"/>
      <w:marRight w:val="0"/>
      <w:marTop w:val="0"/>
      <w:marBottom w:val="0"/>
      <w:divBdr>
        <w:top w:val="none" w:sz="0" w:space="0" w:color="auto"/>
        <w:left w:val="none" w:sz="0" w:space="0" w:color="auto"/>
        <w:bottom w:val="none" w:sz="0" w:space="0" w:color="auto"/>
        <w:right w:val="none" w:sz="0" w:space="0" w:color="auto"/>
      </w:divBdr>
    </w:div>
    <w:div w:id="1957449417">
      <w:bodyDiv w:val="1"/>
      <w:marLeft w:val="0"/>
      <w:marRight w:val="0"/>
      <w:marTop w:val="0"/>
      <w:marBottom w:val="0"/>
      <w:divBdr>
        <w:top w:val="none" w:sz="0" w:space="0" w:color="auto"/>
        <w:left w:val="none" w:sz="0" w:space="0" w:color="auto"/>
        <w:bottom w:val="none" w:sz="0" w:space="0" w:color="auto"/>
        <w:right w:val="none" w:sz="0" w:space="0" w:color="auto"/>
      </w:divBdr>
    </w:div>
    <w:div w:id="1957789501">
      <w:bodyDiv w:val="1"/>
      <w:marLeft w:val="0"/>
      <w:marRight w:val="0"/>
      <w:marTop w:val="0"/>
      <w:marBottom w:val="0"/>
      <w:divBdr>
        <w:top w:val="none" w:sz="0" w:space="0" w:color="auto"/>
        <w:left w:val="none" w:sz="0" w:space="0" w:color="auto"/>
        <w:bottom w:val="none" w:sz="0" w:space="0" w:color="auto"/>
        <w:right w:val="none" w:sz="0" w:space="0" w:color="auto"/>
      </w:divBdr>
    </w:div>
    <w:div w:id="1957902766">
      <w:bodyDiv w:val="1"/>
      <w:marLeft w:val="0"/>
      <w:marRight w:val="0"/>
      <w:marTop w:val="0"/>
      <w:marBottom w:val="0"/>
      <w:divBdr>
        <w:top w:val="none" w:sz="0" w:space="0" w:color="auto"/>
        <w:left w:val="none" w:sz="0" w:space="0" w:color="auto"/>
        <w:bottom w:val="none" w:sz="0" w:space="0" w:color="auto"/>
        <w:right w:val="none" w:sz="0" w:space="0" w:color="auto"/>
      </w:divBdr>
    </w:div>
    <w:div w:id="1958215754">
      <w:bodyDiv w:val="1"/>
      <w:marLeft w:val="0"/>
      <w:marRight w:val="0"/>
      <w:marTop w:val="0"/>
      <w:marBottom w:val="0"/>
      <w:divBdr>
        <w:top w:val="none" w:sz="0" w:space="0" w:color="auto"/>
        <w:left w:val="none" w:sz="0" w:space="0" w:color="auto"/>
        <w:bottom w:val="none" w:sz="0" w:space="0" w:color="auto"/>
        <w:right w:val="none" w:sz="0" w:space="0" w:color="auto"/>
      </w:divBdr>
    </w:div>
    <w:div w:id="1958292135">
      <w:bodyDiv w:val="1"/>
      <w:marLeft w:val="0"/>
      <w:marRight w:val="0"/>
      <w:marTop w:val="0"/>
      <w:marBottom w:val="0"/>
      <w:divBdr>
        <w:top w:val="none" w:sz="0" w:space="0" w:color="auto"/>
        <w:left w:val="none" w:sz="0" w:space="0" w:color="auto"/>
        <w:bottom w:val="none" w:sz="0" w:space="0" w:color="auto"/>
        <w:right w:val="none" w:sz="0" w:space="0" w:color="auto"/>
      </w:divBdr>
    </w:div>
    <w:div w:id="1958293526">
      <w:bodyDiv w:val="1"/>
      <w:marLeft w:val="0"/>
      <w:marRight w:val="0"/>
      <w:marTop w:val="0"/>
      <w:marBottom w:val="0"/>
      <w:divBdr>
        <w:top w:val="none" w:sz="0" w:space="0" w:color="auto"/>
        <w:left w:val="none" w:sz="0" w:space="0" w:color="auto"/>
        <w:bottom w:val="none" w:sz="0" w:space="0" w:color="auto"/>
        <w:right w:val="none" w:sz="0" w:space="0" w:color="auto"/>
      </w:divBdr>
    </w:div>
    <w:div w:id="1958372614">
      <w:bodyDiv w:val="1"/>
      <w:marLeft w:val="0"/>
      <w:marRight w:val="0"/>
      <w:marTop w:val="0"/>
      <w:marBottom w:val="0"/>
      <w:divBdr>
        <w:top w:val="none" w:sz="0" w:space="0" w:color="auto"/>
        <w:left w:val="none" w:sz="0" w:space="0" w:color="auto"/>
        <w:bottom w:val="none" w:sz="0" w:space="0" w:color="auto"/>
        <w:right w:val="none" w:sz="0" w:space="0" w:color="auto"/>
      </w:divBdr>
    </w:div>
    <w:div w:id="1958680072">
      <w:bodyDiv w:val="1"/>
      <w:marLeft w:val="0"/>
      <w:marRight w:val="0"/>
      <w:marTop w:val="0"/>
      <w:marBottom w:val="0"/>
      <w:divBdr>
        <w:top w:val="none" w:sz="0" w:space="0" w:color="auto"/>
        <w:left w:val="none" w:sz="0" w:space="0" w:color="auto"/>
        <w:bottom w:val="none" w:sz="0" w:space="0" w:color="auto"/>
        <w:right w:val="none" w:sz="0" w:space="0" w:color="auto"/>
      </w:divBdr>
    </w:div>
    <w:div w:id="1958758524">
      <w:bodyDiv w:val="1"/>
      <w:marLeft w:val="0"/>
      <w:marRight w:val="0"/>
      <w:marTop w:val="0"/>
      <w:marBottom w:val="0"/>
      <w:divBdr>
        <w:top w:val="none" w:sz="0" w:space="0" w:color="auto"/>
        <w:left w:val="none" w:sz="0" w:space="0" w:color="auto"/>
        <w:bottom w:val="none" w:sz="0" w:space="0" w:color="auto"/>
        <w:right w:val="none" w:sz="0" w:space="0" w:color="auto"/>
      </w:divBdr>
    </w:div>
    <w:div w:id="1958834505">
      <w:bodyDiv w:val="1"/>
      <w:marLeft w:val="0"/>
      <w:marRight w:val="0"/>
      <w:marTop w:val="0"/>
      <w:marBottom w:val="0"/>
      <w:divBdr>
        <w:top w:val="none" w:sz="0" w:space="0" w:color="auto"/>
        <w:left w:val="none" w:sz="0" w:space="0" w:color="auto"/>
        <w:bottom w:val="none" w:sz="0" w:space="0" w:color="auto"/>
        <w:right w:val="none" w:sz="0" w:space="0" w:color="auto"/>
      </w:divBdr>
    </w:div>
    <w:div w:id="1958874543">
      <w:bodyDiv w:val="1"/>
      <w:marLeft w:val="0"/>
      <w:marRight w:val="0"/>
      <w:marTop w:val="0"/>
      <w:marBottom w:val="0"/>
      <w:divBdr>
        <w:top w:val="none" w:sz="0" w:space="0" w:color="auto"/>
        <w:left w:val="none" w:sz="0" w:space="0" w:color="auto"/>
        <w:bottom w:val="none" w:sz="0" w:space="0" w:color="auto"/>
        <w:right w:val="none" w:sz="0" w:space="0" w:color="auto"/>
      </w:divBdr>
    </w:div>
    <w:div w:id="1958950441">
      <w:bodyDiv w:val="1"/>
      <w:marLeft w:val="0"/>
      <w:marRight w:val="0"/>
      <w:marTop w:val="0"/>
      <w:marBottom w:val="0"/>
      <w:divBdr>
        <w:top w:val="none" w:sz="0" w:space="0" w:color="auto"/>
        <w:left w:val="none" w:sz="0" w:space="0" w:color="auto"/>
        <w:bottom w:val="none" w:sz="0" w:space="0" w:color="auto"/>
        <w:right w:val="none" w:sz="0" w:space="0" w:color="auto"/>
      </w:divBdr>
    </w:div>
    <w:div w:id="1959139023">
      <w:bodyDiv w:val="1"/>
      <w:marLeft w:val="0"/>
      <w:marRight w:val="0"/>
      <w:marTop w:val="0"/>
      <w:marBottom w:val="0"/>
      <w:divBdr>
        <w:top w:val="none" w:sz="0" w:space="0" w:color="auto"/>
        <w:left w:val="none" w:sz="0" w:space="0" w:color="auto"/>
        <w:bottom w:val="none" w:sz="0" w:space="0" w:color="auto"/>
        <w:right w:val="none" w:sz="0" w:space="0" w:color="auto"/>
      </w:divBdr>
    </w:div>
    <w:div w:id="1959145186">
      <w:bodyDiv w:val="1"/>
      <w:marLeft w:val="0"/>
      <w:marRight w:val="0"/>
      <w:marTop w:val="0"/>
      <w:marBottom w:val="0"/>
      <w:divBdr>
        <w:top w:val="none" w:sz="0" w:space="0" w:color="auto"/>
        <w:left w:val="none" w:sz="0" w:space="0" w:color="auto"/>
        <w:bottom w:val="none" w:sz="0" w:space="0" w:color="auto"/>
        <w:right w:val="none" w:sz="0" w:space="0" w:color="auto"/>
      </w:divBdr>
    </w:div>
    <w:div w:id="1959217280">
      <w:bodyDiv w:val="1"/>
      <w:marLeft w:val="0"/>
      <w:marRight w:val="0"/>
      <w:marTop w:val="0"/>
      <w:marBottom w:val="0"/>
      <w:divBdr>
        <w:top w:val="none" w:sz="0" w:space="0" w:color="auto"/>
        <w:left w:val="none" w:sz="0" w:space="0" w:color="auto"/>
        <w:bottom w:val="none" w:sz="0" w:space="0" w:color="auto"/>
        <w:right w:val="none" w:sz="0" w:space="0" w:color="auto"/>
      </w:divBdr>
    </w:div>
    <w:div w:id="1959220214">
      <w:bodyDiv w:val="1"/>
      <w:marLeft w:val="0"/>
      <w:marRight w:val="0"/>
      <w:marTop w:val="0"/>
      <w:marBottom w:val="0"/>
      <w:divBdr>
        <w:top w:val="none" w:sz="0" w:space="0" w:color="auto"/>
        <w:left w:val="none" w:sz="0" w:space="0" w:color="auto"/>
        <w:bottom w:val="none" w:sz="0" w:space="0" w:color="auto"/>
        <w:right w:val="none" w:sz="0" w:space="0" w:color="auto"/>
      </w:divBdr>
    </w:div>
    <w:div w:id="1959754565">
      <w:bodyDiv w:val="1"/>
      <w:marLeft w:val="0"/>
      <w:marRight w:val="0"/>
      <w:marTop w:val="0"/>
      <w:marBottom w:val="0"/>
      <w:divBdr>
        <w:top w:val="none" w:sz="0" w:space="0" w:color="auto"/>
        <w:left w:val="none" w:sz="0" w:space="0" w:color="auto"/>
        <w:bottom w:val="none" w:sz="0" w:space="0" w:color="auto"/>
        <w:right w:val="none" w:sz="0" w:space="0" w:color="auto"/>
      </w:divBdr>
    </w:div>
    <w:div w:id="1959871308">
      <w:bodyDiv w:val="1"/>
      <w:marLeft w:val="0"/>
      <w:marRight w:val="0"/>
      <w:marTop w:val="0"/>
      <w:marBottom w:val="0"/>
      <w:divBdr>
        <w:top w:val="none" w:sz="0" w:space="0" w:color="auto"/>
        <w:left w:val="none" w:sz="0" w:space="0" w:color="auto"/>
        <w:bottom w:val="none" w:sz="0" w:space="0" w:color="auto"/>
        <w:right w:val="none" w:sz="0" w:space="0" w:color="auto"/>
      </w:divBdr>
    </w:div>
    <w:div w:id="1959986385">
      <w:bodyDiv w:val="1"/>
      <w:marLeft w:val="0"/>
      <w:marRight w:val="0"/>
      <w:marTop w:val="0"/>
      <w:marBottom w:val="0"/>
      <w:divBdr>
        <w:top w:val="none" w:sz="0" w:space="0" w:color="auto"/>
        <w:left w:val="none" w:sz="0" w:space="0" w:color="auto"/>
        <w:bottom w:val="none" w:sz="0" w:space="0" w:color="auto"/>
        <w:right w:val="none" w:sz="0" w:space="0" w:color="auto"/>
      </w:divBdr>
    </w:div>
    <w:div w:id="1960061973">
      <w:bodyDiv w:val="1"/>
      <w:marLeft w:val="0"/>
      <w:marRight w:val="0"/>
      <w:marTop w:val="0"/>
      <w:marBottom w:val="0"/>
      <w:divBdr>
        <w:top w:val="none" w:sz="0" w:space="0" w:color="auto"/>
        <w:left w:val="none" w:sz="0" w:space="0" w:color="auto"/>
        <w:bottom w:val="none" w:sz="0" w:space="0" w:color="auto"/>
        <w:right w:val="none" w:sz="0" w:space="0" w:color="auto"/>
      </w:divBdr>
    </w:div>
    <w:div w:id="1960141193">
      <w:bodyDiv w:val="1"/>
      <w:marLeft w:val="0"/>
      <w:marRight w:val="0"/>
      <w:marTop w:val="0"/>
      <w:marBottom w:val="0"/>
      <w:divBdr>
        <w:top w:val="none" w:sz="0" w:space="0" w:color="auto"/>
        <w:left w:val="none" w:sz="0" w:space="0" w:color="auto"/>
        <w:bottom w:val="none" w:sz="0" w:space="0" w:color="auto"/>
        <w:right w:val="none" w:sz="0" w:space="0" w:color="auto"/>
      </w:divBdr>
    </w:div>
    <w:div w:id="1960335150">
      <w:bodyDiv w:val="1"/>
      <w:marLeft w:val="0"/>
      <w:marRight w:val="0"/>
      <w:marTop w:val="0"/>
      <w:marBottom w:val="0"/>
      <w:divBdr>
        <w:top w:val="none" w:sz="0" w:space="0" w:color="auto"/>
        <w:left w:val="none" w:sz="0" w:space="0" w:color="auto"/>
        <w:bottom w:val="none" w:sz="0" w:space="0" w:color="auto"/>
        <w:right w:val="none" w:sz="0" w:space="0" w:color="auto"/>
      </w:divBdr>
    </w:div>
    <w:div w:id="1960406533">
      <w:bodyDiv w:val="1"/>
      <w:marLeft w:val="0"/>
      <w:marRight w:val="0"/>
      <w:marTop w:val="0"/>
      <w:marBottom w:val="0"/>
      <w:divBdr>
        <w:top w:val="none" w:sz="0" w:space="0" w:color="auto"/>
        <w:left w:val="none" w:sz="0" w:space="0" w:color="auto"/>
        <w:bottom w:val="none" w:sz="0" w:space="0" w:color="auto"/>
        <w:right w:val="none" w:sz="0" w:space="0" w:color="auto"/>
      </w:divBdr>
    </w:div>
    <w:div w:id="1960603185">
      <w:bodyDiv w:val="1"/>
      <w:marLeft w:val="0"/>
      <w:marRight w:val="0"/>
      <w:marTop w:val="0"/>
      <w:marBottom w:val="0"/>
      <w:divBdr>
        <w:top w:val="none" w:sz="0" w:space="0" w:color="auto"/>
        <w:left w:val="none" w:sz="0" w:space="0" w:color="auto"/>
        <w:bottom w:val="none" w:sz="0" w:space="0" w:color="auto"/>
        <w:right w:val="none" w:sz="0" w:space="0" w:color="auto"/>
      </w:divBdr>
    </w:div>
    <w:div w:id="1960716187">
      <w:bodyDiv w:val="1"/>
      <w:marLeft w:val="0"/>
      <w:marRight w:val="0"/>
      <w:marTop w:val="0"/>
      <w:marBottom w:val="0"/>
      <w:divBdr>
        <w:top w:val="none" w:sz="0" w:space="0" w:color="auto"/>
        <w:left w:val="none" w:sz="0" w:space="0" w:color="auto"/>
        <w:bottom w:val="none" w:sz="0" w:space="0" w:color="auto"/>
        <w:right w:val="none" w:sz="0" w:space="0" w:color="auto"/>
      </w:divBdr>
    </w:div>
    <w:div w:id="1960722787">
      <w:bodyDiv w:val="1"/>
      <w:marLeft w:val="0"/>
      <w:marRight w:val="0"/>
      <w:marTop w:val="0"/>
      <w:marBottom w:val="0"/>
      <w:divBdr>
        <w:top w:val="none" w:sz="0" w:space="0" w:color="auto"/>
        <w:left w:val="none" w:sz="0" w:space="0" w:color="auto"/>
        <w:bottom w:val="none" w:sz="0" w:space="0" w:color="auto"/>
        <w:right w:val="none" w:sz="0" w:space="0" w:color="auto"/>
      </w:divBdr>
    </w:div>
    <w:div w:id="1961105985">
      <w:bodyDiv w:val="1"/>
      <w:marLeft w:val="0"/>
      <w:marRight w:val="0"/>
      <w:marTop w:val="0"/>
      <w:marBottom w:val="0"/>
      <w:divBdr>
        <w:top w:val="none" w:sz="0" w:space="0" w:color="auto"/>
        <w:left w:val="none" w:sz="0" w:space="0" w:color="auto"/>
        <w:bottom w:val="none" w:sz="0" w:space="0" w:color="auto"/>
        <w:right w:val="none" w:sz="0" w:space="0" w:color="auto"/>
      </w:divBdr>
    </w:div>
    <w:div w:id="1961452853">
      <w:bodyDiv w:val="1"/>
      <w:marLeft w:val="0"/>
      <w:marRight w:val="0"/>
      <w:marTop w:val="0"/>
      <w:marBottom w:val="0"/>
      <w:divBdr>
        <w:top w:val="none" w:sz="0" w:space="0" w:color="auto"/>
        <w:left w:val="none" w:sz="0" w:space="0" w:color="auto"/>
        <w:bottom w:val="none" w:sz="0" w:space="0" w:color="auto"/>
        <w:right w:val="none" w:sz="0" w:space="0" w:color="auto"/>
      </w:divBdr>
    </w:div>
    <w:div w:id="1961494759">
      <w:bodyDiv w:val="1"/>
      <w:marLeft w:val="0"/>
      <w:marRight w:val="0"/>
      <w:marTop w:val="0"/>
      <w:marBottom w:val="0"/>
      <w:divBdr>
        <w:top w:val="none" w:sz="0" w:space="0" w:color="auto"/>
        <w:left w:val="none" w:sz="0" w:space="0" w:color="auto"/>
        <w:bottom w:val="none" w:sz="0" w:space="0" w:color="auto"/>
        <w:right w:val="none" w:sz="0" w:space="0" w:color="auto"/>
      </w:divBdr>
    </w:div>
    <w:div w:id="1961571597">
      <w:bodyDiv w:val="1"/>
      <w:marLeft w:val="0"/>
      <w:marRight w:val="0"/>
      <w:marTop w:val="0"/>
      <w:marBottom w:val="0"/>
      <w:divBdr>
        <w:top w:val="none" w:sz="0" w:space="0" w:color="auto"/>
        <w:left w:val="none" w:sz="0" w:space="0" w:color="auto"/>
        <w:bottom w:val="none" w:sz="0" w:space="0" w:color="auto"/>
        <w:right w:val="none" w:sz="0" w:space="0" w:color="auto"/>
      </w:divBdr>
    </w:div>
    <w:div w:id="1961644238">
      <w:bodyDiv w:val="1"/>
      <w:marLeft w:val="0"/>
      <w:marRight w:val="0"/>
      <w:marTop w:val="0"/>
      <w:marBottom w:val="0"/>
      <w:divBdr>
        <w:top w:val="none" w:sz="0" w:space="0" w:color="auto"/>
        <w:left w:val="none" w:sz="0" w:space="0" w:color="auto"/>
        <w:bottom w:val="none" w:sz="0" w:space="0" w:color="auto"/>
        <w:right w:val="none" w:sz="0" w:space="0" w:color="auto"/>
      </w:divBdr>
    </w:div>
    <w:div w:id="1961765292">
      <w:bodyDiv w:val="1"/>
      <w:marLeft w:val="0"/>
      <w:marRight w:val="0"/>
      <w:marTop w:val="0"/>
      <w:marBottom w:val="0"/>
      <w:divBdr>
        <w:top w:val="none" w:sz="0" w:space="0" w:color="auto"/>
        <w:left w:val="none" w:sz="0" w:space="0" w:color="auto"/>
        <w:bottom w:val="none" w:sz="0" w:space="0" w:color="auto"/>
        <w:right w:val="none" w:sz="0" w:space="0" w:color="auto"/>
      </w:divBdr>
    </w:div>
    <w:div w:id="1962177659">
      <w:bodyDiv w:val="1"/>
      <w:marLeft w:val="0"/>
      <w:marRight w:val="0"/>
      <w:marTop w:val="0"/>
      <w:marBottom w:val="0"/>
      <w:divBdr>
        <w:top w:val="none" w:sz="0" w:space="0" w:color="auto"/>
        <w:left w:val="none" w:sz="0" w:space="0" w:color="auto"/>
        <w:bottom w:val="none" w:sz="0" w:space="0" w:color="auto"/>
        <w:right w:val="none" w:sz="0" w:space="0" w:color="auto"/>
      </w:divBdr>
    </w:div>
    <w:div w:id="1962222957">
      <w:bodyDiv w:val="1"/>
      <w:marLeft w:val="0"/>
      <w:marRight w:val="0"/>
      <w:marTop w:val="0"/>
      <w:marBottom w:val="0"/>
      <w:divBdr>
        <w:top w:val="none" w:sz="0" w:space="0" w:color="auto"/>
        <w:left w:val="none" w:sz="0" w:space="0" w:color="auto"/>
        <w:bottom w:val="none" w:sz="0" w:space="0" w:color="auto"/>
        <w:right w:val="none" w:sz="0" w:space="0" w:color="auto"/>
      </w:divBdr>
    </w:div>
    <w:div w:id="1962223350">
      <w:bodyDiv w:val="1"/>
      <w:marLeft w:val="0"/>
      <w:marRight w:val="0"/>
      <w:marTop w:val="0"/>
      <w:marBottom w:val="0"/>
      <w:divBdr>
        <w:top w:val="none" w:sz="0" w:space="0" w:color="auto"/>
        <w:left w:val="none" w:sz="0" w:space="0" w:color="auto"/>
        <w:bottom w:val="none" w:sz="0" w:space="0" w:color="auto"/>
        <w:right w:val="none" w:sz="0" w:space="0" w:color="auto"/>
      </w:divBdr>
    </w:div>
    <w:div w:id="1962227062">
      <w:bodyDiv w:val="1"/>
      <w:marLeft w:val="0"/>
      <w:marRight w:val="0"/>
      <w:marTop w:val="0"/>
      <w:marBottom w:val="0"/>
      <w:divBdr>
        <w:top w:val="none" w:sz="0" w:space="0" w:color="auto"/>
        <w:left w:val="none" w:sz="0" w:space="0" w:color="auto"/>
        <w:bottom w:val="none" w:sz="0" w:space="0" w:color="auto"/>
        <w:right w:val="none" w:sz="0" w:space="0" w:color="auto"/>
      </w:divBdr>
    </w:div>
    <w:div w:id="1962764067">
      <w:bodyDiv w:val="1"/>
      <w:marLeft w:val="0"/>
      <w:marRight w:val="0"/>
      <w:marTop w:val="0"/>
      <w:marBottom w:val="0"/>
      <w:divBdr>
        <w:top w:val="none" w:sz="0" w:space="0" w:color="auto"/>
        <w:left w:val="none" w:sz="0" w:space="0" w:color="auto"/>
        <w:bottom w:val="none" w:sz="0" w:space="0" w:color="auto"/>
        <w:right w:val="none" w:sz="0" w:space="0" w:color="auto"/>
      </w:divBdr>
    </w:div>
    <w:div w:id="1963000452">
      <w:bodyDiv w:val="1"/>
      <w:marLeft w:val="0"/>
      <w:marRight w:val="0"/>
      <w:marTop w:val="0"/>
      <w:marBottom w:val="0"/>
      <w:divBdr>
        <w:top w:val="none" w:sz="0" w:space="0" w:color="auto"/>
        <w:left w:val="none" w:sz="0" w:space="0" w:color="auto"/>
        <w:bottom w:val="none" w:sz="0" w:space="0" w:color="auto"/>
        <w:right w:val="none" w:sz="0" w:space="0" w:color="auto"/>
      </w:divBdr>
    </w:div>
    <w:div w:id="1963227281">
      <w:bodyDiv w:val="1"/>
      <w:marLeft w:val="0"/>
      <w:marRight w:val="0"/>
      <w:marTop w:val="0"/>
      <w:marBottom w:val="0"/>
      <w:divBdr>
        <w:top w:val="none" w:sz="0" w:space="0" w:color="auto"/>
        <w:left w:val="none" w:sz="0" w:space="0" w:color="auto"/>
        <w:bottom w:val="none" w:sz="0" w:space="0" w:color="auto"/>
        <w:right w:val="none" w:sz="0" w:space="0" w:color="auto"/>
      </w:divBdr>
    </w:div>
    <w:div w:id="1963337945">
      <w:bodyDiv w:val="1"/>
      <w:marLeft w:val="0"/>
      <w:marRight w:val="0"/>
      <w:marTop w:val="0"/>
      <w:marBottom w:val="0"/>
      <w:divBdr>
        <w:top w:val="none" w:sz="0" w:space="0" w:color="auto"/>
        <w:left w:val="none" w:sz="0" w:space="0" w:color="auto"/>
        <w:bottom w:val="none" w:sz="0" w:space="0" w:color="auto"/>
        <w:right w:val="none" w:sz="0" w:space="0" w:color="auto"/>
      </w:divBdr>
    </w:div>
    <w:div w:id="1963534807">
      <w:bodyDiv w:val="1"/>
      <w:marLeft w:val="0"/>
      <w:marRight w:val="0"/>
      <w:marTop w:val="0"/>
      <w:marBottom w:val="0"/>
      <w:divBdr>
        <w:top w:val="none" w:sz="0" w:space="0" w:color="auto"/>
        <w:left w:val="none" w:sz="0" w:space="0" w:color="auto"/>
        <w:bottom w:val="none" w:sz="0" w:space="0" w:color="auto"/>
        <w:right w:val="none" w:sz="0" w:space="0" w:color="auto"/>
      </w:divBdr>
    </w:div>
    <w:div w:id="1963686782">
      <w:bodyDiv w:val="1"/>
      <w:marLeft w:val="0"/>
      <w:marRight w:val="0"/>
      <w:marTop w:val="0"/>
      <w:marBottom w:val="0"/>
      <w:divBdr>
        <w:top w:val="none" w:sz="0" w:space="0" w:color="auto"/>
        <w:left w:val="none" w:sz="0" w:space="0" w:color="auto"/>
        <w:bottom w:val="none" w:sz="0" w:space="0" w:color="auto"/>
        <w:right w:val="none" w:sz="0" w:space="0" w:color="auto"/>
      </w:divBdr>
    </w:div>
    <w:div w:id="1963876699">
      <w:bodyDiv w:val="1"/>
      <w:marLeft w:val="0"/>
      <w:marRight w:val="0"/>
      <w:marTop w:val="0"/>
      <w:marBottom w:val="0"/>
      <w:divBdr>
        <w:top w:val="none" w:sz="0" w:space="0" w:color="auto"/>
        <w:left w:val="none" w:sz="0" w:space="0" w:color="auto"/>
        <w:bottom w:val="none" w:sz="0" w:space="0" w:color="auto"/>
        <w:right w:val="none" w:sz="0" w:space="0" w:color="auto"/>
      </w:divBdr>
    </w:div>
    <w:div w:id="1963877045">
      <w:bodyDiv w:val="1"/>
      <w:marLeft w:val="0"/>
      <w:marRight w:val="0"/>
      <w:marTop w:val="0"/>
      <w:marBottom w:val="0"/>
      <w:divBdr>
        <w:top w:val="none" w:sz="0" w:space="0" w:color="auto"/>
        <w:left w:val="none" w:sz="0" w:space="0" w:color="auto"/>
        <w:bottom w:val="none" w:sz="0" w:space="0" w:color="auto"/>
        <w:right w:val="none" w:sz="0" w:space="0" w:color="auto"/>
      </w:divBdr>
    </w:div>
    <w:div w:id="1963880780">
      <w:bodyDiv w:val="1"/>
      <w:marLeft w:val="0"/>
      <w:marRight w:val="0"/>
      <w:marTop w:val="0"/>
      <w:marBottom w:val="0"/>
      <w:divBdr>
        <w:top w:val="none" w:sz="0" w:space="0" w:color="auto"/>
        <w:left w:val="none" w:sz="0" w:space="0" w:color="auto"/>
        <w:bottom w:val="none" w:sz="0" w:space="0" w:color="auto"/>
        <w:right w:val="none" w:sz="0" w:space="0" w:color="auto"/>
      </w:divBdr>
    </w:div>
    <w:div w:id="1963922557">
      <w:bodyDiv w:val="1"/>
      <w:marLeft w:val="0"/>
      <w:marRight w:val="0"/>
      <w:marTop w:val="0"/>
      <w:marBottom w:val="0"/>
      <w:divBdr>
        <w:top w:val="none" w:sz="0" w:space="0" w:color="auto"/>
        <w:left w:val="none" w:sz="0" w:space="0" w:color="auto"/>
        <w:bottom w:val="none" w:sz="0" w:space="0" w:color="auto"/>
        <w:right w:val="none" w:sz="0" w:space="0" w:color="auto"/>
      </w:divBdr>
    </w:div>
    <w:div w:id="1964073829">
      <w:bodyDiv w:val="1"/>
      <w:marLeft w:val="0"/>
      <w:marRight w:val="0"/>
      <w:marTop w:val="0"/>
      <w:marBottom w:val="0"/>
      <w:divBdr>
        <w:top w:val="none" w:sz="0" w:space="0" w:color="auto"/>
        <w:left w:val="none" w:sz="0" w:space="0" w:color="auto"/>
        <w:bottom w:val="none" w:sz="0" w:space="0" w:color="auto"/>
        <w:right w:val="none" w:sz="0" w:space="0" w:color="auto"/>
      </w:divBdr>
    </w:div>
    <w:div w:id="1964190316">
      <w:bodyDiv w:val="1"/>
      <w:marLeft w:val="0"/>
      <w:marRight w:val="0"/>
      <w:marTop w:val="0"/>
      <w:marBottom w:val="0"/>
      <w:divBdr>
        <w:top w:val="none" w:sz="0" w:space="0" w:color="auto"/>
        <w:left w:val="none" w:sz="0" w:space="0" w:color="auto"/>
        <w:bottom w:val="none" w:sz="0" w:space="0" w:color="auto"/>
        <w:right w:val="none" w:sz="0" w:space="0" w:color="auto"/>
      </w:divBdr>
    </w:div>
    <w:div w:id="1964191596">
      <w:bodyDiv w:val="1"/>
      <w:marLeft w:val="0"/>
      <w:marRight w:val="0"/>
      <w:marTop w:val="0"/>
      <w:marBottom w:val="0"/>
      <w:divBdr>
        <w:top w:val="none" w:sz="0" w:space="0" w:color="auto"/>
        <w:left w:val="none" w:sz="0" w:space="0" w:color="auto"/>
        <w:bottom w:val="none" w:sz="0" w:space="0" w:color="auto"/>
        <w:right w:val="none" w:sz="0" w:space="0" w:color="auto"/>
      </w:divBdr>
    </w:div>
    <w:div w:id="1964266218">
      <w:bodyDiv w:val="1"/>
      <w:marLeft w:val="0"/>
      <w:marRight w:val="0"/>
      <w:marTop w:val="0"/>
      <w:marBottom w:val="0"/>
      <w:divBdr>
        <w:top w:val="none" w:sz="0" w:space="0" w:color="auto"/>
        <w:left w:val="none" w:sz="0" w:space="0" w:color="auto"/>
        <w:bottom w:val="none" w:sz="0" w:space="0" w:color="auto"/>
        <w:right w:val="none" w:sz="0" w:space="0" w:color="auto"/>
      </w:divBdr>
    </w:div>
    <w:div w:id="1964268695">
      <w:bodyDiv w:val="1"/>
      <w:marLeft w:val="0"/>
      <w:marRight w:val="0"/>
      <w:marTop w:val="0"/>
      <w:marBottom w:val="0"/>
      <w:divBdr>
        <w:top w:val="none" w:sz="0" w:space="0" w:color="auto"/>
        <w:left w:val="none" w:sz="0" w:space="0" w:color="auto"/>
        <w:bottom w:val="none" w:sz="0" w:space="0" w:color="auto"/>
        <w:right w:val="none" w:sz="0" w:space="0" w:color="auto"/>
      </w:divBdr>
    </w:div>
    <w:div w:id="1964337029">
      <w:bodyDiv w:val="1"/>
      <w:marLeft w:val="0"/>
      <w:marRight w:val="0"/>
      <w:marTop w:val="0"/>
      <w:marBottom w:val="0"/>
      <w:divBdr>
        <w:top w:val="none" w:sz="0" w:space="0" w:color="auto"/>
        <w:left w:val="none" w:sz="0" w:space="0" w:color="auto"/>
        <w:bottom w:val="none" w:sz="0" w:space="0" w:color="auto"/>
        <w:right w:val="none" w:sz="0" w:space="0" w:color="auto"/>
      </w:divBdr>
    </w:div>
    <w:div w:id="1964381170">
      <w:bodyDiv w:val="1"/>
      <w:marLeft w:val="0"/>
      <w:marRight w:val="0"/>
      <w:marTop w:val="0"/>
      <w:marBottom w:val="0"/>
      <w:divBdr>
        <w:top w:val="none" w:sz="0" w:space="0" w:color="auto"/>
        <w:left w:val="none" w:sz="0" w:space="0" w:color="auto"/>
        <w:bottom w:val="none" w:sz="0" w:space="0" w:color="auto"/>
        <w:right w:val="none" w:sz="0" w:space="0" w:color="auto"/>
      </w:divBdr>
    </w:div>
    <w:div w:id="1964772407">
      <w:bodyDiv w:val="1"/>
      <w:marLeft w:val="0"/>
      <w:marRight w:val="0"/>
      <w:marTop w:val="0"/>
      <w:marBottom w:val="0"/>
      <w:divBdr>
        <w:top w:val="none" w:sz="0" w:space="0" w:color="auto"/>
        <w:left w:val="none" w:sz="0" w:space="0" w:color="auto"/>
        <w:bottom w:val="none" w:sz="0" w:space="0" w:color="auto"/>
        <w:right w:val="none" w:sz="0" w:space="0" w:color="auto"/>
      </w:divBdr>
    </w:div>
    <w:div w:id="1964772543">
      <w:bodyDiv w:val="1"/>
      <w:marLeft w:val="0"/>
      <w:marRight w:val="0"/>
      <w:marTop w:val="0"/>
      <w:marBottom w:val="0"/>
      <w:divBdr>
        <w:top w:val="none" w:sz="0" w:space="0" w:color="auto"/>
        <w:left w:val="none" w:sz="0" w:space="0" w:color="auto"/>
        <w:bottom w:val="none" w:sz="0" w:space="0" w:color="auto"/>
        <w:right w:val="none" w:sz="0" w:space="0" w:color="auto"/>
      </w:divBdr>
    </w:div>
    <w:div w:id="1964773031">
      <w:bodyDiv w:val="1"/>
      <w:marLeft w:val="0"/>
      <w:marRight w:val="0"/>
      <w:marTop w:val="0"/>
      <w:marBottom w:val="0"/>
      <w:divBdr>
        <w:top w:val="none" w:sz="0" w:space="0" w:color="auto"/>
        <w:left w:val="none" w:sz="0" w:space="0" w:color="auto"/>
        <w:bottom w:val="none" w:sz="0" w:space="0" w:color="auto"/>
        <w:right w:val="none" w:sz="0" w:space="0" w:color="auto"/>
      </w:divBdr>
    </w:div>
    <w:div w:id="1964966438">
      <w:bodyDiv w:val="1"/>
      <w:marLeft w:val="0"/>
      <w:marRight w:val="0"/>
      <w:marTop w:val="0"/>
      <w:marBottom w:val="0"/>
      <w:divBdr>
        <w:top w:val="none" w:sz="0" w:space="0" w:color="auto"/>
        <w:left w:val="none" w:sz="0" w:space="0" w:color="auto"/>
        <w:bottom w:val="none" w:sz="0" w:space="0" w:color="auto"/>
        <w:right w:val="none" w:sz="0" w:space="0" w:color="auto"/>
      </w:divBdr>
    </w:div>
    <w:div w:id="1965038168">
      <w:bodyDiv w:val="1"/>
      <w:marLeft w:val="0"/>
      <w:marRight w:val="0"/>
      <w:marTop w:val="0"/>
      <w:marBottom w:val="0"/>
      <w:divBdr>
        <w:top w:val="none" w:sz="0" w:space="0" w:color="auto"/>
        <w:left w:val="none" w:sz="0" w:space="0" w:color="auto"/>
        <w:bottom w:val="none" w:sz="0" w:space="0" w:color="auto"/>
        <w:right w:val="none" w:sz="0" w:space="0" w:color="auto"/>
      </w:divBdr>
    </w:div>
    <w:div w:id="1965185365">
      <w:bodyDiv w:val="1"/>
      <w:marLeft w:val="0"/>
      <w:marRight w:val="0"/>
      <w:marTop w:val="0"/>
      <w:marBottom w:val="0"/>
      <w:divBdr>
        <w:top w:val="none" w:sz="0" w:space="0" w:color="auto"/>
        <w:left w:val="none" w:sz="0" w:space="0" w:color="auto"/>
        <w:bottom w:val="none" w:sz="0" w:space="0" w:color="auto"/>
        <w:right w:val="none" w:sz="0" w:space="0" w:color="auto"/>
      </w:divBdr>
    </w:div>
    <w:div w:id="1965228975">
      <w:bodyDiv w:val="1"/>
      <w:marLeft w:val="0"/>
      <w:marRight w:val="0"/>
      <w:marTop w:val="0"/>
      <w:marBottom w:val="0"/>
      <w:divBdr>
        <w:top w:val="none" w:sz="0" w:space="0" w:color="auto"/>
        <w:left w:val="none" w:sz="0" w:space="0" w:color="auto"/>
        <w:bottom w:val="none" w:sz="0" w:space="0" w:color="auto"/>
        <w:right w:val="none" w:sz="0" w:space="0" w:color="auto"/>
      </w:divBdr>
    </w:div>
    <w:div w:id="1965260397">
      <w:bodyDiv w:val="1"/>
      <w:marLeft w:val="0"/>
      <w:marRight w:val="0"/>
      <w:marTop w:val="0"/>
      <w:marBottom w:val="0"/>
      <w:divBdr>
        <w:top w:val="none" w:sz="0" w:space="0" w:color="auto"/>
        <w:left w:val="none" w:sz="0" w:space="0" w:color="auto"/>
        <w:bottom w:val="none" w:sz="0" w:space="0" w:color="auto"/>
        <w:right w:val="none" w:sz="0" w:space="0" w:color="auto"/>
      </w:divBdr>
    </w:div>
    <w:div w:id="1965308827">
      <w:bodyDiv w:val="1"/>
      <w:marLeft w:val="0"/>
      <w:marRight w:val="0"/>
      <w:marTop w:val="0"/>
      <w:marBottom w:val="0"/>
      <w:divBdr>
        <w:top w:val="none" w:sz="0" w:space="0" w:color="auto"/>
        <w:left w:val="none" w:sz="0" w:space="0" w:color="auto"/>
        <w:bottom w:val="none" w:sz="0" w:space="0" w:color="auto"/>
        <w:right w:val="none" w:sz="0" w:space="0" w:color="auto"/>
      </w:divBdr>
    </w:div>
    <w:div w:id="1966427895">
      <w:bodyDiv w:val="1"/>
      <w:marLeft w:val="0"/>
      <w:marRight w:val="0"/>
      <w:marTop w:val="0"/>
      <w:marBottom w:val="0"/>
      <w:divBdr>
        <w:top w:val="none" w:sz="0" w:space="0" w:color="auto"/>
        <w:left w:val="none" w:sz="0" w:space="0" w:color="auto"/>
        <w:bottom w:val="none" w:sz="0" w:space="0" w:color="auto"/>
        <w:right w:val="none" w:sz="0" w:space="0" w:color="auto"/>
      </w:divBdr>
    </w:div>
    <w:div w:id="1966501003">
      <w:bodyDiv w:val="1"/>
      <w:marLeft w:val="0"/>
      <w:marRight w:val="0"/>
      <w:marTop w:val="0"/>
      <w:marBottom w:val="0"/>
      <w:divBdr>
        <w:top w:val="none" w:sz="0" w:space="0" w:color="auto"/>
        <w:left w:val="none" w:sz="0" w:space="0" w:color="auto"/>
        <w:bottom w:val="none" w:sz="0" w:space="0" w:color="auto"/>
        <w:right w:val="none" w:sz="0" w:space="0" w:color="auto"/>
      </w:divBdr>
    </w:div>
    <w:div w:id="1966503705">
      <w:bodyDiv w:val="1"/>
      <w:marLeft w:val="0"/>
      <w:marRight w:val="0"/>
      <w:marTop w:val="0"/>
      <w:marBottom w:val="0"/>
      <w:divBdr>
        <w:top w:val="none" w:sz="0" w:space="0" w:color="auto"/>
        <w:left w:val="none" w:sz="0" w:space="0" w:color="auto"/>
        <w:bottom w:val="none" w:sz="0" w:space="0" w:color="auto"/>
        <w:right w:val="none" w:sz="0" w:space="0" w:color="auto"/>
      </w:divBdr>
    </w:div>
    <w:div w:id="1966739203">
      <w:bodyDiv w:val="1"/>
      <w:marLeft w:val="0"/>
      <w:marRight w:val="0"/>
      <w:marTop w:val="0"/>
      <w:marBottom w:val="0"/>
      <w:divBdr>
        <w:top w:val="none" w:sz="0" w:space="0" w:color="auto"/>
        <w:left w:val="none" w:sz="0" w:space="0" w:color="auto"/>
        <w:bottom w:val="none" w:sz="0" w:space="0" w:color="auto"/>
        <w:right w:val="none" w:sz="0" w:space="0" w:color="auto"/>
      </w:divBdr>
    </w:div>
    <w:div w:id="1966814964">
      <w:bodyDiv w:val="1"/>
      <w:marLeft w:val="0"/>
      <w:marRight w:val="0"/>
      <w:marTop w:val="0"/>
      <w:marBottom w:val="0"/>
      <w:divBdr>
        <w:top w:val="none" w:sz="0" w:space="0" w:color="auto"/>
        <w:left w:val="none" w:sz="0" w:space="0" w:color="auto"/>
        <w:bottom w:val="none" w:sz="0" w:space="0" w:color="auto"/>
        <w:right w:val="none" w:sz="0" w:space="0" w:color="auto"/>
      </w:divBdr>
    </w:div>
    <w:div w:id="1966889763">
      <w:bodyDiv w:val="1"/>
      <w:marLeft w:val="0"/>
      <w:marRight w:val="0"/>
      <w:marTop w:val="0"/>
      <w:marBottom w:val="0"/>
      <w:divBdr>
        <w:top w:val="none" w:sz="0" w:space="0" w:color="auto"/>
        <w:left w:val="none" w:sz="0" w:space="0" w:color="auto"/>
        <w:bottom w:val="none" w:sz="0" w:space="0" w:color="auto"/>
        <w:right w:val="none" w:sz="0" w:space="0" w:color="auto"/>
      </w:divBdr>
    </w:div>
    <w:div w:id="1967150809">
      <w:bodyDiv w:val="1"/>
      <w:marLeft w:val="0"/>
      <w:marRight w:val="0"/>
      <w:marTop w:val="0"/>
      <w:marBottom w:val="0"/>
      <w:divBdr>
        <w:top w:val="none" w:sz="0" w:space="0" w:color="auto"/>
        <w:left w:val="none" w:sz="0" w:space="0" w:color="auto"/>
        <w:bottom w:val="none" w:sz="0" w:space="0" w:color="auto"/>
        <w:right w:val="none" w:sz="0" w:space="0" w:color="auto"/>
      </w:divBdr>
    </w:div>
    <w:div w:id="1967270587">
      <w:bodyDiv w:val="1"/>
      <w:marLeft w:val="0"/>
      <w:marRight w:val="0"/>
      <w:marTop w:val="0"/>
      <w:marBottom w:val="0"/>
      <w:divBdr>
        <w:top w:val="none" w:sz="0" w:space="0" w:color="auto"/>
        <w:left w:val="none" w:sz="0" w:space="0" w:color="auto"/>
        <w:bottom w:val="none" w:sz="0" w:space="0" w:color="auto"/>
        <w:right w:val="none" w:sz="0" w:space="0" w:color="auto"/>
      </w:divBdr>
    </w:div>
    <w:div w:id="1967350267">
      <w:bodyDiv w:val="1"/>
      <w:marLeft w:val="0"/>
      <w:marRight w:val="0"/>
      <w:marTop w:val="0"/>
      <w:marBottom w:val="0"/>
      <w:divBdr>
        <w:top w:val="none" w:sz="0" w:space="0" w:color="auto"/>
        <w:left w:val="none" w:sz="0" w:space="0" w:color="auto"/>
        <w:bottom w:val="none" w:sz="0" w:space="0" w:color="auto"/>
        <w:right w:val="none" w:sz="0" w:space="0" w:color="auto"/>
      </w:divBdr>
    </w:div>
    <w:div w:id="1967470687">
      <w:bodyDiv w:val="1"/>
      <w:marLeft w:val="0"/>
      <w:marRight w:val="0"/>
      <w:marTop w:val="0"/>
      <w:marBottom w:val="0"/>
      <w:divBdr>
        <w:top w:val="none" w:sz="0" w:space="0" w:color="auto"/>
        <w:left w:val="none" w:sz="0" w:space="0" w:color="auto"/>
        <w:bottom w:val="none" w:sz="0" w:space="0" w:color="auto"/>
        <w:right w:val="none" w:sz="0" w:space="0" w:color="auto"/>
      </w:divBdr>
    </w:div>
    <w:div w:id="1967730768">
      <w:bodyDiv w:val="1"/>
      <w:marLeft w:val="0"/>
      <w:marRight w:val="0"/>
      <w:marTop w:val="0"/>
      <w:marBottom w:val="0"/>
      <w:divBdr>
        <w:top w:val="none" w:sz="0" w:space="0" w:color="auto"/>
        <w:left w:val="none" w:sz="0" w:space="0" w:color="auto"/>
        <w:bottom w:val="none" w:sz="0" w:space="0" w:color="auto"/>
        <w:right w:val="none" w:sz="0" w:space="0" w:color="auto"/>
      </w:divBdr>
    </w:div>
    <w:div w:id="1967734926">
      <w:bodyDiv w:val="1"/>
      <w:marLeft w:val="0"/>
      <w:marRight w:val="0"/>
      <w:marTop w:val="0"/>
      <w:marBottom w:val="0"/>
      <w:divBdr>
        <w:top w:val="none" w:sz="0" w:space="0" w:color="auto"/>
        <w:left w:val="none" w:sz="0" w:space="0" w:color="auto"/>
        <w:bottom w:val="none" w:sz="0" w:space="0" w:color="auto"/>
        <w:right w:val="none" w:sz="0" w:space="0" w:color="auto"/>
      </w:divBdr>
    </w:div>
    <w:div w:id="1967735334">
      <w:bodyDiv w:val="1"/>
      <w:marLeft w:val="0"/>
      <w:marRight w:val="0"/>
      <w:marTop w:val="0"/>
      <w:marBottom w:val="0"/>
      <w:divBdr>
        <w:top w:val="none" w:sz="0" w:space="0" w:color="auto"/>
        <w:left w:val="none" w:sz="0" w:space="0" w:color="auto"/>
        <w:bottom w:val="none" w:sz="0" w:space="0" w:color="auto"/>
        <w:right w:val="none" w:sz="0" w:space="0" w:color="auto"/>
      </w:divBdr>
    </w:div>
    <w:div w:id="1967928705">
      <w:bodyDiv w:val="1"/>
      <w:marLeft w:val="0"/>
      <w:marRight w:val="0"/>
      <w:marTop w:val="0"/>
      <w:marBottom w:val="0"/>
      <w:divBdr>
        <w:top w:val="none" w:sz="0" w:space="0" w:color="auto"/>
        <w:left w:val="none" w:sz="0" w:space="0" w:color="auto"/>
        <w:bottom w:val="none" w:sz="0" w:space="0" w:color="auto"/>
        <w:right w:val="none" w:sz="0" w:space="0" w:color="auto"/>
      </w:divBdr>
    </w:div>
    <w:div w:id="1968002638">
      <w:bodyDiv w:val="1"/>
      <w:marLeft w:val="0"/>
      <w:marRight w:val="0"/>
      <w:marTop w:val="0"/>
      <w:marBottom w:val="0"/>
      <w:divBdr>
        <w:top w:val="none" w:sz="0" w:space="0" w:color="auto"/>
        <w:left w:val="none" w:sz="0" w:space="0" w:color="auto"/>
        <w:bottom w:val="none" w:sz="0" w:space="0" w:color="auto"/>
        <w:right w:val="none" w:sz="0" w:space="0" w:color="auto"/>
      </w:divBdr>
    </w:div>
    <w:div w:id="1968117379">
      <w:bodyDiv w:val="1"/>
      <w:marLeft w:val="0"/>
      <w:marRight w:val="0"/>
      <w:marTop w:val="0"/>
      <w:marBottom w:val="0"/>
      <w:divBdr>
        <w:top w:val="none" w:sz="0" w:space="0" w:color="auto"/>
        <w:left w:val="none" w:sz="0" w:space="0" w:color="auto"/>
        <w:bottom w:val="none" w:sz="0" w:space="0" w:color="auto"/>
        <w:right w:val="none" w:sz="0" w:space="0" w:color="auto"/>
      </w:divBdr>
    </w:div>
    <w:div w:id="1968580005">
      <w:bodyDiv w:val="1"/>
      <w:marLeft w:val="0"/>
      <w:marRight w:val="0"/>
      <w:marTop w:val="0"/>
      <w:marBottom w:val="0"/>
      <w:divBdr>
        <w:top w:val="none" w:sz="0" w:space="0" w:color="auto"/>
        <w:left w:val="none" w:sz="0" w:space="0" w:color="auto"/>
        <w:bottom w:val="none" w:sz="0" w:space="0" w:color="auto"/>
        <w:right w:val="none" w:sz="0" w:space="0" w:color="auto"/>
      </w:divBdr>
    </w:div>
    <w:div w:id="1968582910">
      <w:bodyDiv w:val="1"/>
      <w:marLeft w:val="0"/>
      <w:marRight w:val="0"/>
      <w:marTop w:val="0"/>
      <w:marBottom w:val="0"/>
      <w:divBdr>
        <w:top w:val="none" w:sz="0" w:space="0" w:color="auto"/>
        <w:left w:val="none" w:sz="0" w:space="0" w:color="auto"/>
        <w:bottom w:val="none" w:sz="0" w:space="0" w:color="auto"/>
        <w:right w:val="none" w:sz="0" w:space="0" w:color="auto"/>
      </w:divBdr>
    </w:div>
    <w:div w:id="1968774456">
      <w:bodyDiv w:val="1"/>
      <w:marLeft w:val="0"/>
      <w:marRight w:val="0"/>
      <w:marTop w:val="0"/>
      <w:marBottom w:val="0"/>
      <w:divBdr>
        <w:top w:val="none" w:sz="0" w:space="0" w:color="auto"/>
        <w:left w:val="none" w:sz="0" w:space="0" w:color="auto"/>
        <w:bottom w:val="none" w:sz="0" w:space="0" w:color="auto"/>
        <w:right w:val="none" w:sz="0" w:space="0" w:color="auto"/>
      </w:divBdr>
    </w:div>
    <w:div w:id="1969434036">
      <w:bodyDiv w:val="1"/>
      <w:marLeft w:val="0"/>
      <w:marRight w:val="0"/>
      <w:marTop w:val="0"/>
      <w:marBottom w:val="0"/>
      <w:divBdr>
        <w:top w:val="none" w:sz="0" w:space="0" w:color="auto"/>
        <w:left w:val="none" w:sz="0" w:space="0" w:color="auto"/>
        <w:bottom w:val="none" w:sz="0" w:space="0" w:color="auto"/>
        <w:right w:val="none" w:sz="0" w:space="0" w:color="auto"/>
      </w:divBdr>
    </w:div>
    <w:div w:id="1969630587">
      <w:bodyDiv w:val="1"/>
      <w:marLeft w:val="0"/>
      <w:marRight w:val="0"/>
      <w:marTop w:val="0"/>
      <w:marBottom w:val="0"/>
      <w:divBdr>
        <w:top w:val="none" w:sz="0" w:space="0" w:color="auto"/>
        <w:left w:val="none" w:sz="0" w:space="0" w:color="auto"/>
        <w:bottom w:val="none" w:sz="0" w:space="0" w:color="auto"/>
        <w:right w:val="none" w:sz="0" w:space="0" w:color="auto"/>
      </w:divBdr>
    </w:div>
    <w:div w:id="1969702534">
      <w:bodyDiv w:val="1"/>
      <w:marLeft w:val="0"/>
      <w:marRight w:val="0"/>
      <w:marTop w:val="0"/>
      <w:marBottom w:val="0"/>
      <w:divBdr>
        <w:top w:val="none" w:sz="0" w:space="0" w:color="auto"/>
        <w:left w:val="none" w:sz="0" w:space="0" w:color="auto"/>
        <w:bottom w:val="none" w:sz="0" w:space="0" w:color="auto"/>
        <w:right w:val="none" w:sz="0" w:space="0" w:color="auto"/>
      </w:divBdr>
    </w:div>
    <w:div w:id="1969779899">
      <w:bodyDiv w:val="1"/>
      <w:marLeft w:val="0"/>
      <w:marRight w:val="0"/>
      <w:marTop w:val="0"/>
      <w:marBottom w:val="0"/>
      <w:divBdr>
        <w:top w:val="none" w:sz="0" w:space="0" w:color="auto"/>
        <w:left w:val="none" w:sz="0" w:space="0" w:color="auto"/>
        <w:bottom w:val="none" w:sz="0" w:space="0" w:color="auto"/>
        <w:right w:val="none" w:sz="0" w:space="0" w:color="auto"/>
      </w:divBdr>
    </w:div>
    <w:div w:id="1969780934">
      <w:bodyDiv w:val="1"/>
      <w:marLeft w:val="0"/>
      <w:marRight w:val="0"/>
      <w:marTop w:val="0"/>
      <w:marBottom w:val="0"/>
      <w:divBdr>
        <w:top w:val="none" w:sz="0" w:space="0" w:color="auto"/>
        <w:left w:val="none" w:sz="0" w:space="0" w:color="auto"/>
        <w:bottom w:val="none" w:sz="0" w:space="0" w:color="auto"/>
        <w:right w:val="none" w:sz="0" w:space="0" w:color="auto"/>
      </w:divBdr>
    </w:div>
    <w:div w:id="1969889900">
      <w:bodyDiv w:val="1"/>
      <w:marLeft w:val="0"/>
      <w:marRight w:val="0"/>
      <w:marTop w:val="0"/>
      <w:marBottom w:val="0"/>
      <w:divBdr>
        <w:top w:val="none" w:sz="0" w:space="0" w:color="auto"/>
        <w:left w:val="none" w:sz="0" w:space="0" w:color="auto"/>
        <w:bottom w:val="none" w:sz="0" w:space="0" w:color="auto"/>
        <w:right w:val="none" w:sz="0" w:space="0" w:color="auto"/>
      </w:divBdr>
    </w:div>
    <w:div w:id="1969967819">
      <w:bodyDiv w:val="1"/>
      <w:marLeft w:val="0"/>
      <w:marRight w:val="0"/>
      <w:marTop w:val="0"/>
      <w:marBottom w:val="0"/>
      <w:divBdr>
        <w:top w:val="none" w:sz="0" w:space="0" w:color="auto"/>
        <w:left w:val="none" w:sz="0" w:space="0" w:color="auto"/>
        <w:bottom w:val="none" w:sz="0" w:space="0" w:color="auto"/>
        <w:right w:val="none" w:sz="0" w:space="0" w:color="auto"/>
      </w:divBdr>
    </w:div>
    <w:div w:id="1969971497">
      <w:bodyDiv w:val="1"/>
      <w:marLeft w:val="0"/>
      <w:marRight w:val="0"/>
      <w:marTop w:val="0"/>
      <w:marBottom w:val="0"/>
      <w:divBdr>
        <w:top w:val="none" w:sz="0" w:space="0" w:color="auto"/>
        <w:left w:val="none" w:sz="0" w:space="0" w:color="auto"/>
        <w:bottom w:val="none" w:sz="0" w:space="0" w:color="auto"/>
        <w:right w:val="none" w:sz="0" w:space="0" w:color="auto"/>
      </w:divBdr>
    </w:div>
    <w:div w:id="1970159916">
      <w:bodyDiv w:val="1"/>
      <w:marLeft w:val="0"/>
      <w:marRight w:val="0"/>
      <w:marTop w:val="0"/>
      <w:marBottom w:val="0"/>
      <w:divBdr>
        <w:top w:val="none" w:sz="0" w:space="0" w:color="auto"/>
        <w:left w:val="none" w:sz="0" w:space="0" w:color="auto"/>
        <w:bottom w:val="none" w:sz="0" w:space="0" w:color="auto"/>
        <w:right w:val="none" w:sz="0" w:space="0" w:color="auto"/>
      </w:divBdr>
    </w:div>
    <w:div w:id="1970162829">
      <w:bodyDiv w:val="1"/>
      <w:marLeft w:val="0"/>
      <w:marRight w:val="0"/>
      <w:marTop w:val="0"/>
      <w:marBottom w:val="0"/>
      <w:divBdr>
        <w:top w:val="none" w:sz="0" w:space="0" w:color="auto"/>
        <w:left w:val="none" w:sz="0" w:space="0" w:color="auto"/>
        <w:bottom w:val="none" w:sz="0" w:space="0" w:color="auto"/>
        <w:right w:val="none" w:sz="0" w:space="0" w:color="auto"/>
      </w:divBdr>
    </w:div>
    <w:div w:id="1970166606">
      <w:bodyDiv w:val="1"/>
      <w:marLeft w:val="0"/>
      <w:marRight w:val="0"/>
      <w:marTop w:val="0"/>
      <w:marBottom w:val="0"/>
      <w:divBdr>
        <w:top w:val="none" w:sz="0" w:space="0" w:color="auto"/>
        <w:left w:val="none" w:sz="0" w:space="0" w:color="auto"/>
        <w:bottom w:val="none" w:sz="0" w:space="0" w:color="auto"/>
        <w:right w:val="none" w:sz="0" w:space="0" w:color="auto"/>
      </w:divBdr>
    </w:div>
    <w:div w:id="1970238730">
      <w:bodyDiv w:val="1"/>
      <w:marLeft w:val="0"/>
      <w:marRight w:val="0"/>
      <w:marTop w:val="0"/>
      <w:marBottom w:val="0"/>
      <w:divBdr>
        <w:top w:val="none" w:sz="0" w:space="0" w:color="auto"/>
        <w:left w:val="none" w:sz="0" w:space="0" w:color="auto"/>
        <w:bottom w:val="none" w:sz="0" w:space="0" w:color="auto"/>
        <w:right w:val="none" w:sz="0" w:space="0" w:color="auto"/>
      </w:divBdr>
    </w:div>
    <w:div w:id="1970502428">
      <w:bodyDiv w:val="1"/>
      <w:marLeft w:val="0"/>
      <w:marRight w:val="0"/>
      <w:marTop w:val="0"/>
      <w:marBottom w:val="0"/>
      <w:divBdr>
        <w:top w:val="none" w:sz="0" w:space="0" w:color="auto"/>
        <w:left w:val="none" w:sz="0" w:space="0" w:color="auto"/>
        <w:bottom w:val="none" w:sz="0" w:space="0" w:color="auto"/>
        <w:right w:val="none" w:sz="0" w:space="0" w:color="auto"/>
      </w:divBdr>
    </w:div>
    <w:div w:id="1970545439">
      <w:bodyDiv w:val="1"/>
      <w:marLeft w:val="0"/>
      <w:marRight w:val="0"/>
      <w:marTop w:val="0"/>
      <w:marBottom w:val="0"/>
      <w:divBdr>
        <w:top w:val="none" w:sz="0" w:space="0" w:color="auto"/>
        <w:left w:val="none" w:sz="0" w:space="0" w:color="auto"/>
        <w:bottom w:val="none" w:sz="0" w:space="0" w:color="auto"/>
        <w:right w:val="none" w:sz="0" w:space="0" w:color="auto"/>
      </w:divBdr>
    </w:div>
    <w:div w:id="1970626218">
      <w:bodyDiv w:val="1"/>
      <w:marLeft w:val="0"/>
      <w:marRight w:val="0"/>
      <w:marTop w:val="0"/>
      <w:marBottom w:val="0"/>
      <w:divBdr>
        <w:top w:val="none" w:sz="0" w:space="0" w:color="auto"/>
        <w:left w:val="none" w:sz="0" w:space="0" w:color="auto"/>
        <w:bottom w:val="none" w:sz="0" w:space="0" w:color="auto"/>
        <w:right w:val="none" w:sz="0" w:space="0" w:color="auto"/>
      </w:divBdr>
    </w:div>
    <w:div w:id="1970699434">
      <w:bodyDiv w:val="1"/>
      <w:marLeft w:val="0"/>
      <w:marRight w:val="0"/>
      <w:marTop w:val="0"/>
      <w:marBottom w:val="0"/>
      <w:divBdr>
        <w:top w:val="none" w:sz="0" w:space="0" w:color="auto"/>
        <w:left w:val="none" w:sz="0" w:space="0" w:color="auto"/>
        <w:bottom w:val="none" w:sz="0" w:space="0" w:color="auto"/>
        <w:right w:val="none" w:sz="0" w:space="0" w:color="auto"/>
      </w:divBdr>
    </w:div>
    <w:div w:id="1970815304">
      <w:bodyDiv w:val="1"/>
      <w:marLeft w:val="0"/>
      <w:marRight w:val="0"/>
      <w:marTop w:val="0"/>
      <w:marBottom w:val="0"/>
      <w:divBdr>
        <w:top w:val="none" w:sz="0" w:space="0" w:color="auto"/>
        <w:left w:val="none" w:sz="0" w:space="0" w:color="auto"/>
        <w:bottom w:val="none" w:sz="0" w:space="0" w:color="auto"/>
        <w:right w:val="none" w:sz="0" w:space="0" w:color="auto"/>
      </w:divBdr>
    </w:div>
    <w:div w:id="1971547693">
      <w:bodyDiv w:val="1"/>
      <w:marLeft w:val="0"/>
      <w:marRight w:val="0"/>
      <w:marTop w:val="0"/>
      <w:marBottom w:val="0"/>
      <w:divBdr>
        <w:top w:val="none" w:sz="0" w:space="0" w:color="auto"/>
        <w:left w:val="none" w:sz="0" w:space="0" w:color="auto"/>
        <w:bottom w:val="none" w:sz="0" w:space="0" w:color="auto"/>
        <w:right w:val="none" w:sz="0" w:space="0" w:color="auto"/>
      </w:divBdr>
    </w:div>
    <w:div w:id="1972250177">
      <w:bodyDiv w:val="1"/>
      <w:marLeft w:val="0"/>
      <w:marRight w:val="0"/>
      <w:marTop w:val="0"/>
      <w:marBottom w:val="0"/>
      <w:divBdr>
        <w:top w:val="none" w:sz="0" w:space="0" w:color="auto"/>
        <w:left w:val="none" w:sz="0" w:space="0" w:color="auto"/>
        <w:bottom w:val="none" w:sz="0" w:space="0" w:color="auto"/>
        <w:right w:val="none" w:sz="0" w:space="0" w:color="auto"/>
      </w:divBdr>
    </w:div>
    <w:div w:id="1972320866">
      <w:bodyDiv w:val="1"/>
      <w:marLeft w:val="0"/>
      <w:marRight w:val="0"/>
      <w:marTop w:val="0"/>
      <w:marBottom w:val="0"/>
      <w:divBdr>
        <w:top w:val="none" w:sz="0" w:space="0" w:color="auto"/>
        <w:left w:val="none" w:sz="0" w:space="0" w:color="auto"/>
        <w:bottom w:val="none" w:sz="0" w:space="0" w:color="auto"/>
        <w:right w:val="none" w:sz="0" w:space="0" w:color="auto"/>
      </w:divBdr>
    </w:div>
    <w:div w:id="1972400752">
      <w:bodyDiv w:val="1"/>
      <w:marLeft w:val="0"/>
      <w:marRight w:val="0"/>
      <w:marTop w:val="0"/>
      <w:marBottom w:val="0"/>
      <w:divBdr>
        <w:top w:val="none" w:sz="0" w:space="0" w:color="auto"/>
        <w:left w:val="none" w:sz="0" w:space="0" w:color="auto"/>
        <w:bottom w:val="none" w:sz="0" w:space="0" w:color="auto"/>
        <w:right w:val="none" w:sz="0" w:space="0" w:color="auto"/>
      </w:divBdr>
    </w:div>
    <w:div w:id="1972401145">
      <w:bodyDiv w:val="1"/>
      <w:marLeft w:val="0"/>
      <w:marRight w:val="0"/>
      <w:marTop w:val="0"/>
      <w:marBottom w:val="0"/>
      <w:divBdr>
        <w:top w:val="none" w:sz="0" w:space="0" w:color="auto"/>
        <w:left w:val="none" w:sz="0" w:space="0" w:color="auto"/>
        <w:bottom w:val="none" w:sz="0" w:space="0" w:color="auto"/>
        <w:right w:val="none" w:sz="0" w:space="0" w:color="auto"/>
      </w:divBdr>
    </w:div>
    <w:div w:id="1972402190">
      <w:bodyDiv w:val="1"/>
      <w:marLeft w:val="0"/>
      <w:marRight w:val="0"/>
      <w:marTop w:val="0"/>
      <w:marBottom w:val="0"/>
      <w:divBdr>
        <w:top w:val="none" w:sz="0" w:space="0" w:color="auto"/>
        <w:left w:val="none" w:sz="0" w:space="0" w:color="auto"/>
        <w:bottom w:val="none" w:sz="0" w:space="0" w:color="auto"/>
        <w:right w:val="none" w:sz="0" w:space="0" w:color="auto"/>
      </w:divBdr>
    </w:div>
    <w:div w:id="1972438978">
      <w:bodyDiv w:val="1"/>
      <w:marLeft w:val="0"/>
      <w:marRight w:val="0"/>
      <w:marTop w:val="0"/>
      <w:marBottom w:val="0"/>
      <w:divBdr>
        <w:top w:val="none" w:sz="0" w:space="0" w:color="auto"/>
        <w:left w:val="none" w:sz="0" w:space="0" w:color="auto"/>
        <w:bottom w:val="none" w:sz="0" w:space="0" w:color="auto"/>
        <w:right w:val="none" w:sz="0" w:space="0" w:color="auto"/>
      </w:divBdr>
    </w:div>
    <w:div w:id="1972779876">
      <w:bodyDiv w:val="1"/>
      <w:marLeft w:val="0"/>
      <w:marRight w:val="0"/>
      <w:marTop w:val="0"/>
      <w:marBottom w:val="0"/>
      <w:divBdr>
        <w:top w:val="none" w:sz="0" w:space="0" w:color="auto"/>
        <w:left w:val="none" w:sz="0" w:space="0" w:color="auto"/>
        <w:bottom w:val="none" w:sz="0" w:space="0" w:color="auto"/>
        <w:right w:val="none" w:sz="0" w:space="0" w:color="auto"/>
      </w:divBdr>
    </w:div>
    <w:div w:id="1973166520">
      <w:bodyDiv w:val="1"/>
      <w:marLeft w:val="0"/>
      <w:marRight w:val="0"/>
      <w:marTop w:val="0"/>
      <w:marBottom w:val="0"/>
      <w:divBdr>
        <w:top w:val="none" w:sz="0" w:space="0" w:color="auto"/>
        <w:left w:val="none" w:sz="0" w:space="0" w:color="auto"/>
        <w:bottom w:val="none" w:sz="0" w:space="0" w:color="auto"/>
        <w:right w:val="none" w:sz="0" w:space="0" w:color="auto"/>
      </w:divBdr>
    </w:div>
    <w:div w:id="1973319123">
      <w:bodyDiv w:val="1"/>
      <w:marLeft w:val="0"/>
      <w:marRight w:val="0"/>
      <w:marTop w:val="0"/>
      <w:marBottom w:val="0"/>
      <w:divBdr>
        <w:top w:val="none" w:sz="0" w:space="0" w:color="auto"/>
        <w:left w:val="none" w:sz="0" w:space="0" w:color="auto"/>
        <w:bottom w:val="none" w:sz="0" w:space="0" w:color="auto"/>
        <w:right w:val="none" w:sz="0" w:space="0" w:color="auto"/>
      </w:divBdr>
    </w:div>
    <w:div w:id="1973365496">
      <w:bodyDiv w:val="1"/>
      <w:marLeft w:val="0"/>
      <w:marRight w:val="0"/>
      <w:marTop w:val="0"/>
      <w:marBottom w:val="0"/>
      <w:divBdr>
        <w:top w:val="none" w:sz="0" w:space="0" w:color="auto"/>
        <w:left w:val="none" w:sz="0" w:space="0" w:color="auto"/>
        <w:bottom w:val="none" w:sz="0" w:space="0" w:color="auto"/>
        <w:right w:val="none" w:sz="0" w:space="0" w:color="auto"/>
      </w:divBdr>
    </w:div>
    <w:div w:id="1973368079">
      <w:bodyDiv w:val="1"/>
      <w:marLeft w:val="0"/>
      <w:marRight w:val="0"/>
      <w:marTop w:val="0"/>
      <w:marBottom w:val="0"/>
      <w:divBdr>
        <w:top w:val="none" w:sz="0" w:space="0" w:color="auto"/>
        <w:left w:val="none" w:sz="0" w:space="0" w:color="auto"/>
        <w:bottom w:val="none" w:sz="0" w:space="0" w:color="auto"/>
        <w:right w:val="none" w:sz="0" w:space="0" w:color="auto"/>
      </w:divBdr>
    </w:div>
    <w:div w:id="1973561718">
      <w:bodyDiv w:val="1"/>
      <w:marLeft w:val="0"/>
      <w:marRight w:val="0"/>
      <w:marTop w:val="0"/>
      <w:marBottom w:val="0"/>
      <w:divBdr>
        <w:top w:val="none" w:sz="0" w:space="0" w:color="auto"/>
        <w:left w:val="none" w:sz="0" w:space="0" w:color="auto"/>
        <w:bottom w:val="none" w:sz="0" w:space="0" w:color="auto"/>
        <w:right w:val="none" w:sz="0" w:space="0" w:color="auto"/>
      </w:divBdr>
    </w:div>
    <w:div w:id="1973747985">
      <w:bodyDiv w:val="1"/>
      <w:marLeft w:val="0"/>
      <w:marRight w:val="0"/>
      <w:marTop w:val="0"/>
      <w:marBottom w:val="0"/>
      <w:divBdr>
        <w:top w:val="none" w:sz="0" w:space="0" w:color="auto"/>
        <w:left w:val="none" w:sz="0" w:space="0" w:color="auto"/>
        <w:bottom w:val="none" w:sz="0" w:space="0" w:color="auto"/>
        <w:right w:val="none" w:sz="0" w:space="0" w:color="auto"/>
      </w:divBdr>
    </w:div>
    <w:div w:id="1973972822">
      <w:bodyDiv w:val="1"/>
      <w:marLeft w:val="0"/>
      <w:marRight w:val="0"/>
      <w:marTop w:val="0"/>
      <w:marBottom w:val="0"/>
      <w:divBdr>
        <w:top w:val="none" w:sz="0" w:space="0" w:color="auto"/>
        <w:left w:val="none" w:sz="0" w:space="0" w:color="auto"/>
        <w:bottom w:val="none" w:sz="0" w:space="0" w:color="auto"/>
        <w:right w:val="none" w:sz="0" w:space="0" w:color="auto"/>
      </w:divBdr>
    </w:div>
    <w:div w:id="1974141817">
      <w:bodyDiv w:val="1"/>
      <w:marLeft w:val="0"/>
      <w:marRight w:val="0"/>
      <w:marTop w:val="0"/>
      <w:marBottom w:val="0"/>
      <w:divBdr>
        <w:top w:val="none" w:sz="0" w:space="0" w:color="auto"/>
        <w:left w:val="none" w:sz="0" w:space="0" w:color="auto"/>
        <w:bottom w:val="none" w:sz="0" w:space="0" w:color="auto"/>
        <w:right w:val="none" w:sz="0" w:space="0" w:color="auto"/>
      </w:divBdr>
    </w:div>
    <w:div w:id="1974869172">
      <w:bodyDiv w:val="1"/>
      <w:marLeft w:val="0"/>
      <w:marRight w:val="0"/>
      <w:marTop w:val="0"/>
      <w:marBottom w:val="0"/>
      <w:divBdr>
        <w:top w:val="none" w:sz="0" w:space="0" w:color="auto"/>
        <w:left w:val="none" w:sz="0" w:space="0" w:color="auto"/>
        <w:bottom w:val="none" w:sz="0" w:space="0" w:color="auto"/>
        <w:right w:val="none" w:sz="0" w:space="0" w:color="auto"/>
      </w:divBdr>
    </w:div>
    <w:div w:id="1975258718">
      <w:bodyDiv w:val="1"/>
      <w:marLeft w:val="0"/>
      <w:marRight w:val="0"/>
      <w:marTop w:val="0"/>
      <w:marBottom w:val="0"/>
      <w:divBdr>
        <w:top w:val="none" w:sz="0" w:space="0" w:color="auto"/>
        <w:left w:val="none" w:sz="0" w:space="0" w:color="auto"/>
        <w:bottom w:val="none" w:sz="0" w:space="0" w:color="auto"/>
        <w:right w:val="none" w:sz="0" w:space="0" w:color="auto"/>
      </w:divBdr>
    </w:div>
    <w:div w:id="1975476003">
      <w:bodyDiv w:val="1"/>
      <w:marLeft w:val="0"/>
      <w:marRight w:val="0"/>
      <w:marTop w:val="0"/>
      <w:marBottom w:val="0"/>
      <w:divBdr>
        <w:top w:val="none" w:sz="0" w:space="0" w:color="auto"/>
        <w:left w:val="none" w:sz="0" w:space="0" w:color="auto"/>
        <w:bottom w:val="none" w:sz="0" w:space="0" w:color="auto"/>
        <w:right w:val="none" w:sz="0" w:space="0" w:color="auto"/>
      </w:divBdr>
    </w:div>
    <w:div w:id="1975721006">
      <w:bodyDiv w:val="1"/>
      <w:marLeft w:val="0"/>
      <w:marRight w:val="0"/>
      <w:marTop w:val="0"/>
      <w:marBottom w:val="0"/>
      <w:divBdr>
        <w:top w:val="none" w:sz="0" w:space="0" w:color="auto"/>
        <w:left w:val="none" w:sz="0" w:space="0" w:color="auto"/>
        <w:bottom w:val="none" w:sz="0" w:space="0" w:color="auto"/>
        <w:right w:val="none" w:sz="0" w:space="0" w:color="auto"/>
      </w:divBdr>
    </w:div>
    <w:div w:id="1975794083">
      <w:bodyDiv w:val="1"/>
      <w:marLeft w:val="0"/>
      <w:marRight w:val="0"/>
      <w:marTop w:val="0"/>
      <w:marBottom w:val="0"/>
      <w:divBdr>
        <w:top w:val="none" w:sz="0" w:space="0" w:color="auto"/>
        <w:left w:val="none" w:sz="0" w:space="0" w:color="auto"/>
        <w:bottom w:val="none" w:sz="0" w:space="0" w:color="auto"/>
        <w:right w:val="none" w:sz="0" w:space="0" w:color="auto"/>
      </w:divBdr>
    </w:div>
    <w:div w:id="1975868784">
      <w:bodyDiv w:val="1"/>
      <w:marLeft w:val="0"/>
      <w:marRight w:val="0"/>
      <w:marTop w:val="0"/>
      <w:marBottom w:val="0"/>
      <w:divBdr>
        <w:top w:val="none" w:sz="0" w:space="0" w:color="auto"/>
        <w:left w:val="none" w:sz="0" w:space="0" w:color="auto"/>
        <w:bottom w:val="none" w:sz="0" w:space="0" w:color="auto"/>
        <w:right w:val="none" w:sz="0" w:space="0" w:color="auto"/>
      </w:divBdr>
    </w:div>
    <w:div w:id="1975987560">
      <w:bodyDiv w:val="1"/>
      <w:marLeft w:val="0"/>
      <w:marRight w:val="0"/>
      <w:marTop w:val="0"/>
      <w:marBottom w:val="0"/>
      <w:divBdr>
        <w:top w:val="none" w:sz="0" w:space="0" w:color="auto"/>
        <w:left w:val="none" w:sz="0" w:space="0" w:color="auto"/>
        <w:bottom w:val="none" w:sz="0" w:space="0" w:color="auto"/>
        <w:right w:val="none" w:sz="0" w:space="0" w:color="auto"/>
      </w:divBdr>
    </w:div>
    <w:div w:id="1976060112">
      <w:bodyDiv w:val="1"/>
      <w:marLeft w:val="0"/>
      <w:marRight w:val="0"/>
      <w:marTop w:val="0"/>
      <w:marBottom w:val="0"/>
      <w:divBdr>
        <w:top w:val="none" w:sz="0" w:space="0" w:color="auto"/>
        <w:left w:val="none" w:sz="0" w:space="0" w:color="auto"/>
        <w:bottom w:val="none" w:sz="0" w:space="0" w:color="auto"/>
        <w:right w:val="none" w:sz="0" w:space="0" w:color="auto"/>
      </w:divBdr>
    </w:div>
    <w:div w:id="1976062045">
      <w:bodyDiv w:val="1"/>
      <w:marLeft w:val="0"/>
      <w:marRight w:val="0"/>
      <w:marTop w:val="0"/>
      <w:marBottom w:val="0"/>
      <w:divBdr>
        <w:top w:val="none" w:sz="0" w:space="0" w:color="auto"/>
        <w:left w:val="none" w:sz="0" w:space="0" w:color="auto"/>
        <w:bottom w:val="none" w:sz="0" w:space="0" w:color="auto"/>
        <w:right w:val="none" w:sz="0" w:space="0" w:color="auto"/>
      </w:divBdr>
    </w:div>
    <w:div w:id="1976371274">
      <w:bodyDiv w:val="1"/>
      <w:marLeft w:val="0"/>
      <w:marRight w:val="0"/>
      <w:marTop w:val="0"/>
      <w:marBottom w:val="0"/>
      <w:divBdr>
        <w:top w:val="none" w:sz="0" w:space="0" w:color="auto"/>
        <w:left w:val="none" w:sz="0" w:space="0" w:color="auto"/>
        <w:bottom w:val="none" w:sz="0" w:space="0" w:color="auto"/>
        <w:right w:val="none" w:sz="0" w:space="0" w:color="auto"/>
      </w:divBdr>
    </w:div>
    <w:div w:id="1976450999">
      <w:bodyDiv w:val="1"/>
      <w:marLeft w:val="0"/>
      <w:marRight w:val="0"/>
      <w:marTop w:val="0"/>
      <w:marBottom w:val="0"/>
      <w:divBdr>
        <w:top w:val="none" w:sz="0" w:space="0" w:color="auto"/>
        <w:left w:val="none" w:sz="0" w:space="0" w:color="auto"/>
        <w:bottom w:val="none" w:sz="0" w:space="0" w:color="auto"/>
        <w:right w:val="none" w:sz="0" w:space="0" w:color="auto"/>
      </w:divBdr>
    </w:div>
    <w:div w:id="1976451521">
      <w:bodyDiv w:val="1"/>
      <w:marLeft w:val="0"/>
      <w:marRight w:val="0"/>
      <w:marTop w:val="0"/>
      <w:marBottom w:val="0"/>
      <w:divBdr>
        <w:top w:val="none" w:sz="0" w:space="0" w:color="auto"/>
        <w:left w:val="none" w:sz="0" w:space="0" w:color="auto"/>
        <w:bottom w:val="none" w:sz="0" w:space="0" w:color="auto"/>
        <w:right w:val="none" w:sz="0" w:space="0" w:color="auto"/>
      </w:divBdr>
    </w:div>
    <w:div w:id="1976566226">
      <w:bodyDiv w:val="1"/>
      <w:marLeft w:val="0"/>
      <w:marRight w:val="0"/>
      <w:marTop w:val="0"/>
      <w:marBottom w:val="0"/>
      <w:divBdr>
        <w:top w:val="none" w:sz="0" w:space="0" w:color="auto"/>
        <w:left w:val="none" w:sz="0" w:space="0" w:color="auto"/>
        <w:bottom w:val="none" w:sz="0" w:space="0" w:color="auto"/>
        <w:right w:val="none" w:sz="0" w:space="0" w:color="auto"/>
      </w:divBdr>
    </w:div>
    <w:div w:id="1976832108">
      <w:bodyDiv w:val="1"/>
      <w:marLeft w:val="0"/>
      <w:marRight w:val="0"/>
      <w:marTop w:val="0"/>
      <w:marBottom w:val="0"/>
      <w:divBdr>
        <w:top w:val="none" w:sz="0" w:space="0" w:color="auto"/>
        <w:left w:val="none" w:sz="0" w:space="0" w:color="auto"/>
        <w:bottom w:val="none" w:sz="0" w:space="0" w:color="auto"/>
        <w:right w:val="none" w:sz="0" w:space="0" w:color="auto"/>
      </w:divBdr>
    </w:div>
    <w:div w:id="1977031518">
      <w:bodyDiv w:val="1"/>
      <w:marLeft w:val="0"/>
      <w:marRight w:val="0"/>
      <w:marTop w:val="0"/>
      <w:marBottom w:val="0"/>
      <w:divBdr>
        <w:top w:val="none" w:sz="0" w:space="0" w:color="auto"/>
        <w:left w:val="none" w:sz="0" w:space="0" w:color="auto"/>
        <w:bottom w:val="none" w:sz="0" w:space="0" w:color="auto"/>
        <w:right w:val="none" w:sz="0" w:space="0" w:color="auto"/>
      </w:divBdr>
    </w:div>
    <w:div w:id="1977098794">
      <w:bodyDiv w:val="1"/>
      <w:marLeft w:val="0"/>
      <w:marRight w:val="0"/>
      <w:marTop w:val="0"/>
      <w:marBottom w:val="0"/>
      <w:divBdr>
        <w:top w:val="none" w:sz="0" w:space="0" w:color="auto"/>
        <w:left w:val="none" w:sz="0" w:space="0" w:color="auto"/>
        <w:bottom w:val="none" w:sz="0" w:space="0" w:color="auto"/>
        <w:right w:val="none" w:sz="0" w:space="0" w:color="auto"/>
      </w:divBdr>
    </w:div>
    <w:div w:id="1977291502">
      <w:bodyDiv w:val="1"/>
      <w:marLeft w:val="0"/>
      <w:marRight w:val="0"/>
      <w:marTop w:val="0"/>
      <w:marBottom w:val="0"/>
      <w:divBdr>
        <w:top w:val="none" w:sz="0" w:space="0" w:color="auto"/>
        <w:left w:val="none" w:sz="0" w:space="0" w:color="auto"/>
        <w:bottom w:val="none" w:sz="0" w:space="0" w:color="auto"/>
        <w:right w:val="none" w:sz="0" w:space="0" w:color="auto"/>
      </w:divBdr>
    </w:div>
    <w:div w:id="1977489252">
      <w:bodyDiv w:val="1"/>
      <w:marLeft w:val="0"/>
      <w:marRight w:val="0"/>
      <w:marTop w:val="0"/>
      <w:marBottom w:val="0"/>
      <w:divBdr>
        <w:top w:val="none" w:sz="0" w:space="0" w:color="auto"/>
        <w:left w:val="none" w:sz="0" w:space="0" w:color="auto"/>
        <w:bottom w:val="none" w:sz="0" w:space="0" w:color="auto"/>
        <w:right w:val="none" w:sz="0" w:space="0" w:color="auto"/>
      </w:divBdr>
    </w:div>
    <w:div w:id="1977492139">
      <w:bodyDiv w:val="1"/>
      <w:marLeft w:val="0"/>
      <w:marRight w:val="0"/>
      <w:marTop w:val="0"/>
      <w:marBottom w:val="0"/>
      <w:divBdr>
        <w:top w:val="none" w:sz="0" w:space="0" w:color="auto"/>
        <w:left w:val="none" w:sz="0" w:space="0" w:color="auto"/>
        <w:bottom w:val="none" w:sz="0" w:space="0" w:color="auto"/>
        <w:right w:val="none" w:sz="0" w:space="0" w:color="auto"/>
      </w:divBdr>
    </w:div>
    <w:div w:id="1977493956">
      <w:bodyDiv w:val="1"/>
      <w:marLeft w:val="0"/>
      <w:marRight w:val="0"/>
      <w:marTop w:val="0"/>
      <w:marBottom w:val="0"/>
      <w:divBdr>
        <w:top w:val="none" w:sz="0" w:space="0" w:color="auto"/>
        <w:left w:val="none" w:sz="0" w:space="0" w:color="auto"/>
        <w:bottom w:val="none" w:sz="0" w:space="0" w:color="auto"/>
        <w:right w:val="none" w:sz="0" w:space="0" w:color="auto"/>
      </w:divBdr>
    </w:div>
    <w:div w:id="1977685594">
      <w:bodyDiv w:val="1"/>
      <w:marLeft w:val="0"/>
      <w:marRight w:val="0"/>
      <w:marTop w:val="0"/>
      <w:marBottom w:val="0"/>
      <w:divBdr>
        <w:top w:val="none" w:sz="0" w:space="0" w:color="auto"/>
        <w:left w:val="none" w:sz="0" w:space="0" w:color="auto"/>
        <w:bottom w:val="none" w:sz="0" w:space="0" w:color="auto"/>
        <w:right w:val="none" w:sz="0" w:space="0" w:color="auto"/>
      </w:divBdr>
    </w:div>
    <w:div w:id="1977756395">
      <w:bodyDiv w:val="1"/>
      <w:marLeft w:val="0"/>
      <w:marRight w:val="0"/>
      <w:marTop w:val="0"/>
      <w:marBottom w:val="0"/>
      <w:divBdr>
        <w:top w:val="none" w:sz="0" w:space="0" w:color="auto"/>
        <w:left w:val="none" w:sz="0" w:space="0" w:color="auto"/>
        <w:bottom w:val="none" w:sz="0" w:space="0" w:color="auto"/>
        <w:right w:val="none" w:sz="0" w:space="0" w:color="auto"/>
      </w:divBdr>
    </w:div>
    <w:div w:id="1977757532">
      <w:bodyDiv w:val="1"/>
      <w:marLeft w:val="0"/>
      <w:marRight w:val="0"/>
      <w:marTop w:val="0"/>
      <w:marBottom w:val="0"/>
      <w:divBdr>
        <w:top w:val="none" w:sz="0" w:space="0" w:color="auto"/>
        <w:left w:val="none" w:sz="0" w:space="0" w:color="auto"/>
        <w:bottom w:val="none" w:sz="0" w:space="0" w:color="auto"/>
        <w:right w:val="none" w:sz="0" w:space="0" w:color="auto"/>
      </w:divBdr>
    </w:div>
    <w:div w:id="1977907358">
      <w:bodyDiv w:val="1"/>
      <w:marLeft w:val="0"/>
      <w:marRight w:val="0"/>
      <w:marTop w:val="0"/>
      <w:marBottom w:val="0"/>
      <w:divBdr>
        <w:top w:val="none" w:sz="0" w:space="0" w:color="auto"/>
        <w:left w:val="none" w:sz="0" w:space="0" w:color="auto"/>
        <w:bottom w:val="none" w:sz="0" w:space="0" w:color="auto"/>
        <w:right w:val="none" w:sz="0" w:space="0" w:color="auto"/>
      </w:divBdr>
    </w:div>
    <w:div w:id="1977955716">
      <w:bodyDiv w:val="1"/>
      <w:marLeft w:val="0"/>
      <w:marRight w:val="0"/>
      <w:marTop w:val="0"/>
      <w:marBottom w:val="0"/>
      <w:divBdr>
        <w:top w:val="none" w:sz="0" w:space="0" w:color="auto"/>
        <w:left w:val="none" w:sz="0" w:space="0" w:color="auto"/>
        <w:bottom w:val="none" w:sz="0" w:space="0" w:color="auto"/>
        <w:right w:val="none" w:sz="0" w:space="0" w:color="auto"/>
      </w:divBdr>
    </w:div>
    <w:div w:id="1978560921">
      <w:bodyDiv w:val="1"/>
      <w:marLeft w:val="0"/>
      <w:marRight w:val="0"/>
      <w:marTop w:val="0"/>
      <w:marBottom w:val="0"/>
      <w:divBdr>
        <w:top w:val="none" w:sz="0" w:space="0" w:color="auto"/>
        <w:left w:val="none" w:sz="0" w:space="0" w:color="auto"/>
        <w:bottom w:val="none" w:sz="0" w:space="0" w:color="auto"/>
        <w:right w:val="none" w:sz="0" w:space="0" w:color="auto"/>
      </w:divBdr>
    </w:div>
    <w:div w:id="1978604058">
      <w:bodyDiv w:val="1"/>
      <w:marLeft w:val="0"/>
      <w:marRight w:val="0"/>
      <w:marTop w:val="0"/>
      <w:marBottom w:val="0"/>
      <w:divBdr>
        <w:top w:val="none" w:sz="0" w:space="0" w:color="auto"/>
        <w:left w:val="none" w:sz="0" w:space="0" w:color="auto"/>
        <w:bottom w:val="none" w:sz="0" w:space="0" w:color="auto"/>
        <w:right w:val="none" w:sz="0" w:space="0" w:color="auto"/>
      </w:divBdr>
    </w:div>
    <w:div w:id="1978605505">
      <w:bodyDiv w:val="1"/>
      <w:marLeft w:val="0"/>
      <w:marRight w:val="0"/>
      <w:marTop w:val="0"/>
      <w:marBottom w:val="0"/>
      <w:divBdr>
        <w:top w:val="none" w:sz="0" w:space="0" w:color="auto"/>
        <w:left w:val="none" w:sz="0" w:space="0" w:color="auto"/>
        <w:bottom w:val="none" w:sz="0" w:space="0" w:color="auto"/>
        <w:right w:val="none" w:sz="0" w:space="0" w:color="auto"/>
      </w:divBdr>
    </w:div>
    <w:div w:id="1978610059">
      <w:bodyDiv w:val="1"/>
      <w:marLeft w:val="0"/>
      <w:marRight w:val="0"/>
      <w:marTop w:val="0"/>
      <w:marBottom w:val="0"/>
      <w:divBdr>
        <w:top w:val="none" w:sz="0" w:space="0" w:color="auto"/>
        <w:left w:val="none" w:sz="0" w:space="0" w:color="auto"/>
        <w:bottom w:val="none" w:sz="0" w:space="0" w:color="auto"/>
        <w:right w:val="none" w:sz="0" w:space="0" w:color="auto"/>
      </w:divBdr>
    </w:div>
    <w:div w:id="1978797394">
      <w:bodyDiv w:val="1"/>
      <w:marLeft w:val="0"/>
      <w:marRight w:val="0"/>
      <w:marTop w:val="0"/>
      <w:marBottom w:val="0"/>
      <w:divBdr>
        <w:top w:val="none" w:sz="0" w:space="0" w:color="auto"/>
        <w:left w:val="none" w:sz="0" w:space="0" w:color="auto"/>
        <w:bottom w:val="none" w:sz="0" w:space="0" w:color="auto"/>
        <w:right w:val="none" w:sz="0" w:space="0" w:color="auto"/>
      </w:divBdr>
    </w:div>
    <w:div w:id="1978878025">
      <w:bodyDiv w:val="1"/>
      <w:marLeft w:val="0"/>
      <w:marRight w:val="0"/>
      <w:marTop w:val="0"/>
      <w:marBottom w:val="0"/>
      <w:divBdr>
        <w:top w:val="none" w:sz="0" w:space="0" w:color="auto"/>
        <w:left w:val="none" w:sz="0" w:space="0" w:color="auto"/>
        <w:bottom w:val="none" w:sz="0" w:space="0" w:color="auto"/>
        <w:right w:val="none" w:sz="0" w:space="0" w:color="auto"/>
      </w:divBdr>
    </w:div>
    <w:div w:id="1979340132">
      <w:bodyDiv w:val="1"/>
      <w:marLeft w:val="0"/>
      <w:marRight w:val="0"/>
      <w:marTop w:val="0"/>
      <w:marBottom w:val="0"/>
      <w:divBdr>
        <w:top w:val="none" w:sz="0" w:space="0" w:color="auto"/>
        <w:left w:val="none" w:sz="0" w:space="0" w:color="auto"/>
        <w:bottom w:val="none" w:sz="0" w:space="0" w:color="auto"/>
        <w:right w:val="none" w:sz="0" w:space="0" w:color="auto"/>
      </w:divBdr>
    </w:div>
    <w:div w:id="1979412852">
      <w:bodyDiv w:val="1"/>
      <w:marLeft w:val="0"/>
      <w:marRight w:val="0"/>
      <w:marTop w:val="0"/>
      <w:marBottom w:val="0"/>
      <w:divBdr>
        <w:top w:val="none" w:sz="0" w:space="0" w:color="auto"/>
        <w:left w:val="none" w:sz="0" w:space="0" w:color="auto"/>
        <w:bottom w:val="none" w:sz="0" w:space="0" w:color="auto"/>
        <w:right w:val="none" w:sz="0" w:space="0" w:color="auto"/>
      </w:divBdr>
    </w:div>
    <w:div w:id="1979415603">
      <w:bodyDiv w:val="1"/>
      <w:marLeft w:val="0"/>
      <w:marRight w:val="0"/>
      <w:marTop w:val="0"/>
      <w:marBottom w:val="0"/>
      <w:divBdr>
        <w:top w:val="none" w:sz="0" w:space="0" w:color="auto"/>
        <w:left w:val="none" w:sz="0" w:space="0" w:color="auto"/>
        <w:bottom w:val="none" w:sz="0" w:space="0" w:color="auto"/>
        <w:right w:val="none" w:sz="0" w:space="0" w:color="auto"/>
      </w:divBdr>
    </w:div>
    <w:div w:id="1979455998">
      <w:bodyDiv w:val="1"/>
      <w:marLeft w:val="0"/>
      <w:marRight w:val="0"/>
      <w:marTop w:val="0"/>
      <w:marBottom w:val="0"/>
      <w:divBdr>
        <w:top w:val="none" w:sz="0" w:space="0" w:color="auto"/>
        <w:left w:val="none" w:sz="0" w:space="0" w:color="auto"/>
        <w:bottom w:val="none" w:sz="0" w:space="0" w:color="auto"/>
        <w:right w:val="none" w:sz="0" w:space="0" w:color="auto"/>
      </w:divBdr>
    </w:div>
    <w:div w:id="1979530855">
      <w:bodyDiv w:val="1"/>
      <w:marLeft w:val="0"/>
      <w:marRight w:val="0"/>
      <w:marTop w:val="0"/>
      <w:marBottom w:val="0"/>
      <w:divBdr>
        <w:top w:val="none" w:sz="0" w:space="0" w:color="auto"/>
        <w:left w:val="none" w:sz="0" w:space="0" w:color="auto"/>
        <w:bottom w:val="none" w:sz="0" w:space="0" w:color="auto"/>
        <w:right w:val="none" w:sz="0" w:space="0" w:color="auto"/>
      </w:divBdr>
    </w:div>
    <w:div w:id="1980307509">
      <w:bodyDiv w:val="1"/>
      <w:marLeft w:val="0"/>
      <w:marRight w:val="0"/>
      <w:marTop w:val="0"/>
      <w:marBottom w:val="0"/>
      <w:divBdr>
        <w:top w:val="none" w:sz="0" w:space="0" w:color="auto"/>
        <w:left w:val="none" w:sz="0" w:space="0" w:color="auto"/>
        <w:bottom w:val="none" w:sz="0" w:space="0" w:color="auto"/>
        <w:right w:val="none" w:sz="0" w:space="0" w:color="auto"/>
      </w:divBdr>
    </w:div>
    <w:div w:id="1980376654">
      <w:bodyDiv w:val="1"/>
      <w:marLeft w:val="0"/>
      <w:marRight w:val="0"/>
      <w:marTop w:val="0"/>
      <w:marBottom w:val="0"/>
      <w:divBdr>
        <w:top w:val="none" w:sz="0" w:space="0" w:color="auto"/>
        <w:left w:val="none" w:sz="0" w:space="0" w:color="auto"/>
        <w:bottom w:val="none" w:sz="0" w:space="0" w:color="auto"/>
        <w:right w:val="none" w:sz="0" w:space="0" w:color="auto"/>
      </w:divBdr>
    </w:div>
    <w:div w:id="1980525384">
      <w:bodyDiv w:val="1"/>
      <w:marLeft w:val="0"/>
      <w:marRight w:val="0"/>
      <w:marTop w:val="0"/>
      <w:marBottom w:val="0"/>
      <w:divBdr>
        <w:top w:val="none" w:sz="0" w:space="0" w:color="auto"/>
        <w:left w:val="none" w:sz="0" w:space="0" w:color="auto"/>
        <w:bottom w:val="none" w:sz="0" w:space="0" w:color="auto"/>
        <w:right w:val="none" w:sz="0" w:space="0" w:color="auto"/>
      </w:divBdr>
    </w:div>
    <w:div w:id="1980528356">
      <w:bodyDiv w:val="1"/>
      <w:marLeft w:val="0"/>
      <w:marRight w:val="0"/>
      <w:marTop w:val="0"/>
      <w:marBottom w:val="0"/>
      <w:divBdr>
        <w:top w:val="none" w:sz="0" w:space="0" w:color="auto"/>
        <w:left w:val="none" w:sz="0" w:space="0" w:color="auto"/>
        <w:bottom w:val="none" w:sz="0" w:space="0" w:color="auto"/>
        <w:right w:val="none" w:sz="0" w:space="0" w:color="auto"/>
      </w:divBdr>
    </w:div>
    <w:div w:id="1980570347">
      <w:bodyDiv w:val="1"/>
      <w:marLeft w:val="0"/>
      <w:marRight w:val="0"/>
      <w:marTop w:val="0"/>
      <w:marBottom w:val="0"/>
      <w:divBdr>
        <w:top w:val="none" w:sz="0" w:space="0" w:color="auto"/>
        <w:left w:val="none" w:sz="0" w:space="0" w:color="auto"/>
        <w:bottom w:val="none" w:sz="0" w:space="0" w:color="auto"/>
        <w:right w:val="none" w:sz="0" w:space="0" w:color="auto"/>
      </w:divBdr>
    </w:div>
    <w:div w:id="1980956942">
      <w:bodyDiv w:val="1"/>
      <w:marLeft w:val="0"/>
      <w:marRight w:val="0"/>
      <w:marTop w:val="0"/>
      <w:marBottom w:val="0"/>
      <w:divBdr>
        <w:top w:val="none" w:sz="0" w:space="0" w:color="auto"/>
        <w:left w:val="none" w:sz="0" w:space="0" w:color="auto"/>
        <w:bottom w:val="none" w:sz="0" w:space="0" w:color="auto"/>
        <w:right w:val="none" w:sz="0" w:space="0" w:color="auto"/>
      </w:divBdr>
    </w:div>
    <w:div w:id="1981494789">
      <w:bodyDiv w:val="1"/>
      <w:marLeft w:val="0"/>
      <w:marRight w:val="0"/>
      <w:marTop w:val="0"/>
      <w:marBottom w:val="0"/>
      <w:divBdr>
        <w:top w:val="none" w:sz="0" w:space="0" w:color="auto"/>
        <w:left w:val="none" w:sz="0" w:space="0" w:color="auto"/>
        <w:bottom w:val="none" w:sz="0" w:space="0" w:color="auto"/>
        <w:right w:val="none" w:sz="0" w:space="0" w:color="auto"/>
      </w:divBdr>
    </w:div>
    <w:div w:id="1981684839">
      <w:bodyDiv w:val="1"/>
      <w:marLeft w:val="0"/>
      <w:marRight w:val="0"/>
      <w:marTop w:val="0"/>
      <w:marBottom w:val="0"/>
      <w:divBdr>
        <w:top w:val="none" w:sz="0" w:space="0" w:color="auto"/>
        <w:left w:val="none" w:sz="0" w:space="0" w:color="auto"/>
        <w:bottom w:val="none" w:sz="0" w:space="0" w:color="auto"/>
        <w:right w:val="none" w:sz="0" w:space="0" w:color="auto"/>
      </w:divBdr>
    </w:div>
    <w:div w:id="1982274236">
      <w:bodyDiv w:val="1"/>
      <w:marLeft w:val="0"/>
      <w:marRight w:val="0"/>
      <w:marTop w:val="0"/>
      <w:marBottom w:val="0"/>
      <w:divBdr>
        <w:top w:val="none" w:sz="0" w:space="0" w:color="auto"/>
        <w:left w:val="none" w:sz="0" w:space="0" w:color="auto"/>
        <w:bottom w:val="none" w:sz="0" w:space="0" w:color="auto"/>
        <w:right w:val="none" w:sz="0" w:space="0" w:color="auto"/>
      </w:divBdr>
    </w:div>
    <w:div w:id="1982692449">
      <w:bodyDiv w:val="1"/>
      <w:marLeft w:val="0"/>
      <w:marRight w:val="0"/>
      <w:marTop w:val="0"/>
      <w:marBottom w:val="0"/>
      <w:divBdr>
        <w:top w:val="none" w:sz="0" w:space="0" w:color="auto"/>
        <w:left w:val="none" w:sz="0" w:space="0" w:color="auto"/>
        <w:bottom w:val="none" w:sz="0" w:space="0" w:color="auto"/>
        <w:right w:val="none" w:sz="0" w:space="0" w:color="auto"/>
      </w:divBdr>
    </w:div>
    <w:div w:id="1982728007">
      <w:bodyDiv w:val="1"/>
      <w:marLeft w:val="0"/>
      <w:marRight w:val="0"/>
      <w:marTop w:val="0"/>
      <w:marBottom w:val="0"/>
      <w:divBdr>
        <w:top w:val="none" w:sz="0" w:space="0" w:color="auto"/>
        <w:left w:val="none" w:sz="0" w:space="0" w:color="auto"/>
        <w:bottom w:val="none" w:sz="0" w:space="0" w:color="auto"/>
        <w:right w:val="none" w:sz="0" w:space="0" w:color="auto"/>
      </w:divBdr>
    </w:div>
    <w:div w:id="1983071104">
      <w:bodyDiv w:val="1"/>
      <w:marLeft w:val="0"/>
      <w:marRight w:val="0"/>
      <w:marTop w:val="0"/>
      <w:marBottom w:val="0"/>
      <w:divBdr>
        <w:top w:val="none" w:sz="0" w:space="0" w:color="auto"/>
        <w:left w:val="none" w:sz="0" w:space="0" w:color="auto"/>
        <w:bottom w:val="none" w:sz="0" w:space="0" w:color="auto"/>
        <w:right w:val="none" w:sz="0" w:space="0" w:color="auto"/>
      </w:divBdr>
    </w:div>
    <w:div w:id="1983072917">
      <w:bodyDiv w:val="1"/>
      <w:marLeft w:val="0"/>
      <w:marRight w:val="0"/>
      <w:marTop w:val="0"/>
      <w:marBottom w:val="0"/>
      <w:divBdr>
        <w:top w:val="none" w:sz="0" w:space="0" w:color="auto"/>
        <w:left w:val="none" w:sz="0" w:space="0" w:color="auto"/>
        <w:bottom w:val="none" w:sz="0" w:space="0" w:color="auto"/>
        <w:right w:val="none" w:sz="0" w:space="0" w:color="auto"/>
      </w:divBdr>
    </w:div>
    <w:div w:id="1983078676">
      <w:bodyDiv w:val="1"/>
      <w:marLeft w:val="0"/>
      <w:marRight w:val="0"/>
      <w:marTop w:val="0"/>
      <w:marBottom w:val="0"/>
      <w:divBdr>
        <w:top w:val="none" w:sz="0" w:space="0" w:color="auto"/>
        <w:left w:val="none" w:sz="0" w:space="0" w:color="auto"/>
        <w:bottom w:val="none" w:sz="0" w:space="0" w:color="auto"/>
        <w:right w:val="none" w:sz="0" w:space="0" w:color="auto"/>
      </w:divBdr>
    </w:div>
    <w:div w:id="1983343897">
      <w:bodyDiv w:val="1"/>
      <w:marLeft w:val="0"/>
      <w:marRight w:val="0"/>
      <w:marTop w:val="0"/>
      <w:marBottom w:val="0"/>
      <w:divBdr>
        <w:top w:val="none" w:sz="0" w:space="0" w:color="auto"/>
        <w:left w:val="none" w:sz="0" w:space="0" w:color="auto"/>
        <w:bottom w:val="none" w:sz="0" w:space="0" w:color="auto"/>
        <w:right w:val="none" w:sz="0" w:space="0" w:color="auto"/>
      </w:divBdr>
    </w:div>
    <w:div w:id="1983383747">
      <w:bodyDiv w:val="1"/>
      <w:marLeft w:val="0"/>
      <w:marRight w:val="0"/>
      <w:marTop w:val="0"/>
      <w:marBottom w:val="0"/>
      <w:divBdr>
        <w:top w:val="none" w:sz="0" w:space="0" w:color="auto"/>
        <w:left w:val="none" w:sz="0" w:space="0" w:color="auto"/>
        <w:bottom w:val="none" w:sz="0" w:space="0" w:color="auto"/>
        <w:right w:val="none" w:sz="0" w:space="0" w:color="auto"/>
      </w:divBdr>
    </w:div>
    <w:div w:id="1983462850">
      <w:bodyDiv w:val="1"/>
      <w:marLeft w:val="0"/>
      <w:marRight w:val="0"/>
      <w:marTop w:val="0"/>
      <w:marBottom w:val="0"/>
      <w:divBdr>
        <w:top w:val="none" w:sz="0" w:space="0" w:color="auto"/>
        <w:left w:val="none" w:sz="0" w:space="0" w:color="auto"/>
        <w:bottom w:val="none" w:sz="0" w:space="0" w:color="auto"/>
        <w:right w:val="none" w:sz="0" w:space="0" w:color="auto"/>
      </w:divBdr>
    </w:div>
    <w:div w:id="1983608671">
      <w:bodyDiv w:val="1"/>
      <w:marLeft w:val="0"/>
      <w:marRight w:val="0"/>
      <w:marTop w:val="0"/>
      <w:marBottom w:val="0"/>
      <w:divBdr>
        <w:top w:val="none" w:sz="0" w:space="0" w:color="auto"/>
        <w:left w:val="none" w:sz="0" w:space="0" w:color="auto"/>
        <w:bottom w:val="none" w:sz="0" w:space="0" w:color="auto"/>
        <w:right w:val="none" w:sz="0" w:space="0" w:color="auto"/>
      </w:divBdr>
    </w:div>
    <w:div w:id="1983735183">
      <w:bodyDiv w:val="1"/>
      <w:marLeft w:val="0"/>
      <w:marRight w:val="0"/>
      <w:marTop w:val="0"/>
      <w:marBottom w:val="0"/>
      <w:divBdr>
        <w:top w:val="none" w:sz="0" w:space="0" w:color="auto"/>
        <w:left w:val="none" w:sz="0" w:space="0" w:color="auto"/>
        <w:bottom w:val="none" w:sz="0" w:space="0" w:color="auto"/>
        <w:right w:val="none" w:sz="0" w:space="0" w:color="auto"/>
      </w:divBdr>
    </w:div>
    <w:div w:id="1983802723">
      <w:bodyDiv w:val="1"/>
      <w:marLeft w:val="0"/>
      <w:marRight w:val="0"/>
      <w:marTop w:val="0"/>
      <w:marBottom w:val="0"/>
      <w:divBdr>
        <w:top w:val="none" w:sz="0" w:space="0" w:color="auto"/>
        <w:left w:val="none" w:sz="0" w:space="0" w:color="auto"/>
        <w:bottom w:val="none" w:sz="0" w:space="0" w:color="auto"/>
        <w:right w:val="none" w:sz="0" w:space="0" w:color="auto"/>
      </w:divBdr>
    </w:div>
    <w:div w:id="1983923853">
      <w:bodyDiv w:val="1"/>
      <w:marLeft w:val="0"/>
      <w:marRight w:val="0"/>
      <w:marTop w:val="0"/>
      <w:marBottom w:val="0"/>
      <w:divBdr>
        <w:top w:val="none" w:sz="0" w:space="0" w:color="auto"/>
        <w:left w:val="none" w:sz="0" w:space="0" w:color="auto"/>
        <w:bottom w:val="none" w:sz="0" w:space="0" w:color="auto"/>
        <w:right w:val="none" w:sz="0" w:space="0" w:color="auto"/>
      </w:divBdr>
    </w:div>
    <w:div w:id="1983925557">
      <w:bodyDiv w:val="1"/>
      <w:marLeft w:val="0"/>
      <w:marRight w:val="0"/>
      <w:marTop w:val="0"/>
      <w:marBottom w:val="0"/>
      <w:divBdr>
        <w:top w:val="none" w:sz="0" w:space="0" w:color="auto"/>
        <w:left w:val="none" w:sz="0" w:space="0" w:color="auto"/>
        <w:bottom w:val="none" w:sz="0" w:space="0" w:color="auto"/>
        <w:right w:val="none" w:sz="0" w:space="0" w:color="auto"/>
      </w:divBdr>
    </w:div>
    <w:div w:id="1984039961">
      <w:bodyDiv w:val="1"/>
      <w:marLeft w:val="0"/>
      <w:marRight w:val="0"/>
      <w:marTop w:val="0"/>
      <w:marBottom w:val="0"/>
      <w:divBdr>
        <w:top w:val="none" w:sz="0" w:space="0" w:color="auto"/>
        <w:left w:val="none" w:sz="0" w:space="0" w:color="auto"/>
        <w:bottom w:val="none" w:sz="0" w:space="0" w:color="auto"/>
        <w:right w:val="none" w:sz="0" w:space="0" w:color="auto"/>
      </w:divBdr>
    </w:div>
    <w:div w:id="1984190992">
      <w:bodyDiv w:val="1"/>
      <w:marLeft w:val="0"/>
      <w:marRight w:val="0"/>
      <w:marTop w:val="0"/>
      <w:marBottom w:val="0"/>
      <w:divBdr>
        <w:top w:val="none" w:sz="0" w:space="0" w:color="auto"/>
        <w:left w:val="none" w:sz="0" w:space="0" w:color="auto"/>
        <w:bottom w:val="none" w:sz="0" w:space="0" w:color="auto"/>
        <w:right w:val="none" w:sz="0" w:space="0" w:color="auto"/>
      </w:divBdr>
    </w:div>
    <w:div w:id="1984196354">
      <w:bodyDiv w:val="1"/>
      <w:marLeft w:val="0"/>
      <w:marRight w:val="0"/>
      <w:marTop w:val="0"/>
      <w:marBottom w:val="0"/>
      <w:divBdr>
        <w:top w:val="none" w:sz="0" w:space="0" w:color="auto"/>
        <w:left w:val="none" w:sz="0" w:space="0" w:color="auto"/>
        <w:bottom w:val="none" w:sz="0" w:space="0" w:color="auto"/>
        <w:right w:val="none" w:sz="0" w:space="0" w:color="auto"/>
      </w:divBdr>
    </w:div>
    <w:div w:id="1984694261">
      <w:bodyDiv w:val="1"/>
      <w:marLeft w:val="0"/>
      <w:marRight w:val="0"/>
      <w:marTop w:val="0"/>
      <w:marBottom w:val="0"/>
      <w:divBdr>
        <w:top w:val="none" w:sz="0" w:space="0" w:color="auto"/>
        <w:left w:val="none" w:sz="0" w:space="0" w:color="auto"/>
        <w:bottom w:val="none" w:sz="0" w:space="0" w:color="auto"/>
        <w:right w:val="none" w:sz="0" w:space="0" w:color="auto"/>
      </w:divBdr>
    </w:div>
    <w:div w:id="1984918684">
      <w:bodyDiv w:val="1"/>
      <w:marLeft w:val="0"/>
      <w:marRight w:val="0"/>
      <w:marTop w:val="0"/>
      <w:marBottom w:val="0"/>
      <w:divBdr>
        <w:top w:val="none" w:sz="0" w:space="0" w:color="auto"/>
        <w:left w:val="none" w:sz="0" w:space="0" w:color="auto"/>
        <w:bottom w:val="none" w:sz="0" w:space="0" w:color="auto"/>
        <w:right w:val="none" w:sz="0" w:space="0" w:color="auto"/>
      </w:divBdr>
    </w:div>
    <w:div w:id="1984962887">
      <w:bodyDiv w:val="1"/>
      <w:marLeft w:val="0"/>
      <w:marRight w:val="0"/>
      <w:marTop w:val="0"/>
      <w:marBottom w:val="0"/>
      <w:divBdr>
        <w:top w:val="none" w:sz="0" w:space="0" w:color="auto"/>
        <w:left w:val="none" w:sz="0" w:space="0" w:color="auto"/>
        <w:bottom w:val="none" w:sz="0" w:space="0" w:color="auto"/>
        <w:right w:val="none" w:sz="0" w:space="0" w:color="auto"/>
      </w:divBdr>
    </w:div>
    <w:div w:id="1984963258">
      <w:bodyDiv w:val="1"/>
      <w:marLeft w:val="0"/>
      <w:marRight w:val="0"/>
      <w:marTop w:val="0"/>
      <w:marBottom w:val="0"/>
      <w:divBdr>
        <w:top w:val="none" w:sz="0" w:space="0" w:color="auto"/>
        <w:left w:val="none" w:sz="0" w:space="0" w:color="auto"/>
        <w:bottom w:val="none" w:sz="0" w:space="0" w:color="auto"/>
        <w:right w:val="none" w:sz="0" w:space="0" w:color="auto"/>
      </w:divBdr>
    </w:div>
    <w:div w:id="1984969435">
      <w:bodyDiv w:val="1"/>
      <w:marLeft w:val="0"/>
      <w:marRight w:val="0"/>
      <w:marTop w:val="0"/>
      <w:marBottom w:val="0"/>
      <w:divBdr>
        <w:top w:val="none" w:sz="0" w:space="0" w:color="auto"/>
        <w:left w:val="none" w:sz="0" w:space="0" w:color="auto"/>
        <w:bottom w:val="none" w:sz="0" w:space="0" w:color="auto"/>
        <w:right w:val="none" w:sz="0" w:space="0" w:color="auto"/>
      </w:divBdr>
    </w:div>
    <w:div w:id="1985037023">
      <w:bodyDiv w:val="1"/>
      <w:marLeft w:val="0"/>
      <w:marRight w:val="0"/>
      <w:marTop w:val="0"/>
      <w:marBottom w:val="0"/>
      <w:divBdr>
        <w:top w:val="none" w:sz="0" w:space="0" w:color="auto"/>
        <w:left w:val="none" w:sz="0" w:space="0" w:color="auto"/>
        <w:bottom w:val="none" w:sz="0" w:space="0" w:color="auto"/>
        <w:right w:val="none" w:sz="0" w:space="0" w:color="auto"/>
      </w:divBdr>
    </w:div>
    <w:div w:id="1985112308">
      <w:bodyDiv w:val="1"/>
      <w:marLeft w:val="0"/>
      <w:marRight w:val="0"/>
      <w:marTop w:val="0"/>
      <w:marBottom w:val="0"/>
      <w:divBdr>
        <w:top w:val="none" w:sz="0" w:space="0" w:color="auto"/>
        <w:left w:val="none" w:sz="0" w:space="0" w:color="auto"/>
        <w:bottom w:val="none" w:sz="0" w:space="0" w:color="auto"/>
        <w:right w:val="none" w:sz="0" w:space="0" w:color="auto"/>
      </w:divBdr>
    </w:div>
    <w:div w:id="1985161279">
      <w:bodyDiv w:val="1"/>
      <w:marLeft w:val="0"/>
      <w:marRight w:val="0"/>
      <w:marTop w:val="0"/>
      <w:marBottom w:val="0"/>
      <w:divBdr>
        <w:top w:val="none" w:sz="0" w:space="0" w:color="auto"/>
        <w:left w:val="none" w:sz="0" w:space="0" w:color="auto"/>
        <w:bottom w:val="none" w:sz="0" w:space="0" w:color="auto"/>
        <w:right w:val="none" w:sz="0" w:space="0" w:color="auto"/>
      </w:divBdr>
    </w:div>
    <w:div w:id="1985350443">
      <w:bodyDiv w:val="1"/>
      <w:marLeft w:val="0"/>
      <w:marRight w:val="0"/>
      <w:marTop w:val="0"/>
      <w:marBottom w:val="0"/>
      <w:divBdr>
        <w:top w:val="none" w:sz="0" w:space="0" w:color="auto"/>
        <w:left w:val="none" w:sz="0" w:space="0" w:color="auto"/>
        <w:bottom w:val="none" w:sz="0" w:space="0" w:color="auto"/>
        <w:right w:val="none" w:sz="0" w:space="0" w:color="auto"/>
      </w:divBdr>
    </w:div>
    <w:div w:id="1985500458">
      <w:bodyDiv w:val="1"/>
      <w:marLeft w:val="0"/>
      <w:marRight w:val="0"/>
      <w:marTop w:val="0"/>
      <w:marBottom w:val="0"/>
      <w:divBdr>
        <w:top w:val="none" w:sz="0" w:space="0" w:color="auto"/>
        <w:left w:val="none" w:sz="0" w:space="0" w:color="auto"/>
        <w:bottom w:val="none" w:sz="0" w:space="0" w:color="auto"/>
        <w:right w:val="none" w:sz="0" w:space="0" w:color="auto"/>
      </w:divBdr>
    </w:div>
    <w:div w:id="1985575049">
      <w:bodyDiv w:val="1"/>
      <w:marLeft w:val="0"/>
      <w:marRight w:val="0"/>
      <w:marTop w:val="0"/>
      <w:marBottom w:val="0"/>
      <w:divBdr>
        <w:top w:val="none" w:sz="0" w:space="0" w:color="auto"/>
        <w:left w:val="none" w:sz="0" w:space="0" w:color="auto"/>
        <w:bottom w:val="none" w:sz="0" w:space="0" w:color="auto"/>
        <w:right w:val="none" w:sz="0" w:space="0" w:color="auto"/>
      </w:divBdr>
    </w:div>
    <w:div w:id="1985624971">
      <w:bodyDiv w:val="1"/>
      <w:marLeft w:val="0"/>
      <w:marRight w:val="0"/>
      <w:marTop w:val="0"/>
      <w:marBottom w:val="0"/>
      <w:divBdr>
        <w:top w:val="none" w:sz="0" w:space="0" w:color="auto"/>
        <w:left w:val="none" w:sz="0" w:space="0" w:color="auto"/>
        <w:bottom w:val="none" w:sz="0" w:space="0" w:color="auto"/>
        <w:right w:val="none" w:sz="0" w:space="0" w:color="auto"/>
      </w:divBdr>
    </w:div>
    <w:div w:id="1985625672">
      <w:bodyDiv w:val="1"/>
      <w:marLeft w:val="0"/>
      <w:marRight w:val="0"/>
      <w:marTop w:val="0"/>
      <w:marBottom w:val="0"/>
      <w:divBdr>
        <w:top w:val="none" w:sz="0" w:space="0" w:color="auto"/>
        <w:left w:val="none" w:sz="0" w:space="0" w:color="auto"/>
        <w:bottom w:val="none" w:sz="0" w:space="0" w:color="auto"/>
        <w:right w:val="none" w:sz="0" w:space="0" w:color="auto"/>
      </w:divBdr>
    </w:div>
    <w:div w:id="1985813897">
      <w:bodyDiv w:val="1"/>
      <w:marLeft w:val="0"/>
      <w:marRight w:val="0"/>
      <w:marTop w:val="0"/>
      <w:marBottom w:val="0"/>
      <w:divBdr>
        <w:top w:val="none" w:sz="0" w:space="0" w:color="auto"/>
        <w:left w:val="none" w:sz="0" w:space="0" w:color="auto"/>
        <w:bottom w:val="none" w:sz="0" w:space="0" w:color="auto"/>
        <w:right w:val="none" w:sz="0" w:space="0" w:color="auto"/>
      </w:divBdr>
    </w:div>
    <w:div w:id="1986159177">
      <w:bodyDiv w:val="1"/>
      <w:marLeft w:val="0"/>
      <w:marRight w:val="0"/>
      <w:marTop w:val="0"/>
      <w:marBottom w:val="0"/>
      <w:divBdr>
        <w:top w:val="none" w:sz="0" w:space="0" w:color="auto"/>
        <w:left w:val="none" w:sz="0" w:space="0" w:color="auto"/>
        <w:bottom w:val="none" w:sz="0" w:space="0" w:color="auto"/>
        <w:right w:val="none" w:sz="0" w:space="0" w:color="auto"/>
      </w:divBdr>
    </w:div>
    <w:div w:id="1986159270">
      <w:bodyDiv w:val="1"/>
      <w:marLeft w:val="0"/>
      <w:marRight w:val="0"/>
      <w:marTop w:val="0"/>
      <w:marBottom w:val="0"/>
      <w:divBdr>
        <w:top w:val="none" w:sz="0" w:space="0" w:color="auto"/>
        <w:left w:val="none" w:sz="0" w:space="0" w:color="auto"/>
        <w:bottom w:val="none" w:sz="0" w:space="0" w:color="auto"/>
        <w:right w:val="none" w:sz="0" w:space="0" w:color="auto"/>
      </w:divBdr>
    </w:div>
    <w:div w:id="1986205106">
      <w:bodyDiv w:val="1"/>
      <w:marLeft w:val="0"/>
      <w:marRight w:val="0"/>
      <w:marTop w:val="0"/>
      <w:marBottom w:val="0"/>
      <w:divBdr>
        <w:top w:val="none" w:sz="0" w:space="0" w:color="auto"/>
        <w:left w:val="none" w:sz="0" w:space="0" w:color="auto"/>
        <w:bottom w:val="none" w:sz="0" w:space="0" w:color="auto"/>
        <w:right w:val="none" w:sz="0" w:space="0" w:color="auto"/>
      </w:divBdr>
    </w:div>
    <w:div w:id="1986355758">
      <w:bodyDiv w:val="1"/>
      <w:marLeft w:val="0"/>
      <w:marRight w:val="0"/>
      <w:marTop w:val="0"/>
      <w:marBottom w:val="0"/>
      <w:divBdr>
        <w:top w:val="none" w:sz="0" w:space="0" w:color="auto"/>
        <w:left w:val="none" w:sz="0" w:space="0" w:color="auto"/>
        <w:bottom w:val="none" w:sz="0" w:space="0" w:color="auto"/>
        <w:right w:val="none" w:sz="0" w:space="0" w:color="auto"/>
      </w:divBdr>
    </w:div>
    <w:div w:id="1986398362">
      <w:bodyDiv w:val="1"/>
      <w:marLeft w:val="0"/>
      <w:marRight w:val="0"/>
      <w:marTop w:val="0"/>
      <w:marBottom w:val="0"/>
      <w:divBdr>
        <w:top w:val="none" w:sz="0" w:space="0" w:color="auto"/>
        <w:left w:val="none" w:sz="0" w:space="0" w:color="auto"/>
        <w:bottom w:val="none" w:sz="0" w:space="0" w:color="auto"/>
        <w:right w:val="none" w:sz="0" w:space="0" w:color="auto"/>
      </w:divBdr>
    </w:div>
    <w:div w:id="1986542951">
      <w:bodyDiv w:val="1"/>
      <w:marLeft w:val="0"/>
      <w:marRight w:val="0"/>
      <w:marTop w:val="0"/>
      <w:marBottom w:val="0"/>
      <w:divBdr>
        <w:top w:val="none" w:sz="0" w:space="0" w:color="auto"/>
        <w:left w:val="none" w:sz="0" w:space="0" w:color="auto"/>
        <w:bottom w:val="none" w:sz="0" w:space="0" w:color="auto"/>
        <w:right w:val="none" w:sz="0" w:space="0" w:color="auto"/>
      </w:divBdr>
    </w:div>
    <w:div w:id="1986666888">
      <w:bodyDiv w:val="1"/>
      <w:marLeft w:val="0"/>
      <w:marRight w:val="0"/>
      <w:marTop w:val="0"/>
      <w:marBottom w:val="0"/>
      <w:divBdr>
        <w:top w:val="none" w:sz="0" w:space="0" w:color="auto"/>
        <w:left w:val="none" w:sz="0" w:space="0" w:color="auto"/>
        <w:bottom w:val="none" w:sz="0" w:space="0" w:color="auto"/>
        <w:right w:val="none" w:sz="0" w:space="0" w:color="auto"/>
      </w:divBdr>
    </w:div>
    <w:div w:id="1986737474">
      <w:bodyDiv w:val="1"/>
      <w:marLeft w:val="0"/>
      <w:marRight w:val="0"/>
      <w:marTop w:val="0"/>
      <w:marBottom w:val="0"/>
      <w:divBdr>
        <w:top w:val="none" w:sz="0" w:space="0" w:color="auto"/>
        <w:left w:val="none" w:sz="0" w:space="0" w:color="auto"/>
        <w:bottom w:val="none" w:sz="0" w:space="0" w:color="auto"/>
        <w:right w:val="none" w:sz="0" w:space="0" w:color="auto"/>
      </w:divBdr>
    </w:div>
    <w:div w:id="1986742761">
      <w:bodyDiv w:val="1"/>
      <w:marLeft w:val="0"/>
      <w:marRight w:val="0"/>
      <w:marTop w:val="0"/>
      <w:marBottom w:val="0"/>
      <w:divBdr>
        <w:top w:val="none" w:sz="0" w:space="0" w:color="auto"/>
        <w:left w:val="none" w:sz="0" w:space="0" w:color="auto"/>
        <w:bottom w:val="none" w:sz="0" w:space="0" w:color="auto"/>
        <w:right w:val="none" w:sz="0" w:space="0" w:color="auto"/>
      </w:divBdr>
    </w:div>
    <w:div w:id="1986817127">
      <w:bodyDiv w:val="1"/>
      <w:marLeft w:val="0"/>
      <w:marRight w:val="0"/>
      <w:marTop w:val="0"/>
      <w:marBottom w:val="0"/>
      <w:divBdr>
        <w:top w:val="none" w:sz="0" w:space="0" w:color="auto"/>
        <w:left w:val="none" w:sz="0" w:space="0" w:color="auto"/>
        <w:bottom w:val="none" w:sz="0" w:space="0" w:color="auto"/>
        <w:right w:val="none" w:sz="0" w:space="0" w:color="auto"/>
      </w:divBdr>
    </w:div>
    <w:div w:id="1987009520">
      <w:bodyDiv w:val="1"/>
      <w:marLeft w:val="0"/>
      <w:marRight w:val="0"/>
      <w:marTop w:val="0"/>
      <w:marBottom w:val="0"/>
      <w:divBdr>
        <w:top w:val="none" w:sz="0" w:space="0" w:color="auto"/>
        <w:left w:val="none" w:sz="0" w:space="0" w:color="auto"/>
        <w:bottom w:val="none" w:sz="0" w:space="0" w:color="auto"/>
        <w:right w:val="none" w:sz="0" w:space="0" w:color="auto"/>
      </w:divBdr>
    </w:div>
    <w:div w:id="1987051809">
      <w:bodyDiv w:val="1"/>
      <w:marLeft w:val="0"/>
      <w:marRight w:val="0"/>
      <w:marTop w:val="0"/>
      <w:marBottom w:val="0"/>
      <w:divBdr>
        <w:top w:val="none" w:sz="0" w:space="0" w:color="auto"/>
        <w:left w:val="none" w:sz="0" w:space="0" w:color="auto"/>
        <w:bottom w:val="none" w:sz="0" w:space="0" w:color="auto"/>
        <w:right w:val="none" w:sz="0" w:space="0" w:color="auto"/>
      </w:divBdr>
    </w:div>
    <w:div w:id="1987129468">
      <w:bodyDiv w:val="1"/>
      <w:marLeft w:val="0"/>
      <w:marRight w:val="0"/>
      <w:marTop w:val="0"/>
      <w:marBottom w:val="0"/>
      <w:divBdr>
        <w:top w:val="none" w:sz="0" w:space="0" w:color="auto"/>
        <w:left w:val="none" w:sz="0" w:space="0" w:color="auto"/>
        <w:bottom w:val="none" w:sz="0" w:space="0" w:color="auto"/>
        <w:right w:val="none" w:sz="0" w:space="0" w:color="auto"/>
      </w:divBdr>
    </w:div>
    <w:div w:id="1987663671">
      <w:bodyDiv w:val="1"/>
      <w:marLeft w:val="0"/>
      <w:marRight w:val="0"/>
      <w:marTop w:val="0"/>
      <w:marBottom w:val="0"/>
      <w:divBdr>
        <w:top w:val="none" w:sz="0" w:space="0" w:color="auto"/>
        <w:left w:val="none" w:sz="0" w:space="0" w:color="auto"/>
        <w:bottom w:val="none" w:sz="0" w:space="0" w:color="auto"/>
        <w:right w:val="none" w:sz="0" w:space="0" w:color="auto"/>
      </w:divBdr>
    </w:div>
    <w:div w:id="1987734249">
      <w:bodyDiv w:val="1"/>
      <w:marLeft w:val="0"/>
      <w:marRight w:val="0"/>
      <w:marTop w:val="0"/>
      <w:marBottom w:val="0"/>
      <w:divBdr>
        <w:top w:val="none" w:sz="0" w:space="0" w:color="auto"/>
        <w:left w:val="none" w:sz="0" w:space="0" w:color="auto"/>
        <w:bottom w:val="none" w:sz="0" w:space="0" w:color="auto"/>
        <w:right w:val="none" w:sz="0" w:space="0" w:color="auto"/>
      </w:divBdr>
    </w:div>
    <w:div w:id="1987777524">
      <w:bodyDiv w:val="1"/>
      <w:marLeft w:val="0"/>
      <w:marRight w:val="0"/>
      <w:marTop w:val="0"/>
      <w:marBottom w:val="0"/>
      <w:divBdr>
        <w:top w:val="none" w:sz="0" w:space="0" w:color="auto"/>
        <w:left w:val="none" w:sz="0" w:space="0" w:color="auto"/>
        <w:bottom w:val="none" w:sz="0" w:space="0" w:color="auto"/>
        <w:right w:val="none" w:sz="0" w:space="0" w:color="auto"/>
      </w:divBdr>
    </w:div>
    <w:div w:id="1988362939">
      <w:bodyDiv w:val="1"/>
      <w:marLeft w:val="0"/>
      <w:marRight w:val="0"/>
      <w:marTop w:val="0"/>
      <w:marBottom w:val="0"/>
      <w:divBdr>
        <w:top w:val="none" w:sz="0" w:space="0" w:color="auto"/>
        <w:left w:val="none" w:sz="0" w:space="0" w:color="auto"/>
        <w:bottom w:val="none" w:sz="0" w:space="0" w:color="auto"/>
        <w:right w:val="none" w:sz="0" w:space="0" w:color="auto"/>
      </w:divBdr>
    </w:div>
    <w:div w:id="1988586097">
      <w:bodyDiv w:val="1"/>
      <w:marLeft w:val="0"/>
      <w:marRight w:val="0"/>
      <w:marTop w:val="0"/>
      <w:marBottom w:val="0"/>
      <w:divBdr>
        <w:top w:val="none" w:sz="0" w:space="0" w:color="auto"/>
        <w:left w:val="none" w:sz="0" w:space="0" w:color="auto"/>
        <w:bottom w:val="none" w:sz="0" w:space="0" w:color="auto"/>
        <w:right w:val="none" w:sz="0" w:space="0" w:color="auto"/>
      </w:divBdr>
    </w:div>
    <w:div w:id="1988587678">
      <w:bodyDiv w:val="1"/>
      <w:marLeft w:val="0"/>
      <w:marRight w:val="0"/>
      <w:marTop w:val="0"/>
      <w:marBottom w:val="0"/>
      <w:divBdr>
        <w:top w:val="none" w:sz="0" w:space="0" w:color="auto"/>
        <w:left w:val="none" w:sz="0" w:space="0" w:color="auto"/>
        <w:bottom w:val="none" w:sz="0" w:space="0" w:color="auto"/>
        <w:right w:val="none" w:sz="0" w:space="0" w:color="auto"/>
      </w:divBdr>
    </w:div>
    <w:div w:id="1988700022">
      <w:bodyDiv w:val="1"/>
      <w:marLeft w:val="0"/>
      <w:marRight w:val="0"/>
      <w:marTop w:val="0"/>
      <w:marBottom w:val="0"/>
      <w:divBdr>
        <w:top w:val="none" w:sz="0" w:space="0" w:color="auto"/>
        <w:left w:val="none" w:sz="0" w:space="0" w:color="auto"/>
        <w:bottom w:val="none" w:sz="0" w:space="0" w:color="auto"/>
        <w:right w:val="none" w:sz="0" w:space="0" w:color="auto"/>
      </w:divBdr>
    </w:div>
    <w:div w:id="1988968192">
      <w:bodyDiv w:val="1"/>
      <w:marLeft w:val="0"/>
      <w:marRight w:val="0"/>
      <w:marTop w:val="0"/>
      <w:marBottom w:val="0"/>
      <w:divBdr>
        <w:top w:val="none" w:sz="0" w:space="0" w:color="auto"/>
        <w:left w:val="none" w:sz="0" w:space="0" w:color="auto"/>
        <w:bottom w:val="none" w:sz="0" w:space="0" w:color="auto"/>
        <w:right w:val="none" w:sz="0" w:space="0" w:color="auto"/>
      </w:divBdr>
    </w:div>
    <w:div w:id="1989018009">
      <w:bodyDiv w:val="1"/>
      <w:marLeft w:val="0"/>
      <w:marRight w:val="0"/>
      <w:marTop w:val="0"/>
      <w:marBottom w:val="0"/>
      <w:divBdr>
        <w:top w:val="none" w:sz="0" w:space="0" w:color="auto"/>
        <w:left w:val="none" w:sz="0" w:space="0" w:color="auto"/>
        <w:bottom w:val="none" w:sz="0" w:space="0" w:color="auto"/>
        <w:right w:val="none" w:sz="0" w:space="0" w:color="auto"/>
      </w:divBdr>
    </w:div>
    <w:div w:id="1989018651">
      <w:bodyDiv w:val="1"/>
      <w:marLeft w:val="0"/>
      <w:marRight w:val="0"/>
      <w:marTop w:val="0"/>
      <w:marBottom w:val="0"/>
      <w:divBdr>
        <w:top w:val="none" w:sz="0" w:space="0" w:color="auto"/>
        <w:left w:val="none" w:sz="0" w:space="0" w:color="auto"/>
        <w:bottom w:val="none" w:sz="0" w:space="0" w:color="auto"/>
        <w:right w:val="none" w:sz="0" w:space="0" w:color="auto"/>
      </w:divBdr>
    </w:div>
    <w:div w:id="1989238145">
      <w:bodyDiv w:val="1"/>
      <w:marLeft w:val="0"/>
      <w:marRight w:val="0"/>
      <w:marTop w:val="0"/>
      <w:marBottom w:val="0"/>
      <w:divBdr>
        <w:top w:val="none" w:sz="0" w:space="0" w:color="auto"/>
        <w:left w:val="none" w:sz="0" w:space="0" w:color="auto"/>
        <w:bottom w:val="none" w:sz="0" w:space="0" w:color="auto"/>
        <w:right w:val="none" w:sz="0" w:space="0" w:color="auto"/>
      </w:divBdr>
    </w:div>
    <w:div w:id="1989360472">
      <w:bodyDiv w:val="1"/>
      <w:marLeft w:val="0"/>
      <w:marRight w:val="0"/>
      <w:marTop w:val="0"/>
      <w:marBottom w:val="0"/>
      <w:divBdr>
        <w:top w:val="none" w:sz="0" w:space="0" w:color="auto"/>
        <w:left w:val="none" w:sz="0" w:space="0" w:color="auto"/>
        <w:bottom w:val="none" w:sz="0" w:space="0" w:color="auto"/>
        <w:right w:val="none" w:sz="0" w:space="0" w:color="auto"/>
      </w:divBdr>
    </w:div>
    <w:div w:id="1989434204">
      <w:bodyDiv w:val="1"/>
      <w:marLeft w:val="0"/>
      <w:marRight w:val="0"/>
      <w:marTop w:val="0"/>
      <w:marBottom w:val="0"/>
      <w:divBdr>
        <w:top w:val="none" w:sz="0" w:space="0" w:color="auto"/>
        <w:left w:val="none" w:sz="0" w:space="0" w:color="auto"/>
        <w:bottom w:val="none" w:sz="0" w:space="0" w:color="auto"/>
        <w:right w:val="none" w:sz="0" w:space="0" w:color="auto"/>
      </w:divBdr>
    </w:div>
    <w:div w:id="1989438281">
      <w:bodyDiv w:val="1"/>
      <w:marLeft w:val="0"/>
      <w:marRight w:val="0"/>
      <w:marTop w:val="0"/>
      <w:marBottom w:val="0"/>
      <w:divBdr>
        <w:top w:val="none" w:sz="0" w:space="0" w:color="auto"/>
        <w:left w:val="none" w:sz="0" w:space="0" w:color="auto"/>
        <w:bottom w:val="none" w:sz="0" w:space="0" w:color="auto"/>
        <w:right w:val="none" w:sz="0" w:space="0" w:color="auto"/>
      </w:divBdr>
    </w:div>
    <w:div w:id="1989548343">
      <w:bodyDiv w:val="1"/>
      <w:marLeft w:val="0"/>
      <w:marRight w:val="0"/>
      <w:marTop w:val="0"/>
      <w:marBottom w:val="0"/>
      <w:divBdr>
        <w:top w:val="none" w:sz="0" w:space="0" w:color="auto"/>
        <w:left w:val="none" w:sz="0" w:space="0" w:color="auto"/>
        <w:bottom w:val="none" w:sz="0" w:space="0" w:color="auto"/>
        <w:right w:val="none" w:sz="0" w:space="0" w:color="auto"/>
      </w:divBdr>
    </w:div>
    <w:div w:id="1989549889">
      <w:bodyDiv w:val="1"/>
      <w:marLeft w:val="0"/>
      <w:marRight w:val="0"/>
      <w:marTop w:val="0"/>
      <w:marBottom w:val="0"/>
      <w:divBdr>
        <w:top w:val="none" w:sz="0" w:space="0" w:color="auto"/>
        <w:left w:val="none" w:sz="0" w:space="0" w:color="auto"/>
        <w:bottom w:val="none" w:sz="0" w:space="0" w:color="auto"/>
        <w:right w:val="none" w:sz="0" w:space="0" w:color="auto"/>
      </w:divBdr>
    </w:div>
    <w:div w:id="1989630809">
      <w:bodyDiv w:val="1"/>
      <w:marLeft w:val="0"/>
      <w:marRight w:val="0"/>
      <w:marTop w:val="0"/>
      <w:marBottom w:val="0"/>
      <w:divBdr>
        <w:top w:val="none" w:sz="0" w:space="0" w:color="auto"/>
        <w:left w:val="none" w:sz="0" w:space="0" w:color="auto"/>
        <w:bottom w:val="none" w:sz="0" w:space="0" w:color="auto"/>
        <w:right w:val="none" w:sz="0" w:space="0" w:color="auto"/>
      </w:divBdr>
    </w:div>
    <w:div w:id="1989821308">
      <w:bodyDiv w:val="1"/>
      <w:marLeft w:val="0"/>
      <w:marRight w:val="0"/>
      <w:marTop w:val="0"/>
      <w:marBottom w:val="0"/>
      <w:divBdr>
        <w:top w:val="none" w:sz="0" w:space="0" w:color="auto"/>
        <w:left w:val="none" w:sz="0" w:space="0" w:color="auto"/>
        <w:bottom w:val="none" w:sz="0" w:space="0" w:color="auto"/>
        <w:right w:val="none" w:sz="0" w:space="0" w:color="auto"/>
      </w:divBdr>
    </w:div>
    <w:div w:id="1989937796">
      <w:bodyDiv w:val="1"/>
      <w:marLeft w:val="0"/>
      <w:marRight w:val="0"/>
      <w:marTop w:val="0"/>
      <w:marBottom w:val="0"/>
      <w:divBdr>
        <w:top w:val="none" w:sz="0" w:space="0" w:color="auto"/>
        <w:left w:val="none" w:sz="0" w:space="0" w:color="auto"/>
        <w:bottom w:val="none" w:sz="0" w:space="0" w:color="auto"/>
        <w:right w:val="none" w:sz="0" w:space="0" w:color="auto"/>
      </w:divBdr>
    </w:div>
    <w:div w:id="1989940419">
      <w:bodyDiv w:val="1"/>
      <w:marLeft w:val="0"/>
      <w:marRight w:val="0"/>
      <w:marTop w:val="0"/>
      <w:marBottom w:val="0"/>
      <w:divBdr>
        <w:top w:val="none" w:sz="0" w:space="0" w:color="auto"/>
        <w:left w:val="none" w:sz="0" w:space="0" w:color="auto"/>
        <w:bottom w:val="none" w:sz="0" w:space="0" w:color="auto"/>
        <w:right w:val="none" w:sz="0" w:space="0" w:color="auto"/>
      </w:divBdr>
    </w:div>
    <w:div w:id="1990088144">
      <w:bodyDiv w:val="1"/>
      <w:marLeft w:val="0"/>
      <w:marRight w:val="0"/>
      <w:marTop w:val="0"/>
      <w:marBottom w:val="0"/>
      <w:divBdr>
        <w:top w:val="none" w:sz="0" w:space="0" w:color="auto"/>
        <w:left w:val="none" w:sz="0" w:space="0" w:color="auto"/>
        <w:bottom w:val="none" w:sz="0" w:space="0" w:color="auto"/>
        <w:right w:val="none" w:sz="0" w:space="0" w:color="auto"/>
      </w:divBdr>
    </w:div>
    <w:div w:id="1990203541">
      <w:bodyDiv w:val="1"/>
      <w:marLeft w:val="0"/>
      <w:marRight w:val="0"/>
      <w:marTop w:val="0"/>
      <w:marBottom w:val="0"/>
      <w:divBdr>
        <w:top w:val="none" w:sz="0" w:space="0" w:color="auto"/>
        <w:left w:val="none" w:sz="0" w:space="0" w:color="auto"/>
        <w:bottom w:val="none" w:sz="0" w:space="0" w:color="auto"/>
        <w:right w:val="none" w:sz="0" w:space="0" w:color="auto"/>
      </w:divBdr>
    </w:div>
    <w:div w:id="1990472285">
      <w:bodyDiv w:val="1"/>
      <w:marLeft w:val="0"/>
      <w:marRight w:val="0"/>
      <w:marTop w:val="0"/>
      <w:marBottom w:val="0"/>
      <w:divBdr>
        <w:top w:val="none" w:sz="0" w:space="0" w:color="auto"/>
        <w:left w:val="none" w:sz="0" w:space="0" w:color="auto"/>
        <w:bottom w:val="none" w:sz="0" w:space="0" w:color="auto"/>
        <w:right w:val="none" w:sz="0" w:space="0" w:color="auto"/>
      </w:divBdr>
    </w:div>
    <w:div w:id="1990594061">
      <w:bodyDiv w:val="1"/>
      <w:marLeft w:val="0"/>
      <w:marRight w:val="0"/>
      <w:marTop w:val="0"/>
      <w:marBottom w:val="0"/>
      <w:divBdr>
        <w:top w:val="none" w:sz="0" w:space="0" w:color="auto"/>
        <w:left w:val="none" w:sz="0" w:space="0" w:color="auto"/>
        <w:bottom w:val="none" w:sz="0" w:space="0" w:color="auto"/>
        <w:right w:val="none" w:sz="0" w:space="0" w:color="auto"/>
      </w:divBdr>
    </w:div>
    <w:div w:id="1990665332">
      <w:bodyDiv w:val="1"/>
      <w:marLeft w:val="0"/>
      <w:marRight w:val="0"/>
      <w:marTop w:val="0"/>
      <w:marBottom w:val="0"/>
      <w:divBdr>
        <w:top w:val="none" w:sz="0" w:space="0" w:color="auto"/>
        <w:left w:val="none" w:sz="0" w:space="0" w:color="auto"/>
        <w:bottom w:val="none" w:sz="0" w:space="0" w:color="auto"/>
        <w:right w:val="none" w:sz="0" w:space="0" w:color="auto"/>
      </w:divBdr>
    </w:div>
    <w:div w:id="1991211013">
      <w:bodyDiv w:val="1"/>
      <w:marLeft w:val="0"/>
      <w:marRight w:val="0"/>
      <w:marTop w:val="0"/>
      <w:marBottom w:val="0"/>
      <w:divBdr>
        <w:top w:val="none" w:sz="0" w:space="0" w:color="auto"/>
        <w:left w:val="none" w:sz="0" w:space="0" w:color="auto"/>
        <w:bottom w:val="none" w:sz="0" w:space="0" w:color="auto"/>
        <w:right w:val="none" w:sz="0" w:space="0" w:color="auto"/>
      </w:divBdr>
    </w:div>
    <w:div w:id="1991404400">
      <w:bodyDiv w:val="1"/>
      <w:marLeft w:val="0"/>
      <w:marRight w:val="0"/>
      <w:marTop w:val="0"/>
      <w:marBottom w:val="0"/>
      <w:divBdr>
        <w:top w:val="none" w:sz="0" w:space="0" w:color="auto"/>
        <w:left w:val="none" w:sz="0" w:space="0" w:color="auto"/>
        <w:bottom w:val="none" w:sz="0" w:space="0" w:color="auto"/>
        <w:right w:val="none" w:sz="0" w:space="0" w:color="auto"/>
      </w:divBdr>
    </w:div>
    <w:div w:id="1991595387">
      <w:bodyDiv w:val="1"/>
      <w:marLeft w:val="0"/>
      <w:marRight w:val="0"/>
      <w:marTop w:val="0"/>
      <w:marBottom w:val="0"/>
      <w:divBdr>
        <w:top w:val="none" w:sz="0" w:space="0" w:color="auto"/>
        <w:left w:val="none" w:sz="0" w:space="0" w:color="auto"/>
        <w:bottom w:val="none" w:sz="0" w:space="0" w:color="auto"/>
        <w:right w:val="none" w:sz="0" w:space="0" w:color="auto"/>
      </w:divBdr>
    </w:div>
    <w:div w:id="1991669643">
      <w:bodyDiv w:val="1"/>
      <w:marLeft w:val="0"/>
      <w:marRight w:val="0"/>
      <w:marTop w:val="0"/>
      <w:marBottom w:val="0"/>
      <w:divBdr>
        <w:top w:val="none" w:sz="0" w:space="0" w:color="auto"/>
        <w:left w:val="none" w:sz="0" w:space="0" w:color="auto"/>
        <w:bottom w:val="none" w:sz="0" w:space="0" w:color="auto"/>
        <w:right w:val="none" w:sz="0" w:space="0" w:color="auto"/>
      </w:divBdr>
    </w:div>
    <w:div w:id="1991858528">
      <w:bodyDiv w:val="1"/>
      <w:marLeft w:val="0"/>
      <w:marRight w:val="0"/>
      <w:marTop w:val="0"/>
      <w:marBottom w:val="0"/>
      <w:divBdr>
        <w:top w:val="none" w:sz="0" w:space="0" w:color="auto"/>
        <w:left w:val="none" w:sz="0" w:space="0" w:color="auto"/>
        <w:bottom w:val="none" w:sz="0" w:space="0" w:color="auto"/>
        <w:right w:val="none" w:sz="0" w:space="0" w:color="auto"/>
      </w:divBdr>
    </w:div>
    <w:div w:id="1991908393">
      <w:bodyDiv w:val="1"/>
      <w:marLeft w:val="0"/>
      <w:marRight w:val="0"/>
      <w:marTop w:val="0"/>
      <w:marBottom w:val="0"/>
      <w:divBdr>
        <w:top w:val="none" w:sz="0" w:space="0" w:color="auto"/>
        <w:left w:val="none" w:sz="0" w:space="0" w:color="auto"/>
        <w:bottom w:val="none" w:sz="0" w:space="0" w:color="auto"/>
        <w:right w:val="none" w:sz="0" w:space="0" w:color="auto"/>
      </w:divBdr>
    </w:div>
    <w:div w:id="1991983855">
      <w:bodyDiv w:val="1"/>
      <w:marLeft w:val="0"/>
      <w:marRight w:val="0"/>
      <w:marTop w:val="0"/>
      <w:marBottom w:val="0"/>
      <w:divBdr>
        <w:top w:val="none" w:sz="0" w:space="0" w:color="auto"/>
        <w:left w:val="none" w:sz="0" w:space="0" w:color="auto"/>
        <w:bottom w:val="none" w:sz="0" w:space="0" w:color="auto"/>
        <w:right w:val="none" w:sz="0" w:space="0" w:color="auto"/>
      </w:divBdr>
    </w:div>
    <w:div w:id="1992099547">
      <w:bodyDiv w:val="1"/>
      <w:marLeft w:val="0"/>
      <w:marRight w:val="0"/>
      <w:marTop w:val="0"/>
      <w:marBottom w:val="0"/>
      <w:divBdr>
        <w:top w:val="none" w:sz="0" w:space="0" w:color="auto"/>
        <w:left w:val="none" w:sz="0" w:space="0" w:color="auto"/>
        <w:bottom w:val="none" w:sz="0" w:space="0" w:color="auto"/>
        <w:right w:val="none" w:sz="0" w:space="0" w:color="auto"/>
      </w:divBdr>
    </w:div>
    <w:div w:id="1992907413">
      <w:bodyDiv w:val="1"/>
      <w:marLeft w:val="0"/>
      <w:marRight w:val="0"/>
      <w:marTop w:val="0"/>
      <w:marBottom w:val="0"/>
      <w:divBdr>
        <w:top w:val="none" w:sz="0" w:space="0" w:color="auto"/>
        <w:left w:val="none" w:sz="0" w:space="0" w:color="auto"/>
        <w:bottom w:val="none" w:sz="0" w:space="0" w:color="auto"/>
        <w:right w:val="none" w:sz="0" w:space="0" w:color="auto"/>
      </w:divBdr>
    </w:div>
    <w:div w:id="1993563903">
      <w:bodyDiv w:val="1"/>
      <w:marLeft w:val="0"/>
      <w:marRight w:val="0"/>
      <w:marTop w:val="0"/>
      <w:marBottom w:val="0"/>
      <w:divBdr>
        <w:top w:val="none" w:sz="0" w:space="0" w:color="auto"/>
        <w:left w:val="none" w:sz="0" w:space="0" w:color="auto"/>
        <w:bottom w:val="none" w:sz="0" w:space="0" w:color="auto"/>
        <w:right w:val="none" w:sz="0" w:space="0" w:color="auto"/>
      </w:divBdr>
    </w:div>
    <w:div w:id="1993681182">
      <w:bodyDiv w:val="1"/>
      <w:marLeft w:val="0"/>
      <w:marRight w:val="0"/>
      <w:marTop w:val="0"/>
      <w:marBottom w:val="0"/>
      <w:divBdr>
        <w:top w:val="none" w:sz="0" w:space="0" w:color="auto"/>
        <w:left w:val="none" w:sz="0" w:space="0" w:color="auto"/>
        <w:bottom w:val="none" w:sz="0" w:space="0" w:color="auto"/>
        <w:right w:val="none" w:sz="0" w:space="0" w:color="auto"/>
      </w:divBdr>
    </w:div>
    <w:div w:id="1994139149">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676622">
      <w:bodyDiv w:val="1"/>
      <w:marLeft w:val="0"/>
      <w:marRight w:val="0"/>
      <w:marTop w:val="0"/>
      <w:marBottom w:val="0"/>
      <w:divBdr>
        <w:top w:val="none" w:sz="0" w:space="0" w:color="auto"/>
        <w:left w:val="none" w:sz="0" w:space="0" w:color="auto"/>
        <w:bottom w:val="none" w:sz="0" w:space="0" w:color="auto"/>
        <w:right w:val="none" w:sz="0" w:space="0" w:color="auto"/>
      </w:divBdr>
    </w:div>
    <w:div w:id="1994790807">
      <w:bodyDiv w:val="1"/>
      <w:marLeft w:val="0"/>
      <w:marRight w:val="0"/>
      <w:marTop w:val="0"/>
      <w:marBottom w:val="0"/>
      <w:divBdr>
        <w:top w:val="none" w:sz="0" w:space="0" w:color="auto"/>
        <w:left w:val="none" w:sz="0" w:space="0" w:color="auto"/>
        <w:bottom w:val="none" w:sz="0" w:space="0" w:color="auto"/>
        <w:right w:val="none" w:sz="0" w:space="0" w:color="auto"/>
      </w:divBdr>
    </w:div>
    <w:div w:id="1995181564">
      <w:bodyDiv w:val="1"/>
      <w:marLeft w:val="0"/>
      <w:marRight w:val="0"/>
      <w:marTop w:val="0"/>
      <w:marBottom w:val="0"/>
      <w:divBdr>
        <w:top w:val="none" w:sz="0" w:space="0" w:color="auto"/>
        <w:left w:val="none" w:sz="0" w:space="0" w:color="auto"/>
        <w:bottom w:val="none" w:sz="0" w:space="0" w:color="auto"/>
        <w:right w:val="none" w:sz="0" w:space="0" w:color="auto"/>
      </w:divBdr>
    </w:div>
    <w:div w:id="1995334037">
      <w:bodyDiv w:val="1"/>
      <w:marLeft w:val="0"/>
      <w:marRight w:val="0"/>
      <w:marTop w:val="0"/>
      <w:marBottom w:val="0"/>
      <w:divBdr>
        <w:top w:val="none" w:sz="0" w:space="0" w:color="auto"/>
        <w:left w:val="none" w:sz="0" w:space="0" w:color="auto"/>
        <w:bottom w:val="none" w:sz="0" w:space="0" w:color="auto"/>
        <w:right w:val="none" w:sz="0" w:space="0" w:color="auto"/>
      </w:divBdr>
    </w:div>
    <w:div w:id="1995451459">
      <w:bodyDiv w:val="1"/>
      <w:marLeft w:val="0"/>
      <w:marRight w:val="0"/>
      <w:marTop w:val="0"/>
      <w:marBottom w:val="0"/>
      <w:divBdr>
        <w:top w:val="none" w:sz="0" w:space="0" w:color="auto"/>
        <w:left w:val="none" w:sz="0" w:space="0" w:color="auto"/>
        <w:bottom w:val="none" w:sz="0" w:space="0" w:color="auto"/>
        <w:right w:val="none" w:sz="0" w:space="0" w:color="auto"/>
      </w:divBdr>
    </w:div>
    <w:div w:id="1995595944">
      <w:bodyDiv w:val="1"/>
      <w:marLeft w:val="0"/>
      <w:marRight w:val="0"/>
      <w:marTop w:val="0"/>
      <w:marBottom w:val="0"/>
      <w:divBdr>
        <w:top w:val="none" w:sz="0" w:space="0" w:color="auto"/>
        <w:left w:val="none" w:sz="0" w:space="0" w:color="auto"/>
        <w:bottom w:val="none" w:sz="0" w:space="0" w:color="auto"/>
        <w:right w:val="none" w:sz="0" w:space="0" w:color="auto"/>
      </w:divBdr>
    </w:div>
    <w:div w:id="1995599154">
      <w:bodyDiv w:val="1"/>
      <w:marLeft w:val="0"/>
      <w:marRight w:val="0"/>
      <w:marTop w:val="0"/>
      <w:marBottom w:val="0"/>
      <w:divBdr>
        <w:top w:val="none" w:sz="0" w:space="0" w:color="auto"/>
        <w:left w:val="none" w:sz="0" w:space="0" w:color="auto"/>
        <w:bottom w:val="none" w:sz="0" w:space="0" w:color="auto"/>
        <w:right w:val="none" w:sz="0" w:space="0" w:color="auto"/>
      </w:divBdr>
    </w:div>
    <w:div w:id="1995648297">
      <w:bodyDiv w:val="1"/>
      <w:marLeft w:val="0"/>
      <w:marRight w:val="0"/>
      <w:marTop w:val="0"/>
      <w:marBottom w:val="0"/>
      <w:divBdr>
        <w:top w:val="none" w:sz="0" w:space="0" w:color="auto"/>
        <w:left w:val="none" w:sz="0" w:space="0" w:color="auto"/>
        <w:bottom w:val="none" w:sz="0" w:space="0" w:color="auto"/>
        <w:right w:val="none" w:sz="0" w:space="0" w:color="auto"/>
      </w:divBdr>
    </w:div>
    <w:div w:id="1995834029">
      <w:bodyDiv w:val="1"/>
      <w:marLeft w:val="0"/>
      <w:marRight w:val="0"/>
      <w:marTop w:val="0"/>
      <w:marBottom w:val="0"/>
      <w:divBdr>
        <w:top w:val="none" w:sz="0" w:space="0" w:color="auto"/>
        <w:left w:val="none" w:sz="0" w:space="0" w:color="auto"/>
        <w:bottom w:val="none" w:sz="0" w:space="0" w:color="auto"/>
        <w:right w:val="none" w:sz="0" w:space="0" w:color="auto"/>
      </w:divBdr>
    </w:div>
    <w:div w:id="1996102982">
      <w:bodyDiv w:val="1"/>
      <w:marLeft w:val="0"/>
      <w:marRight w:val="0"/>
      <w:marTop w:val="0"/>
      <w:marBottom w:val="0"/>
      <w:divBdr>
        <w:top w:val="none" w:sz="0" w:space="0" w:color="auto"/>
        <w:left w:val="none" w:sz="0" w:space="0" w:color="auto"/>
        <w:bottom w:val="none" w:sz="0" w:space="0" w:color="auto"/>
        <w:right w:val="none" w:sz="0" w:space="0" w:color="auto"/>
      </w:divBdr>
    </w:div>
    <w:div w:id="1996448102">
      <w:bodyDiv w:val="1"/>
      <w:marLeft w:val="0"/>
      <w:marRight w:val="0"/>
      <w:marTop w:val="0"/>
      <w:marBottom w:val="0"/>
      <w:divBdr>
        <w:top w:val="none" w:sz="0" w:space="0" w:color="auto"/>
        <w:left w:val="none" w:sz="0" w:space="0" w:color="auto"/>
        <w:bottom w:val="none" w:sz="0" w:space="0" w:color="auto"/>
        <w:right w:val="none" w:sz="0" w:space="0" w:color="auto"/>
      </w:divBdr>
    </w:div>
    <w:div w:id="1996685357">
      <w:bodyDiv w:val="1"/>
      <w:marLeft w:val="0"/>
      <w:marRight w:val="0"/>
      <w:marTop w:val="0"/>
      <w:marBottom w:val="0"/>
      <w:divBdr>
        <w:top w:val="none" w:sz="0" w:space="0" w:color="auto"/>
        <w:left w:val="none" w:sz="0" w:space="0" w:color="auto"/>
        <w:bottom w:val="none" w:sz="0" w:space="0" w:color="auto"/>
        <w:right w:val="none" w:sz="0" w:space="0" w:color="auto"/>
      </w:divBdr>
    </w:div>
    <w:div w:id="1996716081">
      <w:bodyDiv w:val="1"/>
      <w:marLeft w:val="0"/>
      <w:marRight w:val="0"/>
      <w:marTop w:val="0"/>
      <w:marBottom w:val="0"/>
      <w:divBdr>
        <w:top w:val="none" w:sz="0" w:space="0" w:color="auto"/>
        <w:left w:val="none" w:sz="0" w:space="0" w:color="auto"/>
        <w:bottom w:val="none" w:sz="0" w:space="0" w:color="auto"/>
        <w:right w:val="none" w:sz="0" w:space="0" w:color="auto"/>
      </w:divBdr>
    </w:div>
    <w:div w:id="1997222428">
      <w:bodyDiv w:val="1"/>
      <w:marLeft w:val="0"/>
      <w:marRight w:val="0"/>
      <w:marTop w:val="0"/>
      <w:marBottom w:val="0"/>
      <w:divBdr>
        <w:top w:val="none" w:sz="0" w:space="0" w:color="auto"/>
        <w:left w:val="none" w:sz="0" w:space="0" w:color="auto"/>
        <w:bottom w:val="none" w:sz="0" w:space="0" w:color="auto"/>
        <w:right w:val="none" w:sz="0" w:space="0" w:color="auto"/>
      </w:divBdr>
    </w:div>
    <w:div w:id="1997420398">
      <w:bodyDiv w:val="1"/>
      <w:marLeft w:val="0"/>
      <w:marRight w:val="0"/>
      <w:marTop w:val="0"/>
      <w:marBottom w:val="0"/>
      <w:divBdr>
        <w:top w:val="none" w:sz="0" w:space="0" w:color="auto"/>
        <w:left w:val="none" w:sz="0" w:space="0" w:color="auto"/>
        <w:bottom w:val="none" w:sz="0" w:space="0" w:color="auto"/>
        <w:right w:val="none" w:sz="0" w:space="0" w:color="auto"/>
      </w:divBdr>
    </w:div>
    <w:div w:id="1997488336">
      <w:bodyDiv w:val="1"/>
      <w:marLeft w:val="0"/>
      <w:marRight w:val="0"/>
      <w:marTop w:val="0"/>
      <w:marBottom w:val="0"/>
      <w:divBdr>
        <w:top w:val="none" w:sz="0" w:space="0" w:color="auto"/>
        <w:left w:val="none" w:sz="0" w:space="0" w:color="auto"/>
        <w:bottom w:val="none" w:sz="0" w:space="0" w:color="auto"/>
        <w:right w:val="none" w:sz="0" w:space="0" w:color="auto"/>
      </w:divBdr>
    </w:div>
    <w:div w:id="1997686535">
      <w:bodyDiv w:val="1"/>
      <w:marLeft w:val="0"/>
      <w:marRight w:val="0"/>
      <w:marTop w:val="0"/>
      <w:marBottom w:val="0"/>
      <w:divBdr>
        <w:top w:val="none" w:sz="0" w:space="0" w:color="auto"/>
        <w:left w:val="none" w:sz="0" w:space="0" w:color="auto"/>
        <w:bottom w:val="none" w:sz="0" w:space="0" w:color="auto"/>
        <w:right w:val="none" w:sz="0" w:space="0" w:color="auto"/>
      </w:divBdr>
    </w:div>
    <w:div w:id="1997755913">
      <w:bodyDiv w:val="1"/>
      <w:marLeft w:val="0"/>
      <w:marRight w:val="0"/>
      <w:marTop w:val="0"/>
      <w:marBottom w:val="0"/>
      <w:divBdr>
        <w:top w:val="none" w:sz="0" w:space="0" w:color="auto"/>
        <w:left w:val="none" w:sz="0" w:space="0" w:color="auto"/>
        <w:bottom w:val="none" w:sz="0" w:space="0" w:color="auto"/>
        <w:right w:val="none" w:sz="0" w:space="0" w:color="auto"/>
      </w:divBdr>
    </w:div>
    <w:div w:id="1997882610">
      <w:bodyDiv w:val="1"/>
      <w:marLeft w:val="0"/>
      <w:marRight w:val="0"/>
      <w:marTop w:val="0"/>
      <w:marBottom w:val="0"/>
      <w:divBdr>
        <w:top w:val="none" w:sz="0" w:space="0" w:color="auto"/>
        <w:left w:val="none" w:sz="0" w:space="0" w:color="auto"/>
        <w:bottom w:val="none" w:sz="0" w:space="0" w:color="auto"/>
        <w:right w:val="none" w:sz="0" w:space="0" w:color="auto"/>
      </w:divBdr>
    </w:div>
    <w:div w:id="1997999287">
      <w:bodyDiv w:val="1"/>
      <w:marLeft w:val="0"/>
      <w:marRight w:val="0"/>
      <w:marTop w:val="0"/>
      <w:marBottom w:val="0"/>
      <w:divBdr>
        <w:top w:val="none" w:sz="0" w:space="0" w:color="auto"/>
        <w:left w:val="none" w:sz="0" w:space="0" w:color="auto"/>
        <w:bottom w:val="none" w:sz="0" w:space="0" w:color="auto"/>
        <w:right w:val="none" w:sz="0" w:space="0" w:color="auto"/>
      </w:divBdr>
    </w:div>
    <w:div w:id="1998023804">
      <w:bodyDiv w:val="1"/>
      <w:marLeft w:val="0"/>
      <w:marRight w:val="0"/>
      <w:marTop w:val="0"/>
      <w:marBottom w:val="0"/>
      <w:divBdr>
        <w:top w:val="none" w:sz="0" w:space="0" w:color="auto"/>
        <w:left w:val="none" w:sz="0" w:space="0" w:color="auto"/>
        <w:bottom w:val="none" w:sz="0" w:space="0" w:color="auto"/>
        <w:right w:val="none" w:sz="0" w:space="0" w:color="auto"/>
      </w:divBdr>
    </w:div>
    <w:div w:id="1998873389">
      <w:bodyDiv w:val="1"/>
      <w:marLeft w:val="0"/>
      <w:marRight w:val="0"/>
      <w:marTop w:val="0"/>
      <w:marBottom w:val="0"/>
      <w:divBdr>
        <w:top w:val="none" w:sz="0" w:space="0" w:color="auto"/>
        <w:left w:val="none" w:sz="0" w:space="0" w:color="auto"/>
        <w:bottom w:val="none" w:sz="0" w:space="0" w:color="auto"/>
        <w:right w:val="none" w:sz="0" w:space="0" w:color="auto"/>
      </w:divBdr>
    </w:div>
    <w:div w:id="1998915275">
      <w:bodyDiv w:val="1"/>
      <w:marLeft w:val="0"/>
      <w:marRight w:val="0"/>
      <w:marTop w:val="0"/>
      <w:marBottom w:val="0"/>
      <w:divBdr>
        <w:top w:val="none" w:sz="0" w:space="0" w:color="auto"/>
        <w:left w:val="none" w:sz="0" w:space="0" w:color="auto"/>
        <w:bottom w:val="none" w:sz="0" w:space="0" w:color="auto"/>
        <w:right w:val="none" w:sz="0" w:space="0" w:color="auto"/>
      </w:divBdr>
    </w:div>
    <w:div w:id="1999110415">
      <w:bodyDiv w:val="1"/>
      <w:marLeft w:val="0"/>
      <w:marRight w:val="0"/>
      <w:marTop w:val="0"/>
      <w:marBottom w:val="0"/>
      <w:divBdr>
        <w:top w:val="none" w:sz="0" w:space="0" w:color="auto"/>
        <w:left w:val="none" w:sz="0" w:space="0" w:color="auto"/>
        <w:bottom w:val="none" w:sz="0" w:space="0" w:color="auto"/>
        <w:right w:val="none" w:sz="0" w:space="0" w:color="auto"/>
      </w:divBdr>
    </w:div>
    <w:div w:id="1999112014">
      <w:bodyDiv w:val="1"/>
      <w:marLeft w:val="0"/>
      <w:marRight w:val="0"/>
      <w:marTop w:val="0"/>
      <w:marBottom w:val="0"/>
      <w:divBdr>
        <w:top w:val="none" w:sz="0" w:space="0" w:color="auto"/>
        <w:left w:val="none" w:sz="0" w:space="0" w:color="auto"/>
        <w:bottom w:val="none" w:sz="0" w:space="0" w:color="auto"/>
        <w:right w:val="none" w:sz="0" w:space="0" w:color="auto"/>
      </w:divBdr>
    </w:div>
    <w:div w:id="1999117427">
      <w:bodyDiv w:val="1"/>
      <w:marLeft w:val="0"/>
      <w:marRight w:val="0"/>
      <w:marTop w:val="0"/>
      <w:marBottom w:val="0"/>
      <w:divBdr>
        <w:top w:val="none" w:sz="0" w:space="0" w:color="auto"/>
        <w:left w:val="none" w:sz="0" w:space="0" w:color="auto"/>
        <w:bottom w:val="none" w:sz="0" w:space="0" w:color="auto"/>
        <w:right w:val="none" w:sz="0" w:space="0" w:color="auto"/>
      </w:divBdr>
    </w:div>
    <w:div w:id="1999337964">
      <w:bodyDiv w:val="1"/>
      <w:marLeft w:val="0"/>
      <w:marRight w:val="0"/>
      <w:marTop w:val="0"/>
      <w:marBottom w:val="0"/>
      <w:divBdr>
        <w:top w:val="none" w:sz="0" w:space="0" w:color="auto"/>
        <w:left w:val="none" w:sz="0" w:space="0" w:color="auto"/>
        <w:bottom w:val="none" w:sz="0" w:space="0" w:color="auto"/>
        <w:right w:val="none" w:sz="0" w:space="0" w:color="auto"/>
      </w:divBdr>
    </w:div>
    <w:div w:id="1999455225">
      <w:bodyDiv w:val="1"/>
      <w:marLeft w:val="0"/>
      <w:marRight w:val="0"/>
      <w:marTop w:val="0"/>
      <w:marBottom w:val="0"/>
      <w:divBdr>
        <w:top w:val="none" w:sz="0" w:space="0" w:color="auto"/>
        <w:left w:val="none" w:sz="0" w:space="0" w:color="auto"/>
        <w:bottom w:val="none" w:sz="0" w:space="0" w:color="auto"/>
        <w:right w:val="none" w:sz="0" w:space="0" w:color="auto"/>
      </w:divBdr>
    </w:div>
    <w:div w:id="1999529607">
      <w:bodyDiv w:val="1"/>
      <w:marLeft w:val="0"/>
      <w:marRight w:val="0"/>
      <w:marTop w:val="0"/>
      <w:marBottom w:val="0"/>
      <w:divBdr>
        <w:top w:val="none" w:sz="0" w:space="0" w:color="auto"/>
        <w:left w:val="none" w:sz="0" w:space="0" w:color="auto"/>
        <w:bottom w:val="none" w:sz="0" w:space="0" w:color="auto"/>
        <w:right w:val="none" w:sz="0" w:space="0" w:color="auto"/>
      </w:divBdr>
    </w:div>
    <w:div w:id="1999532241">
      <w:bodyDiv w:val="1"/>
      <w:marLeft w:val="0"/>
      <w:marRight w:val="0"/>
      <w:marTop w:val="0"/>
      <w:marBottom w:val="0"/>
      <w:divBdr>
        <w:top w:val="none" w:sz="0" w:space="0" w:color="auto"/>
        <w:left w:val="none" w:sz="0" w:space="0" w:color="auto"/>
        <w:bottom w:val="none" w:sz="0" w:space="0" w:color="auto"/>
        <w:right w:val="none" w:sz="0" w:space="0" w:color="auto"/>
      </w:divBdr>
    </w:div>
    <w:div w:id="1999649217">
      <w:bodyDiv w:val="1"/>
      <w:marLeft w:val="0"/>
      <w:marRight w:val="0"/>
      <w:marTop w:val="0"/>
      <w:marBottom w:val="0"/>
      <w:divBdr>
        <w:top w:val="none" w:sz="0" w:space="0" w:color="auto"/>
        <w:left w:val="none" w:sz="0" w:space="0" w:color="auto"/>
        <w:bottom w:val="none" w:sz="0" w:space="0" w:color="auto"/>
        <w:right w:val="none" w:sz="0" w:space="0" w:color="auto"/>
      </w:divBdr>
    </w:div>
    <w:div w:id="1999841980">
      <w:bodyDiv w:val="1"/>
      <w:marLeft w:val="0"/>
      <w:marRight w:val="0"/>
      <w:marTop w:val="0"/>
      <w:marBottom w:val="0"/>
      <w:divBdr>
        <w:top w:val="none" w:sz="0" w:space="0" w:color="auto"/>
        <w:left w:val="none" w:sz="0" w:space="0" w:color="auto"/>
        <w:bottom w:val="none" w:sz="0" w:space="0" w:color="auto"/>
        <w:right w:val="none" w:sz="0" w:space="0" w:color="auto"/>
      </w:divBdr>
    </w:div>
    <w:div w:id="1999845285">
      <w:bodyDiv w:val="1"/>
      <w:marLeft w:val="0"/>
      <w:marRight w:val="0"/>
      <w:marTop w:val="0"/>
      <w:marBottom w:val="0"/>
      <w:divBdr>
        <w:top w:val="none" w:sz="0" w:space="0" w:color="auto"/>
        <w:left w:val="none" w:sz="0" w:space="0" w:color="auto"/>
        <w:bottom w:val="none" w:sz="0" w:space="0" w:color="auto"/>
        <w:right w:val="none" w:sz="0" w:space="0" w:color="auto"/>
      </w:divBdr>
    </w:div>
    <w:div w:id="1999914828">
      <w:bodyDiv w:val="1"/>
      <w:marLeft w:val="0"/>
      <w:marRight w:val="0"/>
      <w:marTop w:val="0"/>
      <w:marBottom w:val="0"/>
      <w:divBdr>
        <w:top w:val="none" w:sz="0" w:space="0" w:color="auto"/>
        <w:left w:val="none" w:sz="0" w:space="0" w:color="auto"/>
        <w:bottom w:val="none" w:sz="0" w:space="0" w:color="auto"/>
        <w:right w:val="none" w:sz="0" w:space="0" w:color="auto"/>
      </w:divBdr>
    </w:div>
    <w:div w:id="2000035102">
      <w:bodyDiv w:val="1"/>
      <w:marLeft w:val="0"/>
      <w:marRight w:val="0"/>
      <w:marTop w:val="0"/>
      <w:marBottom w:val="0"/>
      <w:divBdr>
        <w:top w:val="none" w:sz="0" w:space="0" w:color="auto"/>
        <w:left w:val="none" w:sz="0" w:space="0" w:color="auto"/>
        <w:bottom w:val="none" w:sz="0" w:space="0" w:color="auto"/>
        <w:right w:val="none" w:sz="0" w:space="0" w:color="auto"/>
      </w:divBdr>
    </w:div>
    <w:div w:id="2000308050">
      <w:bodyDiv w:val="1"/>
      <w:marLeft w:val="0"/>
      <w:marRight w:val="0"/>
      <w:marTop w:val="0"/>
      <w:marBottom w:val="0"/>
      <w:divBdr>
        <w:top w:val="none" w:sz="0" w:space="0" w:color="auto"/>
        <w:left w:val="none" w:sz="0" w:space="0" w:color="auto"/>
        <w:bottom w:val="none" w:sz="0" w:space="0" w:color="auto"/>
        <w:right w:val="none" w:sz="0" w:space="0" w:color="auto"/>
      </w:divBdr>
    </w:div>
    <w:div w:id="2000574132">
      <w:bodyDiv w:val="1"/>
      <w:marLeft w:val="0"/>
      <w:marRight w:val="0"/>
      <w:marTop w:val="0"/>
      <w:marBottom w:val="0"/>
      <w:divBdr>
        <w:top w:val="none" w:sz="0" w:space="0" w:color="auto"/>
        <w:left w:val="none" w:sz="0" w:space="0" w:color="auto"/>
        <w:bottom w:val="none" w:sz="0" w:space="0" w:color="auto"/>
        <w:right w:val="none" w:sz="0" w:space="0" w:color="auto"/>
      </w:divBdr>
    </w:div>
    <w:div w:id="2000771462">
      <w:bodyDiv w:val="1"/>
      <w:marLeft w:val="0"/>
      <w:marRight w:val="0"/>
      <w:marTop w:val="0"/>
      <w:marBottom w:val="0"/>
      <w:divBdr>
        <w:top w:val="none" w:sz="0" w:space="0" w:color="auto"/>
        <w:left w:val="none" w:sz="0" w:space="0" w:color="auto"/>
        <w:bottom w:val="none" w:sz="0" w:space="0" w:color="auto"/>
        <w:right w:val="none" w:sz="0" w:space="0" w:color="auto"/>
      </w:divBdr>
    </w:div>
    <w:div w:id="2001032720">
      <w:bodyDiv w:val="1"/>
      <w:marLeft w:val="0"/>
      <w:marRight w:val="0"/>
      <w:marTop w:val="0"/>
      <w:marBottom w:val="0"/>
      <w:divBdr>
        <w:top w:val="none" w:sz="0" w:space="0" w:color="auto"/>
        <w:left w:val="none" w:sz="0" w:space="0" w:color="auto"/>
        <w:bottom w:val="none" w:sz="0" w:space="0" w:color="auto"/>
        <w:right w:val="none" w:sz="0" w:space="0" w:color="auto"/>
      </w:divBdr>
    </w:div>
    <w:div w:id="2001228526">
      <w:bodyDiv w:val="1"/>
      <w:marLeft w:val="0"/>
      <w:marRight w:val="0"/>
      <w:marTop w:val="0"/>
      <w:marBottom w:val="0"/>
      <w:divBdr>
        <w:top w:val="none" w:sz="0" w:space="0" w:color="auto"/>
        <w:left w:val="none" w:sz="0" w:space="0" w:color="auto"/>
        <w:bottom w:val="none" w:sz="0" w:space="0" w:color="auto"/>
        <w:right w:val="none" w:sz="0" w:space="0" w:color="auto"/>
      </w:divBdr>
    </w:div>
    <w:div w:id="2001229293">
      <w:bodyDiv w:val="1"/>
      <w:marLeft w:val="0"/>
      <w:marRight w:val="0"/>
      <w:marTop w:val="0"/>
      <w:marBottom w:val="0"/>
      <w:divBdr>
        <w:top w:val="none" w:sz="0" w:space="0" w:color="auto"/>
        <w:left w:val="none" w:sz="0" w:space="0" w:color="auto"/>
        <w:bottom w:val="none" w:sz="0" w:space="0" w:color="auto"/>
        <w:right w:val="none" w:sz="0" w:space="0" w:color="auto"/>
      </w:divBdr>
    </w:div>
    <w:div w:id="2001233138">
      <w:bodyDiv w:val="1"/>
      <w:marLeft w:val="0"/>
      <w:marRight w:val="0"/>
      <w:marTop w:val="0"/>
      <w:marBottom w:val="0"/>
      <w:divBdr>
        <w:top w:val="none" w:sz="0" w:space="0" w:color="auto"/>
        <w:left w:val="none" w:sz="0" w:space="0" w:color="auto"/>
        <w:bottom w:val="none" w:sz="0" w:space="0" w:color="auto"/>
        <w:right w:val="none" w:sz="0" w:space="0" w:color="auto"/>
      </w:divBdr>
    </w:div>
    <w:div w:id="2001303957">
      <w:bodyDiv w:val="1"/>
      <w:marLeft w:val="0"/>
      <w:marRight w:val="0"/>
      <w:marTop w:val="0"/>
      <w:marBottom w:val="0"/>
      <w:divBdr>
        <w:top w:val="none" w:sz="0" w:space="0" w:color="auto"/>
        <w:left w:val="none" w:sz="0" w:space="0" w:color="auto"/>
        <w:bottom w:val="none" w:sz="0" w:space="0" w:color="auto"/>
        <w:right w:val="none" w:sz="0" w:space="0" w:color="auto"/>
      </w:divBdr>
    </w:div>
    <w:div w:id="2001469606">
      <w:bodyDiv w:val="1"/>
      <w:marLeft w:val="0"/>
      <w:marRight w:val="0"/>
      <w:marTop w:val="0"/>
      <w:marBottom w:val="0"/>
      <w:divBdr>
        <w:top w:val="none" w:sz="0" w:space="0" w:color="auto"/>
        <w:left w:val="none" w:sz="0" w:space="0" w:color="auto"/>
        <w:bottom w:val="none" w:sz="0" w:space="0" w:color="auto"/>
        <w:right w:val="none" w:sz="0" w:space="0" w:color="auto"/>
      </w:divBdr>
    </w:div>
    <w:div w:id="2001500579">
      <w:bodyDiv w:val="1"/>
      <w:marLeft w:val="0"/>
      <w:marRight w:val="0"/>
      <w:marTop w:val="0"/>
      <w:marBottom w:val="0"/>
      <w:divBdr>
        <w:top w:val="none" w:sz="0" w:space="0" w:color="auto"/>
        <w:left w:val="none" w:sz="0" w:space="0" w:color="auto"/>
        <w:bottom w:val="none" w:sz="0" w:space="0" w:color="auto"/>
        <w:right w:val="none" w:sz="0" w:space="0" w:color="auto"/>
      </w:divBdr>
    </w:div>
    <w:div w:id="2001738621">
      <w:bodyDiv w:val="1"/>
      <w:marLeft w:val="0"/>
      <w:marRight w:val="0"/>
      <w:marTop w:val="0"/>
      <w:marBottom w:val="0"/>
      <w:divBdr>
        <w:top w:val="none" w:sz="0" w:space="0" w:color="auto"/>
        <w:left w:val="none" w:sz="0" w:space="0" w:color="auto"/>
        <w:bottom w:val="none" w:sz="0" w:space="0" w:color="auto"/>
        <w:right w:val="none" w:sz="0" w:space="0" w:color="auto"/>
      </w:divBdr>
    </w:div>
    <w:div w:id="2001960852">
      <w:bodyDiv w:val="1"/>
      <w:marLeft w:val="0"/>
      <w:marRight w:val="0"/>
      <w:marTop w:val="0"/>
      <w:marBottom w:val="0"/>
      <w:divBdr>
        <w:top w:val="none" w:sz="0" w:space="0" w:color="auto"/>
        <w:left w:val="none" w:sz="0" w:space="0" w:color="auto"/>
        <w:bottom w:val="none" w:sz="0" w:space="0" w:color="auto"/>
        <w:right w:val="none" w:sz="0" w:space="0" w:color="auto"/>
      </w:divBdr>
    </w:div>
    <w:div w:id="2002077440">
      <w:bodyDiv w:val="1"/>
      <w:marLeft w:val="0"/>
      <w:marRight w:val="0"/>
      <w:marTop w:val="0"/>
      <w:marBottom w:val="0"/>
      <w:divBdr>
        <w:top w:val="none" w:sz="0" w:space="0" w:color="auto"/>
        <w:left w:val="none" w:sz="0" w:space="0" w:color="auto"/>
        <w:bottom w:val="none" w:sz="0" w:space="0" w:color="auto"/>
        <w:right w:val="none" w:sz="0" w:space="0" w:color="auto"/>
      </w:divBdr>
    </w:div>
    <w:div w:id="2002391144">
      <w:bodyDiv w:val="1"/>
      <w:marLeft w:val="0"/>
      <w:marRight w:val="0"/>
      <w:marTop w:val="0"/>
      <w:marBottom w:val="0"/>
      <w:divBdr>
        <w:top w:val="none" w:sz="0" w:space="0" w:color="auto"/>
        <w:left w:val="none" w:sz="0" w:space="0" w:color="auto"/>
        <w:bottom w:val="none" w:sz="0" w:space="0" w:color="auto"/>
        <w:right w:val="none" w:sz="0" w:space="0" w:color="auto"/>
      </w:divBdr>
    </w:div>
    <w:div w:id="2002466380">
      <w:bodyDiv w:val="1"/>
      <w:marLeft w:val="0"/>
      <w:marRight w:val="0"/>
      <w:marTop w:val="0"/>
      <w:marBottom w:val="0"/>
      <w:divBdr>
        <w:top w:val="none" w:sz="0" w:space="0" w:color="auto"/>
        <w:left w:val="none" w:sz="0" w:space="0" w:color="auto"/>
        <w:bottom w:val="none" w:sz="0" w:space="0" w:color="auto"/>
        <w:right w:val="none" w:sz="0" w:space="0" w:color="auto"/>
      </w:divBdr>
    </w:div>
    <w:div w:id="2002658309">
      <w:bodyDiv w:val="1"/>
      <w:marLeft w:val="0"/>
      <w:marRight w:val="0"/>
      <w:marTop w:val="0"/>
      <w:marBottom w:val="0"/>
      <w:divBdr>
        <w:top w:val="none" w:sz="0" w:space="0" w:color="auto"/>
        <w:left w:val="none" w:sz="0" w:space="0" w:color="auto"/>
        <w:bottom w:val="none" w:sz="0" w:space="0" w:color="auto"/>
        <w:right w:val="none" w:sz="0" w:space="0" w:color="auto"/>
      </w:divBdr>
    </w:div>
    <w:div w:id="2002807709">
      <w:bodyDiv w:val="1"/>
      <w:marLeft w:val="0"/>
      <w:marRight w:val="0"/>
      <w:marTop w:val="0"/>
      <w:marBottom w:val="0"/>
      <w:divBdr>
        <w:top w:val="none" w:sz="0" w:space="0" w:color="auto"/>
        <w:left w:val="none" w:sz="0" w:space="0" w:color="auto"/>
        <w:bottom w:val="none" w:sz="0" w:space="0" w:color="auto"/>
        <w:right w:val="none" w:sz="0" w:space="0" w:color="auto"/>
      </w:divBdr>
    </w:div>
    <w:div w:id="2003004137">
      <w:bodyDiv w:val="1"/>
      <w:marLeft w:val="0"/>
      <w:marRight w:val="0"/>
      <w:marTop w:val="0"/>
      <w:marBottom w:val="0"/>
      <w:divBdr>
        <w:top w:val="none" w:sz="0" w:space="0" w:color="auto"/>
        <w:left w:val="none" w:sz="0" w:space="0" w:color="auto"/>
        <w:bottom w:val="none" w:sz="0" w:space="0" w:color="auto"/>
        <w:right w:val="none" w:sz="0" w:space="0" w:color="auto"/>
      </w:divBdr>
    </w:div>
    <w:div w:id="2003117333">
      <w:bodyDiv w:val="1"/>
      <w:marLeft w:val="0"/>
      <w:marRight w:val="0"/>
      <w:marTop w:val="0"/>
      <w:marBottom w:val="0"/>
      <w:divBdr>
        <w:top w:val="none" w:sz="0" w:space="0" w:color="auto"/>
        <w:left w:val="none" w:sz="0" w:space="0" w:color="auto"/>
        <w:bottom w:val="none" w:sz="0" w:space="0" w:color="auto"/>
        <w:right w:val="none" w:sz="0" w:space="0" w:color="auto"/>
      </w:divBdr>
    </w:div>
    <w:div w:id="2003312742">
      <w:bodyDiv w:val="1"/>
      <w:marLeft w:val="0"/>
      <w:marRight w:val="0"/>
      <w:marTop w:val="0"/>
      <w:marBottom w:val="0"/>
      <w:divBdr>
        <w:top w:val="none" w:sz="0" w:space="0" w:color="auto"/>
        <w:left w:val="none" w:sz="0" w:space="0" w:color="auto"/>
        <w:bottom w:val="none" w:sz="0" w:space="0" w:color="auto"/>
        <w:right w:val="none" w:sz="0" w:space="0" w:color="auto"/>
      </w:divBdr>
    </w:div>
    <w:div w:id="2003392828">
      <w:bodyDiv w:val="1"/>
      <w:marLeft w:val="0"/>
      <w:marRight w:val="0"/>
      <w:marTop w:val="0"/>
      <w:marBottom w:val="0"/>
      <w:divBdr>
        <w:top w:val="none" w:sz="0" w:space="0" w:color="auto"/>
        <w:left w:val="none" w:sz="0" w:space="0" w:color="auto"/>
        <w:bottom w:val="none" w:sz="0" w:space="0" w:color="auto"/>
        <w:right w:val="none" w:sz="0" w:space="0" w:color="auto"/>
      </w:divBdr>
    </w:div>
    <w:div w:id="2003393365">
      <w:bodyDiv w:val="1"/>
      <w:marLeft w:val="0"/>
      <w:marRight w:val="0"/>
      <w:marTop w:val="0"/>
      <w:marBottom w:val="0"/>
      <w:divBdr>
        <w:top w:val="none" w:sz="0" w:space="0" w:color="auto"/>
        <w:left w:val="none" w:sz="0" w:space="0" w:color="auto"/>
        <w:bottom w:val="none" w:sz="0" w:space="0" w:color="auto"/>
        <w:right w:val="none" w:sz="0" w:space="0" w:color="auto"/>
      </w:divBdr>
    </w:div>
    <w:div w:id="2003698712">
      <w:bodyDiv w:val="1"/>
      <w:marLeft w:val="0"/>
      <w:marRight w:val="0"/>
      <w:marTop w:val="0"/>
      <w:marBottom w:val="0"/>
      <w:divBdr>
        <w:top w:val="none" w:sz="0" w:space="0" w:color="auto"/>
        <w:left w:val="none" w:sz="0" w:space="0" w:color="auto"/>
        <w:bottom w:val="none" w:sz="0" w:space="0" w:color="auto"/>
        <w:right w:val="none" w:sz="0" w:space="0" w:color="auto"/>
      </w:divBdr>
    </w:div>
    <w:div w:id="2003773835">
      <w:bodyDiv w:val="1"/>
      <w:marLeft w:val="0"/>
      <w:marRight w:val="0"/>
      <w:marTop w:val="0"/>
      <w:marBottom w:val="0"/>
      <w:divBdr>
        <w:top w:val="none" w:sz="0" w:space="0" w:color="auto"/>
        <w:left w:val="none" w:sz="0" w:space="0" w:color="auto"/>
        <w:bottom w:val="none" w:sz="0" w:space="0" w:color="auto"/>
        <w:right w:val="none" w:sz="0" w:space="0" w:color="auto"/>
      </w:divBdr>
    </w:div>
    <w:div w:id="2003851195">
      <w:bodyDiv w:val="1"/>
      <w:marLeft w:val="0"/>
      <w:marRight w:val="0"/>
      <w:marTop w:val="0"/>
      <w:marBottom w:val="0"/>
      <w:divBdr>
        <w:top w:val="none" w:sz="0" w:space="0" w:color="auto"/>
        <w:left w:val="none" w:sz="0" w:space="0" w:color="auto"/>
        <w:bottom w:val="none" w:sz="0" w:space="0" w:color="auto"/>
        <w:right w:val="none" w:sz="0" w:space="0" w:color="auto"/>
      </w:divBdr>
    </w:div>
    <w:div w:id="2003971983">
      <w:bodyDiv w:val="1"/>
      <w:marLeft w:val="0"/>
      <w:marRight w:val="0"/>
      <w:marTop w:val="0"/>
      <w:marBottom w:val="0"/>
      <w:divBdr>
        <w:top w:val="none" w:sz="0" w:space="0" w:color="auto"/>
        <w:left w:val="none" w:sz="0" w:space="0" w:color="auto"/>
        <w:bottom w:val="none" w:sz="0" w:space="0" w:color="auto"/>
        <w:right w:val="none" w:sz="0" w:space="0" w:color="auto"/>
      </w:divBdr>
    </w:div>
    <w:div w:id="2004358272">
      <w:bodyDiv w:val="1"/>
      <w:marLeft w:val="0"/>
      <w:marRight w:val="0"/>
      <w:marTop w:val="0"/>
      <w:marBottom w:val="0"/>
      <w:divBdr>
        <w:top w:val="none" w:sz="0" w:space="0" w:color="auto"/>
        <w:left w:val="none" w:sz="0" w:space="0" w:color="auto"/>
        <w:bottom w:val="none" w:sz="0" w:space="0" w:color="auto"/>
        <w:right w:val="none" w:sz="0" w:space="0" w:color="auto"/>
      </w:divBdr>
    </w:div>
    <w:div w:id="2004431785">
      <w:bodyDiv w:val="1"/>
      <w:marLeft w:val="0"/>
      <w:marRight w:val="0"/>
      <w:marTop w:val="0"/>
      <w:marBottom w:val="0"/>
      <w:divBdr>
        <w:top w:val="none" w:sz="0" w:space="0" w:color="auto"/>
        <w:left w:val="none" w:sz="0" w:space="0" w:color="auto"/>
        <w:bottom w:val="none" w:sz="0" w:space="0" w:color="auto"/>
        <w:right w:val="none" w:sz="0" w:space="0" w:color="auto"/>
      </w:divBdr>
    </w:div>
    <w:div w:id="2004580114">
      <w:bodyDiv w:val="1"/>
      <w:marLeft w:val="0"/>
      <w:marRight w:val="0"/>
      <w:marTop w:val="0"/>
      <w:marBottom w:val="0"/>
      <w:divBdr>
        <w:top w:val="none" w:sz="0" w:space="0" w:color="auto"/>
        <w:left w:val="none" w:sz="0" w:space="0" w:color="auto"/>
        <w:bottom w:val="none" w:sz="0" w:space="0" w:color="auto"/>
        <w:right w:val="none" w:sz="0" w:space="0" w:color="auto"/>
      </w:divBdr>
    </w:div>
    <w:div w:id="2004580312">
      <w:bodyDiv w:val="1"/>
      <w:marLeft w:val="0"/>
      <w:marRight w:val="0"/>
      <w:marTop w:val="0"/>
      <w:marBottom w:val="0"/>
      <w:divBdr>
        <w:top w:val="none" w:sz="0" w:space="0" w:color="auto"/>
        <w:left w:val="none" w:sz="0" w:space="0" w:color="auto"/>
        <w:bottom w:val="none" w:sz="0" w:space="0" w:color="auto"/>
        <w:right w:val="none" w:sz="0" w:space="0" w:color="auto"/>
      </w:divBdr>
    </w:div>
    <w:div w:id="2004694970">
      <w:bodyDiv w:val="1"/>
      <w:marLeft w:val="0"/>
      <w:marRight w:val="0"/>
      <w:marTop w:val="0"/>
      <w:marBottom w:val="0"/>
      <w:divBdr>
        <w:top w:val="none" w:sz="0" w:space="0" w:color="auto"/>
        <w:left w:val="none" w:sz="0" w:space="0" w:color="auto"/>
        <w:bottom w:val="none" w:sz="0" w:space="0" w:color="auto"/>
        <w:right w:val="none" w:sz="0" w:space="0" w:color="auto"/>
      </w:divBdr>
    </w:div>
    <w:div w:id="2004820002">
      <w:bodyDiv w:val="1"/>
      <w:marLeft w:val="0"/>
      <w:marRight w:val="0"/>
      <w:marTop w:val="0"/>
      <w:marBottom w:val="0"/>
      <w:divBdr>
        <w:top w:val="none" w:sz="0" w:space="0" w:color="auto"/>
        <w:left w:val="none" w:sz="0" w:space="0" w:color="auto"/>
        <w:bottom w:val="none" w:sz="0" w:space="0" w:color="auto"/>
        <w:right w:val="none" w:sz="0" w:space="0" w:color="auto"/>
      </w:divBdr>
    </w:div>
    <w:div w:id="2005431239">
      <w:bodyDiv w:val="1"/>
      <w:marLeft w:val="0"/>
      <w:marRight w:val="0"/>
      <w:marTop w:val="0"/>
      <w:marBottom w:val="0"/>
      <w:divBdr>
        <w:top w:val="none" w:sz="0" w:space="0" w:color="auto"/>
        <w:left w:val="none" w:sz="0" w:space="0" w:color="auto"/>
        <w:bottom w:val="none" w:sz="0" w:space="0" w:color="auto"/>
        <w:right w:val="none" w:sz="0" w:space="0" w:color="auto"/>
      </w:divBdr>
    </w:div>
    <w:div w:id="2005543148">
      <w:bodyDiv w:val="1"/>
      <w:marLeft w:val="0"/>
      <w:marRight w:val="0"/>
      <w:marTop w:val="0"/>
      <w:marBottom w:val="0"/>
      <w:divBdr>
        <w:top w:val="none" w:sz="0" w:space="0" w:color="auto"/>
        <w:left w:val="none" w:sz="0" w:space="0" w:color="auto"/>
        <w:bottom w:val="none" w:sz="0" w:space="0" w:color="auto"/>
        <w:right w:val="none" w:sz="0" w:space="0" w:color="auto"/>
      </w:divBdr>
    </w:div>
    <w:div w:id="2005862744">
      <w:bodyDiv w:val="1"/>
      <w:marLeft w:val="0"/>
      <w:marRight w:val="0"/>
      <w:marTop w:val="0"/>
      <w:marBottom w:val="0"/>
      <w:divBdr>
        <w:top w:val="none" w:sz="0" w:space="0" w:color="auto"/>
        <w:left w:val="none" w:sz="0" w:space="0" w:color="auto"/>
        <w:bottom w:val="none" w:sz="0" w:space="0" w:color="auto"/>
        <w:right w:val="none" w:sz="0" w:space="0" w:color="auto"/>
      </w:divBdr>
    </w:div>
    <w:div w:id="2005932480">
      <w:bodyDiv w:val="1"/>
      <w:marLeft w:val="0"/>
      <w:marRight w:val="0"/>
      <w:marTop w:val="0"/>
      <w:marBottom w:val="0"/>
      <w:divBdr>
        <w:top w:val="none" w:sz="0" w:space="0" w:color="auto"/>
        <w:left w:val="none" w:sz="0" w:space="0" w:color="auto"/>
        <w:bottom w:val="none" w:sz="0" w:space="0" w:color="auto"/>
        <w:right w:val="none" w:sz="0" w:space="0" w:color="auto"/>
      </w:divBdr>
    </w:div>
    <w:div w:id="2006086810">
      <w:bodyDiv w:val="1"/>
      <w:marLeft w:val="0"/>
      <w:marRight w:val="0"/>
      <w:marTop w:val="0"/>
      <w:marBottom w:val="0"/>
      <w:divBdr>
        <w:top w:val="none" w:sz="0" w:space="0" w:color="auto"/>
        <w:left w:val="none" w:sz="0" w:space="0" w:color="auto"/>
        <w:bottom w:val="none" w:sz="0" w:space="0" w:color="auto"/>
        <w:right w:val="none" w:sz="0" w:space="0" w:color="auto"/>
      </w:divBdr>
    </w:div>
    <w:div w:id="2006128657">
      <w:bodyDiv w:val="1"/>
      <w:marLeft w:val="0"/>
      <w:marRight w:val="0"/>
      <w:marTop w:val="0"/>
      <w:marBottom w:val="0"/>
      <w:divBdr>
        <w:top w:val="none" w:sz="0" w:space="0" w:color="auto"/>
        <w:left w:val="none" w:sz="0" w:space="0" w:color="auto"/>
        <w:bottom w:val="none" w:sz="0" w:space="0" w:color="auto"/>
        <w:right w:val="none" w:sz="0" w:space="0" w:color="auto"/>
      </w:divBdr>
    </w:div>
    <w:div w:id="2006469014">
      <w:bodyDiv w:val="1"/>
      <w:marLeft w:val="0"/>
      <w:marRight w:val="0"/>
      <w:marTop w:val="0"/>
      <w:marBottom w:val="0"/>
      <w:divBdr>
        <w:top w:val="none" w:sz="0" w:space="0" w:color="auto"/>
        <w:left w:val="none" w:sz="0" w:space="0" w:color="auto"/>
        <w:bottom w:val="none" w:sz="0" w:space="0" w:color="auto"/>
        <w:right w:val="none" w:sz="0" w:space="0" w:color="auto"/>
      </w:divBdr>
    </w:div>
    <w:div w:id="2006778894">
      <w:bodyDiv w:val="1"/>
      <w:marLeft w:val="0"/>
      <w:marRight w:val="0"/>
      <w:marTop w:val="0"/>
      <w:marBottom w:val="0"/>
      <w:divBdr>
        <w:top w:val="none" w:sz="0" w:space="0" w:color="auto"/>
        <w:left w:val="none" w:sz="0" w:space="0" w:color="auto"/>
        <w:bottom w:val="none" w:sz="0" w:space="0" w:color="auto"/>
        <w:right w:val="none" w:sz="0" w:space="0" w:color="auto"/>
      </w:divBdr>
    </w:div>
    <w:div w:id="2006780131">
      <w:bodyDiv w:val="1"/>
      <w:marLeft w:val="0"/>
      <w:marRight w:val="0"/>
      <w:marTop w:val="0"/>
      <w:marBottom w:val="0"/>
      <w:divBdr>
        <w:top w:val="none" w:sz="0" w:space="0" w:color="auto"/>
        <w:left w:val="none" w:sz="0" w:space="0" w:color="auto"/>
        <w:bottom w:val="none" w:sz="0" w:space="0" w:color="auto"/>
        <w:right w:val="none" w:sz="0" w:space="0" w:color="auto"/>
      </w:divBdr>
    </w:div>
    <w:div w:id="2006787471">
      <w:bodyDiv w:val="1"/>
      <w:marLeft w:val="0"/>
      <w:marRight w:val="0"/>
      <w:marTop w:val="0"/>
      <w:marBottom w:val="0"/>
      <w:divBdr>
        <w:top w:val="none" w:sz="0" w:space="0" w:color="auto"/>
        <w:left w:val="none" w:sz="0" w:space="0" w:color="auto"/>
        <w:bottom w:val="none" w:sz="0" w:space="0" w:color="auto"/>
        <w:right w:val="none" w:sz="0" w:space="0" w:color="auto"/>
      </w:divBdr>
    </w:div>
    <w:div w:id="2006932389">
      <w:bodyDiv w:val="1"/>
      <w:marLeft w:val="0"/>
      <w:marRight w:val="0"/>
      <w:marTop w:val="0"/>
      <w:marBottom w:val="0"/>
      <w:divBdr>
        <w:top w:val="none" w:sz="0" w:space="0" w:color="auto"/>
        <w:left w:val="none" w:sz="0" w:space="0" w:color="auto"/>
        <w:bottom w:val="none" w:sz="0" w:space="0" w:color="auto"/>
        <w:right w:val="none" w:sz="0" w:space="0" w:color="auto"/>
      </w:divBdr>
    </w:div>
    <w:div w:id="2006936097">
      <w:bodyDiv w:val="1"/>
      <w:marLeft w:val="0"/>
      <w:marRight w:val="0"/>
      <w:marTop w:val="0"/>
      <w:marBottom w:val="0"/>
      <w:divBdr>
        <w:top w:val="none" w:sz="0" w:space="0" w:color="auto"/>
        <w:left w:val="none" w:sz="0" w:space="0" w:color="auto"/>
        <w:bottom w:val="none" w:sz="0" w:space="0" w:color="auto"/>
        <w:right w:val="none" w:sz="0" w:space="0" w:color="auto"/>
      </w:divBdr>
    </w:div>
    <w:div w:id="2007004713">
      <w:bodyDiv w:val="1"/>
      <w:marLeft w:val="0"/>
      <w:marRight w:val="0"/>
      <w:marTop w:val="0"/>
      <w:marBottom w:val="0"/>
      <w:divBdr>
        <w:top w:val="none" w:sz="0" w:space="0" w:color="auto"/>
        <w:left w:val="none" w:sz="0" w:space="0" w:color="auto"/>
        <w:bottom w:val="none" w:sz="0" w:space="0" w:color="auto"/>
        <w:right w:val="none" w:sz="0" w:space="0" w:color="auto"/>
      </w:divBdr>
    </w:div>
    <w:div w:id="2007056382">
      <w:bodyDiv w:val="1"/>
      <w:marLeft w:val="0"/>
      <w:marRight w:val="0"/>
      <w:marTop w:val="0"/>
      <w:marBottom w:val="0"/>
      <w:divBdr>
        <w:top w:val="none" w:sz="0" w:space="0" w:color="auto"/>
        <w:left w:val="none" w:sz="0" w:space="0" w:color="auto"/>
        <w:bottom w:val="none" w:sz="0" w:space="0" w:color="auto"/>
        <w:right w:val="none" w:sz="0" w:space="0" w:color="auto"/>
      </w:divBdr>
    </w:div>
    <w:div w:id="2007172493">
      <w:bodyDiv w:val="1"/>
      <w:marLeft w:val="0"/>
      <w:marRight w:val="0"/>
      <w:marTop w:val="0"/>
      <w:marBottom w:val="0"/>
      <w:divBdr>
        <w:top w:val="none" w:sz="0" w:space="0" w:color="auto"/>
        <w:left w:val="none" w:sz="0" w:space="0" w:color="auto"/>
        <w:bottom w:val="none" w:sz="0" w:space="0" w:color="auto"/>
        <w:right w:val="none" w:sz="0" w:space="0" w:color="auto"/>
      </w:divBdr>
    </w:div>
    <w:div w:id="2007241700">
      <w:bodyDiv w:val="1"/>
      <w:marLeft w:val="0"/>
      <w:marRight w:val="0"/>
      <w:marTop w:val="0"/>
      <w:marBottom w:val="0"/>
      <w:divBdr>
        <w:top w:val="none" w:sz="0" w:space="0" w:color="auto"/>
        <w:left w:val="none" w:sz="0" w:space="0" w:color="auto"/>
        <w:bottom w:val="none" w:sz="0" w:space="0" w:color="auto"/>
        <w:right w:val="none" w:sz="0" w:space="0" w:color="auto"/>
      </w:divBdr>
    </w:div>
    <w:div w:id="2007242072">
      <w:bodyDiv w:val="1"/>
      <w:marLeft w:val="0"/>
      <w:marRight w:val="0"/>
      <w:marTop w:val="0"/>
      <w:marBottom w:val="0"/>
      <w:divBdr>
        <w:top w:val="none" w:sz="0" w:space="0" w:color="auto"/>
        <w:left w:val="none" w:sz="0" w:space="0" w:color="auto"/>
        <w:bottom w:val="none" w:sz="0" w:space="0" w:color="auto"/>
        <w:right w:val="none" w:sz="0" w:space="0" w:color="auto"/>
      </w:divBdr>
    </w:div>
    <w:div w:id="2007436489">
      <w:bodyDiv w:val="1"/>
      <w:marLeft w:val="0"/>
      <w:marRight w:val="0"/>
      <w:marTop w:val="0"/>
      <w:marBottom w:val="0"/>
      <w:divBdr>
        <w:top w:val="none" w:sz="0" w:space="0" w:color="auto"/>
        <w:left w:val="none" w:sz="0" w:space="0" w:color="auto"/>
        <w:bottom w:val="none" w:sz="0" w:space="0" w:color="auto"/>
        <w:right w:val="none" w:sz="0" w:space="0" w:color="auto"/>
      </w:divBdr>
    </w:div>
    <w:div w:id="2007592013">
      <w:bodyDiv w:val="1"/>
      <w:marLeft w:val="0"/>
      <w:marRight w:val="0"/>
      <w:marTop w:val="0"/>
      <w:marBottom w:val="0"/>
      <w:divBdr>
        <w:top w:val="none" w:sz="0" w:space="0" w:color="auto"/>
        <w:left w:val="none" w:sz="0" w:space="0" w:color="auto"/>
        <w:bottom w:val="none" w:sz="0" w:space="0" w:color="auto"/>
        <w:right w:val="none" w:sz="0" w:space="0" w:color="auto"/>
      </w:divBdr>
    </w:div>
    <w:div w:id="2007592869">
      <w:bodyDiv w:val="1"/>
      <w:marLeft w:val="0"/>
      <w:marRight w:val="0"/>
      <w:marTop w:val="0"/>
      <w:marBottom w:val="0"/>
      <w:divBdr>
        <w:top w:val="none" w:sz="0" w:space="0" w:color="auto"/>
        <w:left w:val="none" w:sz="0" w:space="0" w:color="auto"/>
        <w:bottom w:val="none" w:sz="0" w:space="0" w:color="auto"/>
        <w:right w:val="none" w:sz="0" w:space="0" w:color="auto"/>
      </w:divBdr>
    </w:div>
    <w:div w:id="2007630494">
      <w:bodyDiv w:val="1"/>
      <w:marLeft w:val="0"/>
      <w:marRight w:val="0"/>
      <w:marTop w:val="0"/>
      <w:marBottom w:val="0"/>
      <w:divBdr>
        <w:top w:val="none" w:sz="0" w:space="0" w:color="auto"/>
        <w:left w:val="none" w:sz="0" w:space="0" w:color="auto"/>
        <w:bottom w:val="none" w:sz="0" w:space="0" w:color="auto"/>
        <w:right w:val="none" w:sz="0" w:space="0" w:color="auto"/>
      </w:divBdr>
    </w:div>
    <w:div w:id="2007708549">
      <w:bodyDiv w:val="1"/>
      <w:marLeft w:val="0"/>
      <w:marRight w:val="0"/>
      <w:marTop w:val="0"/>
      <w:marBottom w:val="0"/>
      <w:divBdr>
        <w:top w:val="none" w:sz="0" w:space="0" w:color="auto"/>
        <w:left w:val="none" w:sz="0" w:space="0" w:color="auto"/>
        <w:bottom w:val="none" w:sz="0" w:space="0" w:color="auto"/>
        <w:right w:val="none" w:sz="0" w:space="0" w:color="auto"/>
      </w:divBdr>
    </w:div>
    <w:div w:id="2007895590">
      <w:bodyDiv w:val="1"/>
      <w:marLeft w:val="0"/>
      <w:marRight w:val="0"/>
      <w:marTop w:val="0"/>
      <w:marBottom w:val="0"/>
      <w:divBdr>
        <w:top w:val="none" w:sz="0" w:space="0" w:color="auto"/>
        <w:left w:val="none" w:sz="0" w:space="0" w:color="auto"/>
        <w:bottom w:val="none" w:sz="0" w:space="0" w:color="auto"/>
        <w:right w:val="none" w:sz="0" w:space="0" w:color="auto"/>
      </w:divBdr>
    </w:div>
    <w:div w:id="2007899891">
      <w:bodyDiv w:val="1"/>
      <w:marLeft w:val="0"/>
      <w:marRight w:val="0"/>
      <w:marTop w:val="0"/>
      <w:marBottom w:val="0"/>
      <w:divBdr>
        <w:top w:val="none" w:sz="0" w:space="0" w:color="auto"/>
        <w:left w:val="none" w:sz="0" w:space="0" w:color="auto"/>
        <w:bottom w:val="none" w:sz="0" w:space="0" w:color="auto"/>
        <w:right w:val="none" w:sz="0" w:space="0" w:color="auto"/>
      </w:divBdr>
    </w:div>
    <w:div w:id="2008093601">
      <w:bodyDiv w:val="1"/>
      <w:marLeft w:val="0"/>
      <w:marRight w:val="0"/>
      <w:marTop w:val="0"/>
      <w:marBottom w:val="0"/>
      <w:divBdr>
        <w:top w:val="none" w:sz="0" w:space="0" w:color="auto"/>
        <w:left w:val="none" w:sz="0" w:space="0" w:color="auto"/>
        <w:bottom w:val="none" w:sz="0" w:space="0" w:color="auto"/>
        <w:right w:val="none" w:sz="0" w:space="0" w:color="auto"/>
      </w:divBdr>
    </w:div>
    <w:div w:id="2008167012">
      <w:bodyDiv w:val="1"/>
      <w:marLeft w:val="0"/>
      <w:marRight w:val="0"/>
      <w:marTop w:val="0"/>
      <w:marBottom w:val="0"/>
      <w:divBdr>
        <w:top w:val="none" w:sz="0" w:space="0" w:color="auto"/>
        <w:left w:val="none" w:sz="0" w:space="0" w:color="auto"/>
        <w:bottom w:val="none" w:sz="0" w:space="0" w:color="auto"/>
        <w:right w:val="none" w:sz="0" w:space="0" w:color="auto"/>
      </w:divBdr>
    </w:div>
    <w:div w:id="2008169587">
      <w:bodyDiv w:val="1"/>
      <w:marLeft w:val="0"/>
      <w:marRight w:val="0"/>
      <w:marTop w:val="0"/>
      <w:marBottom w:val="0"/>
      <w:divBdr>
        <w:top w:val="none" w:sz="0" w:space="0" w:color="auto"/>
        <w:left w:val="none" w:sz="0" w:space="0" w:color="auto"/>
        <w:bottom w:val="none" w:sz="0" w:space="0" w:color="auto"/>
        <w:right w:val="none" w:sz="0" w:space="0" w:color="auto"/>
      </w:divBdr>
    </w:div>
    <w:div w:id="2008481917">
      <w:bodyDiv w:val="1"/>
      <w:marLeft w:val="0"/>
      <w:marRight w:val="0"/>
      <w:marTop w:val="0"/>
      <w:marBottom w:val="0"/>
      <w:divBdr>
        <w:top w:val="none" w:sz="0" w:space="0" w:color="auto"/>
        <w:left w:val="none" w:sz="0" w:space="0" w:color="auto"/>
        <w:bottom w:val="none" w:sz="0" w:space="0" w:color="auto"/>
        <w:right w:val="none" w:sz="0" w:space="0" w:color="auto"/>
      </w:divBdr>
    </w:div>
    <w:div w:id="2008512477">
      <w:bodyDiv w:val="1"/>
      <w:marLeft w:val="0"/>
      <w:marRight w:val="0"/>
      <w:marTop w:val="0"/>
      <w:marBottom w:val="0"/>
      <w:divBdr>
        <w:top w:val="none" w:sz="0" w:space="0" w:color="auto"/>
        <w:left w:val="none" w:sz="0" w:space="0" w:color="auto"/>
        <w:bottom w:val="none" w:sz="0" w:space="0" w:color="auto"/>
        <w:right w:val="none" w:sz="0" w:space="0" w:color="auto"/>
      </w:divBdr>
    </w:div>
    <w:div w:id="2008628796">
      <w:bodyDiv w:val="1"/>
      <w:marLeft w:val="0"/>
      <w:marRight w:val="0"/>
      <w:marTop w:val="0"/>
      <w:marBottom w:val="0"/>
      <w:divBdr>
        <w:top w:val="none" w:sz="0" w:space="0" w:color="auto"/>
        <w:left w:val="none" w:sz="0" w:space="0" w:color="auto"/>
        <w:bottom w:val="none" w:sz="0" w:space="0" w:color="auto"/>
        <w:right w:val="none" w:sz="0" w:space="0" w:color="auto"/>
      </w:divBdr>
    </w:div>
    <w:div w:id="2008633112">
      <w:bodyDiv w:val="1"/>
      <w:marLeft w:val="0"/>
      <w:marRight w:val="0"/>
      <w:marTop w:val="0"/>
      <w:marBottom w:val="0"/>
      <w:divBdr>
        <w:top w:val="none" w:sz="0" w:space="0" w:color="auto"/>
        <w:left w:val="none" w:sz="0" w:space="0" w:color="auto"/>
        <w:bottom w:val="none" w:sz="0" w:space="0" w:color="auto"/>
        <w:right w:val="none" w:sz="0" w:space="0" w:color="auto"/>
      </w:divBdr>
    </w:div>
    <w:div w:id="2008901643">
      <w:bodyDiv w:val="1"/>
      <w:marLeft w:val="0"/>
      <w:marRight w:val="0"/>
      <w:marTop w:val="0"/>
      <w:marBottom w:val="0"/>
      <w:divBdr>
        <w:top w:val="none" w:sz="0" w:space="0" w:color="auto"/>
        <w:left w:val="none" w:sz="0" w:space="0" w:color="auto"/>
        <w:bottom w:val="none" w:sz="0" w:space="0" w:color="auto"/>
        <w:right w:val="none" w:sz="0" w:space="0" w:color="auto"/>
      </w:divBdr>
    </w:div>
    <w:div w:id="2008943875">
      <w:bodyDiv w:val="1"/>
      <w:marLeft w:val="0"/>
      <w:marRight w:val="0"/>
      <w:marTop w:val="0"/>
      <w:marBottom w:val="0"/>
      <w:divBdr>
        <w:top w:val="none" w:sz="0" w:space="0" w:color="auto"/>
        <w:left w:val="none" w:sz="0" w:space="0" w:color="auto"/>
        <w:bottom w:val="none" w:sz="0" w:space="0" w:color="auto"/>
        <w:right w:val="none" w:sz="0" w:space="0" w:color="auto"/>
      </w:divBdr>
    </w:div>
    <w:div w:id="2008945314">
      <w:bodyDiv w:val="1"/>
      <w:marLeft w:val="0"/>
      <w:marRight w:val="0"/>
      <w:marTop w:val="0"/>
      <w:marBottom w:val="0"/>
      <w:divBdr>
        <w:top w:val="none" w:sz="0" w:space="0" w:color="auto"/>
        <w:left w:val="none" w:sz="0" w:space="0" w:color="auto"/>
        <w:bottom w:val="none" w:sz="0" w:space="0" w:color="auto"/>
        <w:right w:val="none" w:sz="0" w:space="0" w:color="auto"/>
      </w:divBdr>
    </w:div>
    <w:div w:id="2009017851">
      <w:bodyDiv w:val="1"/>
      <w:marLeft w:val="0"/>
      <w:marRight w:val="0"/>
      <w:marTop w:val="0"/>
      <w:marBottom w:val="0"/>
      <w:divBdr>
        <w:top w:val="none" w:sz="0" w:space="0" w:color="auto"/>
        <w:left w:val="none" w:sz="0" w:space="0" w:color="auto"/>
        <w:bottom w:val="none" w:sz="0" w:space="0" w:color="auto"/>
        <w:right w:val="none" w:sz="0" w:space="0" w:color="auto"/>
      </w:divBdr>
    </w:div>
    <w:div w:id="2009020116">
      <w:bodyDiv w:val="1"/>
      <w:marLeft w:val="0"/>
      <w:marRight w:val="0"/>
      <w:marTop w:val="0"/>
      <w:marBottom w:val="0"/>
      <w:divBdr>
        <w:top w:val="none" w:sz="0" w:space="0" w:color="auto"/>
        <w:left w:val="none" w:sz="0" w:space="0" w:color="auto"/>
        <w:bottom w:val="none" w:sz="0" w:space="0" w:color="auto"/>
        <w:right w:val="none" w:sz="0" w:space="0" w:color="auto"/>
      </w:divBdr>
    </w:div>
    <w:div w:id="2009089636">
      <w:bodyDiv w:val="1"/>
      <w:marLeft w:val="0"/>
      <w:marRight w:val="0"/>
      <w:marTop w:val="0"/>
      <w:marBottom w:val="0"/>
      <w:divBdr>
        <w:top w:val="none" w:sz="0" w:space="0" w:color="auto"/>
        <w:left w:val="none" w:sz="0" w:space="0" w:color="auto"/>
        <w:bottom w:val="none" w:sz="0" w:space="0" w:color="auto"/>
        <w:right w:val="none" w:sz="0" w:space="0" w:color="auto"/>
      </w:divBdr>
    </w:div>
    <w:div w:id="2009092303">
      <w:bodyDiv w:val="1"/>
      <w:marLeft w:val="0"/>
      <w:marRight w:val="0"/>
      <w:marTop w:val="0"/>
      <w:marBottom w:val="0"/>
      <w:divBdr>
        <w:top w:val="none" w:sz="0" w:space="0" w:color="auto"/>
        <w:left w:val="none" w:sz="0" w:space="0" w:color="auto"/>
        <w:bottom w:val="none" w:sz="0" w:space="0" w:color="auto"/>
        <w:right w:val="none" w:sz="0" w:space="0" w:color="auto"/>
      </w:divBdr>
    </w:div>
    <w:div w:id="2009405604">
      <w:bodyDiv w:val="1"/>
      <w:marLeft w:val="0"/>
      <w:marRight w:val="0"/>
      <w:marTop w:val="0"/>
      <w:marBottom w:val="0"/>
      <w:divBdr>
        <w:top w:val="none" w:sz="0" w:space="0" w:color="auto"/>
        <w:left w:val="none" w:sz="0" w:space="0" w:color="auto"/>
        <w:bottom w:val="none" w:sz="0" w:space="0" w:color="auto"/>
        <w:right w:val="none" w:sz="0" w:space="0" w:color="auto"/>
      </w:divBdr>
    </w:div>
    <w:div w:id="2009554748">
      <w:bodyDiv w:val="1"/>
      <w:marLeft w:val="0"/>
      <w:marRight w:val="0"/>
      <w:marTop w:val="0"/>
      <w:marBottom w:val="0"/>
      <w:divBdr>
        <w:top w:val="none" w:sz="0" w:space="0" w:color="auto"/>
        <w:left w:val="none" w:sz="0" w:space="0" w:color="auto"/>
        <w:bottom w:val="none" w:sz="0" w:space="0" w:color="auto"/>
        <w:right w:val="none" w:sz="0" w:space="0" w:color="auto"/>
      </w:divBdr>
    </w:div>
    <w:div w:id="2009942111">
      <w:bodyDiv w:val="1"/>
      <w:marLeft w:val="0"/>
      <w:marRight w:val="0"/>
      <w:marTop w:val="0"/>
      <w:marBottom w:val="0"/>
      <w:divBdr>
        <w:top w:val="none" w:sz="0" w:space="0" w:color="auto"/>
        <w:left w:val="none" w:sz="0" w:space="0" w:color="auto"/>
        <w:bottom w:val="none" w:sz="0" w:space="0" w:color="auto"/>
        <w:right w:val="none" w:sz="0" w:space="0" w:color="auto"/>
      </w:divBdr>
    </w:div>
    <w:div w:id="2010020108">
      <w:bodyDiv w:val="1"/>
      <w:marLeft w:val="0"/>
      <w:marRight w:val="0"/>
      <w:marTop w:val="0"/>
      <w:marBottom w:val="0"/>
      <w:divBdr>
        <w:top w:val="none" w:sz="0" w:space="0" w:color="auto"/>
        <w:left w:val="none" w:sz="0" w:space="0" w:color="auto"/>
        <w:bottom w:val="none" w:sz="0" w:space="0" w:color="auto"/>
        <w:right w:val="none" w:sz="0" w:space="0" w:color="auto"/>
      </w:divBdr>
    </w:div>
    <w:div w:id="2010061810">
      <w:bodyDiv w:val="1"/>
      <w:marLeft w:val="0"/>
      <w:marRight w:val="0"/>
      <w:marTop w:val="0"/>
      <w:marBottom w:val="0"/>
      <w:divBdr>
        <w:top w:val="none" w:sz="0" w:space="0" w:color="auto"/>
        <w:left w:val="none" w:sz="0" w:space="0" w:color="auto"/>
        <w:bottom w:val="none" w:sz="0" w:space="0" w:color="auto"/>
        <w:right w:val="none" w:sz="0" w:space="0" w:color="auto"/>
      </w:divBdr>
    </w:div>
    <w:div w:id="2010206279">
      <w:bodyDiv w:val="1"/>
      <w:marLeft w:val="0"/>
      <w:marRight w:val="0"/>
      <w:marTop w:val="0"/>
      <w:marBottom w:val="0"/>
      <w:divBdr>
        <w:top w:val="none" w:sz="0" w:space="0" w:color="auto"/>
        <w:left w:val="none" w:sz="0" w:space="0" w:color="auto"/>
        <w:bottom w:val="none" w:sz="0" w:space="0" w:color="auto"/>
        <w:right w:val="none" w:sz="0" w:space="0" w:color="auto"/>
      </w:divBdr>
    </w:div>
    <w:div w:id="2010323693">
      <w:bodyDiv w:val="1"/>
      <w:marLeft w:val="0"/>
      <w:marRight w:val="0"/>
      <w:marTop w:val="0"/>
      <w:marBottom w:val="0"/>
      <w:divBdr>
        <w:top w:val="none" w:sz="0" w:space="0" w:color="auto"/>
        <w:left w:val="none" w:sz="0" w:space="0" w:color="auto"/>
        <w:bottom w:val="none" w:sz="0" w:space="0" w:color="auto"/>
        <w:right w:val="none" w:sz="0" w:space="0" w:color="auto"/>
      </w:divBdr>
    </w:div>
    <w:div w:id="2010324170">
      <w:bodyDiv w:val="1"/>
      <w:marLeft w:val="0"/>
      <w:marRight w:val="0"/>
      <w:marTop w:val="0"/>
      <w:marBottom w:val="0"/>
      <w:divBdr>
        <w:top w:val="none" w:sz="0" w:space="0" w:color="auto"/>
        <w:left w:val="none" w:sz="0" w:space="0" w:color="auto"/>
        <w:bottom w:val="none" w:sz="0" w:space="0" w:color="auto"/>
        <w:right w:val="none" w:sz="0" w:space="0" w:color="auto"/>
      </w:divBdr>
    </w:div>
    <w:div w:id="2010327168">
      <w:bodyDiv w:val="1"/>
      <w:marLeft w:val="0"/>
      <w:marRight w:val="0"/>
      <w:marTop w:val="0"/>
      <w:marBottom w:val="0"/>
      <w:divBdr>
        <w:top w:val="none" w:sz="0" w:space="0" w:color="auto"/>
        <w:left w:val="none" w:sz="0" w:space="0" w:color="auto"/>
        <w:bottom w:val="none" w:sz="0" w:space="0" w:color="auto"/>
        <w:right w:val="none" w:sz="0" w:space="0" w:color="auto"/>
      </w:divBdr>
    </w:div>
    <w:div w:id="2010595625">
      <w:bodyDiv w:val="1"/>
      <w:marLeft w:val="0"/>
      <w:marRight w:val="0"/>
      <w:marTop w:val="0"/>
      <w:marBottom w:val="0"/>
      <w:divBdr>
        <w:top w:val="none" w:sz="0" w:space="0" w:color="auto"/>
        <w:left w:val="none" w:sz="0" w:space="0" w:color="auto"/>
        <w:bottom w:val="none" w:sz="0" w:space="0" w:color="auto"/>
        <w:right w:val="none" w:sz="0" w:space="0" w:color="auto"/>
      </w:divBdr>
    </w:div>
    <w:div w:id="2010598771">
      <w:bodyDiv w:val="1"/>
      <w:marLeft w:val="0"/>
      <w:marRight w:val="0"/>
      <w:marTop w:val="0"/>
      <w:marBottom w:val="0"/>
      <w:divBdr>
        <w:top w:val="none" w:sz="0" w:space="0" w:color="auto"/>
        <w:left w:val="none" w:sz="0" w:space="0" w:color="auto"/>
        <w:bottom w:val="none" w:sz="0" w:space="0" w:color="auto"/>
        <w:right w:val="none" w:sz="0" w:space="0" w:color="auto"/>
      </w:divBdr>
    </w:div>
    <w:div w:id="2010599394">
      <w:bodyDiv w:val="1"/>
      <w:marLeft w:val="0"/>
      <w:marRight w:val="0"/>
      <w:marTop w:val="0"/>
      <w:marBottom w:val="0"/>
      <w:divBdr>
        <w:top w:val="none" w:sz="0" w:space="0" w:color="auto"/>
        <w:left w:val="none" w:sz="0" w:space="0" w:color="auto"/>
        <w:bottom w:val="none" w:sz="0" w:space="0" w:color="auto"/>
        <w:right w:val="none" w:sz="0" w:space="0" w:color="auto"/>
      </w:divBdr>
    </w:div>
    <w:div w:id="2010793811">
      <w:bodyDiv w:val="1"/>
      <w:marLeft w:val="0"/>
      <w:marRight w:val="0"/>
      <w:marTop w:val="0"/>
      <w:marBottom w:val="0"/>
      <w:divBdr>
        <w:top w:val="none" w:sz="0" w:space="0" w:color="auto"/>
        <w:left w:val="none" w:sz="0" w:space="0" w:color="auto"/>
        <w:bottom w:val="none" w:sz="0" w:space="0" w:color="auto"/>
        <w:right w:val="none" w:sz="0" w:space="0" w:color="auto"/>
      </w:divBdr>
    </w:div>
    <w:div w:id="2010864566">
      <w:bodyDiv w:val="1"/>
      <w:marLeft w:val="0"/>
      <w:marRight w:val="0"/>
      <w:marTop w:val="0"/>
      <w:marBottom w:val="0"/>
      <w:divBdr>
        <w:top w:val="none" w:sz="0" w:space="0" w:color="auto"/>
        <w:left w:val="none" w:sz="0" w:space="0" w:color="auto"/>
        <w:bottom w:val="none" w:sz="0" w:space="0" w:color="auto"/>
        <w:right w:val="none" w:sz="0" w:space="0" w:color="auto"/>
      </w:divBdr>
    </w:div>
    <w:div w:id="2010910301">
      <w:bodyDiv w:val="1"/>
      <w:marLeft w:val="0"/>
      <w:marRight w:val="0"/>
      <w:marTop w:val="0"/>
      <w:marBottom w:val="0"/>
      <w:divBdr>
        <w:top w:val="none" w:sz="0" w:space="0" w:color="auto"/>
        <w:left w:val="none" w:sz="0" w:space="0" w:color="auto"/>
        <w:bottom w:val="none" w:sz="0" w:space="0" w:color="auto"/>
        <w:right w:val="none" w:sz="0" w:space="0" w:color="auto"/>
      </w:divBdr>
    </w:div>
    <w:div w:id="2011054625">
      <w:bodyDiv w:val="1"/>
      <w:marLeft w:val="0"/>
      <w:marRight w:val="0"/>
      <w:marTop w:val="0"/>
      <w:marBottom w:val="0"/>
      <w:divBdr>
        <w:top w:val="none" w:sz="0" w:space="0" w:color="auto"/>
        <w:left w:val="none" w:sz="0" w:space="0" w:color="auto"/>
        <w:bottom w:val="none" w:sz="0" w:space="0" w:color="auto"/>
        <w:right w:val="none" w:sz="0" w:space="0" w:color="auto"/>
      </w:divBdr>
    </w:div>
    <w:div w:id="2011105060">
      <w:bodyDiv w:val="1"/>
      <w:marLeft w:val="0"/>
      <w:marRight w:val="0"/>
      <w:marTop w:val="0"/>
      <w:marBottom w:val="0"/>
      <w:divBdr>
        <w:top w:val="none" w:sz="0" w:space="0" w:color="auto"/>
        <w:left w:val="none" w:sz="0" w:space="0" w:color="auto"/>
        <w:bottom w:val="none" w:sz="0" w:space="0" w:color="auto"/>
        <w:right w:val="none" w:sz="0" w:space="0" w:color="auto"/>
      </w:divBdr>
    </w:div>
    <w:div w:id="2011130175">
      <w:bodyDiv w:val="1"/>
      <w:marLeft w:val="0"/>
      <w:marRight w:val="0"/>
      <w:marTop w:val="0"/>
      <w:marBottom w:val="0"/>
      <w:divBdr>
        <w:top w:val="none" w:sz="0" w:space="0" w:color="auto"/>
        <w:left w:val="none" w:sz="0" w:space="0" w:color="auto"/>
        <w:bottom w:val="none" w:sz="0" w:space="0" w:color="auto"/>
        <w:right w:val="none" w:sz="0" w:space="0" w:color="auto"/>
      </w:divBdr>
    </w:div>
    <w:div w:id="2011179604">
      <w:bodyDiv w:val="1"/>
      <w:marLeft w:val="0"/>
      <w:marRight w:val="0"/>
      <w:marTop w:val="0"/>
      <w:marBottom w:val="0"/>
      <w:divBdr>
        <w:top w:val="none" w:sz="0" w:space="0" w:color="auto"/>
        <w:left w:val="none" w:sz="0" w:space="0" w:color="auto"/>
        <w:bottom w:val="none" w:sz="0" w:space="0" w:color="auto"/>
        <w:right w:val="none" w:sz="0" w:space="0" w:color="auto"/>
      </w:divBdr>
    </w:div>
    <w:div w:id="2011326627">
      <w:bodyDiv w:val="1"/>
      <w:marLeft w:val="0"/>
      <w:marRight w:val="0"/>
      <w:marTop w:val="0"/>
      <w:marBottom w:val="0"/>
      <w:divBdr>
        <w:top w:val="none" w:sz="0" w:space="0" w:color="auto"/>
        <w:left w:val="none" w:sz="0" w:space="0" w:color="auto"/>
        <w:bottom w:val="none" w:sz="0" w:space="0" w:color="auto"/>
        <w:right w:val="none" w:sz="0" w:space="0" w:color="auto"/>
      </w:divBdr>
    </w:div>
    <w:div w:id="2011591671">
      <w:bodyDiv w:val="1"/>
      <w:marLeft w:val="0"/>
      <w:marRight w:val="0"/>
      <w:marTop w:val="0"/>
      <w:marBottom w:val="0"/>
      <w:divBdr>
        <w:top w:val="none" w:sz="0" w:space="0" w:color="auto"/>
        <w:left w:val="none" w:sz="0" w:space="0" w:color="auto"/>
        <w:bottom w:val="none" w:sz="0" w:space="0" w:color="auto"/>
        <w:right w:val="none" w:sz="0" w:space="0" w:color="auto"/>
      </w:divBdr>
    </w:div>
    <w:div w:id="2011710188">
      <w:bodyDiv w:val="1"/>
      <w:marLeft w:val="0"/>
      <w:marRight w:val="0"/>
      <w:marTop w:val="0"/>
      <w:marBottom w:val="0"/>
      <w:divBdr>
        <w:top w:val="none" w:sz="0" w:space="0" w:color="auto"/>
        <w:left w:val="none" w:sz="0" w:space="0" w:color="auto"/>
        <w:bottom w:val="none" w:sz="0" w:space="0" w:color="auto"/>
        <w:right w:val="none" w:sz="0" w:space="0" w:color="auto"/>
      </w:divBdr>
    </w:div>
    <w:div w:id="2012022966">
      <w:bodyDiv w:val="1"/>
      <w:marLeft w:val="0"/>
      <w:marRight w:val="0"/>
      <w:marTop w:val="0"/>
      <w:marBottom w:val="0"/>
      <w:divBdr>
        <w:top w:val="none" w:sz="0" w:space="0" w:color="auto"/>
        <w:left w:val="none" w:sz="0" w:space="0" w:color="auto"/>
        <w:bottom w:val="none" w:sz="0" w:space="0" w:color="auto"/>
        <w:right w:val="none" w:sz="0" w:space="0" w:color="auto"/>
      </w:divBdr>
    </w:div>
    <w:div w:id="2012029101">
      <w:bodyDiv w:val="1"/>
      <w:marLeft w:val="0"/>
      <w:marRight w:val="0"/>
      <w:marTop w:val="0"/>
      <w:marBottom w:val="0"/>
      <w:divBdr>
        <w:top w:val="none" w:sz="0" w:space="0" w:color="auto"/>
        <w:left w:val="none" w:sz="0" w:space="0" w:color="auto"/>
        <w:bottom w:val="none" w:sz="0" w:space="0" w:color="auto"/>
        <w:right w:val="none" w:sz="0" w:space="0" w:color="auto"/>
      </w:divBdr>
    </w:div>
    <w:div w:id="2012098277">
      <w:bodyDiv w:val="1"/>
      <w:marLeft w:val="0"/>
      <w:marRight w:val="0"/>
      <w:marTop w:val="0"/>
      <w:marBottom w:val="0"/>
      <w:divBdr>
        <w:top w:val="none" w:sz="0" w:space="0" w:color="auto"/>
        <w:left w:val="none" w:sz="0" w:space="0" w:color="auto"/>
        <w:bottom w:val="none" w:sz="0" w:space="0" w:color="auto"/>
        <w:right w:val="none" w:sz="0" w:space="0" w:color="auto"/>
      </w:divBdr>
    </w:div>
    <w:div w:id="2012104976">
      <w:bodyDiv w:val="1"/>
      <w:marLeft w:val="0"/>
      <w:marRight w:val="0"/>
      <w:marTop w:val="0"/>
      <w:marBottom w:val="0"/>
      <w:divBdr>
        <w:top w:val="none" w:sz="0" w:space="0" w:color="auto"/>
        <w:left w:val="none" w:sz="0" w:space="0" w:color="auto"/>
        <w:bottom w:val="none" w:sz="0" w:space="0" w:color="auto"/>
        <w:right w:val="none" w:sz="0" w:space="0" w:color="auto"/>
      </w:divBdr>
    </w:div>
    <w:div w:id="2012174090">
      <w:bodyDiv w:val="1"/>
      <w:marLeft w:val="0"/>
      <w:marRight w:val="0"/>
      <w:marTop w:val="0"/>
      <w:marBottom w:val="0"/>
      <w:divBdr>
        <w:top w:val="none" w:sz="0" w:space="0" w:color="auto"/>
        <w:left w:val="none" w:sz="0" w:space="0" w:color="auto"/>
        <w:bottom w:val="none" w:sz="0" w:space="0" w:color="auto"/>
        <w:right w:val="none" w:sz="0" w:space="0" w:color="auto"/>
      </w:divBdr>
    </w:div>
    <w:div w:id="2012222485">
      <w:bodyDiv w:val="1"/>
      <w:marLeft w:val="0"/>
      <w:marRight w:val="0"/>
      <w:marTop w:val="0"/>
      <w:marBottom w:val="0"/>
      <w:divBdr>
        <w:top w:val="none" w:sz="0" w:space="0" w:color="auto"/>
        <w:left w:val="none" w:sz="0" w:space="0" w:color="auto"/>
        <w:bottom w:val="none" w:sz="0" w:space="0" w:color="auto"/>
        <w:right w:val="none" w:sz="0" w:space="0" w:color="auto"/>
      </w:divBdr>
    </w:div>
    <w:div w:id="2012246456">
      <w:bodyDiv w:val="1"/>
      <w:marLeft w:val="0"/>
      <w:marRight w:val="0"/>
      <w:marTop w:val="0"/>
      <w:marBottom w:val="0"/>
      <w:divBdr>
        <w:top w:val="none" w:sz="0" w:space="0" w:color="auto"/>
        <w:left w:val="none" w:sz="0" w:space="0" w:color="auto"/>
        <w:bottom w:val="none" w:sz="0" w:space="0" w:color="auto"/>
        <w:right w:val="none" w:sz="0" w:space="0" w:color="auto"/>
      </w:divBdr>
    </w:div>
    <w:div w:id="2012440371">
      <w:bodyDiv w:val="1"/>
      <w:marLeft w:val="0"/>
      <w:marRight w:val="0"/>
      <w:marTop w:val="0"/>
      <w:marBottom w:val="0"/>
      <w:divBdr>
        <w:top w:val="none" w:sz="0" w:space="0" w:color="auto"/>
        <w:left w:val="none" w:sz="0" w:space="0" w:color="auto"/>
        <w:bottom w:val="none" w:sz="0" w:space="0" w:color="auto"/>
        <w:right w:val="none" w:sz="0" w:space="0" w:color="auto"/>
      </w:divBdr>
    </w:div>
    <w:div w:id="2012482272">
      <w:bodyDiv w:val="1"/>
      <w:marLeft w:val="0"/>
      <w:marRight w:val="0"/>
      <w:marTop w:val="0"/>
      <w:marBottom w:val="0"/>
      <w:divBdr>
        <w:top w:val="none" w:sz="0" w:space="0" w:color="auto"/>
        <w:left w:val="none" w:sz="0" w:space="0" w:color="auto"/>
        <w:bottom w:val="none" w:sz="0" w:space="0" w:color="auto"/>
        <w:right w:val="none" w:sz="0" w:space="0" w:color="auto"/>
      </w:divBdr>
    </w:div>
    <w:div w:id="2012759290">
      <w:bodyDiv w:val="1"/>
      <w:marLeft w:val="0"/>
      <w:marRight w:val="0"/>
      <w:marTop w:val="0"/>
      <w:marBottom w:val="0"/>
      <w:divBdr>
        <w:top w:val="none" w:sz="0" w:space="0" w:color="auto"/>
        <w:left w:val="none" w:sz="0" w:space="0" w:color="auto"/>
        <w:bottom w:val="none" w:sz="0" w:space="0" w:color="auto"/>
        <w:right w:val="none" w:sz="0" w:space="0" w:color="auto"/>
      </w:divBdr>
    </w:div>
    <w:div w:id="2012760005">
      <w:bodyDiv w:val="1"/>
      <w:marLeft w:val="0"/>
      <w:marRight w:val="0"/>
      <w:marTop w:val="0"/>
      <w:marBottom w:val="0"/>
      <w:divBdr>
        <w:top w:val="none" w:sz="0" w:space="0" w:color="auto"/>
        <w:left w:val="none" w:sz="0" w:space="0" w:color="auto"/>
        <w:bottom w:val="none" w:sz="0" w:space="0" w:color="auto"/>
        <w:right w:val="none" w:sz="0" w:space="0" w:color="auto"/>
      </w:divBdr>
    </w:div>
    <w:div w:id="2013143023">
      <w:bodyDiv w:val="1"/>
      <w:marLeft w:val="0"/>
      <w:marRight w:val="0"/>
      <w:marTop w:val="0"/>
      <w:marBottom w:val="0"/>
      <w:divBdr>
        <w:top w:val="none" w:sz="0" w:space="0" w:color="auto"/>
        <w:left w:val="none" w:sz="0" w:space="0" w:color="auto"/>
        <w:bottom w:val="none" w:sz="0" w:space="0" w:color="auto"/>
        <w:right w:val="none" w:sz="0" w:space="0" w:color="auto"/>
      </w:divBdr>
    </w:div>
    <w:div w:id="2013146049">
      <w:bodyDiv w:val="1"/>
      <w:marLeft w:val="0"/>
      <w:marRight w:val="0"/>
      <w:marTop w:val="0"/>
      <w:marBottom w:val="0"/>
      <w:divBdr>
        <w:top w:val="none" w:sz="0" w:space="0" w:color="auto"/>
        <w:left w:val="none" w:sz="0" w:space="0" w:color="auto"/>
        <w:bottom w:val="none" w:sz="0" w:space="0" w:color="auto"/>
        <w:right w:val="none" w:sz="0" w:space="0" w:color="auto"/>
      </w:divBdr>
    </w:div>
    <w:div w:id="2013216890">
      <w:bodyDiv w:val="1"/>
      <w:marLeft w:val="0"/>
      <w:marRight w:val="0"/>
      <w:marTop w:val="0"/>
      <w:marBottom w:val="0"/>
      <w:divBdr>
        <w:top w:val="none" w:sz="0" w:space="0" w:color="auto"/>
        <w:left w:val="none" w:sz="0" w:space="0" w:color="auto"/>
        <w:bottom w:val="none" w:sz="0" w:space="0" w:color="auto"/>
        <w:right w:val="none" w:sz="0" w:space="0" w:color="auto"/>
      </w:divBdr>
    </w:div>
    <w:div w:id="2013333770">
      <w:bodyDiv w:val="1"/>
      <w:marLeft w:val="0"/>
      <w:marRight w:val="0"/>
      <w:marTop w:val="0"/>
      <w:marBottom w:val="0"/>
      <w:divBdr>
        <w:top w:val="none" w:sz="0" w:space="0" w:color="auto"/>
        <w:left w:val="none" w:sz="0" w:space="0" w:color="auto"/>
        <w:bottom w:val="none" w:sz="0" w:space="0" w:color="auto"/>
        <w:right w:val="none" w:sz="0" w:space="0" w:color="auto"/>
      </w:divBdr>
    </w:div>
    <w:div w:id="2013486083">
      <w:bodyDiv w:val="1"/>
      <w:marLeft w:val="0"/>
      <w:marRight w:val="0"/>
      <w:marTop w:val="0"/>
      <w:marBottom w:val="0"/>
      <w:divBdr>
        <w:top w:val="none" w:sz="0" w:space="0" w:color="auto"/>
        <w:left w:val="none" w:sz="0" w:space="0" w:color="auto"/>
        <w:bottom w:val="none" w:sz="0" w:space="0" w:color="auto"/>
        <w:right w:val="none" w:sz="0" w:space="0" w:color="auto"/>
      </w:divBdr>
    </w:div>
    <w:div w:id="2013601916">
      <w:bodyDiv w:val="1"/>
      <w:marLeft w:val="0"/>
      <w:marRight w:val="0"/>
      <w:marTop w:val="0"/>
      <w:marBottom w:val="0"/>
      <w:divBdr>
        <w:top w:val="none" w:sz="0" w:space="0" w:color="auto"/>
        <w:left w:val="none" w:sz="0" w:space="0" w:color="auto"/>
        <w:bottom w:val="none" w:sz="0" w:space="0" w:color="auto"/>
        <w:right w:val="none" w:sz="0" w:space="0" w:color="auto"/>
      </w:divBdr>
    </w:div>
    <w:div w:id="2013873480">
      <w:bodyDiv w:val="1"/>
      <w:marLeft w:val="0"/>
      <w:marRight w:val="0"/>
      <w:marTop w:val="0"/>
      <w:marBottom w:val="0"/>
      <w:divBdr>
        <w:top w:val="none" w:sz="0" w:space="0" w:color="auto"/>
        <w:left w:val="none" w:sz="0" w:space="0" w:color="auto"/>
        <w:bottom w:val="none" w:sz="0" w:space="0" w:color="auto"/>
        <w:right w:val="none" w:sz="0" w:space="0" w:color="auto"/>
      </w:divBdr>
    </w:div>
    <w:div w:id="2013946411">
      <w:bodyDiv w:val="1"/>
      <w:marLeft w:val="0"/>
      <w:marRight w:val="0"/>
      <w:marTop w:val="0"/>
      <w:marBottom w:val="0"/>
      <w:divBdr>
        <w:top w:val="none" w:sz="0" w:space="0" w:color="auto"/>
        <w:left w:val="none" w:sz="0" w:space="0" w:color="auto"/>
        <w:bottom w:val="none" w:sz="0" w:space="0" w:color="auto"/>
        <w:right w:val="none" w:sz="0" w:space="0" w:color="auto"/>
      </w:divBdr>
    </w:div>
    <w:div w:id="2014068740">
      <w:bodyDiv w:val="1"/>
      <w:marLeft w:val="0"/>
      <w:marRight w:val="0"/>
      <w:marTop w:val="0"/>
      <w:marBottom w:val="0"/>
      <w:divBdr>
        <w:top w:val="none" w:sz="0" w:space="0" w:color="auto"/>
        <w:left w:val="none" w:sz="0" w:space="0" w:color="auto"/>
        <w:bottom w:val="none" w:sz="0" w:space="0" w:color="auto"/>
        <w:right w:val="none" w:sz="0" w:space="0" w:color="auto"/>
      </w:divBdr>
    </w:div>
    <w:div w:id="2014188673">
      <w:bodyDiv w:val="1"/>
      <w:marLeft w:val="0"/>
      <w:marRight w:val="0"/>
      <w:marTop w:val="0"/>
      <w:marBottom w:val="0"/>
      <w:divBdr>
        <w:top w:val="none" w:sz="0" w:space="0" w:color="auto"/>
        <w:left w:val="none" w:sz="0" w:space="0" w:color="auto"/>
        <w:bottom w:val="none" w:sz="0" w:space="0" w:color="auto"/>
        <w:right w:val="none" w:sz="0" w:space="0" w:color="auto"/>
      </w:divBdr>
    </w:div>
    <w:div w:id="2014331786">
      <w:bodyDiv w:val="1"/>
      <w:marLeft w:val="0"/>
      <w:marRight w:val="0"/>
      <w:marTop w:val="0"/>
      <w:marBottom w:val="0"/>
      <w:divBdr>
        <w:top w:val="none" w:sz="0" w:space="0" w:color="auto"/>
        <w:left w:val="none" w:sz="0" w:space="0" w:color="auto"/>
        <w:bottom w:val="none" w:sz="0" w:space="0" w:color="auto"/>
        <w:right w:val="none" w:sz="0" w:space="0" w:color="auto"/>
      </w:divBdr>
    </w:div>
    <w:div w:id="2014603183">
      <w:bodyDiv w:val="1"/>
      <w:marLeft w:val="0"/>
      <w:marRight w:val="0"/>
      <w:marTop w:val="0"/>
      <w:marBottom w:val="0"/>
      <w:divBdr>
        <w:top w:val="none" w:sz="0" w:space="0" w:color="auto"/>
        <w:left w:val="none" w:sz="0" w:space="0" w:color="auto"/>
        <w:bottom w:val="none" w:sz="0" w:space="0" w:color="auto"/>
        <w:right w:val="none" w:sz="0" w:space="0" w:color="auto"/>
      </w:divBdr>
    </w:div>
    <w:div w:id="2014606649">
      <w:bodyDiv w:val="1"/>
      <w:marLeft w:val="0"/>
      <w:marRight w:val="0"/>
      <w:marTop w:val="0"/>
      <w:marBottom w:val="0"/>
      <w:divBdr>
        <w:top w:val="none" w:sz="0" w:space="0" w:color="auto"/>
        <w:left w:val="none" w:sz="0" w:space="0" w:color="auto"/>
        <w:bottom w:val="none" w:sz="0" w:space="0" w:color="auto"/>
        <w:right w:val="none" w:sz="0" w:space="0" w:color="auto"/>
      </w:divBdr>
    </w:div>
    <w:div w:id="2014918484">
      <w:bodyDiv w:val="1"/>
      <w:marLeft w:val="0"/>
      <w:marRight w:val="0"/>
      <w:marTop w:val="0"/>
      <w:marBottom w:val="0"/>
      <w:divBdr>
        <w:top w:val="none" w:sz="0" w:space="0" w:color="auto"/>
        <w:left w:val="none" w:sz="0" w:space="0" w:color="auto"/>
        <w:bottom w:val="none" w:sz="0" w:space="0" w:color="auto"/>
        <w:right w:val="none" w:sz="0" w:space="0" w:color="auto"/>
      </w:divBdr>
    </w:div>
    <w:div w:id="2014991989">
      <w:bodyDiv w:val="1"/>
      <w:marLeft w:val="0"/>
      <w:marRight w:val="0"/>
      <w:marTop w:val="0"/>
      <w:marBottom w:val="0"/>
      <w:divBdr>
        <w:top w:val="none" w:sz="0" w:space="0" w:color="auto"/>
        <w:left w:val="none" w:sz="0" w:space="0" w:color="auto"/>
        <w:bottom w:val="none" w:sz="0" w:space="0" w:color="auto"/>
        <w:right w:val="none" w:sz="0" w:space="0" w:color="auto"/>
      </w:divBdr>
    </w:div>
    <w:div w:id="2015374120">
      <w:bodyDiv w:val="1"/>
      <w:marLeft w:val="0"/>
      <w:marRight w:val="0"/>
      <w:marTop w:val="0"/>
      <w:marBottom w:val="0"/>
      <w:divBdr>
        <w:top w:val="none" w:sz="0" w:space="0" w:color="auto"/>
        <w:left w:val="none" w:sz="0" w:space="0" w:color="auto"/>
        <w:bottom w:val="none" w:sz="0" w:space="0" w:color="auto"/>
        <w:right w:val="none" w:sz="0" w:space="0" w:color="auto"/>
      </w:divBdr>
    </w:div>
    <w:div w:id="2015454220">
      <w:bodyDiv w:val="1"/>
      <w:marLeft w:val="0"/>
      <w:marRight w:val="0"/>
      <w:marTop w:val="0"/>
      <w:marBottom w:val="0"/>
      <w:divBdr>
        <w:top w:val="none" w:sz="0" w:space="0" w:color="auto"/>
        <w:left w:val="none" w:sz="0" w:space="0" w:color="auto"/>
        <w:bottom w:val="none" w:sz="0" w:space="0" w:color="auto"/>
        <w:right w:val="none" w:sz="0" w:space="0" w:color="auto"/>
      </w:divBdr>
    </w:div>
    <w:div w:id="2015649416">
      <w:bodyDiv w:val="1"/>
      <w:marLeft w:val="0"/>
      <w:marRight w:val="0"/>
      <w:marTop w:val="0"/>
      <w:marBottom w:val="0"/>
      <w:divBdr>
        <w:top w:val="none" w:sz="0" w:space="0" w:color="auto"/>
        <w:left w:val="none" w:sz="0" w:space="0" w:color="auto"/>
        <w:bottom w:val="none" w:sz="0" w:space="0" w:color="auto"/>
        <w:right w:val="none" w:sz="0" w:space="0" w:color="auto"/>
      </w:divBdr>
    </w:div>
    <w:div w:id="2016106107">
      <w:bodyDiv w:val="1"/>
      <w:marLeft w:val="0"/>
      <w:marRight w:val="0"/>
      <w:marTop w:val="0"/>
      <w:marBottom w:val="0"/>
      <w:divBdr>
        <w:top w:val="none" w:sz="0" w:space="0" w:color="auto"/>
        <w:left w:val="none" w:sz="0" w:space="0" w:color="auto"/>
        <w:bottom w:val="none" w:sz="0" w:space="0" w:color="auto"/>
        <w:right w:val="none" w:sz="0" w:space="0" w:color="auto"/>
      </w:divBdr>
    </w:div>
    <w:div w:id="2016111669">
      <w:bodyDiv w:val="1"/>
      <w:marLeft w:val="0"/>
      <w:marRight w:val="0"/>
      <w:marTop w:val="0"/>
      <w:marBottom w:val="0"/>
      <w:divBdr>
        <w:top w:val="none" w:sz="0" w:space="0" w:color="auto"/>
        <w:left w:val="none" w:sz="0" w:space="0" w:color="auto"/>
        <w:bottom w:val="none" w:sz="0" w:space="0" w:color="auto"/>
        <w:right w:val="none" w:sz="0" w:space="0" w:color="auto"/>
      </w:divBdr>
    </w:div>
    <w:div w:id="2016182034">
      <w:bodyDiv w:val="1"/>
      <w:marLeft w:val="0"/>
      <w:marRight w:val="0"/>
      <w:marTop w:val="0"/>
      <w:marBottom w:val="0"/>
      <w:divBdr>
        <w:top w:val="none" w:sz="0" w:space="0" w:color="auto"/>
        <w:left w:val="none" w:sz="0" w:space="0" w:color="auto"/>
        <w:bottom w:val="none" w:sz="0" w:space="0" w:color="auto"/>
        <w:right w:val="none" w:sz="0" w:space="0" w:color="auto"/>
      </w:divBdr>
    </w:div>
    <w:div w:id="2016227605">
      <w:bodyDiv w:val="1"/>
      <w:marLeft w:val="0"/>
      <w:marRight w:val="0"/>
      <w:marTop w:val="0"/>
      <w:marBottom w:val="0"/>
      <w:divBdr>
        <w:top w:val="none" w:sz="0" w:space="0" w:color="auto"/>
        <w:left w:val="none" w:sz="0" w:space="0" w:color="auto"/>
        <w:bottom w:val="none" w:sz="0" w:space="0" w:color="auto"/>
        <w:right w:val="none" w:sz="0" w:space="0" w:color="auto"/>
      </w:divBdr>
    </w:div>
    <w:div w:id="2016413973">
      <w:bodyDiv w:val="1"/>
      <w:marLeft w:val="0"/>
      <w:marRight w:val="0"/>
      <w:marTop w:val="0"/>
      <w:marBottom w:val="0"/>
      <w:divBdr>
        <w:top w:val="none" w:sz="0" w:space="0" w:color="auto"/>
        <w:left w:val="none" w:sz="0" w:space="0" w:color="auto"/>
        <w:bottom w:val="none" w:sz="0" w:space="0" w:color="auto"/>
        <w:right w:val="none" w:sz="0" w:space="0" w:color="auto"/>
      </w:divBdr>
    </w:div>
    <w:div w:id="2016423151">
      <w:bodyDiv w:val="1"/>
      <w:marLeft w:val="0"/>
      <w:marRight w:val="0"/>
      <w:marTop w:val="0"/>
      <w:marBottom w:val="0"/>
      <w:divBdr>
        <w:top w:val="none" w:sz="0" w:space="0" w:color="auto"/>
        <w:left w:val="none" w:sz="0" w:space="0" w:color="auto"/>
        <w:bottom w:val="none" w:sz="0" w:space="0" w:color="auto"/>
        <w:right w:val="none" w:sz="0" w:space="0" w:color="auto"/>
      </w:divBdr>
    </w:div>
    <w:div w:id="2016571250">
      <w:bodyDiv w:val="1"/>
      <w:marLeft w:val="0"/>
      <w:marRight w:val="0"/>
      <w:marTop w:val="0"/>
      <w:marBottom w:val="0"/>
      <w:divBdr>
        <w:top w:val="none" w:sz="0" w:space="0" w:color="auto"/>
        <w:left w:val="none" w:sz="0" w:space="0" w:color="auto"/>
        <w:bottom w:val="none" w:sz="0" w:space="0" w:color="auto"/>
        <w:right w:val="none" w:sz="0" w:space="0" w:color="auto"/>
      </w:divBdr>
    </w:div>
    <w:div w:id="2016573306">
      <w:bodyDiv w:val="1"/>
      <w:marLeft w:val="0"/>
      <w:marRight w:val="0"/>
      <w:marTop w:val="0"/>
      <w:marBottom w:val="0"/>
      <w:divBdr>
        <w:top w:val="none" w:sz="0" w:space="0" w:color="auto"/>
        <w:left w:val="none" w:sz="0" w:space="0" w:color="auto"/>
        <w:bottom w:val="none" w:sz="0" w:space="0" w:color="auto"/>
        <w:right w:val="none" w:sz="0" w:space="0" w:color="auto"/>
      </w:divBdr>
    </w:div>
    <w:div w:id="2016759013">
      <w:bodyDiv w:val="1"/>
      <w:marLeft w:val="0"/>
      <w:marRight w:val="0"/>
      <w:marTop w:val="0"/>
      <w:marBottom w:val="0"/>
      <w:divBdr>
        <w:top w:val="none" w:sz="0" w:space="0" w:color="auto"/>
        <w:left w:val="none" w:sz="0" w:space="0" w:color="auto"/>
        <w:bottom w:val="none" w:sz="0" w:space="0" w:color="auto"/>
        <w:right w:val="none" w:sz="0" w:space="0" w:color="auto"/>
      </w:divBdr>
    </w:div>
    <w:div w:id="2016881065">
      <w:bodyDiv w:val="1"/>
      <w:marLeft w:val="0"/>
      <w:marRight w:val="0"/>
      <w:marTop w:val="0"/>
      <w:marBottom w:val="0"/>
      <w:divBdr>
        <w:top w:val="none" w:sz="0" w:space="0" w:color="auto"/>
        <w:left w:val="none" w:sz="0" w:space="0" w:color="auto"/>
        <w:bottom w:val="none" w:sz="0" w:space="0" w:color="auto"/>
        <w:right w:val="none" w:sz="0" w:space="0" w:color="auto"/>
      </w:divBdr>
    </w:div>
    <w:div w:id="2016955791">
      <w:bodyDiv w:val="1"/>
      <w:marLeft w:val="0"/>
      <w:marRight w:val="0"/>
      <w:marTop w:val="0"/>
      <w:marBottom w:val="0"/>
      <w:divBdr>
        <w:top w:val="none" w:sz="0" w:space="0" w:color="auto"/>
        <w:left w:val="none" w:sz="0" w:space="0" w:color="auto"/>
        <w:bottom w:val="none" w:sz="0" w:space="0" w:color="auto"/>
        <w:right w:val="none" w:sz="0" w:space="0" w:color="auto"/>
      </w:divBdr>
    </w:div>
    <w:div w:id="2017147088">
      <w:bodyDiv w:val="1"/>
      <w:marLeft w:val="0"/>
      <w:marRight w:val="0"/>
      <w:marTop w:val="0"/>
      <w:marBottom w:val="0"/>
      <w:divBdr>
        <w:top w:val="none" w:sz="0" w:space="0" w:color="auto"/>
        <w:left w:val="none" w:sz="0" w:space="0" w:color="auto"/>
        <w:bottom w:val="none" w:sz="0" w:space="0" w:color="auto"/>
        <w:right w:val="none" w:sz="0" w:space="0" w:color="auto"/>
      </w:divBdr>
    </w:div>
    <w:div w:id="2017150705">
      <w:bodyDiv w:val="1"/>
      <w:marLeft w:val="0"/>
      <w:marRight w:val="0"/>
      <w:marTop w:val="0"/>
      <w:marBottom w:val="0"/>
      <w:divBdr>
        <w:top w:val="none" w:sz="0" w:space="0" w:color="auto"/>
        <w:left w:val="none" w:sz="0" w:space="0" w:color="auto"/>
        <w:bottom w:val="none" w:sz="0" w:space="0" w:color="auto"/>
        <w:right w:val="none" w:sz="0" w:space="0" w:color="auto"/>
      </w:divBdr>
    </w:div>
    <w:div w:id="2017223589">
      <w:bodyDiv w:val="1"/>
      <w:marLeft w:val="0"/>
      <w:marRight w:val="0"/>
      <w:marTop w:val="0"/>
      <w:marBottom w:val="0"/>
      <w:divBdr>
        <w:top w:val="none" w:sz="0" w:space="0" w:color="auto"/>
        <w:left w:val="none" w:sz="0" w:space="0" w:color="auto"/>
        <w:bottom w:val="none" w:sz="0" w:space="0" w:color="auto"/>
        <w:right w:val="none" w:sz="0" w:space="0" w:color="auto"/>
      </w:divBdr>
    </w:div>
    <w:div w:id="2017227498">
      <w:bodyDiv w:val="1"/>
      <w:marLeft w:val="0"/>
      <w:marRight w:val="0"/>
      <w:marTop w:val="0"/>
      <w:marBottom w:val="0"/>
      <w:divBdr>
        <w:top w:val="none" w:sz="0" w:space="0" w:color="auto"/>
        <w:left w:val="none" w:sz="0" w:space="0" w:color="auto"/>
        <w:bottom w:val="none" w:sz="0" w:space="0" w:color="auto"/>
        <w:right w:val="none" w:sz="0" w:space="0" w:color="auto"/>
      </w:divBdr>
    </w:div>
    <w:div w:id="2017419363">
      <w:bodyDiv w:val="1"/>
      <w:marLeft w:val="0"/>
      <w:marRight w:val="0"/>
      <w:marTop w:val="0"/>
      <w:marBottom w:val="0"/>
      <w:divBdr>
        <w:top w:val="none" w:sz="0" w:space="0" w:color="auto"/>
        <w:left w:val="none" w:sz="0" w:space="0" w:color="auto"/>
        <w:bottom w:val="none" w:sz="0" w:space="0" w:color="auto"/>
        <w:right w:val="none" w:sz="0" w:space="0" w:color="auto"/>
      </w:divBdr>
    </w:div>
    <w:div w:id="2018117913">
      <w:bodyDiv w:val="1"/>
      <w:marLeft w:val="0"/>
      <w:marRight w:val="0"/>
      <w:marTop w:val="0"/>
      <w:marBottom w:val="0"/>
      <w:divBdr>
        <w:top w:val="none" w:sz="0" w:space="0" w:color="auto"/>
        <w:left w:val="none" w:sz="0" w:space="0" w:color="auto"/>
        <w:bottom w:val="none" w:sz="0" w:space="0" w:color="auto"/>
        <w:right w:val="none" w:sz="0" w:space="0" w:color="auto"/>
      </w:divBdr>
    </w:div>
    <w:div w:id="2018265695">
      <w:bodyDiv w:val="1"/>
      <w:marLeft w:val="0"/>
      <w:marRight w:val="0"/>
      <w:marTop w:val="0"/>
      <w:marBottom w:val="0"/>
      <w:divBdr>
        <w:top w:val="none" w:sz="0" w:space="0" w:color="auto"/>
        <w:left w:val="none" w:sz="0" w:space="0" w:color="auto"/>
        <w:bottom w:val="none" w:sz="0" w:space="0" w:color="auto"/>
        <w:right w:val="none" w:sz="0" w:space="0" w:color="auto"/>
      </w:divBdr>
    </w:div>
    <w:div w:id="2018341619">
      <w:bodyDiv w:val="1"/>
      <w:marLeft w:val="0"/>
      <w:marRight w:val="0"/>
      <w:marTop w:val="0"/>
      <w:marBottom w:val="0"/>
      <w:divBdr>
        <w:top w:val="none" w:sz="0" w:space="0" w:color="auto"/>
        <w:left w:val="none" w:sz="0" w:space="0" w:color="auto"/>
        <w:bottom w:val="none" w:sz="0" w:space="0" w:color="auto"/>
        <w:right w:val="none" w:sz="0" w:space="0" w:color="auto"/>
      </w:divBdr>
    </w:div>
    <w:div w:id="2018535489">
      <w:bodyDiv w:val="1"/>
      <w:marLeft w:val="0"/>
      <w:marRight w:val="0"/>
      <w:marTop w:val="0"/>
      <w:marBottom w:val="0"/>
      <w:divBdr>
        <w:top w:val="none" w:sz="0" w:space="0" w:color="auto"/>
        <w:left w:val="none" w:sz="0" w:space="0" w:color="auto"/>
        <w:bottom w:val="none" w:sz="0" w:space="0" w:color="auto"/>
        <w:right w:val="none" w:sz="0" w:space="0" w:color="auto"/>
      </w:divBdr>
    </w:div>
    <w:div w:id="2018538709">
      <w:bodyDiv w:val="1"/>
      <w:marLeft w:val="0"/>
      <w:marRight w:val="0"/>
      <w:marTop w:val="0"/>
      <w:marBottom w:val="0"/>
      <w:divBdr>
        <w:top w:val="none" w:sz="0" w:space="0" w:color="auto"/>
        <w:left w:val="none" w:sz="0" w:space="0" w:color="auto"/>
        <w:bottom w:val="none" w:sz="0" w:space="0" w:color="auto"/>
        <w:right w:val="none" w:sz="0" w:space="0" w:color="auto"/>
      </w:divBdr>
    </w:div>
    <w:div w:id="2018577547">
      <w:bodyDiv w:val="1"/>
      <w:marLeft w:val="0"/>
      <w:marRight w:val="0"/>
      <w:marTop w:val="0"/>
      <w:marBottom w:val="0"/>
      <w:divBdr>
        <w:top w:val="none" w:sz="0" w:space="0" w:color="auto"/>
        <w:left w:val="none" w:sz="0" w:space="0" w:color="auto"/>
        <w:bottom w:val="none" w:sz="0" w:space="0" w:color="auto"/>
        <w:right w:val="none" w:sz="0" w:space="0" w:color="auto"/>
      </w:divBdr>
    </w:div>
    <w:div w:id="2018578783">
      <w:bodyDiv w:val="1"/>
      <w:marLeft w:val="0"/>
      <w:marRight w:val="0"/>
      <w:marTop w:val="0"/>
      <w:marBottom w:val="0"/>
      <w:divBdr>
        <w:top w:val="none" w:sz="0" w:space="0" w:color="auto"/>
        <w:left w:val="none" w:sz="0" w:space="0" w:color="auto"/>
        <w:bottom w:val="none" w:sz="0" w:space="0" w:color="auto"/>
        <w:right w:val="none" w:sz="0" w:space="0" w:color="auto"/>
      </w:divBdr>
    </w:div>
    <w:div w:id="2018997212">
      <w:bodyDiv w:val="1"/>
      <w:marLeft w:val="0"/>
      <w:marRight w:val="0"/>
      <w:marTop w:val="0"/>
      <w:marBottom w:val="0"/>
      <w:divBdr>
        <w:top w:val="none" w:sz="0" w:space="0" w:color="auto"/>
        <w:left w:val="none" w:sz="0" w:space="0" w:color="auto"/>
        <w:bottom w:val="none" w:sz="0" w:space="0" w:color="auto"/>
        <w:right w:val="none" w:sz="0" w:space="0" w:color="auto"/>
      </w:divBdr>
    </w:div>
    <w:div w:id="2019112825">
      <w:bodyDiv w:val="1"/>
      <w:marLeft w:val="0"/>
      <w:marRight w:val="0"/>
      <w:marTop w:val="0"/>
      <w:marBottom w:val="0"/>
      <w:divBdr>
        <w:top w:val="none" w:sz="0" w:space="0" w:color="auto"/>
        <w:left w:val="none" w:sz="0" w:space="0" w:color="auto"/>
        <w:bottom w:val="none" w:sz="0" w:space="0" w:color="auto"/>
        <w:right w:val="none" w:sz="0" w:space="0" w:color="auto"/>
      </w:divBdr>
    </w:div>
    <w:div w:id="2019888192">
      <w:bodyDiv w:val="1"/>
      <w:marLeft w:val="0"/>
      <w:marRight w:val="0"/>
      <w:marTop w:val="0"/>
      <w:marBottom w:val="0"/>
      <w:divBdr>
        <w:top w:val="none" w:sz="0" w:space="0" w:color="auto"/>
        <w:left w:val="none" w:sz="0" w:space="0" w:color="auto"/>
        <w:bottom w:val="none" w:sz="0" w:space="0" w:color="auto"/>
        <w:right w:val="none" w:sz="0" w:space="0" w:color="auto"/>
      </w:divBdr>
    </w:div>
    <w:div w:id="2020156390">
      <w:bodyDiv w:val="1"/>
      <w:marLeft w:val="0"/>
      <w:marRight w:val="0"/>
      <w:marTop w:val="0"/>
      <w:marBottom w:val="0"/>
      <w:divBdr>
        <w:top w:val="none" w:sz="0" w:space="0" w:color="auto"/>
        <w:left w:val="none" w:sz="0" w:space="0" w:color="auto"/>
        <w:bottom w:val="none" w:sz="0" w:space="0" w:color="auto"/>
        <w:right w:val="none" w:sz="0" w:space="0" w:color="auto"/>
      </w:divBdr>
    </w:div>
    <w:div w:id="2020544033">
      <w:bodyDiv w:val="1"/>
      <w:marLeft w:val="0"/>
      <w:marRight w:val="0"/>
      <w:marTop w:val="0"/>
      <w:marBottom w:val="0"/>
      <w:divBdr>
        <w:top w:val="none" w:sz="0" w:space="0" w:color="auto"/>
        <w:left w:val="none" w:sz="0" w:space="0" w:color="auto"/>
        <w:bottom w:val="none" w:sz="0" w:space="0" w:color="auto"/>
        <w:right w:val="none" w:sz="0" w:space="0" w:color="auto"/>
      </w:divBdr>
    </w:div>
    <w:div w:id="2020693403">
      <w:bodyDiv w:val="1"/>
      <w:marLeft w:val="0"/>
      <w:marRight w:val="0"/>
      <w:marTop w:val="0"/>
      <w:marBottom w:val="0"/>
      <w:divBdr>
        <w:top w:val="none" w:sz="0" w:space="0" w:color="auto"/>
        <w:left w:val="none" w:sz="0" w:space="0" w:color="auto"/>
        <w:bottom w:val="none" w:sz="0" w:space="0" w:color="auto"/>
        <w:right w:val="none" w:sz="0" w:space="0" w:color="auto"/>
      </w:divBdr>
    </w:div>
    <w:div w:id="2020695017">
      <w:bodyDiv w:val="1"/>
      <w:marLeft w:val="0"/>
      <w:marRight w:val="0"/>
      <w:marTop w:val="0"/>
      <w:marBottom w:val="0"/>
      <w:divBdr>
        <w:top w:val="none" w:sz="0" w:space="0" w:color="auto"/>
        <w:left w:val="none" w:sz="0" w:space="0" w:color="auto"/>
        <w:bottom w:val="none" w:sz="0" w:space="0" w:color="auto"/>
        <w:right w:val="none" w:sz="0" w:space="0" w:color="auto"/>
      </w:divBdr>
    </w:div>
    <w:div w:id="2020815635">
      <w:bodyDiv w:val="1"/>
      <w:marLeft w:val="0"/>
      <w:marRight w:val="0"/>
      <w:marTop w:val="0"/>
      <w:marBottom w:val="0"/>
      <w:divBdr>
        <w:top w:val="none" w:sz="0" w:space="0" w:color="auto"/>
        <w:left w:val="none" w:sz="0" w:space="0" w:color="auto"/>
        <w:bottom w:val="none" w:sz="0" w:space="0" w:color="auto"/>
        <w:right w:val="none" w:sz="0" w:space="0" w:color="auto"/>
      </w:divBdr>
    </w:div>
    <w:div w:id="2020965012">
      <w:bodyDiv w:val="1"/>
      <w:marLeft w:val="0"/>
      <w:marRight w:val="0"/>
      <w:marTop w:val="0"/>
      <w:marBottom w:val="0"/>
      <w:divBdr>
        <w:top w:val="none" w:sz="0" w:space="0" w:color="auto"/>
        <w:left w:val="none" w:sz="0" w:space="0" w:color="auto"/>
        <w:bottom w:val="none" w:sz="0" w:space="0" w:color="auto"/>
        <w:right w:val="none" w:sz="0" w:space="0" w:color="auto"/>
      </w:divBdr>
    </w:div>
    <w:div w:id="2021154878">
      <w:bodyDiv w:val="1"/>
      <w:marLeft w:val="0"/>
      <w:marRight w:val="0"/>
      <w:marTop w:val="0"/>
      <w:marBottom w:val="0"/>
      <w:divBdr>
        <w:top w:val="none" w:sz="0" w:space="0" w:color="auto"/>
        <w:left w:val="none" w:sz="0" w:space="0" w:color="auto"/>
        <w:bottom w:val="none" w:sz="0" w:space="0" w:color="auto"/>
        <w:right w:val="none" w:sz="0" w:space="0" w:color="auto"/>
      </w:divBdr>
    </w:div>
    <w:div w:id="2021226800">
      <w:bodyDiv w:val="1"/>
      <w:marLeft w:val="0"/>
      <w:marRight w:val="0"/>
      <w:marTop w:val="0"/>
      <w:marBottom w:val="0"/>
      <w:divBdr>
        <w:top w:val="none" w:sz="0" w:space="0" w:color="auto"/>
        <w:left w:val="none" w:sz="0" w:space="0" w:color="auto"/>
        <w:bottom w:val="none" w:sz="0" w:space="0" w:color="auto"/>
        <w:right w:val="none" w:sz="0" w:space="0" w:color="auto"/>
      </w:divBdr>
    </w:div>
    <w:div w:id="2021348546">
      <w:bodyDiv w:val="1"/>
      <w:marLeft w:val="0"/>
      <w:marRight w:val="0"/>
      <w:marTop w:val="0"/>
      <w:marBottom w:val="0"/>
      <w:divBdr>
        <w:top w:val="none" w:sz="0" w:space="0" w:color="auto"/>
        <w:left w:val="none" w:sz="0" w:space="0" w:color="auto"/>
        <w:bottom w:val="none" w:sz="0" w:space="0" w:color="auto"/>
        <w:right w:val="none" w:sz="0" w:space="0" w:color="auto"/>
      </w:divBdr>
    </w:div>
    <w:div w:id="2021734343">
      <w:bodyDiv w:val="1"/>
      <w:marLeft w:val="0"/>
      <w:marRight w:val="0"/>
      <w:marTop w:val="0"/>
      <w:marBottom w:val="0"/>
      <w:divBdr>
        <w:top w:val="none" w:sz="0" w:space="0" w:color="auto"/>
        <w:left w:val="none" w:sz="0" w:space="0" w:color="auto"/>
        <w:bottom w:val="none" w:sz="0" w:space="0" w:color="auto"/>
        <w:right w:val="none" w:sz="0" w:space="0" w:color="auto"/>
      </w:divBdr>
    </w:div>
    <w:div w:id="2021851840">
      <w:bodyDiv w:val="1"/>
      <w:marLeft w:val="0"/>
      <w:marRight w:val="0"/>
      <w:marTop w:val="0"/>
      <w:marBottom w:val="0"/>
      <w:divBdr>
        <w:top w:val="none" w:sz="0" w:space="0" w:color="auto"/>
        <w:left w:val="none" w:sz="0" w:space="0" w:color="auto"/>
        <w:bottom w:val="none" w:sz="0" w:space="0" w:color="auto"/>
        <w:right w:val="none" w:sz="0" w:space="0" w:color="auto"/>
      </w:divBdr>
    </w:div>
    <w:div w:id="2021858535">
      <w:bodyDiv w:val="1"/>
      <w:marLeft w:val="0"/>
      <w:marRight w:val="0"/>
      <w:marTop w:val="0"/>
      <w:marBottom w:val="0"/>
      <w:divBdr>
        <w:top w:val="none" w:sz="0" w:space="0" w:color="auto"/>
        <w:left w:val="none" w:sz="0" w:space="0" w:color="auto"/>
        <w:bottom w:val="none" w:sz="0" w:space="0" w:color="auto"/>
        <w:right w:val="none" w:sz="0" w:space="0" w:color="auto"/>
      </w:divBdr>
    </w:div>
    <w:div w:id="2022076269">
      <w:bodyDiv w:val="1"/>
      <w:marLeft w:val="0"/>
      <w:marRight w:val="0"/>
      <w:marTop w:val="0"/>
      <w:marBottom w:val="0"/>
      <w:divBdr>
        <w:top w:val="none" w:sz="0" w:space="0" w:color="auto"/>
        <w:left w:val="none" w:sz="0" w:space="0" w:color="auto"/>
        <w:bottom w:val="none" w:sz="0" w:space="0" w:color="auto"/>
        <w:right w:val="none" w:sz="0" w:space="0" w:color="auto"/>
      </w:divBdr>
    </w:div>
    <w:div w:id="2022390786">
      <w:bodyDiv w:val="1"/>
      <w:marLeft w:val="0"/>
      <w:marRight w:val="0"/>
      <w:marTop w:val="0"/>
      <w:marBottom w:val="0"/>
      <w:divBdr>
        <w:top w:val="none" w:sz="0" w:space="0" w:color="auto"/>
        <w:left w:val="none" w:sz="0" w:space="0" w:color="auto"/>
        <w:bottom w:val="none" w:sz="0" w:space="0" w:color="auto"/>
        <w:right w:val="none" w:sz="0" w:space="0" w:color="auto"/>
      </w:divBdr>
    </w:div>
    <w:div w:id="2022581041">
      <w:bodyDiv w:val="1"/>
      <w:marLeft w:val="0"/>
      <w:marRight w:val="0"/>
      <w:marTop w:val="0"/>
      <w:marBottom w:val="0"/>
      <w:divBdr>
        <w:top w:val="none" w:sz="0" w:space="0" w:color="auto"/>
        <w:left w:val="none" w:sz="0" w:space="0" w:color="auto"/>
        <w:bottom w:val="none" w:sz="0" w:space="0" w:color="auto"/>
        <w:right w:val="none" w:sz="0" w:space="0" w:color="auto"/>
      </w:divBdr>
    </w:div>
    <w:div w:id="2022583120">
      <w:bodyDiv w:val="1"/>
      <w:marLeft w:val="0"/>
      <w:marRight w:val="0"/>
      <w:marTop w:val="0"/>
      <w:marBottom w:val="0"/>
      <w:divBdr>
        <w:top w:val="none" w:sz="0" w:space="0" w:color="auto"/>
        <w:left w:val="none" w:sz="0" w:space="0" w:color="auto"/>
        <w:bottom w:val="none" w:sz="0" w:space="0" w:color="auto"/>
        <w:right w:val="none" w:sz="0" w:space="0" w:color="auto"/>
      </w:divBdr>
    </w:div>
    <w:div w:id="2022665079">
      <w:bodyDiv w:val="1"/>
      <w:marLeft w:val="0"/>
      <w:marRight w:val="0"/>
      <w:marTop w:val="0"/>
      <w:marBottom w:val="0"/>
      <w:divBdr>
        <w:top w:val="none" w:sz="0" w:space="0" w:color="auto"/>
        <w:left w:val="none" w:sz="0" w:space="0" w:color="auto"/>
        <w:bottom w:val="none" w:sz="0" w:space="0" w:color="auto"/>
        <w:right w:val="none" w:sz="0" w:space="0" w:color="auto"/>
      </w:divBdr>
    </w:div>
    <w:div w:id="2022782200">
      <w:bodyDiv w:val="1"/>
      <w:marLeft w:val="0"/>
      <w:marRight w:val="0"/>
      <w:marTop w:val="0"/>
      <w:marBottom w:val="0"/>
      <w:divBdr>
        <w:top w:val="none" w:sz="0" w:space="0" w:color="auto"/>
        <w:left w:val="none" w:sz="0" w:space="0" w:color="auto"/>
        <w:bottom w:val="none" w:sz="0" w:space="0" w:color="auto"/>
        <w:right w:val="none" w:sz="0" w:space="0" w:color="auto"/>
      </w:divBdr>
    </w:div>
    <w:div w:id="2022851143">
      <w:bodyDiv w:val="1"/>
      <w:marLeft w:val="0"/>
      <w:marRight w:val="0"/>
      <w:marTop w:val="0"/>
      <w:marBottom w:val="0"/>
      <w:divBdr>
        <w:top w:val="none" w:sz="0" w:space="0" w:color="auto"/>
        <w:left w:val="none" w:sz="0" w:space="0" w:color="auto"/>
        <w:bottom w:val="none" w:sz="0" w:space="0" w:color="auto"/>
        <w:right w:val="none" w:sz="0" w:space="0" w:color="auto"/>
      </w:divBdr>
    </w:div>
    <w:div w:id="2023508722">
      <w:bodyDiv w:val="1"/>
      <w:marLeft w:val="0"/>
      <w:marRight w:val="0"/>
      <w:marTop w:val="0"/>
      <w:marBottom w:val="0"/>
      <w:divBdr>
        <w:top w:val="none" w:sz="0" w:space="0" w:color="auto"/>
        <w:left w:val="none" w:sz="0" w:space="0" w:color="auto"/>
        <w:bottom w:val="none" w:sz="0" w:space="0" w:color="auto"/>
        <w:right w:val="none" w:sz="0" w:space="0" w:color="auto"/>
      </w:divBdr>
    </w:div>
    <w:div w:id="2023823119">
      <w:bodyDiv w:val="1"/>
      <w:marLeft w:val="0"/>
      <w:marRight w:val="0"/>
      <w:marTop w:val="0"/>
      <w:marBottom w:val="0"/>
      <w:divBdr>
        <w:top w:val="none" w:sz="0" w:space="0" w:color="auto"/>
        <w:left w:val="none" w:sz="0" w:space="0" w:color="auto"/>
        <w:bottom w:val="none" w:sz="0" w:space="0" w:color="auto"/>
        <w:right w:val="none" w:sz="0" w:space="0" w:color="auto"/>
      </w:divBdr>
    </w:div>
    <w:div w:id="2024088750">
      <w:bodyDiv w:val="1"/>
      <w:marLeft w:val="0"/>
      <w:marRight w:val="0"/>
      <w:marTop w:val="0"/>
      <w:marBottom w:val="0"/>
      <w:divBdr>
        <w:top w:val="none" w:sz="0" w:space="0" w:color="auto"/>
        <w:left w:val="none" w:sz="0" w:space="0" w:color="auto"/>
        <w:bottom w:val="none" w:sz="0" w:space="0" w:color="auto"/>
        <w:right w:val="none" w:sz="0" w:space="0" w:color="auto"/>
      </w:divBdr>
    </w:div>
    <w:div w:id="2024283305">
      <w:bodyDiv w:val="1"/>
      <w:marLeft w:val="0"/>
      <w:marRight w:val="0"/>
      <w:marTop w:val="0"/>
      <w:marBottom w:val="0"/>
      <w:divBdr>
        <w:top w:val="none" w:sz="0" w:space="0" w:color="auto"/>
        <w:left w:val="none" w:sz="0" w:space="0" w:color="auto"/>
        <w:bottom w:val="none" w:sz="0" w:space="0" w:color="auto"/>
        <w:right w:val="none" w:sz="0" w:space="0" w:color="auto"/>
      </w:divBdr>
    </w:div>
    <w:div w:id="2024627317">
      <w:bodyDiv w:val="1"/>
      <w:marLeft w:val="0"/>
      <w:marRight w:val="0"/>
      <w:marTop w:val="0"/>
      <w:marBottom w:val="0"/>
      <w:divBdr>
        <w:top w:val="none" w:sz="0" w:space="0" w:color="auto"/>
        <w:left w:val="none" w:sz="0" w:space="0" w:color="auto"/>
        <w:bottom w:val="none" w:sz="0" w:space="0" w:color="auto"/>
        <w:right w:val="none" w:sz="0" w:space="0" w:color="auto"/>
      </w:divBdr>
    </w:div>
    <w:div w:id="2024815418">
      <w:bodyDiv w:val="1"/>
      <w:marLeft w:val="0"/>
      <w:marRight w:val="0"/>
      <w:marTop w:val="0"/>
      <w:marBottom w:val="0"/>
      <w:divBdr>
        <w:top w:val="none" w:sz="0" w:space="0" w:color="auto"/>
        <w:left w:val="none" w:sz="0" w:space="0" w:color="auto"/>
        <w:bottom w:val="none" w:sz="0" w:space="0" w:color="auto"/>
        <w:right w:val="none" w:sz="0" w:space="0" w:color="auto"/>
      </w:divBdr>
    </w:div>
    <w:div w:id="2024895497">
      <w:bodyDiv w:val="1"/>
      <w:marLeft w:val="0"/>
      <w:marRight w:val="0"/>
      <w:marTop w:val="0"/>
      <w:marBottom w:val="0"/>
      <w:divBdr>
        <w:top w:val="none" w:sz="0" w:space="0" w:color="auto"/>
        <w:left w:val="none" w:sz="0" w:space="0" w:color="auto"/>
        <w:bottom w:val="none" w:sz="0" w:space="0" w:color="auto"/>
        <w:right w:val="none" w:sz="0" w:space="0" w:color="auto"/>
      </w:divBdr>
    </w:div>
    <w:div w:id="2024940640">
      <w:bodyDiv w:val="1"/>
      <w:marLeft w:val="0"/>
      <w:marRight w:val="0"/>
      <w:marTop w:val="0"/>
      <w:marBottom w:val="0"/>
      <w:divBdr>
        <w:top w:val="none" w:sz="0" w:space="0" w:color="auto"/>
        <w:left w:val="none" w:sz="0" w:space="0" w:color="auto"/>
        <w:bottom w:val="none" w:sz="0" w:space="0" w:color="auto"/>
        <w:right w:val="none" w:sz="0" w:space="0" w:color="auto"/>
      </w:divBdr>
    </w:div>
    <w:div w:id="2025132615">
      <w:bodyDiv w:val="1"/>
      <w:marLeft w:val="0"/>
      <w:marRight w:val="0"/>
      <w:marTop w:val="0"/>
      <w:marBottom w:val="0"/>
      <w:divBdr>
        <w:top w:val="none" w:sz="0" w:space="0" w:color="auto"/>
        <w:left w:val="none" w:sz="0" w:space="0" w:color="auto"/>
        <w:bottom w:val="none" w:sz="0" w:space="0" w:color="auto"/>
        <w:right w:val="none" w:sz="0" w:space="0" w:color="auto"/>
      </w:divBdr>
    </w:div>
    <w:div w:id="2025204170">
      <w:bodyDiv w:val="1"/>
      <w:marLeft w:val="0"/>
      <w:marRight w:val="0"/>
      <w:marTop w:val="0"/>
      <w:marBottom w:val="0"/>
      <w:divBdr>
        <w:top w:val="none" w:sz="0" w:space="0" w:color="auto"/>
        <w:left w:val="none" w:sz="0" w:space="0" w:color="auto"/>
        <w:bottom w:val="none" w:sz="0" w:space="0" w:color="auto"/>
        <w:right w:val="none" w:sz="0" w:space="0" w:color="auto"/>
      </w:divBdr>
    </w:div>
    <w:div w:id="2025284949">
      <w:bodyDiv w:val="1"/>
      <w:marLeft w:val="0"/>
      <w:marRight w:val="0"/>
      <w:marTop w:val="0"/>
      <w:marBottom w:val="0"/>
      <w:divBdr>
        <w:top w:val="none" w:sz="0" w:space="0" w:color="auto"/>
        <w:left w:val="none" w:sz="0" w:space="0" w:color="auto"/>
        <w:bottom w:val="none" w:sz="0" w:space="0" w:color="auto"/>
        <w:right w:val="none" w:sz="0" w:space="0" w:color="auto"/>
      </w:divBdr>
    </w:div>
    <w:div w:id="2025470982">
      <w:bodyDiv w:val="1"/>
      <w:marLeft w:val="0"/>
      <w:marRight w:val="0"/>
      <w:marTop w:val="0"/>
      <w:marBottom w:val="0"/>
      <w:divBdr>
        <w:top w:val="none" w:sz="0" w:space="0" w:color="auto"/>
        <w:left w:val="none" w:sz="0" w:space="0" w:color="auto"/>
        <w:bottom w:val="none" w:sz="0" w:space="0" w:color="auto"/>
        <w:right w:val="none" w:sz="0" w:space="0" w:color="auto"/>
      </w:divBdr>
    </w:div>
    <w:div w:id="2025589744">
      <w:bodyDiv w:val="1"/>
      <w:marLeft w:val="0"/>
      <w:marRight w:val="0"/>
      <w:marTop w:val="0"/>
      <w:marBottom w:val="0"/>
      <w:divBdr>
        <w:top w:val="none" w:sz="0" w:space="0" w:color="auto"/>
        <w:left w:val="none" w:sz="0" w:space="0" w:color="auto"/>
        <w:bottom w:val="none" w:sz="0" w:space="0" w:color="auto"/>
        <w:right w:val="none" w:sz="0" w:space="0" w:color="auto"/>
      </w:divBdr>
    </w:div>
    <w:div w:id="2025787354">
      <w:bodyDiv w:val="1"/>
      <w:marLeft w:val="0"/>
      <w:marRight w:val="0"/>
      <w:marTop w:val="0"/>
      <w:marBottom w:val="0"/>
      <w:divBdr>
        <w:top w:val="none" w:sz="0" w:space="0" w:color="auto"/>
        <w:left w:val="none" w:sz="0" w:space="0" w:color="auto"/>
        <w:bottom w:val="none" w:sz="0" w:space="0" w:color="auto"/>
        <w:right w:val="none" w:sz="0" w:space="0" w:color="auto"/>
      </w:divBdr>
    </w:div>
    <w:div w:id="2025864042">
      <w:bodyDiv w:val="1"/>
      <w:marLeft w:val="0"/>
      <w:marRight w:val="0"/>
      <w:marTop w:val="0"/>
      <w:marBottom w:val="0"/>
      <w:divBdr>
        <w:top w:val="none" w:sz="0" w:space="0" w:color="auto"/>
        <w:left w:val="none" w:sz="0" w:space="0" w:color="auto"/>
        <w:bottom w:val="none" w:sz="0" w:space="0" w:color="auto"/>
        <w:right w:val="none" w:sz="0" w:space="0" w:color="auto"/>
      </w:divBdr>
    </w:div>
    <w:div w:id="2025940318">
      <w:bodyDiv w:val="1"/>
      <w:marLeft w:val="0"/>
      <w:marRight w:val="0"/>
      <w:marTop w:val="0"/>
      <w:marBottom w:val="0"/>
      <w:divBdr>
        <w:top w:val="none" w:sz="0" w:space="0" w:color="auto"/>
        <w:left w:val="none" w:sz="0" w:space="0" w:color="auto"/>
        <w:bottom w:val="none" w:sz="0" w:space="0" w:color="auto"/>
        <w:right w:val="none" w:sz="0" w:space="0" w:color="auto"/>
      </w:divBdr>
    </w:div>
    <w:div w:id="2026206706">
      <w:bodyDiv w:val="1"/>
      <w:marLeft w:val="0"/>
      <w:marRight w:val="0"/>
      <w:marTop w:val="0"/>
      <w:marBottom w:val="0"/>
      <w:divBdr>
        <w:top w:val="none" w:sz="0" w:space="0" w:color="auto"/>
        <w:left w:val="none" w:sz="0" w:space="0" w:color="auto"/>
        <w:bottom w:val="none" w:sz="0" w:space="0" w:color="auto"/>
        <w:right w:val="none" w:sz="0" w:space="0" w:color="auto"/>
      </w:divBdr>
    </w:div>
    <w:div w:id="2026402303">
      <w:bodyDiv w:val="1"/>
      <w:marLeft w:val="0"/>
      <w:marRight w:val="0"/>
      <w:marTop w:val="0"/>
      <w:marBottom w:val="0"/>
      <w:divBdr>
        <w:top w:val="none" w:sz="0" w:space="0" w:color="auto"/>
        <w:left w:val="none" w:sz="0" w:space="0" w:color="auto"/>
        <w:bottom w:val="none" w:sz="0" w:space="0" w:color="auto"/>
        <w:right w:val="none" w:sz="0" w:space="0" w:color="auto"/>
      </w:divBdr>
    </w:div>
    <w:div w:id="2026512739">
      <w:bodyDiv w:val="1"/>
      <w:marLeft w:val="0"/>
      <w:marRight w:val="0"/>
      <w:marTop w:val="0"/>
      <w:marBottom w:val="0"/>
      <w:divBdr>
        <w:top w:val="none" w:sz="0" w:space="0" w:color="auto"/>
        <w:left w:val="none" w:sz="0" w:space="0" w:color="auto"/>
        <w:bottom w:val="none" w:sz="0" w:space="0" w:color="auto"/>
        <w:right w:val="none" w:sz="0" w:space="0" w:color="auto"/>
      </w:divBdr>
    </w:div>
    <w:div w:id="2026588009">
      <w:bodyDiv w:val="1"/>
      <w:marLeft w:val="0"/>
      <w:marRight w:val="0"/>
      <w:marTop w:val="0"/>
      <w:marBottom w:val="0"/>
      <w:divBdr>
        <w:top w:val="none" w:sz="0" w:space="0" w:color="auto"/>
        <w:left w:val="none" w:sz="0" w:space="0" w:color="auto"/>
        <w:bottom w:val="none" w:sz="0" w:space="0" w:color="auto"/>
        <w:right w:val="none" w:sz="0" w:space="0" w:color="auto"/>
      </w:divBdr>
    </w:div>
    <w:div w:id="2026784349">
      <w:bodyDiv w:val="1"/>
      <w:marLeft w:val="0"/>
      <w:marRight w:val="0"/>
      <w:marTop w:val="0"/>
      <w:marBottom w:val="0"/>
      <w:divBdr>
        <w:top w:val="none" w:sz="0" w:space="0" w:color="auto"/>
        <w:left w:val="none" w:sz="0" w:space="0" w:color="auto"/>
        <w:bottom w:val="none" w:sz="0" w:space="0" w:color="auto"/>
        <w:right w:val="none" w:sz="0" w:space="0" w:color="auto"/>
      </w:divBdr>
    </w:div>
    <w:div w:id="2026859969">
      <w:bodyDiv w:val="1"/>
      <w:marLeft w:val="0"/>
      <w:marRight w:val="0"/>
      <w:marTop w:val="0"/>
      <w:marBottom w:val="0"/>
      <w:divBdr>
        <w:top w:val="none" w:sz="0" w:space="0" w:color="auto"/>
        <w:left w:val="none" w:sz="0" w:space="0" w:color="auto"/>
        <w:bottom w:val="none" w:sz="0" w:space="0" w:color="auto"/>
        <w:right w:val="none" w:sz="0" w:space="0" w:color="auto"/>
      </w:divBdr>
    </w:div>
    <w:div w:id="2026900681">
      <w:bodyDiv w:val="1"/>
      <w:marLeft w:val="0"/>
      <w:marRight w:val="0"/>
      <w:marTop w:val="0"/>
      <w:marBottom w:val="0"/>
      <w:divBdr>
        <w:top w:val="none" w:sz="0" w:space="0" w:color="auto"/>
        <w:left w:val="none" w:sz="0" w:space="0" w:color="auto"/>
        <w:bottom w:val="none" w:sz="0" w:space="0" w:color="auto"/>
        <w:right w:val="none" w:sz="0" w:space="0" w:color="auto"/>
      </w:divBdr>
    </w:div>
    <w:div w:id="2026907381">
      <w:bodyDiv w:val="1"/>
      <w:marLeft w:val="0"/>
      <w:marRight w:val="0"/>
      <w:marTop w:val="0"/>
      <w:marBottom w:val="0"/>
      <w:divBdr>
        <w:top w:val="none" w:sz="0" w:space="0" w:color="auto"/>
        <w:left w:val="none" w:sz="0" w:space="0" w:color="auto"/>
        <w:bottom w:val="none" w:sz="0" w:space="0" w:color="auto"/>
        <w:right w:val="none" w:sz="0" w:space="0" w:color="auto"/>
      </w:divBdr>
    </w:div>
    <w:div w:id="2027243858">
      <w:bodyDiv w:val="1"/>
      <w:marLeft w:val="0"/>
      <w:marRight w:val="0"/>
      <w:marTop w:val="0"/>
      <w:marBottom w:val="0"/>
      <w:divBdr>
        <w:top w:val="none" w:sz="0" w:space="0" w:color="auto"/>
        <w:left w:val="none" w:sz="0" w:space="0" w:color="auto"/>
        <w:bottom w:val="none" w:sz="0" w:space="0" w:color="auto"/>
        <w:right w:val="none" w:sz="0" w:space="0" w:color="auto"/>
      </w:divBdr>
    </w:div>
    <w:div w:id="2027251941">
      <w:bodyDiv w:val="1"/>
      <w:marLeft w:val="0"/>
      <w:marRight w:val="0"/>
      <w:marTop w:val="0"/>
      <w:marBottom w:val="0"/>
      <w:divBdr>
        <w:top w:val="none" w:sz="0" w:space="0" w:color="auto"/>
        <w:left w:val="none" w:sz="0" w:space="0" w:color="auto"/>
        <w:bottom w:val="none" w:sz="0" w:space="0" w:color="auto"/>
        <w:right w:val="none" w:sz="0" w:space="0" w:color="auto"/>
      </w:divBdr>
    </w:div>
    <w:div w:id="2027323341">
      <w:bodyDiv w:val="1"/>
      <w:marLeft w:val="0"/>
      <w:marRight w:val="0"/>
      <w:marTop w:val="0"/>
      <w:marBottom w:val="0"/>
      <w:divBdr>
        <w:top w:val="none" w:sz="0" w:space="0" w:color="auto"/>
        <w:left w:val="none" w:sz="0" w:space="0" w:color="auto"/>
        <w:bottom w:val="none" w:sz="0" w:space="0" w:color="auto"/>
        <w:right w:val="none" w:sz="0" w:space="0" w:color="auto"/>
      </w:divBdr>
    </w:div>
    <w:div w:id="2027360515">
      <w:bodyDiv w:val="1"/>
      <w:marLeft w:val="0"/>
      <w:marRight w:val="0"/>
      <w:marTop w:val="0"/>
      <w:marBottom w:val="0"/>
      <w:divBdr>
        <w:top w:val="none" w:sz="0" w:space="0" w:color="auto"/>
        <w:left w:val="none" w:sz="0" w:space="0" w:color="auto"/>
        <w:bottom w:val="none" w:sz="0" w:space="0" w:color="auto"/>
        <w:right w:val="none" w:sz="0" w:space="0" w:color="auto"/>
      </w:divBdr>
    </w:div>
    <w:div w:id="2027362882">
      <w:bodyDiv w:val="1"/>
      <w:marLeft w:val="0"/>
      <w:marRight w:val="0"/>
      <w:marTop w:val="0"/>
      <w:marBottom w:val="0"/>
      <w:divBdr>
        <w:top w:val="none" w:sz="0" w:space="0" w:color="auto"/>
        <w:left w:val="none" w:sz="0" w:space="0" w:color="auto"/>
        <w:bottom w:val="none" w:sz="0" w:space="0" w:color="auto"/>
        <w:right w:val="none" w:sz="0" w:space="0" w:color="auto"/>
      </w:divBdr>
    </w:div>
    <w:div w:id="2027368777">
      <w:bodyDiv w:val="1"/>
      <w:marLeft w:val="0"/>
      <w:marRight w:val="0"/>
      <w:marTop w:val="0"/>
      <w:marBottom w:val="0"/>
      <w:divBdr>
        <w:top w:val="none" w:sz="0" w:space="0" w:color="auto"/>
        <w:left w:val="none" w:sz="0" w:space="0" w:color="auto"/>
        <w:bottom w:val="none" w:sz="0" w:space="0" w:color="auto"/>
        <w:right w:val="none" w:sz="0" w:space="0" w:color="auto"/>
      </w:divBdr>
    </w:div>
    <w:div w:id="2027441961">
      <w:bodyDiv w:val="1"/>
      <w:marLeft w:val="0"/>
      <w:marRight w:val="0"/>
      <w:marTop w:val="0"/>
      <w:marBottom w:val="0"/>
      <w:divBdr>
        <w:top w:val="none" w:sz="0" w:space="0" w:color="auto"/>
        <w:left w:val="none" w:sz="0" w:space="0" w:color="auto"/>
        <w:bottom w:val="none" w:sz="0" w:space="0" w:color="auto"/>
        <w:right w:val="none" w:sz="0" w:space="0" w:color="auto"/>
      </w:divBdr>
    </w:div>
    <w:div w:id="2028174193">
      <w:bodyDiv w:val="1"/>
      <w:marLeft w:val="0"/>
      <w:marRight w:val="0"/>
      <w:marTop w:val="0"/>
      <w:marBottom w:val="0"/>
      <w:divBdr>
        <w:top w:val="none" w:sz="0" w:space="0" w:color="auto"/>
        <w:left w:val="none" w:sz="0" w:space="0" w:color="auto"/>
        <w:bottom w:val="none" w:sz="0" w:space="0" w:color="auto"/>
        <w:right w:val="none" w:sz="0" w:space="0" w:color="auto"/>
      </w:divBdr>
    </w:div>
    <w:div w:id="2028293643">
      <w:bodyDiv w:val="1"/>
      <w:marLeft w:val="0"/>
      <w:marRight w:val="0"/>
      <w:marTop w:val="0"/>
      <w:marBottom w:val="0"/>
      <w:divBdr>
        <w:top w:val="none" w:sz="0" w:space="0" w:color="auto"/>
        <w:left w:val="none" w:sz="0" w:space="0" w:color="auto"/>
        <w:bottom w:val="none" w:sz="0" w:space="0" w:color="auto"/>
        <w:right w:val="none" w:sz="0" w:space="0" w:color="auto"/>
      </w:divBdr>
    </w:div>
    <w:div w:id="2028359530">
      <w:bodyDiv w:val="1"/>
      <w:marLeft w:val="0"/>
      <w:marRight w:val="0"/>
      <w:marTop w:val="0"/>
      <w:marBottom w:val="0"/>
      <w:divBdr>
        <w:top w:val="none" w:sz="0" w:space="0" w:color="auto"/>
        <w:left w:val="none" w:sz="0" w:space="0" w:color="auto"/>
        <w:bottom w:val="none" w:sz="0" w:space="0" w:color="auto"/>
        <w:right w:val="none" w:sz="0" w:space="0" w:color="auto"/>
      </w:divBdr>
    </w:div>
    <w:div w:id="2028559039">
      <w:bodyDiv w:val="1"/>
      <w:marLeft w:val="0"/>
      <w:marRight w:val="0"/>
      <w:marTop w:val="0"/>
      <w:marBottom w:val="0"/>
      <w:divBdr>
        <w:top w:val="none" w:sz="0" w:space="0" w:color="auto"/>
        <w:left w:val="none" w:sz="0" w:space="0" w:color="auto"/>
        <w:bottom w:val="none" w:sz="0" w:space="0" w:color="auto"/>
        <w:right w:val="none" w:sz="0" w:space="0" w:color="auto"/>
      </w:divBdr>
    </w:div>
    <w:div w:id="2028601383">
      <w:bodyDiv w:val="1"/>
      <w:marLeft w:val="0"/>
      <w:marRight w:val="0"/>
      <w:marTop w:val="0"/>
      <w:marBottom w:val="0"/>
      <w:divBdr>
        <w:top w:val="none" w:sz="0" w:space="0" w:color="auto"/>
        <w:left w:val="none" w:sz="0" w:space="0" w:color="auto"/>
        <w:bottom w:val="none" w:sz="0" w:space="0" w:color="auto"/>
        <w:right w:val="none" w:sz="0" w:space="0" w:color="auto"/>
      </w:divBdr>
    </w:div>
    <w:div w:id="2028679645">
      <w:bodyDiv w:val="1"/>
      <w:marLeft w:val="0"/>
      <w:marRight w:val="0"/>
      <w:marTop w:val="0"/>
      <w:marBottom w:val="0"/>
      <w:divBdr>
        <w:top w:val="none" w:sz="0" w:space="0" w:color="auto"/>
        <w:left w:val="none" w:sz="0" w:space="0" w:color="auto"/>
        <w:bottom w:val="none" w:sz="0" w:space="0" w:color="auto"/>
        <w:right w:val="none" w:sz="0" w:space="0" w:color="auto"/>
      </w:divBdr>
    </w:div>
    <w:div w:id="2029405716">
      <w:bodyDiv w:val="1"/>
      <w:marLeft w:val="0"/>
      <w:marRight w:val="0"/>
      <w:marTop w:val="0"/>
      <w:marBottom w:val="0"/>
      <w:divBdr>
        <w:top w:val="none" w:sz="0" w:space="0" w:color="auto"/>
        <w:left w:val="none" w:sz="0" w:space="0" w:color="auto"/>
        <w:bottom w:val="none" w:sz="0" w:space="0" w:color="auto"/>
        <w:right w:val="none" w:sz="0" w:space="0" w:color="auto"/>
      </w:divBdr>
    </w:div>
    <w:div w:id="2029405778">
      <w:bodyDiv w:val="1"/>
      <w:marLeft w:val="0"/>
      <w:marRight w:val="0"/>
      <w:marTop w:val="0"/>
      <w:marBottom w:val="0"/>
      <w:divBdr>
        <w:top w:val="none" w:sz="0" w:space="0" w:color="auto"/>
        <w:left w:val="none" w:sz="0" w:space="0" w:color="auto"/>
        <w:bottom w:val="none" w:sz="0" w:space="0" w:color="auto"/>
        <w:right w:val="none" w:sz="0" w:space="0" w:color="auto"/>
      </w:divBdr>
    </w:div>
    <w:div w:id="2029480496">
      <w:bodyDiv w:val="1"/>
      <w:marLeft w:val="0"/>
      <w:marRight w:val="0"/>
      <w:marTop w:val="0"/>
      <w:marBottom w:val="0"/>
      <w:divBdr>
        <w:top w:val="none" w:sz="0" w:space="0" w:color="auto"/>
        <w:left w:val="none" w:sz="0" w:space="0" w:color="auto"/>
        <w:bottom w:val="none" w:sz="0" w:space="0" w:color="auto"/>
        <w:right w:val="none" w:sz="0" w:space="0" w:color="auto"/>
      </w:divBdr>
    </w:div>
    <w:div w:id="2030179032">
      <w:bodyDiv w:val="1"/>
      <w:marLeft w:val="0"/>
      <w:marRight w:val="0"/>
      <w:marTop w:val="0"/>
      <w:marBottom w:val="0"/>
      <w:divBdr>
        <w:top w:val="none" w:sz="0" w:space="0" w:color="auto"/>
        <w:left w:val="none" w:sz="0" w:space="0" w:color="auto"/>
        <w:bottom w:val="none" w:sz="0" w:space="0" w:color="auto"/>
        <w:right w:val="none" w:sz="0" w:space="0" w:color="auto"/>
      </w:divBdr>
    </w:div>
    <w:div w:id="2030259584">
      <w:bodyDiv w:val="1"/>
      <w:marLeft w:val="0"/>
      <w:marRight w:val="0"/>
      <w:marTop w:val="0"/>
      <w:marBottom w:val="0"/>
      <w:divBdr>
        <w:top w:val="none" w:sz="0" w:space="0" w:color="auto"/>
        <w:left w:val="none" w:sz="0" w:space="0" w:color="auto"/>
        <w:bottom w:val="none" w:sz="0" w:space="0" w:color="auto"/>
        <w:right w:val="none" w:sz="0" w:space="0" w:color="auto"/>
      </w:divBdr>
    </w:div>
    <w:div w:id="2030372473">
      <w:bodyDiv w:val="1"/>
      <w:marLeft w:val="0"/>
      <w:marRight w:val="0"/>
      <w:marTop w:val="0"/>
      <w:marBottom w:val="0"/>
      <w:divBdr>
        <w:top w:val="none" w:sz="0" w:space="0" w:color="auto"/>
        <w:left w:val="none" w:sz="0" w:space="0" w:color="auto"/>
        <w:bottom w:val="none" w:sz="0" w:space="0" w:color="auto"/>
        <w:right w:val="none" w:sz="0" w:space="0" w:color="auto"/>
      </w:divBdr>
    </w:div>
    <w:div w:id="2030376214">
      <w:bodyDiv w:val="1"/>
      <w:marLeft w:val="0"/>
      <w:marRight w:val="0"/>
      <w:marTop w:val="0"/>
      <w:marBottom w:val="0"/>
      <w:divBdr>
        <w:top w:val="none" w:sz="0" w:space="0" w:color="auto"/>
        <w:left w:val="none" w:sz="0" w:space="0" w:color="auto"/>
        <w:bottom w:val="none" w:sz="0" w:space="0" w:color="auto"/>
        <w:right w:val="none" w:sz="0" w:space="0" w:color="auto"/>
      </w:divBdr>
    </w:div>
    <w:div w:id="2030525278">
      <w:bodyDiv w:val="1"/>
      <w:marLeft w:val="0"/>
      <w:marRight w:val="0"/>
      <w:marTop w:val="0"/>
      <w:marBottom w:val="0"/>
      <w:divBdr>
        <w:top w:val="none" w:sz="0" w:space="0" w:color="auto"/>
        <w:left w:val="none" w:sz="0" w:space="0" w:color="auto"/>
        <w:bottom w:val="none" w:sz="0" w:space="0" w:color="auto"/>
        <w:right w:val="none" w:sz="0" w:space="0" w:color="auto"/>
      </w:divBdr>
    </w:div>
    <w:div w:id="2030527600">
      <w:bodyDiv w:val="1"/>
      <w:marLeft w:val="0"/>
      <w:marRight w:val="0"/>
      <w:marTop w:val="0"/>
      <w:marBottom w:val="0"/>
      <w:divBdr>
        <w:top w:val="none" w:sz="0" w:space="0" w:color="auto"/>
        <w:left w:val="none" w:sz="0" w:space="0" w:color="auto"/>
        <w:bottom w:val="none" w:sz="0" w:space="0" w:color="auto"/>
        <w:right w:val="none" w:sz="0" w:space="0" w:color="auto"/>
      </w:divBdr>
    </w:div>
    <w:div w:id="2030905463">
      <w:bodyDiv w:val="1"/>
      <w:marLeft w:val="0"/>
      <w:marRight w:val="0"/>
      <w:marTop w:val="0"/>
      <w:marBottom w:val="0"/>
      <w:divBdr>
        <w:top w:val="none" w:sz="0" w:space="0" w:color="auto"/>
        <w:left w:val="none" w:sz="0" w:space="0" w:color="auto"/>
        <w:bottom w:val="none" w:sz="0" w:space="0" w:color="auto"/>
        <w:right w:val="none" w:sz="0" w:space="0" w:color="auto"/>
      </w:divBdr>
    </w:div>
    <w:div w:id="2031292990">
      <w:bodyDiv w:val="1"/>
      <w:marLeft w:val="0"/>
      <w:marRight w:val="0"/>
      <w:marTop w:val="0"/>
      <w:marBottom w:val="0"/>
      <w:divBdr>
        <w:top w:val="none" w:sz="0" w:space="0" w:color="auto"/>
        <w:left w:val="none" w:sz="0" w:space="0" w:color="auto"/>
        <w:bottom w:val="none" w:sz="0" w:space="0" w:color="auto"/>
        <w:right w:val="none" w:sz="0" w:space="0" w:color="auto"/>
      </w:divBdr>
    </w:div>
    <w:div w:id="2031375361">
      <w:bodyDiv w:val="1"/>
      <w:marLeft w:val="0"/>
      <w:marRight w:val="0"/>
      <w:marTop w:val="0"/>
      <w:marBottom w:val="0"/>
      <w:divBdr>
        <w:top w:val="none" w:sz="0" w:space="0" w:color="auto"/>
        <w:left w:val="none" w:sz="0" w:space="0" w:color="auto"/>
        <w:bottom w:val="none" w:sz="0" w:space="0" w:color="auto"/>
        <w:right w:val="none" w:sz="0" w:space="0" w:color="auto"/>
      </w:divBdr>
    </w:div>
    <w:div w:id="2031489793">
      <w:bodyDiv w:val="1"/>
      <w:marLeft w:val="0"/>
      <w:marRight w:val="0"/>
      <w:marTop w:val="0"/>
      <w:marBottom w:val="0"/>
      <w:divBdr>
        <w:top w:val="none" w:sz="0" w:space="0" w:color="auto"/>
        <w:left w:val="none" w:sz="0" w:space="0" w:color="auto"/>
        <w:bottom w:val="none" w:sz="0" w:space="0" w:color="auto"/>
        <w:right w:val="none" w:sz="0" w:space="0" w:color="auto"/>
      </w:divBdr>
    </w:div>
    <w:div w:id="2032339104">
      <w:bodyDiv w:val="1"/>
      <w:marLeft w:val="0"/>
      <w:marRight w:val="0"/>
      <w:marTop w:val="0"/>
      <w:marBottom w:val="0"/>
      <w:divBdr>
        <w:top w:val="none" w:sz="0" w:space="0" w:color="auto"/>
        <w:left w:val="none" w:sz="0" w:space="0" w:color="auto"/>
        <w:bottom w:val="none" w:sz="0" w:space="0" w:color="auto"/>
        <w:right w:val="none" w:sz="0" w:space="0" w:color="auto"/>
      </w:divBdr>
    </w:div>
    <w:div w:id="2032486923">
      <w:bodyDiv w:val="1"/>
      <w:marLeft w:val="0"/>
      <w:marRight w:val="0"/>
      <w:marTop w:val="0"/>
      <w:marBottom w:val="0"/>
      <w:divBdr>
        <w:top w:val="none" w:sz="0" w:space="0" w:color="auto"/>
        <w:left w:val="none" w:sz="0" w:space="0" w:color="auto"/>
        <w:bottom w:val="none" w:sz="0" w:space="0" w:color="auto"/>
        <w:right w:val="none" w:sz="0" w:space="0" w:color="auto"/>
      </w:divBdr>
    </w:div>
    <w:div w:id="2032533611">
      <w:bodyDiv w:val="1"/>
      <w:marLeft w:val="0"/>
      <w:marRight w:val="0"/>
      <w:marTop w:val="0"/>
      <w:marBottom w:val="0"/>
      <w:divBdr>
        <w:top w:val="none" w:sz="0" w:space="0" w:color="auto"/>
        <w:left w:val="none" w:sz="0" w:space="0" w:color="auto"/>
        <w:bottom w:val="none" w:sz="0" w:space="0" w:color="auto"/>
        <w:right w:val="none" w:sz="0" w:space="0" w:color="auto"/>
      </w:divBdr>
    </w:div>
    <w:div w:id="2032606634">
      <w:bodyDiv w:val="1"/>
      <w:marLeft w:val="0"/>
      <w:marRight w:val="0"/>
      <w:marTop w:val="0"/>
      <w:marBottom w:val="0"/>
      <w:divBdr>
        <w:top w:val="none" w:sz="0" w:space="0" w:color="auto"/>
        <w:left w:val="none" w:sz="0" w:space="0" w:color="auto"/>
        <w:bottom w:val="none" w:sz="0" w:space="0" w:color="auto"/>
        <w:right w:val="none" w:sz="0" w:space="0" w:color="auto"/>
      </w:divBdr>
    </w:div>
    <w:div w:id="2032679325">
      <w:bodyDiv w:val="1"/>
      <w:marLeft w:val="0"/>
      <w:marRight w:val="0"/>
      <w:marTop w:val="0"/>
      <w:marBottom w:val="0"/>
      <w:divBdr>
        <w:top w:val="none" w:sz="0" w:space="0" w:color="auto"/>
        <w:left w:val="none" w:sz="0" w:space="0" w:color="auto"/>
        <w:bottom w:val="none" w:sz="0" w:space="0" w:color="auto"/>
        <w:right w:val="none" w:sz="0" w:space="0" w:color="auto"/>
      </w:divBdr>
    </w:div>
    <w:div w:id="2032797953">
      <w:bodyDiv w:val="1"/>
      <w:marLeft w:val="0"/>
      <w:marRight w:val="0"/>
      <w:marTop w:val="0"/>
      <w:marBottom w:val="0"/>
      <w:divBdr>
        <w:top w:val="none" w:sz="0" w:space="0" w:color="auto"/>
        <w:left w:val="none" w:sz="0" w:space="0" w:color="auto"/>
        <w:bottom w:val="none" w:sz="0" w:space="0" w:color="auto"/>
        <w:right w:val="none" w:sz="0" w:space="0" w:color="auto"/>
      </w:divBdr>
    </w:div>
    <w:div w:id="2032874341">
      <w:bodyDiv w:val="1"/>
      <w:marLeft w:val="0"/>
      <w:marRight w:val="0"/>
      <w:marTop w:val="0"/>
      <w:marBottom w:val="0"/>
      <w:divBdr>
        <w:top w:val="none" w:sz="0" w:space="0" w:color="auto"/>
        <w:left w:val="none" w:sz="0" w:space="0" w:color="auto"/>
        <w:bottom w:val="none" w:sz="0" w:space="0" w:color="auto"/>
        <w:right w:val="none" w:sz="0" w:space="0" w:color="auto"/>
      </w:divBdr>
    </w:div>
    <w:div w:id="2032946613">
      <w:bodyDiv w:val="1"/>
      <w:marLeft w:val="0"/>
      <w:marRight w:val="0"/>
      <w:marTop w:val="0"/>
      <w:marBottom w:val="0"/>
      <w:divBdr>
        <w:top w:val="none" w:sz="0" w:space="0" w:color="auto"/>
        <w:left w:val="none" w:sz="0" w:space="0" w:color="auto"/>
        <w:bottom w:val="none" w:sz="0" w:space="0" w:color="auto"/>
        <w:right w:val="none" w:sz="0" w:space="0" w:color="auto"/>
      </w:divBdr>
    </w:div>
    <w:div w:id="2033070494">
      <w:bodyDiv w:val="1"/>
      <w:marLeft w:val="0"/>
      <w:marRight w:val="0"/>
      <w:marTop w:val="0"/>
      <w:marBottom w:val="0"/>
      <w:divBdr>
        <w:top w:val="none" w:sz="0" w:space="0" w:color="auto"/>
        <w:left w:val="none" w:sz="0" w:space="0" w:color="auto"/>
        <w:bottom w:val="none" w:sz="0" w:space="0" w:color="auto"/>
        <w:right w:val="none" w:sz="0" w:space="0" w:color="auto"/>
      </w:divBdr>
    </w:div>
    <w:div w:id="2033140722">
      <w:bodyDiv w:val="1"/>
      <w:marLeft w:val="0"/>
      <w:marRight w:val="0"/>
      <w:marTop w:val="0"/>
      <w:marBottom w:val="0"/>
      <w:divBdr>
        <w:top w:val="none" w:sz="0" w:space="0" w:color="auto"/>
        <w:left w:val="none" w:sz="0" w:space="0" w:color="auto"/>
        <w:bottom w:val="none" w:sz="0" w:space="0" w:color="auto"/>
        <w:right w:val="none" w:sz="0" w:space="0" w:color="auto"/>
      </w:divBdr>
    </w:div>
    <w:div w:id="2033142316">
      <w:bodyDiv w:val="1"/>
      <w:marLeft w:val="0"/>
      <w:marRight w:val="0"/>
      <w:marTop w:val="0"/>
      <w:marBottom w:val="0"/>
      <w:divBdr>
        <w:top w:val="none" w:sz="0" w:space="0" w:color="auto"/>
        <w:left w:val="none" w:sz="0" w:space="0" w:color="auto"/>
        <w:bottom w:val="none" w:sz="0" w:space="0" w:color="auto"/>
        <w:right w:val="none" w:sz="0" w:space="0" w:color="auto"/>
      </w:divBdr>
    </w:div>
    <w:div w:id="2033458198">
      <w:bodyDiv w:val="1"/>
      <w:marLeft w:val="0"/>
      <w:marRight w:val="0"/>
      <w:marTop w:val="0"/>
      <w:marBottom w:val="0"/>
      <w:divBdr>
        <w:top w:val="none" w:sz="0" w:space="0" w:color="auto"/>
        <w:left w:val="none" w:sz="0" w:space="0" w:color="auto"/>
        <w:bottom w:val="none" w:sz="0" w:space="0" w:color="auto"/>
        <w:right w:val="none" w:sz="0" w:space="0" w:color="auto"/>
      </w:divBdr>
    </w:div>
    <w:div w:id="2033532813">
      <w:bodyDiv w:val="1"/>
      <w:marLeft w:val="0"/>
      <w:marRight w:val="0"/>
      <w:marTop w:val="0"/>
      <w:marBottom w:val="0"/>
      <w:divBdr>
        <w:top w:val="none" w:sz="0" w:space="0" w:color="auto"/>
        <w:left w:val="none" w:sz="0" w:space="0" w:color="auto"/>
        <w:bottom w:val="none" w:sz="0" w:space="0" w:color="auto"/>
        <w:right w:val="none" w:sz="0" w:space="0" w:color="auto"/>
      </w:divBdr>
    </w:div>
    <w:div w:id="2033607378">
      <w:bodyDiv w:val="1"/>
      <w:marLeft w:val="0"/>
      <w:marRight w:val="0"/>
      <w:marTop w:val="0"/>
      <w:marBottom w:val="0"/>
      <w:divBdr>
        <w:top w:val="none" w:sz="0" w:space="0" w:color="auto"/>
        <w:left w:val="none" w:sz="0" w:space="0" w:color="auto"/>
        <w:bottom w:val="none" w:sz="0" w:space="0" w:color="auto"/>
        <w:right w:val="none" w:sz="0" w:space="0" w:color="auto"/>
      </w:divBdr>
    </w:div>
    <w:div w:id="2033913425">
      <w:bodyDiv w:val="1"/>
      <w:marLeft w:val="0"/>
      <w:marRight w:val="0"/>
      <w:marTop w:val="0"/>
      <w:marBottom w:val="0"/>
      <w:divBdr>
        <w:top w:val="none" w:sz="0" w:space="0" w:color="auto"/>
        <w:left w:val="none" w:sz="0" w:space="0" w:color="auto"/>
        <w:bottom w:val="none" w:sz="0" w:space="0" w:color="auto"/>
        <w:right w:val="none" w:sz="0" w:space="0" w:color="auto"/>
      </w:divBdr>
    </w:div>
    <w:div w:id="2034064763">
      <w:bodyDiv w:val="1"/>
      <w:marLeft w:val="0"/>
      <w:marRight w:val="0"/>
      <w:marTop w:val="0"/>
      <w:marBottom w:val="0"/>
      <w:divBdr>
        <w:top w:val="none" w:sz="0" w:space="0" w:color="auto"/>
        <w:left w:val="none" w:sz="0" w:space="0" w:color="auto"/>
        <w:bottom w:val="none" w:sz="0" w:space="0" w:color="auto"/>
        <w:right w:val="none" w:sz="0" w:space="0" w:color="auto"/>
      </w:divBdr>
    </w:div>
    <w:div w:id="2034182074">
      <w:bodyDiv w:val="1"/>
      <w:marLeft w:val="0"/>
      <w:marRight w:val="0"/>
      <w:marTop w:val="0"/>
      <w:marBottom w:val="0"/>
      <w:divBdr>
        <w:top w:val="none" w:sz="0" w:space="0" w:color="auto"/>
        <w:left w:val="none" w:sz="0" w:space="0" w:color="auto"/>
        <w:bottom w:val="none" w:sz="0" w:space="0" w:color="auto"/>
        <w:right w:val="none" w:sz="0" w:space="0" w:color="auto"/>
      </w:divBdr>
    </w:div>
    <w:div w:id="2034190763">
      <w:bodyDiv w:val="1"/>
      <w:marLeft w:val="0"/>
      <w:marRight w:val="0"/>
      <w:marTop w:val="0"/>
      <w:marBottom w:val="0"/>
      <w:divBdr>
        <w:top w:val="none" w:sz="0" w:space="0" w:color="auto"/>
        <w:left w:val="none" w:sz="0" w:space="0" w:color="auto"/>
        <w:bottom w:val="none" w:sz="0" w:space="0" w:color="auto"/>
        <w:right w:val="none" w:sz="0" w:space="0" w:color="auto"/>
      </w:divBdr>
    </w:div>
    <w:div w:id="2034384324">
      <w:bodyDiv w:val="1"/>
      <w:marLeft w:val="0"/>
      <w:marRight w:val="0"/>
      <w:marTop w:val="0"/>
      <w:marBottom w:val="0"/>
      <w:divBdr>
        <w:top w:val="none" w:sz="0" w:space="0" w:color="auto"/>
        <w:left w:val="none" w:sz="0" w:space="0" w:color="auto"/>
        <w:bottom w:val="none" w:sz="0" w:space="0" w:color="auto"/>
        <w:right w:val="none" w:sz="0" w:space="0" w:color="auto"/>
      </w:divBdr>
    </w:div>
    <w:div w:id="2034568388">
      <w:bodyDiv w:val="1"/>
      <w:marLeft w:val="0"/>
      <w:marRight w:val="0"/>
      <w:marTop w:val="0"/>
      <w:marBottom w:val="0"/>
      <w:divBdr>
        <w:top w:val="none" w:sz="0" w:space="0" w:color="auto"/>
        <w:left w:val="none" w:sz="0" w:space="0" w:color="auto"/>
        <w:bottom w:val="none" w:sz="0" w:space="0" w:color="auto"/>
        <w:right w:val="none" w:sz="0" w:space="0" w:color="auto"/>
      </w:divBdr>
    </w:div>
    <w:div w:id="2034573821">
      <w:bodyDiv w:val="1"/>
      <w:marLeft w:val="0"/>
      <w:marRight w:val="0"/>
      <w:marTop w:val="0"/>
      <w:marBottom w:val="0"/>
      <w:divBdr>
        <w:top w:val="none" w:sz="0" w:space="0" w:color="auto"/>
        <w:left w:val="none" w:sz="0" w:space="0" w:color="auto"/>
        <w:bottom w:val="none" w:sz="0" w:space="0" w:color="auto"/>
        <w:right w:val="none" w:sz="0" w:space="0" w:color="auto"/>
      </w:divBdr>
    </w:div>
    <w:div w:id="2034725052">
      <w:bodyDiv w:val="1"/>
      <w:marLeft w:val="0"/>
      <w:marRight w:val="0"/>
      <w:marTop w:val="0"/>
      <w:marBottom w:val="0"/>
      <w:divBdr>
        <w:top w:val="none" w:sz="0" w:space="0" w:color="auto"/>
        <w:left w:val="none" w:sz="0" w:space="0" w:color="auto"/>
        <w:bottom w:val="none" w:sz="0" w:space="0" w:color="auto"/>
        <w:right w:val="none" w:sz="0" w:space="0" w:color="auto"/>
      </w:divBdr>
    </w:div>
    <w:div w:id="2034770521">
      <w:bodyDiv w:val="1"/>
      <w:marLeft w:val="0"/>
      <w:marRight w:val="0"/>
      <w:marTop w:val="0"/>
      <w:marBottom w:val="0"/>
      <w:divBdr>
        <w:top w:val="none" w:sz="0" w:space="0" w:color="auto"/>
        <w:left w:val="none" w:sz="0" w:space="0" w:color="auto"/>
        <w:bottom w:val="none" w:sz="0" w:space="0" w:color="auto"/>
        <w:right w:val="none" w:sz="0" w:space="0" w:color="auto"/>
      </w:divBdr>
    </w:div>
    <w:div w:id="2035111973">
      <w:bodyDiv w:val="1"/>
      <w:marLeft w:val="0"/>
      <w:marRight w:val="0"/>
      <w:marTop w:val="0"/>
      <w:marBottom w:val="0"/>
      <w:divBdr>
        <w:top w:val="none" w:sz="0" w:space="0" w:color="auto"/>
        <w:left w:val="none" w:sz="0" w:space="0" w:color="auto"/>
        <w:bottom w:val="none" w:sz="0" w:space="0" w:color="auto"/>
        <w:right w:val="none" w:sz="0" w:space="0" w:color="auto"/>
      </w:divBdr>
    </w:div>
    <w:div w:id="2035226386">
      <w:bodyDiv w:val="1"/>
      <w:marLeft w:val="0"/>
      <w:marRight w:val="0"/>
      <w:marTop w:val="0"/>
      <w:marBottom w:val="0"/>
      <w:divBdr>
        <w:top w:val="none" w:sz="0" w:space="0" w:color="auto"/>
        <w:left w:val="none" w:sz="0" w:space="0" w:color="auto"/>
        <w:bottom w:val="none" w:sz="0" w:space="0" w:color="auto"/>
        <w:right w:val="none" w:sz="0" w:space="0" w:color="auto"/>
      </w:divBdr>
    </w:div>
    <w:div w:id="2035375819">
      <w:bodyDiv w:val="1"/>
      <w:marLeft w:val="0"/>
      <w:marRight w:val="0"/>
      <w:marTop w:val="0"/>
      <w:marBottom w:val="0"/>
      <w:divBdr>
        <w:top w:val="none" w:sz="0" w:space="0" w:color="auto"/>
        <w:left w:val="none" w:sz="0" w:space="0" w:color="auto"/>
        <w:bottom w:val="none" w:sz="0" w:space="0" w:color="auto"/>
        <w:right w:val="none" w:sz="0" w:space="0" w:color="auto"/>
      </w:divBdr>
    </w:div>
    <w:div w:id="2035424660">
      <w:bodyDiv w:val="1"/>
      <w:marLeft w:val="0"/>
      <w:marRight w:val="0"/>
      <w:marTop w:val="0"/>
      <w:marBottom w:val="0"/>
      <w:divBdr>
        <w:top w:val="none" w:sz="0" w:space="0" w:color="auto"/>
        <w:left w:val="none" w:sz="0" w:space="0" w:color="auto"/>
        <w:bottom w:val="none" w:sz="0" w:space="0" w:color="auto"/>
        <w:right w:val="none" w:sz="0" w:space="0" w:color="auto"/>
      </w:divBdr>
    </w:div>
    <w:div w:id="2035497874">
      <w:bodyDiv w:val="1"/>
      <w:marLeft w:val="0"/>
      <w:marRight w:val="0"/>
      <w:marTop w:val="0"/>
      <w:marBottom w:val="0"/>
      <w:divBdr>
        <w:top w:val="none" w:sz="0" w:space="0" w:color="auto"/>
        <w:left w:val="none" w:sz="0" w:space="0" w:color="auto"/>
        <w:bottom w:val="none" w:sz="0" w:space="0" w:color="auto"/>
        <w:right w:val="none" w:sz="0" w:space="0" w:color="auto"/>
      </w:divBdr>
    </w:div>
    <w:div w:id="2035571249">
      <w:bodyDiv w:val="1"/>
      <w:marLeft w:val="0"/>
      <w:marRight w:val="0"/>
      <w:marTop w:val="0"/>
      <w:marBottom w:val="0"/>
      <w:divBdr>
        <w:top w:val="none" w:sz="0" w:space="0" w:color="auto"/>
        <w:left w:val="none" w:sz="0" w:space="0" w:color="auto"/>
        <w:bottom w:val="none" w:sz="0" w:space="0" w:color="auto"/>
        <w:right w:val="none" w:sz="0" w:space="0" w:color="auto"/>
      </w:divBdr>
    </w:div>
    <w:div w:id="2035686204">
      <w:bodyDiv w:val="1"/>
      <w:marLeft w:val="0"/>
      <w:marRight w:val="0"/>
      <w:marTop w:val="0"/>
      <w:marBottom w:val="0"/>
      <w:divBdr>
        <w:top w:val="none" w:sz="0" w:space="0" w:color="auto"/>
        <w:left w:val="none" w:sz="0" w:space="0" w:color="auto"/>
        <w:bottom w:val="none" w:sz="0" w:space="0" w:color="auto"/>
        <w:right w:val="none" w:sz="0" w:space="0" w:color="auto"/>
      </w:divBdr>
    </w:div>
    <w:div w:id="2035691113">
      <w:bodyDiv w:val="1"/>
      <w:marLeft w:val="0"/>
      <w:marRight w:val="0"/>
      <w:marTop w:val="0"/>
      <w:marBottom w:val="0"/>
      <w:divBdr>
        <w:top w:val="none" w:sz="0" w:space="0" w:color="auto"/>
        <w:left w:val="none" w:sz="0" w:space="0" w:color="auto"/>
        <w:bottom w:val="none" w:sz="0" w:space="0" w:color="auto"/>
        <w:right w:val="none" w:sz="0" w:space="0" w:color="auto"/>
      </w:divBdr>
    </w:div>
    <w:div w:id="2035878848">
      <w:bodyDiv w:val="1"/>
      <w:marLeft w:val="0"/>
      <w:marRight w:val="0"/>
      <w:marTop w:val="0"/>
      <w:marBottom w:val="0"/>
      <w:divBdr>
        <w:top w:val="none" w:sz="0" w:space="0" w:color="auto"/>
        <w:left w:val="none" w:sz="0" w:space="0" w:color="auto"/>
        <w:bottom w:val="none" w:sz="0" w:space="0" w:color="auto"/>
        <w:right w:val="none" w:sz="0" w:space="0" w:color="auto"/>
      </w:divBdr>
    </w:div>
    <w:div w:id="2036155281">
      <w:bodyDiv w:val="1"/>
      <w:marLeft w:val="0"/>
      <w:marRight w:val="0"/>
      <w:marTop w:val="0"/>
      <w:marBottom w:val="0"/>
      <w:divBdr>
        <w:top w:val="none" w:sz="0" w:space="0" w:color="auto"/>
        <w:left w:val="none" w:sz="0" w:space="0" w:color="auto"/>
        <w:bottom w:val="none" w:sz="0" w:space="0" w:color="auto"/>
        <w:right w:val="none" w:sz="0" w:space="0" w:color="auto"/>
      </w:divBdr>
    </w:div>
    <w:div w:id="2036344657">
      <w:bodyDiv w:val="1"/>
      <w:marLeft w:val="0"/>
      <w:marRight w:val="0"/>
      <w:marTop w:val="0"/>
      <w:marBottom w:val="0"/>
      <w:divBdr>
        <w:top w:val="none" w:sz="0" w:space="0" w:color="auto"/>
        <w:left w:val="none" w:sz="0" w:space="0" w:color="auto"/>
        <w:bottom w:val="none" w:sz="0" w:space="0" w:color="auto"/>
        <w:right w:val="none" w:sz="0" w:space="0" w:color="auto"/>
      </w:divBdr>
    </w:div>
    <w:div w:id="2036420421">
      <w:bodyDiv w:val="1"/>
      <w:marLeft w:val="0"/>
      <w:marRight w:val="0"/>
      <w:marTop w:val="0"/>
      <w:marBottom w:val="0"/>
      <w:divBdr>
        <w:top w:val="none" w:sz="0" w:space="0" w:color="auto"/>
        <w:left w:val="none" w:sz="0" w:space="0" w:color="auto"/>
        <w:bottom w:val="none" w:sz="0" w:space="0" w:color="auto"/>
        <w:right w:val="none" w:sz="0" w:space="0" w:color="auto"/>
      </w:divBdr>
    </w:div>
    <w:div w:id="2036422363">
      <w:bodyDiv w:val="1"/>
      <w:marLeft w:val="0"/>
      <w:marRight w:val="0"/>
      <w:marTop w:val="0"/>
      <w:marBottom w:val="0"/>
      <w:divBdr>
        <w:top w:val="none" w:sz="0" w:space="0" w:color="auto"/>
        <w:left w:val="none" w:sz="0" w:space="0" w:color="auto"/>
        <w:bottom w:val="none" w:sz="0" w:space="0" w:color="auto"/>
        <w:right w:val="none" w:sz="0" w:space="0" w:color="auto"/>
      </w:divBdr>
    </w:div>
    <w:div w:id="2036534339">
      <w:bodyDiv w:val="1"/>
      <w:marLeft w:val="0"/>
      <w:marRight w:val="0"/>
      <w:marTop w:val="0"/>
      <w:marBottom w:val="0"/>
      <w:divBdr>
        <w:top w:val="none" w:sz="0" w:space="0" w:color="auto"/>
        <w:left w:val="none" w:sz="0" w:space="0" w:color="auto"/>
        <w:bottom w:val="none" w:sz="0" w:space="0" w:color="auto"/>
        <w:right w:val="none" w:sz="0" w:space="0" w:color="auto"/>
      </w:divBdr>
    </w:div>
    <w:div w:id="2036535331">
      <w:bodyDiv w:val="1"/>
      <w:marLeft w:val="0"/>
      <w:marRight w:val="0"/>
      <w:marTop w:val="0"/>
      <w:marBottom w:val="0"/>
      <w:divBdr>
        <w:top w:val="none" w:sz="0" w:space="0" w:color="auto"/>
        <w:left w:val="none" w:sz="0" w:space="0" w:color="auto"/>
        <w:bottom w:val="none" w:sz="0" w:space="0" w:color="auto"/>
        <w:right w:val="none" w:sz="0" w:space="0" w:color="auto"/>
      </w:divBdr>
    </w:div>
    <w:div w:id="2036541275">
      <w:bodyDiv w:val="1"/>
      <w:marLeft w:val="0"/>
      <w:marRight w:val="0"/>
      <w:marTop w:val="0"/>
      <w:marBottom w:val="0"/>
      <w:divBdr>
        <w:top w:val="none" w:sz="0" w:space="0" w:color="auto"/>
        <w:left w:val="none" w:sz="0" w:space="0" w:color="auto"/>
        <w:bottom w:val="none" w:sz="0" w:space="0" w:color="auto"/>
        <w:right w:val="none" w:sz="0" w:space="0" w:color="auto"/>
      </w:divBdr>
    </w:div>
    <w:div w:id="2036927865">
      <w:bodyDiv w:val="1"/>
      <w:marLeft w:val="0"/>
      <w:marRight w:val="0"/>
      <w:marTop w:val="0"/>
      <w:marBottom w:val="0"/>
      <w:divBdr>
        <w:top w:val="none" w:sz="0" w:space="0" w:color="auto"/>
        <w:left w:val="none" w:sz="0" w:space="0" w:color="auto"/>
        <w:bottom w:val="none" w:sz="0" w:space="0" w:color="auto"/>
        <w:right w:val="none" w:sz="0" w:space="0" w:color="auto"/>
      </w:divBdr>
    </w:div>
    <w:div w:id="2037003435">
      <w:bodyDiv w:val="1"/>
      <w:marLeft w:val="0"/>
      <w:marRight w:val="0"/>
      <w:marTop w:val="0"/>
      <w:marBottom w:val="0"/>
      <w:divBdr>
        <w:top w:val="none" w:sz="0" w:space="0" w:color="auto"/>
        <w:left w:val="none" w:sz="0" w:space="0" w:color="auto"/>
        <w:bottom w:val="none" w:sz="0" w:space="0" w:color="auto"/>
        <w:right w:val="none" w:sz="0" w:space="0" w:color="auto"/>
      </w:divBdr>
    </w:div>
    <w:div w:id="2037149388">
      <w:bodyDiv w:val="1"/>
      <w:marLeft w:val="0"/>
      <w:marRight w:val="0"/>
      <w:marTop w:val="0"/>
      <w:marBottom w:val="0"/>
      <w:divBdr>
        <w:top w:val="none" w:sz="0" w:space="0" w:color="auto"/>
        <w:left w:val="none" w:sz="0" w:space="0" w:color="auto"/>
        <w:bottom w:val="none" w:sz="0" w:space="0" w:color="auto"/>
        <w:right w:val="none" w:sz="0" w:space="0" w:color="auto"/>
      </w:divBdr>
    </w:div>
    <w:div w:id="2037384511">
      <w:bodyDiv w:val="1"/>
      <w:marLeft w:val="0"/>
      <w:marRight w:val="0"/>
      <w:marTop w:val="0"/>
      <w:marBottom w:val="0"/>
      <w:divBdr>
        <w:top w:val="none" w:sz="0" w:space="0" w:color="auto"/>
        <w:left w:val="none" w:sz="0" w:space="0" w:color="auto"/>
        <w:bottom w:val="none" w:sz="0" w:space="0" w:color="auto"/>
        <w:right w:val="none" w:sz="0" w:space="0" w:color="auto"/>
      </w:divBdr>
    </w:div>
    <w:div w:id="2037535081">
      <w:bodyDiv w:val="1"/>
      <w:marLeft w:val="0"/>
      <w:marRight w:val="0"/>
      <w:marTop w:val="0"/>
      <w:marBottom w:val="0"/>
      <w:divBdr>
        <w:top w:val="none" w:sz="0" w:space="0" w:color="auto"/>
        <w:left w:val="none" w:sz="0" w:space="0" w:color="auto"/>
        <w:bottom w:val="none" w:sz="0" w:space="0" w:color="auto"/>
        <w:right w:val="none" w:sz="0" w:space="0" w:color="auto"/>
      </w:divBdr>
    </w:div>
    <w:div w:id="2037658521">
      <w:bodyDiv w:val="1"/>
      <w:marLeft w:val="0"/>
      <w:marRight w:val="0"/>
      <w:marTop w:val="0"/>
      <w:marBottom w:val="0"/>
      <w:divBdr>
        <w:top w:val="none" w:sz="0" w:space="0" w:color="auto"/>
        <w:left w:val="none" w:sz="0" w:space="0" w:color="auto"/>
        <w:bottom w:val="none" w:sz="0" w:space="0" w:color="auto"/>
        <w:right w:val="none" w:sz="0" w:space="0" w:color="auto"/>
      </w:divBdr>
    </w:div>
    <w:div w:id="2037921645">
      <w:bodyDiv w:val="1"/>
      <w:marLeft w:val="0"/>
      <w:marRight w:val="0"/>
      <w:marTop w:val="0"/>
      <w:marBottom w:val="0"/>
      <w:divBdr>
        <w:top w:val="none" w:sz="0" w:space="0" w:color="auto"/>
        <w:left w:val="none" w:sz="0" w:space="0" w:color="auto"/>
        <w:bottom w:val="none" w:sz="0" w:space="0" w:color="auto"/>
        <w:right w:val="none" w:sz="0" w:space="0" w:color="auto"/>
      </w:divBdr>
    </w:div>
    <w:div w:id="2038042287">
      <w:bodyDiv w:val="1"/>
      <w:marLeft w:val="0"/>
      <w:marRight w:val="0"/>
      <w:marTop w:val="0"/>
      <w:marBottom w:val="0"/>
      <w:divBdr>
        <w:top w:val="none" w:sz="0" w:space="0" w:color="auto"/>
        <w:left w:val="none" w:sz="0" w:space="0" w:color="auto"/>
        <w:bottom w:val="none" w:sz="0" w:space="0" w:color="auto"/>
        <w:right w:val="none" w:sz="0" w:space="0" w:color="auto"/>
      </w:divBdr>
    </w:div>
    <w:div w:id="2038117793">
      <w:bodyDiv w:val="1"/>
      <w:marLeft w:val="0"/>
      <w:marRight w:val="0"/>
      <w:marTop w:val="0"/>
      <w:marBottom w:val="0"/>
      <w:divBdr>
        <w:top w:val="none" w:sz="0" w:space="0" w:color="auto"/>
        <w:left w:val="none" w:sz="0" w:space="0" w:color="auto"/>
        <w:bottom w:val="none" w:sz="0" w:space="0" w:color="auto"/>
        <w:right w:val="none" w:sz="0" w:space="0" w:color="auto"/>
      </w:divBdr>
    </w:div>
    <w:div w:id="2038266098">
      <w:bodyDiv w:val="1"/>
      <w:marLeft w:val="0"/>
      <w:marRight w:val="0"/>
      <w:marTop w:val="0"/>
      <w:marBottom w:val="0"/>
      <w:divBdr>
        <w:top w:val="none" w:sz="0" w:space="0" w:color="auto"/>
        <w:left w:val="none" w:sz="0" w:space="0" w:color="auto"/>
        <w:bottom w:val="none" w:sz="0" w:space="0" w:color="auto"/>
        <w:right w:val="none" w:sz="0" w:space="0" w:color="auto"/>
      </w:divBdr>
    </w:div>
    <w:div w:id="2038312966">
      <w:bodyDiv w:val="1"/>
      <w:marLeft w:val="0"/>
      <w:marRight w:val="0"/>
      <w:marTop w:val="0"/>
      <w:marBottom w:val="0"/>
      <w:divBdr>
        <w:top w:val="none" w:sz="0" w:space="0" w:color="auto"/>
        <w:left w:val="none" w:sz="0" w:space="0" w:color="auto"/>
        <w:bottom w:val="none" w:sz="0" w:space="0" w:color="auto"/>
        <w:right w:val="none" w:sz="0" w:space="0" w:color="auto"/>
      </w:divBdr>
    </w:div>
    <w:div w:id="2038499906">
      <w:bodyDiv w:val="1"/>
      <w:marLeft w:val="0"/>
      <w:marRight w:val="0"/>
      <w:marTop w:val="0"/>
      <w:marBottom w:val="0"/>
      <w:divBdr>
        <w:top w:val="none" w:sz="0" w:space="0" w:color="auto"/>
        <w:left w:val="none" w:sz="0" w:space="0" w:color="auto"/>
        <w:bottom w:val="none" w:sz="0" w:space="0" w:color="auto"/>
        <w:right w:val="none" w:sz="0" w:space="0" w:color="auto"/>
      </w:divBdr>
    </w:div>
    <w:div w:id="2038851456">
      <w:bodyDiv w:val="1"/>
      <w:marLeft w:val="0"/>
      <w:marRight w:val="0"/>
      <w:marTop w:val="0"/>
      <w:marBottom w:val="0"/>
      <w:divBdr>
        <w:top w:val="none" w:sz="0" w:space="0" w:color="auto"/>
        <w:left w:val="none" w:sz="0" w:space="0" w:color="auto"/>
        <w:bottom w:val="none" w:sz="0" w:space="0" w:color="auto"/>
        <w:right w:val="none" w:sz="0" w:space="0" w:color="auto"/>
      </w:divBdr>
    </w:div>
    <w:div w:id="2038893494">
      <w:bodyDiv w:val="1"/>
      <w:marLeft w:val="0"/>
      <w:marRight w:val="0"/>
      <w:marTop w:val="0"/>
      <w:marBottom w:val="0"/>
      <w:divBdr>
        <w:top w:val="none" w:sz="0" w:space="0" w:color="auto"/>
        <w:left w:val="none" w:sz="0" w:space="0" w:color="auto"/>
        <w:bottom w:val="none" w:sz="0" w:space="0" w:color="auto"/>
        <w:right w:val="none" w:sz="0" w:space="0" w:color="auto"/>
      </w:divBdr>
    </w:div>
    <w:div w:id="2039115529">
      <w:bodyDiv w:val="1"/>
      <w:marLeft w:val="0"/>
      <w:marRight w:val="0"/>
      <w:marTop w:val="0"/>
      <w:marBottom w:val="0"/>
      <w:divBdr>
        <w:top w:val="none" w:sz="0" w:space="0" w:color="auto"/>
        <w:left w:val="none" w:sz="0" w:space="0" w:color="auto"/>
        <w:bottom w:val="none" w:sz="0" w:space="0" w:color="auto"/>
        <w:right w:val="none" w:sz="0" w:space="0" w:color="auto"/>
      </w:divBdr>
    </w:div>
    <w:div w:id="2039617877">
      <w:bodyDiv w:val="1"/>
      <w:marLeft w:val="0"/>
      <w:marRight w:val="0"/>
      <w:marTop w:val="0"/>
      <w:marBottom w:val="0"/>
      <w:divBdr>
        <w:top w:val="none" w:sz="0" w:space="0" w:color="auto"/>
        <w:left w:val="none" w:sz="0" w:space="0" w:color="auto"/>
        <w:bottom w:val="none" w:sz="0" w:space="0" w:color="auto"/>
        <w:right w:val="none" w:sz="0" w:space="0" w:color="auto"/>
      </w:divBdr>
    </w:div>
    <w:div w:id="2039813011">
      <w:bodyDiv w:val="1"/>
      <w:marLeft w:val="0"/>
      <w:marRight w:val="0"/>
      <w:marTop w:val="0"/>
      <w:marBottom w:val="0"/>
      <w:divBdr>
        <w:top w:val="none" w:sz="0" w:space="0" w:color="auto"/>
        <w:left w:val="none" w:sz="0" w:space="0" w:color="auto"/>
        <w:bottom w:val="none" w:sz="0" w:space="0" w:color="auto"/>
        <w:right w:val="none" w:sz="0" w:space="0" w:color="auto"/>
      </w:divBdr>
    </w:div>
    <w:div w:id="2039961805">
      <w:bodyDiv w:val="1"/>
      <w:marLeft w:val="0"/>
      <w:marRight w:val="0"/>
      <w:marTop w:val="0"/>
      <w:marBottom w:val="0"/>
      <w:divBdr>
        <w:top w:val="none" w:sz="0" w:space="0" w:color="auto"/>
        <w:left w:val="none" w:sz="0" w:space="0" w:color="auto"/>
        <w:bottom w:val="none" w:sz="0" w:space="0" w:color="auto"/>
        <w:right w:val="none" w:sz="0" w:space="0" w:color="auto"/>
      </w:divBdr>
    </w:div>
    <w:div w:id="2040086980">
      <w:bodyDiv w:val="1"/>
      <w:marLeft w:val="0"/>
      <w:marRight w:val="0"/>
      <w:marTop w:val="0"/>
      <w:marBottom w:val="0"/>
      <w:divBdr>
        <w:top w:val="none" w:sz="0" w:space="0" w:color="auto"/>
        <w:left w:val="none" w:sz="0" w:space="0" w:color="auto"/>
        <w:bottom w:val="none" w:sz="0" w:space="0" w:color="auto"/>
        <w:right w:val="none" w:sz="0" w:space="0" w:color="auto"/>
      </w:divBdr>
    </w:div>
    <w:div w:id="2040159337">
      <w:bodyDiv w:val="1"/>
      <w:marLeft w:val="0"/>
      <w:marRight w:val="0"/>
      <w:marTop w:val="0"/>
      <w:marBottom w:val="0"/>
      <w:divBdr>
        <w:top w:val="none" w:sz="0" w:space="0" w:color="auto"/>
        <w:left w:val="none" w:sz="0" w:space="0" w:color="auto"/>
        <w:bottom w:val="none" w:sz="0" w:space="0" w:color="auto"/>
        <w:right w:val="none" w:sz="0" w:space="0" w:color="auto"/>
      </w:divBdr>
    </w:div>
    <w:div w:id="2040348374">
      <w:bodyDiv w:val="1"/>
      <w:marLeft w:val="0"/>
      <w:marRight w:val="0"/>
      <w:marTop w:val="0"/>
      <w:marBottom w:val="0"/>
      <w:divBdr>
        <w:top w:val="none" w:sz="0" w:space="0" w:color="auto"/>
        <w:left w:val="none" w:sz="0" w:space="0" w:color="auto"/>
        <w:bottom w:val="none" w:sz="0" w:space="0" w:color="auto"/>
        <w:right w:val="none" w:sz="0" w:space="0" w:color="auto"/>
      </w:divBdr>
    </w:div>
    <w:div w:id="2040427541">
      <w:bodyDiv w:val="1"/>
      <w:marLeft w:val="0"/>
      <w:marRight w:val="0"/>
      <w:marTop w:val="0"/>
      <w:marBottom w:val="0"/>
      <w:divBdr>
        <w:top w:val="none" w:sz="0" w:space="0" w:color="auto"/>
        <w:left w:val="none" w:sz="0" w:space="0" w:color="auto"/>
        <w:bottom w:val="none" w:sz="0" w:space="0" w:color="auto"/>
        <w:right w:val="none" w:sz="0" w:space="0" w:color="auto"/>
      </w:divBdr>
    </w:div>
    <w:div w:id="2041275558">
      <w:bodyDiv w:val="1"/>
      <w:marLeft w:val="0"/>
      <w:marRight w:val="0"/>
      <w:marTop w:val="0"/>
      <w:marBottom w:val="0"/>
      <w:divBdr>
        <w:top w:val="none" w:sz="0" w:space="0" w:color="auto"/>
        <w:left w:val="none" w:sz="0" w:space="0" w:color="auto"/>
        <w:bottom w:val="none" w:sz="0" w:space="0" w:color="auto"/>
        <w:right w:val="none" w:sz="0" w:space="0" w:color="auto"/>
      </w:divBdr>
    </w:div>
    <w:div w:id="2041395938">
      <w:bodyDiv w:val="1"/>
      <w:marLeft w:val="0"/>
      <w:marRight w:val="0"/>
      <w:marTop w:val="0"/>
      <w:marBottom w:val="0"/>
      <w:divBdr>
        <w:top w:val="none" w:sz="0" w:space="0" w:color="auto"/>
        <w:left w:val="none" w:sz="0" w:space="0" w:color="auto"/>
        <w:bottom w:val="none" w:sz="0" w:space="0" w:color="auto"/>
        <w:right w:val="none" w:sz="0" w:space="0" w:color="auto"/>
      </w:divBdr>
    </w:div>
    <w:div w:id="2041512455">
      <w:bodyDiv w:val="1"/>
      <w:marLeft w:val="0"/>
      <w:marRight w:val="0"/>
      <w:marTop w:val="0"/>
      <w:marBottom w:val="0"/>
      <w:divBdr>
        <w:top w:val="none" w:sz="0" w:space="0" w:color="auto"/>
        <w:left w:val="none" w:sz="0" w:space="0" w:color="auto"/>
        <w:bottom w:val="none" w:sz="0" w:space="0" w:color="auto"/>
        <w:right w:val="none" w:sz="0" w:space="0" w:color="auto"/>
      </w:divBdr>
    </w:div>
    <w:div w:id="2041586668">
      <w:bodyDiv w:val="1"/>
      <w:marLeft w:val="0"/>
      <w:marRight w:val="0"/>
      <w:marTop w:val="0"/>
      <w:marBottom w:val="0"/>
      <w:divBdr>
        <w:top w:val="none" w:sz="0" w:space="0" w:color="auto"/>
        <w:left w:val="none" w:sz="0" w:space="0" w:color="auto"/>
        <w:bottom w:val="none" w:sz="0" w:space="0" w:color="auto"/>
        <w:right w:val="none" w:sz="0" w:space="0" w:color="auto"/>
      </w:divBdr>
    </w:div>
    <w:div w:id="2041736838">
      <w:bodyDiv w:val="1"/>
      <w:marLeft w:val="0"/>
      <w:marRight w:val="0"/>
      <w:marTop w:val="0"/>
      <w:marBottom w:val="0"/>
      <w:divBdr>
        <w:top w:val="none" w:sz="0" w:space="0" w:color="auto"/>
        <w:left w:val="none" w:sz="0" w:space="0" w:color="auto"/>
        <w:bottom w:val="none" w:sz="0" w:space="0" w:color="auto"/>
        <w:right w:val="none" w:sz="0" w:space="0" w:color="auto"/>
      </w:divBdr>
    </w:div>
    <w:div w:id="2041974742">
      <w:bodyDiv w:val="1"/>
      <w:marLeft w:val="0"/>
      <w:marRight w:val="0"/>
      <w:marTop w:val="0"/>
      <w:marBottom w:val="0"/>
      <w:divBdr>
        <w:top w:val="none" w:sz="0" w:space="0" w:color="auto"/>
        <w:left w:val="none" w:sz="0" w:space="0" w:color="auto"/>
        <w:bottom w:val="none" w:sz="0" w:space="0" w:color="auto"/>
        <w:right w:val="none" w:sz="0" w:space="0" w:color="auto"/>
      </w:divBdr>
    </w:div>
    <w:div w:id="2042048877">
      <w:bodyDiv w:val="1"/>
      <w:marLeft w:val="0"/>
      <w:marRight w:val="0"/>
      <w:marTop w:val="0"/>
      <w:marBottom w:val="0"/>
      <w:divBdr>
        <w:top w:val="none" w:sz="0" w:space="0" w:color="auto"/>
        <w:left w:val="none" w:sz="0" w:space="0" w:color="auto"/>
        <w:bottom w:val="none" w:sz="0" w:space="0" w:color="auto"/>
        <w:right w:val="none" w:sz="0" w:space="0" w:color="auto"/>
      </w:divBdr>
    </w:div>
    <w:div w:id="2042318674">
      <w:bodyDiv w:val="1"/>
      <w:marLeft w:val="0"/>
      <w:marRight w:val="0"/>
      <w:marTop w:val="0"/>
      <w:marBottom w:val="0"/>
      <w:divBdr>
        <w:top w:val="none" w:sz="0" w:space="0" w:color="auto"/>
        <w:left w:val="none" w:sz="0" w:space="0" w:color="auto"/>
        <w:bottom w:val="none" w:sz="0" w:space="0" w:color="auto"/>
        <w:right w:val="none" w:sz="0" w:space="0" w:color="auto"/>
      </w:divBdr>
    </w:div>
    <w:div w:id="2042630455">
      <w:bodyDiv w:val="1"/>
      <w:marLeft w:val="0"/>
      <w:marRight w:val="0"/>
      <w:marTop w:val="0"/>
      <w:marBottom w:val="0"/>
      <w:divBdr>
        <w:top w:val="none" w:sz="0" w:space="0" w:color="auto"/>
        <w:left w:val="none" w:sz="0" w:space="0" w:color="auto"/>
        <w:bottom w:val="none" w:sz="0" w:space="0" w:color="auto"/>
        <w:right w:val="none" w:sz="0" w:space="0" w:color="auto"/>
      </w:divBdr>
    </w:div>
    <w:div w:id="2042703666">
      <w:bodyDiv w:val="1"/>
      <w:marLeft w:val="0"/>
      <w:marRight w:val="0"/>
      <w:marTop w:val="0"/>
      <w:marBottom w:val="0"/>
      <w:divBdr>
        <w:top w:val="none" w:sz="0" w:space="0" w:color="auto"/>
        <w:left w:val="none" w:sz="0" w:space="0" w:color="auto"/>
        <w:bottom w:val="none" w:sz="0" w:space="0" w:color="auto"/>
        <w:right w:val="none" w:sz="0" w:space="0" w:color="auto"/>
      </w:divBdr>
    </w:div>
    <w:div w:id="2042775827">
      <w:bodyDiv w:val="1"/>
      <w:marLeft w:val="0"/>
      <w:marRight w:val="0"/>
      <w:marTop w:val="0"/>
      <w:marBottom w:val="0"/>
      <w:divBdr>
        <w:top w:val="none" w:sz="0" w:space="0" w:color="auto"/>
        <w:left w:val="none" w:sz="0" w:space="0" w:color="auto"/>
        <w:bottom w:val="none" w:sz="0" w:space="0" w:color="auto"/>
        <w:right w:val="none" w:sz="0" w:space="0" w:color="auto"/>
      </w:divBdr>
    </w:div>
    <w:div w:id="2042827208">
      <w:bodyDiv w:val="1"/>
      <w:marLeft w:val="0"/>
      <w:marRight w:val="0"/>
      <w:marTop w:val="0"/>
      <w:marBottom w:val="0"/>
      <w:divBdr>
        <w:top w:val="none" w:sz="0" w:space="0" w:color="auto"/>
        <w:left w:val="none" w:sz="0" w:space="0" w:color="auto"/>
        <w:bottom w:val="none" w:sz="0" w:space="0" w:color="auto"/>
        <w:right w:val="none" w:sz="0" w:space="0" w:color="auto"/>
      </w:divBdr>
    </w:div>
    <w:div w:id="2042902018">
      <w:bodyDiv w:val="1"/>
      <w:marLeft w:val="0"/>
      <w:marRight w:val="0"/>
      <w:marTop w:val="0"/>
      <w:marBottom w:val="0"/>
      <w:divBdr>
        <w:top w:val="none" w:sz="0" w:space="0" w:color="auto"/>
        <w:left w:val="none" w:sz="0" w:space="0" w:color="auto"/>
        <w:bottom w:val="none" w:sz="0" w:space="0" w:color="auto"/>
        <w:right w:val="none" w:sz="0" w:space="0" w:color="auto"/>
      </w:divBdr>
    </w:div>
    <w:div w:id="2042977927">
      <w:bodyDiv w:val="1"/>
      <w:marLeft w:val="0"/>
      <w:marRight w:val="0"/>
      <w:marTop w:val="0"/>
      <w:marBottom w:val="0"/>
      <w:divBdr>
        <w:top w:val="none" w:sz="0" w:space="0" w:color="auto"/>
        <w:left w:val="none" w:sz="0" w:space="0" w:color="auto"/>
        <w:bottom w:val="none" w:sz="0" w:space="0" w:color="auto"/>
        <w:right w:val="none" w:sz="0" w:space="0" w:color="auto"/>
      </w:divBdr>
    </w:div>
    <w:div w:id="2043356618">
      <w:bodyDiv w:val="1"/>
      <w:marLeft w:val="0"/>
      <w:marRight w:val="0"/>
      <w:marTop w:val="0"/>
      <w:marBottom w:val="0"/>
      <w:divBdr>
        <w:top w:val="none" w:sz="0" w:space="0" w:color="auto"/>
        <w:left w:val="none" w:sz="0" w:space="0" w:color="auto"/>
        <w:bottom w:val="none" w:sz="0" w:space="0" w:color="auto"/>
        <w:right w:val="none" w:sz="0" w:space="0" w:color="auto"/>
      </w:divBdr>
    </w:div>
    <w:div w:id="2044013856">
      <w:bodyDiv w:val="1"/>
      <w:marLeft w:val="0"/>
      <w:marRight w:val="0"/>
      <w:marTop w:val="0"/>
      <w:marBottom w:val="0"/>
      <w:divBdr>
        <w:top w:val="none" w:sz="0" w:space="0" w:color="auto"/>
        <w:left w:val="none" w:sz="0" w:space="0" w:color="auto"/>
        <w:bottom w:val="none" w:sz="0" w:space="0" w:color="auto"/>
        <w:right w:val="none" w:sz="0" w:space="0" w:color="auto"/>
      </w:divBdr>
    </w:div>
    <w:div w:id="2044089003">
      <w:bodyDiv w:val="1"/>
      <w:marLeft w:val="0"/>
      <w:marRight w:val="0"/>
      <w:marTop w:val="0"/>
      <w:marBottom w:val="0"/>
      <w:divBdr>
        <w:top w:val="none" w:sz="0" w:space="0" w:color="auto"/>
        <w:left w:val="none" w:sz="0" w:space="0" w:color="auto"/>
        <w:bottom w:val="none" w:sz="0" w:space="0" w:color="auto"/>
        <w:right w:val="none" w:sz="0" w:space="0" w:color="auto"/>
      </w:divBdr>
    </w:div>
    <w:div w:id="2044090791">
      <w:bodyDiv w:val="1"/>
      <w:marLeft w:val="0"/>
      <w:marRight w:val="0"/>
      <w:marTop w:val="0"/>
      <w:marBottom w:val="0"/>
      <w:divBdr>
        <w:top w:val="none" w:sz="0" w:space="0" w:color="auto"/>
        <w:left w:val="none" w:sz="0" w:space="0" w:color="auto"/>
        <w:bottom w:val="none" w:sz="0" w:space="0" w:color="auto"/>
        <w:right w:val="none" w:sz="0" w:space="0" w:color="auto"/>
      </w:divBdr>
    </w:div>
    <w:div w:id="2044164877">
      <w:bodyDiv w:val="1"/>
      <w:marLeft w:val="0"/>
      <w:marRight w:val="0"/>
      <w:marTop w:val="0"/>
      <w:marBottom w:val="0"/>
      <w:divBdr>
        <w:top w:val="none" w:sz="0" w:space="0" w:color="auto"/>
        <w:left w:val="none" w:sz="0" w:space="0" w:color="auto"/>
        <w:bottom w:val="none" w:sz="0" w:space="0" w:color="auto"/>
        <w:right w:val="none" w:sz="0" w:space="0" w:color="auto"/>
      </w:divBdr>
    </w:div>
    <w:div w:id="2044211270">
      <w:bodyDiv w:val="1"/>
      <w:marLeft w:val="0"/>
      <w:marRight w:val="0"/>
      <w:marTop w:val="0"/>
      <w:marBottom w:val="0"/>
      <w:divBdr>
        <w:top w:val="none" w:sz="0" w:space="0" w:color="auto"/>
        <w:left w:val="none" w:sz="0" w:space="0" w:color="auto"/>
        <w:bottom w:val="none" w:sz="0" w:space="0" w:color="auto"/>
        <w:right w:val="none" w:sz="0" w:space="0" w:color="auto"/>
      </w:divBdr>
    </w:div>
    <w:div w:id="2044790377">
      <w:bodyDiv w:val="1"/>
      <w:marLeft w:val="0"/>
      <w:marRight w:val="0"/>
      <w:marTop w:val="0"/>
      <w:marBottom w:val="0"/>
      <w:divBdr>
        <w:top w:val="none" w:sz="0" w:space="0" w:color="auto"/>
        <w:left w:val="none" w:sz="0" w:space="0" w:color="auto"/>
        <w:bottom w:val="none" w:sz="0" w:space="0" w:color="auto"/>
        <w:right w:val="none" w:sz="0" w:space="0" w:color="auto"/>
      </w:divBdr>
    </w:div>
    <w:div w:id="2044986517">
      <w:bodyDiv w:val="1"/>
      <w:marLeft w:val="0"/>
      <w:marRight w:val="0"/>
      <w:marTop w:val="0"/>
      <w:marBottom w:val="0"/>
      <w:divBdr>
        <w:top w:val="none" w:sz="0" w:space="0" w:color="auto"/>
        <w:left w:val="none" w:sz="0" w:space="0" w:color="auto"/>
        <w:bottom w:val="none" w:sz="0" w:space="0" w:color="auto"/>
        <w:right w:val="none" w:sz="0" w:space="0" w:color="auto"/>
      </w:divBdr>
    </w:div>
    <w:div w:id="2045211056">
      <w:bodyDiv w:val="1"/>
      <w:marLeft w:val="0"/>
      <w:marRight w:val="0"/>
      <w:marTop w:val="0"/>
      <w:marBottom w:val="0"/>
      <w:divBdr>
        <w:top w:val="none" w:sz="0" w:space="0" w:color="auto"/>
        <w:left w:val="none" w:sz="0" w:space="0" w:color="auto"/>
        <w:bottom w:val="none" w:sz="0" w:space="0" w:color="auto"/>
        <w:right w:val="none" w:sz="0" w:space="0" w:color="auto"/>
      </w:divBdr>
    </w:div>
    <w:div w:id="2045322567">
      <w:bodyDiv w:val="1"/>
      <w:marLeft w:val="0"/>
      <w:marRight w:val="0"/>
      <w:marTop w:val="0"/>
      <w:marBottom w:val="0"/>
      <w:divBdr>
        <w:top w:val="none" w:sz="0" w:space="0" w:color="auto"/>
        <w:left w:val="none" w:sz="0" w:space="0" w:color="auto"/>
        <w:bottom w:val="none" w:sz="0" w:space="0" w:color="auto"/>
        <w:right w:val="none" w:sz="0" w:space="0" w:color="auto"/>
      </w:divBdr>
    </w:div>
    <w:div w:id="2045400332">
      <w:bodyDiv w:val="1"/>
      <w:marLeft w:val="0"/>
      <w:marRight w:val="0"/>
      <w:marTop w:val="0"/>
      <w:marBottom w:val="0"/>
      <w:divBdr>
        <w:top w:val="none" w:sz="0" w:space="0" w:color="auto"/>
        <w:left w:val="none" w:sz="0" w:space="0" w:color="auto"/>
        <w:bottom w:val="none" w:sz="0" w:space="0" w:color="auto"/>
        <w:right w:val="none" w:sz="0" w:space="0" w:color="auto"/>
      </w:divBdr>
    </w:div>
    <w:div w:id="2045709634">
      <w:bodyDiv w:val="1"/>
      <w:marLeft w:val="0"/>
      <w:marRight w:val="0"/>
      <w:marTop w:val="0"/>
      <w:marBottom w:val="0"/>
      <w:divBdr>
        <w:top w:val="none" w:sz="0" w:space="0" w:color="auto"/>
        <w:left w:val="none" w:sz="0" w:space="0" w:color="auto"/>
        <w:bottom w:val="none" w:sz="0" w:space="0" w:color="auto"/>
        <w:right w:val="none" w:sz="0" w:space="0" w:color="auto"/>
      </w:divBdr>
    </w:div>
    <w:div w:id="2045786614">
      <w:bodyDiv w:val="1"/>
      <w:marLeft w:val="0"/>
      <w:marRight w:val="0"/>
      <w:marTop w:val="0"/>
      <w:marBottom w:val="0"/>
      <w:divBdr>
        <w:top w:val="none" w:sz="0" w:space="0" w:color="auto"/>
        <w:left w:val="none" w:sz="0" w:space="0" w:color="auto"/>
        <w:bottom w:val="none" w:sz="0" w:space="0" w:color="auto"/>
        <w:right w:val="none" w:sz="0" w:space="0" w:color="auto"/>
      </w:divBdr>
    </w:div>
    <w:div w:id="2045787828">
      <w:bodyDiv w:val="1"/>
      <w:marLeft w:val="0"/>
      <w:marRight w:val="0"/>
      <w:marTop w:val="0"/>
      <w:marBottom w:val="0"/>
      <w:divBdr>
        <w:top w:val="none" w:sz="0" w:space="0" w:color="auto"/>
        <w:left w:val="none" w:sz="0" w:space="0" w:color="auto"/>
        <w:bottom w:val="none" w:sz="0" w:space="0" w:color="auto"/>
        <w:right w:val="none" w:sz="0" w:space="0" w:color="auto"/>
      </w:divBdr>
    </w:div>
    <w:div w:id="2046058346">
      <w:bodyDiv w:val="1"/>
      <w:marLeft w:val="0"/>
      <w:marRight w:val="0"/>
      <w:marTop w:val="0"/>
      <w:marBottom w:val="0"/>
      <w:divBdr>
        <w:top w:val="none" w:sz="0" w:space="0" w:color="auto"/>
        <w:left w:val="none" w:sz="0" w:space="0" w:color="auto"/>
        <w:bottom w:val="none" w:sz="0" w:space="0" w:color="auto"/>
        <w:right w:val="none" w:sz="0" w:space="0" w:color="auto"/>
      </w:divBdr>
    </w:div>
    <w:div w:id="2046176933">
      <w:bodyDiv w:val="1"/>
      <w:marLeft w:val="0"/>
      <w:marRight w:val="0"/>
      <w:marTop w:val="0"/>
      <w:marBottom w:val="0"/>
      <w:divBdr>
        <w:top w:val="none" w:sz="0" w:space="0" w:color="auto"/>
        <w:left w:val="none" w:sz="0" w:space="0" w:color="auto"/>
        <w:bottom w:val="none" w:sz="0" w:space="0" w:color="auto"/>
        <w:right w:val="none" w:sz="0" w:space="0" w:color="auto"/>
      </w:divBdr>
    </w:div>
    <w:div w:id="2046252966">
      <w:bodyDiv w:val="1"/>
      <w:marLeft w:val="0"/>
      <w:marRight w:val="0"/>
      <w:marTop w:val="0"/>
      <w:marBottom w:val="0"/>
      <w:divBdr>
        <w:top w:val="none" w:sz="0" w:space="0" w:color="auto"/>
        <w:left w:val="none" w:sz="0" w:space="0" w:color="auto"/>
        <w:bottom w:val="none" w:sz="0" w:space="0" w:color="auto"/>
        <w:right w:val="none" w:sz="0" w:space="0" w:color="auto"/>
      </w:divBdr>
    </w:div>
    <w:div w:id="2046521554">
      <w:bodyDiv w:val="1"/>
      <w:marLeft w:val="0"/>
      <w:marRight w:val="0"/>
      <w:marTop w:val="0"/>
      <w:marBottom w:val="0"/>
      <w:divBdr>
        <w:top w:val="none" w:sz="0" w:space="0" w:color="auto"/>
        <w:left w:val="none" w:sz="0" w:space="0" w:color="auto"/>
        <w:bottom w:val="none" w:sz="0" w:space="0" w:color="auto"/>
        <w:right w:val="none" w:sz="0" w:space="0" w:color="auto"/>
      </w:divBdr>
    </w:div>
    <w:div w:id="2046637649">
      <w:bodyDiv w:val="1"/>
      <w:marLeft w:val="0"/>
      <w:marRight w:val="0"/>
      <w:marTop w:val="0"/>
      <w:marBottom w:val="0"/>
      <w:divBdr>
        <w:top w:val="none" w:sz="0" w:space="0" w:color="auto"/>
        <w:left w:val="none" w:sz="0" w:space="0" w:color="auto"/>
        <w:bottom w:val="none" w:sz="0" w:space="0" w:color="auto"/>
        <w:right w:val="none" w:sz="0" w:space="0" w:color="auto"/>
      </w:divBdr>
    </w:div>
    <w:div w:id="2047170305">
      <w:bodyDiv w:val="1"/>
      <w:marLeft w:val="0"/>
      <w:marRight w:val="0"/>
      <w:marTop w:val="0"/>
      <w:marBottom w:val="0"/>
      <w:divBdr>
        <w:top w:val="none" w:sz="0" w:space="0" w:color="auto"/>
        <w:left w:val="none" w:sz="0" w:space="0" w:color="auto"/>
        <w:bottom w:val="none" w:sz="0" w:space="0" w:color="auto"/>
        <w:right w:val="none" w:sz="0" w:space="0" w:color="auto"/>
      </w:divBdr>
    </w:div>
    <w:div w:id="2047174427">
      <w:bodyDiv w:val="1"/>
      <w:marLeft w:val="0"/>
      <w:marRight w:val="0"/>
      <w:marTop w:val="0"/>
      <w:marBottom w:val="0"/>
      <w:divBdr>
        <w:top w:val="none" w:sz="0" w:space="0" w:color="auto"/>
        <w:left w:val="none" w:sz="0" w:space="0" w:color="auto"/>
        <w:bottom w:val="none" w:sz="0" w:space="0" w:color="auto"/>
        <w:right w:val="none" w:sz="0" w:space="0" w:color="auto"/>
      </w:divBdr>
    </w:div>
    <w:div w:id="2047290222">
      <w:bodyDiv w:val="1"/>
      <w:marLeft w:val="0"/>
      <w:marRight w:val="0"/>
      <w:marTop w:val="0"/>
      <w:marBottom w:val="0"/>
      <w:divBdr>
        <w:top w:val="none" w:sz="0" w:space="0" w:color="auto"/>
        <w:left w:val="none" w:sz="0" w:space="0" w:color="auto"/>
        <w:bottom w:val="none" w:sz="0" w:space="0" w:color="auto"/>
        <w:right w:val="none" w:sz="0" w:space="0" w:color="auto"/>
      </w:divBdr>
    </w:div>
    <w:div w:id="2047489050">
      <w:bodyDiv w:val="1"/>
      <w:marLeft w:val="0"/>
      <w:marRight w:val="0"/>
      <w:marTop w:val="0"/>
      <w:marBottom w:val="0"/>
      <w:divBdr>
        <w:top w:val="none" w:sz="0" w:space="0" w:color="auto"/>
        <w:left w:val="none" w:sz="0" w:space="0" w:color="auto"/>
        <w:bottom w:val="none" w:sz="0" w:space="0" w:color="auto"/>
        <w:right w:val="none" w:sz="0" w:space="0" w:color="auto"/>
      </w:divBdr>
    </w:div>
    <w:div w:id="2047556012">
      <w:bodyDiv w:val="1"/>
      <w:marLeft w:val="0"/>
      <w:marRight w:val="0"/>
      <w:marTop w:val="0"/>
      <w:marBottom w:val="0"/>
      <w:divBdr>
        <w:top w:val="none" w:sz="0" w:space="0" w:color="auto"/>
        <w:left w:val="none" w:sz="0" w:space="0" w:color="auto"/>
        <w:bottom w:val="none" w:sz="0" w:space="0" w:color="auto"/>
        <w:right w:val="none" w:sz="0" w:space="0" w:color="auto"/>
      </w:divBdr>
    </w:div>
    <w:div w:id="2047559848">
      <w:bodyDiv w:val="1"/>
      <w:marLeft w:val="0"/>
      <w:marRight w:val="0"/>
      <w:marTop w:val="0"/>
      <w:marBottom w:val="0"/>
      <w:divBdr>
        <w:top w:val="none" w:sz="0" w:space="0" w:color="auto"/>
        <w:left w:val="none" w:sz="0" w:space="0" w:color="auto"/>
        <w:bottom w:val="none" w:sz="0" w:space="0" w:color="auto"/>
        <w:right w:val="none" w:sz="0" w:space="0" w:color="auto"/>
      </w:divBdr>
    </w:div>
    <w:div w:id="2047563355">
      <w:bodyDiv w:val="1"/>
      <w:marLeft w:val="0"/>
      <w:marRight w:val="0"/>
      <w:marTop w:val="0"/>
      <w:marBottom w:val="0"/>
      <w:divBdr>
        <w:top w:val="none" w:sz="0" w:space="0" w:color="auto"/>
        <w:left w:val="none" w:sz="0" w:space="0" w:color="auto"/>
        <w:bottom w:val="none" w:sz="0" w:space="0" w:color="auto"/>
        <w:right w:val="none" w:sz="0" w:space="0" w:color="auto"/>
      </w:divBdr>
    </w:div>
    <w:div w:id="2047680884">
      <w:bodyDiv w:val="1"/>
      <w:marLeft w:val="0"/>
      <w:marRight w:val="0"/>
      <w:marTop w:val="0"/>
      <w:marBottom w:val="0"/>
      <w:divBdr>
        <w:top w:val="none" w:sz="0" w:space="0" w:color="auto"/>
        <w:left w:val="none" w:sz="0" w:space="0" w:color="auto"/>
        <w:bottom w:val="none" w:sz="0" w:space="0" w:color="auto"/>
        <w:right w:val="none" w:sz="0" w:space="0" w:color="auto"/>
      </w:divBdr>
    </w:div>
    <w:div w:id="2047750005">
      <w:bodyDiv w:val="1"/>
      <w:marLeft w:val="0"/>
      <w:marRight w:val="0"/>
      <w:marTop w:val="0"/>
      <w:marBottom w:val="0"/>
      <w:divBdr>
        <w:top w:val="none" w:sz="0" w:space="0" w:color="auto"/>
        <w:left w:val="none" w:sz="0" w:space="0" w:color="auto"/>
        <w:bottom w:val="none" w:sz="0" w:space="0" w:color="auto"/>
        <w:right w:val="none" w:sz="0" w:space="0" w:color="auto"/>
      </w:divBdr>
    </w:div>
    <w:div w:id="2047944995">
      <w:bodyDiv w:val="1"/>
      <w:marLeft w:val="0"/>
      <w:marRight w:val="0"/>
      <w:marTop w:val="0"/>
      <w:marBottom w:val="0"/>
      <w:divBdr>
        <w:top w:val="none" w:sz="0" w:space="0" w:color="auto"/>
        <w:left w:val="none" w:sz="0" w:space="0" w:color="auto"/>
        <w:bottom w:val="none" w:sz="0" w:space="0" w:color="auto"/>
        <w:right w:val="none" w:sz="0" w:space="0" w:color="auto"/>
      </w:divBdr>
    </w:div>
    <w:div w:id="2048212772">
      <w:bodyDiv w:val="1"/>
      <w:marLeft w:val="0"/>
      <w:marRight w:val="0"/>
      <w:marTop w:val="0"/>
      <w:marBottom w:val="0"/>
      <w:divBdr>
        <w:top w:val="none" w:sz="0" w:space="0" w:color="auto"/>
        <w:left w:val="none" w:sz="0" w:space="0" w:color="auto"/>
        <w:bottom w:val="none" w:sz="0" w:space="0" w:color="auto"/>
        <w:right w:val="none" w:sz="0" w:space="0" w:color="auto"/>
      </w:divBdr>
    </w:div>
    <w:div w:id="2048214778">
      <w:bodyDiv w:val="1"/>
      <w:marLeft w:val="0"/>
      <w:marRight w:val="0"/>
      <w:marTop w:val="0"/>
      <w:marBottom w:val="0"/>
      <w:divBdr>
        <w:top w:val="none" w:sz="0" w:space="0" w:color="auto"/>
        <w:left w:val="none" w:sz="0" w:space="0" w:color="auto"/>
        <w:bottom w:val="none" w:sz="0" w:space="0" w:color="auto"/>
        <w:right w:val="none" w:sz="0" w:space="0" w:color="auto"/>
      </w:divBdr>
    </w:div>
    <w:div w:id="2048289463">
      <w:bodyDiv w:val="1"/>
      <w:marLeft w:val="0"/>
      <w:marRight w:val="0"/>
      <w:marTop w:val="0"/>
      <w:marBottom w:val="0"/>
      <w:divBdr>
        <w:top w:val="none" w:sz="0" w:space="0" w:color="auto"/>
        <w:left w:val="none" w:sz="0" w:space="0" w:color="auto"/>
        <w:bottom w:val="none" w:sz="0" w:space="0" w:color="auto"/>
        <w:right w:val="none" w:sz="0" w:space="0" w:color="auto"/>
      </w:divBdr>
    </w:div>
    <w:div w:id="2048332931">
      <w:bodyDiv w:val="1"/>
      <w:marLeft w:val="0"/>
      <w:marRight w:val="0"/>
      <w:marTop w:val="0"/>
      <w:marBottom w:val="0"/>
      <w:divBdr>
        <w:top w:val="none" w:sz="0" w:space="0" w:color="auto"/>
        <w:left w:val="none" w:sz="0" w:space="0" w:color="auto"/>
        <w:bottom w:val="none" w:sz="0" w:space="0" w:color="auto"/>
        <w:right w:val="none" w:sz="0" w:space="0" w:color="auto"/>
      </w:divBdr>
    </w:div>
    <w:div w:id="2048868792">
      <w:bodyDiv w:val="1"/>
      <w:marLeft w:val="0"/>
      <w:marRight w:val="0"/>
      <w:marTop w:val="0"/>
      <w:marBottom w:val="0"/>
      <w:divBdr>
        <w:top w:val="none" w:sz="0" w:space="0" w:color="auto"/>
        <w:left w:val="none" w:sz="0" w:space="0" w:color="auto"/>
        <w:bottom w:val="none" w:sz="0" w:space="0" w:color="auto"/>
        <w:right w:val="none" w:sz="0" w:space="0" w:color="auto"/>
      </w:divBdr>
    </w:div>
    <w:div w:id="2048874134">
      <w:bodyDiv w:val="1"/>
      <w:marLeft w:val="0"/>
      <w:marRight w:val="0"/>
      <w:marTop w:val="0"/>
      <w:marBottom w:val="0"/>
      <w:divBdr>
        <w:top w:val="none" w:sz="0" w:space="0" w:color="auto"/>
        <w:left w:val="none" w:sz="0" w:space="0" w:color="auto"/>
        <w:bottom w:val="none" w:sz="0" w:space="0" w:color="auto"/>
        <w:right w:val="none" w:sz="0" w:space="0" w:color="auto"/>
      </w:divBdr>
    </w:div>
    <w:div w:id="2049063127">
      <w:bodyDiv w:val="1"/>
      <w:marLeft w:val="0"/>
      <w:marRight w:val="0"/>
      <w:marTop w:val="0"/>
      <w:marBottom w:val="0"/>
      <w:divBdr>
        <w:top w:val="none" w:sz="0" w:space="0" w:color="auto"/>
        <w:left w:val="none" w:sz="0" w:space="0" w:color="auto"/>
        <w:bottom w:val="none" w:sz="0" w:space="0" w:color="auto"/>
        <w:right w:val="none" w:sz="0" w:space="0" w:color="auto"/>
      </w:divBdr>
    </w:div>
    <w:div w:id="2049066792">
      <w:bodyDiv w:val="1"/>
      <w:marLeft w:val="0"/>
      <w:marRight w:val="0"/>
      <w:marTop w:val="0"/>
      <w:marBottom w:val="0"/>
      <w:divBdr>
        <w:top w:val="none" w:sz="0" w:space="0" w:color="auto"/>
        <w:left w:val="none" w:sz="0" w:space="0" w:color="auto"/>
        <w:bottom w:val="none" w:sz="0" w:space="0" w:color="auto"/>
        <w:right w:val="none" w:sz="0" w:space="0" w:color="auto"/>
      </w:divBdr>
    </w:div>
    <w:div w:id="2049066818">
      <w:bodyDiv w:val="1"/>
      <w:marLeft w:val="0"/>
      <w:marRight w:val="0"/>
      <w:marTop w:val="0"/>
      <w:marBottom w:val="0"/>
      <w:divBdr>
        <w:top w:val="none" w:sz="0" w:space="0" w:color="auto"/>
        <w:left w:val="none" w:sz="0" w:space="0" w:color="auto"/>
        <w:bottom w:val="none" w:sz="0" w:space="0" w:color="auto"/>
        <w:right w:val="none" w:sz="0" w:space="0" w:color="auto"/>
      </w:divBdr>
    </w:div>
    <w:div w:id="2049989056">
      <w:bodyDiv w:val="1"/>
      <w:marLeft w:val="0"/>
      <w:marRight w:val="0"/>
      <w:marTop w:val="0"/>
      <w:marBottom w:val="0"/>
      <w:divBdr>
        <w:top w:val="none" w:sz="0" w:space="0" w:color="auto"/>
        <w:left w:val="none" w:sz="0" w:space="0" w:color="auto"/>
        <w:bottom w:val="none" w:sz="0" w:space="0" w:color="auto"/>
        <w:right w:val="none" w:sz="0" w:space="0" w:color="auto"/>
      </w:divBdr>
    </w:div>
    <w:div w:id="2050060699">
      <w:bodyDiv w:val="1"/>
      <w:marLeft w:val="0"/>
      <w:marRight w:val="0"/>
      <w:marTop w:val="0"/>
      <w:marBottom w:val="0"/>
      <w:divBdr>
        <w:top w:val="none" w:sz="0" w:space="0" w:color="auto"/>
        <w:left w:val="none" w:sz="0" w:space="0" w:color="auto"/>
        <w:bottom w:val="none" w:sz="0" w:space="0" w:color="auto"/>
        <w:right w:val="none" w:sz="0" w:space="0" w:color="auto"/>
      </w:divBdr>
    </w:div>
    <w:div w:id="2050371569">
      <w:bodyDiv w:val="1"/>
      <w:marLeft w:val="0"/>
      <w:marRight w:val="0"/>
      <w:marTop w:val="0"/>
      <w:marBottom w:val="0"/>
      <w:divBdr>
        <w:top w:val="none" w:sz="0" w:space="0" w:color="auto"/>
        <w:left w:val="none" w:sz="0" w:space="0" w:color="auto"/>
        <w:bottom w:val="none" w:sz="0" w:space="0" w:color="auto"/>
        <w:right w:val="none" w:sz="0" w:space="0" w:color="auto"/>
      </w:divBdr>
    </w:div>
    <w:div w:id="2050497453">
      <w:bodyDiv w:val="1"/>
      <w:marLeft w:val="0"/>
      <w:marRight w:val="0"/>
      <w:marTop w:val="0"/>
      <w:marBottom w:val="0"/>
      <w:divBdr>
        <w:top w:val="none" w:sz="0" w:space="0" w:color="auto"/>
        <w:left w:val="none" w:sz="0" w:space="0" w:color="auto"/>
        <w:bottom w:val="none" w:sz="0" w:space="0" w:color="auto"/>
        <w:right w:val="none" w:sz="0" w:space="0" w:color="auto"/>
      </w:divBdr>
    </w:div>
    <w:div w:id="2050572669">
      <w:bodyDiv w:val="1"/>
      <w:marLeft w:val="0"/>
      <w:marRight w:val="0"/>
      <w:marTop w:val="0"/>
      <w:marBottom w:val="0"/>
      <w:divBdr>
        <w:top w:val="none" w:sz="0" w:space="0" w:color="auto"/>
        <w:left w:val="none" w:sz="0" w:space="0" w:color="auto"/>
        <w:bottom w:val="none" w:sz="0" w:space="0" w:color="auto"/>
        <w:right w:val="none" w:sz="0" w:space="0" w:color="auto"/>
      </w:divBdr>
    </w:div>
    <w:div w:id="2050913150">
      <w:bodyDiv w:val="1"/>
      <w:marLeft w:val="0"/>
      <w:marRight w:val="0"/>
      <w:marTop w:val="0"/>
      <w:marBottom w:val="0"/>
      <w:divBdr>
        <w:top w:val="none" w:sz="0" w:space="0" w:color="auto"/>
        <w:left w:val="none" w:sz="0" w:space="0" w:color="auto"/>
        <w:bottom w:val="none" w:sz="0" w:space="0" w:color="auto"/>
        <w:right w:val="none" w:sz="0" w:space="0" w:color="auto"/>
      </w:divBdr>
    </w:div>
    <w:div w:id="2051100579">
      <w:bodyDiv w:val="1"/>
      <w:marLeft w:val="0"/>
      <w:marRight w:val="0"/>
      <w:marTop w:val="0"/>
      <w:marBottom w:val="0"/>
      <w:divBdr>
        <w:top w:val="none" w:sz="0" w:space="0" w:color="auto"/>
        <w:left w:val="none" w:sz="0" w:space="0" w:color="auto"/>
        <w:bottom w:val="none" w:sz="0" w:space="0" w:color="auto"/>
        <w:right w:val="none" w:sz="0" w:space="0" w:color="auto"/>
      </w:divBdr>
    </w:div>
    <w:div w:id="2051148773">
      <w:bodyDiv w:val="1"/>
      <w:marLeft w:val="0"/>
      <w:marRight w:val="0"/>
      <w:marTop w:val="0"/>
      <w:marBottom w:val="0"/>
      <w:divBdr>
        <w:top w:val="none" w:sz="0" w:space="0" w:color="auto"/>
        <w:left w:val="none" w:sz="0" w:space="0" w:color="auto"/>
        <w:bottom w:val="none" w:sz="0" w:space="0" w:color="auto"/>
        <w:right w:val="none" w:sz="0" w:space="0" w:color="auto"/>
      </w:divBdr>
    </w:div>
    <w:div w:id="2051345332">
      <w:bodyDiv w:val="1"/>
      <w:marLeft w:val="0"/>
      <w:marRight w:val="0"/>
      <w:marTop w:val="0"/>
      <w:marBottom w:val="0"/>
      <w:divBdr>
        <w:top w:val="none" w:sz="0" w:space="0" w:color="auto"/>
        <w:left w:val="none" w:sz="0" w:space="0" w:color="auto"/>
        <w:bottom w:val="none" w:sz="0" w:space="0" w:color="auto"/>
        <w:right w:val="none" w:sz="0" w:space="0" w:color="auto"/>
      </w:divBdr>
    </w:div>
    <w:div w:id="2051612235">
      <w:bodyDiv w:val="1"/>
      <w:marLeft w:val="0"/>
      <w:marRight w:val="0"/>
      <w:marTop w:val="0"/>
      <w:marBottom w:val="0"/>
      <w:divBdr>
        <w:top w:val="none" w:sz="0" w:space="0" w:color="auto"/>
        <w:left w:val="none" w:sz="0" w:space="0" w:color="auto"/>
        <w:bottom w:val="none" w:sz="0" w:space="0" w:color="auto"/>
        <w:right w:val="none" w:sz="0" w:space="0" w:color="auto"/>
      </w:divBdr>
    </w:div>
    <w:div w:id="2051880181">
      <w:bodyDiv w:val="1"/>
      <w:marLeft w:val="0"/>
      <w:marRight w:val="0"/>
      <w:marTop w:val="0"/>
      <w:marBottom w:val="0"/>
      <w:divBdr>
        <w:top w:val="none" w:sz="0" w:space="0" w:color="auto"/>
        <w:left w:val="none" w:sz="0" w:space="0" w:color="auto"/>
        <w:bottom w:val="none" w:sz="0" w:space="0" w:color="auto"/>
        <w:right w:val="none" w:sz="0" w:space="0" w:color="auto"/>
      </w:divBdr>
    </w:div>
    <w:div w:id="2052263513">
      <w:bodyDiv w:val="1"/>
      <w:marLeft w:val="0"/>
      <w:marRight w:val="0"/>
      <w:marTop w:val="0"/>
      <w:marBottom w:val="0"/>
      <w:divBdr>
        <w:top w:val="none" w:sz="0" w:space="0" w:color="auto"/>
        <w:left w:val="none" w:sz="0" w:space="0" w:color="auto"/>
        <w:bottom w:val="none" w:sz="0" w:space="0" w:color="auto"/>
        <w:right w:val="none" w:sz="0" w:space="0" w:color="auto"/>
      </w:divBdr>
    </w:div>
    <w:div w:id="2052342056">
      <w:bodyDiv w:val="1"/>
      <w:marLeft w:val="0"/>
      <w:marRight w:val="0"/>
      <w:marTop w:val="0"/>
      <w:marBottom w:val="0"/>
      <w:divBdr>
        <w:top w:val="none" w:sz="0" w:space="0" w:color="auto"/>
        <w:left w:val="none" w:sz="0" w:space="0" w:color="auto"/>
        <w:bottom w:val="none" w:sz="0" w:space="0" w:color="auto"/>
        <w:right w:val="none" w:sz="0" w:space="0" w:color="auto"/>
      </w:divBdr>
    </w:div>
    <w:div w:id="2052802045">
      <w:bodyDiv w:val="1"/>
      <w:marLeft w:val="0"/>
      <w:marRight w:val="0"/>
      <w:marTop w:val="0"/>
      <w:marBottom w:val="0"/>
      <w:divBdr>
        <w:top w:val="none" w:sz="0" w:space="0" w:color="auto"/>
        <w:left w:val="none" w:sz="0" w:space="0" w:color="auto"/>
        <w:bottom w:val="none" w:sz="0" w:space="0" w:color="auto"/>
        <w:right w:val="none" w:sz="0" w:space="0" w:color="auto"/>
      </w:divBdr>
    </w:div>
    <w:div w:id="2052879236">
      <w:bodyDiv w:val="1"/>
      <w:marLeft w:val="0"/>
      <w:marRight w:val="0"/>
      <w:marTop w:val="0"/>
      <w:marBottom w:val="0"/>
      <w:divBdr>
        <w:top w:val="none" w:sz="0" w:space="0" w:color="auto"/>
        <w:left w:val="none" w:sz="0" w:space="0" w:color="auto"/>
        <w:bottom w:val="none" w:sz="0" w:space="0" w:color="auto"/>
        <w:right w:val="none" w:sz="0" w:space="0" w:color="auto"/>
      </w:divBdr>
    </w:div>
    <w:div w:id="2052881539">
      <w:bodyDiv w:val="1"/>
      <w:marLeft w:val="0"/>
      <w:marRight w:val="0"/>
      <w:marTop w:val="0"/>
      <w:marBottom w:val="0"/>
      <w:divBdr>
        <w:top w:val="none" w:sz="0" w:space="0" w:color="auto"/>
        <w:left w:val="none" w:sz="0" w:space="0" w:color="auto"/>
        <w:bottom w:val="none" w:sz="0" w:space="0" w:color="auto"/>
        <w:right w:val="none" w:sz="0" w:space="0" w:color="auto"/>
      </w:divBdr>
    </w:div>
    <w:div w:id="2053187558">
      <w:bodyDiv w:val="1"/>
      <w:marLeft w:val="0"/>
      <w:marRight w:val="0"/>
      <w:marTop w:val="0"/>
      <w:marBottom w:val="0"/>
      <w:divBdr>
        <w:top w:val="none" w:sz="0" w:space="0" w:color="auto"/>
        <w:left w:val="none" w:sz="0" w:space="0" w:color="auto"/>
        <w:bottom w:val="none" w:sz="0" w:space="0" w:color="auto"/>
        <w:right w:val="none" w:sz="0" w:space="0" w:color="auto"/>
      </w:divBdr>
    </w:div>
    <w:div w:id="2053308932">
      <w:bodyDiv w:val="1"/>
      <w:marLeft w:val="0"/>
      <w:marRight w:val="0"/>
      <w:marTop w:val="0"/>
      <w:marBottom w:val="0"/>
      <w:divBdr>
        <w:top w:val="none" w:sz="0" w:space="0" w:color="auto"/>
        <w:left w:val="none" w:sz="0" w:space="0" w:color="auto"/>
        <w:bottom w:val="none" w:sz="0" w:space="0" w:color="auto"/>
        <w:right w:val="none" w:sz="0" w:space="0" w:color="auto"/>
      </w:divBdr>
    </w:div>
    <w:div w:id="2053461848">
      <w:bodyDiv w:val="1"/>
      <w:marLeft w:val="0"/>
      <w:marRight w:val="0"/>
      <w:marTop w:val="0"/>
      <w:marBottom w:val="0"/>
      <w:divBdr>
        <w:top w:val="none" w:sz="0" w:space="0" w:color="auto"/>
        <w:left w:val="none" w:sz="0" w:space="0" w:color="auto"/>
        <w:bottom w:val="none" w:sz="0" w:space="0" w:color="auto"/>
        <w:right w:val="none" w:sz="0" w:space="0" w:color="auto"/>
      </w:divBdr>
    </w:div>
    <w:div w:id="2053533392">
      <w:bodyDiv w:val="1"/>
      <w:marLeft w:val="0"/>
      <w:marRight w:val="0"/>
      <w:marTop w:val="0"/>
      <w:marBottom w:val="0"/>
      <w:divBdr>
        <w:top w:val="none" w:sz="0" w:space="0" w:color="auto"/>
        <w:left w:val="none" w:sz="0" w:space="0" w:color="auto"/>
        <w:bottom w:val="none" w:sz="0" w:space="0" w:color="auto"/>
        <w:right w:val="none" w:sz="0" w:space="0" w:color="auto"/>
      </w:divBdr>
    </w:div>
    <w:div w:id="2053916982">
      <w:bodyDiv w:val="1"/>
      <w:marLeft w:val="0"/>
      <w:marRight w:val="0"/>
      <w:marTop w:val="0"/>
      <w:marBottom w:val="0"/>
      <w:divBdr>
        <w:top w:val="none" w:sz="0" w:space="0" w:color="auto"/>
        <w:left w:val="none" w:sz="0" w:space="0" w:color="auto"/>
        <w:bottom w:val="none" w:sz="0" w:space="0" w:color="auto"/>
        <w:right w:val="none" w:sz="0" w:space="0" w:color="auto"/>
      </w:divBdr>
    </w:div>
    <w:div w:id="2054111640">
      <w:bodyDiv w:val="1"/>
      <w:marLeft w:val="0"/>
      <w:marRight w:val="0"/>
      <w:marTop w:val="0"/>
      <w:marBottom w:val="0"/>
      <w:divBdr>
        <w:top w:val="none" w:sz="0" w:space="0" w:color="auto"/>
        <w:left w:val="none" w:sz="0" w:space="0" w:color="auto"/>
        <w:bottom w:val="none" w:sz="0" w:space="0" w:color="auto"/>
        <w:right w:val="none" w:sz="0" w:space="0" w:color="auto"/>
      </w:divBdr>
    </w:div>
    <w:div w:id="2054235092">
      <w:bodyDiv w:val="1"/>
      <w:marLeft w:val="0"/>
      <w:marRight w:val="0"/>
      <w:marTop w:val="0"/>
      <w:marBottom w:val="0"/>
      <w:divBdr>
        <w:top w:val="none" w:sz="0" w:space="0" w:color="auto"/>
        <w:left w:val="none" w:sz="0" w:space="0" w:color="auto"/>
        <w:bottom w:val="none" w:sz="0" w:space="0" w:color="auto"/>
        <w:right w:val="none" w:sz="0" w:space="0" w:color="auto"/>
      </w:divBdr>
    </w:div>
    <w:div w:id="2054308778">
      <w:bodyDiv w:val="1"/>
      <w:marLeft w:val="0"/>
      <w:marRight w:val="0"/>
      <w:marTop w:val="0"/>
      <w:marBottom w:val="0"/>
      <w:divBdr>
        <w:top w:val="none" w:sz="0" w:space="0" w:color="auto"/>
        <w:left w:val="none" w:sz="0" w:space="0" w:color="auto"/>
        <w:bottom w:val="none" w:sz="0" w:space="0" w:color="auto"/>
        <w:right w:val="none" w:sz="0" w:space="0" w:color="auto"/>
      </w:divBdr>
    </w:div>
    <w:div w:id="2054696972">
      <w:bodyDiv w:val="1"/>
      <w:marLeft w:val="0"/>
      <w:marRight w:val="0"/>
      <w:marTop w:val="0"/>
      <w:marBottom w:val="0"/>
      <w:divBdr>
        <w:top w:val="none" w:sz="0" w:space="0" w:color="auto"/>
        <w:left w:val="none" w:sz="0" w:space="0" w:color="auto"/>
        <w:bottom w:val="none" w:sz="0" w:space="0" w:color="auto"/>
        <w:right w:val="none" w:sz="0" w:space="0" w:color="auto"/>
      </w:divBdr>
    </w:div>
    <w:div w:id="2054763934">
      <w:bodyDiv w:val="1"/>
      <w:marLeft w:val="0"/>
      <w:marRight w:val="0"/>
      <w:marTop w:val="0"/>
      <w:marBottom w:val="0"/>
      <w:divBdr>
        <w:top w:val="none" w:sz="0" w:space="0" w:color="auto"/>
        <w:left w:val="none" w:sz="0" w:space="0" w:color="auto"/>
        <w:bottom w:val="none" w:sz="0" w:space="0" w:color="auto"/>
        <w:right w:val="none" w:sz="0" w:space="0" w:color="auto"/>
      </w:divBdr>
    </w:div>
    <w:div w:id="2054769215">
      <w:bodyDiv w:val="1"/>
      <w:marLeft w:val="0"/>
      <w:marRight w:val="0"/>
      <w:marTop w:val="0"/>
      <w:marBottom w:val="0"/>
      <w:divBdr>
        <w:top w:val="none" w:sz="0" w:space="0" w:color="auto"/>
        <w:left w:val="none" w:sz="0" w:space="0" w:color="auto"/>
        <w:bottom w:val="none" w:sz="0" w:space="0" w:color="auto"/>
        <w:right w:val="none" w:sz="0" w:space="0" w:color="auto"/>
      </w:divBdr>
    </w:div>
    <w:div w:id="2054845627">
      <w:bodyDiv w:val="1"/>
      <w:marLeft w:val="0"/>
      <w:marRight w:val="0"/>
      <w:marTop w:val="0"/>
      <w:marBottom w:val="0"/>
      <w:divBdr>
        <w:top w:val="none" w:sz="0" w:space="0" w:color="auto"/>
        <w:left w:val="none" w:sz="0" w:space="0" w:color="auto"/>
        <w:bottom w:val="none" w:sz="0" w:space="0" w:color="auto"/>
        <w:right w:val="none" w:sz="0" w:space="0" w:color="auto"/>
      </w:divBdr>
    </w:div>
    <w:div w:id="2054882096">
      <w:bodyDiv w:val="1"/>
      <w:marLeft w:val="0"/>
      <w:marRight w:val="0"/>
      <w:marTop w:val="0"/>
      <w:marBottom w:val="0"/>
      <w:divBdr>
        <w:top w:val="none" w:sz="0" w:space="0" w:color="auto"/>
        <w:left w:val="none" w:sz="0" w:space="0" w:color="auto"/>
        <w:bottom w:val="none" w:sz="0" w:space="0" w:color="auto"/>
        <w:right w:val="none" w:sz="0" w:space="0" w:color="auto"/>
      </w:divBdr>
    </w:div>
    <w:div w:id="2054887240">
      <w:bodyDiv w:val="1"/>
      <w:marLeft w:val="0"/>
      <w:marRight w:val="0"/>
      <w:marTop w:val="0"/>
      <w:marBottom w:val="0"/>
      <w:divBdr>
        <w:top w:val="none" w:sz="0" w:space="0" w:color="auto"/>
        <w:left w:val="none" w:sz="0" w:space="0" w:color="auto"/>
        <w:bottom w:val="none" w:sz="0" w:space="0" w:color="auto"/>
        <w:right w:val="none" w:sz="0" w:space="0" w:color="auto"/>
      </w:divBdr>
    </w:div>
    <w:div w:id="2054888367">
      <w:bodyDiv w:val="1"/>
      <w:marLeft w:val="0"/>
      <w:marRight w:val="0"/>
      <w:marTop w:val="0"/>
      <w:marBottom w:val="0"/>
      <w:divBdr>
        <w:top w:val="none" w:sz="0" w:space="0" w:color="auto"/>
        <w:left w:val="none" w:sz="0" w:space="0" w:color="auto"/>
        <w:bottom w:val="none" w:sz="0" w:space="0" w:color="auto"/>
        <w:right w:val="none" w:sz="0" w:space="0" w:color="auto"/>
      </w:divBdr>
    </w:div>
    <w:div w:id="2054963007">
      <w:bodyDiv w:val="1"/>
      <w:marLeft w:val="0"/>
      <w:marRight w:val="0"/>
      <w:marTop w:val="0"/>
      <w:marBottom w:val="0"/>
      <w:divBdr>
        <w:top w:val="none" w:sz="0" w:space="0" w:color="auto"/>
        <w:left w:val="none" w:sz="0" w:space="0" w:color="auto"/>
        <w:bottom w:val="none" w:sz="0" w:space="0" w:color="auto"/>
        <w:right w:val="none" w:sz="0" w:space="0" w:color="auto"/>
      </w:divBdr>
    </w:div>
    <w:div w:id="2055343602">
      <w:bodyDiv w:val="1"/>
      <w:marLeft w:val="0"/>
      <w:marRight w:val="0"/>
      <w:marTop w:val="0"/>
      <w:marBottom w:val="0"/>
      <w:divBdr>
        <w:top w:val="none" w:sz="0" w:space="0" w:color="auto"/>
        <w:left w:val="none" w:sz="0" w:space="0" w:color="auto"/>
        <w:bottom w:val="none" w:sz="0" w:space="0" w:color="auto"/>
        <w:right w:val="none" w:sz="0" w:space="0" w:color="auto"/>
      </w:divBdr>
    </w:div>
    <w:div w:id="2055426472">
      <w:bodyDiv w:val="1"/>
      <w:marLeft w:val="0"/>
      <w:marRight w:val="0"/>
      <w:marTop w:val="0"/>
      <w:marBottom w:val="0"/>
      <w:divBdr>
        <w:top w:val="none" w:sz="0" w:space="0" w:color="auto"/>
        <w:left w:val="none" w:sz="0" w:space="0" w:color="auto"/>
        <w:bottom w:val="none" w:sz="0" w:space="0" w:color="auto"/>
        <w:right w:val="none" w:sz="0" w:space="0" w:color="auto"/>
      </w:divBdr>
    </w:div>
    <w:div w:id="2055495832">
      <w:bodyDiv w:val="1"/>
      <w:marLeft w:val="0"/>
      <w:marRight w:val="0"/>
      <w:marTop w:val="0"/>
      <w:marBottom w:val="0"/>
      <w:divBdr>
        <w:top w:val="none" w:sz="0" w:space="0" w:color="auto"/>
        <w:left w:val="none" w:sz="0" w:space="0" w:color="auto"/>
        <w:bottom w:val="none" w:sz="0" w:space="0" w:color="auto"/>
        <w:right w:val="none" w:sz="0" w:space="0" w:color="auto"/>
      </w:divBdr>
    </w:div>
    <w:div w:id="2055616845">
      <w:bodyDiv w:val="1"/>
      <w:marLeft w:val="0"/>
      <w:marRight w:val="0"/>
      <w:marTop w:val="0"/>
      <w:marBottom w:val="0"/>
      <w:divBdr>
        <w:top w:val="none" w:sz="0" w:space="0" w:color="auto"/>
        <w:left w:val="none" w:sz="0" w:space="0" w:color="auto"/>
        <w:bottom w:val="none" w:sz="0" w:space="0" w:color="auto"/>
        <w:right w:val="none" w:sz="0" w:space="0" w:color="auto"/>
      </w:divBdr>
    </w:div>
    <w:div w:id="2055881568">
      <w:bodyDiv w:val="1"/>
      <w:marLeft w:val="0"/>
      <w:marRight w:val="0"/>
      <w:marTop w:val="0"/>
      <w:marBottom w:val="0"/>
      <w:divBdr>
        <w:top w:val="none" w:sz="0" w:space="0" w:color="auto"/>
        <w:left w:val="none" w:sz="0" w:space="0" w:color="auto"/>
        <w:bottom w:val="none" w:sz="0" w:space="0" w:color="auto"/>
        <w:right w:val="none" w:sz="0" w:space="0" w:color="auto"/>
      </w:divBdr>
    </w:div>
    <w:div w:id="2056005963">
      <w:bodyDiv w:val="1"/>
      <w:marLeft w:val="0"/>
      <w:marRight w:val="0"/>
      <w:marTop w:val="0"/>
      <w:marBottom w:val="0"/>
      <w:divBdr>
        <w:top w:val="none" w:sz="0" w:space="0" w:color="auto"/>
        <w:left w:val="none" w:sz="0" w:space="0" w:color="auto"/>
        <w:bottom w:val="none" w:sz="0" w:space="0" w:color="auto"/>
        <w:right w:val="none" w:sz="0" w:space="0" w:color="auto"/>
      </w:divBdr>
    </w:div>
    <w:div w:id="2056007609">
      <w:bodyDiv w:val="1"/>
      <w:marLeft w:val="0"/>
      <w:marRight w:val="0"/>
      <w:marTop w:val="0"/>
      <w:marBottom w:val="0"/>
      <w:divBdr>
        <w:top w:val="none" w:sz="0" w:space="0" w:color="auto"/>
        <w:left w:val="none" w:sz="0" w:space="0" w:color="auto"/>
        <w:bottom w:val="none" w:sz="0" w:space="0" w:color="auto"/>
        <w:right w:val="none" w:sz="0" w:space="0" w:color="auto"/>
      </w:divBdr>
    </w:div>
    <w:div w:id="2056462757">
      <w:bodyDiv w:val="1"/>
      <w:marLeft w:val="0"/>
      <w:marRight w:val="0"/>
      <w:marTop w:val="0"/>
      <w:marBottom w:val="0"/>
      <w:divBdr>
        <w:top w:val="none" w:sz="0" w:space="0" w:color="auto"/>
        <w:left w:val="none" w:sz="0" w:space="0" w:color="auto"/>
        <w:bottom w:val="none" w:sz="0" w:space="0" w:color="auto"/>
        <w:right w:val="none" w:sz="0" w:space="0" w:color="auto"/>
      </w:divBdr>
    </w:div>
    <w:div w:id="2056469549">
      <w:bodyDiv w:val="1"/>
      <w:marLeft w:val="0"/>
      <w:marRight w:val="0"/>
      <w:marTop w:val="0"/>
      <w:marBottom w:val="0"/>
      <w:divBdr>
        <w:top w:val="none" w:sz="0" w:space="0" w:color="auto"/>
        <w:left w:val="none" w:sz="0" w:space="0" w:color="auto"/>
        <w:bottom w:val="none" w:sz="0" w:space="0" w:color="auto"/>
        <w:right w:val="none" w:sz="0" w:space="0" w:color="auto"/>
      </w:divBdr>
    </w:div>
    <w:div w:id="2056659635">
      <w:bodyDiv w:val="1"/>
      <w:marLeft w:val="0"/>
      <w:marRight w:val="0"/>
      <w:marTop w:val="0"/>
      <w:marBottom w:val="0"/>
      <w:divBdr>
        <w:top w:val="none" w:sz="0" w:space="0" w:color="auto"/>
        <w:left w:val="none" w:sz="0" w:space="0" w:color="auto"/>
        <w:bottom w:val="none" w:sz="0" w:space="0" w:color="auto"/>
        <w:right w:val="none" w:sz="0" w:space="0" w:color="auto"/>
      </w:divBdr>
    </w:div>
    <w:div w:id="2056851051">
      <w:bodyDiv w:val="1"/>
      <w:marLeft w:val="0"/>
      <w:marRight w:val="0"/>
      <w:marTop w:val="0"/>
      <w:marBottom w:val="0"/>
      <w:divBdr>
        <w:top w:val="none" w:sz="0" w:space="0" w:color="auto"/>
        <w:left w:val="none" w:sz="0" w:space="0" w:color="auto"/>
        <w:bottom w:val="none" w:sz="0" w:space="0" w:color="auto"/>
        <w:right w:val="none" w:sz="0" w:space="0" w:color="auto"/>
      </w:divBdr>
    </w:div>
    <w:div w:id="2056928192">
      <w:bodyDiv w:val="1"/>
      <w:marLeft w:val="0"/>
      <w:marRight w:val="0"/>
      <w:marTop w:val="0"/>
      <w:marBottom w:val="0"/>
      <w:divBdr>
        <w:top w:val="none" w:sz="0" w:space="0" w:color="auto"/>
        <w:left w:val="none" w:sz="0" w:space="0" w:color="auto"/>
        <w:bottom w:val="none" w:sz="0" w:space="0" w:color="auto"/>
        <w:right w:val="none" w:sz="0" w:space="0" w:color="auto"/>
      </w:divBdr>
    </w:div>
    <w:div w:id="2056998815">
      <w:bodyDiv w:val="1"/>
      <w:marLeft w:val="0"/>
      <w:marRight w:val="0"/>
      <w:marTop w:val="0"/>
      <w:marBottom w:val="0"/>
      <w:divBdr>
        <w:top w:val="none" w:sz="0" w:space="0" w:color="auto"/>
        <w:left w:val="none" w:sz="0" w:space="0" w:color="auto"/>
        <w:bottom w:val="none" w:sz="0" w:space="0" w:color="auto"/>
        <w:right w:val="none" w:sz="0" w:space="0" w:color="auto"/>
      </w:divBdr>
    </w:div>
    <w:div w:id="2057002500">
      <w:bodyDiv w:val="1"/>
      <w:marLeft w:val="0"/>
      <w:marRight w:val="0"/>
      <w:marTop w:val="0"/>
      <w:marBottom w:val="0"/>
      <w:divBdr>
        <w:top w:val="none" w:sz="0" w:space="0" w:color="auto"/>
        <w:left w:val="none" w:sz="0" w:space="0" w:color="auto"/>
        <w:bottom w:val="none" w:sz="0" w:space="0" w:color="auto"/>
        <w:right w:val="none" w:sz="0" w:space="0" w:color="auto"/>
      </w:divBdr>
    </w:div>
    <w:div w:id="2057006797">
      <w:bodyDiv w:val="1"/>
      <w:marLeft w:val="0"/>
      <w:marRight w:val="0"/>
      <w:marTop w:val="0"/>
      <w:marBottom w:val="0"/>
      <w:divBdr>
        <w:top w:val="none" w:sz="0" w:space="0" w:color="auto"/>
        <w:left w:val="none" w:sz="0" w:space="0" w:color="auto"/>
        <w:bottom w:val="none" w:sz="0" w:space="0" w:color="auto"/>
        <w:right w:val="none" w:sz="0" w:space="0" w:color="auto"/>
      </w:divBdr>
    </w:div>
    <w:div w:id="2057267164">
      <w:bodyDiv w:val="1"/>
      <w:marLeft w:val="0"/>
      <w:marRight w:val="0"/>
      <w:marTop w:val="0"/>
      <w:marBottom w:val="0"/>
      <w:divBdr>
        <w:top w:val="none" w:sz="0" w:space="0" w:color="auto"/>
        <w:left w:val="none" w:sz="0" w:space="0" w:color="auto"/>
        <w:bottom w:val="none" w:sz="0" w:space="0" w:color="auto"/>
        <w:right w:val="none" w:sz="0" w:space="0" w:color="auto"/>
      </w:divBdr>
    </w:div>
    <w:div w:id="2057385380">
      <w:bodyDiv w:val="1"/>
      <w:marLeft w:val="0"/>
      <w:marRight w:val="0"/>
      <w:marTop w:val="0"/>
      <w:marBottom w:val="0"/>
      <w:divBdr>
        <w:top w:val="none" w:sz="0" w:space="0" w:color="auto"/>
        <w:left w:val="none" w:sz="0" w:space="0" w:color="auto"/>
        <w:bottom w:val="none" w:sz="0" w:space="0" w:color="auto"/>
        <w:right w:val="none" w:sz="0" w:space="0" w:color="auto"/>
      </w:divBdr>
    </w:div>
    <w:div w:id="2057461380">
      <w:bodyDiv w:val="1"/>
      <w:marLeft w:val="0"/>
      <w:marRight w:val="0"/>
      <w:marTop w:val="0"/>
      <w:marBottom w:val="0"/>
      <w:divBdr>
        <w:top w:val="none" w:sz="0" w:space="0" w:color="auto"/>
        <w:left w:val="none" w:sz="0" w:space="0" w:color="auto"/>
        <w:bottom w:val="none" w:sz="0" w:space="0" w:color="auto"/>
        <w:right w:val="none" w:sz="0" w:space="0" w:color="auto"/>
      </w:divBdr>
    </w:div>
    <w:div w:id="2057730318">
      <w:bodyDiv w:val="1"/>
      <w:marLeft w:val="0"/>
      <w:marRight w:val="0"/>
      <w:marTop w:val="0"/>
      <w:marBottom w:val="0"/>
      <w:divBdr>
        <w:top w:val="none" w:sz="0" w:space="0" w:color="auto"/>
        <w:left w:val="none" w:sz="0" w:space="0" w:color="auto"/>
        <w:bottom w:val="none" w:sz="0" w:space="0" w:color="auto"/>
        <w:right w:val="none" w:sz="0" w:space="0" w:color="auto"/>
      </w:divBdr>
    </w:div>
    <w:div w:id="2057849831">
      <w:bodyDiv w:val="1"/>
      <w:marLeft w:val="0"/>
      <w:marRight w:val="0"/>
      <w:marTop w:val="0"/>
      <w:marBottom w:val="0"/>
      <w:divBdr>
        <w:top w:val="none" w:sz="0" w:space="0" w:color="auto"/>
        <w:left w:val="none" w:sz="0" w:space="0" w:color="auto"/>
        <w:bottom w:val="none" w:sz="0" w:space="0" w:color="auto"/>
        <w:right w:val="none" w:sz="0" w:space="0" w:color="auto"/>
      </w:divBdr>
    </w:div>
    <w:div w:id="2058166647">
      <w:bodyDiv w:val="1"/>
      <w:marLeft w:val="0"/>
      <w:marRight w:val="0"/>
      <w:marTop w:val="0"/>
      <w:marBottom w:val="0"/>
      <w:divBdr>
        <w:top w:val="none" w:sz="0" w:space="0" w:color="auto"/>
        <w:left w:val="none" w:sz="0" w:space="0" w:color="auto"/>
        <w:bottom w:val="none" w:sz="0" w:space="0" w:color="auto"/>
        <w:right w:val="none" w:sz="0" w:space="0" w:color="auto"/>
      </w:divBdr>
    </w:div>
    <w:div w:id="2058308639">
      <w:bodyDiv w:val="1"/>
      <w:marLeft w:val="0"/>
      <w:marRight w:val="0"/>
      <w:marTop w:val="0"/>
      <w:marBottom w:val="0"/>
      <w:divBdr>
        <w:top w:val="none" w:sz="0" w:space="0" w:color="auto"/>
        <w:left w:val="none" w:sz="0" w:space="0" w:color="auto"/>
        <w:bottom w:val="none" w:sz="0" w:space="0" w:color="auto"/>
        <w:right w:val="none" w:sz="0" w:space="0" w:color="auto"/>
      </w:divBdr>
    </w:div>
    <w:div w:id="2058623369">
      <w:bodyDiv w:val="1"/>
      <w:marLeft w:val="0"/>
      <w:marRight w:val="0"/>
      <w:marTop w:val="0"/>
      <w:marBottom w:val="0"/>
      <w:divBdr>
        <w:top w:val="none" w:sz="0" w:space="0" w:color="auto"/>
        <w:left w:val="none" w:sz="0" w:space="0" w:color="auto"/>
        <w:bottom w:val="none" w:sz="0" w:space="0" w:color="auto"/>
        <w:right w:val="none" w:sz="0" w:space="0" w:color="auto"/>
      </w:divBdr>
    </w:div>
    <w:div w:id="2059015879">
      <w:bodyDiv w:val="1"/>
      <w:marLeft w:val="0"/>
      <w:marRight w:val="0"/>
      <w:marTop w:val="0"/>
      <w:marBottom w:val="0"/>
      <w:divBdr>
        <w:top w:val="none" w:sz="0" w:space="0" w:color="auto"/>
        <w:left w:val="none" w:sz="0" w:space="0" w:color="auto"/>
        <w:bottom w:val="none" w:sz="0" w:space="0" w:color="auto"/>
        <w:right w:val="none" w:sz="0" w:space="0" w:color="auto"/>
      </w:divBdr>
    </w:div>
    <w:div w:id="2059089360">
      <w:bodyDiv w:val="1"/>
      <w:marLeft w:val="0"/>
      <w:marRight w:val="0"/>
      <w:marTop w:val="0"/>
      <w:marBottom w:val="0"/>
      <w:divBdr>
        <w:top w:val="none" w:sz="0" w:space="0" w:color="auto"/>
        <w:left w:val="none" w:sz="0" w:space="0" w:color="auto"/>
        <w:bottom w:val="none" w:sz="0" w:space="0" w:color="auto"/>
        <w:right w:val="none" w:sz="0" w:space="0" w:color="auto"/>
      </w:divBdr>
    </w:div>
    <w:div w:id="2059090537">
      <w:bodyDiv w:val="1"/>
      <w:marLeft w:val="0"/>
      <w:marRight w:val="0"/>
      <w:marTop w:val="0"/>
      <w:marBottom w:val="0"/>
      <w:divBdr>
        <w:top w:val="none" w:sz="0" w:space="0" w:color="auto"/>
        <w:left w:val="none" w:sz="0" w:space="0" w:color="auto"/>
        <w:bottom w:val="none" w:sz="0" w:space="0" w:color="auto"/>
        <w:right w:val="none" w:sz="0" w:space="0" w:color="auto"/>
      </w:divBdr>
    </w:div>
    <w:div w:id="2059165582">
      <w:bodyDiv w:val="1"/>
      <w:marLeft w:val="0"/>
      <w:marRight w:val="0"/>
      <w:marTop w:val="0"/>
      <w:marBottom w:val="0"/>
      <w:divBdr>
        <w:top w:val="none" w:sz="0" w:space="0" w:color="auto"/>
        <w:left w:val="none" w:sz="0" w:space="0" w:color="auto"/>
        <w:bottom w:val="none" w:sz="0" w:space="0" w:color="auto"/>
        <w:right w:val="none" w:sz="0" w:space="0" w:color="auto"/>
      </w:divBdr>
    </w:div>
    <w:div w:id="2059357162">
      <w:bodyDiv w:val="1"/>
      <w:marLeft w:val="0"/>
      <w:marRight w:val="0"/>
      <w:marTop w:val="0"/>
      <w:marBottom w:val="0"/>
      <w:divBdr>
        <w:top w:val="none" w:sz="0" w:space="0" w:color="auto"/>
        <w:left w:val="none" w:sz="0" w:space="0" w:color="auto"/>
        <w:bottom w:val="none" w:sz="0" w:space="0" w:color="auto"/>
        <w:right w:val="none" w:sz="0" w:space="0" w:color="auto"/>
      </w:divBdr>
    </w:div>
    <w:div w:id="2059696102">
      <w:bodyDiv w:val="1"/>
      <w:marLeft w:val="0"/>
      <w:marRight w:val="0"/>
      <w:marTop w:val="0"/>
      <w:marBottom w:val="0"/>
      <w:divBdr>
        <w:top w:val="none" w:sz="0" w:space="0" w:color="auto"/>
        <w:left w:val="none" w:sz="0" w:space="0" w:color="auto"/>
        <w:bottom w:val="none" w:sz="0" w:space="0" w:color="auto"/>
        <w:right w:val="none" w:sz="0" w:space="0" w:color="auto"/>
      </w:divBdr>
    </w:div>
    <w:div w:id="2059738344">
      <w:bodyDiv w:val="1"/>
      <w:marLeft w:val="0"/>
      <w:marRight w:val="0"/>
      <w:marTop w:val="0"/>
      <w:marBottom w:val="0"/>
      <w:divBdr>
        <w:top w:val="none" w:sz="0" w:space="0" w:color="auto"/>
        <w:left w:val="none" w:sz="0" w:space="0" w:color="auto"/>
        <w:bottom w:val="none" w:sz="0" w:space="0" w:color="auto"/>
        <w:right w:val="none" w:sz="0" w:space="0" w:color="auto"/>
      </w:divBdr>
    </w:div>
    <w:div w:id="2059891458">
      <w:bodyDiv w:val="1"/>
      <w:marLeft w:val="0"/>
      <w:marRight w:val="0"/>
      <w:marTop w:val="0"/>
      <w:marBottom w:val="0"/>
      <w:divBdr>
        <w:top w:val="none" w:sz="0" w:space="0" w:color="auto"/>
        <w:left w:val="none" w:sz="0" w:space="0" w:color="auto"/>
        <w:bottom w:val="none" w:sz="0" w:space="0" w:color="auto"/>
        <w:right w:val="none" w:sz="0" w:space="0" w:color="auto"/>
      </w:divBdr>
    </w:div>
    <w:div w:id="2060281035">
      <w:bodyDiv w:val="1"/>
      <w:marLeft w:val="0"/>
      <w:marRight w:val="0"/>
      <w:marTop w:val="0"/>
      <w:marBottom w:val="0"/>
      <w:divBdr>
        <w:top w:val="none" w:sz="0" w:space="0" w:color="auto"/>
        <w:left w:val="none" w:sz="0" w:space="0" w:color="auto"/>
        <w:bottom w:val="none" w:sz="0" w:space="0" w:color="auto"/>
        <w:right w:val="none" w:sz="0" w:space="0" w:color="auto"/>
      </w:divBdr>
    </w:div>
    <w:div w:id="2060392415">
      <w:bodyDiv w:val="1"/>
      <w:marLeft w:val="0"/>
      <w:marRight w:val="0"/>
      <w:marTop w:val="0"/>
      <w:marBottom w:val="0"/>
      <w:divBdr>
        <w:top w:val="none" w:sz="0" w:space="0" w:color="auto"/>
        <w:left w:val="none" w:sz="0" w:space="0" w:color="auto"/>
        <w:bottom w:val="none" w:sz="0" w:space="0" w:color="auto"/>
        <w:right w:val="none" w:sz="0" w:space="0" w:color="auto"/>
      </w:divBdr>
    </w:div>
    <w:div w:id="2060518043">
      <w:bodyDiv w:val="1"/>
      <w:marLeft w:val="0"/>
      <w:marRight w:val="0"/>
      <w:marTop w:val="0"/>
      <w:marBottom w:val="0"/>
      <w:divBdr>
        <w:top w:val="none" w:sz="0" w:space="0" w:color="auto"/>
        <w:left w:val="none" w:sz="0" w:space="0" w:color="auto"/>
        <w:bottom w:val="none" w:sz="0" w:space="0" w:color="auto"/>
        <w:right w:val="none" w:sz="0" w:space="0" w:color="auto"/>
      </w:divBdr>
    </w:div>
    <w:div w:id="2060585812">
      <w:bodyDiv w:val="1"/>
      <w:marLeft w:val="0"/>
      <w:marRight w:val="0"/>
      <w:marTop w:val="0"/>
      <w:marBottom w:val="0"/>
      <w:divBdr>
        <w:top w:val="none" w:sz="0" w:space="0" w:color="auto"/>
        <w:left w:val="none" w:sz="0" w:space="0" w:color="auto"/>
        <w:bottom w:val="none" w:sz="0" w:space="0" w:color="auto"/>
        <w:right w:val="none" w:sz="0" w:space="0" w:color="auto"/>
      </w:divBdr>
    </w:div>
    <w:div w:id="2060586495">
      <w:bodyDiv w:val="1"/>
      <w:marLeft w:val="0"/>
      <w:marRight w:val="0"/>
      <w:marTop w:val="0"/>
      <w:marBottom w:val="0"/>
      <w:divBdr>
        <w:top w:val="none" w:sz="0" w:space="0" w:color="auto"/>
        <w:left w:val="none" w:sz="0" w:space="0" w:color="auto"/>
        <w:bottom w:val="none" w:sz="0" w:space="0" w:color="auto"/>
        <w:right w:val="none" w:sz="0" w:space="0" w:color="auto"/>
      </w:divBdr>
    </w:div>
    <w:div w:id="2060588482">
      <w:bodyDiv w:val="1"/>
      <w:marLeft w:val="0"/>
      <w:marRight w:val="0"/>
      <w:marTop w:val="0"/>
      <w:marBottom w:val="0"/>
      <w:divBdr>
        <w:top w:val="none" w:sz="0" w:space="0" w:color="auto"/>
        <w:left w:val="none" w:sz="0" w:space="0" w:color="auto"/>
        <w:bottom w:val="none" w:sz="0" w:space="0" w:color="auto"/>
        <w:right w:val="none" w:sz="0" w:space="0" w:color="auto"/>
      </w:divBdr>
    </w:div>
    <w:div w:id="2060666138">
      <w:bodyDiv w:val="1"/>
      <w:marLeft w:val="0"/>
      <w:marRight w:val="0"/>
      <w:marTop w:val="0"/>
      <w:marBottom w:val="0"/>
      <w:divBdr>
        <w:top w:val="none" w:sz="0" w:space="0" w:color="auto"/>
        <w:left w:val="none" w:sz="0" w:space="0" w:color="auto"/>
        <w:bottom w:val="none" w:sz="0" w:space="0" w:color="auto"/>
        <w:right w:val="none" w:sz="0" w:space="0" w:color="auto"/>
      </w:divBdr>
    </w:div>
    <w:div w:id="2060784504">
      <w:bodyDiv w:val="1"/>
      <w:marLeft w:val="0"/>
      <w:marRight w:val="0"/>
      <w:marTop w:val="0"/>
      <w:marBottom w:val="0"/>
      <w:divBdr>
        <w:top w:val="none" w:sz="0" w:space="0" w:color="auto"/>
        <w:left w:val="none" w:sz="0" w:space="0" w:color="auto"/>
        <w:bottom w:val="none" w:sz="0" w:space="0" w:color="auto"/>
        <w:right w:val="none" w:sz="0" w:space="0" w:color="auto"/>
      </w:divBdr>
    </w:div>
    <w:div w:id="2060938958">
      <w:bodyDiv w:val="1"/>
      <w:marLeft w:val="0"/>
      <w:marRight w:val="0"/>
      <w:marTop w:val="0"/>
      <w:marBottom w:val="0"/>
      <w:divBdr>
        <w:top w:val="none" w:sz="0" w:space="0" w:color="auto"/>
        <w:left w:val="none" w:sz="0" w:space="0" w:color="auto"/>
        <w:bottom w:val="none" w:sz="0" w:space="0" w:color="auto"/>
        <w:right w:val="none" w:sz="0" w:space="0" w:color="auto"/>
      </w:divBdr>
    </w:div>
    <w:div w:id="2060976443">
      <w:bodyDiv w:val="1"/>
      <w:marLeft w:val="0"/>
      <w:marRight w:val="0"/>
      <w:marTop w:val="0"/>
      <w:marBottom w:val="0"/>
      <w:divBdr>
        <w:top w:val="none" w:sz="0" w:space="0" w:color="auto"/>
        <w:left w:val="none" w:sz="0" w:space="0" w:color="auto"/>
        <w:bottom w:val="none" w:sz="0" w:space="0" w:color="auto"/>
        <w:right w:val="none" w:sz="0" w:space="0" w:color="auto"/>
      </w:divBdr>
    </w:div>
    <w:div w:id="2061057297">
      <w:bodyDiv w:val="1"/>
      <w:marLeft w:val="0"/>
      <w:marRight w:val="0"/>
      <w:marTop w:val="0"/>
      <w:marBottom w:val="0"/>
      <w:divBdr>
        <w:top w:val="none" w:sz="0" w:space="0" w:color="auto"/>
        <w:left w:val="none" w:sz="0" w:space="0" w:color="auto"/>
        <w:bottom w:val="none" w:sz="0" w:space="0" w:color="auto"/>
        <w:right w:val="none" w:sz="0" w:space="0" w:color="auto"/>
      </w:divBdr>
    </w:div>
    <w:div w:id="2061173217">
      <w:bodyDiv w:val="1"/>
      <w:marLeft w:val="0"/>
      <w:marRight w:val="0"/>
      <w:marTop w:val="0"/>
      <w:marBottom w:val="0"/>
      <w:divBdr>
        <w:top w:val="none" w:sz="0" w:space="0" w:color="auto"/>
        <w:left w:val="none" w:sz="0" w:space="0" w:color="auto"/>
        <w:bottom w:val="none" w:sz="0" w:space="0" w:color="auto"/>
        <w:right w:val="none" w:sz="0" w:space="0" w:color="auto"/>
      </w:divBdr>
    </w:div>
    <w:div w:id="2061244968">
      <w:bodyDiv w:val="1"/>
      <w:marLeft w:val="0"/>
      <w:marRight w:val="0"/>
      <w:marTop w:val="0"/>
      <w:marBottom w:val="0"/>
      <w:divBdr>
        <w:top w:val="none" w:sz="0" w:space="0" w:color="auto"/>
        <w:left w:val="none" w:sz="0" w:space="0" w:color="auto"/>
        <w:bottom w:val="none" w:sz="0" w:space="0" w:color="auto"/>
        <w:right w:val="none" w:sz="0" w:space="0" w:color="auto"/>
      </w:divBdr>
    </w:div>
    <w:div w:id="2061247800">
      <w:bodyDiv w:val="1"/>
      <w:marLeft w:val="0"/>
      <w:marRight w:val="0"/>
      <w:marTop w:val="0"/>
      <w:marBottom w:val="0"/>
      <w:divBdr>
        <w:top w:val="none" w:sz="0" w:space="0" w:color="auto"/>
        <w:left w:val="none" w:sz="0" w:space="0" w:color="auto"/>
        <w:bottom w:val="none" w:sz="0" w:space="0" w:color="auto"/>
        <w:right w:val="none" w:sz="0" w:space="0" w:color="auto"/>
      </w:divBdr>
    </w:div>
    <w:div w:id="2061830192">
      <w:bodyDiv w:val="1"/>
      <w:marLeft w:val="0"/>
      <w:marRight w:val="0"/>
      <w:marTop w:val="0"/>
      <w:marBottom w:val="0"/>
      <w:divBdr>
        <w:top w:val="none" w:sz="0" w:space="0" w:color="auto"/>
        <w:left w:val="none" w:sz="0" w:space="0" w:color="auto"/>
        <w:bottom w:val="none" w:sz="0" w:space="0" w:color="auto"/>
        <w:right w:val="none" w:sz="0" w:space="0" w:color="auto"/>
      </w:divBdr>
    </w:div>
    <w:div w:id="2061901724">
      <w:bodyDiv w:val="1"/>
      <w:marLeft w:val="0"/>
      <w:marRight w:val="0"/>
      <w:marTop w:val="0"/>
      <w:marBottom w:val="0"/>
      <w:divBdr>
        <w:top w:val="none" w:sz="0" w:space="0" w:color="auto"/>
        <w:left w:val="none" w:sz="0" w:space="0" w:color="auto"/>
        <w:bottom w:val="none" w:sz="0" w:space="0" w:color="auto"/>
        <w:right w:val="none" w:sz="0" w:space="0" w:color="auto"/>
      </w:divBdr>
    </w:div>
    <w:div w:id="2062093164">
      <w:bodyDiv w:val="1"/>
      <w:marLeft w:val="0"/>
      <w:marRight w:val="0"/>
      <w:marTop w:val="0"/>
      <w:marBottom w:val="0"/>
      <w:divBdr>
        <w:top w:val="none" w:sz="0" w:space="0" w:color="auto"/>
        <w:left w:val="none" w:sz="0" w:space="0" w:color="auto"/>
        <w:bottom w:val="none" w:sz="0" w:space="0" w:color="auto"/>
        <w:right w:val="none" w:sz="0" w:space="0" w:color="auto"/>
      </w:divBdr>
    </w:div>
    <w:div w:id="2062093537">
      <w:bodyDiv w:val="1"/>
      <w:marLeft w:val="0"/>
      <w:marRight w:val="0"/>
      <w:marTop w:val="0"/>
      <w:marBottom w:val="0"/>
      <w:divBdr>
        <w:top w:val="none" w:sz="0" w:space="0" w:color="auto"/>
        <w:left w:val="none" w:sz="0" w:space="0" w:color="auto"/>
        <w:bottom w:val="none" w:sz="0" w:space="0" w:color="auto"/>
        <w:right w:val="none" w:sz="0" w:space="0" w:color="auto"/>
      </w:divBdr>
    </w:div>
    <w:div w:id="2062288738">
      <w:bodyDiv w:val="1"/>
      <w:marLeft w:val="0"/>
      <w:marRight w:val="0"/>
      <w:marTop w:val="0"/>
      <w:marBottom w:val="0"/>
      <w:divBdr>
        <w:top w:val="none" w:sz="0" w:space="0" w:color="auto"/>
        <w:left w:val="none" w:sz="0" w:space="0" w:color="auto"/>
        <w:bottom w:val="none" w:sz="0" w:space="0" w:color="auto"/>
        <w:right w:val="none" w:sz="0" w:space="0" w:color="auto"/>
      </w:divBdr>
    </w:div>
    <w:div w:id="2062365708">
      <w:bodyDiv w:val="1"/>
      <w:marLeft w:val="0"/>
      <w:marRight w:val="0"/>
      <w:marTop w:val="0"/>
      <w:marBottom w:val="0"/>
      <w:divBdr>
        <w:top w:val="none" w:sz="0" w:space="0" w:color="auto"/>
        <w:left w:val="none" w:sz="0" w:space="0" w:color="auto"/>
        <w:bottom w:val="none" w:sz="0" w:space="0" w:color="auto"/>
        <w:right w:val="none" w:sz="0" w:space="0" w:color="auto"/>
      </w:divBdr>
    </w:div>
    <w:div w:id="2062366836">
      <w:bodyDiv w:val="1"/>
      <w:marLeft w:val="0"/>
      <w:marRight w:val="0"/>
      <w:marTop w:val="0"/>
      <w:marBottom w:val="0"/>
      <w:divBdr>
        <w:top w:val="none" w:sz="0" w:space="0" w:color="auto"/>
        <w:left w:val="none" w:sz="0" w:space="0" w:color="auto"/>
        <w:bottom w:val="none" w:sz="0" w:space="0" w:color="auto"/>
        <w:right w:val="none" w:sz="0" w:space="0" w:color="auto"/>
      </w:divBdr>
    </w:div>
    <w:div w:id="2062513825">
      <w:bodyDiv w:val="1"/>
      <w:marLeft w:val="0"/>
      <w:marRight w:val="0"/>
      <w:marTop w:val="0"/>
      <w:marBottom w:val="0"/>
      <w:divBdr>
        <w:top w:val="none" w:sz="0" w:space="0" w:color="auto"/>
        <w:left w:val="none" w:sz="0" w:space="0" w:color="auto"/>
        <w:bottom w:val="none" w:sz="0" w:space="0" w:color="auto"/>
        <w:right w:val="none" w:sz="0" w:space="0" w:color="auto"/>
      </w:divBdr>
    </w:div>
    <w:div w:id="2062706840">
      <w:bodyDiv w:val="1"/>
      <w:marLeft w:val="0"/>
      <w:marRight w:val="0"/>
      <w:marTop w:val="0"/>
      <w:marBottom w:val="0"/>
      <w:divBdr>
        <w:top w:val="none" w:sz="0" w:space="0" w:color="auto"/>
        <w:left w:val="none" w:sz="0" w:space="0" w:color="auto"/>
        <w:bottom w:val="none" w:sz="0" w:space="0" w:color="auto"/>
        <w:right w:val="none" w:sz="0" w:space="0" w:color="auto"/>
      </w:divBdr>
    </w:div>
    <w:div w:id="2062946751">
      <w:bodyDiv w:val="1"/>
      <w:marLeft w:val="0"/>
      <w:marRight w:val="0"/>
      <w:marTop w:val="0"/>
      <w:marBottom w:val="0"/>
      <w:divBdr>
        <w:top w:val="none" w:sz="0" w:space="0" w:color="auto"/>
        <w:left w:val="none" w:sz="0" w:space="0" w:color="auto"/>
        <w:bottom w:val="none" w:sz="0" w:space="0" w:color="auto"/>
        <w:right w:val="none" w:sz="0" w:space="0" w:color="auto"/>
      </w:divBdr>
    </w:div>
    <w:div w:id="2063020870">
      <w:bodyDiv w:val="1"/>
      <w:marLeft w:val="0"/>
      <w:marRight w:val="0"/>
      <w:marTop w:val="0"/>
      <w:marBottom w:val="0"/>
      <w:divBdr>
        <w:top w:val="none" w:sz="0" w:space="0" w:color="auto"/>
        <w:left w:val="none" w:sz="0" w:space="0" w:color="auto"/>
        <w:bottom w:val="none" w:sz="0" w:space="0" w:color="auto"/>
        <w:right w:val="none" w:sz="0" w:space="0" w:color="auto"/>
      </w:divBdr>
    </w:div>
    <w:div w:id="2063097779">
      <w:bodyDiv w:val="1"/>
      <w:marLeft w:val="0"/>
      <w:marRight w:val="0"/>
      <w:marTop w:val="0"/>
      <w:marBottom w:val="0"/>
      <w:divBdr>
        <w:top w:val="none" w:sz="0" w:space="0" w:color="auto"/>
        <w:left w:val="none" w:sz="0" w:space="0" w:color="auto"/>
        <w:bottom w:val="none" w:sz="0" w:space="0" w:color="auto"/>
        <w:right w:val="none" w:sz="0" w:space="0" w:color="auto"/>
      </w:divBdr>
    </w:div>
    <w:div w:id="2063216055">
      <w:bodyDiv w:val="1"/>
      <w:marLeft w:val="0"/>
      <w:marRight w:val="0"/>
      <w:marTop w:val="0"/>
      <w:marBottom w:val="0"/>
      <w:divBdr>
        <w:top w:val="none" w:sz="0" w:space="0" w:color="auto"/>
        <w:left w:val="none" w:sz="0" w:space="0" w:color="auto"/>
        <w:bottom w:val="none" w:sz="0" w:space="0" w:color="auto"/>
        <w:right w:val="none" w:sz="0" w:space="0" w:color="auto"/>
      </w:divBdr>
    </w:div>
    <w:div w:id="2063408363">
      <w:bodyDiv w:val="1"/>
      <w:marLeft w:val="0"/>
      <w:marRight w:val="0"/>
      <w:marTop w:val="0"/>
      <w:marBottom w:val="0"/>
      <w:divBdr>
        <w:top w:val="none" w:sz="0" w:space="0" w:color="auto"/>
        <w:left w:val="none" w:sz="0" w:space="0" w:color="auto"/>
        <w:bottom w:val="none" w:sz="0" w:space="0" w:color="auto"/>
        <w:right w:val="none" w:sz="0" w:space="0" w:color="auto"/>
      </w:divBdr>
    </w:div>
    <w:div w:id="2063552861">
      <w:bodyDiv w:val="1"/>
      <w:marLeft w:val="0"/>
      <w:marRight w:val="0"/>
      <w:marTop w:val="0"/>
      <w:marBottom w:val="0"/>
      <w:divBdr>
        <w:top w:val="none" w:sz="0" w:space="0" w:color="auto"/>
        <w:left w:val="none" w:sz="0" w:space="0" w:color="auto"/>
        <w:bottom w:val="none" w:sz="0" w:space="0" w:color="auto"/>
        <w:right w:val="none" w:sz="0" w:space="0" w:color="auto"/>
      </w:divBdr>
    </w:div>
    <w:div w:id="2063554237">
      <w:bodyDiv w:val="1"/>
      <w:marLeft w:val="0"/>
      <w:marRight w:val="0"/>
      <w:marTop w:val="0"/>
      <w:marBottom w:val="0"/>
      <w:divBdr>
        <w:top w:val="none" w:sz="0" w:space="0" w:color="auto"/>
        <w:left w:val="none" w:sz="0" w:space="0" w:color="auto"/>
        <w:bottom w:val="none" w:sz="0" w:space="0" w:color="auto"/>
        <w:right w:val="none" w:sz="0" w:space="0" w:color="auto"/>
      </w:divBdr>
    </w:div>
    <w:div w:id="2063671022">
      <w:bodyDiv w:val="1"/>
      <w:marLeft w:val="0"/>
      <w:marRight w:val="0"/>
      <w:marTop w:val="0"/>
      <w:marBottom w:val="0"/>
      <w:divBdr>
        <w:top w:val="none" w:sz="0" w:space="0" w:color="auto"/>
        <w:left w:val="none" w:sz="0" w:space="0" w:color="auto"/>
        <w:bottom w:val="none" w:sz="0" w:space="0" w:color="auto"/>
        <w:right w:val="none" w:sz="0" w:space="0" w:color="auto"/>
      </w:divBdr>
    </w:div>
    <w:div w:id="2063748246">
      <w:bodyDiv w:val="1"/>
      <w:marLeft w:val="0"/>
      <w:marRight w:val="0"/>
      <w:marTop w:val="0"/>
      <w:marBottom w:val="0"/>
      <w:divBdr>
        <w:top w:val="none" w:sz="0" w:space="0" w:color="auto"/>
        <w:left w:val="none" w:sz="0" w:space="0" w:color="auto"/>
        <w:bottom w:val="none" w:sz="0" w:space="0" w:color="auto"/>
        <w:right w:val="none" w:sz="0" w:space="0" w:color="auto"/>
      </w:divBdr>
    </w:div>
    <w:div w:id="2063820448">
      <w:bodyDiv w:val="1"/>
      <w:marLeft w:val="0"/>
      <w:marRight w:val="0"/>
      <w:marTop w:val="0"/>
      <w:marBottom w:val="0"/>
      <w:divBdr>
        <w:top w:val="none" w:sz="0" w:space="0" w:color="auto"/>
        <w:left w:val="none" w:sz="0" w:space="0" w:color="auto"/>
        <w:bottom w:val="none" w:sz="0" w:space="0" w:color="auto"/>
        <w:right w:val="none" w:sz="0" w:space="0" w:color="auto"/>
      </w:divBdr>
    </w:div>
    <w:div w:id="2063865480">
      <w:bodyDiv w:val="1"/>
      <w:marLeft w:val="0"/>
      <w:marRight w:val="0"/>
      <w:marTop w:val="0"/>
      <w:marBottom w:val="0"/>
      <w:divBdr>
        <w:top w:val="none" w:sz="0" w:space="0" w:color="auto"/>
        <w:left w:val="none" w:sz="0" w:space="0" w:color="auto"/>
        <w:bottom w:val="none" w:sz="0" w:space="0" w:color="auto"/>
        <w:right w:val="none" w:sz="0" w:space="0" w:color="auto"/>
      </w:divBdr>
    </w:div>
    <w:div w:id="2064060181">
      <w:bodyDiv w:val="1"/>
      <w:marLeft w:val="0"/>
      <w:marRight w:val="0"/>
      <w:marTop w:val="0"/>
      <w:marBottom w:val="0"/>
      <w:divBdr>
        <w:top w:val="none" w:sz="0" w:space="0" w:color="auto"/>
        <w:left w:val="none" w:sz="0" w:space="0" w:color="auto"/>
        <w:bottom w:val="none" w:sz="0" w:space="0" w:color="auto"/>
        <w:right w:val="none" w:sz="0" w:space="0" w:color="auto"/>
      </w:divBdr>
    </w:div>
    <w:div w:id="2064132227">
      <w:bodyDiv w:val="1"/>
      <w:marLeft w:val="0"/>
      <w:marRight w:val="0"/>
      <w:marTop w:val="0"/>
      <w:marBottom w:val="0"/>
      <w:divBdr>
        <w:top w:val="none" w:sz="0" w:space="0" w:color="auto"/>
        <w:left w:val="none" w:sz="0" w:space="0" w:color="auto"/>
        <w:bottom w:val="none" w:sz="0" w:space="0" w:color="auto"/>
        <w:right w:val="none" w:sz="0" w:space="0" w:color="auto"/>
      </w:divBdr>
    </w:div>
    <w:div w:id="2064134326">
      <w:bodyDiv w:val="1"/>
      <w:marLeft w:val="0"/>
      <w:marRight w:val="0"/>
      <w:marTop w:val="0"/>
      <w:marBottom w:val="0"/>
      <w:divBdr>
        <w:top w:val="none" w:sz="0" w:space="0" w:color="auto"/>
        <w:left w:val="none" w:sz="0" w:space="0" w:color="auto"/>
        <w:bottom w:val="none" w:sz="0" w:space="0" w:color="auto"/>
        <w:right w:val="none" w:sz="0" w:space="0" w:color="auto"/>
      </w:divBdr>
    </w:div>
    <w:div w:id="2064213001">
      <w:bodyDiv w:val="1"/>
      <w:marLeft w:val="0"/>
      <w:marRight w:val="0"/>
      <w:marTop w:val="0"/>
      <w:marBottom w:val="0"/>
      <w:divBdr>
        <w:top w:val="none" w:sz="0" w:space="0" w:color="auto"/>
        <w:left w:val="none" w:sz="0" w:space="0" w:color="auto"/>
        <w:bottom w:val="none" w:sz="0" w:space="0" w:color="auto"/>
        <w:right w:val="none" w:sz="0" w:space="0" w:color="auto"/>
      </w:divBdr>
    </w:div>
    <w:div w:id="2064795094">
      <w:bodyDiv w:val="1"/>
      <w:marLeft w:val="0"/>
      <w:marRight w:val="0"/>
      <w:marTop w:val="0"/>
      <w:marBottom w:val="0"/>
      <w:divBdr>
        <w:top w:val="none" w:sz="0" w:space="0" w:color="auto"/>
        <w:left w:val="none" w:sz="0" w:space="0" w:color="auto"/>
        <w:bottom w:val="none" w:sz="0" w:space="0" w:color="auto"/>
        <w:right w:val="none" w:sz="0" w:space="0" w:color="auto"/>
      </w:divBdr>
    </w:div>
    <w:div w:id="2065442521">
      <w:bodyDiv w:val="1"/>
      <w:marLeft w:val="0"/>
      <w:marRight w:val="0"/>
      <w:marTop w:val="0"/>
      <w:marBottom w:val="0"/>
      <w:divBdr>
        <w:top w:val="none" w:sz="0" w:space="0" w:color="auto"/>
        <w:left w:val="none" w:sz="0" w:space="0" w:color="auto"/>
        <w:bottom w:val="none" w:sz="0" w:space="0" w:color="auto"/>
        <w:right w:val="none" w:sz="0" w:space="0" w:color="auto"/>
      </w:divBdr>
    </w:div>
    <w:div w:id="2065980632">
      <w:bodyDiv w:val="1"/>
      <w:marLeft w:val="0"/>
      <w:marRight w:val="0"/>
      <w:marTop w:val="0"/>
      <w:marBottom w:val="0"/>
      <w:divBdr>
        <w:top w:val="none" w:sz="0" w:space="0" w:color="auto"/>
        <w:left w:val="none" w:sz="0" w:space="0" w:color="auto"/>
        <w:bottom w:val="none" w:sz="0" w:space="0" w:color="auto"/>
        <w:right w:val="none" w:sz="0" w:space="0" w:color="auto"/>
      </w:divBdr>
    </w:div>
    <w:div w:id="2066054097">
      <w:bodyDiv w:val="1"/>
      <w:marLeft w:val="0"/>
      <w:marRight w:val="0"/>
      <w:marTop w:val="0"/>
      <w:marBottom w:val="0"/>
      <w:divBdr>
        <w:top w:val="none" w:sz="0" w:space="0" w:color="auto"/>
        <w:left w:val="none" w:sz="0" w:space="0" w:color="auto"/>
        <w:bottom w:val="none" w:sz="0" w:space="0" w:color="auto"/>
        <w:right w:val="none" w:sz="0" w:space="0" w:color="auto"/>
      </w:divBdr>
    </w:div>
    <w:div w:id="2066098430">
      <w:bodyDiv w:val="1"/>
      <w:marLeft w:val="0"/>
      <w:marRight w:val="0"/>
      <w:marTop w:val="0"/>
      <w:marBottom w:val="0"/>
      <w:divBdr>
        <w:top w:val="none" w:sz="0" w:space="0" w:color="auto"/>
        <w:left w:val="none" w:sz="0" w:space="0" w:color="auto"/>
        <w:bottom w:val="none" w:sz="0" w:space="0" w:color="auto"/>
        <w:right w:val="none" w:sz="0" w:space="0" w:color="auto"/>
      </w:divBdr>
    </w:div>
    <w:div w:id="2066171771">
      <w:bodyDiv w:val="1"/>
      <w:marLeft w:val="0"/>
      <w:marRight w:val="0"/>
      <w:marTop w:val="0"/>
      <w:marBottom w:val="0"/>
      <w:divBdr>
        <w:top w:val="none" w:sz="0" w:space="0" w:color="auto"/>
        <w:left w:val="none" w:sz="0" w:space="0" w:color="auto"/>
        <w:bottom w:val="none" w:sz="0" w:space="0" w:color="auto"/>
        <w:right w:val="none" w:sz="0" w:space="0" w:color="auto"/>
      </w:divBdr>
    </w:div>
    <w:div w:id="2066178385">
      <w:bodyDiv w:val="1"/>
      <w:marLeft w:val="0"/>
      <w:marRight w:val="0"/>
      <w:marTop w:val="0"/>
      <w:marBottom w:val="0"/>
      <w:divBdr>
        <w:top w:val="none" w:sz="0" w:space="0" w:color="auto"/>
        <w:left w:val="none" w:sz="0" w:space="0" w:color="auto"/>
        <w:bottom w:val="none" w:sz="0" w:space="0" w:color="auto"/>
        <w:right w:val="none" w:sz="0" w:space="0" w:color="auto"/>
      </w:divBdr>
    </w:div>
    <w:div w:id="2066444392">
      <w:bodyDiv w:val="1"/>
      <w:marLeft w:val="0"/>
      <w:marRight w:val="0"/>
      <w:marTop w:val="0"/>
      <w:marBottom w:val="0"/>
      <w:divBdr>
        <w:top w:val="none" w:sz="0" w:space="0" w:color="auto"/>
        <w:left w:val="none" w:sz="0" w:space="0" w:color="auto"/>
        <w:bottom w:val="none" w:sz="0" w:space="0" w:color="auto"/>
        <w:right w:val="none" w:sz="0" w:space="0" w:color="auto"/>
      </w:divBdr>
    </w:div>
    <w:div w:id="2066445511">
      <w:bodyDiv w:val="1"/>
      <w:marLeft w:val="0"/>
      <w:marRight w:val="0"/>
      <w:marTop w:val="0"/>
      <w:marBottom w:val="0"/>
      <w:divBdr>
        <w:top w:val="none" w:sz="0" w:space="0" w:color="auto"/>
        <w:left w:val="none" w:sz="0" w:space="0" w:color="auto"/>
        <w:bottom w:val="none" w:sz="0" w:space="0" w:color="auto"/>
        <w:right w:val="none" w:sz="0" w:space="0" w:color="auto"/>
      </w:divBdr>
    </w:div>
    <w:div w:id="2066564728">
      <w:bodyDiv w:val="1"/>
      <w:marLeft w:val="0"/>
      <w:marRight w:val="0"/>
      <w:marTop w:val="0"/>
      <w:marBottom w:val="0"/>
      <w:divBdr>
        <w:top w:val="none" w:sz="0" w:space="0" w:color="auto"/>
        <w:left w:val="none" w:sz="0" w:space="0" w:color="auto"/>
        <w:bottom w:val="none" w:sz="0" w:space="0" w:color="auto"/>
        <w:right w:val="none" w:sz="0" w:space="0" w:color="auto"/>
      </w:divBdr>
    </w:div>
    <w:div w:id="2066829484">
      <w:bodyDiv w:val="1"/>
      <w:marLeft w:val="0"/>
      <w:marRight w:val="0"/>
      <w:marTop w:val="0"/>
      <w:marBottom w:val="0"/>
      <w:divBdr>
        <w:top w:val="none" w:sz="0" w:space="0" w:color="auto"/>
        <w:left w:val="none" w:sz="0" w:space="0" w:color="auto"/>
        <w:bottom w:val="none" w:sz="0" w:space="0" w:color="auto"/>
        <w:right w:val="none" w:sz="0" w:space="0" w:color="auto"/>
      </w:divBdr>
    </w:div>
    <w:div w:id="2067101003">
      <w:bodyDiv w:val="1"/>
      <w:marLeft w:val="0"/>
      <w:marRight w:val="0"/>
      <w:marTop w:val="0"/>
      <w:marBottom w:val="0"/>
      <w:divBdr>
        <w:top w:val="none" w:sz="0" w:space="0" w:color="auto"/>
        <w:left w:val="none" w:sz="0" w:space="0" w:color="auto"/>
        <w:bottom w:val="none" w:sz="0" w:space="0" w:color="auto"/>
        <w:right w:val="none" w:sz="0" w:space="0" w:color="auto"/>
      </w:divBdr>
    </w:div>
    <w:div w:id="2067147049">
      <w:bodyDiv w:val="1"/>
      <w:marLeft w:val="0"/>
      <w:marRight w:val="0"/>
      <w:marTop w:val="0"/>
      <w:marBottom w:val="0"/>
      <w:divBdr>
        <w:top w:val="none" w:sz="0" w:space="0" w:color="auto"/>
        <w:left w:val="none" w:sz="0" w:space="0" w:color="auto"/>
        <w:bottom w:val="none" w:sz="0" w:space="0" w:color="auto"/>
        <w:right w:val="none" w:sz="0" w:space="0" w:color="auto"/>
      </w:divBdr>
    </w:div>
    <w:div w:id="2067147213">
      <w:bodyDiv w:val="1"/>
      <w:marLeft w:val="0"/>
      <w:marRight w:val="0"/>
      <w:marTop w:val="0"/>
      <w:marBottom w:val="0"/>
      <w:divBdr>
        <w:top w:val="none" w:sz="0" w:space="0" w:color="auto"/>
        <w:left w:val="none" w:sz="0" w:space="0" w:color="auto"/>
        <w:bottom w:val="none" w:sz="0" w:space="0" w:color="auto"/>
        <w:right w:val="none" w:sz="0" w:space="0" w:color="auto"/>
      </w:divBdr>
    </w:div>
    <w:div w:id="2067220673">
      <w:bodyDiv w:val="1"/>
      <w:marLeft w:val="0"/>
      <w:marRight w:val="0"/>
      <w:marTop w:val="0"/>
      <w:marBottom w:val="0"/>
      <w:divBdr>
        <w:top w:val="none" w:sz="0" w:space="0" w:color="auto"/>
        <w:left w:val="none" w:sz="0" w:space="0" w:color="auto"/>
        <w:bottom w:val="none" w:sz="0" w:space="0" w:color="auto"/>
        <w:right w:val="none" w:sz="0" w:space="0" w:color="auto"/>
      </w:divBdr>
    </w:div>
    <w:div w:id="2067945946">
      <w:bodyDiv w:val="1"/>
      <w:marLeft w:val="0"/>
      <w:marRight w:val="0"/>
      <w:marTop w:val="0"/>
      <w:marBottom w:val="0"/>
      <w:divBdr>
        <w:top w:val="none" w:sz="0" w:space="0" w:color="auto"/>
        <w:left w:val="none" w:sz="0" w:space="0" w:color="auto"/>
        <w:bottom w:val="none" w:sz="0" w:space="0" w:color="auto"/>
        <w:right w:val="none" w:sz="0" w:space="0" w:color="auto"/>
      </w:divBdr>
    </w:div>
    <w:div w:id="2068066408">
      <w:bodyDiv w:val="1"/>
      <w:marLeft w:val="0"/>
      <w:marRight w:val="0"/>
      <w:marTop w:val="0"/>
      <w:marBottom w:val="0"/>
      <w:divBdr>
        <w:top w:val="none" w:sz="0" w:space="0" w:color="auto"/>
        <w:left w:val="none" w:sz="0" w:space="0" w:color="auto"/>
        <w:bottom w:val="none" w:sz="0" w:space="0" w:color="auto"/>
        <w:right w:val="none" w:sz="0" w:space="0" w:color="auto"/>
      </w:divBdr>
    </w:div>
    <w:div w:id="2068213310">
      <w:bodyDiv w:val="1"/>
      <w:marLeft w:val="0"/>
      <w:marRight w:val="0"/>
      <w:marTop w:val="0"/>
      <w:marBottom w:val="0"/>
      <w:divBdr>
        <w:top w:val="none" w:sz="0" w:space="0" w:color="auto"/>
        <w:left w:val="none" w:sz="0" w:space="0" w:color="auto"/>
        <w:bottom w:val="none" w:sz="0" w:space="0" w:color="auto"/>
        <w:right w:val="none" w:sz="0" w:space="0" w:color="auto"/>
      </w:divBdr>
    </w:div>
    <w:div w:id="2068216236">
      <w:bodyDiv w:val="1"/>
      <w:marLeft w:val="0"/>
      <w:marRight w:val="0"/>
      <w:marTop w:val="0"/>
      <w:marBottom w:val="0"/>
      <w:divBdr>
        <w:top w:val="none" w:sz="0" w:space="0" w:color="auto"/>
        <w:left w:val="none" w:sz="0" w:space="0" w:color="auto"/>
        <w:bottom w:val="none" w:sz="0" w:space="0" w:color="auto"/>
        <w:right w:val="none" w:sz="0" w:space="0" w:color="auto"/>
      </w:divBdr>
    </w:div>
    <w:div w:id="2068255968">
      <w:bodyDiv w:val="1"/>
      <w:marLeft w:val="0"/>
      <w:marRight w:val="0"/>
      <w:marTop w:val="0"/>
      <w:marBottom w:val="0"/>
      <w:divBdr>
        <w:top w:val="none" w:sz="0" w:space="0" w:color="auto"/>
        <w:left w:val="none" w:sz="0" w:space="0" w:color="auto"/>
        <w:bottom w:val="none" w:sz="0" w:space="0" w:color="auto"/>
        <w:right w:val="none" w:sz="0" w:space="0" w:color="auto"/>
      </w:divBdr>
    </w:div>
    <w:div w:id="2068264609">
      <w:bodyDiv w:val="1"/>
      <w:marLeft w:val="0"/>
      <w:marRight w:val="0"/>
      <w:marTop w:val="0"/>
      <w:marBottom w:val="0"/>
      <w:divBdr>
        <w:top w:val="none" w:sz="0" w:space="0" w:color="auto"/>
        <w:left w:val="none" w:sz="0" w:space="0" w:color="auto"/>
        <w:bottom w:val="none" w:sz="0" w:space="0" w:color="auto"/>
        <w:right w:val="none" w:sz="0" w:space="0" w:color="auto"/>
      </w:divBdr>
    </w:div>
    <w:div w:id="2068606635">
      <w:bodyDiv w:val="1"/>
      <w:marLeft w:val="0"/>
      <w:marRight w:val="0"/>
      <w:marTop w:val="0"/>
      <w:marBottom w:val="0"/>
      <w:divBdr>
        <w:top w:val="none" w:sz="0" w:space="0" w:color="auto"/>
        <w:left w:val="none" w:sz="0" w:space="0" w:color="auto"/>
        <w:bottom w:val="none" w:sz="0" w:space="0" w:color="auto"/>
        <w:right w:val="none" w:sz="0" w:space="0" w:color="auto"/>
      </w:divBdr>
    </w:div>
    <w:div w:id="2068608925">
      <w:bodyDiv w:val="1"/>
      <w:marLeft w:val="0"/>
      <w:marRight w:val="0"/>
      <w:marTop w:val="0"/>
      <w:marBottom w:val="0"/>
      <w:divBdr>
        <w:top w:val="none" w:sz="0" w:space="0" w:color="auto"/>
        <w:left w:val="none" w:sz="0" w:space="0" w:color="auto"/>
        <w:bottom w:val="none" w:sz="0" w:space="0" w:color="auto"/>
        <w:right w:val="none" w:sz="0" w:space="0" w:color="auto"/>
      </w:divBdr>
    </w:div>
    <w:div w:id="2068724680">
      <w:bodyDiv w:val="1"/>
      <w:marLeft w:val="0"/>
      <w:marRight w:val="0"/>
      <w:marTop w:val="0"/>
      <w:marBottom w:val="0"/>
      <w:divBdr>
        <w:top w:val="none" w:sz="0" w:space="0" w:color="auto"/>
        <w:left w:val="none" w:sz="0" w:space="0" w:color="auto"/>
        <w:bottom w:val="none" w:sz="0" w:space="0" w:color="auto"/>
        <w:right w:val="none" w:sz="0" w:space="0" w:color="auto"/>
      </w:divBdr>
    </w:div>
    <w:div w:id="2068868262">
      <w:bodyDiv w:val="1"/>
      <w:marLeft w:val="0"/>
      <w:marRight w:val="0"/>
      <w:marTop w:val="0"/>
      <w:marBottom w:val="0"/>
      <w:divBdr>
        <w:top w:val="none" w:sz="0" w:space="0" w:color="auto"/>
        <w:left w:val="none" w:sz="0" w:space="0" w:color="auto"/>
        <w:bottom w:val="none" w:sz="0" w:space="0" w:color="auto"/>
        <w:right w:val="none" w:sz="0" w:space="0" w:color="auto"/>
      </w:divBdr>
    </w:div>
    <w:div w:id="2069038147">
      <w:bodyDiv w:val="1"/>
      <w:marLeft w:val="0"/>
      <w:marRight w:val="0"/>
      <w:marTop w:val="0"/>
      <w:marBottom w:val="0"/>
      <w:divBdr>
        <w:top w:val="none" w:sz="0" w:space="0" w:color="auto"/>
        <w:left w:val="none" w:sz="0" w:space="0" w:color="auto"/>
        <w:bottom w:val="none" w:sz="0" w:space="0" w:color="auto"/>
        <w:right w:val="none" w:sz="0" w:space="0" w:color="auto"/>
      </w:divBdr>
    </w:div>
    <w:div w:id="2069062699">
      <w:bodyDiv w:val="1"/>
      <w:marLeft w:val="0"/>
      <w:marRight w:val="0"/>
      <w:marTop w:val="0"/>
      <w:marBottom w:val="0"/>
      <w:divBdr>
        <w:top w:val="none" w:sz="0" w:space="0" w:color="auto"/>
        <w:left w:val="none" w:sz="0" w:space="0" w:color="auto"/>
        <w:bottom w:val="none" w:sz="0" w:space="0" w:color="auto"/>
        <w:right w:val="none" w:sz="0" w:space="0" w:color="auto"/>
      </w:divBdr>
    </w:div>
    <w:div w:id="2069067603">
      <w:bodyDiv w:val="1"/>
      <w:marLeft w:val="0"/>
      <w:marRight w:val="0"/>
      <w:marTop w:val="0"/>
      <w:marBottom w:val="0"/>
      <w:divBdr>
        <w:top w:val="none" w:sz="0" w:space="0" w:color="auto"/>
        <w:left w:val="none" w:sz="0" w:space="0" w:color="auto"/>
        <w:bottom w:val="none" w:sz="0" w:space="0" w:color="auto"/>
        <w:right w:val="none" w:sz="0" w:space="0" w:color="auto"/>
      </w:divBdr>
    </w:div>
    <w:div w:id="2069109140">
      <w:bodyDiv w:val="1"/>
      <w:marLeft w:val="0"/>
      <w:marRight w:val="0"/>
      <w:marTop w:val="0"/>
      <w:marBottom w:val="0"/>
      <w:divBdr>
        <w:top w:val="none" w:sz="0" w:space="0" w:color="auto"/>
        <w:left w:val="none" w:sz="0" w:space="0" w:color="auto"/>
        <w:bottom w:val="none" w:sz="0" w:space="0" w:color="auto"/>
        <w:right w:val="none" w:sz="0" w:space="0" w:color="auto"/>
      </w:divBdr>
    </w:div>
    <w:div w:id="2069381128">
      <w:bodyDiv w:val="1"/>
      <w:marLeft w:val="0"/>
      <w:marRight w:val="0"/>
      <w:marTop w:val="0"/>
      <w:marBottom w:val="0"/>
      <w:divBdr>
        <w:top w:val="none" w:sz="0" w:space="0" w:color="auto"/>
        <w:left w:val="none" w:sz="0" w:space="0" w:color="auto"/>
        <w:bottom w:val="none" w:sz="0" w:space="0" w:color="auto"/>
        <w:right w:val="none" w:sz="0" w:space="0" w:color="auto"/>
      </w:divBdr>
    </w:div>
    <w:div w:id="2069382184">
      <w:bodyDiv w:val="1"/>
      <w:marLeft w:val="0"/>
      <w:marRight w:val="0"/>
      <w:marTop w:val="0"/>
      <w:marBottom w:val="0"/>
      <w:divBdr>
        <w:top w:val="none" w:sz="0" w:space="0" w:color="auto"/>
        <w:left w:val="none" w:sz="0" w:space="0" w:color="auto"/>
        <w:bottom w:val="none" w:sz="0" w:space="0" w:color="auto"/>
        <w:right w:val="none" w:sz="0" w:space="0" w:color="auto"/>
      </w:divBdr>
    </w:div>
    <w:div w:id="2069524382">
      <w:bodyDiv w:val="1"/>
      <w:marLeft w:val="0"/>
      <w:marRight w:val="0"/>
      <w:marTop w:val="0"/>
      <w:marBottom w:val="0"/>
      <w:divBdr>
        <w:top w:val="none" w:sz="0" w:space="0" w:color="auto"/>
        <w:left w:val="none" w:sz="0" w:space="0" w:color="auto"/>
        <w:bottom w:val="none" w:sz="0" w:space="0" w:color="auto"/>
        <w:right w:val="none" w:sz="0" w:space="0" w:color="auto"/>
      </w:divBdr>
    </w:div>
    <w:div w:id="2069840519">
      <w:bodyDiv w:val="1"/>
      <w:marLeft w:val="0"/>
      <w:marRight w:val="0"/>
      <w:marTop w:val="0"/>
      <w:marBottom w:val="0"/>
      <w:divBdr>
        <w:top w:val="none" w:sz="0" w:space="0" w:color="auto"/>
        <w:left w:val="none" w:sz="0" w:space="0" w:color="auto"/>
        <w:bottom w:val="none" w:sz="0" w:space="0" w:color="auto"/>
        <w:right w:val="none" w:sz="0" w:space="0" w:color="auto"/>
      </w:divBdr>
    </w:div>
    <w:div w:id="2069955913">
      <w:bodyDiv w:val="1"/>
      <w:marLeft w:val="0"/>
      <w:marRight w:val="0"/>
      <w:marTop w:val="0"/>
      <w:marBottom w:val="0"/>
      <w:divBdr>
        <w:top w:val="none" w:sz="0" w:space="0" w:color="auto"/>
        <w:left w:val="none" w:sz="0" w:space="0" w:color="auto"/>
        <w:bottom w:val="none" w:sz="0" w:space="0" w:color="auto"/>
        <w:right w:val="none" w:sz="0" w:space="0" w:color="auto"/>
      </w:divBdr>
    </w:div>
    <w:div w:id="2070179449">
      <w:bodyDiv w:val="1"/>
      <w:marLeft w:val="0"/>
      <w:marRight w:val="0"/>
      <w:marTop w:val="0"/>
      <w:marBottom w:val="0"/>
      <w:divBdr>
        <w:top w:val="none" w:sz="0" w:space="0" w:color="auto"/>
        <w:left w:val="none" w:sz="0" w:space="0" w:color="auto"/>
        <w:bottom w:val="none" w:sz="0" w:space="0" w:color="auto"/>
        <w:right w:val="none" w:sz="0" w:space="0" w:color="auto"/>
      </w:divBdr>
    </w:div>
    <w:div w:id="2070422171">
      <w:bodyDiv w:val="1"/>
      <w:marLeft w:val="0"/>
      <w:marRight w:val="0"/>
      <w:marTop w:val="0"/>
      <w:marBottom w:val="0"/>
      <w:divBdr>
        <w:top w:val="none" w:sz="0" w:space="0" w:color="auto"/>
        <w:left w:val="none" w:sz="0" w:space="0" w:color="auto"/>
        <w:bottom w:val="none" w:sz="0" w:space="0" w:color="auto"/>
        <w:right w:val="none" w:sz="0" w:space="0" w:color="auto"/>
      </w:divBdr>
    </w:div>
    <w:div w:id="2070566785">
      <w:bodyDiv w:val="1"/>
      <w:marLeft w:val="0"/>
      <w:marRight w:val="0"/>
      <w:marTop w:val="0"/>
      <w:marBottom w:val="0"/>
      <w:divBdr>
        <w:top w:val="none" w:sz="0" w:space="0" w:color="auto"/>
        <w:left w:val="none" w:sz="0" w:space="0" w:color="auto"/>
        <w:bottom w:val="none" w:sz="0" w:space="0" w:color="auto"/>
        <w:right w:val="none" w:sz="0" w:space="0" w:color="auto"/>
      </w:divBdr>
    </w:div>
    <w:div w:id="2070763353">
      <w:bodyDiv w:val="1"/>
      <w:marLeft w:val="0"/>
      <w:marRight w:val="0"/>
      <w:marTop w:val="0"/>
      <w:marBottom w:val="0"/>
      <w:divBdr>
        <w:top w:val="none" w:sz="0" w:space="0" w:color="auto"/>
        <w:left w:val="none" w:sz="0" w:space="0" w:color="auto"/>
        <w:bottom w:val="none" w:sz="0" w:space="0" w:color="auto"/>
        <w:right w:val="none" w:sz="0" w:space="0" w:color="auto"/>
      </w:divBdr>
    </w:div>
    <w:div w:id="2070835784">
      <w:bodyDiv w:val="1"/>
      <w:marLeft w:val="0"/>
      <w:marRight w:val="0"/>
      <w:marTop w:val="0"/>
      <w:marBottom w:val="0"/>
      <w:divBdr>
        <w:top w:val="none" w:sz="0" w:space="0" w:color="auto"/>
        <w:left w:val="none" w:sz="0" w:space="0" w:color="auto"/>
        <w:bottom w:val="none" w:sz="0" w:space="0" w:color="auto"/>
        <w:right w:val="none" w:sz="0" w:space="0" w:color="auto"/>
      </w:divBdr>
    </w:div>
    <w:div w:id="2070955483">
      <w:bodyDiv w:val="1"/>
      <w:marLeft w:val="0"/>
      <w:marRight w:val="0"/>
      <w:marTop w:val="0"/>
      <w:marBottom w:val="0"/>
      <w:divBdr>
        <w:top w:val="none" w:sz="0" w:space="0" w:color="auto"/>
        <w:left w:val="none" w:sz="0" w:space="0" w:color="auto"/>
        <w:bottom w:val="none" w:sz="0" w:space="0" w:color="auto"/>
        <w:right w:val="none" w:sz="0" w:space="0" w:color="auto"/>
      </w:divBdr>
    </w:div>
    <w:div w:id="2071342310">
      <w:bodyDiv w:val="1"/>
      <w:marLeft w:val="0"/>
      <w:marRight w:val="0"/>
      <w:marTop w:val="0"/>
      <w:marBottom w:val="0"/>
      <w:divBdr>
        <w:top w:val="none" w:sz="0" w:space="0" w:color="auto"/>
        <w:left w:val="none" w:sz="0" w:space="0" w:color="auto"/>
        <w:bottom w:val="none" w:sz="0" w:space="0" w:color="auto"/>
        <w:right w:val="none" w:sz="0" w:space="0" w:color="auto"/>
      </w:divBdr>
    </w:div>
    <w:div w:id="2071802089">
      <w:bodyDiv w:val="1"/>
      <w:marLeft w:val="0"/>
      <w:marRight w:val="0"/>
      <w:marTop w:val="0"/>
      <w:marBottom w:val="0"/>
      <w:divBdr>
        <w:top w:val="none" w:sz="0" w:space="0" w:color="auto"/>
        <w:left w:val="none" w:sz="0" w:space="0" w:color="auto"/>
        <w:bottom w:val="none" w:sz="0" w:space="0" w:color="auto"/>
        <w:right w:val="none" w:sz="0" w:space="0" w:color="auto"/>
      </w:divBdr>
    </w:div>
    <w:div w:id="2072270385">
      <w:bodyDiv w:val="1"/>
      <w:marLeft w:val="0"/>
      <w:marRight w:val="0"/>
      <w:marTop w:val="0"/>
      <w:marBottom w:val="0"/>
      <w:divBdr>
        <w:top w:val="none" w:sz="0" w:space="0" w:color="auto"/>
        <w:left w:val="none" w:sz="0" w:space="0" w:color="auto"/>
        <w:bottom w:val="none" w:sz="0" w:space="0" w:color="auto"/>
        <w:right w:val="none" w:sz="0" w:space="0" w:color="auto"/>
      </w:divBdr>
    </w:div>
    <w:div w:id="2072465090">
      <w:bodyDiv w:val="1"/>
      <w:marLeft w:val="0"/>
      <w:marRight w:val="0"/>
      <w:marTop w:val="0"/>
      <w:marBottom w:val="0"/>
      <w:divBdr>
        <w:top w:val="none" w:sz="0" w:space="0" w:color="auto"/>
        <w:left w:val="none" w:sz="0" w:space="0" w:color="auto"/>
        <w:bottom w:val="none" w:sz="0" w:space="0" w:color="auto"/>
        <w:right w:val="none" w:sz="0" w:space="0" w:color="auto"/>
      </w:divBdr>
    </w:div>
    <w:div w:id="2072731655">
      <w:bodyDiv w:val="1"/>
      <w:marLeft w:val="0"/>
      <w:marRight w:val="0"/>
      <w:marTop w:val="0"/>
      <w:marBottom w:val="0"/>
      <w:divBdr>
        <w:top w:val="none" w:sz="0" w:space="0" w:color="auto"/>
        <w:left w:val="none" w:sz="0" w:space="0" w:color="auto"/>
        <w:bottom w:val="none" w:sz="0" w:space="0" w:color="auto"/>
        <w:right w:val="none" w:sz="0" w:space="0" w:color="auto"/>
      </w:divBdr>
    </w:div>
    <w:div w:id="2073382250">
      <w:bodyDiv w:val="1"/>
      <w:marLeft w:val="0"/>
      <w:marRight w:val="0"/>
      <w:marTop w:val="0"/>
      <w:marBottom w:val="0"/>
      <w:divBdr>
        <w:top w:val="none" w:sz="0" w:space="0" w:color="auto"/>
        <w:left w:val="none" w:sz="0" w:space="0" w:color="auto"/>
        <w:bottom w:val="none" w:sz="0" w:space="0" w:color="auto"/>
        <w:right w:val="none" w:sz="0" w:space="0" w:color="auto"/>
      </w:divBdr>
    </w:div>
    <w:div w:id="2073429596">
      <w:bodyDiv w:val="1"/>
      <w:marLeft w:val="0"/>
      <w:marRight w:val="0"/>
      <w:marTop w:val="0"/>
      <w:marBottom w:val="0"/>
      <w:divBdr>
        <w:top w:val="none" w:sz="0" w:space="0" w:color="auto"/>
        <w:left w:val="none" w:sz="0" w:space="0" w:color="auto"/>
        <w:bottom w:val="none" w:sz="0" w:space="0" w:color="auto"/>
        <w:right w:val="none" w:sz="0" w:space="0" w:color="auto"/>
      </w:divBdr>
    </w:div>
    <w:div w:id="2073456919">
      <w:bodyDiv w:val="1"/>
      <w:marLeft w:val="0"/>
      <w:marRight w:val="0"/>
      <w:marTop w:val="0"/>
      <w:marBottom w:val="0"/>
      <w:divBdr>
        <w:top w:val="none" w:sz="0" w:space="0" w:color="auto"/>
        <w:left w:val="none" w:sz="0" w:space="0" w:color="auto"/>
        <w:bottom w:val="none" w:sz="0" w:space="0" w:color="auto"/>
        <w:right w:val="none" w:sz="0" w:space="0" w:color="auto"/>
      </w:divBdr>
    </w:div>
    <w:div w:id="2073577327">
      <w:bodyDiv w:val="1"/>
      <w:marLeft w:val="0"/>
      <w:marRight w:val="0"/>
      <w:marTop w:val="0"/>
      <w:marBottom w:val="0"/>
      <w:divBdr>
        <w:top w:val="none" w:sz="0" w:space="0" w:color="auto"/>
        <w:left w:val="none" w:sz="0" w:space="0" w:color="auto"/>
        <w:bottom w:val="none" w:sz="0" w:space="0" w:color="auto"/>
        <w:right w:val="none" w:sz="0" w:space="0" w:color="auto"/>
      </w:divBdr>
    </w:div>
    <w:div w:id="2073696547">
      <w:bodyDiv w:val="1"/>
      <w:marLeft w:val="0"/>
      <w:marRight w:val="0"/>
      <w:marTop w:val="0"/>
      <w:marBottom w:val="0"/>
      <w:divBdr>
        <w:top w:val="none" w:sz="0" w:space="0" w:color="auto"/>
        <w:left w:val="none" w:sz="0" w:space="0" w:color="auto"/>
        <w:bottom w:val="none" w:sz="0" w:space="0" w:color="auto"/>
        <w:right w:val="none" w:sz="0" w:space="0" w:color="auto"/>
      </w:divBdr>
    </w:div>
    <w:div w:id="2073890405">
      <w:bodyDiv w:val="1"/>
      <w:marLeft w:val="0"/>
      <w:marRight w:val="0"/>
      <w:marTop w:val="0"/>
      <w:marBottom w:val="0"/>
      <w:divBdr>
        <w:top w:val="none" w:sz="0" w:space="0" w:color="auto"/>
        <w:left w:val="none" w:sz="0" w:space="0" w:color="auto"/>
        <w:bottom w:val="none" w:sz="0" w:space="0" w:color="auto"/>
        <w:right w:val="none" w:sz="0" w:space="0" w:color="auto"/>
      </w:divBdr>
    </w:div>
    <w:div w:id="2074040788">
      <w:bodyDiv w:val="1"/>
      <w:marLeft w:val="0"/>
      <w:marRight w:val="0"/>
      <w:marTop w:val="0"/>
      <w:marBottom w:val="0"/>
      <w:divBdr>
        <w:top w:val="none" w:sz="0" w:space="0" w:color="auto"/>
        <w:left w:val="none" w:sz="0" w:space="0" w:color="auto"/>
        <w:bottom w:val="none" w:sz="0" w:space="0" w:color="auto"/>
        <w:right w:val="none" w:sz="0" w:space="0" w:color="auto"/>
      </w:divBdr>
    </w:div>
    <w:div w:id="2074308419">
      <w:bodyDiv w:val="1"/>
      <w:marLeft w:val="0"/>
      <w:marRight w:val="0"/>
      <w:marTop w:val="0"/>
      <w:marBottom w:val="0"/>
      <w:divBdr>
        <w:top w:val="none" w:sz="0" w:space="0" w:color="auto"/>
        <w:left w:val="none" w:sz="0" w:space="0" w:color="auto"/>
        <w:bottom w:val="none" w:sz="0" w:space="0" w:color="auto"/>
        <w:right w:val="none" w:sz="0" w:space="0" w:color="auto"/>
      </w:divBdr>
    </w:div>
    <w:div w:id="2074503389">
      <w:bodyDiv w:val="1"/>
      <w:marLeft w:val="0"/>
      <w:marRight w:val="0"/>
      <w:marTop w:val="0"/>
      <w:marBottom w:val="0"/>
      <w:divBdr>
        <w:top w:val="none" w:sz="0" w:space="0" w:color="auto"/>
        <w:left w:val="none" w:sz="0" w:space="0" w:color="auto"/>
        <w:bottom w:val="none" w:sz="0" w:space="0" w:color="auto"/>
        <w:right w:val="none" w:sz="0" w:space="0" w:color="auto"/>
      </w:divBdr>
    </w:div>
    <w:div w:id="2074770960">
      <w:bodyDiv w:val="1"/>
      <w:marLeft w:val="0"/>
      <w:marRight w:val="0"/>
      <w:marTop w:val="0"/>
      <w:marBottom w:val="0"/>
      <w:divBdr>
        <w:top w:val="none" w:sz="0" w:space="0" w:color="auto"/>
        <w:left w:val="none" w:sz="0" w:space="0" w:color="auto"/>
        <w:bottom w:val="none" w:sz="0" w:space="0" w:color="auto"/>
        <w:right w:val="none" w:sz="0" w:space="0" w:color="auto"/>
      </w:divBdr>
    </w:div>
    <w:div w:id="2074891894">
      <w:bodyDiv w:val="1"/>
      <w:marLeft w:val="0"/>
      <w:marRight w:val="0"/>
      <w:marTop w:val="0"/>
      <w:marBottom w:val="0"/>
      <w:divBdr>
        <w:top w:val="none" w:sz="0" w:space="0" w:color="auto"/>
        <w:left w:val="none" w:sz="0" w:space="0" w:color="auto"/>
        <w:bottom w:val="none" w:sz="0" w:space="0" w:color="auto"/>
        <w:right w:val="none" w:sz="0" w:space="0" w:color="auto"/>
      </w:divBdr>
    </w:div>
    <w:div w:id="2074959303">
      <w:bodyDiv w:val="1"/>
      <w:marLeft w:val="0"/>
      <w:marRight w:val="0"/>
      <w:marTop w:val="0"/>
      <w:marBottom w:val="0"/>
      <w:divBdr>
        <w:top w:val="none" w:sz="0" w:space="0" w:color="auto"/>
        <w:left w:val="none" w:sz="0" w:space="0" w:color="auto"/>
        <w:bottom w:val="none" w:sz="0" w:space="0" w:color="auto"/>
        <w:right w:val="none" w:sz="0" w:space="0" w:color="auto"/>
      </w:divBdr>
    </w:div>
    <w:div w:id="2074960285">
      <w:bodyDiv w:val="1"/>
      <w:marLeft w:val="0"/>
      <w:marRight w:val="0"/>
      <w:marTop w:val="0"/>
      <w:marBottom w:val="0"/>
      <w:divBdr>
        <w:top w:val="none" w:sz="0" w:space="0" w:color="auto"/>
        <w:left w:val="none" w:sz="0" w:space="0" w:color="auto"/>
        <w:bottom w:val="none" w:sz="0" w:space="0" w:color="auto"/>
        <w:right w:val="none" w:sz="0" w:space="0" w:color="auto"/>
      </w:divBdr>
    </w:div>
    <w:div w:id="2074966326">
      <w:bodyDiv w:val="1"/>
      <w:marLeft w:val="0"/>
      <w:marRight w:val="0"/>
      <w:marTop w:val="0"/>
      <w:marBottom w:val="0"/>
      <w:divBdr>
        <w:top w:val="none" w:sz="0" w:space="0" w:color="auto"/>
        <w:left w:val="none" w:sz="0" w:space="0" w:color="auto"/>
        <w:bottom w:val="none" w:sz="0" w:space="0" w:color="auto"/>
        <w:right w:val="none" w:sz="0" w:space="0" w:color="auto"/>
      </w:divBdr>
    </w:div>
    <w:div w:id="2075159156">
      <w:bodyDiv w:val="1"/>
      <w:marLeft w:val="0"/>
      <w:marRight w:val="0"/>
      <w:marTop w:val="0"/>
      <w:marBottom w:val="0"/>
      <w:divBdr>
        <w:top w:val="none" w:sz="0" w:space="0" w:color="auto"/>
        <w:left w:val="none" w:sz="0" w:space="0" w:color="auto"/>
        <w:bottom w:val="none" w:sz="0" w:space="0" w:color="auto"/>
        <w:right w:val="none" w:sz="0" w:space="0" w:color="auto"/>
      </w:divBdr>
    </w:div>
    <w:div w:id="2075270523">
      <w:bodyDiv w:val="1"/>
      <w:marLeft w:val="0"/>
      <w:marRight w:val="0"/>
      <w:marTop w:val="0"/>
      <w:marBottom w:val="0"/>
      <w:divBdr>
        <w:top w:val="none" w:sz="0" w:space="0" w:color="auto"/>
        <w:left w:val="none" w:sz="0" w:space="0" w:color="auto"/>
        <w:bottom w:val="none" w:sz="0" w:space="0" w:color="auto"/>
        <w:right w:val="none" w:sz="0" w:space="0" w:color="auto"/>
      </w:divBdr>
    </w:div>
    <w:div w:id="2075463498">
      <w:bodyDiv w:val="1"/>
      <w:marLeft w:val="0"/>
      <w:marRight w:val="0"/>
      <w:marTop w:val="0"/>
      <w:marBottom w:val="0"/>
      <w:divBdr>
        <w:top w:val="none" w:sz="0" w:space="0" w:color="auto"/>
        <w:left w:val="none" w:sz="0" w:space="0" w:color="auto"/>
        <w:bottom w:val="none" w:sz="0" w:space="0" w:color="auto"/>
        <w:right w:val="none" w:sz="0" w:space="0" w:color="auto"/>
      </w:divBdr>
    </w:div>
    <w:div w:id="2075473158">
      <w:bodyDiv w:val="1"/>
      <w:marLeft w:val="0"/>
      <w:marRight w:val="0"/>
      <w:marTop w:val="0"/>
      <w:marBottom w:val="0"/>
      <w:divBdr>
        <w:top w:val="none" w:sz="0" w:space="0" w:color="auto"/>
        <w:left w:val="none" w:sz="0" w:space="0" w:color="auto"/>
        <w:bottom w:val="none" w:sz="0" w:space="0" w:color="auto"/>
        <w:right w:val="none" w:sz="0" w:space="0" w:color="auto"/>
      </w:divBdr>
    </w:div>
    <w:div w:id="2075617287">
      <w:bodyDiv w:val="1"/>
      <w:marLeft w:val="0"/>
      <w:marRight w:val="0"/>
      <w:marTop w:val="0"/>
      <w:marBottom w:val="0"/>
      <w:divBdr>
        <w:top w:val="none" w:sz="0" w:space="0" w:color="auto"/>
        <w:left w:val="none" w:sz="0" w:space="0" w:color="auto"/>
        <w:bottom w:val="none" w:sz="0" w:space="0" w:color="auto"/>
        <w:right w:val="none" w:sz="0" w:space="0" w:color="auto"/>
      </w:divBdr>
    </w:div>
    <w:div w:id="2075662967">
      <w:bodyDiv w:val="1"/>
      <w:marLeft w:val="0"/>
      <w:marRight w:val="0"/>
      <w:marTop w:val="0"/>
      <w:marBottom w:val="0"/>
      <w:divBdr>
        <w:top w:val="none" w:sz="0" w:space="0" w:color="auto"/>
        <w:left w:val="none" w:sz="0" w:space="0" w:color="auto"/>
        <w:bottom w:val="none" w:sz="0" w:space="0" w:color="auto"/>
        <w:right w:val="none" w:sz="0" w:space="0" w:color="auto"/>
      </w:divBdr>
    </w:div>
    <w:div w:id="2075811984">
      <w:bodyDiv w:val="1"/>
      <w:marLeft w:val="0"/>
      <w:marRight w:val="0"/>
      <w:marTop w:val="0"/>
      <w:marBottom w:val="0"/>
      <w:divBdr>
        <w:top w:val="none" w:sz="0" w:space="0" w:color="auto"/>
        <w:left w:val="none" w:sz="0" w:space="0" w:color="auto"/>
        <w:bottom w:val="none" w:sz="0" w:space="0" w:color="auto"/>
        <w:right w:val="none" w:sz="0" w:space="0" w:color="auto"/>
      </w:divBdr>
    </w:div>
    <w:div w:id="2076080755">
      <w:bodyDiv w:val="1"/>
      <w:marLeft w:val="0"/>
      <w:marRight w:val="0"/>
      <w:marTop w:val="0"/>
      <w:marBottom w:val="0"/>
      <w:divBdr>
        <w:top w:val="none" w:sz="0" w:space="0" w:color="auto"/>
        <w:left w:val="none" w:sz="0" w:space="0" w:color="auto"/>
        <w:bottom w:val="none" w:sz="0" w:space="0" w:color="auto"/>
        <w:right w:val="none" w:sz="0" w:space="0" w:color="auto"/>
      </w:divBdr>
    </w:div>
    <w:div w:id="2076128264">
      <w:bodyDiv w:val="1"/>
      <w:marLeft w:val="0"/>
      <w:marRight w:val="0"/>
      <w:marTop w:val="0"/>
      <w:marBottom w:val="0"/>
      <w:divBdr>
        <w:top w:val="none" w:sz="0" w:space="0" w:color="auto"/>
        <w:left w:val="none" w:sz="0" w:space="0" w:color="auto"/>
        <w:bottom w:val="none" w:sz="0" w:space="0" w:color="auto"/>
        <w:right w:val="none" w:sz="0" w:space="0" w:color="auto"/>
      </w:divBdr>
    </w:div>
    <w:div w:id="2076274221">
      <w:bodyDiv w:val="1"/>
      <w:marLeft w:val="0"/>
      <w:marRight w:val="0"/>
      <w:marTop w:val="0"/>
      <w:marBottom w:val="0"/>
      <w:divBdr>
        <w:top w:val="none" w:sz="0" w:space="0" w:color="auto"/>
        <w:left w:val="none" w:sz="0" w:space="0" w:color="auto"/>
        <w:bottom w:val="none" w:sz="0" w:space="0" w:color="auto"/>
        <w:right w:val="none" w:sz="0" w:space="0" w:color="auto"/>
      </w:divBdr>
    </w:div>
    <w:div w:id="2076277556">
      <w:bodyDiv w:val="1"/>
      <w:marLeft w:val="0"/>
      <w:marRight w:val="0"/>
      <w:marTop w:val="0"/>
      <w:marBottom w:val="0"/>
      <w:divBdr>
        <w:top w:val="none" w:sz="0" w:space="0" w:color="auto"/>
        <w:left w:val="none" w:sz="0" w:space="0" w:color="auto"/>
        <w:bottom w:val="none" w:sz="0" w:space="0" w:color="auto"/>
        <w:right w:val="none" w:sz="0" w:space="0" w:color="auto"/>
      </w:divBdr>
    </w:div>
    <w:div w:id="2076313633">
      <w:bodyDiv w:val="1"/>
      <w:marLeft w:val="0"/>
      <w:marRight w:val="0"/>
      <w:marTop w:val="0"/>
      <w:marBottom w:val="0"/>
      <w:divBdr>
        <w:top w:val="none" w:sz="0" w:space="0" w:color="auto"/>
        <w:left w:val="none" w:sz="0" w:space="0" w:color="auto"/>
        <w:bottom w:val="none" w:sz="0" w:space="0" w:color="auto"/>
        <w:right w:val="none" w:sz="0" w:space="0" w:color="auto"/>
      </w:divBdr>
    </w:div>
    <w:div w:id="2076316719">
      <w:bodyDiv w:val="1"/>
      <w:marLeft w:val="0"/>
      <w:marRight w:val="0"/>
      <w:marTop w:val="0"/>
      <w:marBottom w:val="0"/>
      <w:divBdr>
        <w:top w:val="none" w:sz="0" w:space="0" w:color="auto"/>
        <w:left w:val="none" w:sz="0" w:space="0" w:color="auto"/>
        <w:bottom w:val="none" w:sz="0" w:space="0" w:color="auto"/>
        <w:right w:val="none" w:sz="0" w:space="0" w:color="auto"/>
      </w:divBdr>
    </w:div>
    <w:div w:id="2076538911">
      <w:bodyDiv w:val="1"/>
      <w:marLeft w:val="0"/>
      <w:marRight w:val="0"/>
      <w:marTop w:val="0"/>
      <w:marBottom w:val="0"/>
      <w:divBdr>
        <w:top w:val="none" w:sz="0" w:space="0" w:color="auto"/>
        <w:left w:val="none" w:sz="0" w:space="0" w:color="auto"/>
        <w:bottom w:val="none" w:sz="0" w:space="0" w:color="auto"/>
        <w:right w:val="none" w:sz="0" w:space="0" w:color="auto"/>
      </w:divBdr>
    </w:div>
    <w:div w:id="2076586117">
      <w:bodyDiv w:val="1"/>
      <w:marLeft w:val="0"/>
      <w:marRight w:val="0"/>
      <w:marTop w:val="0"/>
      <w:marBottom w:val="0"/>
      <w:divBdr>
        <w:top w:val="none" w:sz="0" w:space="0" w:color="auto"/>
        <w:left w:val="none" w:sz="0" w:space="0" w:color="auto"/>
        <w:bottom w:val="none" w:sz="0" w:space="0" w:color="auto"/>
        <w:right w:val="none" w:sz="0" w:space="0" w:color="auto"/>
      </w:divBdr>
    </w:div>
    <w:div w:id="2076777127">
      <w:bodyDiv w:val="1"/>
      <w:marLeft w:val="0"/>
      <w:marRight w:val="0"/>
      <w:marTop w:val="0"/>
      <w:marBottom w:val="0"/>
      <w:divBdr>
        <w:top w:val="none" w:sz="0" w:space="0" w:color="auto"/>
        <w:left w:val="none" w:sz="0" w:space="0" w:color="auto"/>
        <w:bottom w:val="none" w:sz="0" w:space="0" w:color="auto"/>
        <w:right w:val="none" w:sz="0" w:space="0" w:color="auto"/>
      </w:divBdr>
    </w:div>
    <w:div w:id="2076856061">
      <w:bodyDiv w:val="1"/>
      <w:marLeft w:val="0"/>
      <w:marRight w:val="0"/>
      <w:marTop w:val="0"/>
      <w:marBottom w:val="0"/>
      <w:divBdr>
        <w:top w:val="none" w:sz="0" w:space="0" w:color="auto"/>
        <w:left w:val="none" w:sz="0" w:space="0" w:color="auto"/>
        <w:bottom w:val="none" w:sz="0" w:space="0" w:color="auto"/>
        <w:right w:val="none" w:sz="0" w:space="0" w:color="auto"/>
      </w:divBdr>
    </w:div>
    <w:div w:id="2076972097">
      <w:bodyDiv w:val="1"/>
      <w:marLeft w:val="0"/>
      <w:marRight w:val="0"/>
      <w:marTop w:val="0"/>
      <w:marBottom w:val="0"/>
      <w:divBdr>
        <w:top w:val="none" w:sz="0" w:space="0" w:color="auto"/>
        <w:left w:val="none" w:sz="0" w:space="0" w:color="auto"/>
        <w:bottom w:val="none" w:sz="0" w:space="0" w:color="auto"/>
        <w:right w:val="none" w:sz="0" w:space="0" w:color="auto"/>
      </w:divBdr>
    </w:div>
    <w:div w:id="2077386693">
      <w:bodyDiv w:val="1"/>
      <w:marLeft w:val="0"/>
      <w:marRight w:val="0"/>
      <w:marTop w:val="0"/>
      <w:marBottom w:val="0"/>
      <w:divBdr>
        <w:top w:val="none" w:sz="0" w:space="0" w:color="auto"/>
        <w:left w:val="none" w:sz="0" w:space="0" w:color="auto"/>
        <w:bottom w:val="none" w:sz="0" w:space="0" w:color="auto"/>
        <w:right w:val="none" w:sz="0" w:space="0" w:color="auto"/>
      </w:divBdr>
    </w:div>
    <w:div w:id="2077505618">
      <w:bodyDiv w:val="1"/>
      <w:marLeft w:val="0"/>
      <w:marRight w:val="0"/>
      <w:marTop w:val="0"/>
      <w:marBottom w:val="0"/>
      <w:divBdr>
        <w:top w:val="none" w:sz="0" w:space="0" w:color="auto"/>
        <w:left w:val="none" w:sz="0" w:space="0" w:color="auto"/>
        <w:bottom w:val="none" w:sz="0" w:space="0" w:color="auto"/>
        <w:right w:val="none" w:sz="0" w:space="0" w:color="auto"/>
      </w:divBdr>
    </w:div>
    <w:div w:id="2077511096">
      <w:bodyDiv w:val="1"/>
      <w:marLeft w:val="0"/>
      <w:marRight w:val="0"/>
      <w:marTop w:val="0"/>
      <w:marBottom w:val="0"/>
      <w:divBdr>
        <w:top w:val="none" w:sz="0" w:space="0" w:color="auto"/>
        <w:left w:val="none" w:sz="0" w:space="0" w:color="auto"/>
        <w:bottom w:val="none" w:sz="0" w:space="0" w:color="auto"/>
        <w:right w:val="none" w:sz="0" w:space="0" w:color="auto"/>
      </w:divBdr>
    </w:div>
    <w:div w:id="2077581437">
      <w:bodyDiv w:val="1"/>
      <w:marLeft w:val="0"/>
      <w:marRight w:val="0"/>
      <w:marTop w:val="0"/>
      <w:marBottom w:val="0"/>
      <w:divBdr>
        <w:top w:val="none" w:sz="0" w:space="0" w:color="auto"/>
        <w:left w:val="none" w:sz="0" w:space="0" w:color="auto"/>
        <w:bottom w:val="none" w:sz="0" w:space="0" w:color="auto"/>
        <w:right w:val="none" w:sz="0" w:space="0" w:color="auto"/>
      </w:divBdr>
    </w:div>
    <w:div w:id="2077894797">
      <w:bodyDiv w:val="1"/>
      <w:marLeft w:val="0"/>
      <w:marRight w:val="0"/>
      <w:marTop w:val="0"/>
      <w:marBottom w:val="0"/>
      <w:divBdr>
        <w:top w:val="none" w:sz="0" w:space="0" w:color="auto"/>
        <w:left w:val="none" w:sz="0" w:space="0" w:color="auto"/>
        <w:bottom w:val="none" w:sz="0" w:space="0" w:color="auto"/>
        <w:right w:val="none" w:sz="0" w:space="0" w:color="auto"/>
      </w:divBdr>
    </w:div>
    <w:div w:id="2078087184">
      <w:bodyDiv w:val="1"/>
      <w:marLeft w:val="0"/>
      <w:marRight w:val="0"/>
      <w:marTop w:val="0"/>
      <w:marBottom w:val="0"/>
      <w:divBdr>
        <w:top w:val="none" w:sz="0" w:space="0" w:color="auto"/>
        <w:left w:val="none" w:sz="0" w:space="0" w:color="auto"/>
        <w:bottom w:val="none" w:sz="0" w:space="0" w:color="auto"/>
        <w:right w:val="none" w:sz="0" w:space="0" w:color="auto"/>
      </w:divBdr>
    </w:div>
    <w:div w:id="2078281024">
      <w:bodyDiv w:val="1"/>
      <w:marLeft w:val="0"/>
      <w:marRight w:val="0"/>
      <w:marTop w:val="0"/>
      <w:marBottom w:val="0"/>
      <w:divBdr>
        <w:top w:val="none" w:sz="0" w:space="0" w:color="auto"/>
        <w:left w:val="none" w:sz="0" w:space="0" w:color="auto"/>
        <w:bottom w:val="none" w:sz="0" w:space="0" w:color="auto"/>
        <w:right w:val="none" w:sz="0" w:space="0" w:color="auto"/>
      </w:divBdr>
    </w:div>
    <w:div w:id="2078357302">
      <w:bodyDiv w:val="1"/>
      <w:marLeft w:val="0"/>
      <w:marRight w:val="0"/>
      <w:marTop w:val="0"/>
      <w:marBottom w:val="0"/>
      <w:divBdr>
        <w:top w:val="none" w:sz="0" w:space="0" w:color="auto"/>
        <w:left w:val="none" w:sz="0" w:space="0" w:color="auto"/>
        <w:bottom w:val="none" w:sz="0" w:space="0" w:color="auto"/>
        <w:right w:val="none" w:sz="0" w:space="0" w:color="auto"/>
      </w:divBdr>
    </w:div>
    <w:div w:id="2078432893">
      <w:bodyDiv w:val="1"/>
      <w:marLeft w:val="0"/>
      <w:marRight w:val="0"/>
      <w:marTop w:val="0"/>
      <w:marBottom w:val="0"/>
      <w:divBdr>
        <w:top w:val="none" w:sz="0" w:space="0" w:color="auto"/>
        <w:left w:val="none" w:sz="0" w:space="0" w:color="auto"/>
        <w:bottom w:val="none" w:sz="0" w:space="0" w:color="auto"/>
        <w:right w:val="none" w:sz="0" w:space="0" w:color="auto"/>
      </w:divBdr>
    </w:div>
    <w:div w:id="2078479675">
      <w:bodyDiv w:val="1"/>
      <w:marLeft w:val="0"/>
      <w:marRight w:val="0"/>
      <w:marTop w:val="0"/>
      <w:marBottom w:val="0"/>
      <w:divBdr>
        <w:top w:val="none" w:sz="0" w:space="0" w:color="auto"/>
        <w:left w:val="none" w:sz="0" w:space="0" w:color="auto"/>
        <w:bottom w:val="none" w:sz="0" w:space="0" w:color="auto"/>
        <w:right w:val="none" w:sz="0" w:space="0" w:color="auto"/>
      </w:divBdr>
    </w:div>
    <w:div w:id="2078703483">
      <w:bodyDiv w:val="1"/>
      <w:marLeft w:val="0"/>
      <w:marRight w:val="0"/>
      <w:marTop w:val="0"/>
      <w:marBottom w:val="0"/>
      <w:divBdr>
        <w:top w:val="none" w:sz="0" w:space="0" w:color="auto"/>
        <w:left w:val="none" w:sz="0" w:space="0" w:color="auto"/>
        <w:bottom w:val="none" w:sz="0" w:space="0" w:color="auto"/>
        <w:right w:val="none" w:sz="0" w:space="0" w:color="auto"/>
      </w:divBdr>
    </w:div>
    <w:div w:id="2078740515">
      <w:bodyDiv w:val="1"/>
      <w:marLeft w:val="0"/>
      <w:marRight w:val="0"/>
      <w:marTop w:val="0"/>
      <w:marBottom w:val="0"/>
      <w:divBdr>
        <w:top w:val="none" w:sz="0" w:space="0" w:color="auto"/>
        <w:left w:val="none" w:sz="0" w:space="0" w:color="auto"/>
        <w:bottom w:val="none" w:sz="0" w:space="0" w:color="auto"/>
        <w:right w:val="none" w:sz="0" w:space="0" w:color="auto"/>
      </w:divBdr>
    </w:div>
    <w:div w:id="2078819279">
      <w:bodyDiv w:val="1"/>
      <w:marLeft w:val="0"/>
      <w:marRight w:val="0"/>
      <w:marTop w:val="0"/>
      <w:marBottom w:val="0"/>
      <w:divBdr>
        <w:top w:val="none" w:sz="0" w:space="0" w:color="auto"/>
        <w:left w:val="none" w:sz="0" w:space="0" w:color="auto"/>
        <w:bottom w:val="none" w:sz="0" w:space="0" w:color="auto"/>
        <w:right w:val="none" w:sz="0" w:space="0" w:color="auto"/>
      </w:divBdr>
    </w:div>
    <w:div w:id="2078821792">
      <w:bodyDiv w:val="1"/>
      <w:marLeft w:val="0"/>
      <w:marRight w:val="0"/>
      <w:marTop w:val="0"/>
      <w:marBottom w:val="0"/>
      <w:divBdr>
        <w:top w:val="none" w:sz="0" w:space="0" w:color="auto"/>
        <w:left w:val="none" w:sz="0" w:space="0" w:color="auto"/>
        <w:bottom w:val="none" w:sz="0" w:space="0" w:color="auto"/>
        <w:right w:val="none" w:sz="0" w:space="0" w:color="auto"/>
      </w:divBdr>
    </w:div>
    <w:div w:id="2078891190">
      <w:bodyDiv w:val="1"/>
      <w:marLeft w:val="0"/>
      <w:marRight w:val="0"/>
      <w:marTop w:val="0"/>
      <w:marBottom w:val="0"/>
      <w:divBdr>
        <w:top w:val="none" w:sz="0" w:space="0" w:color="auto"/>
        <w:left w:val="none" w:sz="0" w:space="0" w:color="auto"/>
        <w:bottom w:val="none" w:sz="0" w:space="0" w:color="auto"/>
        <w:right w:val="none" w:sz="0" w:space="0" w:color="auto"/>
      </w:divBdr>
    </w:div>
    <w:div w:id="2079012690">
      <w:bodyDiv w:val="1"/>
      <w:marLeft w:val="0"/>
      <w:marRight w:val="0"/>
      <w:marTop w:val="0"/>
      <w:marBottom w:val="0"/>
      <w:divBdr>
        <w:top w:val="none" w:sz="0" w:space="0" w:color="auto"/>
        <w:left w:val="none" w:sz="0" w:space="0" w:color="auto"/>
        <w:bottom w:val="none" w:sz="0" w:space="0" w:color="auto"/>
        <w:right w:val="none" w:sz="0" w:space="0" w:color="auto"/>
      </w:divBdr>
    </w:div>
    <w:div w:id="2079672692">
      <w:bodyDiv w:val="1"/>
      <w:marLeft w:val="0"/>
      <w:marRight w:val="0"/>
      <w:marTop w:val="0"/>
      <w:marBottom w:val="0"/>
      <w:divBdr>
        <w:top w:val="none" w:sz="0" w:space="0" w:color="auto"/>
        <w:left w:val="none" w:sz="0" w:space="0" w:color="auto"/>
        <w:bottom w:val="none" w:sz="0" w:space="0" w:color="auto"/>
        <w:right w:val="none" w:sz="0" w:space="0" w:color="auto"/>
      </w:divBdr>
    </w:div>
    <w:div w:id="2079787069">
      <w:bodyDiv w:val="1"/>
      <w:marLeft w:val="0"/>
      <w:marRight w:val="0"/>
      <w:marTop w:val="0"/>
      <w:marBottom w:val="0"/>
      <w:divBdr>
        <w:top w:val="none" w:sz="0" w:space="0" w:color="auto"/>
        <w:left w:val="none" w:sz="0" w:space="0" w:color="auto"/>
        <w:bottom w:val="none" w:sz="0" w:space="0" w:color="auto"/>
        <w:right w:val="none" w:sz="0" w:space="0" w:color="auto"/>
      </w:divBdr>
    </w:div>
    <w:div w:id="2079858305">
      <w:bodyDiv w:val="1"/>
      <w:marLeft w:val="0"/>
      <w:marRight w:val="0"/>
      <w:marTop w:val="0"/>
      <w:marBottom w:val="0"/>
      <w:divBdr>
        <w:top w:val="none" w:sz="0" w:space="0" w:color="auto"/>
        <w:left w:val="none" w:sz="0" w:space="0" w:color="auto"/>
        <w:bottom w:val="none" w:sz="0" w:space="0" w:color="auto"/>
        <w:right w:val="none" w:sz="0" w:space="0" w:color="auto"/>
      </w:divBdr>
    </w:div>
    <w:div w:id="2080251714">
      <w:bodyDiv w:val="1"/>
      <w:marLeft w:val="0"/>
      <w:marRight w:val="0"/>
      <w:marTop w:val="0"/>
      <w:marBottom w:val="0"/>
      <w:divBdr>
        <w:top w:val="none" w:sz="0" w:space="0" w:color="auto"/>
        <w:left w:val="none" w:sz="0" w:space="0" w:color="auto"/>
        <w:bottom w:val="none" w:sz="0" w:space="0" w:color="auto"/>
        <w:right w:val="none" w:sz="0" w:space="0" w:color="auto"/>
      </w:divBdr>
    </w:div>
    <w:div w:id="2080588539">
      <w:bodyDiv w:val="1"/>
      <w:marLeft w:val="0"/>
      <w:marRight w:val="0"/>
      <w:marTop w:val="0"/>
      <w:marBottom w:val="0"/>
      <w:divBdr>
        <w:top w:val="none" w:sz="0" w:space="0" w:color="auto"/>
        <w:left w:val="none" w:sz="0" w:space="0" w:color="auto"/>
        <w:bottom w:val="none" w:sz="0" w:space="0" w:color="auto"/>
        <w:right w:val="none" w:sz="0" w:space="0" w:color="auto"/>
      </w:divBdr>
    </w:div>
    <w:div w:id="2080781768">
      <w:bodyDiv w:val="1"/>
      <w:marLeft w:val="0"/>
      <w:marRight w:val="0"/>
      <w:marTop w:val="0"/>
      <w:marBottom w:val="0"/>
      <w:divBdr>
        <w:top w:val="none" w:sz="0" w:space="0" w:color="auto"/>
        <w:left w:val="none" w:sz="0" w:space="0" w:color="auto"/>
        <w:bottom w:val="none" w:sz="0" w:space="0" w:color="auto"/>
        <w:right w:val="none" w:sz="0" w:space="0" w:color="auto"/>
      </w:divBdr>
    </w:div>
    <w:div w:id="2080980022">
      <w:bodyDiv w:val="1"/>
      <w:marLeft w:val="0"/>
      <w:marRight w:val="0"/>
      <w:marTop w:val="0"/>
      <w:marBottom w:val="0"/>
      <w:divBdr>
        <w:top w:val="none" w:sz="0" w:space="0" w:color="auto"/>
        <w:left w:val="none" w:sz="0" w:space="0" w:color="auto"/>
        <w:bottom w:val="none" w:sz="0" w:space="0" w:color="auto"/>
        <w:right w:val="none" w:sz="0" w:space="0" w:color="auto"/>
      </w:divBdr>
    </w:div>
    <w:div w:id="2080983584">
      <w:bodyDiv w:val="1"/>
      <w:marLeft w:val="0"/>
      <w:marRight w:val="0"/>
      <w:marTop w:val="0"/>
      <w:marBottom w:val="0"/>
      <w:divBdr>
        <w:top w:val="none" w:sz="0" w:space="0" w:color="auto"/>
        <w:left w:val="none" w:sz="0" w:space="0" w:color="auto"/>
        <w:bottom w:val="none" w:sz="0" w:space="0" w:color="auto"/>
        <w:right w:val="none" w:sz="0" w:space="0" w:color="auto"/>
      </w:divBdr>
    </w:div>
    <w:div w:id="2081051722">
      <w:bodyDiv w:val="1"/>
      <w:marLeft w:val="0"/>
      <w:marRight w:val="0"/>
      <w:marTop w:val="0"/>
      <w:marBottom w:val="0"/>
      <w:divBdr>
        <w:top w:val="none" w:sz="0" w:space="0" w:color="auto"/>
        <w:left w:val="none" w:sz="0" w:space="0" w:color="auto"/>
        <w:bottom w:val="none" w:sz="0" w:space="0" w:color="auto"/>
        <w:right w:val="none" w:sz="0" w:space="0" w:color="auto"/>
      </w:divBdr>
    </w:div>
    <w:div w:id="2081295218">
      <w:bodyDiv w:val="1"/>
      <w:marLeft w:val="0"/>
      <w:marRight w:val="0"/>
      <w:marTop w:val="0"/>
      <w:marBottom w:val="0"/>
      <w:divBdr>
        <w:top w:val="none" w:sz="0" w:space="0" w:color="auto"/>
        <w:left w:val="none" w:sz="0" w:space="0" w:color="auto"/>
        <w:bottom w:val="none" w:sz="0" w:space="0" w:color="auto"/>
        <w:right w:val="none" w:sz="0" w:space="0" w:color="auto"/>
      </w:divBdr>
    </w:div>
    <w:div w:id="2081365342">
      <w:bodyDiv w:val="1"/>
      <w:marLeft w:val="0"/>
      <w:marRight w:val="0"/>
      <w:marTop w:val="0"/>
      <w:marBottom w:val="0"/>
      <w:divBdr>
        <w:top w:val="none" w:sz="0" w:space="0" w:color="auto"/>
        <w:left w:val="none" w:sz="0" w:space="0" w:color="auto"/>
        <w:bottom w:val="none" w:sz="0" w:space="0" w:color="auto"/>
        <w:right w:val="none" w:sz="0" w:space="0" w:color="auto"/>
      </w:divBdr>
    </w:div>
    <w:div w:id="2081632136">
      <w:bodyDiv w:val="1"/>
      <w:marLeft w:val="0"/>
      <w:marRight w:val="0"/>
      <w:marTop w:val="0"/>
      <w:marBottom w:val="0"/>
      <w:divBdr>
        <w:top w:val="none" w:sz="0" w:space="0" w:color="auto"/>
        <w:left w:val="none" w:sz="0" w:space="0" w:color="auto"/>
        <w:bottom w:val="none" w:sz="0" w:space="0" w:color="auto"/>
        <w:right w:val="none" w:sz="0" w:space="0" w:color="auto"/>
      </w:divBdr>
    </w:div>
    <w:div w:id="2082023080">
      <w:bodyDiv w:val="1"/>
      <w:marLeft w:val="0"/>
      <w:marRight w:val="0"/>
      <w:marTop w:val="0"/>
      <w:marBottom w:val="0"/>
      <w:divBdr>
        <w:top w:val="none" w:sz="0" w:space="0" w:color="auto"/>
        <w:left w:val="none" w:sz="0" w:space="0" w:color="auto"/>
        <w:bottom w:val="none" w:sz="0" w:space="0" w:color="auto"/>
        <w:right w:val="none" w:sz="0" w:space="0" w:color="auto"/>
      </w:divBdr>
    </w:div>
    <w:div w:id="2082218788">
      <w:bodyDiv w:val="1"/>
      <w:marLeft w:val="0"/>
      <w:marRight w:val="0"/>
      <w:marTop w:val="0"/>
      <w:marBottom w:val="0"/>
      <w:divBdr>
        <w:top w:val="none" w:sz="0" w:space="0" w:color="auto"/>
        <w:left w:val="none" w:sz="0" w:space="0" w:color="auto"/>
        <w:bottom w:val="none" w:sz="0" w:space="0" w:color="auto"/>
        <w:right w:val="none" w:sz="0" w:space="0" w:color="auto"/>
      </w:divBdr>
    </w:div>
    <w:div w:id="2082287076">
      <w:bodyDiv w:val="1"/>
      <w:marLeft w:val="0"/>
      <w:marRight w:val="0"/>
      <w:marTop w:val="0"/>
      <w:marBottom w:val="0"/>
      <w:divBdr>
        <w:top w:val="none" w:sz="0" w:space="0" w:color="auto"/>
        <w:left w:val="none" w:sz="0" w:space="0" w:color="auto"/>
        <w:bottom w:val="none" w:sz="0" w:space="0" w:color="auto"/>
        <w:right w:val="none" w:sz="0" w:space="0" w:color="auto"/>
      </w:divBdr>
    </w:div>
    <w:div w:id="2082437441">
      <w:bodyDiv w:val="1"/>
      <w:marLeft w:val="0"/>
      <w:marRight w:val="0"/>
      <w:marTop w:val="0"/>
      <w:marBottom w:val="0"/>
      <w:divBdr>
        <w:top w:val="none" w:sz="0" w:space="0" w:color="auto"/>
        <w:left w:val="none" w:sz="0" w:space="0" w:color="auto"/>
        <w:bottom w:val="none" w:sz="0" w:space="0" w:color="auto"/>
        <w:right w:val="none" w:sz="0" w:space="0" w:color="auto"/>
      </w:divBdr>
    </w:div>
    <w:div w:id="2082481490">
      <w:bodyDiv w:val="1"/>
      <w:marLeft w:val="0"/>
      <w:marRight w:val="0"/>
      <w:marTop w:val="0"/>
      <w:marBottom w:val="0"/>
      <w:divBdr>
        <w:top w:val="none" w:sz="0" w:space="0" w:color="auto"/>
        <w:left w:val="none" w:sz="0" w:space="0" w:color="auto"/>
        <w:bottom w:val="none" w:sz="0" w:space="0" w:color="auto"/>
        <w:right w:val="none" w:sz="0" w:space="0" w:color="auto"/>
      </w:divBdr>
    </w:div>
    <w:div w:id="2082484697">
      <w:bodyDiv w:val="1"/>
      <w:marLeft w:val="0"/>
      <w:marRight w:val="0"/>
      <w:marTop w:val="0"/>
      <w:marBottom w:val="0"/>
      <w:divBdr>
        <w:top w:val="none" w:sz="0" w:space="0" w:color="auto"/>
        <w:left w:val="none" w:sz="0" w:space="0" w:color="auto"/>
        <w:bottom w:val="none" w:sz="0" w:space="0" w:color="auto"/>
        <w:right w:val="none" w:sz="0" w:space="0" w:color="auto"/>
      </w:divBdr>
    </w:div>
    <w:div w:id="2082751724">
      <w:bodyDiv w:val="1"/>
      <w:marLeft w:val="0"/>
      <w:marRight w:val="0"/>
      <w:marTop w:val="0"/>
      <w:marBottom w:val="0"/>
      <w:divBdr>
        <w:top w:val="none" w:sz="0" w:space="0" w:color="auto"/>
        <w:left w:val="none" w:sz="0" w:space="0" w:color="auto"/>
        <w:bottom w:val="none" w:sz="0" w:space="0" w:color="auto"/>
        <w:right w:val="none" w:sz="0" w:space="0" w:color="auto"/>
      </w:divBdr>
    </w:div>
    <w:div w:id="2082831017">
      <w:bodyDiv w:val="1"/>
      <w:marLeft w:val="0"/>
      <w:marRight w:val="0"/>
      <w:marTop w:val="0"/>
      <w:marBottom w:val="0"/>
      <w:divBdr>
        <w:top w:val="none" w:sz="0" w:space="0" w:color="auto"/>
        <w:left w:val="none" w:sz="0" w:space="0" w:color="auto"/>
        <w:bottom w:val="none" w:sz="0" w:space="0" w:color="auto"/>
        <w:right w:val="none" w:sz="0" w:space="0" w:color="auto"/>
      </w:divBdr>
    </w:div>
    <w:div w:id="2083260237">
      <w:bodyDiv w:val="1"/>
      <w:marLeft w:val="0"/>
      <w:marRight w:val="0"/>
      <w:marTop w:val="0"/>
      <w:marBottom w:val="0"/>
      <w:divBdr>
        <w:top w:val="none" w:sz="0" w:space="0" w:color="auto"/>
        <w:left w:val="none" w:sz="0" w:space="0" w:color="auto"/>
        <w:bottom w:val="none" w:sz="0" w:space="0" w:color="auto"/>
        <w:right w:val="none" w:sz="0" w:space="0" w:color="auto"/>
      </w:divBdr>
    </w:div>
    <w:div w:id="2084138283">
      <w:bodyDiv w:val="1"/>
      <w:marLeft w:val="0"/>
      <w:marRight w:val="0"/>
      <w:marTop w:val="0"/>
      <w:marBottom w:val="0"/>
      <w:divBdr>
        <w:top w:val="none" w:sz="0" w:space="0" w:color="auto"/>
        <w:left w:val="none" w:sz="0" w:space="0" w:color="auto"/>
        <w:bottom w:val="none" w:sz="0" w:space="0" w:color="auto"/>
        <w:right w:val="none" w:sz="0" w:space="0" w:color="auto"/>
      </w:divBdr>
    </w:div>
    <w:div w:id="2084334237">
      <w:bodyDiv w:val="1"/>
      <w:marLeft w:val="0"/>
      <w:marRight w:val="0"/>
      <w:marTop w:val="0"/>
      <w:marBottom w:val="0"/>
      <w:divBdr>
        <w:top w:val="none" w:sz="0" w:space="0" w:color="auto"/>
        <w:left w:val="none" w:sz="0" w:space="0" w:color="auto"/>
        <w:bottom w:val="none" w:sz="0" w:space="0" w:color="auto"/>
        <w:right w:val="none" w:sz="0" w:space="0" w:color="auto"/>
      </w:divBdr>
    </w:div>
    <w:div w:id="2084526065">
      <w:bodyDiv w:val="1"/>
      <w:marLeft w:val="0"/>
      <w:marRight w:val="0"/>
      <w:marTop w:val="0"/>
      <w:marBottom w:val="0"/>
      <w:divBdr>
        <w:top w:val="none" w:sz="0" w:space="0" w:color="auto"/>
        <w:left w:val="none" w:sz="0" w:space="0" w:color="auto"/>
        <w:bottom w:val="none" w:sz="0" w:space="0" w:color="auto"/>
        <w:right w:val="none" w:sz="0" w:space="0" w:color="auto"/>
      </w:divBdr>
    </w:div>
    <w:div w:id="2084794787">
      <w:bodyDiv w:val="1"/>
      <w:marLeft w:val="0"/>
      <w:marRight w:val="0"/>
      <w:marTop w:val="0"/>
      <w:marBottom w:val="0"/>
      <w:divBdr>
        <w:top w:val="none" w:sz="0" w:space="0" w:color="auto"/>
        <w:left w:val="none" w:sz="0" w:space="0" w:color="auto"/>
        <w:bottom w:val="none" w:sz="0" w:space="0" w:color="auto"/>
        <w:right w:val="none" w:sz="0" w:space="0" w:color="auto"/>
      </w:divBdr>
    </w:div>
    <w:div w:id="2085029003">
      <w:bodyDiv w:val="1"/>
      <w:marLeft w:val="0"/>
      <w:marRight w:val="0"/>
      <w:marTop w:val="0"/>
      <w:marBottom w:val="0"/>
      <w:divBdr>
        <w:top w:val="none" w:sz="0" w:space="0" w:color="auto"/>
        <w:left w:val="none" w:sz="0" w:space="0" w:color="auto"/>
        <w:bottom w:val="none" w:sz="0" w:space="0" w:color="auto"/>
        <w:right w:val="none" w:sz="0" w:space="0" w:color="auto"/>
      </w:divBdr>
    </w:div>
    <w:div w:id="2085253669">
      <w:bodyDiv w:val="1"/>
      <w:marLeft w:val="0"/>
      <w:marRight w:val="0"/>
      <w:marTop w:val="0"/>
      <w:marBottom w:val="0"/>
      <w:divBdr>
        <w:top w:val="none" w:sz="0" w:space="0" w:color="auto"/>
        <w:left w:val="none" w:sz="0" w:space="0" w:color="auto"/>
        <w:bottom w:val="none" w:sz="0" w:space="0" w:color="auto"/>
        <w:right w:val="none" w:sz="0" w:space="0" w:color="auto"/>
      </w:divBdr>
    </w:div>
    <w:div w:id="2085300476">
      <w:bodyDiv w:val="1"/>
      <w:marLeft w:val="0"/>
      <w:marRight w:val="0"/>
      <w:marTop w:val="0"/>
      <w:marBottom w:val="0"/>
      <w:divBdr>
        <w:top w:val="none" w:sz="0" w:space="0" w:color="auto"/>
        <w:left w:val="none" w:sz="0" w:space="0" w:color="auto"/>
        <w:bottom w:val="none" w:sz="0" w:space="0" w:color="auto"/>
        <w:right w:val="none" w:sz="0" w:space="0" w:color="auto"/>
      </w:divBdr>
    </w:div>
    <w:div w:id="2085495111">
      <w:bodyDiv w:val="1"/>
      <w:marLeft w:val="0"/>
      <w:marRight w:val="0"/>
      <w:marTop w:val="0"/>
      <w:marBottom w:val="0"/>
      <w:divBdr>
        <w:top w:val="none" w:sz="0" w:space="0" w:color="auto"/>
        <w:left w:val="none" w:sz="0" w:space="0" w:color="auto"/>
        <w:bottom w:val="none" w:sz="0" w:space="0" w:color="auto"/>
        <w:right w:val="none" w:sz="0" w:space="0" w:color="auto"/>
      </w:divBdr>
    </w:div>
    <w:div w:id="2085949930">
      <w:bodyDiv w:val="1"/>
      <w:marLeft w:val="0"/>
      <w:marRight w:val="0"/>
      <w:marTop w:val="0"/>
      <w:marBottom w:val="0"/>
      <w:divBdr>
        <w:top w:val="none" w:sz="0" w:space="0" w:color="auto"/>
        <w:left w:val="none" w:sz="0" w:space="0" w:color="auto"/>
        <w:bottom w:val="none" w:sz="0" w:space="0" w:color="auto"/>
        <w:right w:val="none" w:sz="0" w:space="0" w:color="auto"/>
      </w:divBdr>
    </w:div>
    <w:div w:id="2086300162">
      <w:bodyDiv w:val="1"/>
      <w:marLeft w:val="0"/>
      <w:marRight w:val="0"/>
      <w:marTop w:val="0"/>
      <w:marBottom w:val="0"/>
      <w:divBdr>
        <w:top w:val="none" w:sz="0" w:space="0" w:color="auto"/>
        <w:left w:val="none" w:sz="0" w:space="0" w:color="auto"/>
        <w:bottom w:val="none" w:sz="0" w:space="0" w:color="auto"/>
        <w:right w:val="none" w:sz="0" w:space="0" w:color="auto"/>
      </w:divBdr>
    </w:div>
    <w:div w:id="2086417467">
      <w:bodyDiv w:val="1"/>
      <w:marLeft w:val="0"/>
      <w:marRight w:val="0"/>
      <w:marTop w:val="0"/>
      <w:marBottom w:val="0"/>
      <w:divBdr>
        <w:top w:val="none" w:sz="0" w:space="0" w:color="auto"/>
        <w:left w:val="none" w:sz="0" w:space="0" w:color="auto"/>
        <w:bottom w:val="none" w:sz="0" w:space="0" w:color="auto"/>
        <w:right w:val="none" w:sz="0" w:space="0" w:color="auto"/>
      </w:divBdr>
    </w:div>
    <w:div w:id="2086564246">
      <w:bodyDiv w:val="1"/>
      <w:marLeft w:val="0"/>
      <w:marRight w:val="0"/>
      <w:marTop w:val="0"/>
      <w:marBottom w:val="0"/>
      <w:divBdr>
        <w:top w:val="none" w:sz="0" w:space="0" w:color="auto"/>
        <w:left w:val="none" w:sz="0" w:space="0" w:color="auto"/>
        <w:bottom w:val="none" w:sz="0" w:space="0" w:color="auto"/>
        <w:right w:val="none" w:sz="0" w:space="0" w:color="auto"/>
      </w:divBdr>
    </w:div>
    <w:div w:id="2086829724">
      <w:bodyDiv w:val="1"/>
      <w:marLeft w:val="0"/>
      <w:marRight w:val="0"/>
      <w:marTop w:val="0"/>
      <w:marBottom w:val="0"/>
      <w:divBdr>
        <w:top w:val="none" w:sz="0" w:space="0" w:color="auto"/>
        <w:left w:val="none" w:sz="0" w:space="0" w:color="auto"/>
        <w:bottom w:val="none" w:sz="0" w:space="0" w:color="auto"/>
        <w:right w:val="none" w:sz="0" w:space="0" w:color="auto"/>
      </w:divBdr>
    </w:div>
    <w:div w:id="2086871711">
      <w:bodyDiv w:val="1"/>
      <w:marLeft w:val="0"/>
      <w:marRight w:val="0"/>
      <w:marTop w:val="0"/>
      <w:marBottom w:val="0"/>
      <w:divBdr>
        <w:top w:val="none" w:sz="0" w:space="0" w:color="auto"/>
        <w:left w:val="none" w:sz="0" w:space="0" w:color="auto"/>
        <w:bottom w:val="none" w:sz="0" w:space="0" w:color="auto"/>
        <w:right w:val="none" w:sz="0" w:space="0" w:color="auto"/>
      </w:divBdr>
    </w:div>
    <w:div w:id="2086878644">
      <w:bodyDiv w:val="1"/>
      <w:marLeft w:val="0"/>
      <w:marRight w:val="0"/>
      <w:marTop w:val="0"/>
      <w:marBottom w:val="0"/>
      <w:divBdr>
        <w:top w:val="none" w:sz="0" w:space="0" w:color="auto"/>
        <w:left w:val="none" w:sz="0" w:space="0" w:color="auto"/>
        <w:bottom w:val="none" w:sz="0" w:space="0" w:color="auto"/>
        <w:right w:val="none" w:sz="0" w:space="0" w:color="auto"/>
      </w:divBdr>
    </w:div>
    <w:div w:id="2086948176">
      <w:bodyDiv w:val="1"/>
      <w:marLeft w:val="0"/>
      <w:marRight w:val="0"/>
      <w:marTop w:val="0"/>
      <w:marBottom w:val="0"/>
      <w:divBdr>
        <w:top w:val="none" w:sz="0" w:space="0" w:color="auto"/>
        <w:left w:val="none" w:sz="0" w:space="0" w:color="auto"/>
        <w:bottom w:val="none" w:sz="0" w:space="0" w:color="auto"/>
        <w:right w:val="none" w:sz="0" w:space="0" w:color="auto"/>
      </w:divBdr>
    </w:div>
    <w:div w:id="2087415741">
      <w:bodyDiv w:val="1"/>
      <w:marLeft w:val="0"/>
      <w:marRight w:val="0"/>
      <w:marTop w:val="0"/>
      <w:marBottom w:val="0"/>
      <w:divBdr>
        <w:top w:val="none" w:sz="0" w:space="0" w:color="auto"/>
        <w:left w:val="none" w:sz="0" w:space="0" w:color="auto"/>
        <w:bottom w:val="none" w:sz="0" w:space="0" w:color="auto"/>
        <w:right w:val="none" w:sz="0" w:space="0" w:color="auto"/>
      </w:divBdr>
    </w:div>
    <w:div w:id="2088065054">
      <w:bodyDiv w:val="1"/>
      <w:marLeft w:val="0"/>
      <w:marRight w:val="0"/>
      <w:marTop w:val="0"/>
      <w:marBottom w:val="0"/>
      <w:divBdr>
        <w:top w:val="none" w:sz="0" w:space="0" w:color="auto"/>
        <w:left w:val="none" w:sz="0" w:space="0" w:color="auto"/>
        <w:bottom w:val="none" w:sz="0" w:space="0" w:color="auto"/>
        <w:right w:val="none" w:sz="0" w:space="0" w:color="auto"/>
      </w:divBdr>
    </w:div>
    <w:div w:id="2088072704">
      <w:bodyDiv w:val="1"/>
      <w:marLeft w:val="0"/>
      <w:marRight w:val="0"/>
      <w:marTop w:val="0"/>
      <w:marBottom w:val="0"/>
      <w:divBdr>
        <w:top w:val="none" w:sz="0" w:space="0" w:color="auto"/>
        <w:left w:val="none" w:sz="0" w:space="0" w:color="auto"/>
        <w:bottom w:val="none" w:sz="0" w:space="0" w:color="auto"/>
        <w:right w:val="none" w:sz="0" w:space="0" w:color="auto"/>
      </w:divBdr>
    </w:div>
    <w:div w:id="2088072749">
      <w:bodyDiv w:val="1"/>
      <w:marLeft w:val="0"/>
      <w:marRight w:val="0"/>
      <w:marTop w:val="0"/>
      <w:marBottom w:val="0"/>
      <w:divBdr>
        <w:top w:val="none" w:sz="0" w:space="0" w:color="auto"/>
        <w:left w:val="none" w:sz="0" w:space="0" w:color="auto"/>
        <w:bottom w:val="none" w:sz="0" w:space="0" w:color="auto"/>
        <w:right w:val="none" w:sz="0" w:space="0" w:color="auto"/>
      </w:divBdr>
    </w:div>
    <w:div w:id="2088185962">
      <w:bodyDiv w:val="1"/>
      <w:marLeft w:val="0"/>
      <w:marRight w:val="0"/>
      <w:marTop w:val="0"/>
      <w:marBottom w:val="0"/>
      <w:divBdr>
        <w:top w:val="none" w:sz="0" w:space="0" w:color="auto"/>
        <w:left w:val="none" w:sz="0" w:space="0" w:color="auto"/>
        <w:bottom w:val="none" w:sz="0" w:space="0" w:color="auto"/>
        <w:right w:val="none" w:sz="0" w:space="0" w:color="auto"/>
      </w:divBdr>
    </w:div>
    <w:div w:id="2088191696">
      <w:bodyDiv w:val="1"/>
      <w:marLeft w:val="0"/>
      <w:marRight w:val="0"/>
      <w:marTop w:val="0"/>
      <w:marBottom w:val="0"/>
      <w:divBdr>
        <w:top w:val="none" w:sz="0" w:space="0" w:color="auto"/>
        <w:left w:val="none" w:sz="0" w:space="0" w:color="auto"/>
        <w:bottom w:val="none" w:sz="0" w:space="0" w:color="auto"/>
        <w:right w:val="none" w:sz="0" w:space="0" w:color="auto"/>
      </w:divBdr>
    </w:div>
    <w:div w:id="2088260994">
      <w:bodyDiv w:val="1"/>
      <w:marLeft w:val="0"/>
      <w:marRight w:val="0"/>
      <w:marTop w:val="0"/>
      <w:marBottom w:val="0"/>
      <w:divBdr>
        <w:top w:val="none" w:sz="0" w:space="0" w:color="auto"/>
        <w:left w:val="none" w:sz="0" w:space="0" w:color="auto"/>
        <w:bottom w:val="none" w:sz="0" w:space="0" w:color="auto"/>
        <w:right w:val="none" w:sz="0" w:space="0" w:color="auto"/>
      </w:divBdr>
    </w:div>
    <w:div w:id="2088309182">
      <w:bodyDiv w:val="1"/>
      <w:marLeft w:val="0"/>
      <w:marRight w:val="0"/>
      <w:marTop w:val="0"/>
      <w:marBottom w:val="0"/>
      <w:divBdr>
        <w:top w:val="none" w:sz="0" w:space="0" w:color="auto"/>
        <w:left w:val="none" w:sz="0" w:space="0" w:color="auto"/>
        <w:bottom w:val="none" w:sz="0" w:space="0" w:color="auto"/>
        <w:right w:val="none" w:sz="0" w:space="0" w:color="auto"/>
      </w:divBdr>
    </w:div>
    <w:div w:id="2088570288">
      <w:bodyDiv w:val="1"/>
      <w:marLeft w:val="0"/>
      <w:marRight w:val="0"/>
      <w:marTop w:val="0"/>
      <w:marBottom w:val="0"/>
      <w:divBdr>
        <w:top w:val="none" w:sz="0" w:space="0" w:color="auto"/>
        <w:left w:val="none" w:sz="0" w:space="0" w:color="auto"/>
        <w:bottom w:val="none" w:sz="0" w:space="0" w:color="auto"/>
        <w:right w:val="none" w:sz="0" w:space="0" w:color="auto"/>
      </w:divBdr>
    </w:div>
    <w:div w:id="2088842045">
      <w:bodyDiv w:val="1"/>
      <w:marLeft w:val="0"/>
      <w:marRight w:val="0"/>
      <w:marTop w:val="0"/>
      <w:marBottom w:val="0"/>
      <w:divBdr>
        <w:top w:val="none" w:sz="0" w:space="0" w:color="auto"/>
        <w:left w:val="none" w:sz="0" w:space="0" w:color="auto"/>
        <w:bottom w:val="none" w:sz="0" w:space="0" w:color="auto"/>
        <w:right w:val="none" w:sz="0" w:space="0" w:color="auto"/>
      </w:divBdr>
    </w:div>
    <w:div w:id="2088914725">
      <w:bodyDiv w:val="1"/>
      <w:marLeft w:val="0"/>
      <w:marRight w:val="0"/>
      <w:marTop w:val="0"/>
      <w:marBottom w:val="0"/>
      <w:divBdr>
        <w:top w:val="none" w:sz="0" w:space="0" w:color="auto"/>
        <w:left w:val="none" w:sz="0" w:space="0" w:color="auto"/>
        <w:bottom w:val="none" w:sz="0" w:space="0" w:color="auto"/>
        <w:right w:val="none" w:sz="0" w:space="0" w:color="auto"/>
      </w:divBdr>
    </w:div>
    <w:div w:id="2088991856">
      <w:bodyDiv w:val="1"/>
      <w:marLeft w:val="0"/>
      <w:marRight w:val="0"/>
      <w:marTop w:val="0"/>
      <w:marBottom w:val="0"/>
      <w:divBdr>
        <w:top w:val="none" w:sz="0" w:space="0" w:color="auto"/>
        <w:left w:val="none" w:sz="0" w:space="0" w:color="auto"/>
        <w:bottom w:val="none" w:sz="0" w:space="0" w:color="auto"/>
        <w:right w:val="none" w:sz="0" w:space="0" w:color="auto"/>
      </w:divBdr>
    </w:div>
    <w:div w:id="2089106788">
      <w:bodyDiv w:val="1"/>
      <w:marLeft w:val="0"/>
      <w:marRight w:val="0"/>
      <w:marTop w:val="0"/>
      <w:marBottom w:val="0"/>
      <w:divBdr>
        <w:top w:val="none" w:sz="0" w:space="0" w:color="auto"/>
        <w:left w:val="none" w:sz="0" w:space="0" w:color="auto"/>
        <w:bottom w:val="none" w:sz="0" w:space="0" w:color="auto"/>
        <w:right w:val="none" w:sz="0" w:space="0" w:color="auto"/>
      </w:divBdr>
    </w:div>
    <w:div w:id="2089879828">
      <w:bodyDiv w:val="1"/>
      <w:marLeft w:val="0"/>
      <w:marRight w:val="0"/>
      <w:marTop w:val="0"/>
      <w:marBottom w:val="0"/>
      <w:divBdr>
        <w:top w:val="none" w:sz="0" w:space="0" w:color="auto"/>
        <w:left w:val="none" w:sz="0" w:space="0" w:color="auto"/>
        <w:bottom w:val="none" w:sz="0" w:space="0" w:color="auto"/>
        <w:right w:val="none" w:sz="0" w:space="0" w:color="auto"/>
      </w:divBdr>
    </w:div>
    <w:div w:id="2090032544">
      <w:bodyDiv w:val="1"/>
      <w:marLeft w:val="0"/>
      <w:marRight w:val="0"/>
      <w:marTop w:val="0"/>
      <w:marBottom w:val="0"/>
      <w:divBdr>
        <w:top w:val="none" w:sz="0" w:space="0" w:color="auto"/>
        <w:left w:val="none" w:sz="0" w:space="0" w:color="auto"/>
        <w:bottom w:val="none" w:sz="0" w:space="0" w:color="auto"/>
        <w:right w:val="none" w:sz="0" w:space="0" w:color="auto"/>
      </w:divBdr>
    </w:div>
    <w:div w:id="2090273934">
      <w:bodyDiv w:val="1"/>
      <w:marLeft w:val="0"/>
      <w:marRight w:val="0"/>
      <w:marTop w:val="0"/>
      <w:marBottom w:val="0"/>
      <w:divBdr>
        <w:top w:val="none" w:sz="0" w:space="0" w:color="auto"/>
        <w:left w:val="none" w:sz="0" w:space="0" w:color="auto"/>
        <w:bottom w:val="none" w:sz="0" w:space="0" w:color="auto"/>
        <w:right w:val="none" w:sz="0" w:space="0" w:color="auto"/>
      </w:divBdr>
    </w:div>
    <w:div w:id="2090348701">
      <w:bodyDiv w:val="1"/>
      <w:marLeft w:val="0"/>
      <w:marRight w:val="0"/>
      <w:marTop w:val="0"/>
      <w:marBottom w:val="0"/>
      <w:divBdr>
        <w:top w:val="none" w:sz="0" w:space="0" w:color="auto"/>
        <w:left w:val="none" w:sz="0" w:space="0" w:color="auto"/>
        <w:bottom w:val="none" w:sz="0" w:space="0" w:color="auto"/>
        <w:right w:val="none" w:sz="0" w:space="0" w:color="auto"/>
      </w:divBdr>
    </w:div>
    <w:div w:id="2090492819">
      <w:bodyDiv w:val="1"/>
      <w:marLeft w:val="0"/>
      <w:marRight w:val="0"/>
      <w:marTop w:val="0"/>
      <w:marBottom w:val="0"/>
      <w:divBdr>
        <w:top w:val="none" w:sz="0" w:space="0" w:color="auto"/>
        <w:left w:val="none" w:sz="0" w:space="0" w:color="auto"/>
        <w:bottom w:val="none" w:sz="0" w:space="0" w:color="auto"/>
        <w:right w:val="none" w:sz="0" w:space="0" w:color="auto"/>
      </w:divBdr>
    </w:div>
    <w:div w:id="2090536842">
      <w:bodyDiv w:val="1"/>
      <w:marLeft w:val="0"/>
      <w:marRight w:val="0"/>
      <w:marTop w:val="0"/>
      <w:marBottom w:val="0"/>
      <w:divBdr>
        <w:top w:val="none" w:sz="0" w:space="0" w:color="auto"/>
        <w:left w:val="none" w:sz="0" w:space="0" w:color="auto"/>
        <w:bottom w:val="none" w:sz="0" w:space="0" w:color="auto"/>
        <w:right w:val="none" w:sz="0" w:space="0" w:color="auto"/>
      </w:divBdr>
    </w:div>
    <w:div w:id="2090541703">
      <w:bodyDiv w:val="1"/>
      <w:marLeft w:val="0"/>
      <w:marRight w:val="0"/>
      <w:marTop w:val="0"/>
      <w:marBottom w:val="0"/>
      <w:divBdr>
        <w:top w:val="none" w:sz="0" w:space="0" w:color="auto"/>
        <w:left w:val="none" w:sz="0" w:space="0" w:color="auto"/>
        <w:bottom w:val="none" w:sz="0" w:space="0" w:color="auto"/>
        <w:right w:val="none" w:sz="0" w:space="0" w:color="auto"/>
      </w:divBdr>
    </w:div>
    <w:div w:id="2090685763">
      <w:bodyDiv w:val="1"/>
      <w:marLeft w:val="0"/>
      <w:marRight w:val="0"/>
      <w:marTop w:val="0"/>
      <w:marBottom w:val="0"/>
      <w:divBdr>
        <w:top w:val="none" w:sz="0" w:space="0" w:color="auto"/>
        <w:left w:val="none" w:sz="0" w:space="0" w:color="auto"/>
        <w:bottom w:val="none" w:sz="0" w:space="0" w:color="auto"/>
        <w:right w:val="none" w:sz="0" w:space="0" w:color="auto"/>
      </w:divBdr>
    </w:div>
    <w:div w:id="2090688602">
      <w:bodyDiv w:val="1"/>
      <w:marLeft w:val="0"/>
      <w:marRight w:val="0"/>
      <w:marTop w:val="0"/>
      <w:marBottom w:val="0"/>
      <w:divBdr>
        <w:top w:val="none" w:sz="0" w:space="0" w:color="auto"/>
        <w:left w:val="none" w:sz="0" w:space="0" w:color="auto"/>
        <w:bottom w:val="none" w:sz="0" w:space="0" w:color="auto"/>
        <w:right w:val="none" w:sz="0" w:space="0" w:color="auto"/>
      </w:divBdr>
    </w:div>
    <w:div w:id="2090808371">
      <w:bodyDiv w:val="1"/>
      <w:marLeft w:val="0"/>
      <w:marRight w:val="0"/>
      <w:marTop w:val="0"/>
      <w:marBottom w:val="0"/>
      <w:divBdr>
        <w:top w:val="none" w:sz="0" w:space="0" w:color="auto"/>
        <w:left w:val="none" w:sz="0" w:space="0" w:color="auto"/>
        <w:bottom w:val="none" w:sz="0" w:space="0" w:color="auto"/>
        <w:right w:val="none" w:sz="0" w:space="0" w:color="auto"/>
      </w:divBdr>
    </w:div>
    <w:div w:id="2090886990">
      <w:bodyDiv w:val="1"/>
      <w:marLeft w:val="0"/>
      <w:marRight w:val="0"/>
      <w:marTop w:val="0"/>
      <w:marBottom w:val="0"/>
      <w:divBdr>
        <w:top w:val="none" w:sz="0" w:space="0" w:color="auto"/>
        <w:left w:val="none" w:sz="0" w:space="0" w:color="auto"/>
        <w:bottom w:val="none" w:sz="0" w:space="0" w:color="auto"/>
        <w:right w:val="none" w:sz="0" w:space="0" w:color="auto"/>
      </w:divBdr>
    </w:div>
    <w:div w:id="2091002497">
      <w:bodyDiv w:val="1"/>
      <w:marLeft w:val="0"/>
      <w:marRight w:val="0"/>
      <w:marTop w:val="0"/>
      <w:marBottom w:val="0"/>
      <w:divBdr>
        <w:top w:val="none" w:sz="0" w:space="0" w:color="auto"/>
        <w:left w:val="none" w:sz="0" w:space="0" w:color="auto"/>
        <w:bottom w:val="none" w:sz="0" w:space="0" w:color="auto"/>
        <w:right w:val="none" w:sz="0" w:space="0" w:color="auto"/>
      </w:divBdr>
    </w:div>
    <w:div w:id="2091004313">
      <w:bodyDiv w:val="1"/>
      <w:marLeft w:val="0"/>
      <w:marRight w:val="0"/>
      <w:marTop w:val="0"/>
      <w:marBottom w:val="0"/>
      <w:divBdr>
        <w:top w:val="none" w:sz="0" w:space="0" w:color="auto"/>
        <w:left w:val="none" w:sz="0" w:space="0" w:color="auto"/>
        <w:bottom w:val="none" w:sz="0" w:space="0" w:color="auto"/>
        <w:right w:val="none" w:sz="0" w:space="0" w:color="auto"/>
      </w:divBdr>
    </w:div>
    <w:div w:id="2091073169">
      <w:bodyDiv w:val="1"/>
      <w:marLeft w:val="0"/>
      <w:marRight w:val="0"/>
      <w:marTop w:val="0"/>
      <w:marBottom w:val="0"/>
      <w:divBdr>
        <w:top w:val="none" w:sz="0" w:space="0" w:color="auto"/>
        <w:left w:val="none" w:sz="0" w:space="0" w:color="auto"/>
        <w:bottom w:val="none" w:sz="0" w:space="0" w:color="auto"/>
        <w:right w:val="none" w:sz="0" w:space="0" w:color="auto"/>
      </w:divBdr>
    </w:div>
    <w:div w:id="2091077862">
      <w:bodyDiv w:val="1"/>
      <w:marLeft w:val="0"/>
      <w:marRight w:val="0"/>
      <w:marTop w:val="0"/>
      <w:marBottom w:val="0"/>
      <w:divBdr>
        <w:top w:val="none" w:sz="0" w:space="0" w:color="auto"/>
        <w:left w:val="none" w:sz="0" w:space="0" w:color="auto"/>
        <w:bottom w:val="none" w:sz="0" w:space="0" w:color="auto"/>
        <w:right w:val="none" w:sz="0" w:space="0" w:color="auto"/>
      </w:divBdr>
    </w:div>
    <w:div w:id="2091270809">
      <w:bodyDiv w:val="1"/>
      <w:marLeft w:val="0"/>
      <w:marRight w:val="0"/>
      <w:marTop w:val="0"/>
      <w:marBottom w:val="0"/>
      <w:divBdr>
        <w:top w:val="none" w:sz="0" w:space="0" w:color="auto"/>
        <w:left w:val="none" w:sz="0" w:space="0" w:color="auto"/>
        <w:bottom w:val="none" w:sz="0" w:space="0" w:color="auto"/>
        <w:right w:val="none" w:sz="0" w:space="0" w:color="auto"/>
      </w:divBdr>
    </w:div>
    <w:div w:id="2091271778">
      <w:bodyDiv w:val="1"/>
      <w:marLeft w:val="0"/>
      <w:marRight w:val="0"/>
      <w:marTop w:val="0"/>
      <w:marBottom w:val="0"/>
      <w:divBdr>
        <w:top w:val="none" w:sz="0" w:space="0" w:color="auto"/>
        <w:left w:val="none" w:sz="0" w:space="0" w:color="auto"/>
        <w:bottom w:val="none" w:sz="0" w:space="0" w:color="auto"/>
        <w:right w:val="none" w:sz="0" w:space="0" w:color="auto"/>
      </w:divBdr>
    </w:div>
    <w:div w:id="2091534660">
      <w:bodyDiv w:val="1"/>
      <w:marLeft w:val="0"/>
      <w:marRight w:val="0"/>
      <w:marTop w:val="0"/>
      <w:marBottom w:val="0"/>
      <w:divBdr>
        <w:top w:val="none" w:sz="0" w:space="0" w:color="auto"/>
        <w:left w:val="none" w:sz="0" w:space="0" w:color="auto"/>
        <w:bottom w:val="none" w:sz="0" w:space="0" w:color="auto"/>
        <w:right w:val="none" w:sz="0" w:space="0" w:color="auto"/>
      </w:divBdr>
    </w:div>
    <w:div w:id="2091810396">
      <w:bodyDiv w:val="1"/>
      <w:marLeft w:val="0"/>
      <w:marRight w:val="0"/>
      <w:marTop w:val="0"/>
      <w:marBottom w:val="0"/>
      <w:divBdr>
        <w:top w:val="none" w:sz="0" w:space="0" w:color="auto"/>
        <w:left w:val="none" w:sz="0" w:space="0" w:color="auto"/>
        <w:bottom w:val="none" w:sz="0" w:space="0" w:color="auto"/>
        <w:right w:val="none" w:sz="0" w:space="0" w:color="auto"/>
      </w:divBdr>
    </w:div>
    <w:div w:id="2092003488">
      <w:bodyDiv w:val="1"/>
      <w:marLeft w:val="0"/>
      <w:marRight w:val="0"/>
      <w:marTop w:val="0"/>
      <w:marBottom w:val="0"/>
      <w:divBdr>
        <w:top w:val="none" w:sz="0" w:space="0" w:color="auto"/>
        <w:left w:val="none" w:sz="0" w:space="0" w:color="auto"/>
        <w:bottom w:val="none" w:sz="0" w:space="0" w:color="auto"/>
        <w:right w:val="none" w:sz="0" w:space="0" w:color="auto"/>
      </w:divBdr>
    </w:div>
    <w:div w:id="2092314275">
      <w:bodyDiv w:val="1"/>
      <w:marLeft w:val="0"/>
      <w:marRight w:val="0"/>
      <w:marTop w:val="0"/>
      <w:marBottom w:val="0"/>
      <w:divBdr>
        <w:top w:val="none" w:sz="0" w:space="0" w:color="auto"/>
        <w:left w:val="none" w:sz="0" w:space="0" w:color="auto"/>
        <w:bottom w:val="none" w:sz="0" w:space="0" w:color="auto"/>
        <w:right w:val="none" w:sz="0" w:space="0" w:color="auto"/>
      </w:divBdr>
    </w:div>
    <w:div w:id="2092315358">
      <w:bodyDiv w:val="1"/>
      <w:marLeft w:val="0"/>
      <w:marRight w:val="0"/>
      <w:marTop w:val="0"/>
      <w:marBottom w:val="0"/>
      <w:divBdr>
        <w:top w:val="none" w:sz="0" w:space="0" w:color="auto"/>
        <w:left w:val="none" w:sz="0" w:space="0" w:color="auto"/>
        <w:bottom w:val="none" w:sz="0" w:space="0" w:color="auto"/>
        <w:right w:val="none" w:sz="0" w:space="0" w:color="auto"/>
      </w:divBdr>
    </w:div>
    <w:div w:id="2092389493">
      <w:bodyDiv w:val="1"/>
      <w:marLeft w:val="0"/>
      <w:marRight w:val="0"/>
      <w:marTop w:val="0"/>
      <w:marBottom w:val="0"/>
      <w:divBdr>
        <w:top w:val="none" w:sz="0" w:space="0" w:color="auto"/>
        <w:left w:val="none" w:sz="0" w:space="0" w:color="auto"/>
        <w:bottom w:val="none" w:sz="0" w:space="0" w:color="auto"/>
        <w:right w:val="none" w:sz="0" w:space="0" w:color="auto"/>
      </w:divBdr>
    </w:div>
    <w:div w:id="2092895253">
      <w:bodyDiv w:val="1"/>
      <w:marLeft w:val="0"/>
      <w:marRight w:val="0"/>
      <w:marTop w:val="0"/>
      <w:marBottom w:val="0"/>
      <w:divBdr>
        <w:top w:val="none" w:sz="0" w:space="0" w:color="auto"/>
        <w:left w:val="none" w:sz="0" w:space="0" w:color="auto"/>
        <w:bottom w:val="none" w:sz="0" w:space="0" w:color="auto"/>
        <w:right w:val="none" w:sz="0" w:space="0" w:color="auto"/>
      </w:divBdr>
    </w:div>
    <w:div w:id="2092970848">
      <w:bodyDiv w:val="1"/>
      <w:marLeft w:val="0"/>
      <w:marRight w:val="0"/>
      <w:marTop w:val="0"/>
      <w:marBottom w:val="0"/>
      <w:divBdr>
        <w:top w:val="none" w:sz="0" w:space="0" w:color="auto"/>
        <w:left w:val="none" w:sz="0" w:space="0" w:color="auto"/>
        <w:bottom w:val="none" w:sz="0" w:space="0" w:color="auto"/>
        <w:right w:val="none" w:sz="0" w:space="0" w:color="auto"/>
      </w:divBdr>
    </w:div>
    <w:div w:id="2093306410">
      <w:bodyDiv w:val="1"/>
      <w:marLeft w:val="0"/>
      <w:marRight w:val="0"/>
      <w:marTop w:val="0"/>
      <w:marBottom w:val="0"/>
      <w:divBdr>
        <w:top w:val="none" w:sz="0" w:space="0" w:color="auto"/>
        <w:left w:val="none" w:sz="0" w:space="0" w:color="auto"/>
        <w:bottom w:val="none" w:sz="0" w:space="0" w:color="auto"/>
        <w:right w:val="none" w:sz="0" w:space="0" w:color="auto"/>
      </w:divBdr>
    </w:div>
    <w:div w:id="2093313258">
      <w:bodyDiv w:val="1"/>
      <w:marLeft w:val="0"/>
      <w:marRight w:val="0"/>
      <w:marTop w:val="0"/>
      <w:marBottom w:val="0"/>
      <w:divBdr>
        <w:top w:val="none" w:sz="0" w:space="0" w:color="auto"/>
        <w:left w:val="none" w:sz="0" w:space="0" w:color="auto"/>
        <w:bottom w:val="none" w:sz="0" w:space="0" w:color="auto"/>
        <w:right w:val="none" w:sz="0" w:space="0" w:color="auto"/>
      </w:divBdr>
    </w:div>
    <w:div w:id="2093355612">
      <w:bodyDiv w:val="1"/>
      <w:marLeft w:val="0"/>
      <w:marRight w:val="0"/>
      <w:marTop w:val="0"/>
      <w:marBottom w:val="0"/>
      <w:divBdr>
        <w:top w:val="none" w:sz="0" w:space="0" w:color="auto"/>
        <w:left w:val="none" w:sz="0" w:space="0" w:color="auto"/>
        <w:bottom w:val="none" w:sz="0" w:space="0" w:color="auto"/>
        <w:right w:val="none" w:sz="0" w:space="0" w:color="auto"/>
      </w:divBdr>
    </w:div>
    <w:div w:id="2093355919">
      <w:bodyDiv w:val="1"/>
      <w:marLeft w:val="0"/>
      <w:marRight w:val="0"/>
      <w:marTop w:val="0"/>
      <w:marBottom w:val="0"/>
      <w:divBdr>
        <w:top w:val="none" w:sz="0" w:space="0" w:color="auto"/>
        <w:left w:val="none" w:sz="0" w:space="0" w:color="auto"/>
        <w:bottom w:val="none" w:sz="0" w:space="0" w:color="auto"/>
        <w:right w:val="none" w:sz="0" w:space="0" w:color="auto"/>
      </w:divBdr>
    </w:div>
    <w:div w:id="2093622415">
      <w:bodyDiv w:val="1"/>
      <w:marLeft w:val="0"/>
      <w:marRight w:val="0"/>
      <w:marTop w:val="0"/>
      <w:marBottom w:val="0"/>
      <w:divBdr>
        <w:top w:val="none" w:sz="0" w:space="0" w:color="auto"/>
        <w:left w:val="none" w:sz="0" w:space="0" w:color="auto"/>
        <w:bottom w:val="none" w:sz="0" w:space="0" w:color="auto"/>
        <w:right w:val="none" w:sz="0" w:space="0" w:color="auto"/>
      </w:divBdr>
    </w:div>
    <w:div w:id="2093623724">
      <w:bodyDiv w:val="1"/>
      <w:marLeft w:val="0"/>
      <w:marRight w:val="0"/>
      <w:marTop w:val="0"/>
      <w:marBottom w:val="0"/>
      <w:divBdr>
        <w:top w:val="none" w:sz="0" w:space="0" w:color="auto"/>
        <w:left w:val="none" w:sz="0" w:space="0" w:color="auto"/>
        <w:bottom w:val="none" w:sz="0" w:space="0" w:color="auto"/>
        <w:right w:val="none" w:sz="0" w:space="0" w:color="auto"/>
      </w:divBdr>
    </w:div>
    <w:div w:id="2093693787">
      <w:bodyDiv w:val="1"/>
      <w:marLeft w:val="0"/>
      <w:marRight w:val="0"/>
      <w:marTop w:val="0"/>
      <w:marBottom w:val="0"/>
      <w:divBdr>
        <w:top w:val="none" w:sz="0" w:space="0" w:color="auto"/>
        <w:left w:val="none" w:sz="0" w:space="0" w:color="auto"/>
        <w:bottom w:val="none" w:sz="0" w:space="0" w:color="auto"/>
        <w:right w:val="none" w:sz="0" w:space="0" w:color="auto"/>
      </w:divBdr>
    </w:div>
    <w:div w:id="2094155437">
      <w:bodyDiv w:val="1"/>
      <w:marLeft w:val="0"/>
      <w:marRight w:val="0"/>
      <w:marTop w:val="0"/>
      <w:marBottom w:val="0"/>
      <w:divBdr>
        <w:top w:val="none" w:sz="0" w:space="0" w:color="auto"/>
        <w:left w:val="none" w:sz="0" w:space="0" w:color="auto"/>
        <w:bottom w:val="none" w:sz="0" w:space="0" w:color="auto"/>
        <w:right w:val="none" w:sz="0" w:space="0" w:color="auto"/>
      </w:divBdr>
    </w:div>
    <w:div w:id="2094207164">
      <w:bodyDiv w:val="1"/>
      <w:marLeft w:val="0"/>
      <w:marRight w:val="0"/>
      <w:marTop w:val="0"/>
      <w:marBottom w:val="0"/>
      <w:divBdr>
        <w:top w:val="none" w:sz="0" w:space="0" w:color="auto"/>
        <w:left w:val="none" w:sz="0" w:space="0" w:color="auto"/>
        <w:bottom w:val="none" w:sz="0" w:space="0" w:color="auto"/>
        <w:right w:val="none" w:sz="0" w:space="0" w:color="auto"/>
      </w:divBdr>
    </w:div>
    <w:div w:id="2094278715">
      <w:bodyDiv w:val="1"/>
      <w:marLeft w:val="0"/>
      <w:marRight w:val="0"/>
      <w:marTop w:val="0"/>
      <w:marBottom w:val="0"/>
      <w:divBdr>
        <w:top w:val="none" w:sz="0" w:space="0" w:color="auto"/>
        <w:left w:val="none" w:sz="0" w:space="0" w:color="auto"/>
        <w:bottom w:val="none" w:sz="0" w:space="0" w:color="auto"/>
        <w:right w:val="none" w:sz="0" w:space="0" w:color="auto"/>
      </w:divBdr>
    </w:div>
    <w:div w:id="2094349194">
      <w:bodyDiv w:val="1"/>
      <w:marLeft w:val="0"/>
      <w:marRight w:val="0"/>
      <w:marTop w:val="0"/>
      <w:marBottom w:val="0"/>
      <w:divBdr>
        <w:top w:val="none" w:sz="0" w:space="0" w:color="auto"/>
        <w:left w:val="none" w:sz="0" w:space="0" w:color="auto"/>
        <w:bottom w:val="none" w:sz="0" w:space="0" w:color="auto"/>
        <w:right w:val="none" w:sz="0" w:space="0" w:color="auto"/>
      </w:divBdr>
    </w:div>
    <w:div w:id="2094351076">
      <w:bodyDiv w:val="1"/>
      <w:marLeft w:val="0"/>
      <w:marRight w:val="0"/>
      <w:marTop w:val="0"/>
      <w:marBottom w:val="0"/>
      <w:divBdr>
        <w:top w:val="none" w:sz="0" w:space="0" w:color="auto"/>
        <w:left w:val="none" w:sz="0" w:space="0" w:color="auto"/>
        <w:bottom w:val="none" w:sz="0" w:space="0" w:color="auto"/>
        <w:right w:val="none" w:sz="0" w:space="0" w:color="auto"/>
      </w:divBdr>
    </w:div>
    <w:div w:id="2094815436">
      <w:bodyDiv w:val="1"/>
      <w:marLeft w:val="0"/>
      <w:marRight w:val="0"/>
      <w:marTop w:val="0"/>
      <w:marBottom w:val="0"/>
      <w:divBdr>
        <w:top w:val="none" w:sz="0" w:space="0" w:color="auto"/>
        <w:left w:val="none" w:sz="0" w:space="0" w:color="auto"/>
        <w:bottom w:val="none" w:sz="0" w:space="0" w:color="auto"/>
        <w:right w:val="none" w:sz="0" w:space="0" w:color="auto"/>
      </w:divBdr>
    </w:div>
    <w:div w:id="2094935101">
      <w:bodyDiv w:val="1"/>
      <w:marLeft w:val="0"/>
      <w:marRight w:val="0"/>
      <w:marTop w:val="0"/>
      <w:marBottom w:val="0"/>
      <w:divBdr>
        <w:top w:val="none" w:sz="0" w:space="0" w:color="auto"/>
        <w:left w:val="none" w:sz="0" w:space="0" w:color="auto"/>
        <w:bottom w:val="none" w:sz="0" w:space="0" w:color="auto"/>
        <w:right w:val="none" w:sz="0" w:space="0" w:color="auto"/>
      </w:divBdr>
    </w:div>
    <w:div w:id="2094936289">
      <w:bodyDiv w:val="1"/>
      <w:marLeft w:val="0"/>
      <w:marRight w:val="0"/>
      <w:marTop w:val="0"/>
      <w:marBottom w:val="0"/>
      <w:divBdr>
        <w:top w:val="none" w:sz="0" w:space="0" w:color="auto"/>
        <w:left w:val="none" w:sz="0" w:space="0" w:color="auto"/>
        <w:bottom w:val="none" w:sz="0" w:space="0" w:color="auto"/>
        <w:right w:val="none" w:sz="0" w:space="0" w:color="auto"/>
      </w:divBdr>
    </w:div>
    <w:div w:id="2095130797">
      <w:bodyDiv w:val="1"/>
      <w:marLeft w:val="0"/>
      <w:marRight w:val="0"/>
      <w:marTop w:val="0"/>
      <w:marBottom w:val="0"/>
      <w:divBdr>
        <w:top w:val="none" w:sz="0" w:space="0" w:color="auto"/>
        <w:left w:val="none" w:sz="0" w:space="0" w:color="auto"/>
        <w:bottom w:val="none" w:sz="0" w:space="0" w:color="auto"/>
        <w:right w:val="none" w:sz="0" w:space="0" w:color="auto"/>
      </w:divBdr>
    </w:div>
    <w:div w:id="2095198325">
      <w:bodyDiv w:val="1"/>
      <w:marLeft w:val="0"/>
      <w:marRight w:val="0"/>
      <w:marTop w:val="0"/>
      <w:marBottom w:val="0"/>
      <w:divBdr>
        <w:top w:val="none" w:sz="0" w:space="0" w:color="auto"/>
        <w:left w:val="none" w:sz="0" w:space="0" w:color="auto"/>
        <w:bottom w:val="none" w:sz="0" w:space="0" w:color="auto"/>
        <w:right w:val="none" w:sz="0" w:space="0" w:color="auto"/>
      </w:divBdr>
    </w:div>
    <w:div w:id="2095279797">
      <w:bodyDiv w:val="1"/>
      <w:marLeft w:val="0"/>
      <w:marRight w:val="0"/>
      <w:marTop w:val="0"/>
      <w:marBottom w:val="0"/>
      <w:divBdr>
        <w:top w:val="none" w:sz="0" w:space="0" w:color="auto"/>
        <w:left w:val="none" w:sz="0" w:space="0" w:color="auto"/>
        <w:bottom w:val="none" w:sz="0" w:space="0" w:color="auto"/>
        <w:right w:val="none" w:sz="0" w:space="0" w:color="auto"/>
      </w:divBdr>
    </w:div>
    <w:div w:id="2095395232">
      <w:bodyDiv w:val="1"/>
      <w:marLeft w:val="0"/>
      <w:marRight w:val="0"/>
      <w:marTop w:val="0"/>
      <w:marBottom w:val="0"/>
      <w:divBdr>
        <w:top w:val="none" w:sz="0" w:space="0" w:color="auto"/>
        <w:left w:val="none" w:sz="0" w:space="0" w:color="auto"/>
        <w:bottom w:val="none" w:sz="0" w:space="0" w:color="auto"/>
        <w:right w:val="none" w:sz="0" w:space="0" w:color="auto"/>
      </w:divBdr>
    </w:div>
    <w:div w:id="2095516348">
      <w:bodyDiv w:val="1"/>
      <w:marLeft w:val="0"/>
      <w:marRight w:val="0"/>
      <w:marTop w:val="0"/>
      <w:marBottom w:val="0"/>
      <w:divBdr>
        <w:top w:val="none" w:sz="0" w:space="0" w:color="auto"/>
        <w:left w:val="none" w:sz="0" w:space="0" w:color="auto"/>
        <w:bottom w:val="none" w:sz="0" w:space="0" w:color="auto"/>
        <w:right w:val="none" w:sz="0" w:space="0" w:color="auto"/>
      </w:divBdr>
    </w:div>
    <w:div w:id="2095587792">
      <w:bodyDiv w:val="1"/>
      <w:marLeft w:val="0"/>
      <w:marRight w:val="0"/>
      <w:marTop w:val="0"/>
      <w:marBottom w:val="0"/>
      <w:divBdr>
        <w:top w:val="none" w:sz="0" w:space="0" w:color="auto"/>
        <w:left w:val="none" w:sz="0" w:space="0" w:color="auto"/>
        <w:bottom w:val="none" w:sz="0" w:space="0" w:color="auto"/>
        <w:right w:val="none" w:sz="0" w:space="0" w:color="auto"/>
      </w:divBdr>
    </w:div>
    <w:div w:id="2095741942">
      <w:bodyDiv w:val="1"/>
      <w:marLeft w:val="0"/>
      <w:marRight w:val="0"/>
      <w:marTop w:val="0"/>
      <w:marBottom w:val="0"/>
      <w:divBdr>
        <w:top w:val="none" w:sz="0" w:space="0" w:color="auto"/>
        <w:left w:val="none" w:sz="0" w:space="0" w:color="auto"/>
        <w:bottom w:val="none" w:sz="0" w:space="0" w:color="auto"/>
        <w:right w:val="none" w:sz="0" w:space="0" w:color="auto"/>
      </w:divBdr>
    </w:div>
    <w:div w:id="2096126807">
      <w:bodyDiv w:val="1"/>
      <w:marLeft w:val="0"/>
      <w:marRight w:val="0"/>
      <w:marTop w:val="0"/>
      <w:marBottom w:val="0"/>
      <w:divBdr>
        <w:top w:val="none" w:sz="0" w:space="0" w:color="auto"/>
        <w:left w:val="none" w:sz="0" w:space="0" w:color="auto"/>
        <w:bottom w:val="none" w:sz="0" w:space="0" w:color="auto"/>
        <w:right w:val="none" w:sz="0" w:space="0" w:color="auto"/>
      </w:divBdr>
    </w:div>
    <w:div w:id="2096432623">
      <w:bodyDiv w:val="1"/>
      <w:marLeft w:val="0"/>
      <w:marRight w:val="0"/>
      <w:marTop w:val="0"/>
      <w:marBottom w:val="0"/>
      <w:divBdr>
        <w:top w:val="none" w:sz="0" w:space="0" w:color="auto"/>
        <w:left w:val="none" w:sz="0" w:space="0" w:color="auto"/>
        <w:bottom w:val="none" w:sz="0" w:space="0" w:color="auto"/>
        <w:right w:val="none" w:sz="0" w:space="0" w:color="auto"/>
      </w:divBdr>
    </w:div>
    <w:div w:id="2096631369">
      <w:bodyDiv w:val="1"/>
      <w:marLeft w:val="0"/>
      <w:marRight w:val="0"/>
      <w:marTop w:val="0"/>
      <w:marBottom w:val="0"/>
      <w:divBdr>
        <w:top w:val="none" w:sz="0" w:space="0" w:color="auto"/>
        <w:left w:val="none" w:sz="0" w:space="0" w:color="auto"/>
        <w:bottom w:val="none" w:sz="0" w:space="0" w:color="auto"/>
        <w:right w:val="none" w:sz="0" w:space="0" w:color="auto"/>
      </w:divBdr>
    </w:div>
    <w:div w:id="2096894859">
      <w:bodyDiv w:val="1"/>
      <w:marLeft w:val="0"/>
      <w:marRight w:val="0"/>
      <w:marTop w:val="0"/>
      <w:marBottom w:val="0"/>
      <w:divBdr>
        <w:top w:val="none" w:sz="0" w:space="0" w:color="auto"/>
        <w:left w:val="none" w:sz="0" w:space="0" w:color="auto"/>
        <w:bottom w:val="none" w:sz="0" w:space="0" w:color="auto"/>
        <w:right w:val="none" w:sz="0" w:space="0" w:color="auto"/>
      </w:divBdr>
    </w:div>
    <w:div w:id="2097050399">
      <w:bodyDiv w:val="1"/>
      <w:marLeft w:val="0"/>
      <w:marRight w:val="0"/>
      <w:marTop w:val="0"/>
      <w:marBottom w:val="0"/>
      <w:divBdr>
        <w:top w:val="none" w:sz="0" w:space="0" w:color="auto"/>
        <w:left w:val="none" w:sz="0" w:space="0" w:color="auto"/>
        <w:bottom w:val="none" w:sz="0" w:space="0" w:color="auto"/>
        <w:right w:val="none" w:sz="0" w:space="0" w:color="auto"/>
      </w:divBdr>
    </w:div>
    <w:div w:id="2097240406">
      <w:bodyDiv w:val="1"/>
      <w:marLeft w:val="0"/>
      <w:marRight w:val="0"/>
      <w:marTop w:val="0"/>
      <w:marBottom w:val="0"/>
      <w:divBdr>
        <w:top w:val="none" w:sz="0" w:space="0" w:color="auto"/>
        <w:left w:val="none" w:sz="0" w:space="0" w:color="auto"/>
        <w:bottom w:val="none" w:sz="0" w:space="0" w:color="auto"/>
        <w:right w:val="none" w:sz="0" w:space="0" w:color="auto"/>
      </w:divBdr>
    </w:div>
    <w:div w:id="2097244884">
      <w:bodyDiv w:val="1"/>
      <w:marLeft w:val="0"/>
      <w:marRight w:val="0"/>
      <w:marTop w:val="0"/>
      <w:marBottom w:val="0"/>
      <w:divBdr>
        <w:top w:val="none" w:sz="0" w:space="0" w:color="auto"/>
        <w:left w:val="none" w:sz="0" w:space="0" w:color="auto"/>
        <w:bottom w:val="none" w:sz="0" w:space="0" w:color="auto"/>
        <w:right w:val="none" w:sz="0" w:space="0" w:color="auto"/>
      </w:divBdr>
    </w:div>
    <w:div w:id="2097246402">
      <w:bodyDiv w:val="1"/>
      <w:marLeft w:val="0"/>
      <w:marRight w:val="0"/>
      <w:marTop w:val="0"/>
      <w:marBottom w:val="0"/>
      <w:divBdr>
        <w:top w:val="none" w:sz="0" w:space="0" w:color="auto"/>
        <w:left w:val="none" w:sz="0" w:space="0" w:color="auto"/>
        <w:bottom w:val="none" w:sz="0" w:space="0" w:color="auto"/>
        <w:right w:val="none" w:sz="0" w:space="0" w:color="auto"/>
      </w:divBdr>
    </w:div>
    <w:div w:id="2097283381">
      <w:bodyDiv w:val="1"/>
      <w:marLeft w:val="0"/>
      <w:marRight w:val="0"/>
      <w:marTop w:val="0"/>
      <w:marBottom w:val="0"/>
      <w:divBdr>
        <w:top w:val="none" w:sz="0" w:space="0" w:color="auto"/>
        <w:left w:val="none" w:sz="0" w:space="0" w:color="auto"/>
        <w:bottom w:val="none" w:sz="0" w:space="0" w:color="auto"/>
        <w:right w:val="none" w:sz="0" w:space="0" w:color="auto"/>
      </w:divBdr>
    </w:div>
    <w:div w:id="2097633156">
      <w:bodyDiv w:val="1"/>
      <w:marLeft w:val="0"/>
      <w:marRight w:val="0"/>
      <w:marTop w:val="0"/>
      <w:marBottom w:val="0"/>
      <w:divBdr>
        <w:top w:val="none" w:sz="0" w:space="0" w:color="auto"/>
        <w:left w:val="none" w:sz="0" w:space="0" w:color="auto"/>
        <w:bottom w:val="none" w:sz="0" w:space="0" w:color="auto"/>
        <w:right w:val="none" w:sz="0" w:space="0" w:color="auto"/>
      </w:divBdr>
    </w:div>
    <w:div w:id="2097750520">
      <w:bodyDiv w:val="1"/>
      <w:marLeft w:val="0"/>
      <w:marRight w:val="0"/>
      <w:marTop w:val="0"/>
      <w:marBottom w:val="0"/>
      <w:divBdr>
        <w:top w:val="none" w:sz="0" w:space="0" w:color="auto"/>
        <w:left w:val="none" w:sz="0" w:space="0" w:color="auto"/>
        <w:bottom w:val="none" w:sz="0" w:space="0" w:color="auto"/>
        <w:right w:val="none" w:sz="0" w:space="0" w:color="auto"/>
      </w:divBdr>
    </w:div>
    <w:div w:id="2097969671">
      <w:bodyDiv w:val="1"/>
      <w:marLeft w:val="0"/>
      <w:marRight w:val="0"/>
      <w:marTop w:val="0"/>
      <w:marBottom w:val="0"/>
      <w:divBdr>
        <w:top w:val="none" w:sz="0" w:space="0" w:color="auto"/>
        <w:left w:val="none" w:sz="0" w:space="0" w:color="auto"/>
        <w:bottom w:val="none" w:sz="0" w:space="0" w:color="auto"/>
        <w:right w:val="none" w:sz="0" w:space="0" w:color="auto"/>
      </w:divBdr>
    </w:div>
    <w:div w:id="2098206842">
      <w:bodyDiv w:val="1"/>
      <w:marLeft w:val="0"/>
      <w:marRight w:val="0"/>
      <w:marTop w:val="0"/>
      <w:marBottom w:val="0"/>
      <w:divBdr>
        <w:top w:val="none" w:sz="0" w:space="0" w:color="auto"/>
        <w:left w:val="none" w:sz="0" w:space="0" w:color="auto"/>
        <w:bottom w:val="none" w:sz="0" w:space="0" w:color="auto"/>
        <w:right w:val="none" w:sz="0" w:space="0" w:color="auto"/>
      </w:divBdr>
    </w:div>
    <w:div w:id="2098214041">
      <w:bodyDiv w:val="1"/>
      <w:marLeft w:val="0"/>
      <w:marRight w:val="0"/>
      <w:marTop w:val="0"/>
      <w:marBottom w:val="0"/>
      <w:divBdr>
        <w:top w:val="none" w:sz="0" w:space="0" w:color="auto"/>
        <w:left w:val="none" w:sz="0" w:space="0" w:color="auto"/>
        <w:bottom w:val="none" w:sz="0" w:space="0" w:color="auto"/>
        <w:right w:val="none" w:sz="0" w:space="0" w:color="auto"/>
      </w:divBdr>
    </w:div>
    <w:div w:id="2098364253">
      <w:bodyDiv w:val="1"/>
      <w:marLeft w:val="0"/>
      <w:marRight w:val="0"/>
      <w:marTop w:val="0"/>
      <w:marBottom w:val="0"/>
      <w:divBdr>
        <w:top w:val="none" w:sz="0" w:space="0" w:color="auto"/>
        <w:left w:val="none" w:sz="0" w:space="0" w:color="auto"/>
        <w:bottom w:val="none" w:sz="0" w:space="0" w:color="auto"/>
        <w:right w:val="none" w:sz="0" w:space="0" w:color="auto"/>
      </w:divBdr>
    </w:div>
    <w:div w:id="2098479183">
      <w:bodyDiv w:val="1"/>
      <w:marLeft w:val="0"/>
      <w:marRight w:val="0"/>
      <w:marTop w:val="0"/>
      <w:marBottom w:val="0"/>
      <w:divBdr>
        <w:top w:val="none" w:sz="0" w:space="0" w:color="auto"/>
        <w:left w:val="none" w:sz="0" w:space="0" w:color="auto"/>
        <w:bottom w:val="none" w:sz="0" w:space="0" w:color="auto"/>
        <w:right w:val="none" w:sz="0" w:space="0" w:color="auto"/>
      </w:divBdr>
    </w:div>
    <w:div w:id="2098555260">
      <w:bodyDiv w:val="1"/>
      <w:marLeft w:val="0"/>
      <w:marRight w:val="0"/>
      <w:marTop w:val="0"/>
      <w:marBottom w:val="0"/>
      <w:divBdr>
        <w:top w:val="none" w:sz="0" w:space="0" w:color="auto"/>
        <w:left w:val="none" w:sz="0" w:space="0" w:color="auto"/>
        <w:bottom w:val="none" w:sz="0" w:space="0" w:color="auto"/>
        <w:right w:val="none" w:sz="0" w:space="0" w:color="auto"/>
      </w:divBdr>
    </w:div>
    <w:div w:id="2099205606">
      <w:bodyDiv w:val="1"/>
      <w:marLeft w:val="0"/>
      <w:marRight w:val="0"/>
      <w:marTop w:val="0"/>
      <w:marBottom w:val="0"/>
      <w:divBdr>
        <w:top w:val="none" w:sz="0" w:space="0" w:color="auto"/>
        <w:left w:val="none" w:sz="0" w:space="0" w:color="auto"/>
        <w:bottom w:val="none" w:sz="0" w:space="0" w:color="auto"/>
        <w:right w:val="none" w:sz="0" w:space="0" w:color="auto"/>
      </w:divBdr>
    </w:div>
    <w:div w:id="2099210474">
      <w:bodyDiv w:val="1"/>
      <w:marLeft w:val="0"/>
      <w:marRight w:val="0"/>
      <w:marTop w:val="0"/>
      <w:marBottom w:val="0"/>
      <w:divBdr>
        <w:top w:val="none" w:sz="0" w:space="0" w:color="auto"/>
        <w:left w:val="none" w:sz="0" w:space="0" w:color="auto"/>
        <w:bottom w:val="none" w:sz="0" w:space="0" w:color="auto"/>
        <w:right w:val="none" w:sz="0" w:space="0" w:color="auto"/>
      </w:divBdr>
    </w:div>
    <w:div w:id="2099249495">
      <w:bodyDiv w:val="1"/>
      <w:marLeft w:val="0"/>
      <w:marRight w:val="0"/>
      <w:marTop w:val="0"/>
      <w:marBottom w:val="0"/>
      <w:divBdr>
        <w:top w:val="none" w:sz="0" w:space="0" w:color="auto"/>
        <w:left w:val="none" w:sz="0" w:space="0" w:color="auto"/>
        <w:bottom w:val="none" w:sz="0" w:space="0" w:color="auto"/>
        <w:right w:val="none" w:sz="0" w:space="0" w:color="auto"/>
      </w:divBdr>
    </w:div>
    <w:div w:id="2099255189">
      <w:bodyDiv w:val="1"/>
      <w:marLeft w:val="0"/>
      <w:marRight w:val="0"/>
      <w:marTop w:val="0"/>
      <w:marBottom w:val="0"/>
      <w:divBdr>
        <w:top w:val="none" w:sz="0" w:space="0" w:color="auto"/>
        <w:left w:val="none" w:sz="0" w:space="0" w:color="auto"/>
        <w:bottom w:val="none" w:sz="0" w:space="0" w:color="auto"/>
        <w:right w:val="none" w:sz="0" w:space="0" w:color="auto"/>
      </w:divBdr>
    </w:div>
    <w:div w:id="2099328925">
      <w:bodyDiv w:val="1"/>
      <w:marLeft w:val="0"/>
      <w:marRight w:val="0"/>
      <w:marTop w:val="0"/>
      <w:marBottom w:val="0"/>
      <w:divBdr>
        <w:top w:val="none" w:sz="0" w:space="0" w:color="auto"/>
        <w:left w:val="none" w:sz="0" w:space="0" w:color="auto"/>
        <w:bottom w:val="none" w:sz="0" w:space="0" w:color="auto"/>
        <w:right w:val="none" w:sz="0" w:space="0" w:color="auto"/>
      </w:divBdr>
    </w:div>
    <w:div w:id="2099473021">
      <w:bodyDiv w:val="1"/>
      <w:marLeft w:val="0"/>
      <w:marRight w:val="0"/>
      <w:marTop w:val="0"/>
      <w:marBottom w:val="0"/>
      <w:divBdr>
        <w:top w:val="none" w:sz="0" w:space="0" w:color="auto"/>
        <w:left w:val="none" w:sz="0" w:space="0" w:color="auto"/>
        <w:bottom w:val="none" w:sz="0" w:space="0" w:color="auto"/>
        <w:right w:val="none" w:sz="0" w:space="0" w:color="auto"/>
      </w:divBdr>
    </w:div>
    <w:div w:id="2099590640">
      <w:bodyDiv w:val="1"/>
      <w:marLeft w:val="0"/>
      <w:marRight w:val="0"/>
      <w:marTop w:val="0"/>
      <w:marBottom w:val="0"/>
      <w:divBdr>
        <w:top w:val="none" w:sz="0" w:space="0" w:color="auto"/>
        <w:left w:val="none" w:sz="0" w:space="0" w:color="auto"/>
        <w:bottom w:val="none" w:sz="0" w:space="0" w:color="auto"/>
        <w:right w:val="none" w:sz="0" w:space="0" w:color="auto"/>
      </w:divBdr>
    </w:div>
    <w:div w:id="2099669464">
      <w:bodyDiv w:val="1"/>
      <w:marLeft w:val="0"/>
      <w:marRight w:val="0"/>
      <w:marTop w:val="0"/>
      <w:marBottom w:val="0"/>
      <w:divBdr>
        <w:top w:val="none" w:sz="0" w:space="0" w:color="auto"/>
        <w:left w:val="none" w:sz="0" w:space="0" w:color="auto"/>
        <w:bottom w:val="none" w:sz="0" w:space="0" w:color="auto"/>
        <w:right w:val="none" w:sz="0" w:space="0" w:color="auto"/>
      </w:divBdr>
    </w:div>
    <w:div w:id="2100103941">
      <w:bodyDiv w:val="1"/>
      <w:marLeft w:val="0"/>
      <w:marRight w:val="0"/>
      <w:marTop w:val="0"/>
      <w:marBottom w:val="0"/>
      <w:divBdr>
        <w:top w:val="none" w:sz="0" w:space="0" w:color="auto"/>
        <w:left w:val="none" w:sz="0" w:space="0" w:color="auto"/>
        <w:bottom w:val="none" w:sz="0" w:space="0" w:color="auto"/>
        <w:right w:val="none" w:sz="0" w:space="0" w:color="auto"/>
      </w:divBdr>
    </w:div>
    <w:div w:id="2100128097">
      <w:bodyDiv w:val="1"/>
      <w:marLeft w:val="0"/>
      <w:marRight w:val="0"/>
      <w:marTop w:val="0"/>
      <w:marBottom w:val="0"/>
      <w:divBdr>
        <w:top w:val="none" w:sz="0" w:space="0" w:color="auto"/>
        <w:left w:val="none" w:sz="0" w:space="0" w:color="auto"/>
        <w:bottom w:val="none" w:sz="0" w:space="0" w:color="auto"/>
        <w:right w:val="none" w:sz="0" w:space="0" w:color="auto"/>
      </w:divBdr>
    </w:div>
    <w:div w:id="2100980856">
      <w:bodyDiv w:val="1"/>
      <w:marLeft w:val="0"/>
      <w:marRight w:val="0"/>
      <w:marTop w:val="0"/>
      <w:marBottom w:val="0"/>
      <w:divBdr>
        <w:top w:val="none" w:sz="0" w:space="0" w:color="auto"/>
        <w:left w:val="none" w:sz="0" w:space="0" w:color="auto"/>
        <w:bottom w:val="none" w:sz="0" w:space="0" w:color="auto"/>
        <w:right w:val="none" w:sz="0" w:space="0" w:color="auto"/>
      </w:divBdr>
    </w:div>
    <w:div w:id="2101097276">
      <w:bodyDiv w:val="1"/>
      <w:marLeft w:val="0"/>
      <w:marRight w:val="0"/>
      <w:marTop w:val="0"/>
      <w:marBottom w:val="0"/>
      <w:divBdr>
        <w:top w:val="none" w:sz="0" w:space="0" w:color="auto"/>
        <w:left w:val="none" w:sz="0" w:space="0" w:color="auto"/>
        <w:bottom w:val="none" w:sz="0" w:space="0" w:color="auto"/>
        <w:right w:val="none" w:sz="0" w:space="0" w:color="auto"/>
      </w:divBdr>
    </w:div>
    <w:div w:id="2101100724">
      <w:bodyDiv w:val="1"/>
      <w:marLeft w:val="0"/>
      <w:marRight w:val="0"/>
      <w:marTop w:val="0"/>
      <w:marBottom w:val="0"/>
      <w:divBdr>
        <w:top w:val="none" w:sz="0" w:space="0" w:color="auto"/>
        <w:left w:val="none" w:sz="0" w:space="0" w:color="auto"/>
        <w:bottom w:val="none" w:sz="0" w:space="0" w:color="auto"/>
        <w:right w:val="none" w:sz="0" w:space="0" w:color="auto"/>
      </w:divBdr>
    </w:div>
    <w:div w:id="2101102888">
      <w:bodyDiv w:val="1"/>
      <w:marLeft w:val="0"/>
      <w:marRight w:val="0"/>
      <w:marTop w:val="0"/>
      <w:marBottom w:val="0"/>
      <w:divBdr>
        <w:top w:val="none" w:sz="0" w:space="0" w:color="auto"/>
        <w:left w:val="none" w:sz="0" w:space="0" w:color="auto"/>
        <w:bottom w:val="none" w:sz="0" w:space="0" w:color="auto"/>
        <w:right w:val="none" w:sz="0" w:space="0" w:color="auto"/>
      </w:divBdr>
    </w:div>
    <w:div w:id="2101290790">
      <w:bodyDiv w:val="1"/>
      <w:marLeft w:val="0"/>
      <w:marRight w:val="0"/>
      <w:marTop w:val="0"/>
      <w:marBottom w:val="0"/>
      <w:divBdr>
        <w:top w:val="none" w:sz="0" w:space="0" w:color="auto"/>
        <w:left w:val="none" w:sz="0" w:space="0" w:color="auto"/>
        <w:bottom w:val="none" w:sz="0" w:space="0" w:color="auto"/>
        <w:right w:val="none" w:sz="0" w:space="0" w:color="auto"/>
      </w:divBdr>
    </w:div>
    <w:div w:id="2101295989">
      <w:bodyDiv w:val="1"/>
      <w:marLeft w:val="0"/>
      <w:marRight w:val="0"/>
      <w:marTop w:val="0"/>
      <w:marBottom w:val="0"/>
      <w:divBdr>
        <w:top w:val="none" w:sz="0" w:space="0" w:color="auto"/>
        <w:left w:val="none" w:sz="0" w:space="0" w:color="auto"/>
        <w:bottom w:val="none" w:sz="0" w:space="0" w:color="auto"/>
        <w:right w:val="none" w:sz="0" w:space="0" w:color="auto"/>
      </w:divBdr>
    </w:div>
    <w:div w:id="2101751203">
      <w:bodyDiv w:val="1"/>
      <w:marLeft w:val="0"/>
      <w:marRight w:val="0"/>
      <w:marTop w:val="0"/>
      <w:marBottom w:val="0"/>
      <w:divBdr>
        <w:top w:val="none" w:sz="0" w:space="0" w:color="auto"/>
        <w:left w:val="none" w:sz="0" w:space="0" w:color="auto"/>
        <w:bottom w:val="none" w:sz="0" w:space="0" w:color="auto"/>
        <w:right w:val="none" w:sz="0" w:space="0" w:color="auto"/>
      </w:divBdr>
    </w:div>
    <w:div w:id="2101829357">
      <w:bodyDiv w:val="1"/>
      <w:marLeft w:val="0"/>
      <w:marRight w:val="0"/>
      <w:marTop w:val="0"/>
      <w:marBottom w:val="0"/>
      <w:divBdr>
        <w:top w:val="none" w:sz="0" w:space="0" w:color="auto"/>
        <w:left w:val="none" w:sz="0" w:space="0" w:color="auto"/>
        <w:bottom w:val="none" w:sz="0" w:space="0" w:color="auto"/>
        <w:right w:val="none" w:sz="0" w:space="0" w:color="auto"/>
      </w:divBdr>
    </w:div>
    <w:div w:id="2101829629">
      <w:bodyDiv w:val="1"/>
      <w:marLeft w:val="0"/>
      <w:marRight w:val="0"/>
      <w:marTop w:val="0"/>
      <w:marBottom w:val="0"/>
      <w:divBdr>
        <w:top w:val="none" w:sz="0" w:space="0" w:color="auto"/>
        <w:left w:val="none" w:sz="0" w:space="0" w:color="auto"/>
        <w:bottom w:val="none" w:sz="0" w:space="0" w:color="auto"/>
        <w:right w:val="none" w:sz="0" w:space="0" w:color="auto"/>
      </w:divBdr>
    </w:div>
    <w:div w:id="2101948667">
      <w:bodyDiv w:val="1"/>
      <w:marLeft w:val="0"/>
      <w:marRight w:val="0"/>
      <w:marTop w:val="0"/>
      <w:marBottom w:val="0"/>
      <w:divBdr>
        <w:top w:val="none" w:sz="0" w:space="0" w:color="auto"/>
        <w:left w:val="none" w:sz="0" w:space="0" w:color="auto"/>
        <w:bottom w:val="none" w:sz="0" w:space="0" w:color="auto"/>
        <w:right w:val="none" w:sz="0" w:space="0" w:color="auto"/>
      </w:divBdr>
    </w:div>
    <w:div w:id="2102138253">
      <w:bodyDiv w:val="1"/>
      <w:marLeft w:val="0"/>
      <w:marRight w:val="0"/>
      <w:marTop w:val="0"/>
      <w:marBottom w:val="0"/>
      <w:divBdr>
        <w:top w:val="none" w:sz="0" w:space="0" w:color="auto"/>
        <w:left w:val="none" w:sz="0" w:space="0" w:color="auto"/>
        <w:bottom w:val="none" w:sz="0" w:space="0" w:color="auto"/>
        <w:right w:val="none" w:sz="0" w:space="0" w:color="auto"/>
      </w:divBdr>
    </w:div>
    <w:div w:id="2102294910">
      <w:bodyDiv w:val="1"/>
      <w:marLeft w:val="0"/>
      <w:marRight w:val="0"/>
      <w:marTop w:val="0"/>
      <w:marBottom w:val="0"/>
      <w:divBdr>
        <w:top w:val="none" w:sz="0" w:space="0" w:color="auto"/>
        <w:left w:val="none" w:sz="0" w:space="0" w:color="auto"/>
        <w:bottom w:val="none" w:sz="0" w:space="0" w:color="auto"/>
        <w:right w:val="none" w:sz="0" w:space="0" w:color="auto"/>
      </w:divBdr>
    </w:div>
    <w:div w:id="2102410962">
      <w:bodyDiv w:val="1"/>
      <w:marLeft w:val="0"/>
      <w:marRight w:val="0"/>
      <w:marTop w:val="0"/>
      <w:marBottom w:val="0"/>
      <w:divBdr>
        <w:top w:val="none" w:sz="0" w:space="0" w:color="auto"/>
        <w:left w:val="none" w:sz="0" w:space="0" w:color="auto"/>
        <w:bottom w:val="none" w:sz="0" w:space="0" w:color="auto"/>
        <w:right w:val="none" w:sz="0" w:space="0" w:color="auto"/>
      </w:divBdr>
    </w:div>
    <w:div w:id="2102485962">
      <w:bodyDiv w:val="1"/>
      <w:marLeft w:val="0"/>
      <w:marRight w:val="0"/>
      <w:marTop w:val="0"/>
      <w:marBottom w:val="0"/>
      <w:divBdr>
        <w:top w:val="none" w:sz="0" w:space="0" w:color="auto"/>
        <w:left w:val="none" w:sz="0" w:space="0" w:color="auto"/>
        <w:bottom w:val="none" w:sz="0" w:space="0" w:color="auto"/>
        <w:right w:val="none" w:sz="0" w:space="0" w:color="auto"/>
      </w:divBdr>
    </w:div>
    <w:div w:id="2102682311">
      <w:bodyDiv w:val="1"/>
      <w:marLeft w:val="0"/>
      <w:marRight w:val="0"/>
      <w:marTop w:val="0"/>
      <w:marBottom w:val="0"/>
      <w:divBdr>
        <w:top w:val="none" w:sz="0" w:space="0" w:color="auto"/>
        <w:left w:val="none" w:sz="0" w:space="0" w:color="auto"/>
        <w:bottom w:val="none" w:sz="0" w:space="0" w:color="auto"/>
        <w:right w:val="none" w:sz="0" w:space="0" w:color="auto"/>
      </w:divBdr>
    </w:div>
    <w:div w:id="2103258965">
      <w:bodyDiv w:val="1"/>
      <w:marLeft w:val="0"/>
      <w:marRight w:val="0"/>
      <w:marTop w:val="0"/>
      <w:marBottom w:val="0"/>
      <w:divBdr>
        <w:top w:val="none" w:sz="0" w:space="0" w:color="auto"/>
        <w:left w:val="none" w:sz="0" w:space="0" w:color="auto"/>
        <w:bottom w:val="none" w:sz="0" w:space="0" w:color="auto"/>
        <w:right w:val="none" w:sz="0" w:space="0" w:color="auto"/>
      </w:divBdr>
    </w:div>
    <w:div w:id="2103405325">
      <w:bodyDiv w:val="1"/>
      <w:marLeft w:val="0"/>
      <w:marRight w:val="0"/>
      <w:marTop w:val="0"/>
      <w:marBottom w:val="0"/>
      <w:divBdr>
        <w:top w:val="none" w:sz="0" w:space="0" w:color="auto"/>
        <w:left w:val="none" w:sz="0" w:space="0" w:color="auto"/>
        <w:bottom w:val="none" w:sz="0" w:space="0" w:color="auto"/>
        <w:right w:val="none" w:sz="0" w:space="0" w:color="auto"/>
      </w:divBdr>
    </w:div>
    <w:div w:id="2103449671">
      <w:bodyDiv w:val="1"/>
      <w:marLeft w:val="0"/>
      <w:marRight w:val="0"/>
      <w:marTop w:val="0"/>
      <w:marBottom w:val="0"/>
      <w:divBdr>
        <w:top w:val="none" w:sz="0" w:space="0" w:color="auto"/>
        <w:left w:val="none" w:sz="0" w:space="0" w:color="auto"/>
        <w:bottom w:val="none" w:sz="0" w:space="0" w:color="auto"/>
        <w:right w:val="none" w:sz="0" w:space="0" w:color="auto"/>
      </w:divBdr>
    </w:div>
    <w:div w:id="2103604619">
      <w:bodyDiv w:val="1"/>
      <w:marLeft w:val="0"/>
      <w:marRight w:val="0"/>
      <w:marTop w:val="0"/>
      <w:marBottom w:val="0"/>
      <w:divBdr>
        <w:top w:val="none" w:sz="0" w:space="0" w:color="auto"/>
        <w:left w:val="none" w:sz="0" w:space="0" w:color="auto"/>
        <w:bottom w:val="none" w:sz="0" w:space="0" w:color="auto"/>
        <w:right w:val="none" w:sz="0" w:space="0" w:color="auto"/>
      </w:divBdr>
    </w:div>
    <w:div w:id="2103840608">
      <w:bodyDiv w:val="1"/>
      <w:marLeft w:val="0"/>
      <w:marRight w:val="0"/>
      <w:marTop w:val="0"/>
      <w:marBottom w:val="0"/>
      <w:divBdr>
        <w:top w:val="none" w:sz="0" w:space="0" w:color="auto"/>
        <w:left w:val="none" w:sz="0" w:space="0" w:color="auto"/>
        <w:bottom w:val="none" w:sz="0" w:space="0" w:color="auto"/>
        <w:right w:val="none" w:sz="0" w:space="0" w:color="auto"/>
      </w:divBdr>
    </w:div>
    <w:div w:id="2104180253">
      <w:bodyDiv w:val="1"/>
      <w:marLeft w:val="0"/>
      <w:marRight w:val="0"/>
      <w:marTop w:val="0"/>
      <w:marBottom w:val="0"/>
      <w:divBdr>
        <w:top w:val="none" w:sz="0" w:space="0" w:color="auto"/>
        <w:left w:val="none" w:sz="0" w:space="0" w:color="auto"/>
        <w:bottom w:val="none" w:sz="0" w:space="0" w:color="auto"/>
        <w:right w:val="none" w:sz="0" w:space="0" w:color="auto"/>
      </w:divBdr>
    </w:div>
    <w:div w:id="2104256545">
      <w:bodyDiv w:val="1"/>
      <w:marLeft w:val="0"/>
      <w:marRight w:val="0"/>
      <w:marTop w:val="0"/>
      <w:marBottom w:val="0"/>
      <w:divBdr>
        <w:top w:val="none" w:sz="0" w:space="0" w:color="auto"/>
        <w:left w:val="none" w:sz="0" w:space="0" w:color="auto"/>
        <w:bottom w:val="none" w:sz="0" w:space="0" w:color="auto"/>
        <w:right w:val="none" w:sz="0" w:space="0" w:color="auto"/>
      </w:divBdr>
    </w:div>
    <w:div w:id="2104299539">
      <w:bodyDiv w:val="1"/>
      <w:marLeft w:val="0"/>
      <w:marRight w:val="0"/>
      <w:marTop w:val="0"/>
      <w:marBottom w:val="0"/>
      <w:divBdr>
        <w:top w:val="none" w:sz="0" w:space="0" w:color="auto"/>
        <w:left w:val="none" w:sz="0" w:space="0" w:color="auto"/>
        <w:bottom w:val="none" w:sz="0" w:space="0" w:color="auto"/>
        <w:right w:val="none" w:sz="0" w:space="0" w:color="auto"/>
      </w:divBdr>
    </w:div>
    <w:div w:id="2104300056">
      <w:bodyDiv w:val="1"/>
      <w:marLeft w:val="0"/>
      <w:marRight w:val="0"/>
      <w:marTop w:val="0"/>
      <w:marBottom w:val="0"/>
      <w:divBdr>
        <w:top w:val="none" w:sz="0" w:space="0" w:color="auto"/>
        <w:left w:val="none" w:sz="0" w:space="0" w:color="auto"/>
        <w:bottom w:val="none" w:sz="0" w:space="0" w:color="auto"/>
        <w:right w:val="none" w:sz="0" w:space="0" w:color="auto"/>
      </w:divBdr>
    </w:div>
    <w:div w:id="2104453048">
      <w:bodyDiv w:val="1"/>
      <w:marLeft w:val="0"/>
      <w:marRight w:val="0"/>
      <w:marTop w:val="0"/>
      <w:marBottom w:val="0"/>
      <w:divBdr>
        <w:top w:val="none" w:sz="0" w:space="0" w:color="auto"/>
        <w:left w:val="none" w:sz="0" w:space="0" w:color="auto"/>
        <w:bottom w:val="none" w:sz="0" w:space="0" w:color="auto"/>
        <w:right w:val="none" w:sz="0" w:space="0" w:color="auto"/>
      </w:divBdr>
    </w:div>
    <w:div w:id="2104646818">
      <w:bodyDiv w:val="1"/>
      <w:marLeft w:val="0"/>
      <w:marRight w:val="0"/>
      <w:marTop w:val="0"/>
      <w:marBottom w:val="0"/>
      <w:divBdr>
        <w:top w:val="none" w:sz="0" w:space="0" w:color="auto"/>
        <w:left w:val="none" w:sz="0" w:space="0" w:color="auto"/>
        <w:bottom w:val="none" w:sz="0" w:space="0" w:color="auto"/>
        <w:right w:val="none" w:sz="0" w:space="0" w:color="auto"/>
      </w:divBdr>
    </w:div>
    <w:div w:id="2104837850">
      <w:bodyDiv w:val="1"/>
      <w:marLeft w:val="0"/>
      <w:marRight w:val="0"/>
      <w:marTop w:val="0"/>
      <w:marBottom w:val="0"/>
      <w:divBdr>
        <w:top w:val="none" w:sz="0" w:space="0" w:color="auto"/>
        <w:left w:val="none" w:sz="0" w:space="0" w:color="auto"/>
        <w:bottom w:val="none" w:sz="0" w:space="0" w:color="auto"/>
        <w:right w:val="none" w:sz="0" w:space="0" w:color="auto"/>
      </w:divBdr>
    </w:div>
    <w:div w:id="2104838715">
      <w:bodyDiv w:val="1"/>
      <w:marLeft w:val="0"/>
      <w:marRight w:val="0"/>
      <w:marTop w:val="0"/>
      <w:marBottom w:val="0"/>
      <w:divBdr>
        <w:top w:val="none" w:sz="0" w:space="0" w:color="auto"/>
        <w:left w:val="none" w:sz="0" w:space="0" w:color="auto"/>
        <w:bottom w:val="none" w:sz="0" w:space="0" w:color="auto"/>
        <w:right w:val="none" w:sz="0" w:space="0" w:color="auto"/>
      </w:divBdr>
    </w:div>
    <w:div w:id="2105029253">
      <w:bodyDiv w:val="1"/>
      <w:marLeft w:val="0"/>
      <w:marRight w:val="0"/>
      <w:marTop w:val="0"/>
      <w:marBottom w:val="0"/>
      <w:divBdr>
        <w:top w:val="none" w:sz="0" w:space="0" w:color="auto"/>
        <w:left w:val="none" w:sz="0" w:space="0" w:color="auto"/>
        <w:bottom w:val="none" w:sz="0" w:space="0" w:color="auto"/>
        <w:right w:val="none" w:sz="0" w:space="0" w:color="auto"/>
      </w:divBdr>
    </w:div>
    <w:div w:id="2105031946">
      <w:bodyDiv w:val="1"/>
      <w:marLeft w:val="0"/>
      <w:marRight w:val="0"/>
      <w:marTop w:val="0"/>
      <w:marBottom w:val="0"/>
      <w:divBdr>
        <w:top w:val="none" w:sz="0" w:space="0" w:color="auto"/>
        <w:left w:val="none" w:sz="0" w:space="0" w:color="auto"/>
        <w:bottom w:val="none" w:sz="0" w:space="0" w:color="auto"/>
        <w:right w:val="none" w:sz="0" w:space="0" w:color="auto"/>
      </w:divBdr>
    </w:div>
    <w:div w:id="2105034241">
      <w:bodyDiv w:val="1"/>
      <w:marLeft w:val="0"/>
      <w:marRight w:val="0"/>
      <w:marTop w:val="0"/>
      <w:marBottom w:val="0"/>
      <w:divBdr>
        <w:top w:val="none" w:sz="0" w:space="0" w:color="auto"/>
        <w:left w:val="none" w:sz="0" w:space="0" w:color="auto"/>
        <w:bottom w:val="none" w:sz="0" w:space="0" w:color="auto"/>
        <w:right w:val="none" w:sz="0" w:space="0" w:color="auto"/>
      </w:divBdr>
    </w:div>
    <w:div w:id="2105222074">
      <w:bodyDiv w:val="1"/>
      <w:marLeft w:val="0"/>
      <w:marRight w:val="0"/>
      <w:marTop w:val="0"/>
      <w:marBottom w:val="0"/>
      <w:divBdr>
        <w:top w:val="none" w:sz="0" w:space="0" w:color="auto"/>
        <w:left w:val="none" w:sz="0" w:space="0" w:color="auto"/>
        <w:bottom w:val="none" w:sz="0" w:space="0" w:color="auto"/>
        <w:right w:val="none" w:sz="0" w:space="0" w:color="auto"/>
      </w:divBdr>
    </w:div>
    <w:div w:id="2105371437">
      <w:bodyDiv w:val="1"/>
      <w:marLeft w:val="0"/>
      <w:marRight w:val="0"/>
      <w:marTop w:val="0"/>
      <w:marBottom w:val="0"/>
      <w:divBdr>
        <w:top w:val="none" w:sz="0" w:space="0" w:color="auto"/>
        <w:left w:val="none" w:sz="0" w:space="0" w:color="auto"/>
        <w:bottom w:val="none" w:sz="0" w:space="0" w:color="auto"/>
        <w:right w:val="none" w:sz="0" w:space="0" w:color="auto"/>
      </w:divBdr>
    </w:div>
    <w:div w:id="2105494783">
      <w:bodyDiv w:val="1"/>
      <w:marLeft w:val="0"/>
      <w:marRight w:val="0"/>
      <w:marTop w:val="0"/>
      <w:marBottom w:val="0"/>
      <w:divBdr>
        <w:top w:val="none" w:sz="0" w:space="0" w:color="auto"/>
        <w:left w:val="none" w:sz="0" w:space="0" w:color="auto"/>
        <w:bottom w:val="none" w:sz="0" w:space="0" w:color="auto"/>
        <w:right w:val="none" w:sz="0" w:space="0" w:color="auto"/>
      </w:divBdr>
    </w:div>
    <w:div w:id="2105804694">
      <w:bodyDiv w:val="1"/>
      <w:marLeft w:val="0"/>
      <w:marRight w:val="0"/>
      <w:marTop w:val="0"/>
      <w:marBottom w:val="0"/>
      <w:divBdr>
        <w:top w:val="none" w:sz="0" w:space="0" w:color="auto"/>
        <w:left w:val="none" w:sz="0" w:space="0" w:color="auto"/>
        <w:bottom w:val="none" w:sz="0" w:space="0" w:color="auto"/>
        <w:right w:val="none" w:sz="0" w:space="0" w:color="auto"/>
      </w:divBdr>
    </w:div>
    <w:div w:id="2106030268">
      <w:bodyDiv w:val="1"/>
      <w:marLeft w:val="0"/>
      <w:marRight w:val="0"/>
      <w:marTop w:val="0"/>
      <w:marBottom w:val="0"/>
      <w:divBdr>
        <w:top w:val="none" w:sz="0" w:space="0" w:color="auto"/>
        <w:left w:val="none" w:sz="0" w:space="0" w:color="auto"/>
        <w:bottom w:val="none" w:sz="0" w:space="0" w:color="auto"/>
        <w:right w:val="none" w:sz="0" w:space="0" w:color="auto"/>
      </w:divBdr>
    </w:div>
    <w:div w:id="2106032115">
      <w:bodyDiv w:val="1"/>
      <w:marLeft w:val="0"/>
      <w:marRight w:val="0"/>
      <w:marTop w:val="0"/>
      <w:marBottom w:val="0"/>
      <w:divBdr>
        <w:top w:val="none" w:sz="0" w:space="0" w:color="auto"/>
        <w:left w:val="none" w:sz="0" w:space="0" w:color="auto"/>
        <w:bottom w:val="none" w:sz="0" w:space="0" w:color="auto"/>
        <w:right w:val="none" w:sz="0" w:space="0" w:color="auto"/>
      </w:divBdr>
    </w:div>
    <w:div w:id="2106228149">
      <w:bodyDiv w:val="1"/>
      <w:marLeft w:val="0"/>
      <w:marRight w:val="0"/>
      <w:marTop w:val="0"/>
      <w:marBottom w:val="0"/>
      <w:divBdr>
        <w:top w:val="none" w:sz="0" w:space="0" w:color="auto"/>
        <w:left w:val="none" w:sz="0" w:space="0" w:color="auto"/>
        <w:bottom w:val="none" w:sz="0" w:space="0" w:color="auto"/>
        <w:right w:val="none" w:sz="0" w:space="0" w:color="auto"/>
      </w:divBdr>
    </w:div>
    <w:div w:id="2106418024">
      <w:bodyDiv w:val="1"/>
      <w:marLeft w:val="0"/>
      <w:marRight w:val="0"/>
      <w:marTop w:val="0"/>
      <w:marBottom w:val="0"/>
      <w:divBdr>
        <w:top w:val="none" w:sz="0" w:space="0" w:color="auto"/>
        <w:left w:val="none" w:sz="0" w:space="0" w:color="auto"/>
        <w:bottom w:val="none" w:sz="0" w:space="0" w:color="auto"/>
        <w:right w:val="none" w:sz="0" w:space="0" w:color="auto"/>
      </w:divBdr>
    </w:div>
    <w:div w:id="2106991812">
      <w:bodyDiv w:val="1"/>
      <w:marLeft w:val="0"/>
      <w:marRight w:val="0"/>
      <w:marTop w:val="0"/>
      <w:marBottom w:val="0"/>
      <w:divBdr>
        <w:top w:val="none" w:sz="0" w:space="0" w:color="auto"/>
        <w:left w:val="none" w:sz="0" w:space="0" w:color="auto"/>
        <w:bottom w:val="none" w:sz="0" w:space="0" w:color="auto"/>
        <w:right w:val="none" w:sz="0" w:space="0" w:color="auto"/>
      </w:divBdr>
    </w:div>
    <w:div w:id="2107191105">
      <w:bodyDiv w:val="1"/>
      <w:marLeft w:val="0"/>
      <w:marRight w:val="0"/>
      <w:marTop w:val="0"/>
      <w:marBottom w:val="0"/>
      <w:divBdr>
        <w:top w:val="none" w:sz="0" w:space="0" w:color="auto"/>
        <w:left w:val="none" w:sz="0" w:space="0" w:color="auto"/>
        <w:bottom w:val="none" w:sz="0" w:space="0" w:color="auto"/>
        <w:right w:val="none" w:sz="0" w:space="0" w:color="auto"/>
      </w:divBdr>
    </w:div>
    <w:div w:id="2107380033">
      <w:bodyDiv w:val="1"/>
      <w:marLeft w:val="0"/>
      <w:marRight w:val="0"/>
      <w:marTop w:val="0"/>
      <w:marBottom w:val="0"/>
      <w:divBdr>
        <w:top w:val="none" w:sz="0" w:space="0" w:color="auto"/>
        <w:left w:val="none" w:sz="0" w:space="0" w:color="auto"/>
        <w:bottom w:val="none" w:sz="0" w:space="0" w:color="auto"/>
        <w:right w:val="none" w:sz="0" w:space="0" w:color="auto"/>
      </w:divBdr>
    </w:div>
    <w:div w:id="2107919986">
      <w:bodyDiv w:val="1"/>
      <w:marLeft w:val="0"/>
      <w:marRight w:val="0"/>
      <w:marTop w:val="0"/>
      <w:marBottom w:val="0"/>
      <w:divBdr>
        <w:top w:val="none" w:sz="0" w:space="0" w:color="auto"/>
        <w:left w:val="none" w:sz="0" w:space="0" w:color="auto"/>
        <w:bottom w:val="none" w:sz="0" w:space="0" w:color="auto"/>
        <w:right w:val="none" w:sz="0" w:space="0" w:color="auto"/>
      </w:divBdr>
    </w:div>
    <w:div w:id="2107998063">
      <w:bodyDiv w:val="1"/>
      <w:marLeft w:val="0"/>
      <w:marRight w:val="0"/>
      <w:marTop w:val="0"/>
      <w:marBottom w:val="0"/>
      <w:divBdr>
        <w:top w:val="none" w:sz="0" w:space="0" w:color="auto"/>
        <w:left w:val="none" w:sz="0" w:space="0" w:color="auto"/>
        <w:bottom w:val="none" w:sz="0" w:space="0" w:color="auto"/>
        <w:right w:val="none" w:sz="0" w:space="0" w:color="auto"/>
      </w:divBdr>
    </w:div>
    <w:div w:id="2108039232">
      <w:bodyDiv w:val="1"/>
      <w:marLeft w:val="0"/>
      <w:marRight w:val="0"/>
      <w:marTop w:val="0"/>
      <w:marBottom w:val="0"/>
      <w:divBdr>
        <w:top w:val="none" w:sz="0" w:space="0" w:color="auto"/>
        <w:left w:val="none" w:sz="0" w:space="0" w:color="auto"/>
        <w:bottom w:val="none" w:sz="0" w:space="0" w:color="auto"/>
        <w:right w:val="none" w:sz="0" w:space="0" w:color="auto"/>
      </w:divBdr>
    </w:div>
    <w:div w:id="2109033556">
      <w:bodyDiv w:val="1"/>
      <w:marLeft w:val="0"/>
      <w:marRight w:val="0"/>
      <w:marTop w:val="0"/>
      <w:marBottom w:val="0"/>
      <w:divBdr>
        <w:top w:val="none" w:sz="0" w:space="0" w:color="auto"/>
        <w:left w:val="none" w:sz="0" w:space="0" w:color="auto"/>
        <w:bottom w:val="none" w:sz="0" w:space="0" w:color="auto"/>
        <w:right w:val="none" w:sz="0" w:space="0" w:color="auto"/>
      </w:divBdr>
    </w:div>
    <w:div w:id="2109110989">
      <w:bodyDiv w:val="1"/>
      <w:marLeft w:val="0"/>
      <w:marRight w:val="0"/>
      <w:marTop w:val="0"/>
      <w:marBottom w:val="0"/>
      <w:divBdr>
        <w:top w:val="none" w:sz="0" w:space="0" w:color="auto"/>
        <w:left w:val="none" w:sz="0" w:space="0" w:color="auto"/>
        <w:bottom w:val="none" w:sz="0" w:space="0" w:color="auto"/>
        <w:right w:val="none" w:sz="0" w:space="0" w:color="auto"/>
      </w:divBdr>
    </w:div>
    <w:div w:id="2109229359">
      <w:bodyDiv w:val="1"/>
      <w:marLeft w:val="0"/>
      <w:marRight w:val="0"/>
      <w:marTop w:val="0"/>
      <w:marBottom w:val="0"/>
      <w:divBdr>
        <w:top w:val="none" w:sz="0" w:space="0" w:color="auto"/>
        <w:left w:val="none" w:sz="0" w:space="0" w:color="auto"/>
        <w:bottom w:val="none" w:sz="0" w:space="0" w:color="auto"/>
        <w:right w:val="none" w:sz="0" w:space="0" w:color="auto"/>
      </w:divBdr>
    </w:div>
    <w:div w:id="2109277577">
      <w:bodyDiv w:val="1"/>
      <w:marLeft w:val="0"/>
      <w:marRight w:val="0"/>
      <w:marTop w:val="0"/>
      <w:marBottom w:val="0"/>
      <w:divBdr>
        <w:top w:val="none" w:sz="0" w:space="0" w:color="auto"/>
        <w:left w:val="none" w:sz="0" w:space="0" w:color="auto"/>
        <w:bottom w:val="none" w:sz="0" w:space="0" w:color="auto"/>
        <w:right w:val="none" w:sz="0" w:space="0" w:color="auto"/>
      </w:divBdr>
    </w:div>
    <w:div w:id="2109301959">
      <w:bodyDiv w:val="1"/>
      <w:marLeft w:val="0"/>
      <w:marRight w:val="0"/>
      <w:marTop w:val="0"/>
      <w:marBottom w:val="0"/>
      <w:divBdr>
        <w:top w:val="none" w:sz="0" w:space="0" w:color="auto"/>
        <w:left w:val="none" w:sz="0" w:space="0" w:color="auto"/>
        <w:bottom w:val="none" w:sz="0" w:space="0" w:color="auto"/>
        <w:right w:val="none" w:sz="0" w:space="0" w:color="auto"/>
      </w:divBdr>
    </w:div>
    <w:div w:id="2109422030">
      <w:bodyDiv w:val="1"/>
      <w:marLeft w:val="0"/>
      <w:marRight w:val="0"/>
      <w:marTop w:val="0"/>
      <w:marBottom w:val="0"/>
      <w:divBdr>
        <w:top w:val="none" w:sz="0" w:space="0" w:color="auto"/>
        <w:left w:val="none" w:sz="0" w:space="0" w:color="auto"/>
        <w:bottom w:val="none" w:sz="0" w:space="0" w:color="auto"/>
        <w:right w:val="none" w:sz="0" w:space="0" w:color="auto"/>
      </w:divBdr>
    </w:div>
    <w:div w:id="2109695344">
      <w:bodyDiv w:val="1"/>
      <w:marLeft w:val="0"/>
      <w:marRight w:val="0"/>
      <w:marTop w:val="0"/>
      <w:marBottom w:val="0"/>
      <w:divBdr>
        <w:top w:val="none" w:sz="0" w:space="0" w:color="auto"/>
        <w:left w:val="none" w:sz="0" w:space="0" w:color="auto"/>
        <w:bottom w:val="none" w:sz="0" w:space="0" w:color="auto"/>
        <w:right w:val="none" w:sz="0" w:space="0" w:color="auto"/>
      </w:divBdr>
    </w:div>
    <w:div w:id="2109695565">
      <w:bodyDiv w:val="1"/>
      <w:marLeft w:val="0"/>
      <w:marRight w:val="0"/>
      <w:marTop w:val="0"/>
      <w:marBottom w:val="0"/>
      <w:divBdr>
        <w:top w:val="none" w:sz="0" w:space="0" w:color="auto"/>
        <w:left w:val="none" w:sz="0" w:space="0" w:color="auto"/>
        <w:bottom w:val="none" w:sz="0" w:space="0" w:color="auto"/>
        <w:right w:val="none" w:sz="0" w:space="0" w:color="auto"/>
      </w:divBdr>
    </w:div>
    <w:div w:id="2109737850">
      <w:bodyDiv w:val="1"/>
      <w:marLeft w:val="0"/>
      <w:marRight w:val="0"/>
      <w:marTop w:val="0"/>
      <w:marBottom w:val="0"/>
      <w:divBdr>
        <w:top w:val="none" w:sz="0" w:space="0" w:color="auto"/>
        <w:left w:val="none" w:sz="0" w:space="0" w:color="auto"/>
        <w:bottom w:val="none" w:sz="0" w:space="0" w:color="auto"/>
        <w:right w:val="none" w:sz="0" w:space="0" w:color="auto"/>
      </w:divBdr>
    </w:div>
    <w:div w:id="2109767549">
      <w:bodyDiv w:val="1"/>
      <w:marLeft w:val="0"/>
      <w:marRight w:val="0"/>
      <w:marTop w:val="0"/>
      <w:marBottom w:val="0"/>
      <w:divBdr>
        <w:top w:val="none" w:sz="0" w:space="0" w:color="auto"/>
        <w:left w:val="none" w:sz="0" w:space="0" w:color="auto"/>
        <w:bottom w:val="none" w:sz="0" w:space="0" w:color="auto"/>
        <w:right w:val="none" w:sz="0" w:space="0" w:color="auto"/>
      </w:divBdr>
    </w:div>
    <w:div w:id="2109888097">
      <w:bodyDiv w:val="1"/>
      <w:marLeft w:val="0"/>
      <w:marRight w:val="0"/>
      <w:marTop w:val="0"/>
      <w:marBottom w:val="0"/>
      <w:divBdr>
        <w:top w:val="none" w:sz="0" w:space="0" w:color="auto"/>
        <w:left w:val="none" w:sz="0" w:space="0" w:color="auto"/>
        <w:bottom w:val="none" w:sz="0" w:space="0" w:color="auto"/>
        <w:right w:val="none" w:sz="0" w:space="0" w:color="auto"/>
      </w:divBdr>
    </w:div>
    <w:div w:id="2110198074">
      <w:bodyDiv w:val="1"/>
      <w:marLeft w:val="0"/>
      <w:marRight w:val="0"/>
      <w:marTop w:val="0"/>
      <w:marBottom w:val="0"/>
      <w:divBdr>
        <w:top w:val="none" w:sz="0" w:space="0" w:color="auto"/>
        <w:left w:val="none" w:sz="0" w:space="0" w:color="auto"/>
        <w:bottom w:val="none" w:sz="0" w:space="0" w:color="auto"/>
        <w:right w:val="none" w:sz="0" w:space="0" w:color="auto"/>
      </w:divBdr>
    </w:div>
    <w:div w:id="2110226228">
      <w:bodyDiv w:val="1"/>
      <w:marLeft w:val="0"/>
      <w:marRight w:val="0"/>
      <w:marTop w:val="0"/>
      <w:marBottom w:val="0"/>
      <w:divBdr>
        <w:top w:val="none" w:sz="0" w:space="0" w:color="auto"/>
        <w:left w:val="none" w:sz="0" w:space="0" w:color="auto"/>
        <w:bottom w:val="none" w:sz="0" w:space="0" w:color="auto"/>
        <w:right w:val="none" w:sz="0" w:space="0" w:color="auto"/>
      </w:divBdr>
    </w:div>
    <w:div w:id="2110462371">
      <w:bodyDiv w:val="1"/>
      <w:marLeft w:val="0"/>
      <w:marRight w:val="0"/>
      <w:marTop w:val="0"/>
      <w:marBottom w:val="0"/>
      <w:divBdr>
        <w:top w:val="none" w:sz="0" w:space="0" w:color="auto"/>
        <w:left w:val="none" w:sz="0" w:space="0" w:color="auto"/>
        <w:bottom w:val="none" w:sz="0" w:space="0" w:color="auto"/>
        <w:right w:val="none" w:sz="0" w:space="0" w:color="auto"/>
      </w:divBdr>
    </w:div>
    <w:div w:id="2110662107">
      <w:bodyDiv w:val="1"/>
      <w:marLeft w:val="0"/>
      <w:marRight w:val="0"/>
      <w:marTop w:val="0"/>
      <w:marBottom w:val="0"/>
      <w:divBdr>
        <w:top w:val="none" w:sz="0" w:space="0" w:color="auto"/>
        <w:left w:val="none" w:sz="0" w:space="0" w:color="auto"/>
        <w:bottom w:val="none" w:sz="0" w:space="0" w:color="auto"/>
        <w:right w:val="none" w:sz="0" w:space="0" w:color="auto"/>
      </w:divBdr>
    </w:div>
    <w:div w:id="2111004347">
      <w:bodyDiv w:val="1"/>
      <w:marLeft w:val="0"/>
      <w:marRight w:val="0"/>
      <w:marTop w:val="0"/>
      <w:marBottom w:val="0"/>
      <w:divBdr>
        <w:top w:val="none" w:sz="0" w:space="0" w:color="auto"/>
        <w:left w:val="none" w:sz="0" w:space="0" w:color="auto"/>
        <w:bottom w:val="none" w:sz="0" w:space="0" w:color="auto"/>
        <w:right w:val="none" w:sz="0" w:space="0" w:color="auto"/>
      </w:divBdr>
    </w:div>
    <w:div w:id="2111199070">
      <w:bodyDiv w:val="1"/>
      <w:marLeft w:val="0"/>
      <w:marRight w:val="0"/>
      <w:marTop w:val="0"/>
      <w:marBottom w:val="0"/>
      <w:divBdr>
        <w:top w:val="none" w:sz="0" w:space="0" w:color="auto"/>
        <w:left w:val="none" w:sz="0" w:space="0" w:color="auto"/>
        <w:bottom w:val="none" w:sz="0" w:space="0" w:color="auto"/>
        <w:right w:val="none" w:sz="0" w:space="0" w:color="auto"/>
      </w:divBdr>
    </w:div>
    <w:div w:id="2111317699">
      <w:bodyDiv w:val="1"/>
      <w:marLeft w:val="0"/>
      <w:marRight w:val="0"/>
      <w:marTop w:val="0"/>
      <w:marBottom w:val="0"/>
      <w:divBdr>
        <w:top w:val="none" w:sz="0" w:space="0" w:color="auto"/>
        <w:left w:val="none" w:sz="0" w:space="0" w:color="auto"/>
        <w:bottom w:val="none" w:sz="0" w:space="0" w:color="auto"/>
        <w:right w:val="none" w:sz="0" w:space="0" w:color="auto"/>
      </w:divBdr>
    </w:div>
    <w:div w:id="2111388316">
      <w:bodyDiv w:val="1"/>
      <w:marLeft w:val="0"/>
      <w:marRight w:val="0"/>
      <w:marTop w:val="0"/>
      <w:marBottom w:val="0"/>
      <w:divBdr>
        <w:top w:val="none" w:sz="0" w:space="0" w:color="auto"/>
        <w:left w:val="none" w:sz="0" w:space="0" w:color="auto"/>
        <w:bottom w:val="none" w:sz="0" w:space="0" w:color="auto"/>
        <w:right w:val="none" w:sz="0" w:space="0" w:color="auto"/>
      </w:divBdr>
    </w:div>
    <w:div w:id="2111848420">
      <w:bodyDiv w:val="1"/>
      <w:marLeft w:val="0"/>
      <w:marRight w:val="0"/>
      <w:marTop w:val="0"/>
      <w:marBottom w:val="0"/>
      <w:divBdr>
        <w:top w:val="none" w:sz="0" w:space="0" w:color="auto"/>
        <w:left w:val="none" w:sz="0" w:space="0" w:color="auto"/>
        <w:bottom w:val="none" w:sz="0" w:space="0" w:color="auto"/>
        <w:right w:val="none" w:sz="0" w:space="0" w:color="auto"/>
      </w:divBdr>
    </w:div>
    <w:div w:id="2111899096">
      <w:bodyDiv w:val="1"/>
      <w:marLeft w:val="0"/>
      <w:marRight w:val="0"/>
      <w:marTop w:val="0"/>
      <w:marBottom w:val="0"/>
      <w:divBdr>
        <w:top w:val="none" w:sz="0" w:space="0" w:color="auto"/>
        <w:left w:val="none" w:sz="0" w:space="0" w:color="auto"/>
        <w:bottom w:val="none" w:sz="0" w:space="0" w:color="auto"/>
        <w:right w:val="none" w:sz="0" w:space="0" w:color="auto"/>
      </w:divBdr>
    </w:div>
    <w:div w:id="2112119466">
      <w:bodyDiv w:val="1"/>
      <w:marLeft w:val="0"/>
      <w:marRight w:val="0"/>
      <w:marTop w:val="0"/>
      <w:marBottom w:val="0"/>
      <w:divBdr>
        <w:top w:val="none" w:sz="0" w:space="0" w:color="auto"/>
        <w:left w:val="none" w:sz="0" w:space="0" w:color="auto"/>
        <w:bottom w:val="none" w:sz="0" w:space="0" w:color="auto"/>
        <w:right w:val="none" w:sz="0" w:space="0" w:color="auto"/>
      </w:divBdr>
    </w:div>
    <w:div w:id="2112162911">
      <w:bodyDiv w:val="1"/>
      <w:marLeft w:val="0"/>
      <w:marRight w:val="0"/>
      <w:marTop w:val="0"/>
      <w:marBottom w:val="0"/>
      <w:divBdr>
        <w:top w:val="none" w:sz="0" w:space="0" w:color="auto"/>
        <w:left w:val="none" w:sz="0" w:space="0" w:color="auto"/>
        <w:bottom w:val="none" w:sz="0" w:space="0" w:color="auto"/>
        <w:right w:val="none" w:sz="0" w:space="0" w:color="auto"/>
      </w:divBdr>
    </w:div>
    <w:div w:id="2112236376">
      <w:bodyDiv w:val="1"/>
      <w:marLeft w:val="0"/>
      <w:marRight w:val="0"/>
      <w:marTop w:val="0"/>
      <w:marBottom w:val="0"/>
      <w:divBdr>
        <w:top w:val="none" w:sz="0" w:space="0" w:color="auto"/>
        <w:left w:val="none" w:sz="0" w:space="0" w:color="auto"/>
        <w:bottom w:val="none" w:sz="0" w:space="0" w:color="auto"/>
        <w:right w:val="none" w:sz="0" w:space="0" w:color="auto"/>
      </w:divBdr>
    </w:div>
    <w:div w:id="2112239825">
      <w:bodyDiv w:val="1"/>
      <w:marLeft w:val="0"/>
      <w:marRight w:val="0"/>
      <w:marTop w:val="0"/>
      <w:marBottom w:val="0"/>
      <w:divBdr>
        <w:top w:val="none" w:sz="0" w:space="0" w:color="auto"/>
        <w:left w:val="none" w:sz="0" w:space="0" w:color="auto"/>
        <w:bottom w:val="none" w:sz="0" w:space="0" w:color="auto"/>
        <w:right w:val="none" w:sz="0" w:space="0" w:color="auto"/>
      </w:divBdr>
    </w:div>
    <w:div w:id="2112243585">
      <w:bodyDiv w:val="1"/>
      <w:marLeft w:val="0"/>
      <w:marRight w:val="0"/>
      <w:marTop w:val="0"/>
      <w:marBottom w:val="0"/>
      <w:divBdr>
        <w:top w:val="none" w:sz="0" w:space="0" w:color="auto"/>
        <w:left w:val="none" w:sz="0" w:space="0" w:color="auto"/>
        <w:bottom w:val="none" w:sz="0" w:space="0" w:color="auto"/>
        <w:right w:val="none" w:sz="0" w:space="0" w:color="auto"/>
      </w:divBdr>
    </w:div>
    <w:div w:id="2112427845">
      <w:bodyDiv w:val="1"/>
      <w:marLeft w:val="0"/>
      <w:marRight w:val="0"/>
      <w:marTop w:val="0"/>
      <w:marBottom w:val="0"/>
      <w:divBdr>
        <w:top w:val="none" w:sz="0" w:space="0" w:color="auto"/>
        <w:left w:val="none" w:sz="0" w:space="0" w:color="auto"/>
        <w:bottom w:val="none" w:sz="0" w:space="0" w:color="auto"/>
        <w:right w:val="none" w:sz="0" w:space="0" w:color="auto"/>
      </w:divBdr>
    </w:div>
    <w:div w:id="2112624894">
      <w:bodyDiv w:val="1"/>
      <w:marLeft w:val="0"/>
      <w:marRight w:val="0"/>
      <w:marTop w:val="0"/>
      <w:marBottom w:val="0"/>
      <w:divBdr>
        <w:top w:val="none" w:sz="0" w:space="0" w:color="auto"/>
        <w:left w:val="none" w:sz="0" w:space="0" w:color="auto"/>
        <w:bottom w:val="none" w:sz="0" w:space="0" w:color="auto"/>
        <w:right w:val="none" w:sz="0" w:space="0" w:color="auto"/>
      </w:divBdr>
    </w:div>
    <w:div w:id="2112772055">
      <w:bodyDiv w:val="1"/>
      <w:marLeft w:val="0"/>
      <w:marRight w:val="0"/>
      <w:marTop w:val="0"/>
      <w:marBottom w:val="0"/>
      <w:divBdr>
        <w:top w:val="none" w:sz="0" w:space="0" w:color="auto"/>
        <w:left w:val="none" w:sz="0" w:space="0" w:color="auto"/>
        <w:bottom w:val="none" w:sz="0" w:space="0" w:color="auto"/>
        <w:right w:val="none" w:sz="0" w:space="0" w:color="auto"/>
      </w:divBdr>
    </w:div>
    <w:div w:id="2112846563">
      <w:bodyDiv w:val="1"/>
      <w:marLeft w:val="0"/>
      <w:marRight w:val="0"/>
      <w:marTop w:val="0"/>
      <w:marBottom w:val="0"/>
      <w:divBdr>
        <w:top w:val="none" w:sz="0" w:space="0" w:color="auto"/>
        <w:left w:val="none" w:sz="0" w:space="0" w:color="auto"/>
        <w:bottom w:val="none" w:sz="0" w:space="0" w:color="auto"/>
        <w:right w:val="none" w:sz="0" w:space="0" w:color="auto"/>
      </w:divBdr>
    </w:div>
    <w:div w:id="2112889869">
      <w:bodyDiv w:val="1"/>
      <w:marLeft w:val="0"/>
      <w:marRight w:val="0"/>
      <w:marTop w:val="0"/>
      <w:marBottom w:val="0"/>
      <w:divBdr>
        <w:top w:val="none" w:sz="0" w:space="0" w:color="auto"/>
        <w:left w:val="none" w:sz="0" w:space="0" w:color="auto"/>
        <w:bottom w:val="none" w:sz="0" w:space="0" w:color="auto"/>
        <w:right w:val="none" w:sz="0" w:space="0" w:color="auto"/>
      </w:divBdr>
    </w:div>
    <w:div w:id="2112890988">
      <w:bodyDiv w:val="1"/>
      <w:marLeft w:val="0"/>
      <w:marRight w:val="0"/>
      <w:marTop w:val="0"/>
      <w:marBottom w:val="0"/>
      <w:divBdr>
        <w:top w:val="none" w:sz="0" w:space="0" w:color="auto"/>
        <w:left w:val="none" w:sz="0" w:space="0" w:color="auto"/>
        <w:bottom w:val="none" w:sz="0" w:space="0" w:color="auto"/>
        <w:right w:val="none" w:sz="0" w:space="0" w:color="auto"/>
      </w:divBdr>
    </w:div>
    <w:div w:id="2112968164">
      <w:bodyDiv w:val="1"/>
      <w:marLeft w:val="0"/>
      <w:marRight w:val="0"/>
      <w:marTop w:val="0"/>
      <w:marBottom w:val="0"/>
      <w:divBdr>
        <w:top w:val="none" w:sz="0" w:space="0" w:color="auto"/>
        <w:left w:val="none" w:sz="0" w:space="0" w:color="auto"/>
        <w:bottom w:val="none" w:sz="0" w:space="0" w:color="auto"/>
        <w:right w:val="none" w:sz="0" w:space="0" w:color="auto"/>
      </w:divBdr>
    </w:div>
    <w:div w:id="2113012332">
      <w:bodyDiv w:val="1"/>
      <w:marLeft w:val="0"/>
      <w:marRight w:val="0"/>
      <w:marTop w:val="0"/>
      <w:marBottom w:val="0"/>
      <w:divBdr>
        <w:top w:val="none" w:sz="0" w:space="0" w:color="auto"/>
        <w:left w:val="none" w:sz="0" w:space="0" w:color="auto"/>
        <w:bottom w:val="none" w:sz="0" w:space="0" w:color="auto"/>
        <w:right w:val="none" w:sz="0" w:space="0" w:color="auto"/>
      </w:divBdr>
    </w:div>
    <w:div w:id="2113160551">
      <w:bodyDiv w:val="1"/>
      <w:marLeft w:val="0"/>
      <w:marRight w:val="0"/>
      <w:marTop w:val="0"/>
      <w:marBottom w:val="0"/>
      <w:divBdr>
        <w:top w:val="none" w:sz="0" w:space="0" w:color="auto"/>
        <w:left w:val="none" w:sz="0" w:space="0" w:color="auto"/>
        <w:bottom w:val="none" w:sz="0" w:space="0" w:color="auto"/>
        <w:right w:val="none" w:sz="0" w:space="0" w:color="auto"/>
      </w:divBdr>
    </w:div>
    <w:div w:id="2113280649">
      <w:bodyDiv w:val="1"/>
      <w:marLeft w:val="0"/>
      <w:marRight w:val="0"/>
      <w:marTop w:val="0"/>
      <w:marBottom w:val="0"/>
      <w:divBdr>
        <w:top w:val="none" w:sz="0" w:space="0" w:color="auto"/>
        <w:left w:val="none" w:sz="0" w:space="0" w:color="auto"/>
        <w:bottom w:val="none" w:sz="0" w:space="0" w:color="auto"/>
        <w:right w:val="none" w:sz="0" w:space="0" w:color="auto"/>
      </w:divBdr>
    </w:div>
    <w:div w:id="2113819928">
      <w:bodyDiv w:val="1"/>
      <w:marLeft w:val="0"/>
      <w:marRight w:val="0"/>
      <w:marTop w:val="0"/>
      <w:marBottom w:val="0"/>
      <w:divBdr>
        <w:top w:val="none" w:sz="0" w:space="0" w:color="auto"/>
        <w:left w:val="none" w:sz="0" w:space="0" w:color="auto"/>
        <w:bottom w:val="none" w:sz="0" w:space="0" w:color="auto"/>
        <w:right w:val="none" w:sz="0" w:space="0" w:color="auto"/>
      </w:divBdr>
    </w:div>
    <w:div w:id="2114399272">
      <w:bodyDiv w:val="1"/>
      <w:marLeft w:val="0"/>
      <w:marRight w:val="0"/>
      <w:marTop w:val="0"/>
      <w:marBottom w:val="0"/>
      <w:divBdr>
        <w:top w:val="none" w:sz="0" w:space="0" w:color="auto"/>
        <w:left w:val="none" w:sz="0" w:space="0" w:color="auto"/>
        <w:bottom w:val="none" w:sz="0" w:space="0" w:color="auto"/>
        <w:right w:val="none" w:sz="0" w:space="0" w:color="auto"/>
      </w:divBdr>
    </w:div>
    <w:div w:id="2114592843">
      <w:bodyDiv w:val="1"/>
      <w:marLeft w:val="0"/>
      <w:marRight w:val="0"/>
      <w:marTop w:val="0"/>
      <w:marBottom w:val="0"/>
      <w:divBdr>
        <w:top w:val="none" w:sz="0" w:space="0" w:color="auto"/>
        <w:left w:val="none" w:sz="0" w:space="0" w:color="auto"/>
        <w:bottom w:val="none" w:sz="0" w:space="0" w:color="auto"/>
        <w:right w:val="none" w:sz="0" w:space="0" w:color="auto"/>
      </w:divBdr>
    </w:div>
    <w:div w:id="2114783443">
      <w:bodyDiv w:val="1"/>
      <w:marLeft w:val="0"/>
      <w:marRight w:val="0"/>
      <w:marTop w:val="0"/>
      <w:marBottom w:val="0"/>
      <w:divBdr>
        <w:top w:val="none" w:sz="0" w:space="0" w:color="auto"/>
        <w:left w:val="none" w:sz="0" w:space="0" w:color="auto"/>
        <w:bottom w:val="none" w:sz="0" w:space="0" w:color="auto"/>
        <w:right w:val="none" w:sz="0" w:space="0" w:color="auto"/>
      </w:divBdr>
    </w:div>
    <w:div w:id="2115124829">
      <w:bodyDiv w:val="1"/>
      <w:marLeft w:val="0"/>
      <w:marRight w:val="0"/>
      <w:marTop w:val="0"/>
      <w:marBottom w:val="0"/>
      <w:divBdr>
        <w:top w:val="none" w:sz="0" w:space="0" w:color="auto"/>
        <w:left w:val="none" w:sz="0" w:space="0" w:color="auto"/>
        <w:bottom w:val="none" w:sz="0" w:space="0" w:color="auto"/>
        <w:right w:val="none" w:sz="0" w:space="0" w:color="auto"/>
      </w:divBdr>
    </w:div>
    <w:div w:id="2115129321">
      <w:bodyDiv w:val="1"/>
      <w:marLeft w:val="0"/>
      <w:marRight w:val="0"/>
      <w:marTop w:val="0"/>
      <w:marBottom w:val="0"/>
      <w:divBdr>
        <w:top w:val="none" w:sz="0" w:space="0" w:color="auto"/>
        <w:left w:val="none" w:sz="0" w:space="0" w:color="auto"/>
        <w:bottom w:val="none" w:sz="0" w:space="0" w:color="auto"/>
        <w:right w:val="none" w:sz="0" w:space="0" w:color="auto"/>
      </w:divBdr>
    </w:div>
    <w:div w:id="2115467805">
      <w:bodyDiv w:val="1"/>
      <w:marLeft w:val="0"/>
      <w:marRight w:val="0"/>
      <w:marTop w:val="0"/>
      <w:marBottom w:val="0"/>
      <w:divBdr>
        <w:top w:val="none" w:sz="0" w:space="0" w:color="auto"/>
        <w:left w:val="none" w:sz="0" w:space="0" w:color="auto"/>
        <w:bottom w:val="none" w:sz="0" w:space="0" w:color="auto"/>
        <w:right w:val="none" w:sz="0" w:space="0" w:color="auto"/>
      </w:divBdr>
    </w:div>
    <w:div w:id="2115593103">
      <w:bodyDiv w:val="1"/>
      <w:marLeft w:val="0"/>
      <w:marRight w:val="0"/>
      <w:marTop w:val="0"/>
      <w:marBottom w:val="0"/>
      <w:divBdr>
        <w:top w:val="none" w:sz="0" w:space="0" w:color="auto"/>
        <w:left w:val="none" w:sz="0" w:space="0" w:color="auto"/>
        <w:bottom w:val="none" w:sz="0" w:space="0" w:color="auto"/>
        <w:right w:val="none" w:sz="0" w:space="0" w:color="auto"/>
      </w:divBdr>
    </w:div>
    <w:div w:id="2116049381">
      <w:bodyDiv w:val="1"/>
      <w:marLeft w:val="0"/>
      <w:marRight w:val="0"/>
      <w:marTop w:val="0"/>
      <w:marBottom w:val="0"/>
      <w:divBdr>
        <w:top w:val="none" w:sz="0" w:space="0" w:color="auto"/>
        <w:left w:val="none" w:sz="0" w:space="0" w:color="auto"/>
        <w:bottom w:val="none" w:sz="0" w:space="0" w:color="auto"/>
        <w:right w:val="none" w:sz="0" w:space="0" w:color="auto"/>
      </w:divBdr>
    </w:div>
    <w:div w:id="2116171341">
      <w:bodyDiv w:val="1"/>
      <w:marLeft w:val="0"/>
      <w:marRight w:val="0"/>
      <w:marTop w:val="0"/>
      <w:marBottom w:val="0"/>
      <w:divBdr>
        <w:top w:val="none" w:sz="0" w:space="0" w:color="auto"/>
        <w:left w:val="none" w:sz="0" w:space="0" w:color="auto"/>
        <w:bottom w:val="none" w:sz="0" w:space="0" w:color="auto"/>
        <w:right w:val="none" w:sz="0" w:space="0" w:color="auto"/>
      </w:divBdr>
    </w:div>
    <w:div w:id="2116629300">
      <w:bodyDiv w:val="1"/>
      <w:marLeft w:val="0"/>
      <w:marRight w:val="0"/>
      <w:marTop w:val="0"/>
      <w:marBottom w:val="0"/>
      <w:divBdr>
        <w:top w:val="none" w:sz="0" w:space="0" w:color="auto"/>
        <w:left w:val="none" w:sz="0" w:space="0" w:color="auto"/>
        <w:bottom w:val="none" w:sz="0" w:space="0" w:color="auto"/>
        <w:right w:val="none" w:sz="0" w:space="0" w:color="auto"/>
      </w:divBdr>
    </w:div>
    <w:div w:id="2116747517">
      <w:bodyDiv w:val="1"/>
      <w:marLeft w:val="0"/>
      <w:marRight w:val="0"/>
      <w:marTop w:val="0"/>
      <w:marBottom w:val="0"/>
      <w:divBdr>
        <w:top w:val="none" w:sz="0" w:space="0" w:color="auto"/>
        <w:left w:val="none" w:sz="0" w:space="0" w:color="auto"/>
        <w:bottom w:val="none" w:sz="0" w:space="0" w:color="auto"/>
        <w:right w:val="none" w:sz="0" w:space="0" w:color="auto"/>
      </w:divBdr>
    </w:div>
    <w:div w:id="2116752610">
      <w:bodyDiv w:val="1"/>
      <w:marLeft w:val="0"/>
      <w:marRight w:val="0"/>
      <w:marTop w:val="0"/>
      <w:marBottom w:val="0"/>
      <w:divBdr>
        <w:top w:val="none" w:sz="0" w:space="0" w:color="auto"/>
        <w:left w:val="none" w:sz="0" w:space="0" w:color="auto"/>
        <w:bottom w:val="none" w:sz="0" w:space="0" w:color="auto"/>
        <w:right w:val="none" w:sz="0" w:space="0" w:color="auto"/>
      </w:divBdr>
    </w:div>
    <w:div w:id="2116754162">
      <w:bodyDiv w:val="1"/>
      <w:marLeft w:val="0"/>
      <w:marRight w:val="0"/>
      <w:marTop w:val="0"/>
      <w:marBottom w:val="0"/>
      <w:divBdr>
        <w:top w:val="none" w:sz="0" w:space="0" w:color="auto"/>
        <w:left w:val="none" w:sz="0" w:space="0" w:color="auto"/>
        <w:bottom w:val="none" w:sz="0" w:space="0" w:color="auto"/>
        <w:right w:val="none" w:sz="0" w:space="0" w:color="auto"/>
      </w:divBdr>
    </w:div>
    <w:div w:id="2116820835">
      <w:bodyDiv w:val="1"/>
      <w:marLeft w:val="0"/>
      <w:marRight w:val="0"/>
      <w:marTop w:val="0"/>
      <w:marBottom w:val="0"/>
      <w:divBdr>
        <w:top w:val="none" w:sz="0" w:space="0" w:color="auto"/>
        <w:left w:val="none" w:sz="0" w:space="0" w:color="auto"/>
        <w:bottom w:val="none" w:sz="0" w:space="0" w:color="auto"/>
        <w:right w:val="none" w:sz="0" w:space="0" w:color="auto"/>
      </w:divBdr>
    </w:div>
    <w:div w:id="2116897944">
      <w:bodyDiv w:val="1"/>
      <w:marLeft w:val="0"/>
      <w:marRight w:val="0"/>
      <w:marTop w:val="0"/>
      <w:marBottom w:val="0"/>
      <w:divBdr>
        <w:top w:val="none" w:sz="0" w:space="0" w:color="auto"/>
        <w:left w:val="none" w:sz="0" w:space="0" w:color="auto"/>
        <w:bottom w:val="none" w:sz="0" w:space="0" w:color="auto"/>
        <w:right w:val="none" w:sz="0" w:space="0" w:color="auto"/>
      </w:divBdr>
    </w:div>
    <w:div w:id="2117014796">
      <w:bodyDiv w:val="1"/>
      <w:marLeft w:val="0"/>
      <w:marRight w:val="0"/>
      <w:marTop w:val="0"/>
      <w:marBottom w:val="0"/>
      <w:divBdr>
        <w:top w:val="none" w:sz="0" w:space="0" w:color="auto"/>
        <w:left w:val="none" w:sz="0" w:space="0" w:color="auto"/>
        <w:bottom w:val="none" w:sz="0" w:space="0" w:color="auto"/>
        <w:right w:val="none" w:sz="0" w:space="0" w:color="auto"/>
      </w:divBdr>
    </w:div>
    <w:div w:id="2117559134">
      <w:bodyDiv w:val="1"/>
      <w:marLeft w:val="0"/>
      <w:marRight w:val="0"/>
      <w:marTop w:val="0"/>
      <w:marBottom w:val="0"/>
      <w:divBdr>
        <w:top w:val="none" w:sz="0" w:space="0" w:color="auto"/>
        <w:left w:val="none" w:sz="0" w:space="0" w:color="auto"/>
        <w:bottom w:val="none" w:sz="0" w:space="0" w:color="auto"/>
        <w:right w:val="none" w:sz="0" w:space="0" w:color="auto"/>
      </w:divBdr>
    </w:div>
    <w:div w:id="2117747372">
      <w:bodyDiv w:val="1"/>
      <w:marLeft w:val="0"/>
      <w:marRight w:val="0"/>
      <w:marTop w:val="0"/>
      <w:marBottom w:val="0"/>
      <w:divBdr>
        <w:top w:val="none" w:sz="0" w:space="0" w:color="auto"/>
        <w:left w:val="none" w:sz="0" w:space="0" w:color="auto"/>
        <w:bottom w:val="none" w:sz="0" w:space="0" w:color="auto"/>
        <w:right w:val="none" w:sz="0" w:space="0" w:color="auto"/>
      </w:divBdr>
    </w:div>
    <w:div w:id="2118133004">
      <w:bodyDiv w:val="1"/>
      <w:marLeft w:val="0"/>
      <w:marRight w:val="0"/>
      <w:marTop w:val="0"/>
      <w:marBottom w:val="0"/>
      <w:divBdr>
        <w:top w:val="none" w:sz="0" w:space="0" w:color="auto"/>
        <w:left w:val="none" w:sz="0" w:space="0" w:color="auto"/>
        <w:bottom w:val="none" w:sz="0" w:space="0" w:color="auto"/>
        <w:right w:val="none" w:sz="0" w:space="0" w:color="auto"/>
      </w:divBdr>
    </w:div>
    <w:div w:id="2118404093">
      <w:bodyDiv w:val="1"/>
      <w:marLeft w:val="0"/>
      <w:marRight w:val="0"/>
      <w:marTop w:val="0"/>
      <w:marBottom w:val="0"/>
      <w:divBdr>
        <w:top w:val="none" w:sz="0" w:space="0" w:color="auto"/>
        <w:left w:val="none" w:sz="0" w:space="0" w:color="auto"/>
        <w:bottom w:val="none" w:sz="0" w:space="0" w:color="auto"/>
        <w:right w:val="none" w:sz="0" w:space="0" w:color="auto"/>
      </w:divBdr>
    </w:div>
    <w:div w:id="2118595346">
      <w:bodyDiv w:val="1"/>
      <w:marLeft w:val="0"/>
      <w:marRight w:val="0"/>
      <w:marTop w:val="0"/>
      <w:marBottom w:val="0"/>
      <w:divBdr>
        <w:top w:val="none" w:sz="0" w:space="0" w:color="auto"/>
        <w:left w:val="none" w:sz="0" w:space="0" w:color="auto"/>
        <w:bottom w:val="none" w:sz="0" w:space="0" w:color="auto"/>
        <w:right w:val="none" w:sz="0" w:space="0" w:color="auto"/>
      </w:divBdr>
    </w:div>
    <w:div w:id="2118870500">
      <w:bodyDiv w:val="1"/>
      <w:marLeft w:val="0"/>
      <w:marRight w:val="0"/>
      <w:marTop w:val="0"/>
      <w:marBottom w:val="0"/>
      <w:divBdr>
        <w:top w:val="none" w:sz="0" w:space="0" w:color="auto"/>
        <w:left w:val="none" w:sz="0" w:space="0" w:color="auto"/>
        <w:bottom w:val="none" w:sz="0" w:space="0" w:color="auto"/>
        <w:right w:val="none" w:sz="0" w:space="0" w:color="auto"/>
      </w:divBdr>
    </w:div>
    <w:div w:id="2119130984">
      <w:bodyDiv w:val="1"/>
      <w:marLeft w:val="0"/>
      <w:marRight w:val="0"/>
      <w:marTop w:val="0"/>
      <w:marBottom w:val="0"/>
      <w:divBdr>
        <w:top w:val="none" w:sz="0" w:space="0" w:color="auto"/>
        <w:left w:val="none" w:sz="0" w:space="0" w:color="auto"/>
        <w:bottom w:val="none" w:sz="0" w:space="0" w:color="auto"/>
        <w:right w:val="none" w:sz="0" w:space="0" w:color="auto"/>
      </w:divBdr>
    </w:div>
    <w:div w:id="2119137473">
      <w:bodyDiv w:val="1"/>
      <w:marLeft w:val="0"/>
      <w:marRight w:val="0"/>
      <w:marTop w:val="0"/>
      <w:marBottom w:val="0"/>
      <w:divBdr>
        <w:top w:val="none" w:sz="0" w:space="0" w:color="auto"/>
        <w:left w:val="none" w:sz="0" w:space="0" w:color="auto"/>
        <w:bottom w:val="none" w:sz="0" w:space="0" w:color="auto"/>
        <w:right w:val="none" w:sz="0" w:space="0" w:color="auto"/>
      </w:divBdr>
    </w:div>
    <w:div w:id="2119715853">
      <w:bodyDiv w:val="1"/>
      <w:marLeft w:val="0"/>
      <w:marRight w:val="0"/>
      <w:marTop w:val="0"/>
      <w:marBottom w:val="0"/>
      <w:divBdr>
        <w:top w:val="none" w:sz="0" w:space="0" w:color="auto"/>
        <w:left w:val="none" w:sz="0" w:space="0" w:color="auto"/>
        <w:bottom w:val="none" w:sz="0" w:space="0" w:color="auto"/>
        <w:right w:val="none" w:sz="0" w:space="0" w:color="auto"/>
      </w:divBdr>
    </w:div>
    <w:div w:id="2119828594">
      <w:bodyDiv w:val="1"/>
      <w:marLeft w:val="0"/>
      <w:marRight w:val="0"/>
      <w:marTop w:val="0"/>
      <w:marBottom w:val="0"/>
      <w:divBdr>
        <w:top w:val="none" w:sz="0" w:space="0" w:color="auto"/>
        <w:left w:val="none" w:sz="0" w:space="0" w:color="auto"/>
        <w:bottom w:val="none" w:sz="0" w:space="0" w:color="auto"/>
        <w:right w:val="none" w:sz="0" w:space="0" w:color="auto"/>
      </w:divBdr>
    </w:div>
    <w:div w:id="2119985387">
      <w:bodyDiv w:val="1"/>
      <w:marLeft w:val="0"/>
      <w:marRight w:val="0"/>
      <w:marTop w:val="0"/>
      <w:marBottom w:val="0"/>
      <w:divBdr>
        <w:top w:val="none" w:sz="0" w:space="0" w:color="auto"/>
        <w:left w:val="none" w:sz="0" w:space="0" w:color="auto"/>
        <w:bottom w:val="none" w:sz="0" w:space="0" w:color="auto"/>
        <w:right w:val="none" w:sz="0" w:space="0" w:color="auto"/>
      </w:divBdr>
    </w:div>
    <w:div w:id="2120027030">
      <w:bodyDiv w:val="1"/>
      <w:marLeft w:val="0"/>
      <w:marRight w:val="0"/>
      <w:marTop w:val="0"/>
      <w:marBottom w:val="0"/>
      <w:divBdr>
        <w:top w:val="none" w:sz="0" w:space="0" w:color="auto"/>
        <w:left w:val="none" w:sz="0" w:space="0" w:color="auto"/>
        <w:bottom w:val="none" w:sz="0" w:space="0" w:color="auto"/>
        <w:right w:val="none" w:sz="0" w:space="0" w:color="auto"/>
      </w:divBdr>
    </w:div>
    <w:div w:id="2120099043">
      <w:bodyDiv w:val="1"/>
      <w:marLeft w:val="0"/>
      <w:marRight w:val="0"/>
      <w:marTop w:val="0"/>
      <w:marBottom w:val="0"/>
      <w:divBdr>
        <w:top w:val="none" w:sz="0" w:space="0" w:color="auto"/>
        <w:left w:val="none" w:sz="0" w:space="0" w:color="auto"/>
        <w:bottom w:val="none" w:sz="0" w:space="0" w:color="auto"/>
        <w:right w:val="none" w:sz="0" w:space="0" w:color="auto"/>
      </w:divBdr>
    </w:div>
    <w:div w:id="2120104314">
      <w:bodyDiv w:val="1"/>
      <w:marLeft w:val="0"/>
      <w:marRight w:val="0"/>
      <w:marTop w:val="0"/>
      <w:marBottom w:val="0"/>
      <w:divBdr>
        <w:top w:val="none" w:sz="0" w:space="0" w:color="auto"/>
        <w:left w:val="none" w:sz="0" w:space="0" w:color="auto"/>
        <w:bottom w:val="none" w:sz="0" w:space="0" w:color="auto"/>
        <w:right w:val="none" w:sz="0" w:space="0" w:color="auto"/>
      </w:divBdr>
    </w:div>
    <w:div w:id="2120180609">
      <w:bodyDiv w:val="1"/>
      <w:marLeft w:val="0"/>
      <w:marRight w:val="0"/>
      <w:marTop w:val="0"/>
      <w:marBottom w:val="0"/>
      <w:divBdr>
        <w:top w:val="none" w:sz="0" w:space="0" w:color="auto"/>
        <w:left w:val="none" w:sz="0" w:space="0" w:color="auto"/>
        <w:bottom w:val="none" w:sz="0" w:space="0" w:color="auto"/>
        <w:right w:val="none" w:sz="0" w:space="0" w:color="auto"/>
      </w:divBdr>
    </w:div>
    <w:div w:id="2120291603">
      <w:bodyDiv w:val="1"/>
      <w:marLeft w:val="0"/>
      <w:marRight w:val="0"/>
      <w:marTop w:val="0"/>
      <w:marBottom w:val="0"/>
      <w:divBdr>
        <w:top w:val="none" w:sz="0" w:space="0" w:color="auto"/>
        <w:left w:val="none" w:sz="0" w:space="0" w:color="auto"/>
        <w:bottom w:val="none" w:sz="0" w:space="0" w:color="auto"/>
        <w:right w:val="none" w:sz="0" w:space="0" w:color="auto"/>
      </w:divBdr>
    </w:div>
    <w:div w:id="2120295576">
      <w:bodyDiv w:val="1"/>
      <w:marLeft w:val="0"/>
      <w:marRight w:val="0"/>
      <w:marTop w:val="0"/>
      <w:marBottom w:val="0"/>
      <w:divBdr>
        <w:top w:val="none" w:sz="0" w:space="0" w:color="auto"/>
        <w:left w:val="none" w:sz="0" w:space="0" w:color="auto"/>
        <w:bottom w:val="none" w:sz="0" w:space="0" w:color="auto"/>
        <w:right w:val="none" w:sz="0" w:space="0" w:color="auto"/>
      </w:divBdr>
    </w:div>
    <w:div w:id="2120297456">
      <w:bodyDiv w:val="1"/>
      <w:marLeft w:val="0"/>
      <w:marRight w:val="0"/>
      <w:marTop w:val="0"/>
      <w:marBottom w:val="0"/>
      <w:divBdr>
        <w:top w:val="none" w:sz="0" w:space="0" w:color="auto"/>
        <w:left w:val="none" w:sz="0" w:space="0" w:color="auto"/>
        <w:bottom w:val="none" w:sz="0" w:space="0" w:color="auto"/>
        <w:right w:val="none" w:sz="0" w:space="0" w:color="auto"/>
      </w:divBdr>
    </w:div>
    <w:div w:id="2120561490">
      <w:bodyDiv w:val="1"/>
      <w:marLeft w:val="0"/>
      <w:marRight w:val="0"/>
      <w:marTop w:val="0"/>
      <w:marBottom w:val="0"/>
      <w:divBdr>
        <w:top w:val="none" w:sz="0" w:space="0" w:color="auto"/>
        <w:left w:val="none" w:sz="0" w:space="0" w:color="auto"/>
        <w:bottom w:val="none" w:sz="0" w:space="0" w:color="auto"/>
        <w:right w:val="none" w:sz="0" w:space="0" w:color="auto"/>
      </w:divBdr>
    </w:div>
    <w:div w:id="2120683290">
      <w:bodyDiv w:val="1"/>
      <w:marLeft w:val="0"/>
      <w:marRight w:val="0"/>
      <w:marTop w:val="0"/>
      <w:marBottom w:val="0"/>
      <w:divBdr>
        <w:top w:val="none" w:sz="0" w:space="0" w:color="auto"/>
        <w:left w:val="none" w:sz="0" w:space="0" w:color="auto"/>
        <w:bottom w:val="none" w:sz="0" w:space="0" w:color="auto"/>
        <w:right w:val="none" w:sz="0" w:space="0" w:color="auto"/>
      </w:divBdr>
    </w:div>
    <w:div w:id="2121025023">
      <w:bodyDiv w:val="1"/>
      <w:marLeft w:val="0"/>
      <w:marRight w:val="0"/>
      <w:marTop w:val="0"/>
      <w:marBottom w:val="0"/>
      <w:divBdr>
        <w:top w:val="none" w:sz="0" w:space="0" w:color="auto"/>
        <w:left w:val="none" w:sz="0" w:space="0" w:color="auto"/>
        <w:bottom w:val="none" w:sz="0" w:space="0" w:color="auto"/>
        <w:right w:val="none" w:sz="0" w:space="0" w:color="auto"/>
      </w:divBdr>
    </w:div>
    <w:div w:id="2121335774">
      <w:bodyDiv w:val="1"/>
      <w:marLeft w:val="0"/>
      <w:marRight w:val="0"/>
      <w:marTop w:val="0"/>
      <w:marBottom w:val="0"/>
      <w:divBdr>
        <w:top w:val="none" w:sz="0" w:space="0" w:color="auto"/>
        <w:left w:val="none" w:sz="0" w:space="0" w:color="auto"/>
        <w:bottom w:val="none" w:sz="0" w:space="0" w:color="auto"/>
        <w:right w:val="none" w:sz="0" w:space="0" w:color="auto"/>
      </w:divBdr>
    </w:div>
    <w:div w:id="2121485108">
      <w:bodyDiv w:val="1"/>
      <w:marLeft w:val="0"/>
      <w:marRight w:val="0"/>
      <w:marTop w:val="0"/>
      <w:marBottom w:val="0"/>
      <w:divBdr>
        <w:top w:val="none" w:sz="0" w:space="0" w:color="auto"/>
        <w:left w:val="none" w:sz="0" w:space="0" w:color="auto"/>
        <w:bottom w:val="none" w:sz="0" w:space="0" w:color="auto"/>
        <w:right w:val="none" w:sz="0" w:space="0" w:color="auto"/>
      </w:divBdr>
    </w:div>
    <w:div w:id="2121489197">
      <w:bodyDiv w:val="1"/>
      <w:marLeft w:val="0"/>
      <w:marRight w:val="0"/>
      <w:marTop w:val="0"/>
      <w:marBottom w:val="0"/>
      <w:divBdr>
        <w:top w:val="none" w:sz="0" w:space="0" w:color="auto"/>
        <w:left w:val="none" w:sz="0" w:space="0" w:color="auto"/>
        <w:bottom w:val="none" w:sz="0" w:space="0" w:color="auto"/>
        <w:right w:val="none" w:sz="0" w:space="0" w:color="auto"/>
      </w:divBdr>
    </w:div>
    <w:div w:id="2121531413">
      <w:bodyDiv w:val="1"/>
      <w:marLeft w:val="0"/>
      <w:marRight w:val="0"/>
      <w:marTop w:val="0"/>
      <w:marBottom w:val="0"/>
      <w:divBdr>
        <w:top w:val="none" w:sz="0" w:space="0" w:color="auto"/>
        <w:left w:val="none" w:sz="0" w:space="0" w:color="auto"/>
        <w:bottom w:val="none" w:sz="0" w:space="0" w:color="auto"/>
        <w:right w:val="none" w:sz="0" w:space="0" w:color="auto"/>
      </w:divBdr>
    </w:div>
    <w:div w:id="2121681062">
      <w:bodyDiv w:val="1"/>
      <w:marLeft w:val="0"/>
      <w:marRight w:val="0"/>
      <w:marTop w:val="0"/>
      <w:marBottom w:val="0"/>
      <w:divBdr>
        <w:top w:val="none" w:sz="0" w:space="0" w:color="auto"/>
        <w:left w:val="none" w:sz="0" w:space="0" w:color="auto"/>
        <w:bottom w:val="none" w:sz="0" w:space="0" w:color="auto"/>
        <w:right w:val="none" w:sz="0" w:space="0" w:color="auto"/>
      </w:divBdr>
    </w:div>
    <w:div w:id="2121684505">
      <w:bodyDiv w:val="1"/>
      <w:marLeft w:val="0"/>
      <w:marRight w:val="0"/>
      <w:marTop w:val="0"/>
      <w:marBottom w:val="0"/>
      <w:divBdr>
        <w:top w:val="none" w:sz="0" w:space="0" w:color="auto"/>
        <w:left w:val="none" w:sz="0" w:space="0" w:color="auto"/>
        <w:bottom w:val="none" w:sz="0" w:space="0" w:color="auto"/>
        <w:right w:val="none" w:sz="0" w:space="0" w:color="auto"/>
      </w:divBdr>
    </w:div>
    <w:div w:id="2121875697">
      <w:bodyDiv w:val="1"/>
      <w:marLeft w:val="0"/>
      <w:marRight w:val="0"/>
      <w:marTop w:val="0"/>
      <w:marBottom w:val="0"/>
      <w:divBdr>
        <w:top w:val="none" w:sz="0" w:space="0" w:color="auto"/>
        <w:left w:val="none" w:sz="0" w:space="0" w:color="auto"/>
        <w:bottom w:val="none" w:sz="0" w:space="0" w:color="auto"/>
        <w:right w:val="none" w:sz="0" w:space="0" w:color="auto"/>
      </w:divBdr>
    </w:div>
    <w:div w:id="2122215265">
      <w:bodyDiv w:val="1"/>
      <w:marLeft w:val="0"/>
      <w:marRight w:val="0"/>
      <w:marTop w:val="0"/>
      <w:marBottom w:val="0"/>
      <w:divBdr>
        <w:top w:val="none" w:sz="0" w:space="0" w:color="auto"/>
        <w:left w:val="none" w:sz="0" w:space="0" w:color="auto"/>
        <w:bottom w:val="none" w:sz="0" w:space="0" w:color="auto"/>
        <w:right w:val="none" w:sz="0" w:space="0" w:color="auto"/>
      </w:divBdr>
    </w:div>
    <w:div w:id="2122261378">
      <w:bodyDiv w:val="1"/>
      <w:marLeft w:val="0"/>
      <w:marRight w:val="0"/>
      <w:marTop w:val="0"/>
      <w:marBottom w:val="0"/>
      <w:divBdr>
        <w:top w:val="none" w:sz="0" w:space="0" w:color="auto"/>
        <w:left w:val="none" w:sz="0" w:space="0" w:color="auto"/>
        <w:bottom w:val="none" w:sz="0" w:space="0" w:color="auto"/>
        <w:right w:val="none" w:sz="0" w:space="0" w:color="auto"/>
      </w:divBdr>
    </w:div>
    <w:div w:id="2122531758">
      <w:bodyDiv w:val="1"/>
      <w:marLeft w:val="0"/>
      <w:marRight w:val="0"/>
      <w:marTop w:val="0"/>
      <w:marBottom w:val="0"/>
      <w:divBdr>
        <w:top w:val="none" w:sz="0" w:space="0" w:color="auto"/>
        <w:left w:val="none" w:sz="0" w:space="0" w:color="auto"/>
        <w:bottom w:val="none" w:sz="0" w:space="0" w:color="auto"/>
        <w:right w:val="none" w:sz="0" w:space="0" w:color="auto"/>
      </w:divBdr>
    </w:div>
    <w:div w:id="2122649243">
      <w:bodyDiv w:val="1"/>
      <w:marLeft w:val="0"/>
      <w:marRight w:val="0"/>
      <w:marTop w:val="0"/>
      <w:marBottom w:val="0"/>
      <w:divBdr>
        <w:top w:val="none" w:sz="0" w:space="0" w:color="auto"/>
        <w:left w:val="none" w:sz="0" w:space="0" w:color="auto"/>
        <w:bottom w:val="none" w:sz="0" w:space="0" w:color="auto"/>
        <w:right w:val="none" w:sz="0" w:space="0" w:color="auto"/>
      </w:divBdr>
    </w:div>
    <w:div w:id="2122718614">
      <w:bodyDiv w:val="1"/>
      <w:marLeft w:val="0"/>
      <w:marRight w:val="0"/>
      <w:marTop w:val="0"/>
      <w:marBottom w:val="0"/>
      <w:divBdr>
        <w:top w:val="none" w:sz="0" w:space="0" w:color="auto"/>
        <w:left w:val="none" w:sz="0" w:space="0" w:color="auto"/>
        <w:bottom w:val="none" w:sz="0" w:space="0" w:color="auto"/>
        <w:right w:val="none" w:sz="0" w:space="0" w:color="auto"/>
      </w:divBdr>
    </w:div>
    <w:div w:id="2122720402">
      <w:bodyDiv w:val="1"/>
      <w:marLeft w:val="0"/>
      <w:marRight w:val="0"/>
      <w:marTop w:val="0"/>
      <w:marBottom w:val="0"/>
      <w:divBdr>
        <w:top w:val="none" w:sz="0" w:space="0" w:color="auto"/>
        <w:left w:val="none" w:sz="0" w:space="0" w:color="auto"/>
        <w:bottom w:val="none" w:sz="0" w:space="0" w:color="auto"/>
        <w:right w:val="none" w:sz="0" w:space="0" w:color="auto"/>
      </w:divBdr>
    </w:div>
    <w:div w:id="2122798365">
      <w:bodyDiv w:val="1"/>
      <w:marLeft w:val="0"/>
      <w:marRight w:val="0"/>
      <w:marTop w:val="0"/>
      <w:marBottom w:val="0"/>
      <w:divBdr>
        <w:top w:val="none" w:sz="0" w:space="0" w:color="auto"/>
        <w:left w:val="none" w:sz="0" w:space="0" w:color="auto"/>
        <w:bottom w:val="none" w:sz="0" w:space="0" w:color="auto"/>
        <w:right w:val="none" w:sz="0" w:space="0" w:color="auto"/>
      </w:divBdr>
    </w:div>
    <w:div w:id="2122913461">
      <w:bodyDiv w:val="1"/>
      <w:marLeft w:val="0"/>
      <w:marRight w:val="0"/>
      <w:marTop w:val="0"/>
      <w:marBottom w:val="0"/>
      <w:divBdr>
        <w:top w:val="none" w:sz="0" w:space="0" w:color="auto"/>
        <w:left w:val="none" w:sz="0" w:space="0" w:color="auto"/>
        <w:bottom w:val="none" w:sz="0" w:space="0" w:color="auto"/>
        <w:right w:val="none" w:sz="0" w:space="0" w:color="auto"/>
      </w:divBdr>
    </w:div>
    <w:div w:id="2123109649">
      <w:bodyDiv w:val="1"/>
      <w:marLeft w:val="0"/>
      <w:marRight w:val="0"/>
      <w:marTop w:val="0"/>
      <w:marBottom w:val="0"/>
      <w:divBdr>
        <w:top w:val="none" w:sz="0" w:space="0" w:color="auto"/>
        <w:left w:val="none" w:sz="0" w:space="0" w:color="auto"/>
        <w:bottom w:val="none" w:sz="0" w:space="0" w:color="auto"/>
        <w:right w:val="none" w:sz="0" w:space="0" w:color="auto"/>
      </w:divBdr>
    </w:div>
    <w:div w:id="2123304673">
      <w:bodyDiv w:val="1"/>
      <w:marLeft w:val="0"/>
      <w:marRight w:val="0"/>
      <w:marTop w:val="0"/>
      <w:marBottom w:val="0"/>
      <w:divBdr>
        <w:top w:val="none" w:sz="0" w:space="0" w:color="auto"/>
        <w:left w:val="none" w:sz="0" w:space="0" w:color="auto"/>
        <w:bottom w:val="none" w:sz="0" w:space="0" w:color="auto"/>
        <w:right w:val="none" w:sz="0" w:space="0" w:color="auto"/>
      </w:divBdr>
    </w:div>
    <w:div w:id="2123332451">
      <w:bodyDiv w:val="1"/>
      <w:marLeft w:val="0"/>
      <w:marRight w:val="0"/>
      <w:marTop w:val="0"/>
      <w:marBottom w:val="0"/>
      <w:divBdr>
        <w:top w:val="none" w:sz="0" w:space="0" w:color="auto"/>
        <w:left w:val="none" w:sz="0" w:space="0" w:color="auto"/>
        <w:bottom w:val="none" w:sz="0" w:space="0" w:color="auto"/>
        <w:right w:val="none" w:sz="0" w:space="0" w:color="auto"/>
      </w:divBdr>
    </w:div>
    <w:div w:id="2123645508">
      <w:bodyDiv w:val="1"/>
      <w:marLeft w:val="0"/>
      <w:marRight w:val="0"/>
      <w:marTop w:val="0"/>
      <w:marBottom w:val="0"/>
      <w:divBdr>
        <w:top w:val="none" w:sz="0" w:space="0" w:color="auto"/>
        <w:left w:val="none" w:sz="0" w:space="0" w:color="auto"/>
        <w:bottom w:val="none" w:sz="0" w:space="0" w:color="auto"/>
        <w:right w:val="none" w:sz="0" w:space="0" w:color="auto"/>
      </w:divBdr>
    </w:div>
    <w:div w:id="2123766528">
      <w:bodyDiv w:val="1"/>
      <w:marLeft w:val="0"/>
      <w:marRight w:val="0"/>
      <w:marTop w:val="0"/>
      <w:marBottom w:val="0"/>
      <w:divBdr>
        <w:top w:val="none" w:sz="0" w:space="0" w:color="auto"/>
        <w:left w:val="none" w:sz="0" w:space="0" w:color="auto"/>
        <w:bottom w:val="none" w:sz="0" w:space="0" w:color="auto"/>
        <w:right w:val="none" w:sz="0" w:space="0" w:color="auto"/>
      </w:divBdr>
    </w:div>
    <w:div w:id="2124155238">
      <w:bodyDiv w:val="1"/>
      <w:marLeft w:val="0"/>
      <w:marRight w:val="0"/>
      <w:marTop w:val="0"/>
      <w:marBottom w:val="0"/>
      <w:divBdr>
        <w:top w:val="none" w:sz="0" w:space="0" w:color="auto"/>
        <w:left w:val="none" w:sz="0" w:space="0" w:color="auto"/>
        <w:bottom w:val="none" w:sz="0" w:space="0" w:color="auto"/>
        <w:right w:val="none" w:sz="0" w:space="0" w:color="auto"/>
      </w:divBdr>
    </w:div>
    <w:div w:id="2124183287">
      <w:bodyDiv w:val="1"/>
      <w:marLeft w:val="0"/>
      <w:marRight w:val="0"/>
      <w:marTop w:val="0"/>
      <w:marBottom w:val="0"/>
      <w:divBdr>
        <w:top w:val="none" w:sz="0" w:space="0" w:color="auto"/>
        <w:left w:val="none" w:sz="0" w:space="0" w:color="auto"/>
        <w:bottom w:val="none" w:sz="0" w:space="0" w:color="auto"/>
        <w:right w:val="none" w:sz="0" w:space="0" w:color="auto"/>
      </w:divBdr>
    </w:div>
    <w:div w:id="2124183437">
      <w:bodyDiv w:val="1"/>
      <w:marLeft w:val="0"/>
      <w:marRight w:val="0"/>
      <w:marTop w:val="0"/>
      <w:marBottom w:val="0"/>
      <w:divBdr>
        <w:top w:val="none" w:sz="0" w:space="0" w:color="auto"/>
        <w:left w:val="none" w:sz="0" w:space="0" w:color="auto"/>
        <w:bottom w:val="none" w:sz="0" w:space="0" w:color="auto"/>
        <w:right w:val="none" w:sz="0" w:space="0" w:color="auto"/>
      </w:divBdr>
    </w:div>
    <w:div w:id="2124303196">
      <w:bodyDiv w:val="1"/>
      <w:marLeft w:val="0"/>
      <w:marRight w:val="0"/>
      <w:marTop w:val="0"/>
      <w:marBottom w:val="0"/>
      <w:divBdr>
        <w:top w:val="none" w:sz="0" w:space="0" w:color="auto"/>
        <w:left w:val="none" w:sz="0" w:space="0" w:color="auto"/>
        <w:bottom w:val="none" w:sz="0" w:space="0" w:color="auto"/>
        <w:right w:val="none" w:sz="0" w:space="0" w:color="auto"/>
      </w:divBdr>
    </w:div>
    <w:div w:id="2124421227">
      <w:bodyDiv w:val="1"/>
      <w:marLeft w:val="0"/>
      <w:marRight w:val="0"/>
      <w:marTop w:val="0"/>
      <w:marBottom w:val="0"/>
      <w:divBdr>
        <w:top w:val="none" w:sz="0" w:space="0" w:color="auto"/>
        <w:left w:val="none" w:sz="0" w:space="0" w:color="auto"/>
        <w:bottom w:val="none" w:sz="0" w:space="0" w:color="auto"/>
        <w:right w:val="none" w:sz="0" w:space="0" w:color="auto"/>
      </w:divBdr>
    </w:div>
    <w:div w:id="2125035153">
      <w:bodyDiv w:val="1"/>
      <w:marLeft w:val="0"/>
      <w:marRight w:val="0"/>
      <w:marTop w:val="0"/>
      <w:marBottom w:val="0"/>
      <w:divBdr>
        <w:top w:val="none" w:sz="0" w:space="0" w:color="auto"/>
        <w:left w:val="none" w:sz="0" w:space="0" w:color="auto"/>
        <w:bottom w:val="none" w:sz="0" w:space="0" w:color="auto"/>
        <w:right w:val="none" w:sz="0" w:space="0" w:color="auto"/>
      </w:divBdr>
    </w:div>
    <w:div w:id="2125071888">
      <w:bodyDiv w:val="1"/>
      <w:marLeft w:val="0"/>
      <w:marRight w:val="0"/>
      <w:marTop w:val="0"/>
      <w:marBottom w:val="0"/>
      <w:divBdr>
        <w:top w:val="none" w:sz="0" w:space="0" w:color="auto"/>
        <w:left w:val="none" w:sz="0" w:space="0" w:color="auto"/>
        <w:bottom w:val="none" w:sz="0" w:space="0" w:color="auto"/>
        <w:right w:val="none" w:sz="0" w:space="0" w:color="auto"/>
      </w:divBdr>
    </w:div>
    <w:div w:id="2125153570">
      <w:bodyDiv w:val="1"/>
      <w:marLeft w:val="0"/>
      <w:marRight w:val="0"/>
      <w:marTop w:val="0"/>
      <w:marBottom w:val="0"/>
      <w:divBdr>
        <w:top w:val="none" w:sz="0" w:space="0" w:color="auto"/>
        <w:left w:val="none" w:sz="0" w:space="0" w:color="auto"/>
        <w:bottom w:val="none" w:sz="0" w:space="0" w:color="auto"/>
        <w:right w:val="none" w:sz="0" w:space="0" w:color="auto"/>
      </w:divBdr>
    </w:div>
    <w:div w:id="2125221962">
      <w:bodyDiv w:val="1"/>
      <w:marLeft w:val="0"/>
      <w:marRight w:val="0"/>
      <w:marTop w:val="0"/>
      <w:marBottom w:val="0"/>
      <w:divBdr>
        <w:top w:val="none" w:sz="0" w:space="0" w:color="auto"/>
        <w:left w:val="none" w:sz="0" w:space="0" w:color="auto"/>
        <w:bottom w:val="none" w:sz="0" w:space="0" w:color="auto"/>
        <w:right w:val="none" w:sz="0" w:space="0" w:color="auto"/>
      </w:divBdr>
    </w:div>
    <w:div w:id="2125267602">
      <w:bodyDiv w:val="1"/>
      <w:marLeft w:val="0"/>
      <w:marRight w:val="0"/>
      <w:marTop w:val="0"/>
      <w:marBottom w:val="0"/>
      <w:divBdr>
        <w:top w:val="none" w:sz="0" w:space="0" w:color="auto"/>
        <w:left w:val="none" w:sz="0" w:space="0" w:color="auto"/>
        <w:bottom w:val="none" w:sz="0" w:space="0" w:color="auto"/>
        <w:right w:val="none" w:sz="0" w:space="0" w:color="auto"/>
      </w:divBdr>
    </w:div>
    <w:div w:id="2125952169">
      <w:bodyDiv w:val="1"/>
      <w:marLeft w:val="0"/>
      <w:marRight w:val="0"/>
      <w:marTop w:val="0"/>
      <w:marBottom w:val="0"/>
      <w:divBdr>
        <w:top w:val="none" w:sz="0" w:space="0" w:color="auto"/>
        <w:left w:val="none" w:sz="0" w:space="0" w:color="auto"/>
        <w:bottom w:val="none" w:sz="0" w:space="0" w:color="auto"/>
        <w:right w:val="none" w:sz="0" w:space="0" w:color="auto"/>
      </w:divBdr>
    </w:div>
    <w:div w:id="2125998935">
      <w:bodyDiv w:val="1"/>
      <w:marLeft w:val="0"/>
      <w:marRight w:val="0"/>
      <w:marTop w:val="0"/>
      <w:marBottom w:val="0"/>
      <w:divBdr>
        <w:top w:val="none" w:sz="0" w:space="0" w:color="auto"/>
        <w:left w:val="none" w:sz="0" w:space="0" w:color="auto"/>
        <w:bottom w:val="none" w:sz="0" w:space="0" w:color="auto"/>
        <w:right w:val="none" w:sz="0" w:space="0" w:color="auto"/>
      </w:divBdr>
    </w:div>
    <w:div w:id="2126340910">
      <w:bodyDiv w:val="1"/>
      <w:marLeft w:val="0"/>
      <w:marRight w:val="0"/>
      <w:marTop w:val="0"/>
      <w:marBottom w:val="0"/>
      <w:divBdr>
        <w:top w:val="none" w:sz="0" w:space="0" w:color="auto"/>
        <w:left w:val="none" w:sz="0" w:space="0" w:color="auto"/>
        <w:bottom w:val="none" w:sz="0" w:space="0" w:color="auto"/>
        <w:right w:val="none" w:sz="0" w:space="0" w:color="auto"/>
      </w:divBdr>
    </w:div>
    <w:div w:id="2126462161">
      <w:bodyDiv w:val="1"/>
      <w:marLeft w:val="0"/>
      <w:marRight w:val="0"/>
      <w:marTop w:val="0"/>
      <w:marBottom w:val="0"/>
      <w:divBdr>
        <w:top w:val="none" w:sz="0" w:space="0" w:color="auto"/>
        <w:left w:val="none" w:sz="0" w:space="0" w:color="auto"/>
        <w:bottom w:val="none" w:sz="0" w:space="0" w:color="auto"/>
        <w:right w:val="none" w:sz="0" w:space="0" w:color="auto"/>
      </w:divBdr>
    </w:div>
    <w:div w:id="2126851497">
      <w:bodyDiv w:val="1"/>
      <w:marLeft w:val="0"/>
      <w:marRight w:val="0"/>
      <w:marTop w:val="0"/>
      <w:marBottom w:val="0"/>
      <w:divBdr>
        <w:top w:val="none" w:sz="0" w:space="0" w:color="auto"/>
        <w:left w:val="none" w:sz="0" w:space="0" w:color="auto"/>
        <w:bottom w:val="none" w:sz="0" w:space="0" w:color="auto"/>
        <w:right w:val="none" w:sz="0" w:space="0" w:color="auto"/>
      </w:divBdr>
    </w:div>
    <w:div w:id="2126922820">
      <w:bodyDiv w:val="1"/>
      <w:marLeft w:val="0"/>
      <w:marRight w:val="0"/>
      <w:marTop w:val="0"/>
      <w:marBottom w:val="0"/>
      <w:divBdr>
        <w:top w:val="none" w:sz="0" w:space="0" w:color="auto"/>
        <w:left w:val="none" w:sz="0" w:space="0" w:color="auto"/>
        <w:bottom w:val="none" w:sz="0" w:space="0" w:color="auto"/>
        <w:right w:val="none" w:sz="0" w:space="0" w:color="auto"/>
      </w:divBdr>
    </w:div>
    <w:div w:id="2127191664">
      <w:bodyDiv w:val="1"/>
      <w:marLeft w:val="0"/>
      <w:marRight w:val="0"/>
      <w:marTop w:val="0"/>
      <w:marBottom w:val="0"/>
      <w:divBdr>
        <w:top w:val="none" w:sz="0" w:space="0" w:color="auto"/>
        <w:left w:val="none" w:sz="0" w:space="0" w:color="auto"/>
        <w:bottom w:val="none" w:sz="0" w:space="0" w:color="auto"/>
        <w:right w:val="none" w:sz="0" w:space="0" w:color="auto"/>
      </w:divBdr>
    </w:div>
    <w:div w:id="2127309534">
      <w:bodyDiv w:val="1"/>
      <w:marLeft w:val="0"/>
      <w:marRight w:val="0"/>
      <w:marTop w:val="0"/>
      <w:marBottom w:val="0"/>
      <w:divBdr>
        <w:top w:val="none" w:sz="0" w:space="0" w:color="auto"/>
        <w:left w:val="none" w:sz="0" w:space="0" w:color="auto"/>
        <w:bottom w:val="none" w:sz="0" w:space="0" w:color="auto"/>
        <w:right w:val="none" w:sz="0" w:space="0" w:color="auto"/>
      </w:divBdr>
    </w:div>
    <w:div w:id="2127385607">
      <w:bodyDiv w:val="1"/>
      <w:marLeft w:val="0"/>
      <w:marRight w:val="0"/>
      <w:marTop w:val="0"/>
      <w:marBottom w:val="0"/>
      <w:divBdr>
        <w:top w:val="none" w:sz="0" w:space="0" w:color="auto"/>
        <w:left w:val="none" w:sz="0" w:space="0" w:color="auto"/>
        <w:bottom w:val="none" w:sz="0" w:space="0" w:color="auto"/>
        <w:right w:val="none" w:sz="0" w:space="0" w:color="auto"/>
      </w:divBdr>
    </w:div>
    <w:div w:id="2127960727">
      <w:bodyDiv w:val="1"/>
      <w:marLeft w:val="0"/>
      <w:marRight w:val="0"/>
      <w:marTop w:val="0"/>
      <w:marBottom w:val="0"/>
      <w:divBdr>
        <w:top w:val="none" w:sz="0" w:space="0" w:color="auto"/>
        <w:left w:val="none" w:sz="0" w:space="0" w:color="auto"/>
        <w:bottom w:val="none" w:sz="0" w:space="0" w:color="auto"/>
        <w:right w:val="none" w:sz="0" w:space="0" w:color="auto"/>
      </w:divBdr>
    </w:div>
    <w:div w:id="2128155578">
      <w:bodyDiv w:val="1"/>
      <w:marLeft w:val="0"/>
      <w:marRight w:val="0"/>
      <w:marTop w:val="0"/>
      <w:marBottom w:val="0"/>
      <w:divBdr>
        <w:top w:val="none" w:sz="0" w:space="0" w:color="auto"/>
        <w:left w:val="none" w:sz="0" w:space="0" w:color="auto"/>
        <w:bottom w:val="none" w:sz="0" w:space="0" w:color="auto"/>
        <w:right w:val="none" w:sz="0" w:space="0" w:color="auto"/>
      </w:divBdr>
    </w:div>
    <w:div w:id="2128238146">
      <w:bodyDiv w:val="1"/>
      <w:marLeft w:val="0"/>
      <w:marRight w:val="0"/>
      <w:marTop w:val="0"/>
      <w:marBottom w:val="0"/>
      <w:divBdr>
        <w:top w:val="none" w:sz="0" w:space="0" w:color="auto"/>
        <w:left w:val="none" w:sz="0" w:space="0" w:color="auto"/>
        <w:bottom w:val="none" w:sz="0" w:space="0" w:color="auto"/>
        <w:right w:val="none" w:sz="0" w:space="0" w:color="auto"/>
      </w:divBdr>
    </w:div>
    <w:div w:id="2128310529">
      <w:bodyDiv w:val="1"/>
      <w:marLeft w:val="0"/>
      <w:marRight w:val="0"/>
      <w:marTop w:val="0"/>
      <w:marBottom w:val="0"/>
      <w:divBdr>
        <w:top w:val="none" w:sz="0" w:space="0" w:color="auto"/>
        <w:left w:val="none" w:sz="0" w:space="0" w:color="auto"/>
        <w:bottom w:val="none" w:sz="0" w:space="0" w:color="auto"/>
        <w:right w:val="none" w:sz="0" w:space="0" w:color="auto"/>
      </w:divBdr>
    </w:div>
    <w:div w:id="2128697954">
      <w:bodyDiv w:val="1"/>
      <w:marLeft w:val="0"/>
      <w:marRight w:val="0"/>
      <w:marTop w:val="0"/>
      <w:marBottom w:val="0"/>
      <w:divBdr>
        <w:top w:val="none" w:sz="0" w:space="0" w:color="auto"/>
        <w:left w:val="none" w:sz="0" w:space="0" w:color="auto"/>
        <w:bottom w:val="none" w:sz="0" w:space="0" w:color="auto"/>
        <w:right w:val="none" w:sz="0" w:space="0" w:color="auto"/>
      </w:divBdr>
    </w:div>
    <w:div w:id="2128811237">
      <w:bodyDiv w:val="1"/>
      <w:marLeft w:val="0"/>
      <w:marRight w:val="0"/>
      <w:marTop w:val="0"/>
      <w:marBottom w:val="0"/>
      <w:divBdr>
        <w:top w:val="none" w:sz="0" w:space="0" w:color="auto"/>
        <w:left w:val="none" w:sz="0" w:space="0" w:color="auto"/>
        <w:bottom w:val="none" w:sz="0" w:space="0" w:color="auto"/>
        <w:right w:val="none" w:sz="0" w:space="0" w:color="auto"/>
      </w:divBdr>
    </w:div>
    <w:div w:id="2128961086">
      <w:bodyDiv w:val="1"/>
      <w:marLeft w:val="0"/>
      <w:marRight w:val="0"/>
      <w:marTop w:val="0"/>
      <w:marBottom w:val="0"/>
      <w:divBdr>
        <w:top w:val="none" w:sz="0" w:space="0" w:color="auto"/>
        <w:left w:val="none" w:sz="0" w:space="0" w:color="auto"/>
        <w:bottom w:val="none" w:sz="0" w:space="0" w:color="auto"/>
        <w:right w:val="none" w:sz="0" w:space="0" w:color="auto"/>
      </w:divBdr>
    </w:div>
    <w:div w:id="2128967683">
      <w:bodyDiv w:val="1"/>
      <w:marLeft w:val="0"/>
      <w:marRight w:val="0"/>
      <w:marTop w:val="0"/>
      <w:marBottom w:val="0"/>
      <w:divBdr>
        <w:top w:val="none" w:sz="0" w:space="0" w:color="auto"/>
        <w:left w:val="none" w:sz="0" w:space="0" w:color="auto"/>
        <w:bottom w:val="none" w:sz="0" w:space="0" w:color="auto"/>
        <w:right w:val="none" w:sz="0" w:space="0" w:color="auto"/>
      </w:divBdr>
    </w:div>
    <w:div w:id="2129086718">
      <w:bodyDiv w:val="1"/>
      <w:marLeft w:val="0"/>
      <w:marRight w:val="0"/>
      <w:marTop w:val="0"/>
      <w:marBottom w:val="0"/>
      <w:divBdr>
        <w:top w:val="none" w:sz="0" w:space="0" w:color="auto"/>
        <w:left w:val="none" w:sz="0" w:space="0" w:color="auto"/>
        <w:bottom w:val="none" w:sz="0" w:space="0" w:color="auto"/>
        <w:right w:val="none" w:sz="0" w:space="0" w:color="auto"/>
      </w:divBdr>
    </w:div>
    <w:div w:id="2129277612">
      <w:bodyDiv w:val="1"/>
      <w:marLeft w:val="0"/>
      <w:marRight w:val="0"/>
      <w:marTop w:val="0"/>
      <w:marBottom w:val="0"/>
      <w:divBdr>
        <w:top w:val="none" w:sz="0" w:space="0" w:color="auto"/>
        <w:left w:val="none" w:sz="0" w:space="0" w:color="auto"/>
        <w:bottom w:val="none" w:sz="0" w:space="0" w:color="auto"/>
        <w:right w:val="none" w:sz="0" w:space="0" w:color="auto"/>
      </w:divBdr>
    </w:div>
    <w:div w:id="2129280008">
      <w:bodyDiv w:val="1"/>
      <w:marLeft w:val="0"/>
      <w:marRight w:val="0"/>
      <w:marTop w:val="0"/>
      <w:marBottom w:val="0"/>
      <w:divBdr>
        <w:top w:val="none" w:sz="0" w:space="0" w:color="auto"/>
        <w:left w:val="none" w:sz="0" w:space="0" w:color="auto"/>
        <w:bottom w:val="none" w:sz="0" w:space="0" w:color="auto"/>
        <w:right w:val="none" w:sz="0" w:space="0" w:color="auto"/>
      </w:divBdr>
    </w:div>
    <w:div w:id="2129615899">
      <w:bodyDiv w:val="1"/>
      <w:marLeft w:val="0"/>
      <w:marRight w:val="0"/>
      <w:marTop w:val="0"/>
      <w:marBottom w:val="0"/>
      <w:divBdr>
        <w:top w:val="none" w:sz="0" w:space="0" w:color="auto"/>
        <w:left w:val="none" w:sz="0" w:space="0" w:color="auto"/>
        <w:bottom w:val="none" w:sz="0" w:space="0" w:color="auto"/>
        <w:right w:val="none" w:sz="0" w:space="0" w:color="auto"/>
      </w:divBdr>
    </w:div>
    <w:div w:id="2129663963">
      <w:bodyDiv w:val="1"/>
      <w:marLeft w:val="0"/>
      <w:marRight w:val="0"/>
      <w:marTop w:val="0"/>
      <w:marBottom w:val="0"/>
      <w:divBdr>
        <w:top w:val="none" w:sz="0" w:space="0" w:color="auto"/>
        <w:left w:val="none" w:sz="0" w:space="0" w:color="auto"/>
        <w:bottom w:val="none" w:sz="0" w:space="0" w:color="auto"/>
        <w:right w:val="none" w:sz="0" w:space="0" w:color="auto"/>
      </w:divBdr>
    </w:div>
    <w:div w:id="2129887123">
      <w:bodyDiv w:val="1"/>
      <w:marLeft w:val="0"/>
      <w:marRight w:val="0"/>
      <w:marTop w:val="0"/>
      <w:marBottom w:val="0"/>
      <w:divBdr>
        <w:top w:val="none" w:sz="0" w:space="0" w:color="auto"/>
        <w:left w:val="none" w:sz="0" w:space="0" w:color="auto"/>
        <w:bottom w:val="none" w:sz="0" w:space="0" w:color="auto"/>
        <w:right w:val="none" w:sz="0" w:space="0" w:color="auto"/>
      </w:divBdr>
    </w:div>
    <w:div w:id="2129933514">
      <w:bodyDiv w:val="1"/>
      <w:marLeft w:val="0"/>
      <w:marRight w:val="0"/>
      <w:marTop w:val="0"/>
      <w:marBottom w:val="0"/>
      <w:divBdr>
        <w:top w:val="none" w:sz="0" w:space="0" w:color="auto"/>
        <w:left w:val="none" w:sz="0" w:space="0" w:color="auto"/>
        <w:bottom w:val="none" w:sz="0" w:space="0" w:color="auto"/>
        <w:right w:val="none" w:sz="0" w:space="0" w:color="auto"/>
      </w:divBdr>
    </w:div>
    <w:div w:id="2130052767">
      <w:bodyDiv w:val="1"/>
      <w:marLeft w:val="0"/>
      <w:marRight w:val="0"/>
      <w:marTop w:val="0"/>
      <w:marBottom w:val="0"/>
      <w:divBdr>
        <w:top w:val="none" w:sz="0" w:space="0" w:color="auto"/>
        <w:left w:val="none" w:sz="0" w:space="0" w:color="auto"/>
        <w:bottom w:val="none" w:sz="0" w:space="0" w:color="auto"/>
        <w:right w:val="none" w:sz="0" w:space="0" w:color="auto"/>
      </w:divBdr>
    </w:div>
    <w:div w:id="2130082419">
      <w:bodyDiv w:val="1"/>
      <w:marLeft w:val="0"/>
      <w:marRight w:val="0"/>
      <w:marTop w:val="0"/>
      <w:marBottom w:val="0"/>
      <w:divBdr>
        <w:top w:val="none" w:sz="0" w:space="0" w:color="auto"/>
        <w:left w:val="none" w:sz="0" w:space="0" w:color="auto"/>
        <w:bottom w:val="none" w:sz="0" w:space="0" w:color="auto"/>
        <w:right w:val="none" w:sz="0" w:space="0" w:color="auto"/>
      </w:divBdr>
    </w:div>
    <w:div w:id="2130392262">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2940">
      <w:bodyDiv w:val="1"/>
      <w:marLeft w:val="0"/>
      <w:marRight w:val="0"/>
      <w:marTop w:val="0"/>
      <w:marBottom w:val="0"/>
      <w:divBdr>
        <w:top w:val="none" w:sz="0" w:space="0" w:color="auto"/>
        <w:left w:val="none" w:sz="0" w:space="0" w:color="auto"/>
        <w:bottom w:val="none" w:sz="0" w:space="0" w:color="auto"/>
        <w:right w:val="none" w:sz="0" w:space="0" w:color="auto"/>
      </w:divBdr>
    </w:div>
    <w:div w:id="2131050380">
      <w:bodyDiv w:val="1"/>
      <w:marLeft w:val="0"/>
      <w:marRight w:val="0"/>
      <w:marTop w:val="0"/>
      <w:marBottom w:val="0"/>
      <w:divBdr>
        <w:top w:val="none" w:sz="0" w:space="0" w:color="auto"/>
        <w:left w:val="none" w:sz="0" w:space="0" w:color="auto"/>
        <w:bottom w:val="none" w:sz="0" w:space="0" w:color="auto"/>
        <w:right w:val="none" w:sz="0" w:space="0" w:color="auto"/>
      </w:divBdr>
    </w:div>
    <w:div w:id="2131165528">
      <w:bodyDiv w:val="1"/>
      <w:marLeft w:val="0"/>
      <w:marRight w:val="0"/>
      <w:marTop w:val="0"/>
      <w:marBottom w:val="0"/>
      <w:divBdr>
        <w:top w:val="none" w:sz="0" w:space="0" w:color="auto"/>
        <w:left w:val="none" w:sz="0" w:space="0" w:color="auto"/>
        <w:bottom w:val="none" w:sz="0" w:space="0" w:color="auto"/>
        <w:right w:val="none" w:sz="0" w:space="0" w:color="auto"/>
      </w:divBdr>
    </w:div>
    <w:div w:id="2131320900">
      <w:bodyDiv w:val="1"/>
      <w:marLeft w:val="0"/>
      <w:marRight w:val="0"/>
      <w:marTop w:val="0"/>
      <w:marBottom w:val="0"/>
      <w:divBdr>
        <w:top w:val="none" w:sz="0" w:space="0" w:color="auto"/>
        <w:left w:val="none" w:sz="0" w:space="0" w:color="auto"/>
        <w:bottom w:val="none" w:sz="0" w:space="0" w:color="auto"/>
        <w:right w:val="none" w:sz="0" w:space="0" w:color="auto"/>
      </w:divBdr>
    </w:div>
    <w:div w:id="2131363686">
      <w:bodyDiv w:val="1"/>
      <w:marLeft w:val="0"/>
      <w:marRight w:val="0"/>
      <w:marTop w:val="0"/>
      <w:marBottom w:val="0"/>
      <w:divBdr>
        <w:top w:val="none" w:sz="0" w:space="0" w:color="auto"/>
        <w:left w:val="none" w:sz="0" w:space="0" w:color="auto"/>
        <w:bottom w:val="none" w:sz="0" w:space="0" w:color="auto"/>
        <w:right w:val="none" w:sz="0" w:space="0" w:color="auto"/>
      </w:divBdr>
    </w:div>
    <w:div w:id="2131435895">
      <w:bodyDiv w:val="1"/>
      <w:marLeft w:val="0"/>
      <w:marRight w:val="0"/>
      <w:marTop w:val="0"/>
      <w:marBottom w:val="0"/>
      <w:divBdr>
        <w:top w:val="none" w:sz="0" w:space="0" w:color="auto"/>
        <w:left w:val="none" w:sz="0" w:space="0" w:color="auto"/>
        <w:bottom w:val="none" w:sz="0" w:space="0" w:color="auto"/>
        <w:right w:val="none" w:sz="0" w:space="0" w:color="auto"/>
      </w:divBdr>
    </w:div>
    <w:div w:id="2131438623">
      <w:bodyDiv w:val="1"/>
      <w:marLeft w:val="0"/>
      <w:marRight w:val="0"/>
      <w:marTop w:val="0"/>
      <w:marBottom w:val="0"/>
      <w:divBdr>
        <w:top w:val="none" w:sz="0" w:space="0" w:color="auto"/>
        <w:left w:val="none" w:sz="0" w:space="0" w:color="auto"/>
        <w:bottom w:val="none" w:sz="0" w:space="0" w:color="auto"/>
        <w:right w:val="none" w:sz="0" w:space="0" w:color="auto"/>
      </w:divBdr>
    </w:div>
    <w:div w:id="2131587031">
      <w:bodyDiv w:val="1"/>
      <w:marLeft w:val="0"/>
      <w:marRight w:val="0"/>
      <w:marTop w:val="0"/>
      <w:marBottom w:val="0"/>
      <w:divBdr>
        <w:top w:val="none" w:sz="0" w:space="0" w:color="auto"/>
        <w:left w:val="none" w:sz="0" w:space="0" w:color="auto"/>
        <w:bottom w:val="none" w:sz="0" w:space="0" w:color="auto"/>
        <w:right w:val="none" w:sz="0" w:space="0" w:color="auto"/>
      </w:divBdr>
    </w:div>
    <w:div w:id="2131625264">
      <w:bodyDiv w:val="1"/>
      <w:marLeft w:val="0"/>
      <w:marRight w:val="0"/>
      <w:marTop w:val="0"/>
      <w:marBottom w:val="0"/>
      <w:divBdr>
        <w:top w:val="none" w:sz="0" w:space="0" w:color="auto"/>
        <w:left w:val="none" w:sz="0" w:space="0" w:color="auto"/>
        <w:bottom w:val="none" w:sz="0" w:space="0" w:color="auto"/>
        <w:right w:val="none" w:sz="0" w:space="0" w:color="auto"/>
      </w:divBdr>
    </w:div>
    <w:div w:id="2132046227">
      <w:bodyDiv w:val="1"/>
      <w:marLeft w:val="0"/>
      <w:marRight w:val="0"/>
      <w:marTop w:val="0"/>
      <w:marBottom w:val="0"/>
      <w:divBdr>
        <w:top w:val="none" w:sz="0" w:space="0" w:color="auto"/>
        <w:left w:val="none" w:sz="0" w:space="0" w:color="auto"/>
        <w:bottom w:val="none" w:sz="0" w:space="0" w:color="auto"/>
        <w:right w:val="none" w:sz="0" w:space="0" w:color="auto"/>
      </w:divBdr>
    </w:div>
    <w:div w:id="2132237349">
      <w:bodyDiv w:val="1"/>
      <w:marLeft w:val="0"/>
      <w:marRight w:val="0"/>
      <w:marTop w:val="0"/>
      <w:marBottom w:val="0"/>
      <w:divBdr>
        <w:top w:val="none" w:sz="0" w:space="0" w:color="auto"/>
        <w:left w:val="none" w:sz="0" w:space="0" w:color="auto"/>
        <w:bottom w:val="none" w:sz="0" w:space="0" w:color="auto"/>
        <w:right w:val="none" w:sz="0" w:space="0" w:color="auto"/>
      </w:divBdr>
    </w:div>
    <w:div w:id="2132282995">
      <w:bodyDiv w:val="1"/>
      <w:marLeft w:val="0"/>
      <w:marRight w:val="0"/>
      <w:marTop w:val="0"/>
      <w:marBottom w:val="0"/>
      <w:divBdr>
        <w:top w:val="none" w:sz="0" w:space="0" w:color="auto"/>
        <w:left w:val="none" w:sz="0" w:space="0" w:color="auto"/>
        <w:bottom w:val="none" w:sz="0" w:space="0" w:color="auto"/>
        <w:right w:val="none" w:sz="0" w:space="0" w:color="auto"/>
      </w:divBdr>
    </w:div>
    <w:div w:id="2132285682">
      <w:bodyDiv w:val="1"/>
      <w:marLeft w:val="0"/>
      <w:marRight w:val="0"/>
      <w:marTop w:val="0"/>
      <w:marBottom w:val="0"/>
      <w:divBdr>
        <w:top w:val="none" w:sz="0" w:space="0" w:color="auto"/>
        <w:left w:val="none" w:sz="0" w:space="0" w:color="auto"/>
        <w:bottom w:val="none" w:sz="0" w:space="0" w:color="auto"/>
        <w:right w:val="none" w:sz="0" w:space="0" w:color="auto"/>
      </w:divBdr>
    </w:div>
    <w:div w:id="2132287154">
      <w:bodyDiv w:val="1"/>
      <w:marLeft w:val="0"/>
      <w:marRight w:val="0"/>
      <w:marTop w:val="0"/>
      <w:marBottom w:val="0"/>
      <w:divBdr>
        <w:top w:val="none" w:sz="0" w:space="0" w:color="auto"/>
        <w:left w:val="none" w:sz="0" w:space="0" w:color="auto"/>
        <w:bottom w:val="none" w:sz="0" w:space="0" w:color="auto"/>
        <w:right w:val="none" w:sz="0" w:space="0" w:color="auto"/>
      </w:divBdr>
    </w:div>
    <w:div w:id="2132699698">
      <w:bodyDiv w:val="1"/>
      <w:marLeft w:val="0"/>
      <w:marRight w:val="0"/>
      <w:marTop w:val="0"/>
      <w:marBottom w:val="0"/>
      <w:divBdr>
        <w:top w:val="none" w:sz="0" w:space="0" w:color="auto"/>
        <w:left w:val="none" w:sz="0" w:space="0" w:color="auto"/>
        <w:bottom w:val="none" w:sz="0" w:space="0" w:color="auto"/>
        <w:right w:val="none" w:sz="0" w:space="0" w:color="auto"/>
      </w:divBdr>
    </w:div>
    <w:div w:id="2133091011">
      <w:bodyDiv w:val="1"/>
      <w:marLeft w:val="0"/>
      <w:marRight w:val="0"/>
      <w:marTop w:val="0"/>
      <w:marBottom w:val="0"/>
      <w:divBdr>
        <w:top w:val="none" w:sz="0" w:space="0" w:color="auto"/>
        <w:left w:val="none" w:sz="0" w:space="0" w:color="auto"/>
        <w:bottom w:val="none" w:sz="0" w:space="0" w:color="auto"/>
        <w:right w:val="none" w:sz="0" w:space="0" w:color="auto"/>
      </w:divBdr>
    </w:div>
    <w:div w:id="2133286771">
      <w:bodyDiv w:val="1"/>
      <w:marLeft w:val="0"/>
      <w:marRight w:val="0"/>
      <w:marTop w:val="0"/>
      <w:marBottom w:val="0"/>
      <w:divBdr>
        <w:top w:val="none" w:sz="0" w:space="0" w:color="auto"/>
        <w:left w:val="none" w:sz="0" w:space="0" w:color="auto"/>
        <w:bottom w:val="none" w:sz="0" w:space="0" w:color="auto"/>
        <w:right w:val="none" w:sz="0" w:space="0" w:color="auto"/>
      </w:divBdr>
    </w:div>
    <w:div w:id="2133354196">
      <w:bodyDiv w:val="1"/>
      <w:marLeft w:val="0"/>
      <w:marRight w:val="0"/>
      <w:marTop w:val="0"/>
      <w:marBottom w:val="0"/>
      <w:divBdr>
        <w:top w:val="none" w:sz="0" w:space="0" w:color="auto"/>
        <w:left w:val="none" w:sz="0" w:space="0" w:color="auto"/>
        <w:bottom w:val="none" w:sz="0" w:space="0" w:color="auto"/>
        <w:right w:val="none" w:sz="0" w:space="0" w:color="auto"/>
      </w:divBdr>
    </w:div>
    <w:div w:id="2133472591">
      <w:bodyDiv w:val="1"/>
      <w:marLeft w:val="0"/>
      <w:marRight w:val="0"/>
      <w:marTop w:val="0"/>
      <w:marBottom w:val="0"/>
      <w:divBdr>
        <w:top w:val="none" w:sz="0" w:space="0" w:color="auto"/>
        <w:left w:val="none" w:sz="0" w:space="0" w:color="auto"/>
        <w:bottom w:val="none" w:sz="0" w:space="0" w:color="auto"/>
        <w:right w:val="none" w:sz="0" w:space="0" w:color="auto"/>
      </w:divBdr>
    </w:div>
    <w:div w:id="2133591085">
      <w:bodyDiv w:val="1"/>
      <w:marLeft w:val="0"/>
      <w:marRight w:val="0"/>
      <w:marTop w:val="0"/>
      <w:marBottom w:val="0"/>
      <w:divBdr>
        <w:top w:val="none" w:sz="0" w:space="0" w:color="auto"/>
        <w:left w:val="none" w:sz="0" w:space="0" w:color="auto"/>
        <w:bottom w:val="none" w:sz="0" w:space="0" w:color="auto"/>
        <w:right w:val="none" w:sz="0" w:space="0" w:color="auto"/>
      </w:divBdr>
    </w:div>
    <w:div w:id="2133593910">
      <w:bodyDiv w:val="1"/>
      <w:marLeft w:val="0"/>
      <w:marRight w:val="0"/>
      <w:marTop w:val="0"/>
      <w:marBottom w:val="0"/>
      <w:divBdr>
        <w:top w:val="none" w:sz="0" w:space="0" w:color="auto"/>
        <w:left w:val="none" w:sz="0" w:space="0" w:color="auto"/>
        <w:bottom w:val="none" w:sz="0" w:space="0" w:color="auto"/>
        <w:right w:val="none" w:sz="0" w:space="0" w:color="auto"/>
      </w:divBdr>
    </w:div>
    <w:div w:id="2133818585">
      <w:bodyDiv w:val="1"/>
      <w:marLeft w:val="0"/>
      <w:marRight w:val="0"/>
      <w:marTop w:val="0"/>
      <w:marBottom w:val="0"/>
      <w:divBdr>
        <w:top w:val="none" w:sz="0" w:space="0" w:color="auto"/>
        <w:left w:val="none" w:sz="0" w:space="0" w:color="auto"/>
        <w:bottom w:val="none" w:sz="0" w:space="0" w:color="auto"/>
        <w:right w:val="none" w:sz="0" w:space="0" w:color="auto"/>
      </w:divBdr>
    </w:div>
    <w:div w:id="2133866429">
      <w:bodyDiv w:val="1"/>
      <w:marLeft w:val="0"/>
      <w:marRight w:val="0"/>
      <w:marTop w:val="0"/>
      <w:marBottom w:val="0"/>
      <w:divBdr>
        <w:top w:val="none" w:sz="0" w:space="0" w:color="auto"/>
        <w:left w:val="none" w:sz="0" w:space="0" w:color="auto"/>
        <w:bottom w:val="none" w:sz="0" w:space="0" w:color="auto"/>
        <w:right w:val="none" w:sz="0" w:space="0" w:color="auto"/>
      </w:divBdr>
    </w:div>
    <w:div w:id="2133984595">
      <w:bodyDiv w:val="1"/>
      <w:marLeft w:val="0"/>
      <w:marRight w:val="0"/>
      <w:marTop w:val="0"/>
      <w:marBottom w:val="0"/>
      <w:divBdr>
        <w:top w:val="none" w:sz="0" w:space="0" w:color="auto"/>
        <w:left w:val="none" w:sz="0" w:space="0" w:color="auto"/>
        <w:bottom w:val="none" w:sz="0" w:space="0" w:color="auto"/>
        <w:right w:val="none" w:sz="0" w:space="0" w:color="auto"/>
      </w:divBdr>
    </w:div>
    <w:div w:id="2134053933">
      <w:bodyDiv w:val="1"/>
      <w:marLeft w:val="0"/>
      <w:marRight w:val="0"/>
      <w:marTop w:val="0"/>
      <w:marBottom w:val="0"/>
      <w:divBdr>
        <w:top w:val="none" w:sz="0" w:space="0" w:color="auto"/>
        <w:left w:val="none" w:sz="0" w:space="0" w:color="auto"/>
        <w:bottom w:val="none" w:sz="0" w:space="0" w:color="auto"/>
        <w:right w:val="none" w:sz="0" w:space="0" w:color="auto"/>
      </w:divBdr>
    </w:div>
    <w:div w:id="2134056275">
      <w:bodyDiv w:val="1"/>
      <w:marLeft w:val="0"/>
      <w:marRight w:val="0"/>
      <w:marTop w:val="0"/>
      <w:marBottom w:val="0"/>
      <w:divBdr>
        <w:top w:val="none" w:sz="0" w:space="0" w:color="auto"/>
        <w:left w:val="none" w:sz="0" w:space="0" w:color="auto"/>
        <w:bottom w:val="none" w:sz="0" w:space="0" w:color="auto"/>
        <w:right w:val="none" w:sz="0" w:space="0" w:color="auto"/>
      </w:divBdr>
    </w:div>
    <w:div w:id="2134209729">
      <w:bodyDiv w:val="1"/>
      <w:marLeft w:val="0"/>
      <w:marRight w:val="0"/>
      <w:marTop w:val="0"/>
      <w:marBottom w:val="0"/>
      <w:divBdr>
        <w:top w:val="none" w:sz="0" w:space="0" w:color="auto"/>
        <w:left w:val="none" w:sz="0" w:space="0" w:color="auto"/>
        <w:bottom w:val="none" w:sz="0" w:space="0" w:color="auto"/>
        <w:right w:val="none" w:sz="0" w:space="0" w:color="auto"/>
      </w:divBdr>
    </w:div>
    <w:div w:id="2134250619">
      <w:bodyDiv w:val="1"/>
      <w:marLeft w:val="0"/>
      <w:marRight w:val="0"/>
      <w:marTop w:val="0"/>
      <w:marBottom w:val="0"/>
      <w:divBdr>
        <w:top w:val="none" w:sz="0" w:space="0" w:color="auto"/>
        <w:left w:val="none" w:sz="0" w:space="0" w:color="auto"/>
        <w:bottom w:val="none" w:sz="0" w:space="0" w:color="auto"/>
        <w:right w:val="none" w:sz="0" w:space="0" w:color="auto"/>
      </w:divBdr>
    </w:div>
    <w:div w:id="2134322006">
      <w:bodyDiv w:val="1"/>
      <w:marLeft w:val="0"/>
      <w:marRight w:val="0"/>
      <w:marTop w:val="0"/>
      <w:marBottom w:val="0"/>
      <w:divBdr>
        <w:top w:val="none" w:sz="0" w:space="0" w:color="auto"/>
        <w:left w:val="none" w:sz="0" w:space="0" w:color="auto"/>
        <w:bottom w:val="none" w:sz="0" w:space="0" w:color="auto"/>
        <w:right w:val="none" w:sz="0" w:space="0" w:color="auto"/>
      </w:divBdr>
    </w:div>
    <w:div w:id="2134640671">
      <w:bodyDiv w:val="1"/>
      <w:marLeft w:val="0"/>
      <w:marRight w:val="0"/>
      <w:marTop w:val="0"/>
      <w:marBottom w:val="0"/>
      <w:divBdr>
        <w:top w:val="none" w:sz="0" w:space="0" w:color="auto"/>
        <w:left w:val="none" w:sz="0" w:space="0" w:color="auto"/>
        <w:bottom w:val="none" w:sz="0" w:space="0" w:color="auto"/>
        <w:right w:val="none" w:sz="0" w:space="0" w:color="auto"/>
      </w:divBdr>
    </w:div>
    <w:div w:id="2134786187">
      <w:bodyDiv w:val="1"/>
      <w:marLeft w:val="0"/>
      <w:marRight w:val="0"/>
      <w:marTop w:val="0"/>
      <w:marBottom w:val="0"/>
      <w:divBdr>
        <w:top w:val="none" w:sz="0" w:space="0" w:color="auto"/>
        <w:left w:val="none" w:sz="0" w:space="0" w:color="auto"/>
        <w:bottom w:val="none" w:sz="0" w:space="0" w:color="auto"/>
        <w:right w:val="none" w:sz="0" w:space="0" w:color="auto"/>
      </w:divBdr>
    </w:div>
    <w:div w:id="2134904938">
      <w:bodyDiv w:val="1"/>
      <w:marLeft w:val="0"/>
      <w:marRight w:val="0"/>
      <w:marTop w:val="0"/>
      <w:marBottom w:val="0"/>
      <w:divBdr>
        <w:top w:val="none" w:sz="0" w:space="0" w:color="auto"/>
        <w:left w:val="none" w:sz="0" w:space="0" w:color="auto"/>
        <w:bottom w:val="none" w:sz="0" w:space="0" w:color="auto"/>
        <w:right w:val="none" w:sz="0" w:space="0" w:color="auto"/>
      </w:divBdr>
    </w:div>
    <w:div w:id="2135362266">
      <w:bodyDiv w:val="1"/>
      <w:marLeft w:val="0"/>
      <w:marRight w:val="0"/>
      <w:marTop w:val="0"/>
      <w:marBottom w:val="0"/>
      <w:divBdr>
        <w:top w:val="none" w:sz="0" w:space="0" w:color="auto"/>
        <w:left w:val="none" w:sz="0" w:space="0" w:color="auto"/>
        <w:bottom w:val="none" w:sz="0" w:space="0" w:color="auto"/>
        <w:right w:val="none" w:sz="0" w:space="0" w:color="auto"/>
      </w:divBdr>
    </w:div>
    <w:div w:id="2135439328">
      <w:bodyDiv w:val="1"/>
      <w:marLeft w:val="0"/>
      <w:marRight w:val="0"/>
      <w:marTop w:val="0"/>
      <w:marBottom w:val="0"/>
      <w:divBdr>
        <w:top w:val="none" w:sz="0" w:space="0" w:color="auto"/>
        <w:left w:val="none" w:sz="0" w:space="0" w:color="auto"/>
        <w:bottom w:val="none" w:sz="0" w:space="0" w:color="auto"/>
        <w:right w:val="none" w:sz="0" w:space="0" w:color="auto"/>
      </w:divBdr>
    </w:div>
    <w:div w:id="2135781143">
      <w:bodyDiv w:val="1"/>
      <w:marLeft w:val="0"/>
      <w:marRight w:val="0"/>
      <w:marTop w:val="0"/>
      <w:marBottom w:val="0"/>
      <w:divBdr>
        <w:top w:val="none" w:sz="0" w:space="0" w:color="auto"/>
        <w:left w:val="none" w:sz="0" w:space="0" w:color="auto"/>
        <w:bottom w:val="none" w:sz="0" w:space="0" w:color="auto"/>
        <w:right w:val="none" w:sz="0" w:space="0" w:color="auto"/>
      </w:divBdr>
    </w:div>
    <w:div w:id="2136021847">
      <w:bodyDiv w:val="1"/>
      <w:marLeft w:val="0"/>
      <w:marRight w:val="0"/>
      <w:marTop w:val="0"/>
      <w:marBottom w:val="0"/>
      <w:divBdr>
        <w:top w:val="none" w:sz="0" w:space="0" w:color="auto"/>
        <w:left w:val="none" w:sz="0" w:space="0" w:color="auto"/>
        <w:bottom w:val="none" w:sz="0" w:space="0" w:color="auto"/>
        <w:right w:val="none" w:sz="0" w:space="0" w:color="auto"/>
      </w:divBdr>
    </w:div>
    <w:div w:id="2136024904">
      <w:bodyDiv w:val="1"/>
      <w:marLeft w:val="0"/>
      <w:marRight w:val="0"/>
      <w:marTop w:val="0"/>
      <w:marBottom w:val="0"/>
      <w:divBdr>
        <w:top w:val="none" w:sz="0" w:space="0" w:color="auto"/>
        <w:left w:val="none" w:sz="0" w:space="0" w:color="auto"/>
        <w:bottom w:val="none" w:sz="0" w:space="0" w:color="auto"/>
        <w:right w:val="none" w:sz="0" w:space="0" w:color="auto"/>
      </w:divBdr>
    </w:div>
    <w:div w:id="2136097953">
      <w:bodyDiv w:val="1"/>
      <w:marLeft w:val="0"/>
      <w:marRight w:val="0"/>
      <w:marTop w:val="0"/>
      <w:marBottom w:val="0"/>
      <w:divBdr>
        <w:top w:val="none" w:sz="0" w:space="0" w:color="auto"/>
        <w:left w:val="none" w:sz="0" w:space="0" w:color="auto"/>
        <w:bottom w:val="none" w:sz="0" w:space="0" w:color="auto"/>
        <w:right w:val="none" w:sz="0" w:space="0" w:color="auto"/>
      </w:divBdr>
    </w:div>
    <w:div w:id="2136562068">
      <w:bodyDiv w:val="1"/>
      <w:marLeft w:val="0"/>
      <w:marRight w:val="0"/>
      <w:marTop w:val="0"/>
      <w:marBottom w:val="0"/>
      <w:divBdr>
        <w:top w:val="none" w:sz="0" w:space="0" w:color="auto"/>
        <w:left w:val="none" w:sz="0" w:space="0" w:color="auto"/>
        <w:bottom w:val="none" w:sz="0" w:space="0" w:color="auto"/>
        <w:right w:val="none" w:sz="0" w:space="0" w:color="auto"/>
      </w:divBdr>
    </w:div>
    <w:div w:id="2136681671">
      <w:bodyDiv w:val="1"/>
      <w:marLeft w:val="0"/>
      <w:marRight w:val="0"/>
      <w:marTop w:val="0"/>
      <w:marBottom w:val="0"/>
      <w:divBdr>
        <w:top w:val="none" w:sz="0" w:space="0" w:color="auto"/>
        <w:left w:val="none" w:sz="0" w:space="0" w:color="auto"/>
        <w:bottom w:val="none" w:sz="0" w:space="0" w:color="auto"/>
        <w:right w:val="none" w:sz="0" w:space="0" w:color="auto"/>
      </w:divBdr>
    </w:div>
    <w:div w:id="2136871715">
      <w:bodyDiv w:val="1"/>
      <w:marLeft w:val="0"/>
      <w:marRight w:val="0"/>
      <w:marTop w:val="0"/>
      <w:marBottom w:val="0"/>
      <w:divBdr>
        <w:top w:val="none" w:sz="0" w:space="0" w:color="auto"/>
        <w:left w:val="none" w:sz="0" w:space="0" w:color="auto"/>
        <w:bottom w:val="none" w:sz="0" w:space="0" w:color="auto"/>
        <w:right w:val="none" w:sz="0" w:space="0" w:color="auto"/>
      </w:divBdr>
    </w:div>
    <w:div w:id="2136947418">
      <w:bodyDiv w:val="1"/>
      <w:marLeft w:val="0"/>
      <w:marRight w:val="0"/>
      <w:marTop w:val="0"/>
      <w:marBottom w:val="0"/>
      <w:divBdr>
        <w:top w:val="none" w:sz="0" w:space="0" w:color="auto"/>
        <w:left w:val="none" w:sz="0" w:space="0" w:color="auto"/>
        <w:bottom w:val="none" w:sz="0" w:space="0" w:color="auto"/>
        <w:right w:val="none" w:sz="0" w:space="0" w:color="auto"/>
      </w:divBdr>
    </w:div>
    <w:div w:id="2136948039">
      <w:bodyDiv w:val="1"/>
      <w:marLeft w:val="0"/>
      <w:marRight w:val="0"/>
      <w:marTop w:val="0"/>
      <w:marBottom w:val="0"/>
      <w:divBdr>
        <w:top w:val="none" w:sz="0" w:space="0" w:color="auto"/>
        <w:left w:val="none" w:sz="0" w:space="0" w:color="auto"/>
        <w:bottom w:val="none" w:sz="0" w:space="0" w:color="auto"/>
        <w:right w:val="none" w:sz="0" w:space="0" w:color="auto"/>
      </w:divBdr>
    </w:div>
    <w:div w:id="2137139922">
      <w:bodyDiv w:val="1"/>
      <w:marLeft w:val="0"/>
      <w:marRight w:val="0"/>
      <w:marTop w:val="0"/>
      <w:marBottom w:val="0"/>
      <w:divBdr>
        <w:top w:val="none" w:sz="0" w:space="0" w:color="auto"/>
        <w:left w:val="none" w:sz="0" w:space="0" w:color="auto"/>
        <w:bottom w:val="none" w:sz="0" w:space="0" w:color="auto"/>
        <w:right w:val="none" w:sz="0" w:space="0" w:color="auto"/>
      </w:divBdr>
    </w:div>
    <w:div w:id="2137290683">
      <w:bodyDiv w:val="1"/>
      <w:marLeft w:val="0"/>
      <w:marRight w:val="0"/>
      <w:marTop w:val="0"/>
      <w:marBottom w:val="0"/>
      <w:divBdr>
        <w:top w:val="none" w:sz="0" w:space="0" w:color="auto"/>
        <w:left w:val="none" w:sz="0" w:space="0" w:color="auto"/>
        <w:bottom w:val="none" w:sz="0" w:space="0" w:color="auto"/>
        <w:right w:val="none" w:sz="0" w:space="0" w:color="auto"/>
      </w:divBdr>
    </w:div>
    <w:div w:id="2137479576">
      <w:bodyDiv w:val="1"/>
      <w:marLeft w:val="0"/>
      <w:marRight w:val="0"/>
      <w:marTop w:val="0"/>
      <w:marBottom w:val="0"/>
      <w:divBdr>
        <w:top w:val="none" w:sz="0" w:space="0" w:color="auto"/>
        <w:left w:val="none" w:sz="0" w:space="0" w:color="auto"/>
        <w:bottom w:val="none" w:sz="0" w:space="0" w:color="auto"/>
        <w:right w:val="none" w:sz="0" w:space="0" w:color="auto"/>
      </w:divBdr>
    </w:div>
    <w:div w:id="2137483663">
      <w:bodyDiv w:val="1"/>
      <w:marLeft w:val="0"/>
      <w:marRight w:val="0"/>
      <w:marTop w:val="0"/>
      <w:marBottom w:val="0"/>
      <w:divBdr>
        <w:top w:val="none" w:sz="0" w:space="0" w:color="auto"/>
        <w:left w:val="none" w:sz="0" w:space="0" w:color="auto"/>
        <w:bottom w:val="none" w:sz="0" w:space="0" w:color="auto"/>
        <w:right w:val="none" w:sz="0" w:space="0" w:color="auto"/>
      </w:divBdr>
    </w:div>
    <w:div w:id="2137868063">
      <w:bodyDiv w:val="1"/>
      <w:marLeft w:val="0"/>
      <w:marRight w:val="0"/>
      <w:marTop w:val="0"/>
      <w:marBottom w:val="0"/>
      <w:divBdr>
        <w:top w:val="none" w:sz="0" w:space="0" w:color="auto"/>
        <w:left w:val="none" w:sz="0" w:space="0" w:color="auto"/>
        <w:bottom w:val="none" w:sz="0" w:space="0" w:color="auto"/>
        <w:right w:val="none" w:sz="0" w:space="0" w:color="auto"/>
      </w:divBdr>
    </w:div>
    <w:div w:id="2137871597">
      <w:bodyDiv w:val="1"/>
      <w:marLeft w:val="0"/>
      <w:marRight w:val="0"/>
      <w:marTop w:val="0"/>
      <w:marBottom w:val="0"/>
      <w:divBdr>
        <w:top w:val="none" w:sz="0" w:space="0" w:color="auto"/>
        <w:left w:val="none" w:sz="0" w:space="0" w:color="auto"/>
        <w:bottom w:val="none" w:sz="0" w:space="0" w:color="auto"/>
        <w:right w:val="none" w:sz="0" w:space="0" w:color="auto"/>
      </w:divBdr>
    </w:div>
    <w:div w:id="2137944052">
      <w:bodyDiv w:val="1"/>
      <w:marLeft w:val="0"/>
      <w:marRight w:val="0"/>
      <w:marTop w:val="0"/>
      <w:marBottom w:val="0"/>
      <w:divBdr>
        <w:top w:val="none" w:sz="0" w:space="0" w:color="auto"/>
        <w:left w:val="none" w:sz="0" w:space="0" w:color="auto"/>
        <w:bottom w:val="none" w:sz="0" w:space="0" w:color="auto"/>
        <w:right w:val="none" w:sz="0" w:space="0" w:color="auto"/>
      </w:divBdr>
    </w:div>
    <w:div w:id="2138139792">
      <w:bodyDiv w:val="1"/>
      <w:marLeft w:val="0"/>
      <w:marRight w:val="0"/>
      <w:marTop w:val="0"/>
      <w:marBottom w:val="0"/>
      <w:divBdr>
        <w:top w:val="none" w:sz="0" w:space="0" w:color="auto"/>
        <w:left w:val="none" w:sz="0" w:space="0" w:color="auto"/>
        <w:bottom w:val="none" w:sz="0" w:space="0" w:color="auto"/>
        <w:right w:val="none" w:sz="0" w:space="0" w:color="auto"/>
      </w:divBdr>
    </w:div>
    <w:div w:id="2138182383">
      <w:bodyDiv w:val="1"/>
      <w:marLeft w:val="0"/>
      <w:marRight w:val="0"/>
      <w:marTop w:val="0"/>
      <w:marBottom w:val="0"/>
      <w:divBdr>
        <w:top w:val="none" w:sz="0" w:space="0" w:color="auto"/>
        <w:left w:val="none" w:sz="0" w:space="0" w:color="auto"/>
        <w:bottom w:val="none" w:sz="0" w:space="0" w:color="auto"/>
        <w:right w:val="none" w:sz="0" w:space="0" w:color="auto"/>
      </w:divBdr>
    </w:div>
    <w:div w:id="2138329382">
      <w:bodyDiv w:val="1"/>
      <w:marLeft w:val="0"/>
      <w:marRight w:val="0"/>
      <w:marTop w:val="0"/>
      <w:marBottom w:val="0"/>
      <w:divBdr>
        <w:top w:val="none" w:sz="0" w:space="0" w:color="auto"/>
        <w:left w:val="none" w:sz="0" w:space="0" w:color="auto"/>
        <w:bottom w:val="none" w:sz="0" w:space="0" w:color="auto"/>
        <w:right w:val="none" w:sz="0" w:space="0" w:color="auto"/>
      </w:divBdr>
    </w:div>
    <w:div w:id="2138334876">
      <w:bodyDiv w:val="1"/>
      <w:marLeft w:val="0"/>
      <w:marRight w:val="0"/>
      <w:marTop w:val="0"/>
      <w:marBottom w:val="0"/>
      <w:divBdr>
        <w:top w:val="none" w:sz="0" w:space="0" w:color="auto"/>
        <w:left w:val="none" w:sz="0" w:space="0" w:color="auto"/>
        <w:bottom w:val="none" w:sz="0" w:space="0" w:color="auto"/>
        <w:right w:val="none" w:sz="0" w:space="0" w:color="auto"/>
      </w:divBdr>
    </w:div>
    <w:div w:id="2138645951">
      <w:bodyDiv w:val="1"/>
      <w:marLeft w:val="0"/>
      <w:marRight w:val="0"/>
      <w:marTop w:val="0"/>
      <w:marBottom w:val="0"/>
      <w:divBdr>
        <w:top w:val="none" w:sz="0" w:space="0" w:color="auto"/>
        <w:left w:val="none" w:sz="0" w:space="0" w:color="auto"/>
        <w:bottom w:val="none" w:sz="0" w:space="0" w:color="auto"/>
        <w:right w:val="none" w:sz="0" w:space="0" w:color="auto"/>
      </w:divBdr>
    </w:div>
    <w:div w:id="2138716501">
      <w:bodyDiv w:val="1"/>
      <w:marLeft w:val="0"/>
      <w:marRight w:val="0"/>
      <w:marTop w:val="0"/>
      <w:marBottom w:val="0"/>
      <w:divBdr>
        <w:top w:val="none" w:sz="0" w:space="0" w:color="auto"/>
        <w:left w:val="none" w:sz="0" w:space="0" w:color="auto"/>
        <w:bottom w:val="none" w:sz="0" w:space="0" w:color="auto"/>
        <w:right w:val="none" w:sz="0" w:space="0" w:color="auto"/>
      </w:divBdr>
    </w:div>
    <w:div w:id="2139181160">
      <w:bodyDiv w:val="1"/>
      <w:marLeft w:val="0"/>
      <w:marRight w:val="0"/>
      <w:marTop w:val="0"/>
      <w:marBottom w:val="0"/>
      <w:divBdr>
        <w:top w:val="none" w:sz="0" w:space="0" w:color="auto"/>
        <w:left w:val="none" w:sz="0" w:space="0" w:color="auto"/>
        <w:bottom w:val="none" w:sz="0" w:space="0" w:color="auto"/>
        <w:right w:val="none" w:sz="0" w:space="0" w:color="auto"/>
      </w:divBdr>
    </w:div>
    <w:div w:id="2139376824">
      <w:bodyDiv w:val="1"/>
      <w:marLeft w:val="0"/>
      <w:marRight w:val="0"/>
      <w:marTop w:val="0"/>
      <w:marBottom w:val="0"/>
      <w:divBdr>
        <w:top w:val="none" w:sz="0" w:space="0" w:color="auto"/>
        <w:left w:val="none" w:sz="0" w:space="0" w:color="auto"/>
        <w:bottom w:val="none" w:sz="0" w:space="0" w:color="auto"/>
        <w:right w:val="none" w:sz="0" w:space="0" w:color="auto"/>
      </w:divBdr>
    </w:div>
    <w:div w:id="2139688690">
      <w:bodyDiv w:val="1"/>
      <w:marLeft w:val="0"/>
      <w:marRight w:val="0"/>
      <w:marTop w:val="0"/>
      <w:marBottom w:val="0"/>
      <w:divBdr>
        <w:top w:val="none" w:sz="0" w:space="0" w:color="auto"/>
        <w:left w:val="none" w:sz="0" w:space="0" w:color="auto"/>
        <w:bottom w:val="none" w:sz="0" w:space="0" w:color="auto"/>
        <w:right w:val="none" w:sz="0" w:space="0" w:color="auto"/>
      </w:divBdr>
    </w:div>
    <w:div w:id="2139760887">
      <w:bodyDiv w:val="1"/>
      <w:marLeft w:val="0"/>
      <w:marRight w:val="0"/>
      <w:marTop w:val="0"/>
      <w:marBottom w:val="0"/>
      <w:divBdr>
        <w:top w:val="none" w:sz="0" w:space="0" w:color="auto"/>
        <w:left w:val="none" w:sz="0" w:space="0" w:color="auto"/>
        <w:bottom w:val="none" w:sz="0" w:space="0" w:color="auto"/>
        <w:right w:val="none" w:sz="0" w:space="0" w:color="auto"/>
      </w:divBdr>
    </w:div>
    <w:div w:id="2139764693">
      <w:bodyDiv w:val="1"/>
      <w:marLeft w:val="0"/>
      <w:marRight w:val="0"/>
      <w:marTop w:val="0"/>
      <w:marBottom w:val="0"/>
      <w:divBdr>
        <w:top w:val="none" w:sz="0" w:space="0" w:color="auto"/>
        <w:left w:val="none" w:sz="0" w:space="0" w:color="auto"/>
        <w:bottom w:val="none" w:sz="0" w:space="0" w:color="auto"/>
        <w:right w:val="none" w:sz="0" w:space="0" w:color="auto"/>
      </w:divBdr>
    </w:div>
    <w:div w:id="2139912766">
      <w:bodyDiv w:val="1"/>
      <w:marLeft w:val="0"/>
      <w:marRight w:val="0"/>
      <w:marTop w:val="0"/>
      <w:marBottom w:val="0"/>
      <w:divBdr>
        <w:top w:val="none" w:sz="0" w:space="0" w:color="auto"/>
        <w:left w:val="none" w:sz="0" w:space="0" w:color="auto"/>
        <w:bottom w:val="none" w:sz="0" w:space="0" w:color="auto"/>
        <w:right w:val="none" w:sz="0" w:space="0" w:color="auto"/>
      </w:divBdr>
    </w:div>
    <w:div w:id="2140100470">
      <w:bodyDiv w:val="1"/>
      <w:marLeft w:val="0"/>
      <w:marRight w:val="0"/>
      <w:marTop w:val="0"/>
      <w:marBottom w:val="0"/>
      <w:divBdr>
        <w:top w:val="none" w:sz="0" w:space="0" w:color="auto"/>
        <w:left w:val="none" w:sz="0" w:space="0" w:color="auto"/>
        <w:bottom w:val="none" w:sz="0" w:space="0" w:color="auto"/>
        <w:right w:val="none" w:sz="0" w:space="0" w:color="auto"/>
      </w:divBdr>
    </w:div>
    <w:div w:id="2140108943">
      <w:bodyDiv w:val="1"/>
      <w:marLeft w:val="0"/>
      <w:marRight w:val="0"/>
      <w:marTop w:val="0"/>
      <w:marBottom w:val="0"/>
      <w:divBdr>
        <w:top w:val="none" w:sz="0" w:space="0" w:color="auto"/>
        <w:left w:val="none" w:sz="0" w:space="0" w:color="auto"/>
        <w:bottom w:val="none" w:sz="0" w:space="0" w:color="auto"/>
        <w:right w:val="none" w:sz="0" w:space="0" w:color="auto"/>
      </w:divBdr>
    </w:div>
    <w:div w:id="2140145127">
      <w:bodyDiv w:val="1"/>
      <w:marLeft w:val="0"/>
      <w:marRight w:val="0"/>
      <w:marTop w:val="0"/>
      <w:marBottom w:val="0"/>
      <w:divBdr>
        <w:top w:val="none" w:sz="0" w:space="0" w:color="auto"/>
        <w:left w:val="none" w:sz="0" w:space="0" w:color="auto"/>
        <w:bottom w:val="none" w:sz="0" w:space="0" w:color="auto"/>
        <w:right w:val="none" w:sz="0" w:space="0" w:color="auto"/>
      </w:divBdr>
    </w:div>
    <w:div w:id="2140301906">
      <w:bodyDiv w:val="1"/>
      <w:marLeft w:val="0"/>
      <w:marRight w:val="0"/>
      <w:marTop w:val="0"/>
      <w:marBottom w:val="0"/>
      <w:divBdr>
        <w:top w:val="none" w:sz="0" w:space="0" w:color="auto"/>
        <w:left w:val="none" w:sz="0" w:space="0" w:color="auto"/>
        <w:bottom w:val="none" w:sz="0" w:space="0" w:color="auto"/>
        <w:right w:val="none" w:sz="0" w:space="0" w:color="auto"/>
      </w:divBdr>
    </w:div>
    <w:div w:id="2141027385">
      <w:bodyDiv w:val="1"/>
      <w:marLeft w:val="0"/>
      <w:marRight w:val="0"/>
      <w:marTop w:val="0"/>
      <w:marBottom w:val="0"/>
      <w:divBdr>
        <w:top w:val="none" w:sz="0" w:space="0" w:color="auto"/>
        <w:left w:val="none" w:sz="0" w:space="0" w:color="auto"/>
        <w:bottom w:val="none" w:sz="0" w:space="0" w:color="auto"/>
        <w:right w:val="none" w:sz="0" w:space="0" w:color="auto"/>
      </w:divBdr>
    </w:div>
    <w:div w:id="2141415088">
      <w:bodyDiv w:val="1"/>
      <w:marLeft w:val="0"/>
      <w:marRight w:val="0"/>
      <w:marTop w:val="0"/>
      <w:marBottom w:val="0"/>
      <w:divBdr>
        <w:top w:val="none" w:sz="0" w:space="0" w:color="auto"/>
        <w:left w:val="none" w:sz="0" w:space="0" w:color="auto"/>
        <w:bottom w:val="none" w:sz="0" w:space="0" w:color="auto"/>
        <w:right w:val="none" w:sz="0" w:space="0" w:color="auto"/>
      </w:divBdr>
    </w:div>
    <w:div w:id="2141536296">
      <w:bodyDiv w:val="1"/>
      <w:marLeft w:val="0"/>
      <w:marRight w:val="0"/>
      <w:marTop w:val="0"/>
      <w:marBottom w:val="0"/>
      <w:divBdr>
        <w:top w:val="none" w:sz="0" w:space="0" w:color="auto"/>
        <w:left w:val="none" w:sz="0" w:space="0" w:color="auto"/>
        <w:bottom w:val="none" w:sz="0" w:space="0" w:color="auto"/>
        <w:right w:val="none" w:sz="0" w:space="0" w:color="auto"/>
      </w:divBdr>
    </w:div>
    <w:div w:id="2141879611">
      <w:bodyDiv w:val="1"/>
      <w:marLeft w:val="0"/>
      <w:marRight w:val="0"/>
      <w:marTop w:val="0"/>
      <w:marBottom w:val="0"/>
      <w:divBdr>
        <w:top w:val="none" w:sz="0" w:space="0" w:color="auto"/>
        <w:left w:val="none" w:sz="0" w:space="0" w:color="auto"/>
        <w:bottom w:val="none" w:sz="0" w:space="0" w:color="auto"/>
        <w:right w:val="none" w:sz="0" w:space="0" w:color="auto"/>
      </w:divBdr>
    </w:div>
    <w:div w:id="2142192154">
      <w:bodyDiv w:val="1"/>
      <w:marLeft w:val="0"/>
      <w:marRight w:val="0"/>
      <w:marTop w:val="0"/>
      <w:marBottom w:val="0"/>
      <w:divBdr>
        <w:top w:val="none" w:sz="0" w:space="0" w:color="auto"/>
        <w:left w:val="none" w:sz="0" w:space="0" w:color="auto"/>
        <w:bottom w:val="none" w:sz="0" w:space="0" w:color="auto"/>
        <w:right w:val="none" w:sz="0" w:space="0" w:color="auto"/>
      </w:divBdr>
    </w:div>
    <w:div w:id="2142570185">
      <w:bodyDiv w:val="1"/>
      <w:marLeft w:val="0"/>
      <w:marRight w:val="0"/>
      <w:marTop w:val="0"/>
      <w:marBottom w:val="0"/>
      <w:divBdr>
        <w:top w:val="none" w:sz="0" w:space="0" w:color="auto"/>
        <w:left w:val="none" w:sz="0" w:space="0" w:color="auto"/>
        <w:bottom w:val="none" w:sz="0" w:space="0" w:color="auto"/>
        <w:right w:val="none" w:sz="0" w:space="0" w:color="auto"/>
      </w:divBdr>
    </w:div>
    <w:div w:id="2142918513">
      <w:bodyDiv w:val="1"/>
      <w:marLeft w:val="0"/>
      <w:marRight w:val="0"/>
      <w:marTop w:val="0"/>
      <w:marBottom w:val="0"/>
      <w:divBdr>
        <w:top w:val="none" w:sz="0" w:space="0" w:color="auto"/>
        <w:left w:val="none" w:sz="0" w:space="0" w:color="auto"/>
        <w:bottom w:val="none" w:sz="0" w:space="0" w:color="auto"/>
        <w:right w:val="none" w:sz="0" w:space="0" w:color="auto"/>
      </w:divBdr>
    </w:div>
    <w:div w:id="2143184152">
      <w:bodyDiv w:val="1"/>
      <w:marLeft w:val="0"/>
      <w:marRight w:val="0"/>
      <w:marTop w:val="0"/>
      <w:marBottom w:val="0"/>
      <w:divBdr>
        <w:top w:val="none" w:sz="0" w:space="0" w:color="auto"/>
        <w:left w:val="none" w:sz="0" w:space="0" w:color="auto"/>
        <w:bottom w:val="none" w:sz="0" w:space="0" w:color="auto"/>
        <w:right w:val="none" w:sz="0" w:space="0" w:color="auto"/>
      </w:divBdr>
    </w:div>
    <w:div w:id="2143184207">
      <w:bodyDiv w:val="1"/>
      <w:marLeft w:val="0"/>
      <w:marRight w:val="0"/>
      <w:marTop w:val="0"/>
      <w:marBottom w:val="0"/>
      <w:divBdr>
        <w:top w:val="none" w:sz="0" w:space="0" w:color="auto"/>
        <w:left w:val="none" w:sz="0" w:space="0" w:color="auto"/>
        <w:bottom w:val="none" w:sz="0" w:space="0" w:color="auto"/>
        <w:right w:val="none" w:sz="0" w:space="0" w:color="auto"/>
      </w:divBdr>
    </w:div>
    <w:div w:id="2143764116">
      <w:bodyDiv w:val="1"/>
      <w:marLeft w:val="0"/>
      <w:marRight w:val="0"/>
      <w:marTop w:val="0"/>
      <w:marBottom w:val="0"/>
      <w:divBdr>
        <w:top w:val="none" w:sz="0" w:space="0" w:color="auto"/>
        <w:left w:val="none" w:sz="0" w:space="0" w:color="auto"/>
        <w:bottom w:val="none" w:sz="0" w:space="0" w:color="auto"/>
        <w:right w:val="none" w:sz="0" w:space="0" w:color="auto"/>
      </w:divBdr>
    </w:div>
    <w:div w:id="2144232490">
      <w:bodyDiv w:val="1"/>
      <w:marLeft w:val="0"/>
      <w:marRight w:val="0"/>
      <w:marTop w:val="0"/>
      <w:marBottom w:val="0"/>
      <w:divBdr>
        <w:top w:val="none" w:sz="0" w:space="0" w:color="auto"/>
        <w:left w:val="none" w:sz="0" w:space="0" w:color="auto"/>
        <w:bottom w:val="none" w:sz="0" w:space="0" w:color="auto"/>
        <w:right w:val="none" w:sz="0" w:space="0" w:color="auto"/>
      </w:divBdr>
    </w:div>
    <w:div w:id="2144274874">
      <w:bodyDiv w:val="1"/>
      <w:marLeft w:val="0"/>
      <w:marRight w:val="0"/>
      <w:marTop w:val="0"/>
      <w:marBottom w:val="0"/>
      <w:divBdr>
        <w:top w:val="none" w:sz="0" w:space="0" w:color="auto"/>
        <w:left w:val="none" w:sz="0" w:space="0" w:color="auto"/>
        <w:bottom w:val="none" w:sz="0" w:space="0" w:color="auto"/>
        <w:right w:val="none" w:sz="0" w:space="0" w:color="auto"/>
      </w:divBdr>
    </w:div>
    <w:div w:id="2144275552">
      <w:bodyDiv w:val="1"/>
      <w:marLeft w:val="0"/>
      <w:marRight w:val="0"/>
      <w:marTop w:val="0"/>
      <w:marBottom w:val="0"/>
      <w:divBdr>
        <w:top w:val="none" w:sz="0" w:space="0" w:color="auto"/>
        <w:left w:val="none" w:sz="0" w:space="0" w:color="auto"/>
        <w:bottom w:val="none" w:sz="0" w:space="0" w:color="auto"/>
        <w:right w:val="none" w:sz="0" w:space="0" w:color="auto"/>
      </w:divBdr>
    </w:div>
    <w:div w:id="2144418881">
      <w:bodyDiv w:val="1"/>
      <w:marLeft w:val="0"/>
      <w:marRight w:val="0"/>
      <w:marTop w:val="0"/>
      <w:marBottom w:val="0"/>
      <w:divBdr>
        <w:top w:val="none" w:sz="0" w:space="0" w:color="auto"/>
        <w:left w:val="none" w:sz="0" w:space="0" w:color="auto"/>
        <w:bottom w:val="none" w:sz="0" w:space="0" w:color="auto"/>
        <w:right w:val="none" w:sz="0" w:space="0" w:color="auto"/>
      </w:divBdr>
    </w:div>
    <w:div w:id="2144537818">
      <w:bodyDiv w:val="1"/>
      <w:marLeft w:val="0"/>
      <w:marRight w:val="0"/>
      <w:marTop w:val="0"/>
      <w:marBottom w:val="0"/>
      <w:divBdr>
        <w:top w:val="none" w:sz="0" w:space="0" w:color="auto"/>
        <w:left w:val="none" w:sz="0" w:space="0" w:color="auto"/>
        <w:bottom w:val="none" w:sz="0" w:space="0" w:color="auto"/>
        <w:right w:val="none" w:sz="0" w:space="0" w:color="auto"/>
      </w:divBdr>
    </w:div>
    <w:div w:id="2144686603">
      <w:bodyDiv w:val="1"/>
      <w:marLeft w:val="0"/>
      <w:marRight w:val="0"/>
      <w:marTop w:val="0"/>
      <w:marBottom w:val="0"/>
      <w:divBdr>
        <w:top w:val="none" w:sz="0" w:space="0" w:color="auto"/>
        <w:left w:val="none" w:sz="0" w:space="0" w:color="auto"/>
        <w:bottom w:val="none" w:sz="0" w:space="0" w:color="auto"/>
        <w:right w:val="none" w:sz="0" w:space="0" w:color="auto"/>
      </w:divBdr>
    </w:div>
    <w:div w:id="2144813297">
      <w:bodyDiv w:val="1"/>
      <w:marLeft w:val="0"/>
      <w:marRight w:val="0"/>
      <w:marTop w:val="0"/>
      <w:marBottom w:val="0"/>
      <w:divBdr>
        <w:top w:val="none" w:sz="0" w:space="0" w:color="auto"/>
        <w:left w:val="none" w:sz="0" w:space="0" w:color="auto"/>
        <w:bottom w:val="none" w:sz="0" w:space="0" w:color="auto"/>
        <w:right w:val="none" w:sz="0" w:space="0" w:color="auto"/>
      </w:divBdr>
    </w:div>
    <w:div w:id="2144813683">
      <w:bodyDiv w:val="1"/>
      <w:marLeft w:val="0"/>
      <w:marRight w:val="0"/>
      <w:marTop w:val="0"/>
      <w:marBottom w:val="0"/>
      <w:divBdr>
        <w:top w:val="none" w:sz="0" w:space="0" w:color="auto"/>
        <w:left w:val="none" w:sz="0" w:space="0" w:color="auto"/>
        <w:bottom w:val="none" w:sz="0" w:space="0" w:color="auto"/>
        <w:right w:val="none" w:sz="0" w:space="0" w:color="auto"/>
      </w:divBdr>
    </w:div>
    <w:div w:id="2144888171">
      <w:bodyDiv w:val="1"/>
      <w:marLeft w:val="0"/>
      <w:marRight w:val="0"/>
      <w:marTop w:val="0"/>
      <w:marBottom w:val="0"/>
      <w:divBdr>
        <w:top w:val="none" w:sz="0" w:space="0" w:color="auto"/>
        <w:left w:val="none" w:sz="0" w:space="0" w:color="auto"/>
        <w:bottom w:val="none" w:sz="0" w:space="0" w:color="auto"/>
        <w:right w:val="none" w:sz="0" w:space="0" w:color="auto"/>
      </w:divBdr>
    </w:div>
    <w:div w:id="2145079244">
      <w:bodyDiv w:val="1"/>
      <w:marLeft w:val="0"/>
      <w:marRight w:val="0"/>
      <w:marTop w:val="0"/>
      <w:marBottom w:val="0"/>
      <w:divBdr>
        <w:top w:val="none" w:sz="0" w:space="0" w:color="auto"/>
        <w:left w:val="none" w:sz="0" w:space="0" w:color="auto"/>
        <w:bottom w:val="none" w:sz="0" w:space="0" w:color="auto"/>
        <w:right w:val="none" w:sz="0" w:space="0" w:color="auto"/>
      </w:divBdr>
    </w:div>
    <w:div w:id="2145612505">
      <w:bodyDiv w:val="1"/>
      <w:marLeft w:val="0"/>
      <w:marRight w:val="0"/>
      <w:marTop w:val="0"/>
      <w:marBottom w:val="0"/>
      <w:divBdr>
        <w:top w:val="none" w:sz="0" w:space="0" w:color="auto"/>
        <w:left w:val="none" w:sz="0" w:space="0" w:color="auto"/>
        <w:bottom w:val="none" w:sz="0" w:space="0" w:color="auto"/>
        <w:right w:val="none" w:sz="0" w:space="0" w:color="auto"/>
      </w:divBdr>
    </w:div>
    <w:div w:id="2145727895">
      <w:bodyDiv w:val="1"/>
      <w:marLeft w:val="0"/>
      <w:marRight w:val="0"/>
      <w:marTop w:val="0"/>
      <w:marBottom w:val="0"/>
      <w:divBdr>
        <w:top w:val="none" w:sz="0" w:space="0" w:color="auto"/>
        <w:left w:val="none" w:sz="0" w:space="0" w:color="auto"/>
        <w:bottom w:val="none" w:sz="0" w:space="0" w:color="auto"/>
        <w:right w:val="none" w:sz="0" w:space="0" w:color="auto"/>
      </w:divBdr>
    </w:div>
    <w:div w:id="2145728015">
      <w:bodyDiv w:val="1"/>
      <w:marLeft w:val="0"/>
      <w:marRight w:val="0"/>
      <w:marTop w:val="0"/>
      <w:marBottom w:val="0"/>
      <w:divBdr>
        <w:top w:val="none" w:sz="0" w:space="0" w:color="auto"/>
        <w:left w:val="none" w:sz="0" w:space="0" w:color="auto"/>
        <w:bottom w:val="none" w:sz="0" w:space="0" w:color="auto"/>
        <w:right w:val="none" w:sz="0" w:space="0" w:color="auto"/>
      </w:divBdr>
    </w:div>
    <w:div w:id="2145735738">
      <w:bodyDiv w:val="1"/>
      <w:marLeft w:val="0"/>
      <w:marRight w:val="0"/>
      <w:marTop w:val="0"/>
      <w:marBottom w:val="0"/>
      <w:divBdr>
        <w:top w:val="none" w:sz="0" w:space="0" w:color="auto"/>
        <w:left w:val="none" w:sz="0" w:space="0" w:color="auto"/>
        <w:bottom w:val="none" w:sz="0" w:space="0" w:color="auto"/>
        <w:right w:val="none" w:sz="0" w:space="0" w:color="auto"/>
      </w:divBdr>
    </w:div>
    <w:div w:id="2145997382">
      <w:bodyDiv w:val="1"/>
      <w:marLeft w:val="0"/>
      <w:marRight w:val="0"/>
      <w:marTop w:val="0"/>
      <w:marBottom w:val="0"/>
      <w:divBdr>
        <w:top w:val="none" w:sz="0" w:space="0" w:color="auto"/>
        <w:left w:val="none" w:sz="0" w:space="0" w:color="auto"/>
        <w:bottom w:val="none" w:sz="0" w:space="0" w:color="auto"/>
        <w:right w:val="none" w:sz="0" w:space="0" w:color="auto"/>
      </w:divBdr>
    </w:div>
    <w:div w:id="2146190495">
      <w:bodyDiv w:val="1"/>
      <w:marLeft w:val="0"/>
      <w:marRight w:val="0"/>
      <w:marTop w:val="0"/>
      <w:marBottom w:val="0"/>
      <w:divBdr>
        <w:top w:val="none" w:sz="0" w:space="0" w:color="auto"/>
        <w:left w:val="none" w:sz="0" w:space="0" w:color="auto"/>
        <w:bottom w:val="none" w:sz="0" w:space="0" w:color="auto"/>
        <w:right w:val="none" w:sz="0" w:space="0" w:color="auto"/>
      </w:divBdr>
    </w:div>
    <w:div w:id="2146265931">
      <w:bodyDiv w:val="1"/>
      <w:marLeft w:val="0"/>
      <w:marRight w:val="0"/>
      <w:marTop w:val="0"/>
      <w:marBottom w:val="0"/>
      <w:divBdr>
        <w:top w:val="none" w:sz="0" w:space="0" w:color="auto"/>
        <w:left w:val="none" w:sz="0" w:space="0" w:color="auto"/>
        <w:bottom w:val="none" w:sz="0" w:space="0" w:color="auto"/>
        <w:right w:val="none" w:sz="0" w:space="0" w:color="auto"/>
      </w:divBdr>
    </w:div>
    <w:div w:id="2146383961">
      <w:bodyDiv w:val="1"/>
      <w:marLeft w:val="0"/>
      <w:marRight w:val="0"/>
      <w:marTop w:val="0"/>
      <w:marBottom w:val="0"/>
      <w:divBdr>
        <w:top w:val="none" w:sz="0" w:space="0" w:color="auto"/>
        <w:left w:val="none" w:sz="0" w:space="0" w:color="auto"/>
        <w:bottom w:val="none" w:sz="0" w:space="0" w:color="auto"/>
        <w:right w:val="none" w:sz="0" w:space="0" w:color="auto"/>
      </w:divBdr>
    </w:div>
    <w:div w:id="2146461475">
      <w:bodyDiv w:val="1"/>
      <w:marLeft w:val="0"/>
      <w:marRight w:val="0"/>
      <w:marTop w:val="0"/>
      <w:marBottom w:val="0"/>
      <w:divBdr>
        <w:top w:val="none" w:sz="0" w:space="0" w:color="auto"/>
        <w:left w:val="none" w:sz="0" w:space="0" w:color="auto"/>
        <w:bottom w:val="none" w:sz="0" w:space="0" w:color="auto"/>
        <w:right w:val="none" w:sz="0" w:space="0" w:color="auto"/>
      </w:divBdr>
    </w:div>
    <w:div w:id="2146501934">
      <w:bodyDiv w:val="1"/>
      <w:marLeft w:val="0"/>
      <w:marRight w:val="0"/>
      <w:marTop w:val="0"/>
      <w:marBottom w:val="0"/>
      <w:divBdr>
        <w:top w:val="none" w:sz="0" w:space="0" w:color="auto"/>
        <w:left w:val="none" w:sz="0" w:space="0" w:color="auto"/>
        <w:bottom w:val="none" w:sz="0" w:space="0" w:color="auto"/>
        <w:right w:val="none" w:sz="0" w:space="0" w:color="auto"/>
      </w:divBdr>
    </w:div>
    <w:div w:id="2146506522">
      <w:bodyDiv w:val="1"/>
      <w:marLeft w:val="0"/>
      <w:marRight w:val="0"/>
      <w:marTop w:val="0"/>
      <w:marBottom w:val="0"/>
      <w:divBdr>
        <w:top w:val="none" w:sz="0" w:space="0" w:color="auto"/>
        <w:left w:val="none" w:sz="0" w:space="0" w:color="auto"/>
        <w:bottom w:val="none" w:sz="0" w:space="0" w:color="auto"/>
        <w:right w:val="none" w:sz="0" w:space="0" w:color="auto"/>
      </w:divBdr>
    </w:div>
    <w:div w:id="2146581507">
      <w:bodyDiv w:val="1"/>
      <w:marLeft w:val="0"/>
      <w:marRight w:val="0"/>
      <w:marTop w:val="0"/>
      <w:marBottom w:val="0"/>
      <w:divBdr>
        <w:top w:val="none" w:sz="0" w:space="0" w:color="auto"/>
        <w:left w:val="none" w:sz="0" w:space="0" w:color="auto"/>
        <w:bottom w:val="none" w:sz="0" w:space="0" w:color="auto"/>
        <w:right w:val="none" w:sz="0" w:space="0" w:color="auto"/>
      </w:divBdr>
    </w:div>
    <w:div w:id="214711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dandrob-chatbot-chatbotfrontendfrontend-streamlit-tdtfty.streamlit.app/"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CC149A-4863-634B-B182-90A165D5DAA7}">
  <we:reference id="55da0767-eb41-43c5-87ca-3799bace4589" version="1.0.1.0" store="EXCatalog" storeType="EXCatalog"/>
  <we:alternateReferences>
    <we:reference id="WA104380917" version="1.0.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3B017A3D8F244684A9924522439706" ma:contentTypeVersion="7" ma:contentTypeDescription="Create a new document." ma:contentTypeScope="" ma:versionID="54086e18a3b8b5cec5342e91cf942861">
  <xsd:schema xmlns:xsd="http://www.w3.org/2001/XMLSchema" xmlns:xs="http://www.w3.org/2001/XMLSchema" xmlns:p="http://schemas.microsoft.com/office/2006/metadata/properties" xmlns:ns3="419fe71a-695c-4d30-babb-a3eb9360f1b5" xmlns:ns4="3b12fcbd-2dc8-4bad-b4ea-e658a004859e" targetNamespace="http://schemas.microsoft.com/office/2006/metadata/properties" ma:root="true" ma:fieldsID="81d82b283b2efc77a11ee9e1d4c701c5" ns3:_="" ns4:_="">
    <xsd:import namespace="419fe71a-695c-4d30-babb-a3eb9360f1b5"/>
    <xsd:import namespace="3b12fcbd-2dc8-4bad-b4ea-e658a00485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9fe71a-695c-4d30-babb-a3eb9360f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12fcbd-2dc8-4bad-b4ea-e658a00485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19fe71a-695c-4d30-babb-a3eb9360f1b5"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Wor24</b:Tag>
    <b:SourceType>DocumentFromInternetSite</b:SourceType>
    <b:Guid>{F87E8F71-3413-42B6-BCFA-9B1591C6470A}</b:Guid>
    <b:Author>
      <b:Author>
        <b:Corporate>World Intellectual Property Organization (WIPO)</b:Corporate>
      </b:Author>
    </b:Author>
    <b:Title>Global Innovation Index 2024: Unlocking the Promise of Social Entrepreneurship</b:Title>
    <b:Year>2024</b:Year>
    <b:URL>https://www.wipo.int/web-publications/global-innovation-index-2024/assets/67729/2000%20Global%20Innovation%20Index%202024_WEB3lite.pdf</b:URL>
    <b:RefOrder>1</b:RefOrder>
  </b:Source>
  <b:Source>
    <b:Tag>The241</b:Tag>
    <b:SourceType>DocumentFromInternetSite</b:SourceType>
    <b:Guid>{5B99C712-162F-4362-8286-2F9503753BE4}</b:Guid>
    <b:Author>
      <b:Author>
        <b:Corporate>The Conference Board of Canada</b:Corporate>
      </b:Author>
    </b:Author>
    <b:Title>2024 Innovation Report Card: Benchmarking Canada’s Innovation Performance</b:Title>
    <b:Year>2024</b:Year>
    <b:Month>April</b:Month>
    <b:Day>11</b:Day>
    <b:URL>https://www.conferenceboard.ca/product/innovation-report-card_2024/</b:URL>
    <b:RefOrder>2</b:RefOrder>
  </b:Source>
  <b:Source>
    <b:Tag>Uni23</b:Tag>
    <b:SourceType>DocumentFromInternetSite</b:SourceType>
    <b:Guid>{F163D54C-6EDD-49D0-97AC-85D433D6D0EF}</b:Guid>
    <b:Author>
      <b:Author>
        <b:Corporate>United States Government</b:Corporate>
      </b:Author>
    </b:Author>
    <b:Title>United States Government National Standards Strategy for Critical and Emerging Technology</b:Title>
    <b:Year>2023</b:Year>
    <b:URL>https://bidenwhitehouse.archives.gov/wp-content/uploads/2023/05/US-Gov-National-Standards-Strategy-2023.pdf</b:URL>
    <b:RefOrder>3</b:RefOrder>
  </b:Source>
  <b:Source>
    <b:Tag>Eur24</b:Tag>
    <b:SourceType>DocumentFromInternetSite</b:SourceType>
    <b:Guid>{10F28070-8FBA-41DE-9AA4-2F57B85D66E1}</b:Guid>
    <b:Author>
      <b:Author>
        <b:Corporate>European Central Bank</b:Corporate>
      </b:Author>
    </b:Author>
    <b:Title>The Future of European Competitiveness</b:Title>
    <b:Year>2024</b:Year>
    <b:Month>September</b:Month>
    <b:Day>9</b:Day>
    <b:URL>https://commission.europa.eu/topics/eu-competitiveness/draghi-report_en#paragraph_47059</b:URL>
    <b:RefOrder>4</b:RefOrder>
  </b:Source>
  <b:Source>
    <b:Tag>UKG21</b:Tag>
    <b:SourceType>DocumentFromInternetSite</b:SourceType>
    <b:Guid>{C34922F9-1DD9-4672-BF33-D836AE782AED}</b:Guid>
    <b:Author>
      <b:Author>
        <b:Corporate>United Kingdom Government</b:Corporate>
      </b:Author>
    </b:Author>
    <b:Title>Build Back Better : Our Plan for Growth</b:Title>
    <b:Year>2021</b:Year>
    <b:Month>March</b:Month>
    <b:URL>https://assets.publishing.service.gov.uk/media/6048fd05d3bf7f1d16e263fd/PfG_Final_Web_Accessible_Version.pdf</b:URL>
    <b:RefOrder>5</b:RefOrder>
  </b:Source>
  <b:Source>
    <b:Tag>Wor23</b:Tag>
    <b:SourceType>DocumentFromInternetSite</b:SourceType>
    <b:Guid>{4E5EA246-0839-4F9A-8FA6-887CA3442404}</b:Guid>
    <b:Author>
      <b:Author>
        <b:Corporate>World Economic Forum</b:Corporate>
      </b:Author>
    </b:Author>
    <b:Title>Korea’s new innovation strategy: Digital Platform Government</b:Title>
    <b:Year>2023</b:Year>
    <b:Month>January</b:Month>
    <b:Day>13</b:Day>
    <b:URL>https://www.weforum.org/stories/2023/01/davos23-korea-digital-platform-government/</b:URL>
    <b:RefOrder>7</b:RefOrder>
  </b:Source>
  <b:Source>
    <b:Tag>Jap22</b:Tag>
    <b:SourceType>DocumentFromInternetSite</b:SourceType>
    <b:Guid>{58149E02-BA58-4DCD-9314-F94C8392BB52}</b:Guid>
    <b:Author>
      <b:Author>
        <b:Corporate>Japan Government</b:Corporate>
      </b:Author>
    </b:Author>
    <b:Title>Integrated Innovation Strategy 2022: Making Great Strides Toward Society 5.0</b:Title>
    <b:Year>2022</b:Year>
    <b:Month>June</b:Month>
    <b:Day>30</b:Day>
    <b:URL>https://www.japan.go.jp/kizuna/2022/06/integrated_innovation_strategy.html</b:URL>
    <b:RefOrder>8</b:RefOrder>
  </b:Source>
  <b:Source>
    <b:Tag>Swi20</b:Tag>
    <b:SourceType>DocumentFromInternetSite</b:SourceType>
    <b:Guid>{DB04808E-8BEB-4006-8B7E-E2E7EAB1C9C1}</b:Guid>
    <b:Author>
      <b:Author>
        <b:Corporate>Switzerland Global Enterprise </b:Corporate>
      </b:Author>
    </b:Author>
    <b:Title>Swiss Innovation</b:Title>
    <b:Year>2020</b:Year>
    <b:URL>https://www.s-ge.com/sites/default/files/publication/free/factsheet-innovation-switzerland-s-ge-en-2020_1.pdf</b:URL>
    <b:RefOrder>6</b:RefOrder>
  </b:Source>
  <b:Source>
    <b:Tag>Sin10</b:Tag>
    <b:SourceType>DocumentFromInternetSite</b:SourceType>
    <b:Guid>{1980FC5F-1446-4AD8-995A-1E2CF5B6E289}</b:Guid>
    <b:Author>
      <b:Author>
        <b:Corporate>Singapore Management University</b:Corporate>
      </b:Author>
    </b:Author>
    <b:Title>The National Innovation System of Singapore</b:Title>
    <b:Year>2010</b:Year>
    <b:URL>https://ink.library.smu.edu.sg/cgi/viewcontent.cgi?params=/context/soe_research/article/2218/&amp;path_info=NationalInnovationSysSingapore_av.pdf</b:URL>
    <b:RefOrder>9</b:RefOrder>
  </b:Source>
  <b:Source>
    <b:Tag>Dub23</b:Tag>
    <b:SourceType>DocumentFromInternetSite</b:SourceType>
    <b:Guid>{75858FC1-3E1A-4B7C-B6CB-1906188E480A}</b:Guid>
    <b:Author>
      <b:Author>
        <b:Corporate>Dubai Future Foundation</b:Corporate>
      </b:Author>
    </b:Author>
    <b:Title>The Global 50</b:Title>
    <b:Year>2023</b:Year>
    <b:URL>https://www.dubaifuture.ae/wp-content/uploads/2023/04/THE-GLOBAL-50-EN.pdf</b:URL>
    <b:RefOrder>40</b:RefOrder>
  </b:Source>
  <b:Source>
    <b:Tag>Sin23</b:Tag>
    <b:SourceType>DocumentFromInternetSite</b:SourceType>
    <b:Guid>{2295492D-604F-49F3-9BA2-AF5DE8864179}</b:Guid>
    <b:Title>Canada’s Brain Drain: Figures Show Technology Graduate Exodus</b:Title>
    <b:InternetSiteTitle>Immigration.ca</b:InternetSiteTitle>
    <b:Year>2023</b:Year>
    <b:Month>September</b:Month>
    <b:Day>26</b:Day>
    <b:URL>https://immigration.ca/canadas-brain-drain-figures-show-technology-graduate-exodus/?utm_source=chatgpt.com</b:URL>
    <b:Author>
      <b:Author>
        <b:NameList>
          <b:Person>
            <b:Last>Singer</b:Last>
            <b:Middle>R.</b:Middle>
            <b:First>Colin</b:First>
          </b:Person>
        </b:NameList>
      </b:Author>
    </b:Author>
    <b:RefOrder>11</b:RefOrder>
  </b:Source>
  <b:Source>
    <b:Tag>Cou18</b:Tag>
    <b:SourceType>DocumentFromInternetSite</b:SourceType>
    <b:Guid>{A5C54FE9-2F4C-40FA-88AD-70E3CFD1BEAF}</b:Guid>
    <b:Author>
      <b:Author>
        <b:Corporate>Council of Canadian Academies</b:Corporate>
      </b:Author>
    </b:Author>
    <b:Title>Competing in a Global Innovation Economy : The Current State of R&amp;D in Canada</b:Title>
    <b:Year>2018</b:Year>
    <b:URL>https://cca-reports.ca/wp-content/uploads/2018/09/Competing_in_a_Global_Innovation_Economy_FullReport_EN.pdf</b:URL>
    <b:RefOrder>10</b:RefOrder>
  </b:Source>
  <b:Source>
    <b:Tag>OEC</b:Tag>
    <b:SourceType>InternetSite</b:SourceType>
    <b:Guid>{0B92847A-AFE0-4A10-87A8-FD8E92B99957}</b:Guid>
    <b:Title>OECD Migration</b:Title>
    <b:Author>
      <b:Author>
        <b:Corporate>OECD</b:Corporate>
      </b:Author>
    </b:Author>
    <b:URL>https://webfs.oecd.org/Els-com/Migration/Databases/Database%20on%20Immigrants%20in%20OECD%20and%20non-OECD%20Countries%20DIOC/DIOC%20database%20-%20click%20here/</b:URL>
    <b:RefOrder>41</b:RefOrder>
  </b:Source>
  <b:Source>
    <b:Tag>OEC1</b:Tag>
    <b:SourceType>InternetSite</b:SourceType>
    <b:Guid>{A7153ED6-760C-46DC-A9DC-DAE9A00FC47B}</b:Guid>
    <b:Author>
      <b:Author>
        <b:Corporate>OECD</b:Corporate>
      </b:Author>
    </b:Author>
    <b:Title>Database on Immigrants in OECD and Non-OECD Countries</b:Title>
    <b:URL>https://www.oecd.org/en/data/datasets/database-on-immigrants-in-oecd-and-non-oecd-countries.html</b:URL>
    <b:RefOrder>29</b:RefOrder>
  </b:Source>
  <b:Source>
    <b:Tag>Col23</b:Tag>
    <b:SourceType>InternetSite</b:SourceType>
    <b:Guid>{0D22325F-B86D-46F3-9114-B1D78CCBC03E}</b:Guid>
    <b:Title>Immigration.ca</b:Title>
    <b:Year>2023</b:Year>
    <b:Author>
      <b:Author>
        <b:NameList>
          <b:Person>
            <b:Last>Singer</b:Last>
            <b:First>Colin</b:First>
            <b:Middle>R.</b:Middle>
          </b:Person>
        </b:NameList>
      </b:Author>
    </b:Author>
    <b:Month>September</b:Month>
    <b:Day>26</b:Day>
    <b:YearAccessed>2025</b:YearAccessed>
    <b:MonthAccessed>March</b:MonthAccessed>
    <b:DayAccessed>25</b:DayAccessed>
    <b:URL>https://immigration.ca/canadas-brain-drain-figures-show-technology-graduate-exodus/</b:URL>
    <b:RefOrder>42</b:RefOrder>
  </b:Source>
  <b:Source>
    <b:Tag>Rob24</b:Tag>
    <b:SourceType>InternetSite</b:SourceType>
    <b:Guid>{7F5BEE2A-5635-4642-9E50-F59056CCC2CA}</b:Guid>
    <b:Author>
      <b:Author>
        <b:NameList>
          <b:Person>
            <b:Last>James</b:Last>
            <b:First>Robert</b:First>
          </b:Person>
        </b:NameList>
      </b:Author>
    </b:Author>
    <b:Title>Pearl Meyer</b:Title>
    <b:Year>2024</b:Year>
    <b:Month>December</b:Month>
    <b:YearAccessed>2025</b:YearAccessed>
    <b:MonthAccessed>March</b:MonthAccessed>
    <b:DayAccessed>25</b:DayAccessed>
    <b:URL>https://pearlmeyer.com/insights-and-research/article/designing-an-effective-bonus-plan-for-early-stage-biotech-companies</b:URL>
    <b:RefOrder>38</b:RefOrder>
  </b:Source>
  <b:Source>
    <b:Tag>New17</b:Tag>
    <b:SourceType>InternetSite</b:SourceType>
    <b:Guid>{98CCDE00-1717-4BEA-A9AB-ED581E99EBC0}</b:Guid>
    <b:Title>New Academic Wage-Subsidy Program to Create 1,000 Student Job Opportunities in Canadian Biotech Companies</b:Title>
    <b:ProductionCompany>BioTalent Canada</b:ProductionCompany>
    <b:Year>2017</b:Year>
    <b:Month>August</b:Month>
    <b:Day>28</b:Day>
    <b:YearAccessed>2025</b:YearAccessed>
    <b:MonthAccessed>March</b:MonthAccessed>
    <b:DayAccessed>25</b:DayAccessed>
    <b:URL>https://www.biotalent.ca/news/new-academic-wage-subsidy-program-to-create-1000-student-job-opportunities-in-canadian-biotech-companies/</b:URL>
    <b:RefOrder>43</b:RefOrder>
  </b:Source>
  <b:Source>
    <b:Tag>New171</b:Tag>
    <b:SourceType>InternetSite</b:SourceType>
    <b:Guid>{0A4D3135-08F9-438E-8BA1-0EB19D091D7B}</b:Guid>
    <b:Title>New Academic Wage-Subsidy Program to Create 1,000 Student Job Opportunities in Canadian Biotech Companies</b:Title>
    <b:ProductionCompany>BioTalent Canada</b:ProductionCompany>
    <b:Year>2017</b:Year>
    <b:Month>August</b:Month>
    <b:Day>28</b:Day>
    <b:YearAccessed>2025</b:YearAccessed>
    <b:MonthAccessed>March</b:MonthAccessed>
    <b:DayAccessed>25</b:DayAccessed>
    <b:URL>https://www.biotalent.ca/news/new-academic-wage-subsidy-program-to-create-1000-student-job-opportunities-in-canadian-biotech-companies/</b:URL>
    <b:RefOrder>30</b:RefOrder>
  </b:Source>
  <b:Source>
    <b:Tag>REV</b:Tag>
    <b:SourceType>InternetSite</b:SourceType>
    <b:Guid>{8F3C440E-B23A-485B-9031-2EB4D508667E}</b:Guid>
    <b:Author>
      <b:Author>
        <b:NameList>
          <b:Person>
            <b:Last>QUEBEC</b:Last>
            <b:First>REVENU</b:First>
          </b:Person>
        </b:NameList>
      </b:Author>
    </b:Author>
    <b:Title>Tax Credit</b:Title>
    <b:URL>https://www.revenuquebec.ca/en/citizens/tax-credits/tax-credits-for-scientific-research-and-experimental-development-rd/]. </b:URL>
    <b:RefOrder>26</b:RefOrder>
  </b:Source>
  <b:Source>
    <b:Tag>Ont24</b:Tag>
    <b:SourceType>InternetSite</b:SourceType>
    <b:Guid>{74185443-86CD-4FF7-9775-15E9BE82371A}</b:Guid>
    <b:LCID>en-CA</b:LCID>
    <b:Title>Ontario Innovation Tax credit</b:Title>
    <b:Year>2024</b:Year>
    <b:Month>March</b:Month>
    <b:Day>21</b:Day>
    <b:YearAccessed>2025</b:YearAccessed>
    <b:MonthAccessed>March</b:MonthAccessed>
    <b:DayAccessed>18</b:DayAccessed>
    <b:URL>https://www.canada.ca/en/revenue-agency/services/tax/businesses/topics/corporations/provincial-territorial-corporation-tax/ontario-provincial-corporation-tax/ontario-innovation-tax-credit.html</b:URL>
    <b:RefOrder>25</b:RefOrder>
  </b:Source>
  <b:Source>
    <b:Tag>Sta</b:Tag>
    <b:SourceType>InternetSite</b:SourceType>
    <b:Guid>{8F4DC5F3-D013-4954-BDBC-09BA23F6ABCE}</b:Guid>
    <b:Author>
      <b:Author>
        <b:NameList>
          <b:Person>
            <b:Last>Ranking</b:Last>
            <b:First>Startup</b:First>
          </b:Person>
        </b:NameList>
      </b:Author>
    </b:Author>
    <b:URL>https://www.startupranking.com/countries</b:URL>
    <b:RefOrder>17</b:RefOrder>
  </b:Source>
  <b:Source>
    <b:Tag>Cat24</b:Tag>
    <b:SourceType>InternetSite</b:SourceType>
    <b:Guid>{2C675E78-6CC7-4B34-B086-15920B3B1A83}</b:Guid>
    <b:Author>
      <b:Author>
        <b:NameList>
          <b:Person>
            <b:Last>McIntyre</b:Last>
            <b:First>Catherine</b:First>
          </b:Person>
        </b:NameList>
      </b:Author>
    </b:Author>
    <b:Title>Here’s the data that shows why Canadian startups struggle to grow</b:Title>
    <b:ProductionCompany>The Logic</b:ProductionCompany>
    <b:Year>2024</b:Year>
    <b:Month>December</b:Month>
    <b:Day>16</b:Day>
    <b:URL>https://thelogic.co/news/canadian-startups-fundraising-growth/</b:URL>
    <b:RefOrder>19</b:RefOrder>
  </b:Source>
  <b:Source>
    <b:Tag>Sta1</b:Tag>
    <b:SourceType>InternetSite</b:SourceType>
    <b:Guid>{9541E20C-690B-4910-A87C-C62F5BC7D6D2}</b:Guid>
    <b:Title>Startup Statistics 2025 (Numbers &amp; Success Rate)</b:Title>
    <b:ProductionCompany>Demand Sage</b:ProductionCompany>
    <b:URL>https://www.demandsage.com/startup-statistics/</b:URL>
    <b:RefOrder>20</b:RefOrder>
  </b:Source>
  <b:Source>
    <b:Tag>HMR07</b:Tag>
    <b:SourceType>InternetSite</b:SourceType>
    <b:Guid>{D599C1C1-A3CC-4FBE-A561-CC8F159A7B49}</b:Guid>
    <b:Author>
      <b:Author>
        <b:Corporate>UK Government</b:Corporate>
      </b:Author>
    </b:Author>
    <b:Title>Research &amp; Development (R&amp;D) tax relief</b:Title>
    <b:Year>2007</b:Year>
    <b:YearAccessed>2025</b:YearAccessed>
    <b:MonthAccessed>15</b:MonthAccessed>
    <b:DayAccessed>March</b:DayAccessed>
    <b:URL>https://www.gov.uk/guidance/corporation-tax-research-and-development-rd-relief#:~:text=Research%20and%20Development%20(%20R%26D%20)%20tax,can%20qualify%20for%20this%20relief.</b:URL>
    <b:LCID>en-CA</b:LCID>
    <b:Month>January</b:Month>
    <b:Day>1</b:Day>
    <b:RefOrder>22</b:RefOrder>
  </b:Source>
  <b:Source>
    <b:Tag>Cru</b:Tag>
    <b:SourceType>InternetSite</b:SourceType>
    <b:Guid>{553E0919-790E-472F-80F3-B55F63C412FF}</b:Guid>
    <b:Author>
      <b:Author>
        <b:Corporate>Crunchbase</b:Corporate>
      </b:Author>
    </b:Author>
    <b:Title>The Crunchbase Unicorn Board</b:Title>
    <b:URL>https://news.crunchbase.com/unicorn-company-list</b:URL>
    <b:RefOrder>18</b:RefOrder>
  </b:Source>
  <b:Source>
    <b:Tag>Glo</b:Tag>
    <b:SourceType>InternetSite</b:SourceType>
    <b:Guid>{ADFFFB79-57CF-45E6-A683-6CA87E5202F1}</b:Guid>
    <b:Author>
      <b:Author>
        <b:Corporate>Global Entrepreneurship Monitor </b:Corporate>
      </b:Author>
    </b:Author>
    <b:URL>https://www.gemconsortium.org/data</b:URL>
    <b:RefOrder>21</b:RefOrder>
  </b:Source>
  <b:Source>
    <b:Tag>Can</b:Tag>
    <b:SourceType>InternetSite</b:SourceType>
    <b:Guid>{A6549506-988F-4E04-AC64-362EBC2526ED}</b:Guid>
    <b:Author>
      <b:Author>
        <b:Corporate>Canada Energy Regulator</b:Corporate>
      </b:Author>
    </b:Author>
    <b:URL>https://www.cer-rec.gc.ca/en/index.html</b:URL>
    <b:RefOrder>27</b:RefOrder>
  </b:Source>
  <b:Source>
    <b:Tag>ISEDFUND</b:Tag>
    <b:SourceType>InternetSite</b:SourceType>
    <b:Guid>{93F17954-F7AC-41EB-B473-95191D34430A}</b:Guid>
    <b:Author>
      <b:Author>
        <b:Corporate>Government of Canada</b:Corporate>
      </b:Author>
    </b:Author>
    <b:URL>https://ised-isde.canada.ca/site/strategic-innovation-fund/en</b:URL>
    <b:RefOrder>24</b:RefOrder>
  </b:Source>
  <b:Source>
    <b:Tag>ISED</b:Tag>
    <b:SourceType>InternetSite</b:SourceType>
    <b:Guid>{D1EB5A72-381F-461F-A47F-C7F3676C79BB}</b:Guid>
    <b:Author>
      <b:Author>
        <b:Corporate>Goverment of Canada</b:Corporate>
      </b:Author>
    </b:Author>
    <b:URL>https://www.canada.ca/en/revenue-agency/services/scientific-research-experimental-development-tax-incentive-program.html</b:URL>
    <b:RefOrder>23</b:RefOrder>
  </b:Source>
  <b:Source>
    <b:Tag>Gov</b:Tag>
    <b:SourceType>InternetSite</b:SourceType>
    <b:Guid>{ACAB10BA-8058-439F-AE5B-3763D44AC45D}</b:Guid>
    <b:Author>
      <b:Author>
        <b:Corporate>Government of Canada</b:Corporate>
      </b:Author>
    </b:Author>
    <b:URL>https://www.canada.ca/en/health-canada/corporate/transparency/regulatory-transparency-and-openness/improving-review-drugs-devices.html</b:URL>
    <b:RefOrder>28</b:RefOrder>
  </b:Source>
  <b:Source>
    <b:Tag>Sta3</b:Tag>
    <b:SourceType>InternetSite</b:SourceType>
    <b:Guid>{1BA4689F-E3F2-43CA-9273-898A779213FD}</b:Guid>
    <b:Author>
      <b:Author>
        <b:Corporate>Statistics Canada</b:Corporate>
      </b:Author>
    </b:Author>
    <b:URL>https://www.statcan.gc.ca/eng/start</b:URL>
    <b:RefOrder>44</b:RefOrder>
  </b:Source>
  <b:Source>
    <b:Tag>Gov1</b:Tag>
    <b:SourceType>InternetSite</b:SourceType>
    <b:Guid>{0A6535F2-36E7-4AD4-BBBD-9E5ED42A9860}</b:Guid>
    <b:Author>
      <b:Author>
        <b:Corporate>Government of Canada</b:Corporate>
      </b:Author>
    </b:Author>
    <b:Title>Attracting tech talent to Canada</b:Title>
    <b:URL>https://www.canada.ca/en/immigration-refugees-citizenship/campaigns/tech-talent.html</b:URL>
    <b:RefOrder>45</b:RefOrder>
  </b:Source>
  <b:Source>
    <b:Tag>Gov2</b:Tag>
    <b:SourceType>InternetSite</b:SourceType>
    <b:Guid>{82282EAB-DB16-4994-A6BF-182BF5E1417C}</b:Guid>
    <b:Author>
      <b:Author>
        <b:Corporate>Government of Canada</b:Corporate>
      </b:Author>
    </b:Author>
    <b:Title>Investing to Raise Wages</b:Title>
    <b:URL>https://budget.canada.ca/update-miseajour/2024/report-rapport/chap2-en.html</b:URL>
    <b:RefOrder>31</b:RefOrder>
  </b:Source>
  <b:Source>
    <b:Tag>Mon24</b:Tag>
    <b:SourceType>InternetSite</b:SourceType>
    <b:Guid>{255EE4F1-F3F9-4919-9C8E-C7BC4DEE4EE2}</b:Guid>
    <b:Author>
      <b:Author>
        <b:Corporate>Monster</b:Corporate>
      </b:Author>
    </b:Author>
    <b:Title>Pay Transparency &amp; Equity Mandates for Employers in Canada</b:Title>
    <b:Year>2024</b:Year>
    <b:Month>June</b:Month>
    <b:Day>20</b:Day>
    <b:URL>https://hiring.monster.ca/resources/job-market-trends-insights/pay-transparency-equity-mandates-canada-employers/</b:URL>
    <b:RefOrder>46</b:RefOrder>
  </b:Source>
  <b:Source>
    <b:Tag>pal</b:Tag>
    <b:SourceType>InternetSite</b:SourceType>
    <b:Guid>{0F6BA90A-69E5-4E82-BE9F-B400CE563C37}</b:Guid>
    <b:Author>
      <b:Author>
        <b:Corporate>palette skills</b:Corporate>
      </b:Author>
    </b:Author>
    <b:Title>Salary growth in Canada’s tech sector continues to outpace Canadian average</b:Title>
    <b:URL>https://paletteskills.org/resources/salary-growth-in-canadas-tech-sector-continues-to-outpace-canadian-average</b:URL>
    <b:RefOrder>47</b:RefOrder>
  </b:Source>
  <b:Source>
    <b:Tag>Gov3</b:Tag>
    <b:SourceType>InternetSite</b:SourceType>
    <b:Guid>{480462FE-C79D-4EEB-835A-5C80B234090D}</b:Guid>
    <b:Author>
      <b:Author>
        <b:Corporate>Government of Canada</b:Corporate>
      </b:Author>
    </b:Author>
    <b:Title>Express Entry</b:Title>
    <b:URL>https://www.canada.ca/en/immigration-refugees-citizenship/services/immigrate-canada/express-entry/who-can-apply.html</b:URL>
    <b:RefOrder>35</b:RefOrder>
  </b:Source>
  <b:Source>
    <b:Tag>MER</b:Tag>
    <b:SourceType>InternetSite</b:SourceType>
    <b:Guid>{C4CE3F45-827E-4D26-A311-610017371A6A}</b:Guid>
    <b:Author>
      <b:Author>
        <b:Corporate>MERCER</b:Corporate>
      </b:Author>
    </b:Author>
    <b:Title>According to Mercer’s 2024 cost-of-living data, Hong Kong, Singapore and Zurich are currently the costliest cities for international workers</b:Title>
    <b:URL>https://www.mercer.com/insights/total-rewards/talent-mobility-insights/cost-of-living/</b:URL>
    <b:RefOrder>34</b:RefOrder>
  </b:Source>
  <b:Source>
    <b:Tag>NRG</b:Tag>
    <b:SourceType>InternetSite</b:SourceType>
    <b:Guid>{9EEDF387-0178-494D-A6F5-E1687A99911B}</b:Guid>
    <b:Author>
      <b:Author>
        <b:Corporate>NRGTEK</b:Corporate>
      </b:Author>
    </b:Author>
    <b:Title>Case Studies of Successful Affordable Housing Models in BC’s Urban Centers</b:Title>
    <b:URL>https://nrgtek.ca/affordable-housing-how/case-studies-of-successful-affordable-housing-models-in-bcs-urban-centers/</b:URL>
    <b:RefOrder>33</b:RefOrder>
  </b:Source>
  <b:Source>
    <b:Tag>OECDorig</b:Tag>
    <b:SourceType>InternetSite</b:SourceType>
    <b:Guid>{84506370-B69D-499E-A1F4-7C2434E0DA5D}</b:Guid>
    <b:Author>
      <b:Author>
        <b:Corporate>OECD</b:Corporate>
      </b:Author>
    </b:Author>
    <b:URL>https://www.oecd.org/en/data/dashboards.html?orderBy=mostRelevant&amp;page=0</b:URL>
    <b:RefOrder>12</b:RefOrder>
  </b:Source>
  <b:Source>
    <b:Tag>Wor</b:Tag>
    <b:SourceType>InternetSite</b:SourceType>
    <b:Guid>{F5D4FCC5-60EC-4BEE-B4E2-2658B752BF03}</b:Guid>
    <b:Author>
      <b:Author>
        <b:Corporate>World Bank Group</b:Corporate>
      </b:Author>
    </b:Author>
    <b:URL>https://data.worldbank.org/</b:URL>
    <b:RefOrder>39</b:RefOrder>
  </b:Source>
  <b:Source>
    <b:Tag>Gov4</b:Tag>
    <b:SourceType>InternetSite</b:SourceType>
    <b:Guid>{3B5D2689-C9CE-4536-A9F1-6483526F421D}</b:Guid>
    <b:Author>
      <b:Author>
        <b:Corporate>Government of Canada</b:Corporate>
      </b:Author>
    </b:Author>
    <b:Title>Evaluation of the Student Work Placement Program</b:Title>
    <b:URL>Evaluation of the Student Work Placement Program - Canada.ca</b:URL>
    <b:RefOrder>48</b:RefOrder>
  </b:Source>
  <b:Source>
    <b:Tag>McK24</b:Tag>
    <b:SourceType>InternetSite</b:SourceType>
    <b:Guid>{7166FB4D-74E4-472B-AD24-9F449AEF8273}</b:Guid>
    <b:Author>
      <b:Author>
        <b:Corporate>McKinsey&amp;Company</b:Corporate>
      </b:Author>
    </b:Author>
    <b:Title>How data centers and the energy sector can sate AI’s hunger for power</b:Title>
    <b:Year>2024</b:Year>
    <b:Month>September</b:Month>
    <b:Day>17</b:Day>
    <b:URL>https://www.mckinsey.com/industries/private-capital/our-insights/how-data-centers-and-the-energy-sector-can-sate-ais-hunger-for-power</b:URL>
    <b:RefOrder>37</b:RefOrder>
  </b:Source>
  <b:Source>
    <b:Tag>Gov25</b:Tag>
    <b:SourceType>InternetSite</b:SourceType>
    <b:Guid>{21A5E6E3-A616-4FD2-AC25-32363226A21F}</b:Guid>
    <b:Title>Strategic Innovation Fund</b:Title>
    <b:Author>
      <b:Author>
        <b:Corporate>Government of Canada</b:Corporate>
      </b:Author>
    </b:Author>
    <b:YearAccessed>2025</b:YearAccessed>
    <b:MonthAccessed>March</b:MonthAccessed>
    <b:DayAccessed>30</b:DayAccessed>
    <b:URL>https://ised-isde.canada.ca/site/strategic-innovation-fund/en/project-requirements/funding-amounts</b:URL>
    <b:RefOrder>32</b:RefOrder>
  </b:Source>
  <b:Source>
    <b:Tag>Placeholder1</b:Tag>
    <b:SourceType>InternetSite</b:SourceType>
    <b:Guid>{D4E46F9C-8C9D-EA41-82E9-886160E6E2A3}</b:Guid>
    <b:RefOrder>49</b:RefOrder>
  </b:Source>
  <b:Source>
    <b:Tag>Pla24</b:Tag>
    <b:SourceType>Report</b:SourceType>
    <b:Guid>{01D9340D-6A56-3A49-9017-82F59103BFB8}</b:Guid>
    <b:Author>
      <b:Author>
        <b:NameList>
          <b:Person>
            <b:Last>Plant</b:Last>
            <b:First>Charles</b:First>
          </b:Person>
        </b:NameList>
      </b:Author>
    </b:Author>
    <b:Title>The Class of 2014</b:Title>
    <b:Year>2024</b:Year>
    <b:Publisher>Narwhal Project</b:Publisher>
    <b:RefOrder>13</b:RefOrder>
  </b:Source>
  <b:Source>
    <b:Tag>Adv17</b:Tag>
    <b:SourceType>Report</b:SourceType>
    <b:Guid>{CA917A5F-8398-824B-9341-B596ABA7FFB9}</b:Guid>
    <b:Author>
      <b:Author>
        <b:Corporate>Advisory Council on Economic Growth</b:Corporate>
      </b:Author>
    </b:Author>
    <b:Title>The Path to Prosperity: Resetting Canada’s Growth Trajectory</b:Title>
    <b:Publisher>Government of Canada</b:Publisher>
    <b:Year>2017</b:Year>
    <b:RefOrder>15</b:RefOrder>
  </b:Source>
  <b:Source>
    <b:Tag>Ind11</b:Tag>
    <b:SourceType>Report</b:SourceType>
    <b:Guid>{626B55DB-4081-314C-B6B2-4C3DCBD5B124}</b:Guid>
    <b:Author>
      <b:Author>
        <b:Corporate>Independent Panel on Federal Support to Research and Development</b:Corporate>
      </b:Author>
    </b:Author>
    <b:Title>Innovation Canada: A Call to Action</b:Title>
    <b:Publisher>Government of Canda</b:Publisher>
    <b:Year>2011</b:Year>
    <b:RefOrder>14</b:RefOrder>
  </b:Source>
  <b:Source>
    <b:Tag>SST23</b:Tag>
    <b:SourceType>InternetSite</b:SourceType>
    <b:Guid>{6B7D1940-04BE-2649-9D79-CAA53131C242}</b:Guid>
    <b:Title>SSTI.org</b:Title>
    <b:Year>2023</b:Year>
    <b:Author>
      <b:Author>
        <b:NameList>
          <b:Person>
            <b:Last>SSTI</b:Last>
          </b:Person>
        </b:NameList>
      </b:Author>
    </b:Author>
    <b:URL>https://ssti.org/blog/canadian-program-similar-sbir-faces-big-budget-cuts#:~:text=Programs%20for%20Business%20Innovation%20www,40%20increase%20in%20tax%20revenue</b:URL>
    <b:YearAccessed>2025</b:YearAccessed>
    <b:RefOrder>16</b:RefOrder>
  </b:Source>
  <b:Source>
    <b:Tag>GTS</b:Tag>
    <b:SourceType>InternetSite</b:SourceType>
    <b:Guid>{6C2D566D-6BE3-458A-A65C-4B825DB74000}</b:Guid>
    <b:Author>
      <b:Author>
        <b:Corporate>Government of Canada</b:Corporate>
      </b:Author>
    </b:Author>
    <b:Title>Program requirements for the Global Talent Stream</b:Title>
    <b:InternetSiteTitle>Government of Canada</b:InternetSiteTitle>
    <b:Year>2025</b:Year>
    <b:Month>January</b:Month>
    <b:Day>31</b:Day>
    <b:URL>https://www.canada.ca/en/employment-social-development/services/foreign-workers/global-talent/requirements.html</b:URL>
    <b:RefOrder>36</b:RefOrder>
  </b:Source>
</b:Sources>
</file>

<file path=customXml/itemProps1.xml><?xml version="1.0" encoding="utf-8"?>
<ds:datastoreItem xmlns:ds="http://schemas.openxmlformats.org/officeDocument/2006/customXml" ds:itemID="{86E61781-F5AC-4819-9432-FECE0799B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9fe71a-695c-4d30-babb-a3eb9360f1b5"/>
    <ds:schemaRef ds:uri="3b12fcbd-2dc8-4bad-b4ea-e658a0048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8E8898-13A2-4223-B8A0-01BC4A81E3D3}">
  <ds:schemaRefs>
    <ds:schemaRef ds:uri="http://schemas.microsoft.com/sharepoint/v3/contenttype/forms"/>
  </ds:schemaRefs>
</ds:datastoreItem>
</file>

<file path=customXml/itemProps3.xml><?xml version="1.0" encoding="utf-8"?>
<ds:datastoreItem xmlns:ds="http://schemas.openxmlformats.org/officeDocument/2006/customXml" ds:itemID="{2DFD90AA-73DE-4B7F-BB73-D9463E5A354A}">
  <ds:schemaRefs>
    <ds:schemaRef ds:uri="http://schemas.microsoft.com/office/2006/metadata/properties"/>
    <ds:schemaRef ds:uri="http://schemas.microsoft.com/office/infopath/2007/PartnerControls"/>
    <ds:schemaRef ds:uri="419fe71a-695c-4d30-babb-a3eb9360f1b5"/>
  </ds:schemaRefs>
</ds:datastoreItem>
</file>

<file path=customXml/itemProps4.xml><?xml version="1.0" encoding="utf-8"?>
<ds:datastoreItem xmlns:ds="http://schemas.openxmlformats.org/officeDocument/2006/customXml" ds:itemID="{31896FF6-012E-A447-87AE-CF9174BC48BB}">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41</Pages>
  <Words>8565</Words>
  <Characters>75216</Characters>
  <Application>Microsoft Office Word</Application>
  <DocSecurity>0</DocSecurity>
  <Lines>1233</Lines>
  <Paragraphs>404</Paragraphs>
  <ScaleCrop>false</ScaleCrop>
  <Company/>
  <LinksUpToDate>false</LinksUpToDate>
  <CharactersWithSpaces>83377</CharactersWithSpaces>
  <SharedDoc>false</SharedDoc>
  <HLinks>
    <vt:vector size="108" baseType="variant">
      <vt:variant>
        <vt:i4>8126515</vt:i4>
      </vt:variant>
      <vt:variant>
        <vt:i4>570</vt:i4>
      </vt:variant>
      <vt:variant>
        <vt:i4>0</vt:i4>
      </vt:variant>
      <vt:variant>
        <vt:i4>5</vt:i4>
      </vt:variant>
      <vt:variant>
        <vt:lpwstr>https://dandrob-chatbot-chatbotfrontendfrontend-streamlit-tdtfty.streamlit.app/</vt:lpwstr>
      </vt:variant>
      <vt:variant>
        <vt:lpwstr/>
      </vt:variant>
      <vt:variant>
        <vt:i4>1769535</vt:i4>
      </vt:variant>
      <vt:variant>
        <vt:i4>98</vt:i4>
      </vt:variant>
      <vt:variant>
        <vt:i4>0</vt:i4>
      </vt:variant>
      <vt:variant>
        <vt:i4>5</vt:i4>
      </vt:variant>
      <vt:variant>
        <vt:lpwstr/>
      </vt:variant>
      <vt:variant>
        <vt:lpwstr>_Toc194334926</vt:lpwstr>
      </vt:variant>
      <vt:variant>
        <vt:i4>1769535</vt:i4>
      </vt:variant>
      <vt:variant>
        <vt:i4>92</vt:i4>
      </vt:variant>
      <vt:variant>
        <vt:i4>0</vt:i4>
      </vt:variant>
      <vt:variant>
        <vt:i4>5</vt:i4>
      </vt:variant>
      <vt:variant>
        <vt:lpwstr/>
      </vt:variant>
      <vt:variant>
        <vt:lpwstr>_Toc194334925</vt:lpwstr>
      </vt:variant>
      <vt:variant>
        <vt:i4>1769535</vt:i4>
      </vt:variant>
      <vt:variant>
        <vt:i4>86</vt:i4>
      </vt:variant>
      <vt:variant>
        <vt:i4>0</vt:i4>
      </vt:variant>
      <vt:variant>
        <vt:i4>5</vt:i4>
      </vt:variant>
      <vt:variant>
        <vt:lpwstr/>
      </vt:variant>
      <vt:variant>
        <vt:lpwstr>_Toc194334924</vt:lpwstr>
      </vt:variant>
      <vt:variant>
        <vt:i4>1769535</vt:i4>
      </vt:variant>
      <vt:variant>
        <vt:i4>80</vt:i4>
      </vt:variant>
      <vt:variant>
        <vt:i4>0</vt:i4>
      </vt:variant>
      <vt:variant>
        <vt:i4>5</vt:i4>
      </vt:variant>
      <vt:variant>
        <vt:lpwstr/>
      </vt:variant>
      <vt:variant>
        <vt:lpwstr>_Toc194334923</vt:lpwstr>
      </vt:variant>
      <vt:variant>
        <vt:i4>1769535</vt:i4>
      </vt:variant>
      <vt:variant>
        <vt:i4>74</vt:i4>
      </vt:variant>
      <vt:variant>
        <vt:i4>0</vt:i4>
      </vt:variant>
      <vt:variant>
        <vt:i4>5</vt:i4>
      </vt:variant>
      <vt:variant>
        <vt:lpwstr/>
      </vt:variant>
      <vt:variant>
        <vt:lpwstr>_Toc194334922</vt:lpwstr>
      </vt:variant>
      <vt:variant>
        <vt:i4>1769535</vt:i4>
      </vt:variant>
      <vt:variant>
        <vt:i4>68</vt:i4>
      </vt:variant>
      <vt:variant>
        <vt:i4>0</vt:i4>
      </vt:variant>
      <vt:variant>
        <vt:i4>5</vt:i4>
      </vt:variant>
      <vt:variant>
        <vt:lpwstr/>
      </vt:variant>
      <vt:variant>
        <vt:lpwstr>_Toc194334921</vt:lpwstr>
      </vt:variant>
      <vt:variant>
        <vt:i4>1769535</vt:i4>
      </vt:variant>
      <vt:variant>
        <vt:i4>62</vt:i4>
      </vt:variant>
      <vt:variant>
        <vt:i4>0</vt:i4>
      </vt:variant>
      <vt:variant>
        <vt:i4>5</vt:i4>
      </vt:variant>
      <vt:variant>
        <vt:lpwstr/>
      </vt:variant>
      <vt:variant>
        <vt:lpwstr>_Toc194334920</vt:lpwstr>
      </vt:variant>
      <vt:variant>
        <vt:i4>1572927</vt:i4>
      </vt:variant>
      <vt:variant>
        <vt:i4>56</vt:i4>
      </vt:variant>
      <vt:variant>
        <vt:i4>0</vt:i4>
      </vt:variant>
      <vt:variant>
        <vt:i4>5</vt:i4>
      </vt:variant>
      <vt:variant>
        <vt:lpwstr/>
      </vt:variant>
      <vt:variant>
        <vt:lpwstr>_Toc194334919</vt:lpwstr>
      </vt:variant>
      <vt:variant>
        <vt:i4>1572927</vt:i4>
      </vt:variant>
      <vt:variant>
        <vt:i4>50</vt:i4>
      </vt:variant>
      <vt:variant>
        <vt:i4>0</vt:i4>
      </vt:variant>
      <vt:variant>
        <vt:i4>5</vt:i4>
      </vt:variant>
      <vt:variant>
        <vt:lpwstr/>
      </vt:variant>
      <vt:variant>
        <vt:lpwstr>_Toc194334918</vt:lpwstr>
      </vt:variant>
      <vt:variant>
        <vt:i4>1572927</vt:i4>
      </vt:variant>
      <vt:variant>
        <vt:i4>44</vt:i4>
      </vt:variant>
      <vt:variant>
        <vt:i4>0</vt:i4>
      </vt:variant>
      <vt:variant>
        <vt:i4>5</vt:i4>
      </vt:variant>
      <vt:variant>
        <vt:lpwstr/>
      </vt:variant>
      <vt:variant>
        <vt:lpwstr>_Toc194334917</vt:lpwstr>
      </vt:variant>
      <vt:variant>
        <vt:i4>1572927</vt:i4>
      </vt:variant>
      <vt:variant>
        <vt:i4>38</vt:i4>
      </vt:variant>
      <vt:variant>
        <vt:i4>0</vt:i4>
      </vt:variant>
      <vt:variant>
        <vt:i4>5</vt:i4>
      </vt:variant>
      <vt:variant>
        <vt:lpwstr/>
      </vt:variant>
      <vt:variant>
        <vt:lpwstr>_Toc194334916</vt:lpwstr>
      </vt:variant>
      <vt:variant>
        <vt:i4>1572927</vt:i4>
      </vt:variant>
      <vt:variant>
        <vt:i4>32</vt:i4>
      </vt:variant>
      <vt:variant>
        <vt:i4>0</vt:i4>
      </vt:variant>
      <vt:variant>
        <vt:i4>5</vt:i4>
      </vt:variant>
      <vt:variant>
        <vt:lpwstr/>
      </vt:variant>
      <vt:variant>
        <vt:lpwstr>_Toc194334915</vt:lpwstr>
      </vt:variant>
      <vt:variant>
        <vt:i4>1572927</vt:i4>
      </vt:variant>
      <vt:variant>
        <vt:i4>26</vt:i4>
      </vt:variant>
      <vt:variant>
        <vt:i4>0</vt:i4>
      </vt:variant>
      <vt:variant>
        <vt:i4>5</vt:i4>
      </vt:variant>
      <vt:variant>
        <vt:lpwstr/>
      </vt:variant>
      <vt:variant>
        <vt:lpwstr>_Toc194334914</vt:lpwstr>
      </vt:variant>
      <vt:variant>
        <vt:i4>1572927</vt:i4>
      </vt:variant>
      <vt:variant>
        <vt:i4>20</vt:i4>
      </vt:variant>
      <vt:variant>
        <vt:i4>0</vt:i4>
      </vt:variant>
      <vt:variant>
        <vt:i4>5</vt:i4>
      </vt:variant>
      <vt:variant>
        <vt:lpwstr/>
      </vt:variant>
      <vt:variant>
        <vt:lpwstr>_Toc194334913</vt:lpwstr>
      </vt:variant>
      <vt:variant>
        <vt:i4>1572927</vt:i4>
      </vt:variant>
      <vt:variant>
        <vt:i4>14</vt:i4>
      </vt:variant>
      <vt:variant>
        <vt:i4>0</vt:i4>
      </vt:variant>
      <vt:variant>
        <vt:i4>5</vt:i4>
      </vt:variant>
      <vt:variant>
        <vt:lpwstr/>
      </vt:variant>
      <vt:variant>
        <vt:lpwstr>_Toc194334912</vt:lpwstr>
      </vt:variant>
      <vt:variant>
        <vt:i4>1572927</vt:i4>
      </vt:variant>
      <vt:variant>
        <vt:i4>8</vt:i4>
      </vt:variant>
      <vt:variant>
        <vt:i4>0</vt:i4>
      </vt:variant>
      <vt:variant>
        <vt:i4>5</vt:i4>
      </vt:variant>
      <vt:variant>
        <vt:lpwstr/>
      </vt:variant>
      <vt:variant>
        <vt:lpwstr>_Toc194334911</vt:lpwstr>
      </vt:variant>
      <vt:variant>
        <vt:i4>1572927</vt:i4>
      </vt:variant>
      <vt:variant>
        <vt:i4>2</vt:i4>
      </vt:variant>
      <vt:variant>
        <vt:i4>0</vt:i4>
      </vt:variant>
      <vt:variant>
        <vt:i4>5</vt:i4>
      </vt:variant>
      <vt:variant>
        <vt:lpwstr/>
      </vt:variant>
      <vt:variant>
        <vt:lpwstr>_Toc194334910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Edwardo Bassil</dc:creator>
  <cp:keywords/>
  <dc:description/>
  <cp:lastModifiedBy>Tiffany Costas</cp:lastModifiedBy>
  <cp:revision>2</cp:revision>
  <dcterms:created xsi:type="dcterms:W3CDTF">2025-04-01T01:58:00Z</dcterms:created>
  <dcterms:modified xsi:type="dcterms:W3CDTF">2025-04-01T01:58:00Z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0x010100643B017A3D8F244684A9924522439706</vt:lpwstr>
  </property>
</Properties>
</file>